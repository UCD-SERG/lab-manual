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2026-06-30</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7"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6"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bookmarkStart w:id="35" w:name="responding-to-review-comments"/>
    <w:p>
      <w:pPr>
        <w:pStyle w:val="Heading3"/>
      </w:pPr>
      <w:r>
        <w:t xml:space="preserve">3.10.1 Responding to review comments</w:t>
      </w:r>
    </w:p>
    <w:p>
      <w:pPr>
        <w:pStyle w:val="FirstParagraph"/>
      </w:pPr>
      <w:r>
        <w:t xml:space="preserve">When a reviewer leaves a comment on your code,</w:t>
      </w:r>
      <w:r>
        <w:t xml:space="preserve"> </w:t>
      </w:r>
      <w:r>
        <w:t xml:space="preserve">respond to each one with exactly one of these:</w:t>
      </w:r>
    </w:p>
    <w:p>
      <w:pPr>
        <w:pStyle w:val="Compact"/>
        <w:numPr>
          <w:ilvl w:val="0"/>
          <w:numId w:val="1017"/>
        </w:numPr>
      </w:pPr>
      <w:r>
        <w:rPr>
          <w:b/>
          <w:bCs/>
        </w:rPr>
        <w:t xml:space="preserve">Address it.</w:t>
      </w:r>
      <w:r>
        <w:t xml:space="preserve"> </w:t>
      </w:r>
      <w:r>
        <w:t xml:space="preserve">Make the change the reviewer asked for.</w:t>
      </w:r>
    </w:p>
    <w:p>
      <w:pPr>
        <w:pStyle w:val="Compact"/>
        <w:numPr>
          <w:ilvl w:val="0"/>
          <w:numId w:val="1017"/>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017"/>
        </w:numPr>
      </w:pPr>
      <w:r>
        <w:rPr>
          <w:b/>
          <w:bCs/>
        </w:rPr>
        <w:t xml:space="preserve">Defer it.</w:t>
      </w:r>
      <w:r>
        <w:t xml:space="preserve"> </w:t>
      </w:r>
      <w:r>
        <w:t xml:space="preserve">If the comment is valid but out of scope for this change, file a tracking issue and link it in your reply.</w:t>
      </w:r>
      <w:r>
        <w:t xml:space="preserve"> </w:t>
      </w:r>
      <w:r>
        <w:t xml:space="preserve">This keeps the work visible and ensures it is not lost.</w:t>
      </w:r>
    </w:p>
    <w:p>
      <w:pPr>
        <w:pStyle w:val="Compact"/>
        <w:numPr>
          <w:ilvl w:val="0"/>
          <w:numId w:val="1017"/>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p>
      <w:r>
        <w:br w:type="page"/>
      </w:r>
    </w:p>
    <w:bookmarkEnd w:id="35"/>
    <w:bookmarkEnd w:id="36"/>
    <w:bookmarkEnd w:id="37"/>
    <w:bookmarkStart w:id="54" w:name="reproducibility"/>
    <w:p>
      <w:pPr>
        <w:pStyle w:val="Heading1"/>
      </w:pPr>
      <w:r>
        <w:t xml:space="preserve">4. Reproducibility</w:t>
      </w:r>
    </w:p>
    <w:p>
      <w:pPr>
        <w:pStyle w:val="FirstParagraph"/>
      </w:pPr>
      <w:r>
        <w:t xml:space="preserve">Adapted by UCD-SeRG team from</w:t>
      </w:r>
      <w:r>
        <w:t xml:space="preserve"> </w:t>
      </w:r>
      <w:hyperlink r:id="rId38">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8"/>
        </w:numPr>
      </w:pPr>
      <w:r>
        <w:t xml:space="preserve">Design studies with appropriate methodology and adherence to best practices in epidemiology and biostatistics</w:t>
      </w:r>
    </w:p>
    <w:p>
      <w:pPr>
        <w:pStyle w:val="Compact"/>
        <w:numPr>
          <w:ilvl w:val="0"/>
          <w:numId w:val="1018"/>
        </w:numPr>
      </w:pPr>
      <w:r>
        <w:t xml:space="preserve">Register study protocols</w:t>
      </w:r>
    </w:p>
    <w:p>
      <w:pPr>
        <w:pStyle w:val="Compact"/>
        <w:numPr>
          <w:ilvl w:val="0"/>
          <w:numId w:val="1018"/>
        </w:numPr>
      </w:pPr>
      <w:r>
        <w:t xml:space="preserve">Write and register pre-analysis plans</w:t>
      </w:r>
    </w:p>
    <w:p>
      <w:pPr>
        <w:pStyle w:val="Compact"/>
        <w:numPr>
          <w:ilvl w:val="0"/>
          <w:numId w:val="1018"/>
        </w:numPr>
      </w:pPr>
      <w:r>
        <w:t xml:space="preserve">Create reproducible workflows</w:t>
      </w:r>
    </w:p>
    <w:p>
      <w:pPr>
        <w:pStyle w:val="Compact"/>
        <w:numPr>
          <w:ilvl w:val="0"/>
          <w:numId w:val="1018"/>
        </w:numPr>
      </w:pPr>
      <w:r>
        <w:t xml:space="preserve">Process and analyze data with internal replication and masking</w:t>
      </w:r>
    </w:p>
    <w:p>
      <w:pPr>
        <w:pStyle w:val="Compact"/>
        <w:numPr>
          <w:ilvl w:val="0"/>
          <w:numId w:val="1018"/>
        </w:numPr>
      </w:pPr>
      <w:r>
        <w:t xml:space="preserve">Use reporting checklists with manuscripts</w:t>
      </w:r>
    </w:p>
    <w:p>
      <w:pPr>
        <w:pStyle w:val="Compact"/>
        <w:numPr>
          <w:ilvl w:val="0"/>
          <w:numId w:val="1018"/>
        </w:numPr>
      </w:pPr>
      <w:r>
        <w:t xml:space="preserve">Publish preprints</w:t>
      </w:r>
    </w:p>
    <w:p>
      <w:pPr>
        <w:pStyle w:val="Compact"/>
        <w:numPr>
          <w:ilvl w:val="0"/>
          <w:numId w:val="1018"/>
        </w:numPr>
      </w:pPr>
      <w:r>
        <w:t xml:space="preserve">Publish data (when possible) and replication scripts</w:t>
      </w:r>
    </w:p>
    <w:bookmarkStart w:id="3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9"/>
        </w:numPr>
      </w:pPr>
      <w:r>
        <w:t xml:space="preserve">Nuzzo R. How scientists fool themselves – and how they can stop</w:t>
      </w:r>
      <w:r>
        <w:t xml:space="preserve"> </w:t>
      </w:r>
      <w:r>
        <w:t xml:space="preserve">(Nuzzo 2015)</w:t>
      </w:r>
    </w:p>
    <w:p>
      <w:pPr>
        <w:numPr>
          <w:ilvl w:val="0"/>
          <w:numId w:val="1019"/>
        </w:numPr>
      </w:pPr>
      <w:r>
        <w:t xml:space="preserve">Stoddart C. Is there a reproducibility crisis in science?</w:t>
      </w:r>
      <w:r>
        <w:t xml:space="preserve"> </w:t>
      </w:r>
      <w:r>
        <w:t xml:space="preserve">(Stoddart 2019)</w:t>
      </w:r>
    </w:p>
    <w:p>
      <w:pPr>
        <w:numPr>
          <w:ilvl w:val="0"/>
          <w:numId w:val="1019"/>
        </w:numPr>
      </w:pPr>
      <w:r>
        <w:t xml:space="preserve">Munafò MR, et al. A manifesto for reproducible science</w:t>
      </w:r>
      <w:r>
        <w:t xml:space="preserve"> </w:t>
      </w:r>
      <w:r>
        <w:t xml:space="preserve">(Munafò et al. 2017)</w:t>
      </w:r>
    </w:p>
    <w:bookmarkEnd w:id="39"/>
    <w:bookmarkStart w:id="4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0"/>
    <w:bookmarkStart w:id="42" w:name="register-study-protocols"/>
    <w:p>
      <w:pPr>
        <w:pStyle w:val="Heading2"/>
      </w:pPr>
      <w:r>
        <w:t xml:space="preserve">4.3 Register study protocols</w:t>
      </w:r>
    </w:p>
    <w:p>
      <w:pPr>
        <w:pStyle w:val="FirstParagraph"/>
      </w:pPr>
      <w:r>
        <w:t xml:space="preserve">We register all randomized trials on</w:t>
      </w:r>
      <w:r>
        <w:t xml:space="preserve"> </w:t>
      </w:r>
      <w:hyperlink r:id="rId41">
        <w:r>
          <w:rPr>
            <w:rStyle w:val="Hyperlink"/>
          </w:rPr>
          <w:t xml:space="preserve">clinicaltrials.gov</w:t>
        </w:r>
      </w:hyperlink>
      <w:r>
        <w:t xml:space="preserve">, and in some cases register observational studies as well.</w:t>
      </w:r>
    </w:p>
    <w:bookmarkEnd w:id="42"/>
    <w:bookmarkStart w:id="4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3">
        <w:r>
          <w:rPr>
            <w:rStyle w:val="Hyperlink"/>
          </w:rPr>
          <w:t xml:space="preserve">https://osf.io/tgbxr/</w:t>
        </w:r>
      </w:hyperlink>
      <w:r>
        <w:t xml:space="preserve">. Generally, these include:</w:t>
      </w:r>
    </w:p>
    <w:p>
      <w:pPr>
        <w:pStyle w:val="Compact"/>
        <w:numPr>
          <w:ilvl w:val="0"/>
          <w:numId w:val="1020"/>
        </w:numPr>
      </w:pPr>
      <w:r>
        <w:t xml:space="preserve">Brief background on the study (a condensed version of the introduction section of the paper)</w:t>
      </w:r>
    </w:p>
    <w:p>
      <w:pPr>
        <w:pStyle w:val="Compact"/>
        <w:numPr>
          <w:ilvl w:val="0"/>
          <w:numId w:val="1020"/>
        </w:numPr>
      </w:pPr>
      <w:r>
        <w:t xml:space="preserve">Hypotheses / objectives</w:t>
      </w:r>
    </w:p>
    <w:p>
      <w:pPr>
        <w:pStyle w:val="Compact"/>
        <w:numPr>
          <w:ilvl w:val="0"/>
          <w:numId w:val="1020"/>
        </w:numPr>
      </w:pPr>
      <w:r>
        <w:t xml:space="preserve">Study design</w:t>
      </w:r>
    </w:p>
    <w:p>
      <w:pPr>
        <w:pStyle w:val="Compact"/>
        <w:numPr>
          <w:ilvl w:val="0"/>
          <w:numId w:val="1020"/>
        </w:numPr>
      </w:pPr>
      <w:r>
        <w:t xml:space="preserve">Description of data</w:t>
      </w:r>
    </w:p>
    <w:p>
      <w:pPr>
        <w:pStyle w:val="Compact"/>
        <w:numPr>
          <w:ilvl w:val="0"/>
          <w:numId w:val="1020"/>
        </w:numPr>
      </w:pPr>
      <w:r>
        <w:t xml:space="preserve">Definition of outcomes</w:t>
      </w:r>
    </w:p>
    <w:p>
      <w:pPr>
        <w:pStyle w:val="Compact"/>
        <w:numPr>
          <w:ilvl w:val="0"/>
          <w:numId w:val="1020"/>
        </w:numPr>
      </w:pPr>
      <w:r>
        <w:t xml:space="preserve">Definition of interventions / exposures</w:t>
      </w:r>
    </w:p>
    <w:p>
      <w:pPr>
        <w:pStyle w:val="Compact"/>
        <w:numPr>
          <w:ilvl w:val="0"/>
          <w:numId w:val="1020"/>
        </w:numPr>
      </w:pPr>
      <w:r>
        <w:t xml:space="preserve">Definition of covariates</w:t>
      </w:r>
    </w:p>
    <w:p>
      <w:pPr>
        <w:pStyle w:val="Compact"/>
        <w:numPr>
          <w:ilvl w:val="0"/>
          <w:numId w:val="1020"/>
        </w:numPr>
      </w:pPr>
      <w:r>
        <w:t xml:space="preserve">Statistical power calculation</w:t>
      </w:r>
    </w:p>
    <w:p>
      <w:pPr>
        <w:pStyle w:val="Compact"/>
        <w:numPr>
          <w:ilvl w:val="0"/>
          <w:numId w:val="1020"/>
        </w:numPr>
      </w:pPr>
      <w:r>
        <w:t xml:space="preserve">Statistical analysis:</w:t>
      </w:r>
    </w:p>
    <w:p>
      <w:pPr>
        <w:pStyle w:val="Compact"/>
        <w:numPr>
          <w:ilvl w:val="0"/>
          <w:numId w:val="1021"/>
        </w:numPr>
      </w:pPr>
      <w:r>
        <w:t xml:space="preserve">Type of model</w:t>
      </w:r>
    </w:p>
    <w:p>
      <w:pPr>
        <w:pStyle w:val="Compact"/>
        <w:numPr>
          <w:ilvl w:val="0"/>
          <w:numId w:val="1021"/>
        </w:numPr>
      </w:pPr>
      <w:r>
        <w:t xml:space="preserve">Covariate selection / screening</w:t>
      </w:r>
    </w:p>
    <w:p>
      <w:pPr>
        <w:pStyle w:val="Compact"/>
        <w:numPr>
          <w:ilvl w:val="0"/>
          <w:numId w:val="1021"/>
        </w:numPr>
      </w:pPr>
      <w:r>
        <w:t xml:space="preserve">Standard error estimation method</w:t>
      </w:r>
    </w:p>
    <w:p>
      <w:pPr>
        <w:pStyle w:val="Compact"/>
        <w:numPr>
          <w:ilvl w:val="0"/>
          <w:numId w:val="1021"/>
        </w:numPr>
      </w:pPr>
      <w:r>
        <w:t xml:space="preserve">Missing data analysis</w:t>
      </w:r>
    </w:p>
    <w:p>
      <w:pPr>
        <w:pStyle w:val="Compact"/>
        <w:numPr>
          <w:ilvl w:val="0"/>
          <w:numId w:val="1021"/>
        </w:numPr>
      </w:pPr>
      <w:r>
        <w:t xml:space="preserve">Assessment of effect modification / subgroup analyses</w:t>
      </w:r>
    </w:p>
    <w:p>
      <w:pPr>
        <w:pStyle w:val="Compact"/>
        <w:numPr>
          <w:ilvl w:val="0"/>
          <w:numId w:val="1021"/>
        </w:numPr>
      </w:pPr>
      <w:r>
        <w:t xml:space="preserve">Sensitivity analyses</w:t>
      </w:r>
    </w:p>
    <w:p>
      <w:pPr>
        <w:pStyle w:val="Compact"/>
        <w:numPr>
          <w:ilvl w:val="0"/>
          <w:numId w:val="1021"/>
        </w:numPr>
      </w:pPr>
      <w:r>
        <w:t xml:space="preserve">Negative control analyses</w:t>
      </w:r>
    </w:p>
    <w:bookmarkEnd w:id="44"/>
    <w:bookmarkStart w:id="46"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2"/>
        </w:numPr>
      </w:pPr>
      <w:r>
        <w:t xml:space="preserve">Chapter 5: Code repositories</w:t>
      </w:r>
    </w:p>
    <w:p>
      <w:pPr>
        <w:pStyle w:val="Compact"/>
        <w:numPr>
          <w:ilvl w:val="0"/>
          <w:numId w:val="1022"/>
        </w:numPr>
      </w:pPr>
      <w:r>
        <w:t xml:space="preserve">Chapter 6: Coding practices</w:t>
      </w:r>
    </w:p>
    <w:p>
      <w:pPr>
        <w:pStyle w:val="Compact"/>
        <w:numPr>
          <w:ilvl w:val="0"/>
          <w:numId w:val="1022"/>
        </w:numPr>
      </w:pPr>
      <w:r>
        <w:t xml:space="preserve">Chapter 7: Coding style</w:t>
      </w:r>
    </w:p>
    <w:p>
      <w:pPr>
        <w:pStyle w:val="Compact"/>
        <w:numPr>
          <w:ilvl w:val="0"/>
          <w:numId w:val="1022"/>
        </w:numPr>
      </w:pPr>
      <w:r>
        <w:t xml:space="preserve">Chapter 8: Code publication</w:t>
      </w:r>
    </w:p>
    <w:p>
      <w:pPr>
        <w:pStyle w:val="Compact"/>
        <w:numPr>
          <w:ilvl w:val="0"/>
          <w:numId w:val="1022"/>
        </w:numPr>
      </w:pPr>
      <w:r>
        <w:t xml:space="preserve">Chapter 9: Working with big data</w:t>
      </w:r>
    </w:p>
    <w:p>
      <w:pPr>
        <w:pStyle w:val="Compact"/>
        <w:numPr>
          <w:ilvl w:val="0"/>
          <w:numId w:val="1022"/>
        </w:numPr>
      </w:pPr>
      <w:r>
        <w:t xml:space="preserve">Chapter 10: Github</w:t>
      </w:r>
    </w:p>
    <w:p>
      <w:pPr>
        <w:pStyle w:val="Compact"/>
        <w:numPr>
          <w:ilvl w:val="0"/>
          <w:numId w:val="1022"/>
        </w:numPr>
      </w:pPr>
      <w:r>
        <w:t xml:space="preserve">Chapter 11: Unix</w:t>
      </w:r>
    </w:p>
    <w:p>
      <w:pPr>
        <w:pStyle w:val="FirstParagraph"/>
      </w:pPr>
      <w:r>
        <w:t xml:space="preserve">For additional learning resources on reproducible research practices, see the</w:t>
      </w:r>
      <w:r>
        <w:t xml:space="preserve"> </w:t>
      </w:r>
      <w:hyperlink r:id="rId45">
        <w:r>
          <w:rPr>
            <w:rStyle w:val="Hyperlink"/>
          </w:rPr>
          <w:t xml:space="preserve">UC Davis DataLab workshop on reproducible research</w:t>
        </w:r>
      </w:hyperlink>
      <w:r>
        <w:t xml:space="preserve">.</w:t>
      </w:r>
    </w:p>
    <w:bookmarkEnd w:id="46"/>
    <w:bookmarkStart w:id="48"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7">
        <w:r>
          <w:rPr>
            <w:rStyle w:val="Hyperlink"/>
          </w:rPr>
          <w:t xml:space="preserve">https://www.youtube.com/watch?v=WoYkY9MkbRE</w:t>
        </w:r>
      </w:hyperlink>
    </w:p>
    <w:bookmarkEnd w:id="48"/>
    <w:bookmarkStart w:id="4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9"/>
    <w:bookmarkStart w:id="50"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0"/>
    <w:bookmarkStart w:id="5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1">
        <w:r>
          <w:rPr>
            <w:rStyle w:val="Hyperlink"/>
          </w:rPr>
          <w:t xml:space="preserve">Github</w:t>
        </w:r>
      </w:hyperlink>
      <w:r>
        <w:t xml:space="preserve"> </w:t>
      </w:r>
      <w:r>
        <w:t xml:space="preserve">repositories, and archive code on</w:t>
      </w:r>
      <w:r>
        <w:t xml:space="preserve"> </w:t>
      </w:r>
      <w:hyperlink r:id="rId52">
        <w:r>
          <w:rPr>
            <w:rStyle w:val="Hyperlink"/>
          </w:rPr>
          <w:t xml:space="preserve">Zenodo</w:t>
        </w:r>
      </w:hyperlink>
      <w:r>
        <w:t xml:space="preserve">.</w:t>
      </w:r>
    </w:p>
    <w:p>
      <w:r>
        <w:br w:type="page"/>
      </w:r>
    </w:p>
    <w:bookmarkEnd w:id="53"/>
    <w:bookmarkEnd w:id="54"/>
    <w:bookmarkStart w:id="75" w:name="code-repositories"/>
    <w:p>
      <w:pPr>
        <w:pStyle w:val="Heading1"/>
      </w:pPr>
      <w:r>
        <w:t xml:space="preserve">5. Code repositories</w:t>
      </w:r>
    </w:p>
    <w:p>
      <w:pPr>
        <w:pStyle w:val="FirstParagraph"/>
      </w:pPr>
      <w:r>
        <w:t xml:space="preserve">Adapted by UCD-SeRG team from</w:t>
      </w:r>
      <w:r>
        <w:t xml:space="preserve"> </w:t>
      </w:r>
      <w:hyperlink r:id="rId55">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9"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6">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8"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3"/>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3"/>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7">
        <w:r>
          <w:rPr>
            <w:rStyle w:val="Hyperlink"/>
          </w:rPr>
          <w:t xml:space="preserve">Premium/Ultimate tier</w:t>
        </w:r>
      </w:hyperlink>
      <w:r>
        <w:t xml:space="preserve"> </w:t>
      </w:r>
      <w:r>
        <w:t xml:space="preserve">only, so they are unavailable in CE.</w:t>
      </w:r>
    </w:p>
    <w:p>
      <w:pPr>
        <w:pStyle w:val="Compact"/>
        <w:numPr>
          <w:ilvl w:val="0"/>
          <w:numId w:val="1023"/>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8"/>
    <w:bookmarkEnd w:id="59"/>
    <w:bookmarkStart w:id="69"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0" w:name="why-use-r-package-structure"/>
    <w:p>
      <w:pPr>
        <w:pStyle w:val="Heading3"/>
      </w:pPr>
      <w:r>
        <w:t xml:space="preserve">5.2.1 Why Use R Package Structure?</w:t>
      </w:r>
    </w:p>
    <w:p>
      <w:pPr>
        <w:pStyle w:val="Compact"/>
        <w:numPr>
          <w:ilvl w:val="0"/>
          <w:numId w:val="102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4"/>
        </w:numPr>
      </w:pPr>
      <w:r>
        <w:rPr>
          <w:b/>
          <w:bCs/>
        </w:rPr>
        <w:t xml:space="preserve">Reproducibility</w:t>
      </w:r>
      <w:r>
        <w:t xml:space="preserve">: Package structure makes it easy to share and reproduce analyses</w:t>
      </w:r>
    </w:p>
    <w:p>
      <w:pPr>
        <w:pStyle w:val="Compact"/>
        <w:numPr>
          <w:ilvl w:val="0"/>
          <w:numId w:val="1024"/>
        </w:numPr>
      </w:pPr>
      <w:r>
        <w:rPr>
          <w:b/>
          <w:bCs/>
        </w:rPr>
        <w:t xml:space="preserve">Reusable functions</w:t>
      </w:r>
      <w:r>
        <w:t xml:space="preserve">: Decompose complex analyses into well-documented, testable functions</w:t>
      </w:r>
    </w:p>
    <w:p>
      <w:pPr>
        <w:pStyle w:val="Compact"/>
        <w:numPr>
          <w:ilvl w:val="0"/>
          <w:numId w:val="1024"/>
        </w:numPr>
      </w:pPr>
      <w:r>
        <w:rPr>
          <w:b/>
          <w:bCs/>
        </w:rPr>
        <w:t xml:space="preserve">Version control</w:t>
      </w:r>
      <w:r>
        <w:t xml:space="preserve">: Track changes to code, documentation, and data together</w:t>
      </w:r>
    </w:p>
    <w:bookmarkEnd w:id="60"/>
    <w:bookmarkStart w:id="61"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1"/>
    <w:bookmarkStart w:id="65" w:name="sec-analysis-file-placement"/>
    <w:p>
      <w:pPr>
        <w:pStyle w:val="Heading3"/>
      </w:pPr>
      <w:r>
        <w:t xml:space="preserve">5.2.3 Where to Place Analysis Files</w:t>
      </w:r>
    </w:p>
    <w:bookmarkStart w:id="62"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5"/>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5"/>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5"/>
        </w:numPr>
      </w:pPr>
      <w:r>
        <w:rPr>
          <w:b/>
          <w:bCs/>
        </w:rPr>
        <w:t xml:space="preserve">Graphics-heavy content</w:t>
      </w:r>
      <w:r>
        <w:t xml:space="preserve">: When including many or large graphics would make the package too large for CRAN</w:t>
      </w:r>
    </w:p>
    <w:p>
      <w:pPr>
        <w:pStyle w:val="Compact"/>
        <w:numPr>
          <w:ilvl w:val="0"/>
          <w:numId w:val="1025"/>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2"/>
    <w:bookmarkStart w:id="63"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6"/>
        </w:numPr>
      </w:pPr>
      <w:r>
        <w:t xml:space="preserve">Use publicly available data</w:t>
      </w:r>
    </w:p>
    <w:p>
      <w:pPr>
        <w:pStyle w:val="Compact"/>
        <w:numPr>
          <w:ilvl w:val="0"/>
          <w:numId w:val="1026"/>
        </w:numPr>
      </w:pPr>
      <w:r>
        <w:t xml:space="preserve">Should be accessible to all package users</w:t>
      </w:r>
    </w:p>
    <w:p>
      <w:pPr>
        <w:pStyle w:val="Compact"/>
        <w:numPr>
          <w:ilvl w:val="0"/>
          <w:numId w:val="1026"/>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7"/>
        </w:numPr>
      </w:pPr>
      <w:r>
        <w:t xml:space="preserve">Extended case studies</w:t>
      </w:r>
    </w:p>
    <w:p>
      <w:pPr>
        <w:pStyle w:val="Compact"/>
        <w:numPr>
          <w:ilvl w:val="0"/>
          <w:numId w:val="1027"/>
        </w:numPr>
      </w:pPr>
      <w:r>
        <w:t xml:space="preserve">Blog-style posts</w:t>
      </w:r>
    </w:p>
    <w:p>
      <w:pPr>
        <w:pStyle w:val="Compact"/>
        <w:numPr>
          <w:ilvl w:val="0"/>
          <w:numId w:val="1027"/>
        </w:numPr>
      </w:pPr>
      <w:r>
        <w:t xml:space="preserve">Supplementary analyses</w:t>
      </w:r>
    </w:p>
    <w:p>
      <w:pPr>
        <w:pStyle w:val="Compact"/>
        <w:numPr>
          <w:ilvl w:val="0"/>
          <w:numId w:val="1027"/>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3"/>
    <w:bookmarkStart w:id="64"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8"/>
        </w:numPr>
      </w:pPr>
      <w:r>
        <w:t xml:space="preserve">Analyses with restricted data are included in version control alongside your code</w:t>
      </w:r>
    </w:p>
    <w:p>
      <w:pPr>
        <w:pStyle w:val="Compact"/>
        <w:numPr>
          <w:ilvl w:val="0"/>
          <w:numId w:val="1028"/>
        </w:numPr>
      </w:pPr>
      <w:r>
        <w:t xml:space="preserve">They’re clearly separated from public documentation</w:t>
      </w:r>
    </w:p>
    <w:p>
      <w:pPr>
        <w:pStyle w:val="Compact"/>
        <w:numPr>
          <w:ilvl w:val="0"/>
          <w:numId w:val="1028"/>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8"/>
        </w:numPr>
      </w:pPr>
      <w:r>
        <w:t xml:space="preserve">Collaborators with data access can still run these analyses</w:t>
      </w:r>
    </w:p>
    <w:p>
      <w:pPr>
        <w:pStyle w:val="Compact"/>
        <w:numPr>
          <w:ilvl w:val="0"/>
          <w:numId w:val="1028"/>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9"/>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0"/>
        </w:numPr>
      </w:pPr>
      <w:r>
        <w:t xml:space="preserve">What data is required</w:t>
      </w:r>
    </w:p>
    <w:p>
      <w:pPr>
        <w:pStyle w:val="Compact"/>
        <w:numPr>
          <w:ilvl w:val="1"/>
          <w:numId w:val="1030"/>
        </w:numPr>
      </w:pPr>
      <w:r>
        <w:t xml:space="preserve">Where to obtain it (if permissible)</w:t>
      </w:r>
    </w:p>
    <w:p>
      <w:pPr>
        <w:pStyle w:val="Compact"/>
        <w:numPr>
          <w:ilvl w:val="1"/>
          <w:numId w:val="1030"/>
        </w:numPr>
      </w:pPr>
      <w:r>
        <w:t xml:space="preserve">Data access restrictions</w:t>
      </w:r>
    </w:p>
    <w:p>
      <w:pPr>
        <w:pStyle w:val="Compact"/>
        <w:numPr>
          <w:ilvl w:val="1"/>
          <w:numId w:val="1030"/>
        </w:numPr>
      </w:pPr>
      <w:r>
        <w:t xml:space="preserve">How to set up data paths</w:t>
      </w:r>
    </w:p>
    <w:p>
      <w:pPr>
        <w:pStyle w:val="Compact"/>
        <w:numPr>
          <w:ilvl w:val="0"/>
          <w:numId w:val="1029"/>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1"/>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2"/>
        </w:numPr>
      </w:pPr>
      <w:r>
        <w:t xml:space="preserve">Simulated data that mimics the structure</w:t>
      </w:r>
    </w:p>
    <w:p>
      <w:pPr>
        <w:pStyle w:val="Compact"/>
        <w:numPr>
          <w:ilvl w:val="1"/>
          <w:numId w:val="1032"/>
        </w:numPr>
      </w:pPr>
      <w:r>
        <w:t xml:space="preserve">Publicly available datasets</w:t>
      </w:r>
    </w:p>
    <w:p>
      <w:pPr>
        <w:pStyle w:val="Compact"/>
        <w:numPr>
          <w:ilvl w:val="1"/>
          <w:numId w:val="1032"/>
        </w:numPr>
      </w:pPr>
      <w:r>
        <w:t xml:space="preserve">Aggregated/de-identified summaries</w:t>
      </w:r>
    </w:p>
    <w:p>
      <w:pPr>
        <w:pStyle w:val="Compact"/>
        <w:numPr>
          <w:ilvl w:val="0"/>
          <w:numId w:val="1031"/>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4"/>
    <w:bookmarkEnd w:id="65"/>
    <w:bookmarkStart w:id="66"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3"/>
        </w:numPr>
      </w:pPr>
      <w:r>
        <w:t xml:space="preserve">Be clean, readable narratives of your analysis</w:t>
      </w:r>
    </w:p>
    <w:p>
      <w:pPr>
        <w:pStyle w:val="Compact"/>
        <w:numPr>
          <w:ilvl w:val="0"/>
          <w:numId w:val="1033"/>
        </w:numPr>
      </w:pPr>
      <w:r>
        <w:t xml:space="preserve">Call well-documented functions from your package</w:t>
      </w:r>
    </w:p>
    <w:p>
      <w:pPr>
        <w:pStyle w:val="Compact"/>
        <w:numPr>
          <w:ilvl w:val="0"/>
          <w:numId w:val="1033"/>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3"/>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6"/>
    <w:bookmarkStart w:id="67"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7"/>
    <w:bookmarkStart w:id="68"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8"/>
    <w:bookmarkEnd w:id="69"/>
    <w:bookmarkStart w:id="70"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0"/>
    <w:bookmarkStart w:id="74"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1"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1"/>
    <w:bookmarkStart w:id="72"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2"/>
    <w:bookmarkStart w:id="73"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3"/>
    <w:bookmarkEnd w:id="74"/>
    <w:bookmarkEnd w:id="75"/>
    <w:bookmarkStart w:id="289" w:name="sec-r-coding-practices"/>
    <w:p>
      <w:pPr>
        <w:pStyle w:val="Heading1"/>
      </w:pPr>
      <w:r>
        <w:t xml:space="preserve">6. R Coding Practices</w:t>
      </w:r>
    </w:p>
    <w:p>
      <w:pPr>
        <w:pStyle w:val="FirstParagraph"/>
      </w:pPr>
      <w:r>
        <w:t xml:space="preserve">Adapted by UCD-SeRG team from</w:t>
      </w:r>
      <w:r>
        <w:t xml:space="preserve"> </w:t>
      </w:r>
      <w:hyperlink r:id="rId76">
        <w:r>
          <w:rPr>
            <w:rStyle w:val="Hyperlink"/>
          </w:rPr>
          <w:t xml:space="preserve">original by Kunal Mishra, Jade Benjamin-Chung, Stephanie Djajadi, and Iris Tong</w:t>
        </w:r>
      </w:hyperlink>
    </w:p>
    <w:bookmarkStart w:id="77"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4"/>
        </w:numPr>
      </w:pPr>
      <w:r>
        <w:rPr>
          <w:b/>
          <w:bCs/>
        </w:rPr>
        <w:t xml:space="preserve">Ensure reproducibility</w:t>
      </w:r>
      <w:r>
        <w:t xml:space="preserve">: Others (including your future self) can recreate your analysis</w:t>
      </w:r>
    </w:p>
    <w:p>
      <w:pPr>
        <w:pStyle w:val="Compact"/>
        <w:numPr>
          <w:ilvl w:val="0"/>
          <w:numId w:val="1034"/>
        </w:numPr>
      </w:pPr>
      <w:r>
        <w:rPr>
          <w:b/>
          <w:bCs/>
        </w:rPr>
        <w:t xml:space="preserve">Prevent errors</w:t>
      </w:r>
      <w:r>
        <w:t xml:space="preserve">: Systematic approaches reduce the risk of mistakes</w:t>
      </w:r>
    </w:p>
    <w:p>
      <w:pPr>
        <w:pStyle w:val="Compact"/>
        <w:numPr>
          <w:ilvl w:val="0"/>
          <w:numId w:val="1034"/>
        </w:numPr>
      </w:pPr>
      <w:r>
        <w:rPr>
          <w:b/>
          <w:bCs/>
        </w:rPr>
        <w:t xml:space="preserve">Enable collaboration</w:t>
      </w:r>
      <w:r>
        <w:t xml:space="preserve">: Consistent practices allow team members to work together efficiently</w:t>
      </w:r>
    </w:p>
    <w:p>
      <w:pPr>
        <w:pStyle w:val="Compact"/>
        <w:numPr>
          <w:ilvl w:val="0"/>
          <w:numId w:val="1034"/>
        </w:numPr>
      </w:pPr>
      <w:r>
        <w:rPr>
          <w:b/>
          <w:bCs/>
        </w:rPr>
        <w:t xml:space="preserve">Maintain data integrity</w:t>
      </w:r>
      <w:r>
        <w:t xml:space="preserve">: Proper handling prevents data corruption and loss</w:t>
      </w:r>
    </w:p>
    <w:p>
      <w:pPr>
        <w:pStyle w:val="Compact"/>
        <w:numPr>
          <w:ilvl w:val="0"/>
          <w:numId w:val="1034"/>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7"/>
    <w:bookmarkStart w:id="9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8"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8"/>
    <w:bookmarkStart w:id="79"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9"/>
    <w:bookmarkStart w:id="80"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0"/>
    <w:bookmarkStart w:id="91" w:name="alternatives-to-pkgdown"/>
    <w:p>
      <w:pPr>
        <w:pStyle w:val="Heading3"/>
      </w:pPr>
      <w:r>
        <w:t xml:space="preserve">6.2.4 Alternatives to pkgdown</w:t>
      </w:r>
    </w:p>
    <w:p>
      <w:pPr>
        <w:pStyle w:val="FirstParagraph"/>
      </w:pPr>
      <w:r>
        <w:t xml:space="preserve">While</w:t>
      </w:r>
      <w:r>
        <w:t xml:space="preserve"> </w:t>
      </w:r>
      <w:hyperlink r:id="rId81">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4" w:name="altdoc"/>
    <w:p>
      <w:pPr>
        <w:pStyle w:val="Heading4"/>
      </w:pPr>
      <w:r>
        <w:t xml:space="preserve">6.2.4.1 altdoc</w:t>
      </w:r>
    </w:p>
    <w:p>
      <w:pPr>
        <w:pStyle w:val="FirstParagraph"/>
      </w:pPr>
      <w:hyperlink r:id="rId82">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3">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84"/>
    <w:bookmarkStart w:id="86" w:name="pkgsite"/>
    <w:p>
      <w:pPr>
        <w:pStyle w:val="Heading4"/>
      </w:pPr>
      <w:r>
        <w:t xml:space="preserve">6.2.4.2 pkgsite</w:t>
      </w:r>
    </w:p>
    <w:p>
      <w:pPr>
        <w:pStyle w:val="FirstParagraph"/>
      </w:pPr>
      <w:hyperlink r:id="rId85">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86"/>
    <w:bookmarkStart w:id="89"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7">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88">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89"/>
    <w:bookmarkStart w:id="90"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0"/>
    <w:bookmarkEnd w:id="91"/>
    <w:bookmarkEnd w:id="92"/>
    <w:bookmarkStart w:id="105" w:name="sec-r-workflow"/>
    <w:p>
      <w:pPr>
        <w:pStyle w:val="Heading2"/>
      </w:pPr>
      <w:r>
        <w:t xml:space="preserve">6.3 Complete Package Development Workflow</w:t>
      </w:r>
    </w:p>
    <w:p>
      <w:pPr>
        <w:pStyle w:val="FirstParagraph"/>
      </w:pPr>
      <w:r>
        <w:t xml:space="preserve">Here’s the typical workflow for developing an R package in our lab:</w:t>
      </w:r>
    </w:p>
    <w:bookmarkStart w:id="97"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6">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3">
        <w:r>
          <w:rPr>
            <w:rStyle w:val="VerbatimChar"/>
          </w:rPr>
          <w:t xml:space="preserve">{usethis}</w:t>
        </w:r>
      </w:hyperlink>
      <w:r>
        <w:t xml:space="preserve">,</w:t>
      </w:r>
      <w:r>
        <w:t xml:space="preserve"> </w:t>
      </w:r>
      <w:hyperlink r:id="rId94">
        <w:r>
          <w:rPr>
            <w:rStyle w:val="VerbatimChar"/>
          </w:rPr>
          <w:t xml:space="preserve">{devtools}</w:t>
        </w:r>
      </w:hyperlink>
      <w:r>
        <w:t xml:space="preserve">,</w:t>
      </w:r>
      <w:r>
        <w:t xml:space="preserve"> </w:t>
      </w:r>
      <w:hyperlink r:id="rId95">
        <w:r>
          <w:rPr>
            <w:rStyle w:val="VerbatimChar"/>
          </w:rPr>
          <w:t xml:space="preserve">{roxygen2}</w:t>
        </w:r>
      </w:hyperlink>
      <w:r>
        <w:t xml:space="preserve">)</w:t>
      </w:r>
    </w:p>
    <w:p>
      <w:pPr>
        <w:pStyle w:val="Compact"/>
        <w:numPr>
          <w:ilvl w:val="0"/>
          <w:numId w:val="1043"/>
        </w:numPr>
      </w:pPr>
      <w:r>
        <w:t xml:space="preserve">Testing infrastructure (</w:t>
      </w:r>
      <w:hyperlink r:id="rId96">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7"/>
    <w:bookmarkStart w:id="98"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8"/>
    <w:bookmarkStart w:id="99"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9"/>
    <w:bookmarkStart w:id="100"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0"/>
    <w:bookmarkStart w:id="101"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1"/>
    <w:bookmarkStart w:id="102"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2"/>
    <w:bookmarkStart w:id="103"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3"/>
    <w:bookmarkStart w:id="104"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4"/>
    <w:bookmarkEnd w:id="105"/>
    <w:bookmarkStart w:id="107"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6">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7"/>
    <w:bookmarkStart w:id="111"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8"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8"/>
    <w:bookmarkStart w:id="109"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9"/>
    <w:bookmarkStart w:id="110" w:name="testing-best-practices"/>
    <w:p>
      <w:pPr>
        <w:pStyle w:val="Heading3"/>
      </w:pPr>
      <w:r>
        <w:t xml:space="preserve">6.5.3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0"/>
    <w:bookmarkEnd w:id="111"/>
    <w:bookmarkStart w:id="129"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opt/quarto/share/formats/docx/note.png" id="11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5">
              <w:r>
                <w:rPr>
                  <w:rStyle w:val="Hyperlink"/>
                </w:rPr>
                <w:t xml:space="preserve">Measuring Performance</w:t>
              </w:r>
            </w:hyperlink>
            <w:r>
              <w:t xml:space="preserve"> </w:t>
            </w:r>
            <w:r>
              <w:t xml:space="preserve">and</w:t>
            </w:r>
            <w:r>
              <w:t xml:space="preserve"> </w:t>
            </w:r>
            <w:hyperlink r:id="rId11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7">
              <w:r>
                <w:rPr>
                  <w:rStyle w:val="VerbatimChar"/>
                </w:rPr>
                <w:t xml:space="preserve">{bench}</w:t>
              </w:r>
            </w:hyperlink>
            <w:r>
              <w:t xml:space="preserve"> </w:t>
            </w:r>
            <w:r>
              <w:t xml:space="preserve">and</w:t>
            </w:r>
            <w:r>
              <w:t xml:space="preserve"> </w:t>
            </w:r>
            <w:hyperlink r:id="rId11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9" w:name="when-to-benchmark"/>
    <w:p>
      <w:pPr>
        <w:pStyle w:val="Heading3"/>
      </w:pPr>
      <w:r>
        <w:t xml:space="preserve">6.6.1 When to Benchmark</w:t>
      </w:r>
    </w:p>
    <w:p>
      <w:pPr>
        <w:pStyle w:val="FirstParagraph"/>
      </w:pPr>
      <w:r>
        <w:t xml:space="preserve">Benchmark when:</w:t>
      </w:r>
    </w:p>
    <w:p>
      <w:pPr>
        <w:pStyle w:val="Compact"/>
        <w:numPr>
          <w:ilvl w:val="0"/>
          <w:numId w:val="1048"/>
        </w:numPr>
      </w:pPr>
      <w:r>
        <w:rPr>
          <w:b/>
          <w:bCs/>
        </w:rPr>
        <w:t xml:space="preserve">Choosing between implementations</w:t>
      </w:r>
      <w:r>
        <w:t xml:space="preserve">: Compare different approaches to the same problem</w:t>
      </w:r>
    </w:p>
    <w:p>
      <w:pPr>
        <w:pStyle w:val="Compact"/>
        <w:numPr>
          <w:ilvl w:val="0"/>
          <w:numId w:val="1048"/>
        </w:numPr>
      </w:pPr>
      <w:r>
        <w:rPr>
          <w:b/>
          <w:bCs/>
        </w:rPr>
        <w:t xml:space="preserve">Optimizing critical paths</w:t>
      </w:r>
      <w:r>
        <w:t xml:space="preserve">: Identify and improve performance bottlenecks</w:t>
      </w:r>
    </w:p>
    <w:p>
      <w:pPr>
        <w:pStyle w:val="Compact"/>
        <w:numPr>
          <w:ilvl w:val="0"/>
          <w:numId w:val="1048"/>
        </w:numPr>
      </w:pPr>
      <w:r>
        <w:rPr>
          <w:b/>
          <w:bCs/>
        </w:rPr>
        <w:t xml:space="preserve">Preventing regressions</w:t>
      </w:r>
      <w:r>
        <w:t xml:space="preserve">: Ensure new code doesn’t slow down existing functionality</w:t>
      </w:r>
    </w:p>
    <w:p>
      <w:pPr>
        <w:pStyle w:val="Compact"/>
        <w:numPr>
          <w:ilvl w:val="0"/>
          <w:numId w:val="1048"/>
        </w:numPr>
      </w:pPr>
      <w:r>
        <w:rPr>
          <w:b/>
          <w:bCs/>
        </w:rPr>
        <w:t xml:space="preserve">Processing large datasets</w:t>
      </w:r>
      <w:r>
        <w:t xml:space="preserve">: Verify scalability for biostatistics/epidemiology workflows</w:t>
      </w:r>
    </w:p>
    <w:p>
      <w:pPr>
        <w:pStyle w:val="Compact"/>
        <w:numPr>
          <w:ilvl w:val="0"/>
          <w:numId w:val="1048"/>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9"/>
    <w:bookmarkStart w:id="120"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20"/>
    <w:bookmarkStart w:id="121" w:name="using-bench-for-performance-comparisons"/>
    <w:p>
      <w:pPr>
        <w:pStyle w:val="Heading3"/>
      </w:pPr>
      <w:r>
        <w:t xml:space="preserve">6.6.3 Using bench for Performance Comparisons</w:t>
      </w:r>
    </w:p>
    <w:p>
      <w:pPr>
        <w:pStyle w:val="FirstParagraph"/>
      </w:pPr>
      <w:hyperlink r:id="rId11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9"/>
        </w:numPr>
      </w:pPr>
      <w:r>
        <w:rPr>
          <w:b/>
          <w:bCs/>
        </w:rPr>
        <w:t xml:space="preserve">Accurate timing</w:t>
      </w:r>
      <w:r>
        <w:t xml:space="preserve">: Accounts for overhead and runs multiple iterations</w:t>
      </w:r>
    </w:p>
    <w:p>
      <w:pPr>
        <w:pStyle w:val="Compact"/>
        <w:numPr>
          <w:ilvl w:val="0"/>
          <w:numId w:val="1049"/>
        </w:numPr>
      </w:pPr>
      <w:r>
        <w:rPr>
          <w:b/>
          <w:bCs/>
        </w:rPr>
        <w:t xml:space="preserve">Memory tracking</w:t>
      </w:r>
      <w:r>
        <w:t xml:space="preserve">: Shows memory allocation for each approach</w:t>
      </w:r>
    </w:p>
    <w:p>
      <w:pPr>
        <w:pStyle w:val="Compact"/>
        <w:numPr>
          <w:ilvl w:val="0"/>
          <w:numId w:val="1049"/>
        </w:numPr>
      </w:pPr>
      <w:r>
        <w:rPr>
          <w:b/>
          <w:bCs/>
        </w:rPr>
        <w:t xml:space="preserve">Garbage collection</w:t>
      </w:r>
      <w:r>
        <w:t xml:space="preserve">: Reports GC frequency</w:t>
      </w:r>
    </w:p>
    <w:p>
      <w:pPr>
        <w:pStyle w:val="Compact"/>
        <w:numPr>
          <w:ilvl w:val="0"/>
          <w:numId w:val="1049"/>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21"/>
    <w:bookmarkStart w:id="122" w:name="X7ff0b0b5fd28daf32f6723699e3d921f714a0e8"/>
    <w:p>
      <w:pPr>
        <w:pStyle w:val="Heading3"/>
      </w:pPr>
      <w:r>
        <w:t xml:space="preserve">6.6.4 Using profvis for Memory and CPU Profiling</w:t>
      </w:r>
    </w:p>
    <w:p>
      <w:pPr>
        <w:pStyle w:val="FirstParagraph"/>
      </w:pPr>
      <w:hyperlink r:id="rId11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0"/>
        </w:numPr>
      </w:pPr>
      <w:r>
        <w:rPr>
          <w:b/>
          <w:bCs/>
        </w:rPr>
        <w:t xml:space="preserve">Flame graph</w:t>
      </w:r>
      <w:r>
        <w:t xml:space="preserve">: Visual representation of time spent in each function</w:t>
      </w:r>
    </w:p>
    <w:p>
      <w:pPr>
        <w:pStyle w:val="Compact"/>
        <w:numPr>
          <w:ilvl w:val="0"/>
          <w:numId w:val="1050"/>
        </w:numPr>
      </w:pPr>
      <w:r>
        <w:rPr>
          <w:b/>
          <w:bCs/>
        </w:rPr>
        <w:t xml:space="preserve">Data view</w:t>
      </w:r>
      <w:r>
        <w:t xml:space="preserve">: Line-by-line time and memory usage</w:t>
      </w:r>
    </w:p>
    <w:p>
      <w:pPr>
        <w:pStyle w:val="Compact"/>
        <w:numPr>
          <w:ilvl w:val="0"/>
          <w:numId w:val="1050"/>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1"/>
        </w:numPr>
      </w:pPr>
      <w:r>
        <w:rPr>
          <w:b/>
          <w:bCs/>
        </w:rPr>
        <w:t xml:space="preserve">Wide bars</w:t>
      </w:r>
      <w:r>
        <w:t xml:space="preserve">: Functions taking substantial time</w:t>
      </w:r>
    </w:p>
    <w:p>
      <w:pPr>
        <w:pStyle w:val="Compact"/>
        <w:numPr>
          <w:ilvl w:val="0"/>
          <w:numId w:val="1051"/>
        </w:numPr>
      </w:pPr>
      <w:r>
        <w:rPr>
          <w:b/>
          <w:bCs/>
        </w:rPr>
        <w:t xml:space="preserve">Tall stacks</w:t>
      </w:r>
      <w:r>
        <w:t xml:space="preserve">: Deep call chains (potential for simplification)</w:t>
      </w:r>
    </w:p>
    <w:p>
      <w:pPr>
        <w:pStyle w:val="Compact"/>
        <w:numPr>
          <w:ilvl w:val="0"/>
          <w:numId w:val="1051"/>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2"/>
        </w:numPr>
      </w:pPr>
      <w:r>
        <w:t xml:space="preserve">Repeated subsetting operations → Use data.table or pre-filter</w:t>
      </w:r>
    </w:p>
    <w:p>
      <w:pPr>
        <w:pStyle w:val="Compact"/>
        <w:numPr>
          <w:ilvl w:val="0"/>
          <w:numId w:val="1052"/>
        </w:numPr>
      </w:pPr>
      <w:r>
        <w:t xml:space="preserve">Growing objects in loops → Pre-allocate vectors</w:t>
      </w:r>
    </w:p>
    <w:p>
      <w:pPr>
        <w:pStyle w:val="Compact"/>
        <w:numPr>
          <w:ilvl w:val="0"/>
          <w:numId w:val="1052"/>
        </w:numPr>
      </w:pPr>
      <w:r>
        <w:t xml:space="preserve">Complex joins on large datasets → Index properly or use data.table</w:t>
      </w:r>
    </w:p>
    <w:p>
      <w:pPr>
        <w:pStyle w:val="Compact"/>
        <w:numPr>
          <w:ilvl w:val="0"/>
          <w:numId w:val="1052"/>
        </w:numPr>
      </w:pPr>
      <w:r>
        <w:t xml:space="preserve">Unnecessary copies → Use reference semantics where appropriate</w:t>
      </w:r>
    </w:p>
    <w:bookmarkEnd w:id="122"/>
    <w:bookmarkStart w:id="123"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3"/>
    <w:bookmarkStart w:id="125"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3"/>
        </w:numPr>
      </w:pPr>
      <w:r>
        <w:rPr>
          <w:b/>
          <w:bCs/>
        </w:rPr>
        <w:t xml:space="preserve">Variability</w:t>
      </w:r>
      <w:r>
        <w:t xml:space="preserve">: CI runners have variable performance; use thresholds (e.g., &gt;10% regression)</w:t>
      </w:r>
    </w:p>
    <w:p>
      <w:pPr>
        <w:pStyle w:val="Compact"/>
        <w:numPr>
          <w:ilvl w:val="0"/>
          <w:numId w:val="1053"/>
        </w:numPr>
      </w:pPr>
      <w:r>
        <w:rPr>
          <w:b/>
          <w:bCs/>
        </w:rPr>
        <w:t xml:space="preserve">Baseline storage</w:t>
      </w:r>
      <w:r>
        <w:t xml:space="preserve">: Commit baseline results or use GitHub Actions artifacts</w:t>
      </w:r>
    </w:p>
    <w:p>
      <w:pPr>
        <w:pStyle w:val="Compact"/>
        <w:numPr>
          <w:ilvl w:val="0"/>
          <w:numId w:val="1053"/>
        </w:numPr>
      </w:pPr>
      <w:r>
        <w:rPr>
          <w:b/>
          <w:bCs/>
        </w:rPr>
        <w:t xml:space="preserve">Selective running</w:t>
      </w:r>
      <w:r>
        <w:t xml:space="preserve">: Only benchmark on specific branches or when performance-critical files change</w:t>
      </w:r>
    </w:p>
    <w:p>
      <w:pPr>
        <w:pStyle w:val="Compact"/>
        <w:numPr>
          <w:ilvl w:val="0"/>
          <w:numId w:val="1053"/>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3"/>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4">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5"/>
    <w:bookmarkStart w:id="126"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4"/>
        </w:numPr>
      </w:pPr>
      <w:r>
        <w:t xml:space="preserve">Functions with documented performance requirements</w:t>
      </w:r>
    </w:p>
    <w:p>
      <w:pPr>
        <w:pStyle w:val="Compact"/>
        <w:numPr>
          <w:ilvl w:val="0"/>
          <w:numId w:val="1054"/>
        </w:numPr>
      </w:pPr>
      <w:r>
        <w:t xml:space="preserve">Critical paths that must stay fast</w:t>
      </w:r>
    </w:p>
    <w:p>
      <w:pPr>
        <w:pStyle w:val="Compact"/>
        <w:numPr>
          <w:ilvl w:val="0"/>
          <w:numId w:val="1054"/>
        </w:numPr>
      </w:pPr>
      <w:r>
        <w:t xml:space="preserve">Code that processes large datasets</w:t>
      </w:r>
    </w:p>
    <w:p>
      <w:pPr>
        <w:pStyle w:val="FirstParagraph"/>
      </w:pPr>
      <w:r>
        <w:rPr>
          <w:b/>
          <w:bCs/>
        </w:rPr>
        <w:t xml:space="preserve">When not to use performance tests:</w:t>
      </w:r>
    </w:p>
    <w:p>
      <w:pPr>
        <w:pStyle w:val="Compact"/>
        <w:numPr>
          <w:ilvl w:val="0"/>
          <w:numId w:val="1055"/>
        </w:numPr>
      </w:pPr>
      <w:r>
        <w:t xml:space="preserve">Functions without specific performance needs</w:t>
      </w:r>
    </w:p>
    <w:p>
      <w:pPr>
        <w:pStyle w:val="Compact"/>
        <w:numPr>
          <w:ilvl w:val="0"/>
          <w:numId w:val="1055"/>
        </w:numPr>
      </w:pPr>
      <w:r>
        <w:t xml:space="preserve">Tests that would be flaky due to system variability</w:t>
      </w:r>
    </w:p>
    <w:p>
      <w:pPr>
        <w:pStyle w:val="Compact"/>
        <w:numPr>
          <w:ilvl w:val="0"/>
          <w:numId w:val="1055"/>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6">
        <w:r>
          <w:rPr>
            <w:rStyle w:val="VerbatimChar"/>
          </w:rPr>
          <w:t xml:space="preserve">{testthat}</w:t>
        </w:r>
      </w:hyperlink>
      <w:r>
        <w:t xml:space="preserve">.</w:t>
      </w:r>
    </w:p>
    <w:bookmarkEnd w:id="126"/>
    <w:bookmarkStart w:id="127"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6"/>
        </w:numPr>
      </w:pPr>
      <w:r>
        <w:t xml:space="preserve">Runs frequently</w:t>
      </w:r>
    </w:p>
    <w:p>
      <w:pPr>
        <w:pStyle w:val="Compact"/>
        <w:numPr>
          <w:ilvl w:val="0"/>
          <w:numId w:val="1056"/>
        </w:numPr>
      </w:pPr>
      <w:r>
        <w:t xml:space="preserve">Processes large datasets</w:t>
      </w:r>
    </w:p>
    <w:p>
      <w:pPr>
        <w:pStyle w:val="Compact"/>
        <w:numPr>
          <w:ilvl w:val="0"/>
          <w:numId w:val="1056"/>
        </w:numPr>
      </w:pPr>
      <w:r>
        <w:t xml:space="preserve">Is called in loops or simulations</w:t>
      </w:r>
    </w:p>
    <w:p>
      <w:pPr>
        <w:pStyle w:val="Compact"/>
        <w:numPr>
          <w:ilvl w:val="0"/>
          <w:numId w:val="1056"/>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7"/>
    <w:bookmarkStart w:id="128" w:name="additional-resources"/>
    <w:p>
      <w:pPr>
        <w:pStyle w:val="Heading3"/>
      </w:pPr>
      <w:r>
        <w:t xml:space="preserve">6.6.9 Additional Resources</w:t>
      </w:r>
    </w:p>
    <w:p>
      <w:pPr>
        <w:pStyle w:val="Compact"/>
        <w:numPr>
          <w:ilvl w:val="0"/>
          <w:numId w:val="1057"/>
        </w:numPr>
      </w:pPr>
      <w:hyperlink r:id="rId117">
        <w:r>
          <w:rPr>
            <w:rStyle w:val="VerbatimChar"/>
          </w:rPr>
          <w:t xml:space="preserve">{bench}</w:t>
        </w:r>
      </w:hyperlink>
      <w:r>
        <w:t xml:space="preserve"> </w:t>
      </w:r>
      <w:r>
        <w:t xml:space="preserve">- Accurate benchmarking</w:t>
      </w:r>
    </w:p>
    <w:p>
      <w:pPr>
        <w:pStyle w:val="Compact"/>
        <w:numPr>
          <w:ilvl w:val="0"/>
          <w:numId w:val="1057"/>
        </w:numPr>
      </w:pPr>
      <w:hyperlink r:id="rId118">
        <w:r>
          <w:rPr>
            <w:rStyle w:val="VerbatimChar"/>
          </w:rPr>
          <w:t xml:space="preserve">{profvis}</w:t>
        </w:r>
      </w:hyperlink>
      <w:r>
        <w:t xml:space="preserve"> </w:t>
      </w:r>
      <w:r>
        <w:t xml:space="preserve">- Interactive profiling</w:t>
      </w:r>
    </w:p>
    <w:p>
      <w:pPr>
        <w:pStyle w:val="Compact"/>
        <w:numPr>
          <w:ilvl w:val="0"/>
          <w:numId w:val="1057"/>
        </w:numPr>
      </w:pPr>
      <w:hyperlink r:id="rId115">
        <w:r>
          <w:rPr>
            <w:rStyle w:val="Hyperlink"/>
          </w:rPr>
          <w:t xml:space="preserve">Measuring Performance</w:t>
        </w:r>
      </w:hyperlink>
      <w:r>
        <w:t xml:space="preserve"> </w:t>
      </w:r>
      <w:r>
        <w:t xml:space="preserve">chapter in Advanced R</w:t>
      </w:r>
    </w:p>
    <w:p>
      <w:pPr>
        <w:pStyle w:val="Compact"/>
        <w:numPr>
          <w:ilvl w:val="0"/>
          <w:numId w:val="1057"/>
        </w:numPr>
      </w:pPr>
      <w:hyperlink r:id="rId116">
        <w:r>
          <w:rPr>
            <w:rStyle w:val="Hyperlink"/>
          </w:rPr>
          <w:t xml:space="preserve">Improving Performance</w:t>
        </w:r>
      </w:hyperlink>
      <w:r>
        <w:t xml:space="preserve"> </w:t>
      </w:r>
      <w:r>
        <w:t xml:space="preserve">chapter in Advanced R</w:t>
      </w:r>
    </w:p>
    <w:p>
      <w:pPr>
        <w:pStyle w:val="Compact"/>
        <w:numPr>
          <w:ilvl w:val="0"/>
          <w:numId w:val="1057"/>
        </w:numPr>
      </w:pPr>
      <w:hyperlink r:id="rId124">
        <w:r>
          <w:rPr>
            <w:rStyle w:val="VerbatimChar"/>
          </w:rPr>
          <w:t xml:space="preserve">{touchstone}</w:t>
        </w:r>
      </w:hyperlink>
      <w:r>
        <w:t xml:space="preserve"> </w:t>
      </w:r>
      <w:r>
        <w:t xml:space="preserve">- CI benchmarking with PR comments</w:t>
      </w:r>
    </w:p>
    <w:bookmarkEnd w:id="128"/>
    <w:bookmarkEnd w:id="129"/>
    <w:bookmarkStart w:id="137"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30"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30"/>
    <w:bookmarkStart w:id="131"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31"/>
    <w:bookmarkStart w:id="134"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32">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8"/>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8"/>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32">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33">
        <w:r>
          <w:rPr>
            <w:rStyle w:val="VerbatimChar"/>
          </w:rPr>
          <w:t xml:space="preserve">{furrr}</w:t>
        </w:r>
      </w:hyperlink>
      <w:r>
        <w:t xml:space="preserve">.</w:t>
      </w:r>
    </w:p>
    <w:bookmarkEnd w:id="134"/>
    <w:bookmarkStart w:id="135"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5"/>
    <w:bookmarkStart w:id="136"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6"/>
    <w:bookmarkEnd w:id="137"/>
    <w:bookmarkStart w:id="140" w:name="sec-data-io"/>
    <w:p>
      <w:pPr>
        <w:pStyle w:val="Heading2"/>
      </w:pPr>
      <w:r>
        <w:t xml:space="preserve">6.8 Reading and Saving Data</w:t>
      </w:r>
    </w:p>
    <w:bookmarkStart w:id="138"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8"/>
    <w:bookmarkStart w:id="139"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9"/>
    <w:bookmarkEnd w:id="140"/>
    <w:bookmarkStart w:id="150" w:name="sec-r-version-control"/>
    <w:p>
      <w:pPr>
        <w:pStyle w:val="Heading2"/>
      </w:pPr>
      <w:r>
        <w:t xml:space="preserve">6.9 Version Control and Collaboration</w:t>
      </w:r>
    </w:p>
    <w:bookmarkStart w:id="145" w:name="version-numbers"/>
    <w:p>
      <w:pPr>
        <w:pStyle w:val="Heading3"/>
      </w:pPr>
      <w:r>
        <w:t xml:space="preserve">6.9.1 Version Numbers</w:t>
      </w:r>
    </w:p>
    <w:p>
      <w:pPr>
        <w:pStyle w:val="FirstParagraph"/>
      </w:pPr>
      <w:r>
        <w:t xml:space="preserve">Follow semantic versioning (MAJOR.MINOR.PATCH):</w:t>
      </w:r>
    </w:p>
    <w:p>
      <w:pPr>
        <w:pStyle w:val="Compact"/>
        <w:numPr>
          <w:ilvl w:val="0"/>
          <w:numId w:val="105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9"/>
        </w:numPr>
      </w:pPr>
      <w:r>
        <w:t xml:space="preserve">First release:</w:t>
      </w:r>
      <w:r>
        <w:t xml:space="preserve"> </w:t>
      </w:r>
      <w:r>
        <w:rPr>
          <w:rStyle w:val="VerbatimChar"/>
        </w:rPr>
        <w:t xml:space="preserve">0.1.0</w:t>
      </w:r>
    </w:p>
    <w:p>
      <w:pPr>
        <w:pStyle w:val="Compact"/>
        <w:numPr>
          <w:ilvl w:val="0"/>
          <w:numId w:val="105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important.png" id="143" name="Picture"/>
                          <pic:cNvPicPr>
                            <a:picLocks noChangeArrowheads="1" noChangeAspect="1"/>
                          </pic:cNvPicPr>
                        </pic:nvPicPr>
                        <pic:blipFill>
                          <a:blip r:embed="rId1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44">
        <w:r>
          <w:rPr>
            <w:rStyle w:val="Hyperlink"/>
          </w:rPr>
          <w:t xml:space="preserve">R Packages - Version numbers</w:t>
        </w:r>
      </w:hyperlink>
      <w:r>
        <w:t xml:space="preserve"> </w:t>
      </w:r>
      <w:r>
        <w:t xml:space="preserve">for full guidelines.</w:t>
      </w:r>
    </w:p>
    <w:bookmarkEnd w:id="145"/>
    <w:bookmarkStart w:id="147"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0"/>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0"/>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46">
        <w:r>
          <w:rPr>
            <w:rStyle w:val="Hyperlink"/>
          </w:rPr>
          <w:t xml:space="preserve">R Packages - NEWS.md</w:t>
        </w:r>
      </w:hyperlink>
      <w:r>
        <w:t xml:space="preserve"> </w:t>
      </w:r>
      <w:r>
        <w:t xml:space="preserve">for full conventions.</w:t>
      </w:r>
    </w:p>
    <w:bookmarkEnd w:id="147"/>
    <w:bookmarkStart w:id="149"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8">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4">
        <w:r>
          <w:rPr>
            <w:rStyle w:val="VerbatimChar"/>
          </w:rPr>
          <w:t xml:space="preserve">{devtools}</w:t>
        </w:r>
      </w:hyperlink>
      <w:r>
        <w:t xml:space="preserve"> </w:t>
      </w:r>
      <w:r>
        <w:t xml:space="preserve">is not available.</w:t>
      </w:r>
    </w:p>
    <w:bookmarkEnd w:id="149"/>
    <w:bookmarkEnd w:id="150"/>
    <w:bookmarkStart w:id="151"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61"/>
        </w:numPr>
      </w:pPr>
      <w:r>
        <w:t xml:space="preserve">All functions have complete roxygen2 documentation</w:t>
      </w:r>
    </w:p>
    <w:p>
      <w:pPr>
        <w:pStyle w:val="Compact"/>
        <w:numPr>
          <w:ilvl w:val="0"/>
          <w:numId w:val="1062"/>
        </w:numPr>
      </w:pPr>
      <w:r>
        <w:t xml:space="preserve">All functions have corresponding tests</w:t>
      </w:r>
    </w:p>
    <w:p>
      <w:pPr>
        <w:pStyle w:val="Compact"/>
        <w:numPr>
          <w:ilvl w:val="0"/>
          <w:numId w:val="1063"/>
        </w:numPr>
      </w:pPr>
      <w:r>
        <w:rPr>
          <w:rStyle w:val="VerbatimChar"/>
        </w:rPr>
        <w:t xml:space="preserve">devtools::document()</w:t>
      </w:r>
      <w:r>
        <w:t xml:space="preserve"> </w:t>
      </w:r>
      <w:r>
        <w:t xml:space="preserve">has been run</w:t>
      </w:r>
    </w:p>
    <w:p>
      <w:pPr>
        <w:pStyle w:val="Compact"/>
        <w:numPr>
          <w:ilvl w:val="0"/>
          <w:numId w:val="1064"/>
        </w:numPr>
      </w:pPr>
      <w:r>
        <w:rPr>
          <w:rStyle w:val="VerbatimChar"/>
        </w:rPr>
        <w:t xml:space="preserve">devtools::test()</w:t>
      </w:r>
      <w:r>
        <w:t xml:space="preserve"> </w:t>
      </w:r>
      <w:r>
        <w:t xml:space="preserve">passes with no failures</w:t>
      </w:r>
    </w:p>
    <w:p>
      <w:pPr>
        <w:pStyle w:val="Compact"/>
        <w:numPr>
          <w:ilvl w:val="0"/>
          <w:numId w:val="1065"/>
        </w:numPr>
      </w:pPr>
      <w:r>
        <w:rPr>
          <w:rStyle w:val="VerbatimChar"/>
        </w:rPr>
        <w:t xml:space="preserve">devtools::check()</w:t>
      </w:r>
      <w:r>
        <w:t xml:space="preserve"> </w:t>
      </w:r>
      <w:r>
        <w:t xml:space="preserve">passes with no errors, warnings, or notes</w:t>
      </w:r>
    </w:p>
    <w:p>
      <w:pPr>
        <w:pStyle w:val="Compact"/>
        <w:numPr>
          <w:ilvl w:val="0"/>
          <w:numId w:val="1066"/>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67"/>
        </w:numPr>
      </w:pPr>
      <w:r>
        <w:rPr>
          <w:rStyle w:val="VerbatimChar"/>
        </w:rPr>
        <w:t xml:space="preserve">spelling::spell_check_package()</w:t>
      </w:r>
      <w:r>
        <w:t xml:space="preserve"> </w:t>
      </w:r>
      <w:r>
        <w:t xml:space="preserve">passes</w:t>
      </w:r>
    </w:p>
    <w:p>
      <w:pPr>
        <w:pStyle w:val="Compact"/>
        <w:numPr>
          <w:ilvl w:val="0"/>
          <w:numId w:val="1068"/>
        </w:numPr>
      </w:pPr>
      <w:r>
        <w:t xml:space="preserve">Version number has been incremented</w:t>
      </w:r>
    </w:p>
    <w:p>
      <w:pPr>
        <w:pStyle w:val="Compact"/>
        <w:numPr>
          <w:ilvl w:val="0"/>
          <w:numId w:val="1069"/>
        </w:numPr>
      </w:pPr>
      <w:r>
        <w:rPr>
          <w:rStyle w:val="VerbatimChar"/>
        </w:rPr>
        <w:t xml:space="preserve">NEWS.md</w:t>
      </w:r>
      <w:r>
        <w:t xml:space="preserve"> </w:t>
      </w:r>
      <w:r>
        <w:t xml:space="preserve">has been updated with changes</w:t>
      </w:r>
    </w:p>
    <w:p>
      <w:pPr>
        <w:pStyle w:val="Compact"/>
        <w:numPr>
          <w:ilvl w:val="0"/>
          <w:numId w:val="1070"/>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1"/>
        </w:numPr>
      </w:pPr>
      <w:r>
        <w:rPr>
          <w:rStyle w:val="VerbatimChar"/>
        </w:rPr>
        <w:t xml:space="preserve">pkgdown::build_site()</w:t>
      </w:r>
      <w:r>
        <w:t xml:space="preserve"> </w:t>
      </w:r>
      <w:r>
        <w:t xml:space="preserve">builds successfully</w:t>
      </w:r>
    </w:p>
    <w:p>
      <w:pPr>
        <w:pStyle w:val="Compact"/>
        <w:numPr>
          <w:ilvl w:val="0"/>
          <w:numId w:val="1072"/>
        </w:numPr>
      </w:pPr>
      <w:r>
        <w:t xml:space="preserve">All changes committed and pushed to GitHub</w:t>
      </w:r>
    </w:p>
    <w:p>
      <w:pPr>
        <w:pStyle w:val="Compact"/>
        <w:numPr>
          <w:ilvl w:val="0"/>
          <w:numId w:val="1073"/>
        </w:numPr>
      </w:pPr>
      <w:r>
        <w:t xml:space="preserve">Copilot review completed iteratively until no valuable suggestions remain (typically 1-3 iterations, with all comments addressed or dismissed)</w:t>
      </w:r>
    </w:p>
    <w:bookmarkEnd w:id="151"/>
    <w:bookmarkStart w:id="155" w:name="sec-auto-styling"/>
    <w:p>
      <w:pPr>
        <w:pStyle w:val="Heading2"/>
      </w:pPr>
      <w:r>
        <w:t xml:space="preserve">6.11 Automated Code Styling</w:t>
      </w:r>
    </w:p>
    <w:bookmarkStart w:id="152"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52"/>
    <w:bookmarkStart w:id="153"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53"/>
    <w:bookmarkStart w:id="154"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4"/>
        </w:numPr>
      </w:pPr>
      <w:r>
        <w:t xml:space="preserve">Unused variables</w:t>
      </w:r>
    </w:p>
    <w:p>
      <w:pPr>
        <w:pStyle w:val="Compact"/>
        <w:numPr>
          <w:ilvl w:val="0"/>
          <w:numId w:val="1074"/>
        </w:numPr>
      </w:pPr>
      <w:r>
        <w:t xml:space="preserve">Improper whitespace</w:t>
      </w:r>
    </w:p>
    <w:p>
      <w:pPr>
        <w:pStyle w:val="Compact"/>
        <w:numPr>
          <w:ilvl w:val="0"/>
          <w:numId w:val="1074"/>
        </w:numPr>
      </w:pPr>
      <w:r>
        <w:t xml:space="preserve">Line length issues</w:t>
      </w:r>
    </w:p>
    <w:p>
      <w:pPr>
        <w:pStyle w:val="Compact"/>
        <w:numPr>
          <w:ilvl w:val="0"/>
          <w:numId w:val="107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7.13</w:t>
        </w:r>
      </w:hyperlink>
      <w:r>
        <w:t xml:space="preserve">.</w:t>
      </w:r>
    </w:p>
    <w:bookmarkEnd w:id="154"/>
    <w:bookmarkEnd w:id="155"/>
    <w:bookmarkStart w:id="175" w:name="sec-documenting-code"/>
    <w:p>
      <w:pPr>
        <w:pStyle w:val="Heading2"/>
      </w:pPr>
      <w:r>
        <w:t xml:space="preserve">6.12 Documenting your code</w:t>
      </w:r>
    </w:p>
    <w:bookmarkStart w:id="156"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5">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5">
        <w:r>
          <w:rPr>
            <w:rStyle w:val="Hyperlink"/>
          </w:rPr>
          <w:t xml:space="preserve">https://roxygen2.r-lib.org/</w:t>
        </w:r>
      </w:hyperlink>
      <w:r>
        <w:t xml:space="preserve">.</w:t>
      </w:r>
    </w:p>
    <w:bookmarkEnd w:id="156"/>
    <w:bookmarkStart w:id="159"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5"/>
        </w:numPr>
      </w:pPr>
      <w:r>
        <w:t xml:space="preserve">You’re creating a wrapper function that calls another function</w:t>
      </w:r>
    </w:p>
    <w:p>
      <w:pPr>
        <w:pStyle w:val="Compact"/>
        <w:numPr>
          <w:ilvl w:val="0"/>
          <w:numId w:val="1075"/>
        </w:numPr>
      </w:pPr>
      <w:r>
        <w:t xml:space="preserve">You want to allow users to pass additional arguments to an internal function</w:t>
      </w:r>
    </w:p>
    <w:p>
      <w:pPr>
        <w:pStyle w:val="Compact"/>
        <w:numPr>
          <w:ilvl w:val="0"/>
          <w:numId w:val="107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6"/>
        </w:numPr>
      </w:pPr>
      <w:r>
        <w:t xml:space="preserve">Automatically imports parameter documentation from</w:t>
      </w:r>
      <w:r>
        <w:t xml:space="preserve"> </w:t>
      </w:r>
      <w:r>
        <w:rPr>
          <w:rStyle w:val="VerbatimChar"/>
        </w:rPr>
        <w:t xml:space="preserve">ggplot2::geom_point()</w:t>
      </w:r>
    </w:p>
    <w:p>
      <w:pPr>
        <w:pStyle w:val="Compact"/>
        <w:numPr>
          <w:ilvl w:val="0"/>
          <w:numId w:val="107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6"/>
        </w:numPr>
      </w:pPr>
      <w:r>
        <w:t xml:space="preserve">Keeps documentation synchronized if the underlying function changes</w:t>
      </w:r>
    </w:p>
    <w:p>
      <w:pPr>
        <w:pStyle w:val="Compact"/>
        <w:numPr>
          <w:ilvl w:val="0"/>
          <w:numId w:val="107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7"/>
        </w:numPr>
      </w:pPr>
      <w:r>
        <w:rPr>
          <w:b/>
          <w:bCs/>
        </w:rPr>
        <w:t xml:space="preserve">Validate unexpected arguments</w:t>
      </w:r>
      <w:r>
        <w:t xml:space="preserve">: Consider using the</w:t>
      </w:r>
      <w:r>
        <w:t xml:space="preserve"> </w:t>
      </w:r>
      <w:hyperlink r:id="rId157">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8">
        <w:r>
          <w:rPr>
            <w:rStyle w:val="Hyperlink"/>
          </w:rPr>
          <w:t xml:space="preserve">roxygen2 documentation on inheriting parameters</w:t>
        </w:r>
      </w:hyperlink>
      <w:r>
        <w:t xml:space="preserve">.</w:t>
      </w:r>
    </w:p>
    <w:bookmarkEnd w:id="159"/>
    <w:bookmarkStart w:id="167" w:name="Xb061274386e3abd6de6716700a715b4a6eea4ca"/>
    <w:p>
      <w:pPr>
        <w:pStyle w:val="Heading3"/>
      </w:pPr>
      <w:r>
        <w:t xml:space="preserve">6.12.3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60" w:name="tbl-keywords-internal-vs-nord"/>
          <w:p>
            <w:pPr>
              <w:jc w:val="center"/>
            </w:pPr>
            <w:pPr>
              <w:jc w:val="left"/>
              <w:spacing w:before="200"/>
              <w:pStyle w:val="ImageCaption"/>
            </w:pPr>
            <w:r>
              <w:t xml:space="preserve">Table 6.1: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60"/>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61">
        <w:r>
          <w:rPr>
            <w:rStyle w:val="Hyperlink"/>
          </w:rPr>
          <w:t xml:space="preserve">roxygen2 documentation</w:t>
        </w:r>
      </w:hyperlink>
      <w:r>
        <w:t xml:space="preserve"> </w:t>
      </w:r>
      <w:r>
        <w:t xml:space="preserve">and</w:t>
      </w:r>
      <w:r>
        <w:t xml:space="preserve"> </w:t>
      </w:r>
      <w:hyperlink r:id="rId162">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3" name="Picture"/>
                  <a:graphic>
                    <a:graphicData uri="http://schemas.openxmlformats.org/drawingml/2006/picture">
                      <pic:pic>
                        <pic:nvPicPr>
                          <pic:cNvPr descr="/opt/quarto/share/formats/docx/note.png" id="16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note.png" id="166"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67"/>
    <w:bookmarkStart w:id="168" w:name="script-headers"/>
    <w:p>
      <w:pPr>
        <w:pStyle w:val="Heading3"/>
      </w:pPr>
      <w:r>
        <w:t xml:space="preserve">6.12.4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68"/>
    <w:bookmarkStart w:id="170" w:name="sections-and-subsections"/>
    <w:p>
      <w:pPr>
        <w:pStyle w:val="Heading3"/>
      </w:pPr>
      <w:r>
        <w:t xml:space="preserve">6.12.5 Sections and subsections</w:t>
      </w:r>
    </w:p>
    <w:p>
      <w:pPr>
        <w:pStyle w:val="FirstParagraph"/>
      </w:pPr>
      <w:r>
        <w:t xml:space="preserve">Rstudio (</w:t>
      </w:r>
      <w:hyperlink r:id="rId16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70"/>
    <w:bookmarkStart w:id="172" w:name="code-folding"/>
    <w:p>
      <w:pPr>
        <w:pStyle w:val="Heading3"/>
      </w:pPr>
      <w:r>
        <w:t xml:space="preserve">6.12.6 Code folding</w:t>
      </w:r>
    </w:p>
    <w:p>
      <w:pPr>
        <w:pStyle w:val="FirstParagraph"/>
      </w:pPr>
      <w:r>
        <w:t xml:space="preserve">Consider using RStudio’s</w:t>
      </w:r>
      <w:r>
        <w:t xml:space="preserve"> </w:t>
      </w:r>
      <w:hyperlink r:id="rId17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72"/>
    <w:bookmarkStart w:id="174" w:name="comments-in-the-body-of-your-code"/>
    <w:p>
      <w:pPr>
        <w:pStyle w:val="Heading3"/>
      </w:pPr>
      <w:r>
        <w:t xml:space="preserve">6.12.7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74"/>
    <w:bookmarkEnd w:id="175"/>
    <w:bookmarkStart w:id="181"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8"/>
        </w:numPr>
      </w:pPr>
      <w:r>
        <w:t xml:space="preserve">For more help, check out</w:t>
      </w:r>
      <w:r>
        <w:t xml:space="preserve"> </w:t>
      </w:r>
      <w:hyperlink r:id="rId17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7" name="Picture"/>
                  <a:graphic>
                    <a:graphicData uri="http://schemas.openxmlformats.org/drawingml/2006/picture">
                      <pic:pic>
                        <pic:nvPicPr>
                          <pic:cNvPr descr="/opt/quarto/share/formats/docx/note.png" id="178"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9" name="Picture"/>
                  <a:graphic>
                    <a:graphicData uri="http://schemas.openxmlformats.org/drawingml/2006/picture">
                      <pic:pic>
                        <pic:nvPicPr>
                          <pic:cNvPr descr="/opt/quarto/share/formats/docx/note.png" id="180"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7.12</w:t>
        </w:r>
      </w:hyperlink>
      <w:r>
        <w:t xml:space="preserve">.</w:t>
      </w:r>
    </w:p>
    <w:bookmarkEnd w:id="181"/>
    <w:bookmarkStart w:id="182"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82"/>
    <w:bookmarkStart w:id="183"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0"/>
        </w:numPr>
      </w:pPr>
      <w:r>
        <w:t xml:space="preserve">Breaking a big problem into smaller subproblems that are easier to reason about</w:t>
      </w:r>
    </w:p>
    <w:p>
      <w:pPr>
        <w:pStyle w:val="Compact"/>
        <w:numPr>
          <w:ilvl w:val="0"/>
          <w:numId w:val="1080"/>
        </w:numPr>
      </w:pPr>
      <w:r>
        <w:t xml:space="preserve">Making code easier to read, review, and test</w:t>
      </w:r>
    </w:p>
    <w:p>
      <w:pPr>
        <w:pStyle w:val="Compact"/>
        <w:numPr>
          <w:ilvl w:val="0"/>
          <w:numId w:val="1080"/>
        </w:numPr>
      </w:pPr>
      <w:r>
        <w:t xml:space="preserve">Pushing low-level complexity</w:t>
      </w:r>
      <w:r>
        <w:t xml:space="preserve"> </w:t>
      </w:r>
      <w:r>
        <w:t xml:space="preserve">“downward”</w:t>
      </w:r>
      <w:r>
        <w:t xml:space="preserve"> </w:t>
      </w:r>
      <w:r>
        <w:t xml:space="preserve">into helper functions so the main workflow stays clear</w:t>
      </w:r>
    </w:p>
    <w:bookmarkEnd w:id="183"/>
    <w:bookmarkStart w:id="184"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81"/>
        </w:numPr>
      </w:pPr>
      <w:r>
        <w:t xml:space="preserve">A function is doing multiple jobs (validation, transformation, modeling, and formatting)</w:t>
      </w:r>
    </w:p>
    <w:p>
      <w:pPr>
        <w:pStyle w:val="Compact"/>
        <w:numPr>
          <w:ilvl w:val="0"/>
          <w:numId w:val="1081"/>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1"/>
        </w:numPr>
      </w:pPr>
      <w:r>
        <w:t xml:space="preserve">You need comments to explain every few lines just to follow the logic</w:t>
      </w:r>
    </w:p>
    <w:p>
      <w:pPr>
        <w:pStyle w:val="Compact"/>
        <w:numPr>
          <w:ilvl w:val="0"/>
          <w:numId w:val="1081"/>
        </w:numPr>
      </w:pPr>
      <w:r>
        <w:t xml:space="preserve">You are repeating the same block in multiple places</w:t>
      </w:r>
    </w:p>
    <w:p>
      <w:pPr>
        <w:pStyle w:val="Compact"/>
        <w:numPr>
          <w:ilvl w:val="0"/>
          <w:numId w:val="1081"/>
        </w:numPr>
      </w:pPr>
      <w:r>
        <w:t xml:space="preserve">You want to test one part of a workflow independently of the rest</w:t>
      </w:r>
    </w:p>
    <w:p>
      <w:pPr>
        <w:pStyle w:val="Compact"/>
        <w:numPr>
          <w:ilvl w:val="0"/>
          <w:numId w:val="1081"/>
        </w:numPr>
      </w:pPr>
      <w:r>
        <w:t xml:space="preserve">The current function is hard to scan because implementation details hide the main idea</w:t>
      </w:r>
    </w:p>
    <w:bookmarkEnd w:id="184"/>
    <w:bookmarkStart w:id="185"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2"/>
        </w:numPr>
      </w:pPr>
      <w:r>
        <w:t xml:space="preserve">Write down the top-level steps in plain language.</w:t>
      </w:r>
    </w:p>
    <w:p>
      <w:pPr>
        <w:pStyle w:val="Compact"/>
        <w:numPr>
          <w:ilvl w:val="0"/>
          <w:numId w:val="1082"/>
        </w:numPr>
      </w:pPr>
      <w:r>
        <w:t xml:space="preserve">Extract one step at a time into a helper function.</w:t>
      </w:r>
    </w:p>
    <w:p>
      <w:pPr>
        <w:pStyle w:val="Compact"/>
        <w:numPr>
          <w:ilvl w:val="0"/>
          <w:numId w:val="1082"/>
        </w:numPr>
      </w:pPr>
      <w:r>
        <w:t xml:space="preserve">Give each helper a single, specific contract (inputs, outputs, and assumptions).</w:t>
      </w:r>
    </w:p>
    <w:p>
      <w:pPr>
        <w:pStyle w:val="Compact"/>
        <w:numPr>
          <w:ilvl w:val="0"/>
          <w:numId w:val="1082"/>
        </w:numPr>
      </w:pPr>
      <w:r>
        <w:t xml:space="preserve">Keep the orchestration function short, so it reads like a workflow outline.</w:t>
      </w:r>
    </w:p>
    <w:p>
      <w:pPr>
        <w:pStyle w:val="Compact"/>
        <w:numPr>
          <w:ilvl w:val="0"/>
          <w:numId w:val="1082"/>
        </w:numPr>
      </w:pPr>
      <w:r>
        <w:t xml:space="preserve">Add or update tests around each helper and the top-level function.</w:t>
      </w:r>
    </w:p>
    <w:bookmarkEnd w:id="185"/>
    <w:bookmarkStart w:id="188" w:name="examples-borrowed-from-lab-package-prs"/>
    <w:p>
      <w:pPr>
        <w:pStyle w:val="Heading2"/>
      </w:pPr>
      <w:r>
        <w:t xml:space="preserve">6.18 Examples borrowed from lab package PRs</w:t>
      </w:r>
    </w:p>
    <w:p>
      <w:pPr>
        <w:pStyle w:val="FirstParagraph"/>
      </w:pPr>
      <w:r>
        <w:t xml:space="preserve">In</w:t>
      </w:r>
      <w:r>
        <w:t xml:space="preserve"> </w:t>
      </w:r>
      <w:hyperlink r:id="rId186">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87">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88"/>
    <w:bookmarkStart w:id="192"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89">
        <w:r>
          <w:rPr>
            <w:rStyle w:val="Hyperlink"/>
          </w:rPr>
          <w:t xml:space="preserve">Decomposition (computer science)</w:t>
        </w:r>
      </w:hyperlink>
      <w:r>
        <w:t xml:space="preserve">,</w:t>
      </w:r>
      <w:r>
        <w:t xml:space="preserve"> </w:t>
      </w:r>
      <w:hyperlink r:id="rId190">
        <w:r>
          <w:rPr>
            <w:rStyle w:val="Hyperlink"/>
          </w:rPr>
          <w:t xml:space="preserve">Code refactoring</w:t>
        </w:r>
      </w:hyperlink>
      <w:r>
        <w:t xml:space="preserve">,</w:t>
      </w:r>
      <w:r>
        <w:t xml:space="preserve"> </w:t>
      </w:r>
      <w:r>
        <w:t xml:space="preserve">and</w:t>
      </w:r>
      <w:r>
        <w:t xml:space="preserve"> </w:t>
      </w:r>
      <w:hyperlink r:id="rId191">
        <w:r>
          <w:rPr>
            <w:rStyle w:val="Hyperlink"/>
          </w:rPr>
          <w:t xml:space="preserve">Functional decomposition</w:t>
        </w:r>
      </w:hyperlink>
      <w:r>
        <w:t xml:space="preserve">.</w:t>
      </w:r>
    </w:p>
    <w:bookmarkEnd w:id="192"/>
    <w:bookmarkStart w:id="198"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3"/>
        </w:numPr>
      </w:pPr>
      <w:hyperlink r:id="rId193">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3"/>
        </w:numPr>
      </w:pPr>
      <w:hyperlink r:id="rId194">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3"/>
        </w:numPr>
      </w:pPr>
      <w:hyperlink r:id="rId195">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96">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3"/>
        </w:numPr>
      </w:pPr>
      <w:hyperlink r:id="rId197">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4"/>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4"/>
        </w:numPr>
      </w:pPr>
      <w:r>
        <w:t xml:space="preserve">Prefer single-purpose functions with clear names and contracts.</w:t>
      </w:r>
    </w:p>
    <w:p>
      <w:pPr>
        <w:pStyle w:val="Compact"/>
        <w:numPr>
          <w:ilvl w:val="0"/>
          <w:numId w:val="1084"/>
        </w:numPr>
      </w:pPr>
      <w:r>
        <w:t xml:space="preserve">Watch decision complexity (branching and nesting), not only length.</w:t>
      </w:r>
    </w:p>
    <w:p>
      <w:pPr>
        <w:pStyle w:val="Compact"/>
        <w:numPr>
          <w:ilvl w:val="0"/>
          <w:numId w:val="1084"/>
        </w:numPr>
      </w:pPr>
      <w:r>
        <w:t xml:space="preserve">Decompose when the top-level story is hard to follow or hard to test.</w:t>
      </w:r>
    </w:p>
    <w:bookmarkEnd w:id="198"/>
    <w:bookmarkStart w:id="200"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9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7.11</w:t>
        </w:r>
      </w:hyperlink>
      <w:r>
        <w:rPr>
          <w:i/>
          <w:iCs/>
        </w:rPr>
        <w:t xml:space="preserve"> </w:t>
      </w:r>
      <w:r>
        <w:rPr>
          <w:i/>
          <w:iCs/>
        </w:rPr>
        <w:t xml:space="preserve">for code style guidelines on using the here package.</w:t>
      </w:r>
    </w:p>
    <w:bookmarkEnd w:id="200"/>
    <w:bookmarkStart w:id="205" w:name="readingsaving-data"/>
    <w:p>
      <w:pPr>
        <w:pStyle w:val="Heading2"/>
      </w:pPr>
      <w:r>
        <w:t xml:space="preserve">6.22 Reading/Saving Data</w:t>
      </w:r>
    </w:p>
    <w:bookmarkStart w:id="203"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03"/>
    <w:bookmarkStart w:id="204"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04"/>
    <w:bookmarkEnd w:id="205"/>
    <w:bookmarkStart w:id="211"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08"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0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07">
        <w:r>
          <w:rPr>
            <w:rStyle w:val="Hyperlink"/>
          </w:rPr>
          <w:t xml:space="preserve">here</w:t>
        </w:r>
      </w:hyperlink>
      <w:r>
        <w:t xml:space="preserve">.</w:t>
      </w:r>
    </w:p>
    <w:bookmarkEnd w:id="208"/>
    <w:bookmarkStart w:id="210" w:name="dropbox"/>
    <w:p>
      <w:pPr>
        <w:pStyle w:val="Heading3"/>
      </w:pPr>
      <w:r>
        <w:t xml:space="preserve">6.23.2 Dropbox</w:t>
      </w:r>
    </w:p>
    <w:p>
      <w:pPr>
        <w:pStyle w:val="FirstParagraph"/>
      </w:pPr>
      <w:r>
        <w:t xml:space="preserve">Follow the instructions at</w:t>
      </w:r>
      <w:r>
        <w:t xml:space="preserve"> </w:t>
      </w:r>
      <w:hyperlink r:id="rId20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10"/>
    <w:bookmarkEnd w:id="211"/>
    <w:bookmarkStart w:id="214"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1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1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14"/>
    <w:bookmarkStart w:id="235" w:name="core-tidyverse-packages"/>
    <w:p>
      <w:pPr>
        <w:pStyle w:val="Heading2"/>
      </w:pPr>
      <w:r>
        <w:t xml:space="preserve">6.25 Core Tidyverse Packages</w:t>
      </w:r>
    </w:p>
    <w:p>
      <w:pPr>
        <w:pStyle w:val="FirstParagraph"/>
      </w:pPr>
      <w:r>
        <w:t xml:space="preserve">The</w:t>
      </w:r>
      <w:r>
        <w:t xml:space="preserve"> </w:t>
      </w:r>
      <w:hyperlink r:id="rId21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17" w:name="sec-ggplot2"/>
    <w:p>
      <w:pPr>
        <w:pStyle w:val="Heading3"/>
      </w:pPr>
      <w:r>
        <w:t xml:space="preserve">6.25.1</w:t>
      </w:r>
      <w:r>
        <w:t xml:space="preserve"> </w:t>
      </w:r>
      <w:hyperlink r:id="rId216">
        <w:r>
          <w:rPr>
            <w:rStyle w:val="Hyperlink"/>
          </w:rPr>
          <w:t xml:space="preserve">ggplot2</w:t>
        </w:r>
      </w:hyperlink>
    </w:p>
    <w:p>
      <w:pPr>
        <w:pStyle w:val="FirstParagraph"/>
      </w:pPr>
      <w:hyperlink r:id="rId21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17"/>
    <w:bookmarkStart w:id="219" w:name="sec-dplyr"/>
    <w:p>
      <w:pPr>
        <w:pStyle w:val="Heading3"/>
      </w:pPr>
      <w:r>
        <w:t xml:space="preserve">6.25.2</w:t>
      </w:r>
      <w:r>
        <w:t xml:space="preserve"> </w:t>
      </w:r>
      <w:hyperlink r:id="rId218">
        <w:r>
          <w:rPr>
            <w:rStyle w:val="Hyperlink"/>
          </w:rPr>
          <w:t xml:space="preserve">dplyr</w:t>
        </w:r>
      </w:hyperlink>
    </w:p>
    <w:p>
      <w:pPr>
        <w:pStyle w:val="FirstParagraph"/>
      </w:pPr>
      <w:hyperlink r:id="rId21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19"/>
    <w:bookmarkStart w:id="222" w:name="sec-tidyr"/>
    <w:p>
      <w:pPr>
        <w:pStyle w:val="Heading3"/>
      </w:pPr>
      <w:r>
        <w:t xml:space="preserve">6.25.3</w:t>
      </w:r>
      <w:r>
        <w:t xml:space="preserve"> </w:t>
      </w:r>
      <w:hyperlink r:id="rId220">
        <w:r>
          <w:rPr>
            <w:rStyle w:val="Hyperlink"/>
          </w:rPr>
          <w:t xml:space="preserve">tidyr</w:t>
        </w:r>
      </w:hyperlink>
    </w:p>
    <w:p>
      <w:pPr>
        <w:pStyle w:val="FirstParagraph"/>
      </w:pPr>
      <w:hyperlink r:id="rId22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21" w:name="when-to-use-dplyr-vs-tidyr"/>
    <w:p>
      <w:pPr>
        <w:pStyle w:val="Heading4"/>
      </w:pPr>
      <w:r>
        <w:t xml:space="preserve">6.25.3.1 When to use dplyr vs tidyr</w:t>
      </w:r>
    </w:p>
    <w:p>
      <w:pPr>
        <w:pStyle w:val="FirstParagraph"/>
      </w:pPr>
      <w:r>
        <w:t xml:space="preserve">While both</w:t>
      </w:r>
      <w:r>
        <w:t xml:space="preserve"> </w:t>
      </w:r>
      <w:hyperlink r:id="rId218">
        <w:r>
          <w:rPr>
            <w:rStyle w:val="VerbatimChar"/>
          </w:rPr>
          <w:t xml:space="preserve">{dplyr}</w:t>
        </w:r>
      </w:hyperlink>
      <w:r>
        <w:t xml:space="preserve"> </w:t>
      </w:r>
      <w:r>
        <w:t xml:space="preserve">and</w:t>
      </w:r>
      <w:r>
        <w:t xml:space="preserve"> </w:t>
      </w:r>
      <w:hyperlink r:id="rId22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21"/>
    <w:bookmarkEnd w:id="222"/>
    <w:bookmarkStart w:id="224" w:name="sec-readr"/>
    <w:p>
      <w:pPr>
        <w:pStyle w:val="Heading3"/>
      </w:pPr>
      <w:r>
        <w:t xml:space="preserve">6.25.4</w:t>
      </w:r>
      <w:r>
        <w:t xml:space="preserve"> </w:t>
      </w:r>
      <w:hyperlink r:id="rId223">
        <w:r>
          <w:rPr>
            <w:rStyle w:val="Hyperlink"/>
          </w:rPr>
          <w:t xml:space="preserve">readr</w:t>
        </w:r>
      </w:hyperlink>
    </w:p>
    <w:p>
      <w:pPr>
        <w:pStyle w:val="FirstParagraph"/>
      </w:pPr>
      <w:hyperlink r:id="rId22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24"/>
    <w:bookmarkStart w:id="226" w:name="sec-purrr"/>
    <w:p>
      <w:pPr>
        <w:pStyle w:val="Heading3"/>
      </w:pPr>
      <w:r>
        <w:t xml:space="preserve">6.25.5</w:t>
      </w:r>
      <w:r>
        <w:t xml:space="preserve"> </w:t>
      </w:r>
      <w:hyperlink r:id="rId132">
        <w:r>
          <w:rPr>
            <w:rStyle w:val="Hyperlink"/>
          </w:rPr>
          <w:t xml:space="preserve">purrr</w:t>
        </w:r>
      </w:hyperlink>
    </w:p>
    <w:p>
      <w:pPr>
        <w:pStyle w:val="FirstParagraph"/>
      </w:pPr>
      <w:hyperlink r:id="rId132">
        <w:r>
          <w:rPr>
            <w:rStyle w:val="VerbatimChar"/>
          </w:rPr>
          <w:t xml:space="preserve">{purrr}</w:t>
        </w:r>
      </w:hyperlink>
      <w:r>
        <w:t xml:space="preserve"> </w:t>
      </w:r>
      <w:r>
        <w:t xml:space="preserve">enhances R’s</w:t>
      </w:r>
      <w:r>
        <w:t xml:space="preserve"> </w:t>
      </w:r>
      <w:hyperlink r:id="rId22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26"/>
    <w:bookmarkStart w:id="228" w:name="sec-tibble"/>
    <w:p>
      <w:pPr>
        <w:pStyle w:val="Heading3"/>
      </w:pPr>
      <w:r>
        <w:t xml:space="preserve">6.25.6</w:t>
      </w:r>
      <w:r>
        <w:t xml:space="preserve"> </w:t>
      </w:r>
      <w:hyperlink r:id="rId227">
        <w:r>
          <w:rPr>
            <w:rStyle w:val="Hyperlink"/>
          </w:rPr>
          <w:t xml:space="preserve">tibble</w:t>
        </w:r>
      </w:hyperlink>
    </w:p>
    <w:p>
      <w:pPr>
        <w:pStyle w:val="FirstParagraph"/>
      </w:pPr>
      <w:hyperlink r:id="rId22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28"/>
    <w:bookmarkStart w:id="230" w:name="sec-stringr"/>
    <w:p>
      <w:pPr>
        <w:pStyle w:val="Heading3"/>
      </w:pPr>
      <w:r>
        <w:t xml:space="preserve">6.25.7</w:t>
      </w:r>
      <w:r>
        <w:t xml:space="preserve"> </w:t>
      </w:r>
      <w:hyperlink r:id="rId229">
        <w:r>
          <w:rPr>
            <w:rStyle w:val="Hyperlink"/>
          </w:rPr>
          <w:t xml:space="preserve">stringr</w:t>
        </w:r>
      </w:hyperlink>
    </w:p>
    <w:p>
      <w:pPr>
        <w:pStyle w:val="FirstParagraph"/>
      </w:pPr>
      <w:hyperlink r:id="rId22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30"/>
    <w:bookmarkStart w:id="232" w:name="sec-forcats"/>
    <w:p>
      <w:pPr>
        <w:pStyle w:val="Heading3"/>
      </w:pPr>
      <w:r>
        <w:t xml:space="preserve">6.25.8</w:t>
      </w:r>
      <w:r>
        <w:t xml:space="preserve"> </w:t>
      </w:r>
      <w:hyperlink r:id="rId231">
        <w:r>
          <w:rPr>
            <w:rStyle w:val="Hyperlink"/>
          </w:rPr>
          <w:t xml:space="preserve">forcats</w:t>
        </w:r>
      </w:hyperlink>
    </w:p>
    <w:p>
      <w:pPr>
        <w:pStyle w:val="FirstParagraph"/>
      </w:pPr>
      <w:hyperlink r:id="rId231">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32"/>
    <w:bookmarkStart w:id="234" w:name="sec-lubridate"/>
    <w:p>
      <w:pPr>
        <w:pStyle w:val="Heading3"/>
      </w:pPr>
      <w:r>
        <w:t xml:space="preserve">6.25.9</w:t>
      </w:r>
      <w:r>
        <w:t xml:space="preserve"> </w:t>
      </w:r>
      <w:hyperlink r:id="rId233">
        <w:r>
          <w:rPr>
            <w:rStyle w:val="Hyperlink"/>
          </w:rPr>
          <w:t xml:space="preserve">lubridate</w:t>
        </w:r>
      </w:hyperlink>
    </w:p>
    <w:p>
      <w:pPr>
        <w:pStyle w:val="FirstParagraph"/>
      </w:pPr>
      <w:hyperlink r:id="rId233">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34"/>
    <w:bookmarkEnd w:id="235"/>
    <w:bookmarkStart w:id="237"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36">
        <w:r>
          <w:rPr>
            <w:rStyle w:val="Hyperlink"/>
          </w:rPr>
          <w:t xml:space="preserve">this document</w:t>
        </w:r>
      </w:hyperlink>
      <w:r>
        <w:t xml:space="preserve">.</w:t>
      </w:r>
    </w:p>
    <w:bookmarkEnd w:id="237"/>
    <w:bookmarkStart w:id="244"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6"/>
        </w:numPr>
      </w:pPr>
      <w:hyperlink r:id="rId238">
        <w:r>
          <w:rPr>
            <w:rStyle w:val="Hyperlink"/>
          </w:rPr>
          <w:t xml:space="preserve">Programming with dplyr</w:t>
        </w:r>
      </w:hyperlink>
      <w:r>
        <w:t xml:space="preserve"> </w:t>
      </w:r>
      <w:r>
        <w:t xml:space="preserve">(package vignette)</w:t>
      </w:r>
    </w:p>
    <w:p>
      <w:pPr>
        <w:pStyle w:val="Compact"/>
        <w:numPr>
          <w:ilvl w:val="0"/>
          <w:numId w:val="1086"/>
        </w:numPr>
      </w:pPr>
      <w:hyperlink r:id="rId239">
        <w:r>
          <w:rPr>
            <w:rStyle w:val="Hyperlink"/>
          </w:rPr>
          <w:t xml:space="preserve">Using dplyr in packages</w:t>
        </w:r>
      </w:hyperlink>
      <w:r>
        <w:t xml:space="preserve"> </w:t>
      </w:r>
      <w:r>
        <w:t xml:space="preserve">(package vignette)</w:t>
      </w:r>
    </w:p>
    <w:p>
      <w:pPr>
        <w:pStyle w:val="Compact"/>
        <w:numPr>
          <w:ilvl w:val="0"/>
          <w:numId w:val="1086"/>
        </w:numPr>
      </w:pPr>
      <w:hyperlink r:id="rId240">
        <w:r>
          <w:rPr>
            <w:rStyle w:val="Hyperlink"/>
          </w:rPr>
          <w:t xml:space="preserve">Tidy Eval in 5 Minutes</w:t>
        </w:r>
      </w:hyperlink>
      <w:r>
        <w:t xml:space="preserve"> </w:t>
      </w:r>
      <w:r>
        <w:t xml:space="preserve">(video)</w:t>
      </w:r>
    </w:p>
    <w:p>
      <w:pPr>
        <w:pStyle w:val="Compact"/>
        <w:numPr>
          <w:ilvl w:val="0"/>
          <w:numId w:val="1086"/>
        </w:numPr>
      </w:pPr>
      <w:hyperlink r:id="rId238">
        <w:r>
          <w:rPr>
            <w:rStyle w:val="Hyperlink"/>
          </w:rPr>
          <w:t xml:space="preserve">Tidy Evaluation</w:t>
        </w:r>
      </w:hyperlink>
      <w:r>
        <w:t xml:space="preserve"> </w:t>
      </w:r>
      <w:r>
        <w:t xml:space="preserve">(e-book)</w:t>
      </w:r>
    </w:p>
    <w:p>
      <w:pPr>
        <w:pStyle w:val="Compact"/>
        <w:numPr>
          <w:ilvl w:val="0"/>
          <w:numId w:val="1086"/>
        </w:numPr>
      </w:pPr>
      <w:hyperlink r:id="rId241">
        <w:r>
          <w:rPr>
            <w:rStyle w:val="Hyperlink"/>
          </w:rPr>
          <w:t xml:space="preserve">Evaluation</w:t>
        </w:r>
      </w:hyperlink>
      <w:r>
        <w:t xml:space="preserve"> </w:t>
      </w:r>
      <w:r>
        <w:t xml:space="preserve">(advanced details)</w:t>
      </w:r>
    </w:p>
    <w:p>
      <w:pPr>
        <w:pStyle w:val="Compact"/>
        <w:numPr>
          <w:ilvl w:val="0"/>
          <w:numId w:val="1086"/>
        </w:numPr>
      </w:pPr>
      <w:hyperlink r:id="rId242">
        <w:r>
          <w:rPr>
            <w:rStyle w:val="Hyperlink"/>
          </w:rPr>
          <w:t xml:space="preserve">Data Frame Columns as Arguments to Dplyr Functions</w:t>
        </w:r>
      </w:hyperlink>
      <w:r>
        <w:t xml:space="preserve"> </w:t>
      </w:r>
      <w:r>
        <w:t xml:space="preserve">(blog)</w:t>
      </w:r>
    </w:p>
    <w:p>
      <w:pPr>
        <w:pStyle w:val="Compact"/>
        <w:numPr>
          <w:ilvl w:val="0"/>
          <w:numId w:val="1086"/>
        </w:numPr>
      </w:pPr>
      <w:hyperlink r:id="rId24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7.10</w:t>
        </w:r>
      </w:hyperlink>
    </w:p>
    <w:bookmarkEnd w:id="244"/>
    <w:bookmarkStart w:id="247"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45">
        <w:r>
          <w:rPr>
            <w:rStyle w:val="Hyperlink"/>
          </w:rPr>
          <w:t xml:space="preserve">Feather package</w:t>
        </w:r>
      </w:hyperlink>
      <w:r>
        <w:t xml:space="preserve"> </w:t>
      </w:r>
      <w:r>
        <w:t xml:space="preserve">for exchanging data between the two languages</w:t>
      </w:r>
      <w:r>
        <w:t xml:space="preserve"> </w:t>
      </w:r>
      <w:hyperlink r:id="rId246">
        <w:r>
          <w:rPr>
            <w:rStyle w:val="Hyperlink"/>
          </w:rPr>
          <w:t xml:space="preserve">extremely quickly</w:t>
        </w:r>
      </w:hyperlink>
      <w:r>
        <w:t xml:space="preserve">.</w:t>
      </w:r>
    </w:p>
    <w:bookmarkEnd w:id="247"/>
    <w:bookmarkStart w:id="253"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48"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48"/>
    <w:bookmarkStart w:id="249"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49"/>
    <w:bookmarkStart w:id="252"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50"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50"/>
    <w:bookmarkStart w:id="251"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51"/>
    <w:bookmarkEnd w:id="252"/>
    <w:bookmarkEnd w:id="253"/>
    <w:bookmarkStart w:id="254"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54"/>
    <w:bookmarkStart w:id="260" w:name="constructing-pull-requests"/>
    <w:p>
      <w:pPr>
        <w:pStyle w:val="Heading2"/>
      </w:pPr>
      <w:r>
        <w:t xml:space="preserve">6.31 Constructing Pull Requests</w:t>
      </w:r>
    </w:p>
    <w:bookmarkStart w:id="255"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7"/>
        </w:numPr>
      </w:pPr>
      <w:r>
        <w:rPr>
          <w:b/>
          <w:bCs/>
        </w:rPr>
        <w:t xml:space="preserve">More thorough reviews</w:t>
      </w:r>
      <w:r>
        <w:t xml:space="preserve">: Large PRs with many changes can overwhelm reviewers, leading to important points being missed.</w:t>
      </w:r>
    </w:p>
    <w:p>
      <w:pPr>
        <w:pStyle w:val="Compact"/>
        <w:numPr>
          <w:ilvl w:val="0"/>
          <w:numId w:val="1087"/>
        </w:numPr>
      </w:pPr>
      <w:r>
        <w:rPr>
          <w:b/>
          <w:bCs/>
        </w:rPr>
        <w:t xml:space="preserve">Fewer bugs</w:t>
      </w:r>
      <w:r>
        <w:t xml:space="preserve">: Smaller changes make it easier to reason about impacts and identify potential issues.</w:t>
      </w:r>
    </w:p>
    <w:p>
      <w:pPr>
        <w:pStyle w:val="Compact"/>
        <w:numPr>
          <w:ilvl w:val="0"/>
          <w:numId w:val="1087"/>
        </w:numPr>
      </w:pPr>
      <w:r>
        <w:rPr>
          <w:b/>
          <w:bCs/>
        </w:rPr>
        <w:t xml:space="preserve">Easier to merge</w:t>
      </w:r>
      <w:r>
        <w:t xml:space="preserve">: Large PRs take longer and are more likely to have merge conflicts.</w:t>
      </w:r>
    </w:p>
    <w:p>
      <w:pPr>
        <w:pStyle w:val="Compact"/>
        <w:numPr>
          <w:ilvl w:val="0"/>
          <w:numId w:val="108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55"/>
    <w:bookmarkStart w:id="256"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8"/>
        </w:numPr>
      </w:pPr>
      <w:r>
        <w:t xml:space="preserve">“Fix bug”</w:t>
      </w:r>
    </w:p>
    <w:p>
      <w:pPr>
        <w:pStyle w:val="Compact"/>
        <w:numPr>
          <w:ilvl w:val="0"/>
          <w:numId w:val="1088"/>
        </w:numPr>
      </w:pPr>
      <w:r>
        <w:t xml:space="preserve">“Add patch”</w:t>
      </w:r>
    </w:p>
    <w:p>
      <w:pPr>
        <w:pStyle w:val="Compact"/>
        <w:numPr>
          <w:ilvl w:val="0"/>
          <w:numId w:val="1088"/>
        </w:numPr>
      </w:pPr>
      <w:r>
        <w:t xml:space="preserve">“Moving code from A to B”</w:t>
      </w:r>
    </w:p>
    <w:p>
      <w:pPr>
        <w:pStyle w:val="FirstParagraph"/>
      </w:pPr>
      <w:r>
        <w:t xml:space="preserve">Better titles that summarize the actual change:</w:t>
      </w:r>
    </w:p>
    <w:p>
      <w:pPr>
        <w:pStyle w:val="Compact"/>
        <w:numPr>
          <w:ilvl w:val="0"/>
          <w:numId w:val="1089"/>
        </w:numPr>
      </w:pPr>
      <w:r>
        <w:t xml:space="preserve">“Fix missing value handling in data processing function”</w:t>
      </w:r>
    </w:p>
    <w:p>
      <w:pPr>
        <w:pStyle w:val="Compact"/>
        <w:numPr>
          <w:ilvl w:val="0"/>
          <w:numId w:val="108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90"/>
        </w:numPr>
      </w:pPr>
      <w:r>
        <w:t xml:space="preserve">A brief description of the problem being solved</w:t>
      </w:r>
    </w:p>
    <w:p>
      <w:pPr>
        <w:pStyle w:val="Compact"/>
        <w:numPr>
          <w:ilvl w:val="0"/>
          <w:numId w:val="109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90"/>
        </w:numPr>
      </w:pPr>
      <w:r>
        <w:t xml:space="preserve">A before/after example showing changed behavior</w:t>
      </w:r>
    </w:p>
    <w:p>
      <w:pPr>
        <w:pStyle w:val="Compact"/>
        <w:numPr>
          <w:ilvl w:val="0"/>
          <w:numId w:val="1090"/>
        </w:numPr>
      </w:pPr>
      <w:r>
        <w:t xml:space="preserve">Possible shortcomings of the approach being used</w:t>
      </w:r>
    </w:p>
    <w:p>
      <w:pPr>
        <w:pStyle w:val="Compact"/>
        <w:numPr>
          <w:ilvl w:val="0"/>
          <w:numId w:val="1090"/>
        </w:numPr>
      </w:pPr>
      <w:r>
        <w:t xml:space="preserve">For complex PRs, a suggested reading order for the reviewer</w:t>
      </w:r>
    </w:p>
    <w:p>
      <w:pPr>
        <w:pStyle w:val="Compact"/>
        <w:numPr>
          <w:ilvl w:val="0"/>
          <w:numId w:val="109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56"/>
    <w:bookmarkStart w:id="257"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91"/>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91"/>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91"/>
        </w:numPr>
      </w:pPr>
      <w:r>
        <w:rPr>
          <w:b/>
          <w:bCs/>
        </w:rPr>
        <w:t xml:space="preserve">Dependency updates</w:t>
      </w:r>
      <w:r>
        <w:t xml:space="preserve">: Explain why you’re updating and what benefits or fixes it brings.</w:t>
      </w:r>
    </w:p>
    <w:p>
      <w:pPr>
        <w:pStyle w:val="Compact"/>
        <w:numPr>
          <w:ilvl w:val="0"/>
          <w:numId w:val="1091"/>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57"/>
    <w:bookmarkStart w:id="258"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58"/>
    <w:bookmarkStart w:id="259"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59"/>
    <w:bookmarkEnd w:id="260"/>
    <w:bookmarkStart w:id="278" w:name="reviewing-pull-requests"/>
    <w:p>
      <w:pPr>
        <w:pStyle w:val="Heading2"/>
      </w:pPr>
      <w:r>
        <w:t xml:space="preserve">6.32 Reviewing Pull Requests</w:t>
      </w:r>
    </w:p>
    <w:bookmarkStart w:id="261"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61"/>
    <w:bookmarkStart w:id="264"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2"/>
        </w:numPr>
      </w:pPr>
      <w:r>
        <w:rPr>
          <w:b/>
          <w:bCs/>
        </w:rPr>
        <w:t xml:space="preserve">General bookmark</w:t>
      </w:r>
      <w:r>
        <w:t xml:space="preserve">:</w:t>
      </w:r>
      <w:r>
        <w:t xml:space="preserve"> </w:t>
      </w:r>
      <w:hyperlink r:id="rId262">
        <w:r>
          <w:rPr>
            <w:rStyle w:val="Hyperlink"/>
          </w:rPr>
          <w:t xml:space="preserve">https://github.com/pulls/review-requested</w:t>
        </w:r>
      </w:hyperlink>
      <w:r>
        <w:t xml:space="preserve"> </w:t>
      </w:r>
      <w:r>
        <w:t xml:space="preserve">shows all PRs across GitHub where you’ve been requested as a reviewer</w:t>
      </w:r>
    </w:p>
    <w:p>
      <w:pPr>
        <w:numPr>
          <w:ilvl w:val="0"/>
          <w:numId w:val="1092"/>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6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64"/>
    <w:bookmarkStart w:id="265"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3"/>
        </w:numPr>
      </w:pPr>
      <w:r>
        <w:t xml:space="preserve">Comment on the</w:t>
      </w:r>
      <w:r>
        <w:t xml:space="preserve"> </w:t>
      </w:r>
      <w:r>
        <w:rPr>
          <w:b/>
          <w:bCs/>
        </w:rPr>
        <w:t xml:space="preserve">code</w:t>
      </w:r>
      <w:r>
        <w:t xml:space="preserve">, not the author</w:t>
      </w:r>
    </w:p>
    <w:p>
      <w:pPr>
        <w:pStyle w:val="Compact"/>
        <w:numPr>
          <w:ilvl w:val="0"/>
          <w:numId w:val="1093"/>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3"/>
        </w:numPr>
      </w:pPr>
      <w:r>
        <w:t xml:space="preserve">Balance pointing out problems with providing guidance (help authors learn while being constructive)</w:t>
      </w:r>
    </w:p>
    <w:p>
      <w:pPr>
        <w:pStyle w:val="Compact"/>
        <w:numPr>
          <w:ilvl w:val="0"/>
          <w:numId w:val="1093"/>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65"/>
    <w:bookmarkStart w:id="266"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4"/>
        </w:numPr>
      </w:pPr>
      <w:r>
        <w:t xml:space="preserve">Leave comments that help authors learn something new</w:t>
      </w:r>
    </w:p>
    <w:p>
      <w:pPr>
        <w:pStyle w:val="Compact"/>
        <w:numPr>
          <w:ilvl w:val="0"/>
          <w:numId w:val="1094"/>
        </w:numPr>
      </w:pPr>
      <w:r>
        <w:t xml:space="preserve">Link to relevant sections of style guides or best practices documentation</w:t>
      </w:r>
    </w:p>
    <w:p>
      <w:pPr>
        <w:pStyle w:val="Compact"/>
        <w:numPr>
          <w:ilvl w:val="0"/>
          <w:numId w:val="1094"/>
        </w:numPr>
      </w:pPr>
      <w:r>
        <w:t xml:space="preserve">Consider pair programming for complex reviews—live review sessions can be very effective for teaching</w:t>
      </w:r>
    </w:p>
    <w:bookmarkEnd w:id="266"/>
    <w:bookmarkStart w:id="271"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70" w:name="fig-github-suggestion-feature"/>
          <w:p>
            <w:pPr>
              <w:pStyle w:val="Compact"/>
              <w:jc w:val="center"/>
            </w:pPr>
            <w:r>
              <w:drawing>
                <wp:inline>
                  <wp:extent cx="5334000" cy="1989605"/>
                  <wp:effectExtent b="0" l="0" r="0" t="0"/>
                  <wp:docPr descr="" title="" id="268" name="Picture"/>
                  <a:graphic>
                    <a:graphicData uri="http://schemas.openxmlformats.org/drawingml/2006/picture">
                      <pic:pic>
                        <pic:nvPicPr>
                          <pic:cNvPr descr="assets/images/github-suggestion-feature.png" id="269" name="Picture"/>
                          <pic:cNvPicPr>
                            <a:picLocks noChangeArrowheads="1" noChangeAspect="1"/>
                          </pic:cNvPicPr>
                        </pic:nvPicPr>
                        <pic:blipFill>
                          <a:blip r:embed="rId26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70"/>
        </w:tc>
      </w:tr>
    </w:tbl>
    <w:bookmarkEnd w:id="271"/>
    <w:bookmarkStart w:id="276"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5">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5"/>
        </w:numPr>
      </w:pPr>
      <w:r>
        <w:t xml:space="preserve">They are auto-generated and should never be manually edited</w:t>
      </w:r>
    </w:p>
    <w:p>
      <w:pPr>
        <w:pStyle w:val="Compact"/>
        <w:numPr>
          <w:ilvl w:val="0"/>
          <w:numId w:val="1095"/>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5"/>
        </w:numPr>
      </w:pPr>
      <w:r>
        <w:t xml:space="preserve">Reviewing the source roxygen2 comments is more informative and efficient</w:t>
      </w:r>
    </w:p>
    <w:p>
      <w:pPr>
        <w:pStyle w:val="Compact"/>
        <w:numPr>
          <w:ilvl w:val="0"/>
          <w:numId w:val="1095"/>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75" w:name="fig-preview-comment"/>
          <w:p>
            <w:pPr>
              <w:pStyle w:val="Compact"/>
              <w:jc w:val="center"/>
            </w:pPr>
            <w:r>
              <w:drawing>
                <wp:inline>
                  <wp:extent cx="5334000" cy="1333500"/>
                  <wp:effectExtent b="0" l="0" r="0" t="0"/>
                  <wp:docPr descr="" title="" id="273" name="Picture"/>
                  <a:graphic>
                    <a:graphicData uri="http://schemas.openxmlformats.org/drawingml/2006/picture">
                      <pic:pic>
                        <pic:nvPicPr>
                          <pic:cNvPr descr="assets/images/quarto-preview-comment.png" id="274" name="Picture"/>
                          <pic:cNvPicPr>
                            <a:picLocks noChangeArrowheads="1" noChangeAspect="1"/>
                          </pic:cNvPicPr>
                        </pic:nvPicPr>
                        <pic:blipFill>
                          <a:blip r:embed="rId27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7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76"/>
    <w:bookmarkStart w:id="277"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6"/>
        </w:numPr>
      </w:pPr>
      <w:r>
        <w:rPr>
          <w:b/>
          <w:bCs/>
        </w:rPr>
        <w:t xml:space="preserve">You must manually approve GitHub Actions workflows</w:t>
      </w:r>
      <w:r>
        <w:t xml:space="preserve"> </w:t>
      </w:r>
      <w:r>
        <w:t xml:space="preserve">for Copilot PRs</w:t>
      </w:r>
    </w:p>
    <w:p>
      <w:pPr>
        <w:pStyle w:val="Compact"/>
        <w:numPr>
          <w:ilvl w:val="0"/>
          <w:numId w:val="1096"/>
        </w:numPr>
      </w:pPr>
      <w:r>
        <w:t xml:space="preserve">This is a security measure because Copilot can modify any file, including workflow files themselves</w:t>
      </w:r>
    </w:p>
    <w:p>
      <w:pPr>
        <w:pStyle w:val="Compact"/>
        <w:numPr>
          <w:ilvl w:val="0"/>
          <w:numId w:val="1096"/>
        </w:numPr>
      </w:pPr>
      <w:r>
        <w:t xml:space="preserve">Click the approval button in the Actions tab or on the PR to trigger workflows</w:t>
      </w:r>
    </w:p>
    <w:p>
      <w:pPr>
        <w:pStyle w:val="Compact"/>
        <w:numPr>
          <w:ilvl w:val="0"/>
          <w:numId w:val="1096"/>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7"/>
        </w:numPr>
      </w:pPr>
      <w:r>
        <w:rPr>
          <w:b/>
          <w:bCs/>
        </w:rPr>
        <w:t xml:space="preserve">Verify the solution addresses the issue</w:t>
      </w:r>
      <w:r>
        <w:t xml:space="preserve">: Ensure Copilot understood the requirements correctly</w:t>
      </w:r>
    </w:p>
    <w:p>
      <w:pPr>
        <w:pStyle w:val="Compact"/>
        <w:numPr>
          <w:ilvl w:val="0"/>
          <w:numId w:val="1097"/>
        </w:numPr>
      </w:pPr>
      <w:r>
        <w:rPr>
          <w:b/>
          <w:bCs/>
        </w:rPr>
        <w:t xml:space="preserve">Check for over-engineering</w:t>
      </w:r>
      <w:r>
        <w:t xml:space="preserve">: Copilot may sometimes add unnecessary complexity or features beyond what was requested</w:t>
      </w:r>
    </w:p>
    <w:p>
      <w:pPr>
        <w:pStyle w:val="Compact"/>
        <w:numPr>
          <w:ilvl w:val="0"/>
          <w:numId w:val="1097"/>
        </w:numPr>
      </w:pPr>
      <w:r>
        <w:rPr>
          <w:b/>
          <w:bCs/>
        </w:rPr>
        <w:t xml:space="preserve">Review test coverage</w:t>
      </w:r>
      <w:r>
        <w:t xml:space="preserve">: Verify that tests are appropriate and comprehensive</w:t>
      </w:r>
    </w:p>
    <w:p>
      <w:pPr>
        <w:pStyle w:val="Compact"/>
        <w:numPr>
          <w:ilvl w:val="0"/>
          <w:numId w:val="1097"/>
        </w:numPr>
      </w:pPr>
      <w:r>
        <w:rPr>
          <w:b/>
          <w:bCs/>
        </w:rPr>
        <w:t xml:space="preserve">Check documentation</w:t>
      </w:r>
      <w:r>
        <w:t xml:space="preserve">: Ensure documentation is clear and follows project conventions</w:t>
      </w:r>
    </w:p>
    <w:p>
      <w:pPr>
        <w:pStyle w:val="Compact"/>
        <w:numPr>
          <w:ilvl w:val="0"/>
          <w:numId w:val="1097"/>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8"/>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8"/>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9"/>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9"/>
        </w:numPr>
      </w:pPr>
      <w:r>
        <w:rPr>
          <w:b/>
          <w:bCs/>
        </w:rPr>
        <w:t xml:space="preserve">Review incrementally</w:t>
      </w:r>
      <w:r>
        <w:t xml:space="preserve">: If a Copilot PR is large, review it in stages as the agent updates it rather than waiting until the end</w:t>
      </w:r>
    </w:p>
    <w:p>
      <w:pPr>
        <w:pStyle w:val="Compact"/>
        <w:numPr>
          <w:ilvl w:val="0"/>
          <w:numId w:val="1099"/>
        </w:numPr>
      </w:pPr>
      <w:r>
        <w:rPr>
          <w:b/>
          <w:bCs/>
        </w:rPr>
        <w:t xml:space="preserve">Trust but verify</w:t>
      </w:r>
      <w:r>
        <w:t xml:space="preserve">: Copilot is a powerful tool, but human review is essential for catching issues and ensuring quality</w:t>
      </w:r>
    </w:p>
    <w:bookmarkEnd w:id="277"/>
    <w:bookmarkEnd w:id="278"/>
    <w:bookmarkStart w:id="279"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100"/>
        </w:numPr>
      </w:pPr>
      <w:r>
        <w:t xml:space="preserve">On GitHub, navigate to the main page of the repository.</w:t>
      </w:r>
    </w:p>
    <w:p>
      <w:pPr>
        <w:pStyle w:val="Compact"/>
        <w:numPr>
          <w:ilvl w:val="0"/>
          <w:numId w:val="1100"/>
        </w:numPr>
      </w:pPr>
      <w:r>
        <w:t xml:space="preserve">Above the file list, click</w:t>
      </w:r>
      <w:r>
        <w:t xml:space="preserve"> </w:t>
      </w:r>
      <w:r>
        <w:rPr>
          <w:rStyle w:val="VerbatimChar"/>
        </w:rPr>
        <w:t xml:space="preserve">Create new file</w:t>
      </w:r>
      <w:r>
        <w:t xml:space="preserve">.</w:t>
      </w:r>
    </w:p>
    <w:p>
      <w:pPr>
        <w:pStyle w:val="Compact"/>
        <w:numPr>
          <w:ilvl w:val="0"/>
          <w:numId w:val="110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10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10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79"/>
    <w:bookmarkStart w:id="282"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2"/>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2"/>
        </w:numPr>
      </w:pPr>
      <w:r>
        <w:t xml:space="preserve">Is</w:t>
      </w:r>
      <w:r>
        <w:t xml:space="preserve"> </w:t>
      </w:r>
      <w:r>
        <w:rPr>
          <w:b/>
          <w:bCs/>
        </w:rPr>
        <w:t xml:space="preserve">minimal</w:t>
      </w:r>
      <w:r>
        <w:t xml:space="preserve">: Strips away everything not directly related to your problem</w:t>
      </w:r>
    </w:p>
    <w:p>
      <w:pPr>
        <w:pStyle w:val="Compact"/>
        <w:numPr>
          <w:ilvl w:val="0"/>
          <w:numId w:val="1102"/>
        </w:numPr>
      </w:pPr>
      <w:r>
        <w:t xml:space="preserve">Uses small, simple example data (often built-in datasets)</w:t>
      </w:r>
    </w:p>
    <w:p>
      <w:pPr>
        <w:pStyle w:val="FirstParagraph"/>
      </w:pPr>
      <w:r>
        <w:rPr>
          <w:b/>
          <w:bCs/>
        </w:rPr>
        <w:t xml:space="preserve">Why create a reprex:</w:t>
      </w:r>
    </w:p>
    <w:p>
      <w:pPr>
        <w:pStyle w:val="Compact"/>
        <w:numPr>
          <w:ilvl w:val="0"/>
          <w:numId w:val="1103"/>
        </w:numPr>
      </w:pPr>
      <w:r>
        <w:t xml:space="preserve">80% of the time, creating a reprex helps you discover the solution yourself</w:t>
      </w:r>
    </w:p>
    <w:p>
      <w:pPr>
        <w:pStyle w:val="Compact"/>
        <w:numPr>
          <w:ilvl w:val="0"/>
          <w:numId w:val="1103"/>
        </w:numPr>
      </w:pPr>
      <w:r>
        <w:t xml:space="preserve">20% of the time, you’ll have a clear example that makes it easy for others to help you</w:t>
      </w:r>
    </w:p>
    <w:p>
      <w:pPr>
        <w:pStyle w:val="Compact"/>
        <w:numPr>
          <w:ilvl w:val="0"/>
          <w:numId w:val="1103"/>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4"/>
        </w:numPr>
      </w:pPr>
      <w:hyperlink r:id="rId280">
        <w:r>
          <w:rPr>
            <w:rStyle w:val="VerbatimChar"/>
          </w:rPr>
          <w:t xml:space="preserve">{reprex}</w:t>
        </w:r>
      </w:hyperlink>
      <w:r>
        <w:t xml:space="preserve"> </w:t>
      </w:r>
      <w:r>
        <w:t xml:space="preserve">package: Automates creation of reproducible examples</w:t>
      </w:r>
    </w:p>
    <w:p>
      <w:pPr>
        <w:pStyle w:val="Compact"/>
        <w:numPr>
          <w:ilvl w:val="0"/>
          <w:numId w:val="1104"/>
        </w:numPr>
      </w:pPr>
      <w:hyperlink r:id="rId281">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82"/>
    <w:bookmarkStart w:id="288" w:name="sec-r-resources"/>
    <w:p>
      <w:pPr>
        <w:pStyle w:val="Heading2"/>
      </w:pPr>
      <w:r>
        <w:t xml:space="preserve">6.35 Additional Resources</w:t>
      </w:r>
    </w:p>
    <w:bookmarkStart w:id="283" w:name="r-package-development"/>
    <w:p>
      <w:pPr>
        <w:pStyle w:val="Heading3"/>
      </w:pPr>
      <w:r>
        <w:t xml:space="preserve">6.35.1 R Package Development</w:t>
      </w:r>
    </w:p>
    <w:p>
      <w:pPr>
        <w:pStyle w:val="Compact"/>
        <w:numPr>
          <w:ilvl w:val="0"/>
          <w:numId w:val="110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5"/>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5"/>
        </w:numPr>
      </w:pPr>
      <w:hyperlink r:id="rId93">
        <w:r>
          <w:rPr>
            <w:rStyle w:val="Hyperlink"/>
          </w:rPr>
          <w:t xml:space="preserve">usethis documentation</w:t>
        </w:r>
      </w:hyperlink>
      <w:r>
        <w:t xml:space="preserve"> </w:t>
      </w:r>
      <w:r>
        <w:t xml:space="preserve">- workflow automation for R projects</w:t>
      </w:r>
    </w:p>
    <w:p>
      <w:pPr>
        <w:pStyle w:val="Compact"/>
        <w:numPr>
          <w:ilvl w:val="0"/>
          <w:numId w:val="1105"/>
        </w:numPr>
      </w:pPr>
      <w:hyperlink r:id="rId94">
        <w:r>
          <w:rPr>
            <w:rStyle w:val="Hyperlink"/>
          </w:rPr>
          <w:t xml:space="preserve">devtools documentation</w:t>
        </w:r>
      </w:hyperlink>
      <w:r>
        <w:t xml:space="preserve"> </w:t>
      </w:r>
      <w:r>
        <w:t xml:space="preserve">- essential development tools</w:t>
      </w:r>
    </w:p>
    <w:p>
      <w:pPr>
        <w:pStyle w:val="Compact"/>
        <w:numPr>
          <w:ilvl w:val="0"/>
          <w:numId w:val="1105"/>
        </w:numPr>
      </w:pPr>
      <w:hyperlink r:id="rId81">
        <w:r>
          <w:rPr>
            <w:rStyle w:val="Hyperlink"/>
          </w:rPr>
          <w:t xml:space="preserve">pkgdown documentation</w:t>
        </w:r>
      </w:hyperlink>
      <w:r>
        <w:t xml:space="preserve"> </w:t>
      </w:r>
      <w:r>
        <w:t xml:space="preserve">- create package websites</w:t>
      </w:r>
    </w:p>
    <w:p>
      <w:pPr>
        <w:pStyle w:val="Compact"/>
        <w:numPr>
          <w:ilvl w:val="0"/>
          <w:numId w:val="1105"/>
        </w:numPr>
      </w:pPr>
      <w:hyperlink r:id="rId96">
        <w:r>
          <w:rPr>
            <w:rStyle w:val="Hyperlink"/>
          </w:rPr>
          <w:t xml:space="preserve">testthat documentation</w:t>
        </w:r>
      </w:hyperlink>
      <w:r>
        <w:t xml:space="preserve"> </w:t>
      </w:r>
      <w:r>
        <w:t xml:space="preserve">- unit testing framework</w:t>
      </w:r>
    </w:p>
    <w:bookmarkEnd w:id="283"/>
    <w:bookmarkStart w:id="284" w:name="general-r-programming"/>
    <w:p>
      <w:pPr>
        <w:pStyle w:val="Heading3"/>
      </w:pPr>
      <w:r>
        <w:t xml:space="preserve">6.35.2 General R Programming</w:t>
      </w:r>
    </w:p>
    <w:p>
      <w:pPr>
        <w:pStyle w:val="Compact"/>
        <w:numPr>
          <w:ilvl w:val="0"/>
          <w:numId w:val="110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6"/>
        </w:numPr>
      </w:pPr>
      <w:r>
        <w:t xml:space="preserve">Advanced R</w:t>
      </w:r>
      <w:r>
        <w:t xml:space="preserve"> </w:t>
      </w:r>
      <w:r>
        <w:t xml:space="preserve">(Wickham 2019)</w:t>
      </w:r>
      <w:r>
        <w:t xml:space="preserve"> </w:t>
      </w:r>
      <w:r>
        <w:t xml:space="preserve">- deep dive into R programming and internals</w:t>
      </w:r>
    </w:p>
    <w:bookmarkEnd w:id="284"/>
    <w:bookmarkStart w:id="285" w:name="shiny-development"/>
    <w:p>
      <w:pPr>
        <w:pStyle w:val="Heading3"/>
      </w:pPr>
      <w:r>
        <w:t xml:space="preserve">6.35.3 Shiny Development</w:t>
      </w:r>
    </w:p>
    <w:p>
      <w:pPr>
        <w:pStyle w:val="Compact"/>
        <w:numPr>
          <w:ilvl w:val="0"/>
          <w:numId w:val="11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7"/>
        </w:numPr>
      </w:pPr>
      <w:r>
        <w:t xml:space="preserve">Engineering Production-Grade Shiny Apps</w:t>
      </w:r>
      <w:r>
        <w:t xml:space="preserve"> </w:t>
      </w:r>
      <w:r>
        <w:t xml:space="preserve">(Fay et al. 2021)</w:t>
      </w:r>
      <w:r>
        <w:t xml:space="preserve"> </w:t>
      </w:r>
      <w:r>
        <w:t xml:space="preserve">- best practices for production Shiny applications</w:t>
      </w:r>
    </w:p>
    <w:bookmarkEnd w:id="285"/>
    <w:bookmarkStart w:id="287" w:name="git-and-version-control"/>
    <w:p>
      <w:pPr>
        <w:pStyle w:val="Heading3"/>
      </w:pPr>
      <w:r>
        <w:t xml:space="preserve">6.35.4 Git and Version Control</w:t>
      </w:r>
    </w:p>
    <w:p>
      <w:pPr>
        <w:pStyle w:val="Compact"/>
        <w:numPr>
          <w:ilvl w:val="0"/>
          <w:numId w:val="1108"/>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8"/>
        </w:numPr>
      </w:pPr>
      <w:hyperlink r:id="rId286">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87"/>
    <w:bookmarkEnd w:id="288"/>
    <w:bookmarkEnd w:id="289"/>
    <w:bookmarkStart w:id="352" w:name="sec-r-code-style"/>
    <w:p>
      <w:pPr>
        <w:pStyle w:val="Heading1"/>
      </w:pPr>
      <w:r>
        <w:t xml:space="preserve">7. R Code Style</w:t>
      </w:r>
    </w:p>
    <w:p>
      <w:pPr>
        <w:pStyle w:val="FirstParagraph"/>
      </w:pPr>
      <w:r>
        <w:t xml:space="preserve">Adapted by UCD-SeRG team from</w:t>
      </w:r>
      <w:r>
        <w:t xml:space="preserve"> </w:t>
      </w:r>
      <w:hyperlink r:id="rId290">
        <w:r>
          <w:rPr>
            <w:rStyle w:val="Hyperlink"/>
          </w:rPr>
          <w:t xml:space="preserve">original by Kunal Mishra, Jade Benjamin-Chung, and Stephanie Djajadi</w:t>
        </w:r>
      </w:hyperlink>
    </w:p>
    <w:p>
      <w:pPr>
        <w:pStyle w:val="BodyText"/>
      </w:pPr>
      <w:r>
        <w:t xml:space="preserve">Follow these code style guidelines for all R code:</w:t>
      </w:r>
    </w:p>
    <w:bookmarkStart w:id="295" w:name="general-principles"/>
    <w:p>
      <w:pPr>
        <w:pStyle w:val="Heading2"/>
      </w:pPr>
      <w:r>
        <w:t xml:space="preserve">7.1 General Principles</w:t>
      </w:r>
    </w:p>
    <w:p>
      <w:pPr>
        <w:pStyle w:val="FirstParagraph"/>
      </w:pPr>
      <w:r>
        <w:t xml:space="preserve">Our lab follows the</w:t>
      </w:r>
      <w:r>
        <w:t xml:space="preserve"> </w:t>
      </w:r>
      <w:hyperlink r:id="rId291">
        <w:r>
          <w:rPr>
            <w:rStyle w:val="Hyperlink"/>
          </w:rPr>
          <w:t xml:space="preserve">Google R Style Guide</w:t>
        </w:r>
      </w:hyperlink>
      <w:r>
        <w:t xml:space="preserve">,</w:t>
      </w:r>
      <w:r>
        <w:t xml:space="preserve"> </w:t>
      </w:r>
      <w:r>
        <w:t xml:space="preserve">which in turn mostly follows the</w:t>
      </w:r>
      <w:r>
        <w:t xml:space="preserve"> </w:t>
      </w:r>
      <w:hyperlink r:id="rId29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9"/>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9"/>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9"/>
        </w:numPr>
      </w:pPr>
      <w:r>
        <w:rPr>
          <w:b/>
          <w:bCs/>
        </w:rPr>
        <w:t xml:space="preserve">Write tidy code</w:t>
      </w:r>
      <w:r>
        <w:t xml:space="preserve">: Keep code clean, readable, and well-organized</w:t>
      </w:r>
    </w:p>
    <w:p>
      <w:pPr>
        <w:numPr>
          <w:ilvl w:val="0"/>
          <w:numId w:val="1109"/>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9"/>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93">
        <w:r>
          <w:rPr>
            <w:rStyle w:val="Hyperlink"/>
          </w:rPr>
          <w:t xml:space="preserve">tidyverse design principles</w:t>
        </w:r>
      </w:hyperlink>
      <w:r>
        <w:t xml:space="preserve"> </w:t>
      </w:r>
      <w:r>
        <w:t xml:space="preserve">for more details.</w:t>
      </w:r>
    </w:p>
    <w:p>
      <w:pPr>
        <w:numPr>
          <w:ilvl w:val="0"/>
          <w:numId w:val="110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9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7.13</w:t>
        </w:r>
      </w:hyperlink>
      <w:r>
        <w:t xml:space="preserve"> </w:t>
      </w:r>
      <w:r>
        <w:t xml:space="preserve">for details on automated style checking.</w:t>
      </w:r>
    </w:p>
    <w:bookmarkEnd w:id="295"/>
    <w:bookmarkStart w:id="298"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97" w:name="explicit-return-statements"/>
    <w:p>
      <w:pPr>
        <w:pStyle w:val="Heading3"/>
      </w:pPr>
      <w:r>
        <w:t xml:space="preserve">7.2.1 Explicit Return Statements</w:t>
      </w:r>
    </w:p>
    <w:p>
      <w:pPr>
        <w:pStyle w:val="FirstParagraph"/>
      </w:pPr>
      <w:r>
        <w:t xml:space="preserve">Following the</w:t>
      </w:r>
      <w:r>
        <w:t xml:space="preserve"> </w:t>
      </w:r>
      <w:hyperlink r:id="rId296">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97"/>
    <w:bookmarkEnd w:id="298"/>
    <w:bookmarkStart w:id="299"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10"/>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10"/>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299"/>
    <w:bookmarkStart w:id="300" w:name="sec-construct-inputs"/>
    <w:p>
      <w:pPr>
        <w:pStyle w:val="Heading2"/>
      </w:pPr>
      <w:r>
        <w:t xml:space="preserve">7.4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00"/>
    <w:bookmarkStart w:id="303" w:name="comments"/>
    <w:p>
      <w:pPr>
        <w:pStyle w:val="Heading2"/>
      </w:pPr>
      <w:r>
        <w:t xml:space="preserve">7.5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1"/>
        </w:numPr>
      </w:pPr>
      <w:r>
        <w:t xml:space="preserve">source your config =&gt;</w:t>
      </w:r>
    </w:p>
    <w:p>
      <w:pPr>
        <w:pStyle w:val="Compact"/>
        <w:numPr>
          <w:ilvl w:val="0"/>
          <w:numId w:val="1111"/>
        </w:numPr>
      </w:pPr>
      <w:r>
        <w:t xml:space="preserve">load all your data =&gt;</w:t>
      </w:r>
    </w:p>
    <w:p>
      <w:pPr>
        <w:pStyle w:val="Compact"/>
        <w:numPr>
          <w:ilvl w:val="0"/>
          <w:numId w:val="111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6">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1" name="Picture"/>
                  <a:graphic>
                    <a:graphicData uri="http://schemas.openxmlformats.org/drawingml/2006/picture">
                      <pic:pic>
                        <pic:nvPicPr>
                          <pic:cNvPr descr="/opt/quarto/share/formats/docx/note.png" id="302"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303"/>
    <w:bookmarkStart w:id="308" w:name="line-breaks-and-formatting"/>
    <w:p>
      <w:pPr>
        <w:pStyle w:val="Heading2"/>
      </w:pPr>
      <w:r>
        <w:t xml:space="preserve">7.6 Line Breaks and Formatting</w:t>
      </w:r>
    </w:p>
    <w:bookmarkStart w:id="304" w:name="blank-lines-before-lists"/>
    <w:p>
      <w:pPr>
        <w:pStyle w:val="Heading3"/>
      </w:pPr>
      <w:r>
        <w:t xml:space="preserve">7.6.1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304"/>
    <w:bookmarkStart w:id="306" w:name="sec-semantic-line-breaks"/>
    <w:p>
      <w:pPr>
        <w:pStyle w:val="Heading3"/>
      </w:pPr>
      <w:r>
        <w:t xml:space="preserve">7.6.2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305">
        <w:r>
          <w:rPr>
            <w:rStyle w:val="Hyperlink"/>
          </w:rPr>
          <w:t xml:space="preserve">semantic line breaks</w:t>
        </w:r>
      </w:hyperlink>
      <w:r>
        <w:t xml:space="preserve">.</w:t>
      </w:r>
    </w:p>
    <w:p>
      <w:pPr>
        <w:pStyle w:val="BodyText"/>
      </w:pPr>
      <w:r>
        <w:rPr>
          <w:b/>
          <w:bCs/>
        </w:rPr>
        <w:t xml:space="preserve">Guidelines:</w:t>
      </w:r>
    </w:p>
    <w:p>
      <w:pPr>
        <w:pStyle w:val="Compact"/>
        <w:numPr>
          <w:ilvl w:val="0"/>
          <w:numId w:val="1113"/>
        </w:numPr>
      </w:pPr>
      <w:r>
        <w:t xml:space="preserve">Break after complete sentences (at periods)</w:t>
      </w:r>
    </w:p>
    <w:p>
      <w:pPr>
        <w:pStyle w:val="Compact"/>
        <w:numPr>
          <w:ilvl w:val="0"/>
          <w:numId w:val="1113"/>
        </w:numPr>
      </w:pPr>
      <w:r>
        <w:t xml:space="preserve">Break after long phrases or clauses (at commas or conjunctions)</w:t>
      </w:r>
    </w:p>
    <w:p>
      <w:pPr>
        <w:pStyle w:val="Compact"/>
        <w:numPr>
          <w:ilvl w:val="0"/>
          <w:numId w:val="1113"/>
        </w:numPr>
      </w:pPr>
      <w:r>
        <w:t xml:space="preserve">Aim for lines under 80 characters</w:t>
      </w:r>
    </w:p>
    <w:p>
      <w:pPr>
        <w:pStyle w:val="Compact"/>
        <w:numPr>
          <w:ilvl w:val="0"/>
          <w:numId w:val="1113"/>
        </w:numPr>
      </w:pPr>
      <w:r>
        <w:t xml:space="preserve">Keep related short phrases together on one line</w:t>
      </w:r>
    </w:p>
    <w:p>
      <w:pPr>
        <w:pStyle w:val="Compact"/>
        <w:numPr>
          <w:ilvl w:val="0"/>
          <w:numId w:val="1113"/>
        </w:numPr>
      </w:pPr>
      <w:r>
        <w:t xml:space="preserve">Do not break in the middle of inline code, links, or formatting</w:t>
      </w:r>
    </w:p>
    <w:bookmarkEnd w:id="306"/>
    <w:bookmarkStart w:id="307" w:name="line-breaks-in-code"/>
    <w:p>
      <w:pPr>
        <w:pStyle w:val="Heading3"/>
      </w:pPr>
      <w:r>
        <w:t xml:space="preserve">7.6.3 Line Breaks in Code</w:t>
      </w:r>
    </w:p>
    <w:p>
      <w:pPr>
        <w:pStyle w:val="Compact"/>
        <w:numPr>
          <w:ilvl w:val="0"/>
          <w:numId w:val="111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7"/>
    <w:bookmarkEnd w:id="308"/>
    <w:bookmarkStart w:id="310" w:name="markdown-and-quarto-formatting"/>
    <w:p>
      <w:pPr>
        <w:pStyle w:val="Heading2"/>
      </w:pPr>
      <w:r>
        <w:t xml:space="preserve">7.7 Markdown and Quarto Formatting</w:t>
      </w:r>
    </w:p>
    <w:bookmarkStart w:id="309" w:name="writing-about-code-in-quarto-documents"/>
    <w:p>
      <w:pPr>
        <w:pStyle w:val="Heading3"/>
      </w:pPr>
      <w:r>
        <w:t xml:space="preserve">7.7.1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9"/>
    <w:bookmarkEnd w:id="310"/>
    <w:bookmarkStart w:id="312" w:name="messaging-and-user-communication"/>
    <w:p>
      <w:pPr>
        <w:pStyle w:val="Heading2"/>
      </w:pPr>
      <w:r>
        <w:t xml:space="preserve">7.8 Messaging and User Communication</w:t>
      </w:r>
    </w:p>
    <w:p>
      <w:pPr>
        <w:pStyle w:val="FirstParagraph"/>
      </w:pPr>
      <w:r>
        <w:t xml:space="preserve">Use</w:t>
      </w:r>
      <w:r>
        <w:t xml:space="preserve"> </w:t>
      </w:r>
      <w:hyperlink r:id="rId311">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12"/>
    <w:bookmarkStart w:id="314" w:name="package-code-practices"/>
    <w:p>
      <w:pPr>
        <w:pStyle w:val="Heading2"/>
      </w:pPr>
      <w:r>
        <w:t xml:space="preserve">7.9 Package Code Practices</w:t>
      </w:r>
    </w:p>
    <w:p>
      <w:pPr>
        <w:pStyle w:val="Compact"/>
        <w:numPr>
          <w:ilvl w:val="0"/>
          <w:numId w:val="111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7"/>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7"/>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7"/>
        </w:numPr>
      </w:pPr>
      <w:r>
        <w:rPr>
          <w:rStyle w:val="VerbatimChar"/>
        </w:rPr>
        <w:t xml:space="preserve">withr::local_package()</w:t>
      </w:r>
      <w:r>
        <w:t xml:space="preserve"> </w:t>
      </w:r>
      <w:r>
        <w:t xml:space="preserve">for temporary package loading in tests</w:t>
      </w:r>
    </w:p>
    <w:p>
      <w:pPr>
        <w:pStyle w:val="Compact"/>
        <w:numPr>
          <w:ilvl w:val="0"/>
          <w:numId w:val="1116"/>
        </w:numPr>
      </w:pPr>
      <w:r>
        <w:t xml:space="preserve">This keeps the global search path clean and makes dependencies explicit.</w:t>
      </w:r>
      <w:r>
        <w:t xml:space="preserve"> </w:t>
      </w:r>
      <w:r>
        <w:t xml:space="preserve">See</w:t>
      </w:r>
      <w:r>
        <w:t xml:space="preserve"> </w:t>
      </w:r>
      <w:hyperlink r:id="rId313">
        <w:r>
          <w:rPr>
            <w:rStyle w:val="Hyperlink"/>
          </w:rPr>
          <w:t xml:space="preserve">R Packages - The R landscape</w:t>
        </w:r>
      </w:hyperlink>
      <w:r>
        <w:t xml:space="preserve"> </w:t>
      </w:r>
      <w:r>
        <w:t xml:space="preserve">for more details.</w:t>
      </w:r>
    </w:p>
    <w:p>
      <w:pPr>
        <w:pStyle w:val="Compact"/>
        <w:numPr>
          <w:ilvl w:val="0"/>
          <w:numId w:val="111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6"/>
        </w:numPr>
      </w:pPr>
      <w:r>
        <w:rPr>
          <w:b/>
          <w:bCs/>
        </w:rPr>
        <w:t xml:space="preserve">Avoid code duplication</w:t>
      </w:r>
      <w:r>
        <w:t xml:space="preserve">: Extract repeated logic into helper functions</w:t>
      </w:r>
    </w:p>
    <w:bookmarkEnd w:id="314"/>
    <w:bookmarkStart w:id="315" w:name="sec-tidyverse-replacements"/>
    <w:p>
      <w:pPr>
        <w:pStyle w:val="Heading2"/>
      </w:pPr>
      <w:r>
        <w:t xml:space="preserve">7.10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15"/>
    <w:bookmarkStart w:id="316" w:name="sec-here-package-style"/>
    <w:p>
      <w:pPr>
        <w:pStyle w:val="Heading2"/>
      </w:pPr>
      <w:r>
        <w:t xml:space="preserve">7.11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9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16"/>
    <w:bookmarkStart w:id="321" w:name="sec-object-naming"/>
    <w:p>
      <w:pPr>
        <w:pStyle w:val="Heading2"/>
      </w:pPr>
      <w:r>
        <w:t xml:space="preserve">7.12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9" name="Picture"/>
                  <a:graphic>
                    <a:graphicData uri="http://schemas.openxmlformats.org/drawingml/2006/picture">
                      <pic:pic>
                        <pic:nvPicPr>
                          <pic:cNvPr descr="/opt/quarto/share/formats/docx/note.png" id="320"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76">
        <w:r>
          <w:rPr>
            <w:rStyle w:val="Hyperlink"/>
          </w:rPr>
          <w:t xml:space="preserve">Be Expressive: How to Give Your Variables Better Names</w:t>
        </w:r>
      </w:hyperlink>
    </w:p>
    <w:bookmarkEnd w:id="321"/>
    <w:bookmarkStart w:id="350" w:name="sec-style-auto-style"/>
    <w:p>
      <w:pPr>
        <w:pStyle w:val="Heading2"/>
      </w:pPr>
      <w:r>
        <w:t xml:space="preserve">7.13 Automated Tools for Style and Project Workflow</w:t>
      </w:r>
    </w:p>
    <w:bookmarkStart w:id="344" w:name="styling"/>
    <w:p>
      <w:pPr>
        <w:pStyle w:val="Heading3"/>
      </w:pPr>
      <w:r>
        <w:t xml:space="preserve">7.13.1 Styling</w:t>
      </w:r>
    </w:p>
    <w:bookmarkStart w:id="323" w:name="rstudio-shortcuts"/>
    <w:p>
      <w:pPr>
        <w:pStyle w:val="Heading4"/>
      </w:pPr>
      <w:r>
        <w:t xml:space="preserve">7.13.1.1 RStudio shortcuts</w:t>
      </w:r>
    </w:p>
    <w:p>
      <w:pPr>
        <w:numPr>
          <w:ilvl w:val="0"/>
          <w:numId w:val="111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8"/>
        </w:numPr>
      </w:pPr>
      <w:r>
        <w:rPr>
          <w:b/>
          <w:bCs/>
        </w:rPr>
        <w:t xml:space="preserve">Assignment Aligner</w:t>
      </w:r>
      <w:r>
        <w:t xml:space="preserve"> </w:t>
      </w:r>
      <w:r>
        <w:t xml:space="preserve">- A</w:t>
      </w:r>
      <w:r>
        <w:t xml:space="preserve"> </w:t>
      </w:r>
      <w:hyperlink r:id="rId322">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23"/>
    <w:bookmarkStart w:id="335" w:name="styler"/>
    <w:p>
      <w:pPr>
        <w:pStyle w:val="Heading4"/>
      </w:pPr>
      <w:r>
        <w:t xml:space="preserve">7.13.1.2</w:t>
      </w:r>
      <w:r>
        <w:t xml:space="preserve"> </w:t>
      </w:r>
      <w:hyperlink r:id="rId324">
        <w:r>
          <w:rPr>
            <w:rStyle w:val="VerbatimChar"/>
          </w:rPr>
          <w:t xml:space="preserve">{styler}</w:t>
        </w:r>
      </w:hyperlink>
    </w:p>
    <w:p>
      <w:pPr>
        <w:pStyle w:val="FirstParagraph"/>
      </w:pPr>
      <w:hyperlink r:id="rId324">
        <w:r>
          <w:rPr>
            <w:rStyle w:val="VerbatimChar"/>
          </w:rPr>
          <w:t xml:space="preserve">{styler}</w:t>
        </w:r>
      </w:hyperlink>
      <w:r>
        <w:t xml:space="preserve"> </w:t>
      </w:r>
      <w:r>
        <w:t xml:space="preserve">is another</w:t>
      </w:r>
      <w:r>
        <w:t xml:space="preserve"> </w:t>
      </w:r>
      <w:hyperlink r:id="rId325">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26">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7" name="Picture"/>
                  <a:graphic>
                    <a:graphicData uri="http://schemas.openxmlformats.org/drawingml/2006/picture">
                      <pic:pic>
                        <pic:nvPicPr>
                          <pic:cNvPr descr="/opt/quarto/share/formats/docx/note.png" id="328"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4">
              <w:r>
                <w:rPr>
                  <w:rStyle w:val="VerbatimChar"/>
                </w:rPr>
                <w:t xml:space="preserve">{styler}</w:t>
              </w:r>
            </w:hyperlink>
            <w:r>
              <w:t xml:space="preserve"> </w:t>
            </w:r>
            <w:hyperlink r:id="rId329">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0" name="Picture"/>
                  <a:graphic>
                    <a:graphicData uri="http://schemas.openxmlformats.org/drawingml/2006/picture">
                      <pic:pic>
                        <pic:nvPicPr>
                          <pic:cNvPr descr="/opt/quarto/share/formats/docx/note.png" id="331"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4">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3" name="Picture"/>
                  <a:graphic>
                    <a:graphicData uri="http://schemas.openxmlformats.org/drawingml/2006/picture">
                      <pic:pic>
                        <pic:nvPicPr>
                          <pic:cNvPr descr="/opt/quarto/share/formats/docx/tip.png" id="334" name="Picture"/>
                          <pic:cNvPicPr>
                            <a:picLocks noChangeArrowheads="1" noChangeAspect="1"/>
                          </pic:cNvPicPr>
                        </pic:nvPicPr>
                        <pic:blipFill>
                          <a:blip r:embed="rId3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35"/>
    <w:bookmarkStart w:id="343" w:name="lintr"/>
    <w:p>
      <w:pPr>
        <w:pStyle w:val="Heading4"/>
      </w:pPr>
      <w:r>
        <w:t xml:space="preserve">7.13.1.3</w:t>
      </w:r>
      <w:r>
        <w:t xml:space="preserve"> </w:t>
      </w:r>
      <w:hyperlink r:id="rId336">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36">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37">
        <w:r>
          <w:rPr>
            <w:rStyle w:val="Hyperlink"/>
          </w:rPr>
          <w:t xml:space="preserve">in this link</w:t>
        </w:r>
      </w:hyperlink>
      <w:r>
        <w:t xml:space="preserve">,</w:t>
      </w:r>
      <w:r>
        <w:t xml:space="preserve"> </w:t>
      </w:r>
      <w:r>
        <w:t xml:space="preserve">and most guidelines are based on the</w:t>
      </w:r>
      <w:r>
        <w:t xml:space="preserve"> </w:t>
      </w:r>
      <w:hyperlink r:id="rId29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8" name="Picture"/>
                  <a:graphic>
                    <a:graphicData uri="http://schemas.openxmlformats.org/drawingml/2006/picture">
                      <pic:pic>
                        <pic:nvPicPr>
                          <pic:cNvPr descr="/opt/quarto/share/formats/docx/note.png" id="339"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40">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1" name="Picture"/>
                  <a:graphic>
                    <a:graphicData uri="http://schemas.openxmlformats.org/drawingml/2006/picture">
                      <pic:pic>
                        <pic:nvPicPr>
                          <pic:cNvPr descr="/opt/quarto/share/formats/docx/note.png" id="342"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43"/>
    <w:bookmarkEnd w:id="344"/>
    <w:bookmarkStart w:id="348" w:name="using-lintr"/>
    <w:p>
      <w:pPr>
        <w:pStyle w:val="Heading3"/>
      </w:pPr>
      <w:r>
        <w:t xml:space="preserve">7.13.2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5" name="Picture"/>
                  <a:graphic>
                    <a:graphicData uri="http://schemas.openxmlformats.org/drawingml/2006/picture">
                      <pic:pic>
                        <pic:nvPicPr>
                          <pic:cNvPr descr="/opt/quarto/share/formats/docx/tip.png" id="346" name="Picture"/>
                          <pic:cNvPicPr>
                            <a:picLocks noChangeArrowheads="1" noChangeAspect="1"/>
                          </pic:cNvPicPr>
                        </pic:nvPicPr>
                        <pic:blipFill>
                          <a:blip r:embed="rId3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9"/>
              </w:numPr>
            </w:pPr>
            <w:r>
              <w:t xml:space="preserve">Unused variables</w:t>
            </w:r>
          </w:p>
          <w:p>
            <w:pPr>
              <w:pStyle w:val="Compact"/>
              <w:numPr>
                <w:ilvl w:val="0"/>
                <w:numId w:val="1119"/>
              </w:numPr>
            </w:pPr>
            <w:r>
              <w:t xml:space="preserve">Improper whitespace</w:t>
            </w:r>
          </w:p>
          <w:p>
            <w:pPr>
              <w:pStyle w:val="Compact"/>
              <w:numPr>
                <w:ilvl w:val="0"/>
                <w:numId w:val="1119"/>
              </w:numPr>
            </w:pPr>
            <w:r>
              <w:t xml:space="preserve">Line length issues</w:t>
            </w:r>
          </w:p>
          <w:p>
            <w:pPr>
              <w:pStyle w:val="Compact"/>
              <w:numPr>
                <w:ilvl w:val="0"/>
                <w:numId w:val="1119"/>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347">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48"/>
    <w:bookmarkStart w:id="349" w:name="our-labs-lintr-configuration"/>
    <w:p>
      <w:pPr>
        <w:pStyle w:val="Heading3"/>
      </w:pPr>
      <w:r>
        <w:t xml:space="preserve">7.13.3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9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0"/>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0"/>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0"/>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0"/>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1"/>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96">
        <w:r>
          <w:rPr>
            <w:rStyle w:val="Hyperlink"/>
          </w:rPr>
          <w:t xml:space="preserve">Google R Style Guide</w:t>
        </w:r>
      </w:hyperlink>
      <w:r>
        <w:t xml:space="preserve">.</w:t>
      </w:r>
    </w:p>
    <w:p>
      <w:pPr>
        <w:pStyle w:val="Compact"/>
        <w:numPr>
          <w:ilvl w:val="0"/>
          <w:numId w:val="1121"/>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2"/>
        </w:numPr>
      </w:pPr>
      <w:r>
        <w:rPr>
          <w:rStyle w:val="VerbatimChar"/>
        </w:rPr>
        <w:t xml:space="preserve">data-raw/</w:t>
      </w:r>
      <w:r>
        <w:t xml:space="preserve">: Pipe consistency and undesirable function rules relaxed (exploratory scripts)</w:t>
      </w:r>
    </w:p>
    <w:p>
      <w:pPr>
        <w:pStyle w:val="Compact"/>
        <w:numPr>
          <w:ilvl w:val="0"/>
          <w:numId w:val="1122"/>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2"/>
        </w:numPr>
      </w:pPr>
      <w:r>
        <w:rPr>
          <w:rStyle w:val="VerbatimChar"/>
        </w:rPr>
        <w:t xml:space="preserve">inst/examples/</w:t>
      </w:r>
      <w:r>
        <w:t xml:space="preserve">: Undesirable function rules relaxed</w:t>
      </w:r>
    </w:p>
    <w:p>
      <w:pPr>
        <w:pStyle w:val="Compact"/>
        <w:numPr>
          <w:ilvl w:val="0"/>
          <w:numId w:val="1122"/>
        </w:numPr>
      </w:pPr>
      <w:r>
        <w:rPr>
          <w:rStyle w:val="VerbatimChar"/>
        </w:rPr>
        <w:t xml:space="preserve">tests/testthat.R</w:t>
      </w:r>
      <w:r>
        <w:t xml:space="preserve">: Undesirable function rules relaxed</w:t>
      </w:r>
    </w:p>
    <w:bookmarkEnd w:id="349"/>
    <w:bookmarkEnd w:id="350"/>
    <w:bookmarkStart w:id="351" w:name="sec-r-resources-style"/>
    <w:p>
      <w:pPr>
        <w:pStyle w:val="Heading2"/>
      </w:pPr>
      <w:r>
        <w:t xml:space="preserve">7.14 Additional Resources</w:t>
      </w:r>
    </w:p>
    <w:p>
      <w:pPr>
        <w:pStyle w:val="Compact"/>
        <w:numPr>
          <w:ilvl w:val="0"/>
          <w:numId w:val="1123"/>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51"/>
    <w:bookmarkEnd w:id="352"/>
    <w:bookmarkStart w:id="358" w:name="big-data"/>
    <w:p>
      <w:pPr>
        <w:pStyle w:val="Heading1"/>
      </w:pPr>
      <w:r>
        <w:t xml:space="preserve">8. Big data</w:t>
      </w:r>
    </w:p>
    <w:p>
      <w:pPr>
        <w:pStyle w:val="FirstParagraph"/>
      </w:pPr>
      <w:r>
        <w:t xml:space="preserve">Adapted by UCD-SeRG team from</w:t>
      </w:r>
      <w:r>
        <w:t xml:space="preserve"> </w:t>
      </w:r>
      <w:hyperlink r:id="rId353">
        <w:r>
          <w:rPr>
            <w:rStyle w:val="Hyperlink"/>
          </w:rPr>
          <w:t xml:space="preserve">original by Kunal Mishra and Jade Benjamin-Chung</w:t>
        </w:r>
      </w:hyperlink>
    </w:p>
    <w:bookmarkStart w:id="355"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54">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55"/>
    <w:bookmarkStart w:id="356"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56"/>
    <w:bookmarkStart w:id="357"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4"/>
        </w:numPr>
      </w:pPr>
      <w:r>
        <w:rPr>
          <w:b/>
          <w:bCs/>
        </w:rPr>
        <w:t xml:space="preserve">Uncheck</w:t>
      </w:r>
      <w:r>
        <w:t xml:space="preserve"> </w:t>
      </w:r>
      <w:r>
        <w:t xml:space="preserve">Restore RData into workspace at startup</w:t>
      </w:r>
    </w:p>
    <w:p>
      <w:pPr>
        <w:pStyle w:val="Compact"/>
        <w:numPr>
          <w:ilvl w:val="0"/>
          <w:numId w:val="112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57"/>
    <w:bookmarkEnd w:id="358"/>
    <w:bookmarkStart w:id="377" w:name="data-masking"/>
    <w:p>
      <w:pPr>
        <w:pStyle w:val="Heading1"/>
      </w:pPr>
      <w:r>
        <w:t xml:space="preserve">9. Data masking</w:t>
      </w:r>
    </w:p>
    <w:p>
      <w:pPr>
        <w:pStyle w:val="FirstParagraph"/>
      </w:pPr>
      <w:r>
        <w:t xml:space="preserve">Adapted by UCD-SeRG team from</w:t>
      </w:r>
      <w:r>
        <w:t xml:space="preserve"> </w:t>
      </w:r>
      <w:hyperlink r:id="rId359">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66"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64"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63" w:name="fig-data-masking"/>
          <w:p>
            <w:pPr>
              <w:pStyle w:val="Compact"/>
              <w:jc w:val="center"/>
            </w:pPr>
            <w:r>
              <w:drawing>
                <wp:inline>
                  <wp:extent cx="2667000" cy="1103368"/>
                  <wp:effectExtent b="0" l="0" r="0" t="0"/>
                  <wp:docPr descr="" title="" id="361" name="Picture"/>
                  <a:graphic>
                    <a:graphicData uri="http://schemas.openxmlformats.org/drawingml/2006/picture">
                      <pic:pic>
                        <pic:nvPicPr>
                          <pic:cNvPr descr="assets/images/data-masking.PNG" id="362" name="Picture"/>
                          <pic:cNvPicPr>
                            <a:picLocks noChangeArrowheads="1" noChangeAspect="1"/>
                          </pic:cNvPicPr>
                        </pic:nvPicPr>
                        <pic:blipFill>
                          <a:blip r:embed="rId360"/>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63"/>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64"/>
    <w:bookmarkStart w:id="365"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65"/>
    <w:bookmarkEnd w:id="366"/>
    <w:bookmarkStart w:id="374" w:name="sec-data-masking-vs-tidy-selection"/>
    <w:p>
      <w:pPr>
        <w:pStyle w:val="Heading2"/>
      </w:pPr>
      <w:ins w:id="1128" w:author="PR Preview" w:date="2024-01-01T00:00:00Z">
        <w:r>
          <w:t xml:space="preserve">9.2 Data masking vs. tidy selection</w:t>
        </w:r>
      </w:ins>
    </w:p>
    <w:p>
      <w:pPr>
        <w:pStyle w:val="FirstParagraph"/>
      </w:pPr>
      <w:ins w:id="1129" w:author="PR Preview" w:date="2024-01-01T00:00:00Z">
        <w:r>
          <w:t xml:space="preserve">Many</w:t>
        </w:r>
      </w:ins>
      <w:ins w:id="1129" w:author="PR Preview" w:date="2024-01-01T00:00:00Z">
        <w:r>
          <w:t xml:space="preserve"> </w:t>
        </w:r>
      </w:ins>
      <w:hyperlink r:id="rId215">
        <w:r>
          <w:rPr>
            <w:rStyle w:val="VerbatimChar"/>
          </w:rPr>
          <w:t xml:space="preserve">{tidyverse}</w:t>
        </w:r>
      </w:hyperlink>
      <w:ins w:id="1129" w:author="PR Preview" w:date="2024-01-01T00:00:00Z">
        <w:r>
          <w:t xml:space="preserve"> </w:t>
        </w:r>
      </w:ins>
      <w:ins w:id="1129" w:author="PR Preview" w:date="2024-01-01T00:00:00Z">
        <w:r>
          <w:t xml:space="preserve">verbs use</w:t>
        </w:r>
      </w:ins>
      <w:ins w:id="1129" w:author="PR Preview" w:date="2024-01-01T00:00:00Z">
        <w:r>
          <w:t xml:space="preserve"> </w:t>
        </w:r>
      </w:ins>
      <w:ins w:id="1129" w:author="PR Preview" w:date="2024-01-01T00:00:00Z">
        <w:r>
          <w:rPr>
            <w:i/>
            <w:iCs/>
          </w:rPr>
          <w:t xml:space="preserve">two</w:t>
        </w:r>
      </w:ins>
      <w:ins w:id="1129" w:author="PR Preview" w:date="2024-01-01T00:00:00Z">
        <w:r>
          <w:t xml:space="preserve"> </w:t>
        </w:r>
      </w:ins>
      <w:ins w:id="1129" w:author="PR Preview" w:date="2024-01-01T00:00:00Z">
        <w:r>
          <w:t xml:space="preserve">different flavors of tidy evaluation,</w:t>
        </w:r>
      </w:ins>
      <w:ins w:id="1129" w:author="PR Preview" w:date="2024-01-01T00:00:00Z">
        <w:r>
          <w:t xml:space="preserve"> </w:t>
        </w:r>
      </w:ins>
      <w:ins w:id="1129" w:author="PR Preview" w:date="2024-01-01T00:00:00Z">
        <w:r>
          <w:t xml:space="preserve">and the way you refer to a column stored in a string variable depends on which one you are in.</w:t>
        </w:r>
      </w:ins>
    </w:p>
    <w:p>
      <w:pPr>
        <w:pStyle w:val="Compact"/>
        <w:numPr>
          <w:ilvl w:val="0"/>
          <w:numId w:val="1126"/>
        </w:numPr>
      </w:pPr>
      <w:ins w:id="1130" w:author="PR Preview" w:date="2024-01-01T00:00:00Z">
        <w:r>
          <w:rPr>
            <w:b/>
            <w:bCs/>
          </w:rPr>
          <w:t xml:space="preserve">Data-masking</w:t>
        </w:r>
      </w:ins>
      <w:ins w:id="1130" w:author="PR Preview" w:date="2024-01-01T00:00:00Z">
        <w:r>
          <w:t xml:space="preserve"> </w:t>
        </w:r>
      </w:ins>
      <w:ins w:id="1130" w:author="PR Preview" w:date="2024-01-01T00:00:00Z">
        <w:r>
          <w:t xml:space="preserve">contexts treat column names as values you compute</w:t>
        </w:r>
      </w:ins>
      <w:ins w:id="1130" w:author="PR Preview" w:date="2024-01-01T00:00:00Z">
        <w:r>
          <w:t xml:space="preserve"> </w:t>
        </w:r>
      </w:ins>
      <w:ins w:id="1130" w:author="PR Preview" w:date="2024-01-01T00:00:00Z">
        <w:r>
          <w:rPr>
            <w:i/>
            <w:iCs/>
          </w:rPr>
          <w:t xml:space="preserve">with</w:t>
        </w:r>
      </w:ins>
      <w:ins w:id="1130" w:author="PR Preview" w:date="2024-01-01T00:00:00Z">
        <w:r>
          <w:t xml:space="preserve">:</w:t>
        </w:r>
      </w:ins>
      <w:ins w:id="1130" w:author="PR Preview" w:date="2024-01-01T00:00:00Z">
        <w:r>
          <w:t xml:space="preserve"> </w:t>
        </w:r>
      </w:ins>
      <w:ins w:id="1130" w:author="PR Preview" w:date="2024-01-01T00:00:00Z">
        <w:r>
          <w:rPr>
            <w:rStyle w:val="VerbatimChar"/>
          </w:rPr>
          <w:t xml:space="preserve">mutate()</w:t>
        </w:r>
      </w:ins>
      <w:ins w:id="1130" w:author="PR Preview" w:date="2024-01-01T00:00:00Z">
        <w:r>
          <w:t xml:space="preserve">,</w:t>
        </w:r>
      </w:ins>
      <w:ins w:id="1130" w:author="PR Preview" w:date="2024-01-01T00:00:00Z">
        <w:r>
          <w:t xml:space="preserve"> </w:t>
        </w:r>
      </w:ins>
      <w:ins w:id="1130" w:author="PR Preview" w:date="2024-01-01T00:00:00Z">
        <w:r>
          <w:rPr>
            <w:rStyle w:val="VerbatimChar"/>
          </w:rPr>
          <w:t xml:space="preserve">filter()</w:t>
        </w:r>
      </w:ins>
      <w:ins w:id="1130" w:author="PR Preview" w:date="2024-01-01T00:00:00Z">
        <w:r>
          <w:t xml:space="preserve">,</w:t>
        </w:r>
      </w:ins>
      <w:ins w:id="1130" w:author="PR Preview" w:date="2024-01-01T00:00:00Z">
        <w:r>
          <w:t xml:space="preserve"> </w:t>
        </w:r>
      </w:ins>
      <w:ins w:id="1130" w:author="PR Preview" w:date="2024-01-01T00:00:00Z">
        <w:r>
          <w:rPr>
            <w:rStyle w:val="VerbatimChar"/>
          </w:rPr>
          <w:t xml:space="preserve">summarize()</w:t>
        </w:r>
      </w:ins>
      <w:ins w:id="1130" w:author="PR Preview" w:date="2024-01-01T00:00:00Z">
        <w:r>
          <w:t xml:space="preserve">/</w:t>
        </w:r>
      </w:ins>
      <w:ins w:id="1130" w:author="PR Preview" w:date="2024-01-01T00:00:00Z">
        <w:r>
          <w:rPr>
            <w:rStyle w:val="VerbatimChar"/>
          </w:rPr>
          <w:t xml:space="preserve">summarise()</w:t>
        </w:r>
      </w:ins>
      <w:ins w:id="1130" w:author="PR Preview" w:date="2024-01-01T00:00:00Z">
        <w:r>
          <w:t xml:space="preserve"> </w:t>
        </w:r>
      </w:ins>
      <w:ins w:id="1130" w:author="PR Preview" w:date="2024-01-01T00:00:00Z">
        <w:r>
          <w:t xml:space="preserve">(the summary expressions),</w:t>
        </w:r>
      </w:ins>
      <w:ins w:id="1130" w:author="PR Preview" w:date="2024-01-01T00:00:00Z">
        <w:r>
          <w:t xml:space="preserve"> </w:t>
        </w:r>
      </w:ins>
      <w:ins w:id="1130" w:author="PR Preview" w:date="2024-01-01T00:00:00Z">
        <w:r>
          <w:rPr>
            <w:rStyle w:val="VerbatimChar"/>
          </w:rPr>
          <w:t xml:space="preserve">group_by()</w:t>
        </w:r>
      </w:ins>
      <w:ins w:id="1130" w:author="PR Preview" w:date="2024-01-01T00:00:00Z">
        <w:r>
          <w:t xml:space="preserve">,</w:t>
        </w:r>
      </w:ins>
      <w:ins w:id="1130" w:author="PR Preview" w:date="2024-01-01T00:00:00Z">
        <w:r>
          <w:t xml:space="preserve"> </w:t>
        </w:r>
      </w:ins>
      <w:ins w:id="1130" w:author="PR Preview" w:date="2024-01-01T00:00:00Z">
        <w:r>
          <w:rPr>
            <w:rStyle w:val="VerbatimChar"/>
          </w:rPr>
          <w:t xml:space="preserve">arrange()</w:t>
        </w:r>
      </w:ins>
      <w:ins w:id="1130" w:author="PR Preview" w:date="2024-01-01T00:00:00Z">
        <w:r>
          <w:t xml:space="preserve">, and</w:t>
        </w:r>
      </w:ins>
      <w:ins w:id="1130" w:author="PR Preview" w:date="2024-01-01T00:00:00Z">
        <w:r>
          <w:t xml:space="preserve"> </w:t>
        </w:r>
      </w:ins>
      <w:ins w:id="1130" w:author="PR Preview" w:date="2024-01-01T00:00:00Z">
        <w:r>
          <w:rPr>
            <w:rStyle w:val="VerbatimChar"/>
          </w:rPr>
          <w:t xml:space="preserve">aes()</w:t>
        </w:r>
      </w:ins>
      <w:ins w:id="1130" w:author="PR Preview" w:date="2024-01-01T00:00:00Z">
        <w:r>
          <w:t xml:space="preserve"> </w:t>
        </w:r>
      </w:ins>
      <w:ins w:id="1130" w:author="PR Preview" w:date="2024-01-01T00:00:00Z">
        <w:r>
          <w:t xml:space="preserve">in</w:t>
        </w:r>
      </w:ins>
      <w:ins w:id="1130" w:author="PR Preview" w:date="2024-01-01T00:00:00Z">
        <w:r>
          <w:t xml:space="preserve"> </w:t>
        </w:r>
      </w:ins>
      <w:hyperlink r:id="rId216">
        <w:r>
          <w:rPr>
            <w:rStyle w:val="VerbatimChar"/>
          </w:rPr>
          <w:t xml:space="preserve">{ggplot2}</w:t>
        </w:r>
      </w:hyperlink>
      <w:ins w:id="1130" w:author="PR Preview" w:date="2024-01-01T00:00:00Z">
        <w:r>
          <w:t xml:space="preserve">.</w:t>
        </w:r>
      </w:ins>
    </w:p>
    <w:p>
      <w:pPr>
        <w:pStyle w:val="Compact"/>
        <w:numPr>
          <w:ilvl w:val="0"/>
          <w:numId w:val="1126"/>
        </w:numPr>
      </w:pPr>
      <w:ins w:id="1131" w:author="PR Preview" w:date="2024-01-01T00:00:00Z">
        <w:r>
          <w:rPr>
            <w:b/>
            <w:bCs/>
          </w:rPr>
          <w:t xml:space="preserve">Tidy-selection</w:t>
        </w:r>
      </w:ins>
      <w:ins w:id="1131" w:author="PR Preview" w:date="2024-01-01T00:00:00Z">
        <w:r>
          <w:t xml:space="preserve"> </w:t>
        </w:r>
      </w:ins>
      <w:ins w:id="1131" w:author="PR Preview" w:date="2024-01-01T00:00:00Z">
        <w:r>
          <w:t xml:space="preserve">contexts treat column names as columns you</w:t>
        </w:r>
      </w:ins>
      <w:ins w:id="1131" w:author="PR Preview" w:date="2024-01-01T00:00:00Z">
        <w:r>
          <w:t xml:space="preserve"> </w:t>
        </w:r>
      </w:ins>
      <w:ins w:id="1131" w:author="PR Preview" w:date="2024-01-01T00:00:00Z">
        <w:r>
          <w:rPr>
            <w:i/>
            <w:iCs/>
          </w:rPr>
          <w:t xml:space="preserve">choose</w:t>
        </w:r>
      </w:ins>
      <w:ins w:id="1131" w:author="PR Preview" w:date="2024-01-01T00:00:00Z">
        <w:r>
          <w:t xml:space="preserve">:</w:t>
        </w:r>
      </w:ins>
      <w:ins w:id="1131" w:author="PR Preview" w:date="2024-01-01T00:00:00Z">
        <w:r>
          <w:t xml:space="preserve"> </w:t>
        </w:r>
      </w:ins>
      <w:ins w:id="1131" w:author="PR Preview" w:date="2024-01-01T00:00:00Z">
        <w:r>
          <w:rPr>
            <w:rStyle w:val="VerbatimChar"/>
          </w:rPr>
          <w:t xml:space="preserve">select()</w:t>
        </w:r>
      </w:ins>
      <w:ins w:id="1131" w:author="PR Preview" w:date="2024-01-01T00:00:00Z">
        <w:r>
          <w:t xml:space="preserve">,</w:t>
        </w:r>
      </w:ins>
      <w:ins w:id="1131" w:author="PR Preview" w:date="2024-01-01T00:00:00Z">
        <w:r>
          <w:t xml:space="preserve"> </w:t>
        </w:r>
      </w:ins>
      <w:ins w:id="1131" w:author="PR Preview" w:date="2024-01-01T00:00:00Z">
        <w:r>
          <w:rPr>
            <w:rStyle w:val="VerbatimChar"/>
          </w:rPr>
          <w:t xml:space="preserve">rename()</w:t>
        </w:r>
      </w:ins>
      <w:ins w:id="1131" w:author="PR Preview" w:date="2024-01-01T00:00:00Z">
        <w:r>
          <w:t xml:space="preserve">,</w:t>
        </w:r>
      </w:ins>
      <w:ins w:id="1131" w:author="PR Preview" w:date="2024-01-01T00:00:00Z">
        <w:r>
          <w:t xml:space="preserve"> </w:t>
        </w:r>
      </w:ins>
      <w:ins w:id="1131" w:author="PR Preview" w:date="2024-01-01T00:00:00Z">
        <w:r>
          <w:rPr>
            <w:rStyle w:val="VerbatimChar"/>
          </w:rPr>
          <w:t xml:space="preserve">relocate()</w:t>
        </w:r>
      </w:ins>
      <w:ins w:id="1131" w:author="PR Preview" w:date="2024-01-01T00:00:00Z">
        <w:r>
          <w:t xml:space="preserve">,</w:t>
        </w:r>
      </w:ins>
      <w:ins w:id="1131" w:author="PR Preview" w:date="2024-01-01T00:00:00Z">
        <w:r>
          <w:t xml:space="preserve"> </w:t>
        </w:r>
      </w:ins>
      <w:ins w:id="1131" w:author="PR Preview" w:date="2024-01-01T00:00:00Z">
        <w:r>
          <w:rPr>
            <w:rStyle w:val="VerbatimChar"/>
          </w:rPr>
          <w:t xml:space="preserve">pull()</w:t>
        </w:r>
      </w:ins>
      <w:ins w:id="1131" w:author="PR Preview" w:date="2024-01-01T00:00:00Z">
        <w:r>
          <w:t xml:space="preserve">,</w:t>
        </w:r>
      </w:ins>
      <w:ins w:id="1131" w:author="PR Preview" w:date="2024-01-01T00:00:00Z">
        <w:r>
          <w:t xml:space="preserve"> </w:t>
        </w:r>
      </w:ins>
      <w:ins w:id="1131" w:author="PR Preview" w:date="2024-01-01T00:00:00Z">
        <w:r>
          <w:t xml:space="preserve">the</w:t>
        </w:r>
      </w:ins>
      <w:ins w:id="1131" w:author="PR Preview" w:date="2024-01-01T00:00:00Z">
        <w:r>
          <w:t xml:space="preserve"> </w:t>
        </w:r>
      </w:ins>
      <w:ins w:id="1131" w:author="PR Preview" w:date="2024-01-01T00:00:00Z">
        <w:r>
          <w:rPr>
            <w:rStyle w:val="VerbatimChar"/>
          </w:rPr>
          <w:t xml:space="preserve">.cols</w:t>
        </w:r>
      </w:ins>
      <w:ins w:id="1131" w:author="PR Preview" w:date="2024-01-01T00:00:00Z">
        <w:r>
          <w:t xml:space="preserve"> </w:t>
        </w:r>
      </w:ins>
      <w:ins w:id="1131" w:author="PR Preview" w:date="2024-01-01T00:00:00Z">
        <w:r>
          <w:t xml:space="preserve">argument of</w:t>
        </w:r>
      </w:ins>
      <w:ins w:id="1131" w:author="PR Preview" w:date="2024-01-01T00:00:00Z">
        <w:r>
          <w:t xml:space="preserve"> </w:t>
        </w:r>
      </w:ins>
      <w:ins w:id="1131" w:author="PR Preview" w:date="2024-01-01T00:00:00Z">
        <w:r>
          <w:rPr>
            <w:rStyle w:val="VerbatimChar"/>
          </w:rPr>
          <w:t xml:space="preserve">across()</w:t>
        </w:r>
      </w:ins>
      <w:ins w:id="1131" w:author="PR Preview" w:date="2024-01-01T00:00:00Z">
        <w:r>
          <w:t xml:space="preserve">,</w:t>
        </w:r>
      </w:ins>
      <w:ins w:id="1131" w:author="PR Preview" w:date="2024-01-01T00:00:00Z">
        <w:r>
          <w:t xml:space="preserve"> </w:t>
        </w:r>
      </w:ins>
      <w:ins w:id="1131" w:author="PR Preview" w:date="2024-01-01T00:00:00Z">
        <w:r>
          <w:t xml:space="preserve">the</w:t>
        </w:r>
      </w:ins>
      <w:ins w:id="1131" w:author="PR Preview" w:date="2024-01-01T00:00:00Z">
        <w:r>
          <w:t xml:space="preserve"> </w:t>
        </w:r>
      </w:ins>
      <w:ins w:id="1131" w:author="PR Preview" w:date="2024-01-01T00:00:00Z">
        <w:r>
          <w:rPr>
            <w:rStyle w:val="VerbatimChar"/>
          </w:rPr>
          <w:t xml:space="preserve">.by</w:t>
        </w:r>
      </w:ins>
      <w:ins w:id="1131" w:author="PR Preview" w:date="2024-01-01T00:00:00Z">
        <w:r>
          <w:t xml:space="preserve"> </w:t>
        </w:r>
      </w:ins>
      <w:ins w:id="1131" w:author="PR Preview" w:date="2024-01-01T00:00:00Z">
        <w:r>
          <w:t xml:space="preserve">argument of</w:t>
        </w:r>
      </w:ins>
      <w:ins w:id="1131" w:author="PR Preview" w:date="2024-01-01T00:00:00Z">
        <w:r>
          <w:t xml:space="preserve"> </w:t>
        </w:r>
      </w:ins>
      <w:ins w:id="1131" w:author="PR Preview" w:date="2024-01-01T00:00:00Z">
        <w:r>
          <w:rPr>
            <w:rStyle w:val="VerbatimChar"/>
          </w:rPr>
          <w:t xml:space="preserve">mutate()</w:t>
        </w:r>
      </w:ins>
      <w:ins w:id="1131" w:author="PR Preview" w:date="2024-01-01T00:00:00Z">
        <w:r>
          <w:t xml:space="preserve">/</w:t>
        </w:r>
      </w:ins>
      <w:ins w:id="1131" w:author="PR Preview" w:date="2024-01-01T00:00:00Z">
        <w:r>
          <w:rPr>
            <w:rStyle w:val="VerbatimChar"/>
          </w:rPr>
          <w:t xml:space="preserve">summarize()</w:t>
        </w:r>
      </w:ins>
      <w:ins w:id="1131" w:author="PR Preview" w:date="2024-01-01T00:00:00Z">
        <w:r>
          <w:t xml:space="preserve">,</w:t>
        </w:r>
      </w:ins>
      <w:ins w:id="1131" w:author="PR Preview" w:date="2024-01-01T00:00:00Z">
        <w:r>
          <w:t xml:space="preserve"> </w:t>
        </w:r>
      </w:ins>
      <w:ins w:id="1131" w:author="PR Preview" w:date="2024-01-01T00:00:00Z">
        <w:r>
          <w:t xml:space="preserve">and the</w:t>
        </w:r>
      </w:ins>
      <w:ins w:id="1131" w:author="PR Preview" w:date="2024-01-01T00:00:00Z">
        <w:r>
          <w:t xml:space="preserve"> </w:t>
        </w:r>
      </w:ins>
      <w:ins w:id="1131" w:author="PR Preview" w:date="2024-01-01T00:00:00Z">
        <w:r>
          <w:rPr>
            <w:rStyle w:val="VerbatimChar"/>
          </w:rPr>
          <w:t xml:space="preserve">cols</w:t>
        </w:r>
      </w:ins>
      <w:ins w:id="1131" w:author="PR Preview" w:date="2024-01-01T00:00:00Z">
        <w:r>
          <w:t xml:space="preserve">,</w:t>
        </w:r>
      </w:ins>
      <w:ins w:id="1131" w:author="PR Preview" w:date="2024-01-01T00:00:00Z">
        <w:r>
          <w:t xml:space="preserve"> </w:t>
        </w:r>
      </w:ins>
      <w:ins w:id="1131" w:author="PR Preview" w:date="2024-01-01T00:00:00Z">
        <w:r>
          <w:rPr>
            <w:rStyle w:val="VerbatimChar"/>
          </w:rPr>
          <w:t xml:space="preserve">names_from</w:t>
        </w:r>
      </w:ins>
      <w:ins w:id="1131" w:author="PR Preview" w:date="2024-01-01T00:00:00Z">
        <w:r>
          <w:t xml:space="preserve">,</w:t>
        </w:r>
      </w:ins>
      <w:ins w:id="1131" w:author="PR Preview" w:date="2024-01-01T00:00:00Z">
        <w:r>
          <w:t xml:space="preserve"> </w:t>
        </w:r>
      </w:ins>
      <w:ins w:id="1131" w:author="PR Preview" w:date="2024-01-01T00:00:00Z">
        <w:r>
          <w:rPr>
            <w:rStyle w:val="VerbatimChar"/>
          </w:rPr>
          <w:t xml:space="preserve">values_from</w:t>
        </w:r>
      </w:ins>
      <w:ins w:id="1131" w:author="PR Preview" w:date="2024-01-01T00:00:00Z">
        <w:r>
          <w:t xml:space="preserve">, and</w:t>
        </w:r>
      </w:ins>
      <w:ins w:id="1131" w:author="PR Preview" w:date="2024-01-01T00:00:00Z">
        <w:r>
          <w:t xml:space="preserve"> </w:t>
        </w:r>
      </w:ins>
      <w:ins w:id="1131" w:author="PR Preview" w:date="2024-01-01T00:00:00Z">
        <w:r>
          <w:rPr>
            <w:rStyle w:val="VerbatimChar"/>
          </w:rPr>
          <w:t xml:space="preserve">id_cols</w:t>
        </w:r>
      </w:ins>
      <w:ins w:id="1131" w:author="PR Preview" w:date="2024-01-01T00:00:00Z">
        <w:r>
          <w:t xml:space="preserve"> </w:t>
        </w:r>
      </w:ins>
      <w:ins w:id="1131" w:author="PR Preview" w:date="2024-01-01T00:00:00Z">
        <w:r>
          <w:t xml:space="preserve">arguments of</w:t>
        </w:r>
      </w:ins>
      <w:ins w:id="1131" w:author="PR Preview" w:date="2024-01-01T00:00:00Z">
        <w:r>
          <w:t xml:space="preserve"> </w:t>
        </w:r>
      </w:ins>
      <w:ins w:id="1131" w:author="PR Preview" w:date="2024-01-01T00:00:00Z">
        <w:r>
          <w:rPr>
            <w:rStyle w:val="VerbatimChar"/>
          </w:rPr>
          <w:t xml:space="preserve">tidyr::pivot_*()</w:t>
        </w:r>
      </w:ins>
      <w:ins w:id="1131" w:author="PR Preview" w:date="2024-01-01T00:00:00Z">
        <w:r>
          <w:t xml:space="preserve">.</w:t>
        </w:r>
      </w:ins>
    </w:p>
    <w:p>
      <w:pPr>
        <w:pStyle w:val="FirstParagraph"/>
      </w:pPr>
      <w:ins w:id="1132" w:author="PR Preview" w:date="2024-01-01T00:00:00Z">
        <w:r>
          <w:t xml:space="preserve">To refer to a column named by a string variable,</w:t>
        </w:r>
      </w:ins>
      <w:ins w:id="1132" w:author="PR Preview" w:date="2024-01-01T00:00:00Z">
        <w:r>
          <w:t xml:space="preserve"> </w:t>
        </w:r>
      </w:ins>
      <w:ins w:id="1132" w:author="PR Preview" w:date="2024-01-01T00:00:00Z">
        <w:r>
          <w:t xml:space="preserve">use the tool that matches the context:</w:t>
        </w:r>
      </w:ins>
    </w:p>
    <w:tbl>
      <w:tblPr>
        <w:tblStyle w:val="Table"/>
        <w:tblW w:type="pct" w:w="5000"/>
        <w:tblLayout w:type="fixed"/>
        <w:tblLook w:firstRow="0" w:lastRow="0" w:firstColumn="0" w:lastColumn="0" w:noHBand="0" w:noVBand="0" w:val="0000"/>
      </w:tblPr>
      <w:tblGrid>
        <w:gridCol w:w="7920"/>
      </w:tblGrid>
      <w:tr>
        <w:tc>
          <w:tcPr/>
          <w:bookmarkStart w:id="367"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367"/>
          <w:p/>
        </w:tc>
      </w:tr>
    </w:tbl>
    <w:p>
      <w:pPr>
        <w:pStyle w:val="BodyText"/>
      </w:pPr>
      <w:ins w:id="1133" w:author="PR Preview" w:date="2024-01-01T00:00:00Z">
        <w:r>
          <w:t xml:space="preserve">Use</w:t>
        </w:r>
      </w:ins>
      <w:ins w:id="1133" w:author="PR Preview" w:date="2024-01-01T00:00:00Z">
        <w:r>
          <w:t xml:space="preserve"> </w:t>
        </w:r>
      </w:ins>
      <w:ins w:id="1133" w:author="PR Preview" w:date="2024-01-01T00:00:00Z">
        <w:r>
          <w:rPr>
            <w:rStyle w:val="VerbatimChar"/>
          </w:rPr>
          <w:t xml:space="preserve">all_of()</w:t>
        </w:r>
      </w:ins>
      <w:ins w:id="1133" w:author="PR Preview" w:date="2024-01-01T00:00:00Z">
        <w:r>
          <w:t xml:space="preserve"> </w:t>
        </w:r>
      </w:ins>
      <w:ins w:id="1133" w:author="PR Preview" w:date="2024-01-01T00:00:00Z">
        <w:r>
          <w:t xml:space="preserve">when every selected name must exist (it errors if one is missing)</w:t>
        </w:r>
      </w:ins>
      <w:ins w:id="1133" w:author="PR Preview" w:date="2024-01-01T00:00:00Z">
        <w:r>
          <w:t xml:space="preserve"> </w:t>
        </w:r>
      </w:ins>
      <w:ins w:id="1133" w:author="PR Preview" w:date="2024-01-01T00:00:00Z">
        <w:r>
          <w:t xml:space="preserve">and</w:t>
        </w:r>
      </w:ins>
      <w:ins w:id="1133" w:author="PR Preview" w:date="2024-01-01T00:00:00Z">
        <w:r>
          <w:t xml:space="preserve"> </w:t>
        </w:r>
      </w:ins>
      <w:ins w:id="1133" w:author="PR Preview" w:date="2024-01-01T00:00:00Z">
        <w:r>
          <w:rPr>
            <w:rStyle w:val="VerbatimChar"/>
          </w:rPr>
          <w:t xml:space="preserve">any_of()</w:t>
        </w:r>
      </w:ins>
      <w:ins w:id="1133" w:author="PR Preview" w:date="2024-01-01T00:00:00Z">
        <w:r>
          <w:t xml:space="preserve"> </w:t>
        </w:r>
      </w:ins>
      <w:ins w:id="1133" w:author="PR Preview" w:date="2024-01-01T00:00:00Z">
        <w:r>
          <w:t xml:space="preserve">when names that are absent should simply be dropped.</w:t>
        </w:r>
      </w:ins>
    </w:p>
    <w:bookmarkStart w:id="373" w:name="X118ff09008793bb586a8982fedb3eb2b41d1fc5"/>
    <w:p>
      <w:pPr>
        <w:pStyle w:val="Heading3"/>
      </w:pPr>
      <w:ins w:id="1134" w:author="PR Preview" w:date="2024-01-01T00:00:00Z">
        <w:r>
          <w:t xml:space="preserve">9.2.1 The</w:t>
        </w:r>
      </w:ins>
      <w:ins w:id="1134" w:author="PR Preview" w:date="2024-01-01T00:00:00Z">
        <w:r>
          <w:t xml:space="preserve"> </w:t>
        </w:r>
      </w:ins>
      <w:ins w:id="1134" w:author="PR Preview" w:date="2024-01-01T00:00:00Z">
        <w:r>
          <w:rPr>
            <w:rStyle w:val="VerbatimChar"/>
          </w:rPr>
          <w:t xml:space="preserve">.data</w:t>
        </w:r>
      </w:ins>
      <w:ins w:id="1134" w:author="PR Preview" w:date="2024-01-01T00:00:00Z">
        <w:r>
          <w:t xml:space="preserve"> </w:t>
        </w:r>
      </w:ins>
      <w:ins w:id="1134" w:author="PR Preview" w:date="2024-01-01T00:00:00Z">
        <w:r>
          <w:t xml:space="preserve">pronoun does not belong in tidy selection</w:t>
        </w:r>
      </w:ins>
    </w:p>
    <w:p>
      <w:pPr>
        <w:pStyle w:val="FirstParagraph"/>
      </w:pPr>
      <w:ins w:id="1135" w:author="PR Preview" w:date="2024-01-01T00:00:00Z">
        <w:r>
          <w:t xml:space="preserve">A common (and</w:t>
        </w:r>
      </w:ins>
      <w:ins w:id="1135" w:author="PR Preview" w:date="2024-01-01T00:00:00Z">
        <w:r>
          <w:t xml:space="preserve"> </w:t>
        </w:r>
      </w:ins>
      <w:ins w:id="1135" w:author="PR Preview" w:date="2024-01-01T00:00:00Z">
        <w:r>
          <w:rPr>
            <w:b/>
            <w:bCs/>
          </w:rPr>
          <w:t xml:space="preserve">silent</w:t>
        </w:r>
      </w:ins>
      <w:ins w:id="1135" w:author="PR Preview" w:date="2024-01-01T00:00:00Z">
        <w:r>
          <w:t xml:space="preserve">) mistake is reaching for the</w:t>
        </w:r>
      </w:ins>
      <w:ins w:id="1135" w:author="PR Preview" w:date="2024-01-01T00:00:00Z">
        <w:r>
          <w:t xml:space="preserve"> </w:t>
        </w:r>
      </w:ins>
      <w:ins w:id="1135" w:author="PR Preview" w:date="2024-01-01T00:00:00Z">
        <w:r>
          <w:rPr>
            <w:rStyle w:val="VerbatimChar"/>
          </w:rPr>
          <w:t xml:space="preserve">.data</w:t>
        </w:r>
      </w:ins>
      <w:ins w:id="1135" w:author="PR Preview" w:date="2024-01-01T00:00:00Z">
        <w:r>
          <w:t xml:space="preserve"> </w:t>
        </w:r>
      </w:ins>
      <w:ins w:id="1135" w:author="PR Preview" w:date="2024-01-01T00:00:00Z">
        <w:r>
          <w:t xml:space="preserve">pronoun</w:t>
        </w:r>
      </w:ins>
      <w:ins w:id="1135" w:author="PR Preview" w:date="2024-01-01T00:00:00Z">
        <w:r>
          <w:t xml:space="preserve"> </w:t>
        </w:r>
      </w:ins>
      <w:ins w:id="1135" w:author="PR Preview" w:date="2024-01-01T00:00:00Z">
        <w:r>
          <w:t xml:space="preserve">inside a tidy-selection context:</w:t>
        </w:r>
      </w:ins>
    </w:p>
    <w:p>
      <w:pPr>
        <w:pStyle w:val="SourceCode"/>
      </w:pPr>
      <w:ins w:id="1136" w:author="PR Preview" w:date="2024-01-01T00:00:00Z">
        <w:r>
          <w:rPr>
            <w:rStyle w:val="CommentTok"/>
          </w:rPr>
          <w:t xml:space="preserve"># Soft-deprecated: .data used in selection contexts</w:t>
        </w:r>
      </w:ins>
      <w:ins w:id="1136" w:author="PR Preview" w:date="2024-01-01T00:00:00Z">
        <w:r>
          <w:br/>
        </w:r>
      </w:ins>
      <w:ins w:id="1136" w:author="PR Preview" w:date="2024-01-01T00:00:00Z">
        <w:r>
          <w:rPr>
            <w:rStyle w:val="NormalTok"/>
          </w:rPr>
          <w:t xml:space="preserve">df </w:t>
        </w:r>
      </w:ins>
      <w:ins w:id="1136" w:author="PR Preview" w:date="2024-01-01T00:00:00Z">
        <w:r>
          <w:rPr>
            <w:rStyle w:val="SpecialCharTok"/>
          </w:rPr>
          <w:t xml:space="preserve">|&gt;</w:t>
        </w:r>
      </w:ins>
      <w:ins w:id="1136" w:author="PR Preview" w:date="2024-01-01T00:00:00Z">
        <w:r>
          <w:rPr>
            <w:rStyle w:val="NormalTok"/>
          </w:rPr>
          <w:t xml:space="preserve"> </w:t>
        </w:r>
      </w:ins>
      <w:ins w:id="1136" w:author="PR Preview" w:date="2024-01-01T00:00:00Z">
        <w:r>
          <w:rPr>
            <w:rStyle w:val="FunctionTok"/>
          </w:rPr>
          <w:t xml:space="preserve">select</w:t>
        </w:r>
      </w:ins>
      <w:ins w:id="1136" w:author="PR Preview" w:date="2024-01-01T00:00:00Z">
        <w:r>
          <w:rPr>
            <w:rStyle w:val="NormalTok"/>
          </w:rPr>
          <w:t xml:space="preserve">(.data</w:t>
        </w:r>
      </w:ins>
      <w:ins w:id="1136" w:author="PR Preview" w:date="2024-01-01T00:00:00Z">
        <w:r>
          <w:rPr>
            <w:rStyle w:val="SpecialCharTok"/>
          </w:rPr>
          <w:t xml:space="preserve">$</w:t>
        </w:r>
      </w:ins>
      <w:ins w:id="1136" w:author="PR Preview" w:date="2024-01-01T00:00:00Z">
        <w:r>
          <w:rPr>
            <w:rStyle w:val="NormalTok"/>
          </w:rPr>
          <w:t xml:space="preserve">Subject, .data[[var]])</w:t>
        </w:r>
      </w:ins>
      <w:ins w:id="1136" w:author="PR Preview" w:date="2024-01-01T00:00:00Z">
        <w:r>
          <w:br/>
        </w:r>
      </w:ins>
      <w:ins w:id="1136" w:author="PR Preview" w:date="2024-01-01T00:00:00Z">
        <w:r>
          <w:rPr>
            <w:rStyle w:val="NormalTok"/>
          </w:rPr>
          <w:t xml:space="preserve">df </w:t>
        </w:r>
      </w:ins>
      <w:ins w:id="1136" w:author="PR Preview" w:date="2024-01-01T00:00:00Z">
        <w:r>
          <w:rPr>
            <w:rStyle w:val="SpecialCharTok"/>
          </w:rPr>
          <w:t xml:space="preserve">|&gt;</w:t>
        </w:r>
      </w:ins>
      <w:ins w:id="1136" w:author="PR Preview" w:date="2024-01-01T00:00:00Z">
        <w:r>
          <w:rPr>
            <w:rStyle w:val="NormalTok"/>
          </w:rPr>
          <w:t xml:space="preserve"> </w:t>
        </w:r>
      </w:ins>
      <w:ins w:id="1136" w:author="PR Preview" w:date="2024-01-01T00:00:00Z">
        <w:r>
          <w:rPr>
            <w:rStyle w:val="FunctionTok"/>
          </w:rPr>
          <w:t xml:space="preserve">summarize</w:t>
        </w:r>
      </w:ins>
      <w:ins w:id="1136" w:author="PR Preview" w:date="2024-01-01T00:00:00Z">
        <w:r>
          <w:rPr>
            <w:rStyle w:val="NormalTok"/>
          </w:rPr>
          <w:t xml:space="preserve">(</w:t>
        </w:r>
      </w:ins>
      <w:ins w:id="1136" w:author="PR Preview" w:date="2024-01-01T00:00:00Z">
        <w:r>
          <w:rPr>
            <w:rStyle w:val="AttributeTok"/>
          </w:rPr>
          <w:t xml:space="preserve">.by =</w:t>
        </w:r>
      </w:ins>
      <w:ins w:id="1136" w:author="PR Preview" w:date="2024-01-01T00:00:00Z">
        <w:r>
          <w:rPr>
            <w:rStyle w:val="NormalTok"/>
          </w:rPr>
          <w:t xml:space="preserve"> </w:t>
        </w:r>
      </w:ins>
      <w:ins w:id="1136" w:author="PR Preview" w:date="2024-01-01T00:00:00Z">
        <w:r>
          <w:rPr>
            <w:rStyle w:val="FunctionTok"/>
          </w:rPr>
          <w:t xml:space="preserve">c</w:t>
        </w:r>
      </w:ins>
      <w:ins w:id="1136" w:author="PR Preview" w:date="2024-01-01T00:00:00Z">
        <w:r>
          <w:rPr>
            <w:rStyle w:val="NormalTok"/>
          </w:rPr>
          <w:t xml:space="preserve">(.data</w:t>
        </w:r>
      </w:ins>
      <w:ins w:id="1136" w:author="PR Preview" w:date="2024-01-01T00:00:00Z">
        <w:r>
          <w:rPr>
            <w:rStyle w:val="SpecialCharTok"/>
          </w:rPr>
          <w:t xml:space="preserve">$</w:t>
        </w:r>
      </w:ins>
      <w:ins w:id="1136" w:author="PR Preview" w:date="2024-01-01T00:00:00Z">
        <w:r>
          <w:rPr>
            <w:rStyle w:val="NormalTok"/>
          </w:rPr>
          <w:t xml:space="preserve">group), </w:t>
        </w:r>
      </w:ins>
      <w:ins w:id="1136" w:author="PR Preview" w:date="2024-01-01T00:00:00Z">
        <w:r>
          <w:rPr>
            <w:rStyle w:val="AttributeTok"/>
          </w:rPr>
          <w:t xml:space="preserve">med =</w:t>
        </w:r>
      </w:ins>
      <w:ins w:id="1136" w:author="PR Preview" w:date="2024-01-01T00:00:00Z">
        <w:r>
          <w:rPr>
            <w:rStyle w:val="NormalTok"/>
          </w:rPr>
          <w:t xml:space="preserve"> </w:t>
        </w:r>
      </w:ins>
      <w:ins w:id="1136" w:author="PR Preview" w:date="2024-01-01T00:00:00Z">
        <w:r>
          <w:rPr>
            <w:rStyle w:val="FunctionTok"/>
          </w:rPr>
          <w:t xml:space="preserve">median</w:t>
        </w:r>
      </w:ins>
      <w:ins w:id="1136" w:author="PR Preview" w:date="2024-01-01T00:00:00Z">
        <w:r>
          <w:rPr>
            <w:rStyle w:val="NormalTok"/>
          </w:rPr>
          <w:t xml:space="preserve">(value))</w:t>
        </w:r>
      </w:ins>
      <w:ins w:id="1136" w:author="PR Preview" w:date="2024-01-01T00:00:00Z">
        <w:r>
          <w:br/>
        </w:r>
      </w:ins>
      <w:ins w:id="1136" w:author="PR Preview" w:date="2024-01-01T00:00:00Z">
        <w:r>
          <w:rPr>
            <w:rStyle w:val="NormalTok"/>
          </w:rPr>
          <w:t xml:space="preserve">df </w:t>
        </w:r>
      </w:ins>
      <w:ins w:id="1136" w:author="PR Preview" w:date="2024-01-01T00:00:00Z">
        <w:r>
          <w:rPr>
            <w:rStyle w:val="SpecialCharTok"/>
          </w:rPr>
          <w:t xml:space="preserve">|&gt;</w:t>
        </w:r>
      </w:ins>
      <w:ins w:id="1136" w:author="PR Preview" w:date="2024-01-01T00:00:00Z">
        <w:r>
          <w:rPr>
            <w:rStyle w:val="NormalTok"/>
          </w:rPr>
          <w:t xml:space="preserve"> tidyr</w:t>
        </w:r>
      </w:ins>
      <w:ins w:id="1136" w:author="PR Preview" w:date="2024-01-01T00:00:00Z">
        <w:r>
          <w:rPr>
            <w:rStyle w:val="SpecialCharTok"/>
          </w:rPr>
          <w:t xml:space="preserve">::</w:t>
        </w:r>
      </w:ins>
      <w:ins w:id="1136" w:author="PR Preview" w:date="2024-01-01T00:00:00Z">
        <w:r>
          <w:rPr>
            <w:rStyle w:val="FunctionTok"/>
          </w:rPr>
          <w:t xml:space="preserve">pivot_wider</w:t>
        </w:r>
      </w:ins>
      <w:ins w:id="1136" w:author="PR Preview" w:date="2024-01-01T00:00:00Z">
        <w:r>
          <w:rPr>
            <w:rStyle w:val="NormalTok"/>
          </w:rPr>
          <w:t xml:space="preserve">(</w:t>
        </w:r>
      </w:ins>
      <w:ins w:id="1136" w:author="PR Preview" w:date="2024-01-01T00:00:00Z">
        <w:r>
          <w:rPr>
            <w:rStyle w:val="AttributeTok"/>
          </w:rPr>
          <w:t xml:space="preserve">names_from =</w:t>
        </w:r>
      </w:ins>
      <w:ins w:id="1136" w:author="PR Preview" w:date="2024-01-01T00:00:00Z">
        <w:r>
          <w:rPr>
            <w:rStyle w:val="NormalTok"/>
          </w:rPr>
          <w:t xml:space="preserve"> .data</w:t>
        </w:r>
      </w:ins>
      <w:ins w:id="1136" w:author="PR Preview" w:date="2024-01-01T00:00:00Z">
        <w:r>
          <w:rPr>
            <w:rStyle w:val="SpecialCharTok"/>
          </w:rPr>
          <w:t xml:space="preserve">$</w:t>
        </w:r>
      </w:ins>
      <w:ins w:id="1136" w:author="PR Preview" w:date="2024-01-01T00:00:00Z">
        <w:r>
          <w:rPr>
            <w:rStyle w:val="NormalTok"/>
          </w:rPr>
          <w:t xml:space="preserve">Parameter)</w:t>
        </w:r>
      </w:ins>
    </w:p>
    <w:p>
      <w:pPr>
        <w:pStyle w:val="FirstParagraph"/>
      </w:pPr>
      <w:ins w:id="1137" w:author="PR Preview" w:date="2024-01-01T00:00:00Z">
        <w:r>
          <w:t xml:space="preserve">The</w:t>
        </w:r>
      </w:ins>
      <w:ins w:id="1137" w:author="PR Preview" w:date="2024-01-01T00:00:00Z">
        <w:r>
          <w:t xml:space="preserve"> </w:t>
        </w:r>
      </w:ins>
      <w:ins w:id="1137" w:author="PR Preview" w:date="2024-01-01T00:00:00Z">
        <w:r>
          <w:rPr>
            <w:rStyle w:val="VerbatimChar"/>
          </w:rPr>
          <w:t xml:space="preserve">.data</w:t>
        </w:r>
      </w:ins>
      <w:ins w:id="1137" w:author="PR Preview" w:date="2024-01-01T00:00:00Z">
        <w:r>
          <w:t xml:space="preserve"> </w:t>
        </w:r>
      </w:ins>
      <w:ins w:id="1137" w:author="PR Preview" w:date="2024-01-01T00:00:00Z">
        <w:r>
          <w:t xml:space="preserve">pronoun is a</w:t>
        </w:r>
      </w:ins>
      <w:ins w:id="1137" w:author="PR Preview" w:date="2024-01-01T00:00:00Z">
        <w:r>
          <w:t xml:space="preserve"> </w:t>
        </w:r>
      </w:ins>
      <w:ins w:id="1137" w:author="PR Preview" w:date="2024-01-01T00:00:00Z">
        <w:r>
          <w:rPr>
            <w:i/>
            <w:iCs/>
          </w:rPr>
          <w:t xml:space="preserve">data-masking</w:t>
        </w:r>
      </w:ins>
      <w:ins w:id="1137" w:author="PR Preview" w:date="2024-01-01T00:00:00Z">
        <w:r>
          <w:t xml:space="preserve"> </w:t>
        </w:r>
      </w:ins>
      <w:ins w:id="1137" w:author="PR Preview" w:date="2024-01-01T00:00:00Z">
        <w:r>
          <w:t xml:space="preserve">tool, not a selection tool.</w:t>
        </w:r>
      </w:ins>
      <w:ins w:id="1137" w:author="PR Preview" w:date="2024-01-01T00:00:00Z">
        <w:r>
          <w:t xml:space="preserve"> </w:t>
        </w:r>
      </w:ins>
      <w:ins w:id="1137" w:author="PR Preview" w:date="2024-01-01T00:00:00Z">
        <w:r>
          <w:t xml:space="preserve">Using it in a selection context was deprecated in</w:t>
        </w:r>
      </w:ins>
      <w:ins w:id="1137" w:author="PR Preview" w:date="2024-01-01T00:00:00Z">
        <w:r>
          <w:t xml:space="preserve"> </w:t>
        </w:r>
      </w:ins>
      <w:hyperlink r:id="rId368">
        <w:r>
          <w:rPr>
            <w:rStyle w:val="VerbatimChar"/>
          </w:rPr>
          <w:t xml:space="preserve">{tidyselect}</w:t>
        </w:r>
      </w:hyperlink>
      <w:ins w:id="1137" w:author="PR Preview" w:date="2024-01-01T00:00:00Z">
        <w:r>
          <w:t xml:space="preserve"> </w:t>
        </w:r>
      </w:ins>
      <w:ins w:id="1137" w:author="PR Preview" w:date="2024-01-01T00:00:00Z">
        <w:r>
          <w:t xml:space="preserve">1.2.0</w:t>
        </w:r>
      </w:ins>
      <w:ins w:id="1137" w:author="PR Preview" w:date="2024-01-01T00:00:00Z">
        <w:r>
          <w:t xml:space="preserve"> </w:t>
        </w:r>
      </w:ins>
      <w:ins w:id="1137" w:author="PR Preview" w:date="2024-01-01T00:00:00Z">
        <w:r>
          <w:t xml:space="preserve">(</w:t>
        </w:r>
      </w:ins>
      <w:hyperlink r:id="rId369">
        <w:r>
          <w:rPr>
            <w:rStyle w:val="Hyperlink"/>
          </w:rPr>
          <w:t xml:space="preserve">release notes</w:t>
        </w:r>
      </w:hyperlink>
      <w:ins w:id="1137" w:author="PR Preview" w:date="2024-01-01T00:00:00Z">
        <w:r>
          <w:t xml:space="preserve">),</w:t>
        </w:r>
      </w:ins>
      <w:ins w:id="1137" w:author="PR Preview" w:date="2024-01-01T00:00:00Z">
        <w:r>
          <w:t xml:space="preserve"> </w:t>
        </w:r>
      </w:ins>
      <w:ins w:id="1137" w:author="PR Preview" w:date="2024-01-01T00:00:00Z">
        <w:r>
          <w:t xml:space="preserve">but it is a</w:t>
        </w:r>
      </w:ins>
      <w:ins w:id="1137" w:author="PR Preview" w:date="2024-01-01T00:00:00Z">
        <w:r>
          <w:t xml:space="preserve"> </w:t>
        </w:r>
      </w:ins>
      <w:ins w:id="1137" w:author="PR Preview" w:date="2024-01-01T00:00:00Z">
        <w:r>
          <w:rPr>
            <w:b/>
            <w:bCs/>
          </w:rPr>
          <w:t xml:space="preserve">soft</w:t>
        </w:r>
      </w:ins>
      <w:ins w:id="1137" w:author="PR Preview" w:date="2024-01-01T00:00:00Z">
        <w:r>
          <w:t xml:space="preserve"> </w:t>
        </w:r>
      </w:ins>
      <w:ins w:id="1137" w:author="PR Preview" w:date="2024-01-01T00:00:00Z">
        <w:r>
          <w:t xml:space="preserve">deprecation,</w:t>
        </w:r>
      </w:ins>
      <w:ins w:id="1137" w:author="PR Preview" w:date="2024-01-01T00:00:00Z">
        <w:r>
          <w:t xml:space="preserve"> </w:t>
        </w:r>
      </w:ins>
      <w:ins w:id="1137" w:author="PR Preview" w:date="2024-01-01T00:00:00Z">
        <w:r>
          <w:t xml:space="preserve">signaled through</w:t>
        </w:r>
      </w:ins>
      <w:ins w:id="1137" w:author="PR Preview" w:date="2024-01-01T00:00:00Z">
        <w:r>
          <w:t xml:space="preserve"> </w:t>
        </w:r>
      </w:ins>
      <w:hyperlink r:id="rId370">
        <w:r>
          <w:rPr>
            <w:rStyle w:val="VerbatimChar"/>
          </w:rPr>
          <w:t xml:space="preserve">{lifecycle}</w:t>
        </w:r>
      </w:hyperlink>
      <w:ins w:id="1137" w:author="PR Preview" w:date="2024-01-01T00:00:00Z">
        <w:r>
          <w:t xml:space="preserve">.</w:t>
        </w:r>
      </w:ins>
      <w:ins w:id="1137" w:author="PR Preview" w:date="2024-01-01T00:00:00Z">
        <w:r>
          <w:t xml:space="preserve"> </w:t>
        </w:r>
      </w:ins>
      <w:ins w:id="1137" w:author="PR Preview" w:date="2024-01-01T00:00:00Z">
        <w:r>
          <w:t xml:space="preserve">Per the</w:t>
        </w:r>
      </w:ins>
      <w:ins w:id="1137" w:author="PR Preview" w:date="2024-01-01T00:00:00Z">
        <w:r>
          <w:t xml:space="preserve"> </w:t>
        </w:r>
      </w:ins>
      <w:hyperlink r:id="rId371">
        <w:r>
          <w:rPr>
            <w:rStyle w:val="VerbatimChar"/>
          </w:rPr>
          <w:t xml:space="preserve">{lifecycle}</w:t>
        </w:r>
        <w:r>
          <w:rPr>
            <w:rStyle w:val="Hyperlink"/>
          </w:rPr>
          <w:t xml:space="preserve"> </w:t>
        </w:r>
        <w:r>
          <w:rPr>
            <w:rStyle w:val="Hyperlink"/>
          </w:rPr>
          <w:t xml:space="preserve">documentation</w:t>
        </w:r>
      </w:hyperlink>
      <w:ins w:id="1137" w:author="PR Preview" w:date="2024-01-01T00:00:00Z">
        <w:r>
          <w:t xml:space="preserve">,</w:t>
        </w:r>
      </w:ins>
      <w:ins w:id="1137" w:author="PR Preview" w:date="2024-01-01T00:00:00Z">
        <w:r>
          <w:t xml:space="preserve"> </w:t>
        </w:r>
      </w:ins>
      <w:ins w:id="1137" w:author="PR Preview" w:date="2024-01-01T00:00:00Z">
        <w:r>
          <w:t xml:space="preserve">a soft-deprecated feature warns only users who trigger it from the global environment</w:t>
        </w:r>
      </w:ins>
      <w:ins w:id="1137" w:author="PR Preview" w:date="2024-01-01T00:00:00Z">
        <w:r>
          <w:t xml:space="preserve"> </w:t>
        </w:r>
      </w:ins>
      <w:ins w:id="1137" w:author="PR Preview" w:date="2024-01-01T00:00:00Z">
        <w:r>
          <w:t xml:space="preserve">and developers who use it directly (for example when running</w:t>
        </w:r>
      </w:ins>
      <w:ins w:id="1137" w:author="PR Preview" w:date="2024-01-01T00:00:00Z">
        <w:r>
          <w:t xml:space="preserve"> </w:t>
        </w:r>
      </w:ins>
      <w:hyperlink r:id="rId96">
        <w:r>
          <w:rPr>
            <w:rStyle w:val="VerbatimChar"/>
          </w:rPr>
          <w:t xml:space="preserve">{testthat}</w:t>
        </w:r>
      </w:hyperlink>
      <w:ins w:id="1137" w:author="PR Preview" w:date="2024-01-01T00:00:00Z">
        <w:r>
          <w:t xml:space="preserve"> </w:t>
        </w:r>
      </w:ins>
      <w:ins w:id="1137" w:author="PR Preview" w:date="2024-01-01T00:00:00Z">
        <w:r>
          <w:t xml:space="preserve">tests);</w:t>
        </w:r>
      </w:ins>
      <w:ins w:id="1137" w:author="PR Preview" w:date="2024-01-01T00:00:00Z">
        <w:r>
          <w:t xml:space="preserve"> </w:t>
        </w:r>
      </w:ins>
      <w:ins w:id="1137" w:author="PR Preview" w:date="2024-01-01T00:00:00Z">
        <w:r>
          <w:t xml:space="preserve">there is</w:t>
        </w:r>
      </w:ins>
      <w:ins w:id="1137" w:author="PR Preview" w:date="2024-01-01T00:00:00Z">
        <w:r>
          <w:t xml:space="preserve"> </w:t>
        </w:r>
      </w:ins>
      <w:ins w:id="1137" w:author="PR Preview" w:date="2024-01-01T00:00:00Z">
        <w:r>
          <w:rPr>
            <w:i/>
            <w:iCs/>
          </w:rPr>
          <w:t xml:space="preserve">no warning when the deprecated feature is called indirectly by another package</w:t>
        </w:r>
      </w:ins>
      <w:ins w:id="1137" w:author="PR Preview" w:date="2024-01-01T00:00:00Z">
        <w:r>
          <w:t xml:space="preserve">.</w:t>
        </w:r>
      </w:ins>
      <w:ins w:id="1137" w:author="PR Preview" w:date="2024-01-01T00:00:00Z">
        <w:r>
          <w:t xml:space="preserve"> </w:t>
        </w:r>
      </w:ins>
      <w:ins w:id="1137" w:author="PR Preview" w:date="2024-01-01T00:00:00Z">
        <w:r>
          <w:t xml:space="preserve">So in installed-package code it usually emits</w:t>
        </w:r>
      </w:ins>
      <w:ins w:id="1137" w:author="PR Preview" w:date="2024-01-01T00:00:00Z">
        <w:r>
          <w:t xml:space="preserve"> </w:t>
        </w:r>
      </w:ins>
      <w:ins w:id="1137" w:author="PR Preview" w:date="2024-01-01T00:00:00Z">
        <w:r>
          <w:rPr>
            <w:i/>
            <w:iCs/>
          </w:rPr>
          <w:t xml:space="preserve">no warning at all</w:t>
        </w:r>
      </w:ins>
      <w:ins w:id="1137" w:author="PR Preview" w:date="2024-01-01T00:00:00Z">
        <w:r>
          <w:t xml:space="preserve">,</w:t>
        </w:r>
      </w:ins>
      <w:ins w:id="1137" w:author="PR Preview" w:date="2024-01-01T00:00:00Z">
        <w:r>
          <w:t xml:space="preserve"> </w:t>
        </w:r>
      </w:ins>
      <w:ins w:id="1137" w:author="PR Preview" w:date="2024-01-01T00:00:00Z">
        <w:r>
          <w:t xml:space="preserve">and it slips past interactive use, CI, and code review unnoticed.</w:t>
        </w:r>
      </w:ins>
      <w:ins w:id="1137" w:author="PR Preview" w:date="2024-01-01T00:00:00Z">
        <w:r>
          <w:t xml:space="preserve"> </w:t>
        </w:r>
      </w:ins>
      <w:ins w:id="1137" w:author="PR Preview" w:date="2024-01-01T00:00:00Z">
        <w:r>
          <w:t xml:space="preserve">Rewrite these with</w:t>
        </w:r>
      </w:ins>
      <w:ins w:id="1137" w:author="PR Preview" w:date="2024-01-01T00:00:00Z">
        <w:r>
          <w:t xml:space="preserve"> </w:t>
        </w:r>
      </w:ins>
      <w:ins w:id="1137" w:author="PR Preview" w:date="2024-01-01T00:00:00Z">
        <w:r>
          <w:rPr>
            <w:rStyle w:val="VerbatimChar"/>
          </w:rPr>
          <w:t xml:space="preserve">all_of()</w:t>
        </w:r>
      </w:ins>
      <w:ins w:id="1137" w:author="PR Preview" w:date="2024-01-01T00:00:00Z">
        <w:r>
          <w:t xml:space="preserve">/</w:t>
        </w:r>
      </w:ins>
      <w:ins w:id="1137" w:author="PR Preview" w:date="2024-01-01T00:00:00Z">
        <w:r>
          <w:rPr>
            <w:rStyle w:val="VerbatimChar"/>
          </w:rPr>
          <w:t xml:space="preserve">any_of()</w:t>
        </w:r>
      </w:ins>
      <w:ins w:id="1137" w:author="PR Preview" w:date="2024-01-01T00:00:00Z">
        <w:r>
          <w:t xml:space="preserve"> </w:t>
        </w:r>
      </w:ins>
      <w:ins w:id="1137" w:author="PR Preview" w:date="2024-01-01T00:00:00Z">
        <w:r>
          <w:t xml:space="preserve">and plain strings:</w:t>
        </w:r>
      </w:ins>
    </w:p>
    <w:p>
      <w:pPr>
        <w:pStyle w:val="SourceCode"/>
      </w:pPr>
      <w:ins w:id="1138" w:author="PR Preview" w:date="2024-01-01T00:00:00Z">
        <w:r>
          <w:rPr>
            <w:rStyle w:val="CommentTok"/>
          </w:rPr>
          <w:t xml:space="preserve"># Idiomatic tidy selection</w:t>
        </w:r>
      </w:ins>
      <w:ins w:id="1138" w:author="PR Preview" w:date="2024-01-01T00:00:00Z">
        <w:r>
          <w:br/>
        </w:r>
      </w:ins>
      <w:ins w:id="1138" w:author="PR Preview" w:date="2024-01-01T00:00:00Z">
        <w:r>
          <w:rPr>
            <w:rStyle w:val="NormalTok"/>
          </w:rPr>
          <w:t xml:space="preserve">df </w:t>
        </w:r>
      </w:ins>
      <w:ins w:id="1138" w:author="PR Preview" w:date="2024-01-01T00:00:00Z">
        <w:r>
          <w:rPr>
            <w:rStyle w:val="SpecialCharTok"/>
          </w:rPr>
          <w:t xml:space="preserve">|&gt;</w:t>
        </w:r>
      </w:ins>
      <w:ins w:id="1138" w:author="PR Preview" w:date="2024-01-01T00:00:00Z">
        <w:r>
          <w:rPr>
            <w:rStyle w:val="NormalTok"/>
          </w:rPr>
          <w:t xml:space="preserve"> </w:t>
        </w:r>
      </w:ins>
      <w:ins w:id="1138" w:author="PR Preview" w:date="2024-01-01T00:00:00Z">
        <w:r>
          <w:rPr>
            <w:rStyle w:val="FunctionTok"/>
          </w:rPr>
          <w:t xml:space="preserve">select</w:t>
        </w:r>
      </w:ins>
      <w:ins w:id="1138" w:author="PR Preview" w:date="2024-01-01T00:00:00Z">
        <w:r>
          <w:rPr>
            <w:rStyle w:val="NormalTok"/>
          </w:rPr>
          <w:t xml:space="preserve">(</w:t>
        </w:r>
      </w:ins>
      <w:ins w:id="1138" w:author="PR Preview" w:date="2024-01-01T00:00:00Z">
        <w:r>
          <w:rPr>
            <w:rStyle w:val="FunctionTok"/>
          </w:rPr>
          <w:t xml:space="preserve">all_of</w:t>
        </w:r>
      </w:ins>
      <w:ins w:id="1138" w:author="PR Preview" w:date="2024-01-01T00:00:00Z">
        <w:r>
          <w:rPr>
            <w:rStyle w:val="NormalTok"/>
          </w:rPr>
          <w:t xml:space="preserve">(</w:t>
        </w:r>
      </w:ins>
      <w:ins w:id="1138" w:author="PR Preview" w:date="2024-01-01T00:00:00Z">
        <w:r>
          <w:rPr>
            <w:rStyle w:val="FunctionTok"/>
          </w:rPr>
          <w:t xml:space="preserve">c</w:t>
        </w:r>
      </w:ins>
      <w:ins w:id="1138" w:author="PR Preview" w:date="2024-01-01T00:00:00Z">
        <w:r>
          <w:rPr>
            <w:rStyle w:val="NormalTok"/>
          </w:rPr>
          <w:t xml:space="preserve">(</w:t>
        </w:r>
      </w:ins>
      <w:ins w:id="1138" w:author="PR Preview" w:date="2024-01-01T00:00:00Z">
        <w:r>
          <w:rPr>
            <w:rStyle w:val="StringTok"/>
          </w:rPr>
          <w:t xml:space="preserve">"Subject"</w:t>
        </w:r>
      </w:ins>
      <w:ins w:id="1138" w:author="PR Preview" w:date="2024-01-01T00:00:00Z">
        <w:r>
          <w:rPr>
            <w:rStyle w:val="NormalTok"/>
          </w:rPr>
          <w:t xml:space="preserve">, var)))</w:t>
        </w:r>
      </w:ins>
      <w:ins w:id="1138" w:author="PR Preview" w:date="2024-01-01T00:00:00Z">
        <w:r>
          <w:br/>
        </w:r>
      </w:ins>
      <w:ins w:id="1138" w:author="PR Preview" w:date="2024-01-01T00:00:00Z">
        <w:r>
          <w:rPr>
            <w:rStyle w:val="NormalTok"/>
          </w:rPr>
          <w:t xml:space="preserve">df </w:t>
        </w:r>
      </w:ins>
      <w:ins w:id="1138" w:author="PR Preview" w:date="2024-01-01T00:00:00Z">
        <w:r>
          <w:rPr>
            <w:rStyle w:val="SpecialCharTok"/>
          </w:rPr>
          <w:t xml:space="preserve">|&gt;</w:t>
        </w:r>
      </w:ins>
      <w:ins w:id="1138" w:author="PR Preview" w:date="2024-01-01T00:00:00Z">
        <w:r>
          <w:rPr>
            <w:rStyle w:val="NormalTok"/>
          </w:rPr>
          <w:t xml:space="preserve"> </w:t>
        </w:r>
      </w:ins>
      <w:ins w:id="1138" w:author="PR Preview" w:date="2024-01-01T00:00:00Z">
        <w:r>
          <w:rPr>
            <w:rStyle w:val="FunctionTok"/>
          </w:rPr>
          <w:t xml:space="preserve">summarize</w:t>
        </w:r>
      </w:ins>
      <w:ins w:id="1138" w:author="PR Preview" w:date="2024-01-01T00:00:00Z">
        <w:r>
          <w:rPr>
            <w:rStyle w:val="NormalTok"/>
          </w:rPr>
          <w:t xml:space="preserve">(</w:t>
        </w:r>
      </w:ins>
      <w:ins w:id="1138" w:author="PR Preview" w:date="2024-01-01T00:00:00Z">
        <w:r>
          <w:rPr>
            <w:rStyle w:val="AttributeTok"/>
          </w:rPr>
          <w:t xml:space="preserve">.by =</w:t>
        </w:r>
      </w:ins>
      <w:ins w:id="1138" w:author="PR Preview" w:date="2024-01-01T00:00:00Z">
        <w:r>
          <w:rPr>
            <w:rStyle w:val="NormalTok"/>
          </w:rPr>
          <w:t xml:space="preserve"> </w:t>
        </w:r>
      </w:ins>
      <w:ins w:id="1138" w:author="PR Preview" w:date="2024-01-01T00:00:00Z">
        <w:r>
          <w:rPr>
            <w:rStyle w:val="FunctionTok"/>
          </w:rPr>
          <w:t xml:space="preserve">all_of</w:t>
        </w:r>
      </w:ins>
      <w:ins w:id="1138" w:author="PR Preview" w:date="2024-01-01T00:00:00Z">
        <w:r>
          <w:rPr>
            <w:rStyle w:val="NormalTok"/>
          </w:rPr>
          <w:t xml:space="preserve">(</w:t>
        </w:r>
      </w:ins>
      <w:ins w:id="1138" w:author="PR Preview" w:date="2024-01-01T00:00:00Z">
        <w:r>
          <w:rPr>
            <w:rStyle w:val="StringTok"/>
          </w:rPr>
          <w:t xml:space="preserve">"group"</w:t>
        </w:r>
      </w:ins>
      <w:ins w:id="1138" w:author="PR Preview" w:date="2024-01-01T00:00:00Z">
        <w:r>
          <w:rPr>
            <w:rStyle w:val="NormalTok"/>
          </w:rPr>
          <w:t xml:space="preserve">), </w:t>
        </w:r>
      </w:ins>
      <w:ins w:id="1138" w:author="PR Preview" w:date="2024-01-01T00:00:00Z">
        <w:r>
          <w:rPr>
            <w:rStyle w:val="AttributeTok"/>
          </w:rPr>
          <w:t xml:space="preserve">med =</w:t>
        </w:r>
      </w:ins>
      <w:ins w:id="1138" w:author="PR Preview" w:date="2024-01-01T00:00:00Z">
        <w:r>
          <w:rPr>
            <w:rStyle w:val="NormalTok"/>
          </w:rPr>
          <w:t xml:space="preserve"> </w:t>
        </w:r>
      </w:ins>
      <w:ins w:id="1138" w:author="PR Preview" w:date="2024-01-01T00:00:00Z">
        <w:r>
          <w:rPr>
            <w:rStyle w:val="FunctionTok"/>
          </w:rPr>
          <w:t xml:space="preserve">median</w:t>
        </w:r>
      </w:ins>
      <w:ins w:id="1138" w:author="PR Preview" w:date="2024-01-01T00:00:00Z">
        <w:r>
          <w:rPr>
            <w:rStyle w:val="NormalTok"/>
          </w:rPr>
          <w:t xml:space="preserve">(value))</w:t>
        </w:r>
      </w:ins>
      <w:ins w:id="1138" w:author="PR Preview" w:date="2024-01-01T00:00:00Z">
        <w:r>
          <w:br/>
        </w:r>
      </w:ins>
      <w:ins w:id="1138" w:author="PR Preview" w:date="2024-01-01T00:00:00Z">
        <w:r>
          <w:rPr>
            <w:rStyle w:val="NormalTok"/>
          </w:rPr>
          <w:t xml:space="preserve">df </w:t>
        </w:r>
      </w:ins>
      <w:ins w:id="1138" w:author="PR Preview" w:date="2024-01-01T00:00:00Z">
        <w:r>
          <w:rPr>
            <w:rStyle w:val="SpecialCharTok"/>
          </w:rPr>
          <w:t xml:space="preserve">|&gt;</w:t>
        </w:r>
      </w:ins>
      <w:ins w:id="1138" w:author="PR Preview" w:date="2024-01-01T00:00:00Z">
        <w:r>
          <w:rPr>
            <w:rStyle w:val="NormalTok"/>
          </w:rPr>
          <w:t xml:space="preserve"> tidyr</w:t>
        </w:r>
      </w:ins>
      <w:ins w:id="1138" w:author="PR Preview" w:date="2024-01-01T00:00:00Z">
        <w:r>
          <w:rPr>
            <w:rStyle w:val="SpecialCharTok"/>
          </w:rPr>
          <w:t xml:space="preserve">::</w:t>
        </w:r>
      </w:ins>
      <w:ins w:id="1138" w:author="PR Preview" w:date="2024-01-01T00:00:00Z">
        <w:r>
          <w:rPr>
            <w:rStyle w:val="FunctionTok"/>
          </w:rPr>
          <w:t xml:space="preserve">pivot_wider</w:t>
        </w:r>
      </w:ins>
      <w:ins w:id="1138" w:author="PR Preview" w:date="2024-01-01T00:00:00Z">
        <w:r>
          <w:rPr>
            <w:rStyle w:val="NormalTok"/>
          </w:rPr>
          <w:t xml:space="preserve">(</w:t>
        </w:r>
      </w:ins>
      <w:ins w:id="1138" w:author="PR Preview" w:date="2024-01-01T00:00:00Z">
        <w:r>
          <w:rPr>
            <w:rStyle w:val="AttributeTok"/>
          </w:rPr>
          <w:t xml:space="preserve">names_from =</w:t>
        </w:r>
      </w:ins>
      <w:ins w:id="1138" w:author="PR Preview" w:date="2024-01-01T00:00:00Z">
        <w:r>
          <w:rPr>
            <w:rStyle w:val="NormalTok"/>
          </w:rPr>
          <w:t xml:space="preserve"> </w:t>
        </w:r>
      </w:ins>
      <w:ins w:id="1138" w:author="PR Preview" w:date="2024-01-01T00:00:00Z">
        <w:r>
          <w:rPr>
            <w:rStyle w:val="StringTok"/>
          </w:rPr>
          <w:t xml:space="preserve">"Parameter"</w:t>
        </w:r>
      </w:ins>
      <w:ins w:id="1138" w:author="PR Preview" w:date="2024-01-01T00:00:00Z">
        <w:r>
          <w:rPr>
            <w:rStyle w:val="NormalTok"/>
          </w:rPr>
          <w:t xml:space="preserve">)</w:t>
        </w:r>
      </w:ins>
    </w:p>
    <w:p>
      <w:pPr>
        <w:pStyle w:val="FirstParagraph"/>
      </w:pPr>
      <w:ins w:id="1139" w:author="PR Preview" w:date="2024-01-01T00:00:00Z">
        <w:r>
          <w:t xml:space="preserve">To make this class of soft deprecation fail loudly,</w:t>
        </w:r>
      </w:ins>
      <w:ins w:id="1139" w:author="PR Preview" w:date="2024-01-01T00:00:00Z">
        <w:r>
          <w:t xml:space="preserve"> </w:t>
        </w:r>
      </w:ins>
      <w:ins w:id="1139" w:author="PR Preview" w:date="2024-01-01T00:00:00Z">
        <w:r>
          <w:t xml:space="preserve">set</w:t>
        </w:r>
      </w:ins>
      <w:ins w:id="1139" w:author="PR Preview" w:date="2024-01-01T00:00:00Z">
        <w:r>
          <w:t xml:space="preserve"> </w:t>
        </w:r>
      </w:ins>
      <w:ins w:id="1139" w:author="PR Preview" w:date="2024-01-01T00:00:00Z">
        <w:r>
          <w:rPr>
            <w:rStyle w:val="VerbatimChar"/>
          </w:rPr>
          <w:t xml:space="preserve">options(lifecycle_verbosity = "error")</w:t>
        </w:r>
      </w:ins>
      <w:ins w:id="1139" w:author="PR Preview" w:date="2024-01-01T00:00:00Z">
        <w:r>
          <w:t xml:space="preserve"> </w:t>
        </w:r>
      </w:ins>
      <w:ins w:id="1139" w:author="PR Preview" w:date="2024-01-01T00:00:00Z">
        <w:r>
          <w:t xml:space="preserve">in your tests</w:t>
        </w:r>
      </w:ins>
      <w:ins w:id="1139" w:author="PR Preview" w:date="2024-01-01T00:00:00Z">
        <w:r>
          <w:t xml:space="preserve"> </w:t>
        </w:r>
      </w:ins>
      <w:ins w:id="1139" w:author="PR Preview" w:date="2024-01-01T00:00:00Z">
        <w:r>
          <w:t xml:space="preserve">(for example in</w:t>
        </w:r>
      </w:ins>
      <w:ins w:id="1139" w:author="PR Preview" w:date="2024-01-01T00:00:00Z">
        <w:r>
          <w:t xml:space="preserve"> </w:t>
        </w:r>
      </w:ins>
      <w:ins w:id="1139" w:author="PR Preview" w:date="2024-01-01T00:00:00Z">
        <w:r>
          <w:rPr>
            <w:rStyle w:val="VerbatimChar"/>
          </w:rPr>
          <w:t xml:space="preserve">tests/testthat/setup.R</w:t>
        </w:r>
      </w:ins>
      <w:ins w:id="1139" w:author="PR Preview" w:date="2024-01-01T00:00:00Z">
        <w:r>
          <w:t xml:space="preserve">).</w:t>
        </w:r>
      </w:ins>
      <w:ins w:id="1139" w:author="PR Preview" w:date="2024-01-01T00:00:00Z">
        <w:r>
          <w:t xml:space="preserve"> </w:t>
        </w:r>
      </w:ins>
      <w:ins w:id="1139" w:author="PR Preview" w:date="2024-01-01T00:00:00Z">
        <w:r>
          <w:t xml:space="preserve">This option promotes deprecation signals to errors</w:t>
        </w:r>
      </w:ins>
      <w:ins w:id="1139" w:author="PR Preview" w:date="2024-01-01T00:00:00Z">
        <w:r>
          <w:t xml:space="preserve"> </w:t>
        </w:r>
      </w:ins>
      <w:ins w:id="1139" w:author="PR Preview" w:date="2024-01-01T00:00:00Z">
        <w:r>
          <w:t xml:space="preserve">regardless of the soft-versus-warning distinction</w:t>
        </w:r>
      </w:ins>
      <w:ins w:id="1139" w:author="PR Preview" w:date="2024-01-01T00:00:00Z">
        <w:r>
          <w:t xml:space="preserve"> </w:t>
        </w:r>
      </w:ins>
      <w:ins w:id="1139" w:author="PR Preview" w:date="2024-01-01T00:00:00Z">
        <w:r>
          <w:t xml:space="preserve">(</w:t>
        </w:r>
      </w:ins>
      <w:hyperlink r:id="rId372">
        <w:r>
          <w:rPr>
            <w:rStyle w:val="VerbatimChar"/>
          </w:rPr>
          <w:t xml:space="preserve">{lifecycle}</w:t>
        </w:r>
        <w:r>
          <w:rPr>
            <w:rStyle w:val="Hyperlink"/>
          </w:rPr>
          <w:t xml:space="preserve"> </w:t>
        </w:r>
        <w:r>
          <w:rPr>
            <w:rStyle w:val="Hyperlink"/>
          </w:rPr>
          <w:t xml:space="preserve">reference</w:t>
        </w:r>
      </w:hyperlink>
      <w:ins w:id="1139" w:author="PR Preview" w:date="2024-01-01T00:00:00Z">
        <w:r>
          <w:t xml:space="preserve">).</w:t>
        </w:r>
      </w:ins>
      <w:ins w:id="1139" w:author="PR Preview" w:date="2024-01-01T00:00:00Z">
        <w:r>
          <w:t xml:space="preserve"> </w:t>
        </w:r>
      </w:ins>
      <w:ins w:id="1139" w:author="PR Preview" w:date="2024-01-01T00:00:00Z">
        <w:r>
          <w:t xml:space="preserve">Plain</w:t>
        </w:r>
      </w:ins>
      <w:ins w:id="1139" w:author="PR Preview" w:date="2024-01-01T00:00:00Z">
        <w:r>
          <w:t xml:space="preserve"> </w:t>
        </w:r>
      </w:ins>
      <w:ins w:id="1139" w:author="PR Preview" w:date="2024-01-01T00:00:00Z">
        <w:r>
          <w:rPr>
            <w:rStyle w:val="VerbatimChar"/>
          </w:rPr>
          <w:t xml:space="preserve">options(warn = 2)</w:t>
        </w:r>
      </w:ins>
      <w:ins w:id="1139" w:author="PR Preview" w:date="2024-01-01T00:00:00Z">
        <w:r>
          <w:t xml:space="preserve"> </w:t>
        </w:r>
      </w:ins>
      <w:ins w:id="1139" w:author="PR Preview" w:date="2024-01-01T00:00:00Z">
        <w:r>
          <w:t xml:space="preserve">will</w:t>
        </w:r>
      </w:ins>
      <w:ins w:id="1139" w:author="PR Preview" w:date="2024-01-01T00:00:00Z">
        <w:r>
          <w:t xml:space="preserve"> </w:t>
        </w:r>
      </w:ins>
      <w:ins w:id="1139" w:author="PR Preview" w:date="2024-01-01T00:00:00Z">
        <w:r>
          <w:rPr>
            <w:i/>
            <w:iCs/>
          </w:rPr>
          <w:t xml:space="preserve">not</w:t>
        </w:r>
      </w:ins>
      <w:ins w:id="1139" w:author="PR Preview" w:date="2024-01-01T00:00:00Z">
        <w:r>
          <w:t xml:space="preserve"> </w:t>
        </w:r>
      </w:ins>
      <w:ins w:id="1139" w:author="PR Preview" w:date="2024-01-01T00:00:00Z">
        <w:r>
          <w:t xml:space="preserve">catch it,</w:t>
        </w:r>
      </w:ins>
      <w:ins w:id="1139" w:author="PR Preview" w:date="2024-01-01T00:00:00Z">
        <w:r>
          <w:t xml:space="preserve"> </w:t>
        </w:r>
      </w:ins>
      <w:ins w:id="1139" w:author="PR Preview" w:date="2024-01-01T00:00:00Z">
        <w:r>
          <w:t xml:space="preserve">because</w:t>
        </w:r>
      </w:ins>
      <w:ins w:id="1139" w:author="PR Preview" w:date="2024-01-01T00:00:00Z">
        <w:r>
          <w:t xml:space="preserve"> </w:t>
        </w:r>
      </w:ins>
      <w:ins w:id="1139" w:author="PR Preview" w:date="2024-01-01T00:00:00Z">
        <w:r>
          <w:rPr>
            <w:rStyle w:val="VerbatimChar"/>
          </w:rPr>
          <w:t xml:space="preserve">warn = 2</w:t>
        </w:r>
      </w:ins>
      <w:ins w:id="1139" w:author="PR Preview" w:date="2024-01-01T00:00:00Z">
        <w:r>
          <w:t xml:space="preserve"> </w:t>
        </w:r>
      </w:ins>
      <w:ins w:id="1139" w:author="PR Preview" w:date="2024-01-01T00:00:00Z">
        <w:r>
          <w:t xml:space="preserve">only converts warnings into errors once a warning is actually signaled,</w:t>
        </w:r>
      </w:ins>
      <w:ins w:id="1139" w:author="PR Preview" w:date="2024-01-01T00:00:00Z">
        <w:r>
          <w:t xml:space="preserve"> </w:t>
        </w:r>
      </w:ins>
      <w:ins w:id="1139" w:author="PR Preview" w:date="2024-01-01T00:00:00Z">
        <w:r>
          <w:t xml:space="preserve">and for a soft deprecation in installed-package code no warning is signaled in the first place.</w:t>
        </w:r>
      </w:ins>
    </w:p>
    <w:bookmarkEnd w:id="373"/>
    <w:bookmarkEnd w:id="374"/>
    <w:bookmarkStart w:id="376" w:name="technical-overview"/>
    <w:p>
      <w:pPr>
        <w:pStyle w:val="Heading2"/>
      </w:pPr>
      <w:ins w:id="1140" w:author="PR Preview" w:date="2024-01-01T00:00:00Z">
        <w:r>
          <w:t xml:space="preserve">9.3 Technical Overview</w:t>
        </w:r>
      </w:ins>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75" w:name="example"/>
    <w:p>
      <w:pPr>
        <w:pStyle w:val="Heading3"/>
      </w:pPr>
      <w:ins w:id="1145" w:author="PR Preview" w:date="2024-01-01T00:00:00Z">
        <w:r>
          <w:t xml:space="preserve">9.3.1 Example</w:t>
        </w:r>
      </w:ins>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75"/>
    <w:bookmarkEnd w:id="376"/>
    <w:bookmarkEnd w:id="377"/>
    <w:bookmarkStart w:id="454" w:name="sec-quarto"/>
    <w:p>
      <w:pPr>
        <w:pStyle w:val="Heading1"/>
      </w:pPr>
      <w:r>
        <w:t xml:space="preserve">10. Quarto</w:t>
      </w:r>
    </w:p>
    <w:bookmarkStart w:id="385" w:name="introduction"/>
    <w:p>
      <w:pPr>
        <w:pStyle w:val="Heading2"/>
      </w:pPr>
      <w:r>
        <w:t xml:space="preserve">10.1 Introduction</w:t>
      </w:r>
    </w:p>
    <w:p>
      <w:pPr>
        <w:pStyle w:val="FirstParagraph"/>
      </w:pPr>
      <w:hyperlink r:id="rId37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79"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79"/>
    <w:bookmarkStart w:id="380"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80"/>
    <w:bookmarkStart w:id="384" w:name="getting-started"/>
    <w:p>
      <w:pPr>
        <w:pStyle w:val="Heading3"/>
      </w:pPr>
      <w:r>
        <w:t xml:space="preserve">10.1.3 Getting Started</w:t>
      </w:r>
    </w:p>
    <w:p>
      <w:pPr>
        <w:pStyle w:val="FirstParagraph"/>
      </w:pPr>
      <w:r>
        <w:t xml:space="preserve">To get started with Quarto:</w:t>
      </w:r>
    </w:p>
    <w:p>
      <w:pPr>
        <w:numPr>
          <w:ilvl w:val="0"/>
          <w:numId w:val="112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81">
        <w:r>
          <w:rPr>
            <w:rStyle w:val="Hyperlink"/>
          </w:rPr>
          <w:t xml:space="preserve">https://quarto.org/docs/get-started/</w:t>
        </w:r>
      </w:hyperlink>
    </w:p>
    <w:p>
      <w:pPr>
        <w:numPr>
          <w:ilvl w:val="0"/>
          <w:numId w:val="1128"/>
        </w:numPr>
      </w:pPr>
      <w:r>
        <w:rPr>
          <w:b/>
          <w:bCs/>
        </w:rPr>
        <w:t xml:space="preserve">Documentation:</w:t>
      </w:r>
      <w:r>
        <w:t xml:space="preserve"> </w:t>
      </w:r>
      <w:r>
        <w:t xml:space="preserve">The official Quarto documentation is available at</w:t>
      </w:r>
      <w:r>
        <w:t xml:space="preserve"> </w:t>
      </w:r>
      <w:hyperlink r:id="rId382">
        <w:r>
          <w:rPr>
            <w:rStyle w:val="Hyperlink"/>
          </w:rPr>
          <w:t xml:space="preserve">https://quarto.org/docs/guide/</w:t>
        </w:r>
      </w:hyperlink>
    </w:p>
    <w:p>
      <w:pPr>
        <w:numPr>
          <w:ilvl w:val="0"/>
          <w:numId w:val="112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83">
        <w:r>
          <w:rPr>
            <w:rStyle w:val="Hyperlink"/>
          </w:rPr>
          <w:t xml:space="preserve">Quarto chapter in R for Data Science</w:t>
        </w:r>
      </w:hyperlink>
      <w:r>
        <w:t xml:space="preserve"> </w:t>
      </w:r>
      <w:r>
        <w:t xml:space="preserve">(Wickham et al. 2023)</w:t>
      </w:r>
    </w:p>
    <w:bookmarkEnd w:id="384"/>
    <w:bookmarkEnd w:id="385"/>
    <w:bookmarkStart w:id="39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86"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86"/>
    <w:bookmarkStart w:id="388"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8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88"/>
    <w:bookmarkStart w:id="389"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0"/>
        </w:numPr>
      </w:pPr>
      <w:r>
        <w:t xml:space="preserve">Click</w:t>
      </w:r>
      <w:r>
        <w:t xml:space="preserve"> </w:t>
      </w:r>
      <w:r>
        <w:rPr>
          <w:b/>
          <w:bCs/>
        </w:rPr>
        <w:t xml:space="preserve">“Render”</w:t>
      </w:r>
      <w:r>
        <w:t xml:space="preserve"> </w:t>
      </w:r>
      <w:r>
        <w:t xml:space="preserve">in RStudio, or</w:t>
      </w:r>
    </w:p>
    <w:p>
      <w:pPr>
        <w:pStyle w:val="Compact"/>
        <w:numPr>
          <w:ilvl w:val="0"/>
          <w:numId w:val="1130"/>
        </w:numPr>
      </w:pPr>
      <w:r>
        <w:t xml:space="preserve">Press</w:t>
      </w:r>
      <w:r>
        <w:t xml:space="preserve"> </w:t>
      </w:r>
      <w:r>
        <w:rPr>
          <w:b/>
          <w:bCs/>
        </w:rPr>
        <w:t xml:space="preserve">Cmd/Ctrl + Shift + K</w:t>
      </w:r>
      <w:r>
        <w:t xml:space="preserve">, or</w:t>
      </w:r>
    </w:p>
    <w:p>
      <w:pPr>
        <w:pStyle w:val="Compact"/>
        <w:numPr>
          <w:ilvl w:val="0"/>
          <w:numId w:val="113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89"/>
    <w:bookmarkStart w:id="390"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1"/>
        </w:numPr>
      </w:pPr>
      <w:r>
        <w:t xml:space="preserve">The</w:t>
      </w:r>
      <w:r>
        <w:t xml:space="preserve"> </w:t>
      </w:r>
      <w:r>
        <w:rPr>
          <w:b/>
          <w:bCs/>
        </w:rPr>
        <w:t xml:space="preserve">“Insert”</w:t>
      </w:r>
      <w:r>
        <w:t xml:space="preserve"> </w:t>
      </w:r>
      <w:r>
        <w:t xml:space="preserve">button icon in the editor toolbar</w:t>
      </w:r>
    </w:p>
    <w:p>
      <w:pPr>
        <w:pStyle w:val="Compact"/>
        <w:numPr>
          <w:ilvl w:val="0"/>
          <w:numId w:val="113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2"/>
        </w:numPr>
      </w:pPr>
      <w:r>
        <w:rPr>
          <w:rStyle w:val="VerbatimChar"/>
        </w:rPr>
        <w:t xml:space="preserve">#| label:</w:t>
      </w:r>
      <w:r>
        <w:t xml:space="preserve"> </w:t>
      </w:r>
      <w:r>
        <w:t xml:space="preserve">- give the chunk a name</w:t>
      </w:r>
    </w:p>
    <w:p>
      <w:pPr>
        <w:pStyle w:val="Compact"/>
        <w:numPr>
          <w:ilvl w:val="0"/>
          <w:numId w:val="1132"/>
        </w:numPr>
      </w:pPr>
      <w:r>
        <w:rPr>
          <w:rStyle w:val="VerbatimChar"/>
        </w:rPr>
        <w:t xml:space="preserve">#| echo: false</w:t>
      </w:r>
      <w:r>
        <w:t xml:space="preserve"> </w:t>
      </w:r>
      <w:r>
        <w:t xml:space="preserve">- hide the code but show the output</w:t>
      </w:r>
    </w:p>
    <w:p>
      <w:pPr>
        <w:pStyle w:val="Compact"/>
        <w:numPr>
          <w:ilvl w:val="0"/>
          <w:numId w:val="1132"/>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2"/>
        </w:numPr>
      </w:pPr>
      <w:r>
        <w:rPr>
          <w:rStyle w:val="VerbatimChar"/>
        </w:rPr>
        <w:t xml:space="preserve">#| eval: false</w:t>
      </w:r>
      <w:r>
        <w:t xml:space="preserve"> </w:t>
      </w:r>
      <w:r>
        <w:t xml:space="preserve">- show the code but don’t run it</w:t>
      </w:r>
    </w:p>
    <w:p>
      <w:pPr>
        <w:pStyle w:val="Compact"/>
        <w:numPr>
          <w:ilvl w:val="0"/>
          <w:numId w:val="1132"/>
        </w:numPr>
      </w:pPr>
      <w:r>
        <w:rPr>
          <w:rStyle w:val="VerbatimChar"/>
        </w:rPr>
        <w:t xml:space="preserve">#| include: false</w:t>
      </w:r>
      <w:r>
        <w:t xml:space="preserve"> </w:t>
      </w:r>
      <w:r>
        <w:t xml:space="preserve">- run the code but hide both code and output</w:t>
      </w:r>
    </w:p>
    <w:p>
      <w:pPr>
        <w:pStyle w:val="Compact"/>
        <w:numPr>
          <w:ilvl w:val="0"/>
          <w:numId w:val="1132"/>
        </w:numPr>
      </w:pPr>
      <w:r>
        <w:rPr>
          <w:rStyle w:val="VerbatimChar"/>
        </w:rPr>
        <w:t xml:space="preserve">#| warning: false</w:t>
      </w:r>
      <w:r>
        <w:t xml:space="preserve"> </w:t>
      </w:r>
      <w:r>
        <w:t xml:space="preserve">- hide warnings</w:t>
      </w:r>
    </w:p>
    <w:p>
      <w:pPr>
        <w:pStyle w:val="Compact"/>
        <w:numPr>
          <w:ilvl w:val="0"/>
          <w:numId w:val="1132"/>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90"/>
    <w:bookmarkStart w:id="391"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3"/>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3"/>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3"/>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3"/>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4"/>
        </w:numPr>
      </w:pPr>
      <w:r>
        <w:t xml:space="preserve">Adjust figure dimensions for different page sizes</w:t>
      </w:r>
    </w:p>
    <w:p>
      <w:pPr>
        <w:pStyle w:val="Compact"/>
        <w:numPr>
          <w:ilvl w:val="0"/>
          <w:numId w:val="1134"/>
        </w:numPr>
      </w:pPr>
      <w:r>
        <w:t xml:space="preserve">Use different table formatting for different outputs</w:t>
      </w:r>
    </w:p>
    <w:p>
      <w:pPr>
        <w:pStyle w:val="Compact"/>
        <w:numPr>
          <w:ilvl w:val="0"/>
          <w:numId w:val="1134"/>
        </w:numPr>
      </w:pPr>
      <w:r>
        <w:t xml:space="preserve">Include or exclude content based on output format</w:t>
      </w:r>
    </w:p>
    <w:p>
      <w:pPr>
        <w:pStyle w:val="Compact"/>
        <w:numPr>
          <w:ilvl w:val="0"/>
          <w:numId w:val="1134"/>
        </w:numPr>
      </w:pPr>
      <w:r>
        <w:t xml:space="preserve">Set format-specific styling or options</w:t>
      </w:r>
    </w:p>
    <w:bookmarkEnd w:id="391"/>
    <w:bookmarkStart w:id="392"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5"/>
        </w:numPr>
      </w:pPr>
      <w:r>
        <w:rPr>
          <w:rStyle w:val="VerbatimChar"/>
        </w:rPr>
        <w:t xml:space="preserve">[link text](url)</w:t>
      </w:r>
      <w:r>
        <w:t xml:space="preserve"> </w:t>
      </w:r>
      <w:r>
        <w:t xml:space="preserve">creates hyperlinks</w:t>
      </w:r>
    </w:p>
    <w:p>
      <w:pPr>
        <w:pStyle w:val="Compact"/>
        <w:numPr>
          <w:ilvl w:val="0"/>
          <w:numId w:val="113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83">
        <w:r>
          <w:rPr>
            <w:rStyle w:val="Hyperlink"/>
          </w:rPr>
          <w:t xml:space="preserve">Quarto chapter in R for Data Science</w:t>
        </w:r>
      </w:hyperlink>
      <w:r>
        <w:t xml:space="preserve"> </w:t>
      </w:r>
      <w:r>
        <w:t xml:space="preserve">(Wickham et al. 2023)</w:t>
      </w:r>
      <w:r>
        <w:t xml:space="preserve">.</w:t>
      </w:r>
    </w:p>
    <w:bookmarkEnd w:id="392"/>
    <w:bookmarkEnd w:id="393"/>
    <w:bookmarkStart w:id="40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9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7"/>
        </w:numPr>
      </w:pPr>
      <w:r>
        <w:t xml:space="preserve">Repository:</w:t>
      </w:r>
      <w:r>
        <w:t xml:space="preserve"> </w:t>
      </w:r>
      <w:hyperlink r:id="rId394">
        <w:r>
          <w:rPr>
            <w:rStyle w:val="Hyperlink"/>
          </w:rPr>
          <w:t xml:space="preserve">https://github.com/UCD-SERG/qbt</w:t>
        </w:r>
      </w:hyperlink>
    </w:p>
    <w:p>
      <w:pPr>
        <w:pStyle w:val="Compact"/>
        <w:numPr>
          <w:ilvl w:val="1"/>
          <w:numId w:val="113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7"/>
        </w:numPr>
      </w:pPr>
      <w:r>
        <w:t xml:space="preserve">Clone your new repository and start editing</w:t>
      </w:r>
    </w:p>
    <w:p>
      <w:pPr>
        <w:pStyle w:val="Compact"/>
        <w:numPr>
          <w:ilvl w:val="1"/>
          <w:numId w:val="1137"/>
        </w:numPr>
      </w:pPr>
      <w:r>
        <w:t xml:space="preserve">Includes GitHub Actions for automatic deployment to GitHub Pages</w:t>
      </w:r>
    </w:p>
    <w:p>
      <w:pPr>
        <w:pStyle w:val="Compact"/>
        <w:numPr>
          <w:ilvl w:val="0"/>
          <w:numId w:val="1136"/>
        </w:numPr>
      </w:pPr>
      <w:r>
        <w:rPr>
          <w:b/>
          <w:bCs/>
        </w:rPr>
        <w:t xml:space="preserve">Coatless Tutorials Quarto Book Template</w:t>
      </w:r>
      <w:r>
        <w:t xml:space="preserve"> </w:t>
      </w:r>
      <w:r>
        <w:t xml:space="preserve">- Another template with helpful examples:</w:t>
      </w:r>
    </w:p>
    <w:p>
      <w:pPr>
        <w:pStyle w:val="Compact"/>
        <w:numPr>
          <w:ilvl w:val="1"/>
          <w:numId w:val="1138"/>
        </w:numPr>
      </w:pPr>
      <w:r>
        <w:t xml:space="preserve">Repository:</w:t>
      </w:r>
      <w:r>
        <w:t xml:space="preserve"> </w:t>
      </w:r>
      <w:hyperlink r:id="rId395">
        <w:r>
          <w:rPr>
            <w:rStyle w:val="Hyperlink"/>
          </w:rPr>
          <w:t xml:space="preserve">https://github.com/coatless-tutorials/quarto-book-template</w:t>
        </w:r>
      </w:hyperlink>
    </w:p>
    <w:p>
      <w:pPr>
        <w:pStyle w:val="Compact"/>
        <w:numPr>
          <w:ilvl w:val="1"/>
          <w:numId w:val="1138"/>
        </w:numPr>
      </w:pPr>
      <w:r>
        <w:t xml:space="preserve">Includes examples of common Quarto book features</w:t>
      </w:r>
    </w:p>
    <w:p>
      <w:pPr>
        <w:pStyle w:val="Compact"/>
        <w:numPr>
          <w:ilvl w:val="0"/>
          <w:numId w:val="1136"/>
        </w:numPr>
      </w:pPr>
      <w:r>
        <w:rPr>
          <w:b/>
          <w:bCs/>
        </w:rPr>
        <w:t xml:space="preserve">DataLab Quarto Template</w:t>
      </w:r>
      <w:r>
        <w:t xml:space="preserve"> </w:t>
      </w:r>
      <w:r>
        <w:t xml:space="preserve">- Template from the UC Davis DataLab and Davis R Users Group:</w:t>
      </w:r>
    </w:p>
    <w:p>
      <w:pPr>
        <w:pStyle w:val="Compact"/>
        <w:numPr>
          <w:ilvl w:val="1"/>
          <w:numId w:val="1139"/>
        </w:numPr>
      </w:pPr>
      <w:r>
        <w:t xml:space="preserve">Repository:</w:t>
      </w:r>
      <w:r>
        <w:t xml:space="preserve"> </w:t>
      </w:r>
      <w:hyperlink r:id="rId396">
        <w:r>
          <w:rPr>
            <w:rStyle w:val="Hyperlink"/>
          </w:rPr>
          <w:t xml:space="preserve">https://github.com/d-rug/datalab_template_quarto</w:t>
        </w:r>
      </w:hyperlink>
    </w:p>
    <w:p>
      <w:pPr>
        <w:pStyle w:val="Compact"/>
        <w:numPr>
          <w:ilvl w:val="1"/>
          <w:numId w:val="1139"/>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0"/>
        </w:numPr>
      </w:pPr>
      <w:r>
        <w:rPr>
          <w:rStyle w:val="VerbatimChar"/>
        </w:rPr>
        <w:t xml:space="preserve">_quarto.yml</w:t>
      </w:r>
      <w:r>
        <w:t xml:space="preserve"> </w:t>
      </w:r>
      <w:r>
        <w:t xml:space="preserve">- configuration file for your book</w:t>
      </w:r>
    </w:p>
    <w:p>
      <w:pPr>
        <w:pStyle w:val="Compact"/>
        <w:numPr>
          <w:ilvl w:val="0"/>
          <w:numId w:val="1140"/>
        </w:numPr>
      </w:pPr>
      <w:r>
        <w:rPr>
          <w:rStyle w:val="VerbatimChar"/>
        </w:rPr>
        <w:t xml:space="preserve">index.qmd</w:t>
      </w:r>
      <w:r>
        <w:t xml:space="preserve"> </w:t>
      </w:r>
      <w:r>
        <w:t xml:space="preserve">- the home page / preface</w:t>
      </w:r>
    </w:p>
    <w:p>
      <w:pPr>
        <w:pStyle w:val="Compact"/>
        <w:numPr>
          <w:ilvl w:val="0"/>
          <w:numId w:val="1140"/>
        </w:numPr>
      </w:pPr>
      <w:r>
        <w:t xml:space="preserve">Sample chapter files</w:t>
      </w:r>
    </w:p>
    <w:p>
      <w:pPr>
        <w:pStyle w:val="Compact"/>
        <w:numPr>
          <w:ilvl w:val="0"/>
          <w:numId w:val="1140"/>
        </w:numPr>
      </w:pPr>
      <w:r>
        <w:rPr>
          <w:rStyle w:val="VerbatimChar"/>
        </w:rPr>
        <w:t xml:space="preserve">references.qmd</w:t>
      </w:r>
      <w:r>
        <w:t xml:space="preserve"> </w:t>
      </w:r>
      <w:r>
        <w:t xml:space="preserve">- bibliography/references page</w:t>
      </w:r>
    </w:p>
    <w:bookmarkEnd w:id="397"/>
    <w:bookmarkStart w:id="39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98"/>
    <w:bookmarkStart w:id="39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1"/>
        </w:numPr>
      </w:pPr>
      <w:r>
        <w:t xml:space="preserve">Book metadata (title, author, date)</w:t>
      </w:r>
    </w:p>
    <w:p>
      <w:pPr>
        <w:pStyle w:val="Compact"/>
        <w:numPr>
          <w:ilvl w:val="0"/>
          <w:numId w:val="1141"/>
        </w:numPr>
      </w:pPr>
      <w:r>
        <w:t xml:space="preserve">Chapter order</w:t>
      </w:r>
    </w:p>
    <w:p>
      <w:pPr>
        <w:pStyle w:val="Compact"/>
        <w:numPr>
          <w:ilvl w:val="0"/>
          <w:numId w:val="1141"/>
        </w:numPr>
      </w:pPr>
      <w:r>
        <w:t xml:space="preserve">Output formats (HTML, PDF, ePub, etc.)</w:t>
      </w:r>
    </w:p>
    <w:p>
      <w:pPr>
        <w:pStyle w:val="Compact"/>
        <w:numPr>
          <w:ilvl w:val="0"/>
          <w:numId w:val="1141"/>
        </w:numPr>
      </w:pPr>
      <w:r>
        <w:t xml:space="preserve">Styling and theme</w:t>
      </w:r>
    </w:p>
    <w:p>
      <w:pPr>
        <w:pStyle w:val="Compact"/>
        <w:numPr>
          <w:ilvl w:val="0"/>
          <w:numId w:val="114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99"/>
    <w:bookmarkStart w:id="40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00"/>
    <w:bookmarkStart w:id="40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0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02"/>
    <w:bookmarkStart w:id="405" w:name="resources"/>
    <w:p>
      <w:pPr>
        <w:pStyle w:val="Heading3"/>
      </w:pPr>
      <w:r>
        <w:t xml:space="preserve">10.3.6 Resources</w:t>
      </w:r>
    </w:p>
    <w:p>
      <w:pPr>
        <w:pStyle w:val="Compact"/>
        <w:numPr>
          <w:ilvl w:val="0"/>
          <w:numId w:val="1142"/>
        </w:numPr>
      </w:pPr>
      <w:hyperlink r:id="rId403">
        <w:r>
          <w:rPr>
            <w:rStyle w:val="Hyperlink"/>
          </w:rPr>
          <w:t xml:space="preserve">Quarto Books Guide</w:t>
        </w:r>
      </w:hyperlink>
      <w:r>
        <w:t xml:space="preserve"> </w:t>
      </w:r>
      <w:r>
        <w:t xml:space="preserve">- comprehensive documentation for Quarto books</w:t>
      </w:r>
    </w:p>
    <w:p>
      <w:pPr>
        <w:pStyle w:val="Compact"/>
        <w:numPr>
          <w:ilvl w:val="0"/>
          <w:numId w:val="1142"/>
        </w:numPr>
      </w:pPr>
      <w:hyperlink r:id="rId404">
        <w:r>
          <w:rPr>
            <w:rStyle w:val="Hyperlink"/>
          </w:rPr>
          <w:t xml:space="preserve">Quarto Publishing Guide</w:t>
        </w:r>
      </w:hyperlink>
      <w:r>
        <w:t xml:space="preserve"> </w:t>
      </w:r>
      <w:r>
        <w:t xml:space="preserve">- how to publish your book online</w:t>
      </w:r>
    </w:p>
    <w:p>
      <w:pPr>
        <w:pStyle w:val="Compact"/>
        <w:numPr>
          <w:ilvl w:val="0"/>
          <w:numId w:val="1142"/>
        </w:numPr>
      </w:pPr>
      <w:hyperlink r:id="rId383">
        <w:r>
          <w:rPr>
            <w:rStyle w:val="Hyperlink"/>
          </w:rPr>
          <w:t xml:space="preserve">R4DS Quarto chapter</w:t>
        </w:r>
      </w:hyperlink>
      <w:r>
        <w:t xml:space="preserve"> </w:t>
      </w:r>
      <w:r>
        <w:t xml:space="preserve">(Wickham et al. 2023)</w:t>
      </w:r>
      <w:r>
        <w:t xml:space="preserve"> </w:t>
      </w:r>
      <w:r>
        <w:t xml:space="preserve">- excellent introduction to Quarto</w:t>
      </w:r>
    </w:p>
    <w:bookmarkEnd w:id="405"/>
    <w:bookmarkEnd w:id="406"/>
    <w:bookmarkStart w:id="415"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407"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3"/>
        </w:numPr>
      </w:pPr>
      <w:r>
        <w:rPr>
          <w:rStyle w:val="VerbatimChar"/>
        </w:rPr>
        <w:t xml:space="preserve">_quarto.yml</w:t>
      </w:r>
      <w:r>
        <w:t xml:space="preserve"> </w:t>
      </w:r>
      <w:r>
        <w:t xml:space="preserve">- default book configuration</w:t>
      </w:r>
    </w:p>
    <w:p>
      <w:pPr>
        <w:pStyle w:val="Compact"/>
        <w:numPr>
          <w:ilvl w:val="0"/>
          <w:numId w:val="1143"/>
        </w:numPr>
      </w:pPr>
      <w:r>
        <w:rPr>
          <w:rStyle w:val="VerbatimChar"/>
        </w:rPr>
        <w:t xml:space="preserve">_quarto-revealjs.yml</w:t>
      </w:r>
      <w:r>
        <w:t xml:space="preserve"> </w:t>
      </w:r>
      <w:r>
        <w:t xml:space="preserve">- configuration for rendering chapters as slide decks</w:t>
      </w:r>
    </w:p>
    <w:p>
      <w:pPr>
        <w:pStyle w:val="Compact"/>
        <w:numPr>
          <w:ilvl w:val="0"/>
          <w:numId w:val="1143"/>
        </w:numPr>
      </w:pPr>
      <w:r>
        <w:rPr>
          <w:rStyle w:val="VerbatimChar"/>
        </w:rPr>
        <w:t xml:space="preserve">_quarto-print.yml</w:t>
      </w:r>
      <w:r>
        <w:t xml:space="preserve"> </w:t>
      </w:r>
      <w:r>
        <w:t xml:space="preserve">- configuration optimized for PDF printing</w:t>
      </w:r>
    </w:p>
    <w:bookmarkEnd w:id="407"/>
    <w:bookmarkStart w:id="409"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4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409"/>
    <w:bookmarkStart w:id="410" w:name="creating-a-profile"/>
    <w:p>
      <w:pPr>
        <w:pStyle w:val="Heading3"/>
      </w:pPr>
      <w:r>
        <w:t xml:space="preserve">10.4.3 Creating a Profile</w:t>
      </w:r>
    </w:p>
    <w:p>
      <w:pPr>
        <w:pStyle w:val="FirstParagraph"/>
      </w:pPr>
      <w:r>
        <w:t xml:space="preserve">To create a profile:</w:t>
      </w:r>
    </w:p>
    <w:p>
      <w:pPr>
        <w:pStyle w:val="Compact"/>
        <w:numPr>
          <w:ilvl w:val="0"/>
          <w:numId w:val="1144"/>
        </w:numPr>
      </w:pPr>
      <w:r>
        <w:t xml:space="preserve">Create a new YAML file named</w:t>
      </w:r>
      <w:r>
        <w:t xml:space="preserve"> </w:t>
      </w:r>
      <w:r>
        <w:rPr>
          <w:rStyle w:val="VerbatimChar"/>
        </w:rPr>
        <w:t xml:space="preserve">_quarto-{profile-name}.yml</w:t>
      </w:r>
    </w:p>
    <w:p>
      <w:pPr>
        <w:pStyle w:val="Compact"/>
        <w:numPr>
          <w:ilvl w:val="0"/>
          <w:numId w:val="1144"/>
        </w:numPr>
      </w:pPr>
      <w:r>
        <w:t xml:space="preserve">Include only the configuration options that differ from your default</w:t>
      </w:r>
      <w:r>
        <w:t xml:space="preserve"> </w:t>
      </w:r>
      <w:r>
        <w:rPr>
          <w:rStyle w:val="VerbatimChar"/>
        </w:rPr>
        <w:t xml:space="preserve">_quarto.yml</w:t>
      </w:r>
    </w:p>
    <w:p>
      <w:pPr>
        <w:pStyle w:val="Compact"/>
        <w:numPr>
          <w:ilvl w:val="0"/>
          <w:numId w:val="114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410"/>
    <w:bookmarkStart w:id="411"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408">
        <w:r>
          <w:rPr>
            <w:rStyle w:val="Hyperlink"/>
          </w:rPr>
          <w:t xml:space="preserve">RME course</w:t>
        </w:r>
      </w:hyperlink>
      <w:r>
        <w:t xml:space="preserve">.</w:t>
      </w:r>
    </w:p>
    <w:bookmarkEnd w:id="411"/>
    <w:bookmarkStart w:id="414" w:name="resources-1"/>
    <w:p>
      <w:pPr>
        <w:pStyle w:val="Heading3"/>
      </w:pPr>
      <w:r>
        <w:t xml:space="preserve">10.4.5 Resources</w:t>
      </w:r>
    </w:p>
    <w:p>
      <w:pPr>
        <w:pStyle w:val="Compact"/>
        <w:numPr>
          <w:ilvl w:val="0"/>
          <w:numId w:val="1145"/>
        </w:numPr>
      </w:pPr>
      <w:hyperlink r:id="rId412">
        <w:r>
          <w:rPr>
            <w:rStyle w:val="Hyperlink"/>
          </w:rPr>
          <w:t xml:space="preserve">Quarto Profiles Documentation</w:t>
        </w:r>
      </w:hyperlink>
    </w:p>
    <w:p>
      <w:pPr>
        <w:pStyle w:val="Compact"/>
        <w:numPr>
          <w:ilvl w:val="0"/>
          <w:numId w:val="1145"/>
        </w:numPr>
      </w:pPr>
      <w:hyperlink r:id="rId408">
        <w:r>
          <w:rPr>
            <w:rStyle w:val="Hyperlink"/>
          </w:rPr>
          <w:t xml:space="preserve">RME Example</w:t>
        </w:r>
      </w:hyperlink>
      <w:r>
        <w:t xml:space="preserve"> </w:t>
      </w:r>
      <w:r>
        <w:t xml:space="preserve">- see the source at</w:t>
      </w:r>
      <w:r>
        <w:t xml:space="preserve"> </w:t>
      </w:r>
      <w:hyperlink r:id="rId413">
        <w:r>
          <w:rPr>
            <w:rStyle w:val="Hyperlink"/>
          </w:rPr>
          <w:t xml:space="preserve">https://github.com/d-morrison/rme</w:t>
        </w:r>
      </w:hyperlink>
      <w:r>
        <w:t xml:space="preserve"> </w:t>
      </w:r>
      <w:r>
        <w:t xml:space="preserve">for a working example</w:t>
      </w:r>
    </w:p>
    <w:bookmarkEnd w:id="414"/>
    <w:bookmarkEnd w:id="415"/>
    <w:bookmarkStart w:id="420" w:name="advanced-features"/>
    <w:p>
      <w:pPr>
        <w:pStyle w:val="Heading2"/>
      </w:pPr>
      <w:r>
        <w:t xml:space="preserve">10.5 Advanced Features</w:t>
      </w:r>
    </w:p>
    <w:bookmarkStart w:id="417"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8"/>
        </w:numPr>
      </w:pPr>
      <w:r>
        <w:t xml:space="preserve">Automatic numbering of figures, tables, and equations</w:t>
      </w:r>
    </w:p>
    <w:p>
      <w:pPr>
        <w:pStyle w:val="Compact"/>
        <w:numPr>
          <w:ilvl w:val="0"/>
          <w:numId w:val="1148"/>
        </w:numPr>
      </w:pPr>
      <w:r>
        <w:t xml:space="preserve">Automatic updates when content is reordered</w:t>
      </w:r>
    </w:p>
    <w:p>
      <w:pPr>
        <w:pStyle w:val="Compact"/>
        <w:numPr>
          <w:ilvl w:val="0"/>
          <w:numId w:val="1148"/>
        </w:numPr>
      </w:pPr>
      <w:r>
        <w:t xml:space="preserve">Clickable cross-references in HTML and PDF output</w:t>
      </w:r>
    </w:p>
    <w:p>
      <w:pPr>
        <w:pStyle w:val="Compact"/>
        <w:numPr>
          <w:ilvl w:val="0"/>
          <w:numId w:val="1148"/>
        </w:numPr>
      </w:pPr>
      <w:r>
        <w:t xml:space="preserve">Consistent formatting across all output formats</w:t>
      </w:r>
    </w:p>
    <w:p>
      <w:pPr>
        <w:pStyle w:val="Compact"/>
        <w:numPr>
          <w:ilvl w:val="0"/>
          <w:numId w:val="114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416">
        <w:r>
          <w:rPr>
            <w:rStyle w:val="Hyperlink"/>
          </w:rPr>
          <w:t xml:space="preserve">Quarto Cross-References documentation</w:t>
        </w:r>
      </w:hyperlink>
      <w:r>
        <w:t xml:space="preserve">.</w:t>
      </w:r>
    </w:p>
    <w:bookmarkEnd w:id="417"/>
    <w:bookmarkStart w:id="419"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9"/>
        </w:numPr>
      </w:pPr>
      <w:r>
        <w:rPr>
          <w:b/>
          <w:bCs/>
        </w:rPr>
        <w:t xml:space="preserve">Easier Code Review:</w:t>
      </w:r>
      <w:r>
        <w:t xml:space="preserve"> </w:t>
      </w:r>
      <w:r>
        <w:t xml:space="preserve">Reviewers can see exactly what changed—either the organization (main file) or the content (include file).</w:t>
      </w:r>
    </w:p>
    <w:p>
      <w:pPr>
        <w:numPr>
          <w:ilvl w:val="0"/>
          <w:numId w:val="114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0"/>
        </w:numPr>
      </w:pPr>
      <w:r>
        <w:t xml:space="preserve">Stored in a subdirectory matching the chapter name</w:t>
      </w:r>
    </w:p>
    <w:p>
      <w:pPr>
        <w:pStyle w:val="Compact"/>
        <w:numPr>
          <w:ilvl w:val="0"/>
          <w:numId w:val="1150"/>
        </w:numPr>
      </w:pPr>
      <w:r>
        <w:t xml:space="preserve">Contains only the content for that section (no heading)</w:t>
      </w:r>
    </w:p>
    <w:p>
      <w:pPr>
        <w:pStyle w:val="Compact"/>
        <w:numPr>
          <w:ilvl w:val="0"/>
          <w:numId w:val="1150"/>
        </w:numPr>
      </w:pPr>
      <w:r>
        <w:t xml:space="preserve">The heading stays in the main chapter file</w:t>
      </w:r>
    </w:p>
    <w:p>
      <w:pPr>
        <w:pStyle w:val="Compact"/>
        <w:numPr>
          <w:ilvl w:val="0"/>
          <w:numId w:val="115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18">
        <w:r>
          <w:rPr>
            <w:rStyle w:val="Hyperlink"/>
          </w:rPr>
          <w:t xml:space="preserve">Quarto Includes documentation</w:t>
        </w:r>
      </w:hyperlink>
      <w:r>
        <w:t xml:space="preserve">.</w:t>
      </w:r>
    </w:p>
    <w:bookmarkEnd w:id="419"/>
    <w:bookmarkEnd w:id="420"/>
    <w:bookmarkStart w:id="438"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21"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21"/>
    <w:bookmarkStart w:id="424"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22"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1"/>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1"/>
        </w:numPr>
      </w:pPr>
      <w:r>
        <w:rPr>
          <w:b/>
          <w:bCs/>
        </w:rPr>
        <w:t xml:space="preserve">Complete rendering failures:</w:t>
      </w:r>
      <w:r>
        <w:t xml:space="preserve"> </w:t>
      </w:r>
      <w:r>
        <w:t xml:space="preserve">The rendering process may fail entirely with errors</w:t>
      </w:r>
    </w:p>
    <w:p>
      <w:pPr>
        <w:pStyle w:val="Compact"/>
        <w:numPr>
          <w:ilvl w:val="0"/>
          <w:numId w:val="1151"/>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22"/>
    <w:bookmarkStart w:id="423"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2"/>
        </w:numPr>
      </w:pPr>
      <w:r>
        <w:rPr>
          <w:b/>
          <w:bCs/>
        </w:rPr>
        <w:t xml:space="preserve">Small or blurry images:</w:t>
      </w:r>
      <w:r>
        <w:t xml:space="preserve"> </w:t>
      </w:r>
      <w:r>
        <w:t xml:space="preserve">Diagrams appear rasterized at low resolution</w:t>
      </w:r>
    </w:p>
    <w:p>
      <w:pPr>
        <w:pStyle w:val="Compact"/>
        <w:numPr>
          <w:ilvl w:val="0"/>
          <w:numId w:val="1152"/>
        </w:numPr>
      </w:pPr>
      <w:r>
        <w:rPr>
          <w:b/>
          <w:bCs/>
        </w:rPr>
        <w:t xml:space="preserve">Incorrect sizing:</w:t>
      </w:r>
      <w:r>
        <w:t xml:space="preserve"> </w:t>
      </w:r>
      <w:r>
        <w:t xml:space="preserve">Diagrams may not respect sizing options specified in the document</w:t>
      </w:r>
    </w:p>
    <w:bookmarkEnd w:id="423"/>
    <w:bookmarkEnd w:id="424"/>
    <w:bookmarkStart w:id="430"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26"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53"/>
        </w:numPr>
      </w:pPr>
      <w:r>
        <w:t xml:space="preserve">First render your mermaid diagrams to HTML</w:t>
      </w:r>
    </w:p>
    <w:p>
      <w:pPr>
        <w:pStyle w:val="Compact"/>
        <w:numPr>
          <w:ilvl w:val="0"/>
          <w:numId w:val="1153"/>
        </w:numPr>
      </w:pPr>
      <w:r>
        <w:t xml:space="preserve">Export them as PNG or SVG images manually using:</w:t>
      </w:r>
    </w:p>
    <w:p>
      <w:pPr>
        <w:pStyle w:val="Compact"/>
        <w:numPr>
          <w:ilvl w:val="1"/>
          <w:numId w:val="1154"/>
        </w:numPr>
      </w:pPr>
      <w:r>
        <w:t xml:space="preserve">Browser developer tools (save rendered diagram)</w:t>
      </w:r>
    </w:p>
    <w:p>
      <w:pPr>
        <w:pStyle w:val="Compact"/>
        <w:numPr>
          <w:ilvl w:val="1"/>
          <w:numId w:val="1154"/>
        </w:numPr>
      </w:pPr>
      <w:r>
        <w:t xml:space="preserve">Online mermaid editors (e.g.,</w:t>
      </w:r>
      <w:r>
        <w:t xml:space="preserve"> </w:t>
      </w:r>
      <w:hyperlink r:id="rId425">
        <w:r>
          <w:rPr>
            <w:rStyle w:val="Hyperlink"/>
          </w:rPr>
          <w:t xml:space="preserve">https://mermaid.live/</w:t>
        </w:r>
      </w:hyperlink>
      <w:r>
        <w:t xml:space="preserve">)</w:t>
      </w:r>
    </w:p>
    <w:p>
      <w:pPr>
        <w:pStyle w:val="Compact"/>
        <w:numPr>
          <w:ilvl w:val="1"/>
          <w:numId w:val="1154"/>
        </w:numPr>
      </w:pPr>
      <w:r>
        <w:t xml:space="preserve">Mermaid CLI tools</w:t>
      </w:r>
    </w:p>
    <w:p>
      <w:pPr>
        <w:pStyle w:val="Compact"/>
        <w:numPr>
          <w:ilvl w:val="0"/>
          <w:numId w:val="1153"/>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26"/>
    <w:bookmarkStart w:id="427"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27"/>
    <w:bookmarkStart w:id="428"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28"/>
    <w:bookmarkStart w:id="429"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29"/>
    <w:bookmarkEnd w:id="430"/>
    <w:bookmarkStart w:id="432" w:name="real-world-example"/>
    <w:p>
      <w:pPr>
        <w:pStyle w:val="Heading3"/>
      </w:pPr>
      <w:r>
        <w:t xml:space="preserve">10.6.4 Real-World Example</w:t>
      </w:r>
    </w:p>
    <w:p>
      <w:pPr>
        <w:pStyle w:val="FirstParagraph"/>
      </w:pPr>
      <w:r>
        <w:t xml:space="preserve">In</w:t>
      </w:r>
      <w:r>
        <w:t xml:space="preserve"> </w:t>
      </w:r>
      <w:hyperlink r:id="rId4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32"/>
    <w:bookmarkStart w:id="436"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5"/>
        </w:numPr>
      </w:pPr>
      <w:hyperlink r:id="rId433">
        <w:r>
          <w:rPr>
            <w:rStyle w:val="Hyperlink"/>
          </w:rPr>
          <w:t xml:space="preserve">Quarto CLI Issue #3809</w:t>
        </w:r>
      </w:hyperlink>
      <w:r>
        <w:t xml:space="preserve"> </w:t>
      </w:r>
      <w:r>
        <w:t xml:space="preserve">- Tracking mermaid/dot rendering to DOCX/PDF</w:t>
      </w:r>
    </w:p>
    <w:p>
      <w:pPr>
        <w:pStyle w:val="Compact"/>
        <w:numPr>
          <w:ilvl w:val="0"/>
          <w:numId w:val="1155"/>
        </w:numPr>
      </w:pPr>
      <w:hyperlink r:id="rId434">
        <w:r>
          <w:rPr>
            <w:rStyle w:val="Hyperlink"/>
          </w:rPr>
          <w:t xml:space="preserve">Quarto Discussion #6085</w:t>
        </w:r>
      </w:hyperlink>
      <w:r>
        <w:t xml:space="preserve"> </w:t>
      </w:r>
      <w:r>
        <w:t xml:space="preserve">- Mermaid rendering hangs with DOCX</w:t>
      </w:r>
    </w:p>
    <w:p>
      <w:pPr>
        <w:pStyle w:val="Compact"/>
        <w:numPr>
          <w:ilvl w:val="0"/>
          <w:numId w:val="1155"/>
        </w:numPr>
      </w:pPr>
      <w:hyperlink r:id="rId4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36"/>
    <w:bookmarkStart w:id="437" w:name="summary"/>
    <w:p>
      <w:pPr>
        <w:pStyle w:val="Heading3"/>
      </w:pPr>
      <w:r>
        <w:t xml:space="preserve">10.6.6 Summary</w:t>
      </w:r>
    </w:p>
    <w:p>
      <w:pPr>
        <w:pStyle w:val="FirstParagraph"/>
      </w:pPr>
      <w:r>
        <w:rPr>
          <w:b/>
          <w:bCs/>
        </w:rPr>
        <w:t xml:space="preserve">Key Takeaways:</w:t>
      </w:r>
    </w:p>
    <w:p>
      <w:pPr>
        <w:pStyle w:val="Compact"/>
        <w:numPr>
          <w:ilvl w:val="0"/>
          <w:numId w:val="1156"/>
        </w:numPr>
      </w:pPr>
      <w:r>
        <w:t xml:space="preserve">Mermaid diagrams work well in HTML output but are problematic for DOCX and PDF</w:t>
      </w:r>
    </w:p>
    <w:p>
      <w:pPr>
        <w:pStyle w:val="Compact"/>
        <w:numPr>
          <w:ilvl w:val="0"/>
          <w:numId w:val="1156"/>
        </w:numPr>
      </w:pPr>
      <w:r>
        <w:t xml:space="preserve">Rendering failures,</w:t>
      </w:r>
      <w:r>
        <w:t xml:space="preserve"> </w:t>
      </w:r>
      <w:r>
        <w:t xml:space="preserve">hangs,</w:t>
      </w:r>
      <w:r>
        <w:t xml:space="preserve"> </w:t>
      </w:r>
      <w:r>
        <w:t xml:space="preserve">and quality issues are common</w:t>
      </w:r>
    </w:p>
    <w:p>
      <w:pPr>
        <w:pStyle w:val="Compact"/>
        <w:numPr>
          <w:ilvl w:val="0"/>
          <w:numId w:val="1156"/>
        </w:numPr>
      </w:pPr>
      <w:r>
        <w:t xml:space="preserve">For reliable DOCX/PDF output,</w:t>
      </w:r>
      <w:r>
        <w:t xml:space="preserve"> </w:t>
      </w:r>
      <w:r>
        <w:t xml:space="preserve">export diagrams manually as images</w:t>
      </w:r>
    </w:p>
    <w:p>
      <w:pPr>
        <w:pStyle w:val="Compact"/>
        <w:numPr>
          <w:ilvl w:val="0"/>
          <w:numId w:val="1156"/>
        </w:numPr>
      </w:pPr>
      <w:r>
        <w:t xml:space="preserve">Use conditional content to show different formats based on output type</w:t>
      </w:r>
    </w:p>
    <w:p>
      <w:pPr>
        <w:pStyle w:val="Compact"/>
        <w:numPr>
          <w:ilvl w:val="0"/>
          <w:numId w:val="1156"/>
        </w:numPr>
      </w:pPr>
      <w:r>
        <w:t xml:space="preserve">Prefer HTML output when mermaid diagrams are important to your document</w:t>
      </w:r>
    </w:p>
    <w:bookmarkEnd w:id="437"/>
    <w:bookmarkEnd w:id="438"/>
    <w:bookmarkStart w:id="445" w:name="troubleshooting"/>
    <w:p>
      <w:pPr>
        <w:pStyle w:val="Heading2"/>
      </w:pPr>
      <w:r>
        <w:t xml:space="preserve">10.7 Troubleshooting</w:t>
      </w:r>
    </w:p>
    <w:p>
      <w:pPr>
        <w:pStyle w:val="FirstParagraph"/>
      </w:pPr>
      <w:r>
        <w:t xml:space="preserve">When encountering issues with Quarto,</w:t>
      </w:r>
      <w:r>
        <w:t xml:space="preserve"> </w:t>
      </w:r>
      <w:r>
        <w:t xml:space="preserve">the official</w:t>
      </w:r>
      <w:r>
        <w:t xml:space="preserve"> </w:t>
      </w:r>
      <w:hyperlink r:id="rId4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440" w:name="checking-your-setup"/>
    <w:p>
      <w:pPr>
        <w:pStyle w:val="Heading3"/>
      </w:pPr>
      <w:r>
        <w:t xml:space="preserve">10.7.1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7"/>
        </w:numPr>
      </w:pPr>
      <w:r>
        <w:t xml:space="preserve">Quarto version and binary dependencies (Pandoc, Dart Sass, Deno, Typst)</w:t>
      </w:r>
    </w:p>
    <w:p>
      <w:pPr>
        <w:pStyle w:val="Compact"/>
        <w:numPr>
          <w:ilvl w:val="0"/>
          <w:numId w:val="1157"/>
        </w:numPr>
      </w:pPr>
      <w:r>
        <w:t xml:space="preserve">LaTeX installation (TinyTeX or system TeX)</w:t>
      </w:r>
    </w:p>
    <w:p>
      <w:pPr>
        <w:pStyle w:val="Compact"/>
        <w:numPr>
          <w:ilvl w:val="0"/>
          <w:numId w:val="1157"/>
        </w:numPr>
      </w:pPr>
      <w:r>
        <w:t xml:space="preserve">Python, Jupyter, and available kernels</w:t>
      </w:r>
    </w:p>
    <w:p>
      <w:pPr>
        <w:pStyle w:val="Compact"/>
        <w:numPr>
          <w:ilvl w:val="0"/>
          <w:numId w:val="1157"/>
        </w:numPr>
      </w:pPr>
      <w:r>
        <w:t xml:space="preserve">R, knitr, and rmarkdown versions</w:t>
      </w:r>
    </w:p>
    <w:p>
      <w:pPr>
        <w:pStyle w:val="Compact"/>
        <w:numPr>
          <w:ilvl w:val="0"/>
          <w:numId w:val="1157"/>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439">
        <w:r>
          <w:rPr>
            <w:rStyle w:val="Hyperlink"/>
          </w:rPr>
          <w:t xml:space="preserve">official guide</w:t>
        </w:r>
      </w:hyperlink>
      <w:r>
        <w:t xml:space="preserve"> </w:t>
      </w:r>
      <w:r>
        <w:t xml:space="preserve">for the complete, authoritative list of checks.</w:t>
      </w:r>
    </w:p>
    <w:bookmarkEnd w:id="440"/>
    <w:bookmarkStart w:id="441" w:name="diagnostic-tools"/>
    <w:p>
      <w:pPr>
        <w:pStyle w:val="Heading3"/>
      </w:pPr>
      <w:r>
        <w:t xml:space="preserve">10.7.2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8"/>
        </w:numPr>
      </w:pPr>
      <w:r>
        <w:rPr>
          <w:b/>
          <w:bCs/>
        </w:rPr>
        <w:t xml:space="preserve">Windows:</w:t>
      </w:r>
      <w:r>
        <w:t xml:space="preserve"> </w:t>
      </w:r>
      <w:r>
        <w:rPr>
          <w:rStyle w:val="VerbatimChar"/>
        </w:rPr>
        <w:t xml:space="preserve">%LOCALAPPDATA%\quarto\logs</w:t>
      </w:r>
    </w:p>
    <w:p>
      <w:pPr>
        <w:pStyle w:val="Compact"/>
        <w:numPr>
          <w:ilvl w:val="0"/>
          <w:numId w:val="1158"/>
        </w:numPr>
      </w:pPr>
      <w:r>
        <w:rPr>
          <w:b/>
          <w:bCs/>
        </w:rPr>
        <w:t xml:space="preserve">macOS:</w:t>
      </w:r>
      <w:r>
        <w:t xml:space="preserve"> </w:t>
      </w:r>
      <w:r>
        <w:rPr>
          <w:rStyle w:val="VerbatimChar"/>
        </w:rPr>
        <w:t xml:space="preserve">~/Library/Application Support/quarto/logs</w:t>
      </w:r>
    </w:p>
    <w:p>
      <w:pPr>
        <w:pStyle w:val="Compact"/>
        <w:numPr>
          <w:ilvl w:val="0"/>
          <w:numId w:val="1158"/>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441"/>
    <w:bookmarkStart w:id="442" w:name="common-issues"/>
    <w:p>
      <w:pPr>
        <w:pStyle w:val="Heading3"/>
      </w:pPr>
      <w:r>
        <w:t xml:space="preserve">10.7.3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442"/>
    <w:bookmarkStart w:id="444" w:name="advanced-troubleshooting"/>
    <w:p>
      <w:pPr>
        <w:pStyle w:val="Heading3"/>
      </w:pPr>
      <w:r>
        <w:t xml:space="preserve">10.7.4 Advanced Troubleshooting</w:t>
      </w:r>
    </w:p>
    <w:p>
      <w:pPr>
        <w:pStyle w:val="FirstParagraph"/>
      </w:pPr>
      <w:r>
        <w:t xml:space="preserve">For more specialized issues,</w:t>
      </w:r>
      <w:r>
        <w:t xml:space="preserve"> </w:t>
      </w:r>
      <w:r>
        <w:t xml:space="preserve">consult the</w:t>
      </w:r>
      <w:r>
        <w:t xml:space="preserve"> </w:t>
      </w:r>
      <w:hyperlink r:id="rId439">
        <w:r>
          <w:rPr>
            <w:rStyle w:val="Hyperlink"/>
          </w:rPr>
          <w:t xml:space="preserve">official Quarto Troubleshooting Guide</w:t>
        </w:r>
      </w:hyperlink>
      <w:r>
        <w:t xml:space="preserve">,</w:t>
      </w:r>
      <w:r>
        <w:t xml:space="preserve"> </w:t>
      </w:r>
      <w:r>
        <w:t xml:space="preserve">which covers:</w:t>
      </w:r>
    </w:p>
    <w:p>
      <w:pPr>
        <w:pStyle w:val="Compact"/>
        <w:numPr>
          <w:ilvl w:val="0"/>
          <w:numId w:val="1159"/>
        </w:numPr>
      </w:pPr>
      <w:r>
        <w:t xml:space="preserve">Jupyter engine debugging and kernel issues</w:t>
      </w:r>
    </w:p>
    <w:p>
      <w:pPr>
        <w:pStyle w:val="Compact"/>
        <w:numPr>
          <w:ilvl w:val="0"/>
          <w:numId w:val="1159"/>
        </w:numPr>
      </w:pPr>
      <w:r>
        <w:t xml:space="preserve">Lua filter debugging and tracing</w:t>
      </w:r>
    </w:p>
    <w:p>
      <w:pPr>
        <w:pStyle w:val="Compact"/>
        <w:numPr>
          <w:ilvl w:val="0"/>
          <w:numId w:val="1159"/>
        </w:numPr>
      </w:pPr>
      <w:r>
        <w:t xml:space="preserve">Julia-specific troubleshooting</w:t>
      </w:r>
    </w:p>
    <w:p>
      <w:pPr>
        <w:pStyle w:val="Compact"/>
        <w:numPr>
          <w:ilvl w:val="0"/>
          <w:numId w:val="1159"/>
        </w:numPr>
      </w:pPr>
      <w:r>
        <w:t xml:space="preserve">Detailed environment and dependency diagnostics</w:t>
      </w:r>
    </w:p>
    <w:p>
      <w:pPr>
        <w:pStyle w:val="Compact"/>
        <w:numPr>
          <w:ilvl w:val="0"/>
          <w:numId w:val="1159"/>
        </w:numPr>
      </w:pPr>
      <w:r>
        <w:t xml:space="preserve">Installation problems (including macOS installer logs)</w:t>
      </w:r>
    </w:p>
    <w:p>
      <w:pPr>
        <w:pStyle w:val="FirstParagraph"/>
      </w:pPr>
      <w:r>
        <w:t xml:space="preserve">When seeking help on the</w:t>
      </w:r>
      <w:r>
        <w:t xml:space="preserve"> </w:t>
      </w:r>
      <w:hyperlink r:id="rId4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444"/>
    <w:bookmarkEnd w:id="445"/>
    <w:bookmarkStart w:id="453" w:name="additional-resources-1"/>
    <w:p>
      <w:pPr>
        <w:pStyle w:val="Heading2"/>
      </w:pPr>
      <w:r>
        <w:t xml:space="preserve">10.8 Additional Resources</w:t>
      </w:r>
    </w:p>
    <w:bookmarkStart w:id="446" w:name="official-documentation"/>
    <w:p>
      <w:pPr>
        <w:pStyle w:val="Heading3"/>
      </w:pPr>
      <w:r>
        <w:t xml:space="preserve">10.8.1 Official Documentation</w:t>
      </w:r>
    </w:p>
    <w:p>
      <w:pPr>
        <w:pStyle w:val="Compact"/>
        <w:numPr>
          <w:ilvl w:val="0"/>
          <w:numId w:val="1160"/>
        </w:numPr>
      </w:pPr>
      <w:hyperlink r:id="rId382">
        <w:r>
          <w:rPr>
            <w:rStyle w:val="Hyperlink"/>
          </w:rPr>
          <w:t xml:space="preserve">Quarto Official Guide</w:t>
        </w:r>
      </w:hyperlink>
      <w:r>
        <w:t xml:space="preserve"> </w:t>
      </w:r>
      <w:r>
        <w:t xml:space="preserve">- comprehensive official documentation</w:t>
      </w:r>
    </w:p>
    <w:p>
      <w:pPr>
        <w:pStyle w:val="Compact"/>
        <w:numPr>
          <w:ilvl w:val="0"/>
          <w:numId w:val="1160"/>
        </w:numPr>
      </w:pPr>
      <w:hyperlink r:id="rId403">
        <w:r>
          <w:rPr>
            <w:rStyle w:val="Hyperlink"/>
          </w:rPr>
          <w:t xml:space="preserve">Quarto Books Guide</w:t>
        </w:r>
      </w:hyperlink>
      <w:r>
        <w:t xml:space="preserve"> </w:t>
      </w:r>
      <w:r>
        <w:t xml:space="preserve">- documentation specific to creating books</w:t>
      </w:r>
    </w:p>
    <w:p>
      <w:pPr>
        <w:pStyle w:val="Compact"/>
        <w:numPr>
          <w:ilvl w:val="0"/>
          <w:numId w:val="1160"/>
        </w:numPr>
      </w:pPr>
      <w:hyperlink r:id="rId404">
        <w:r>
          <w:rPr>
            <w:rStyle w:val="Hyperlink"/>
          </w:rPr>
          <w:t xml:space="preserve">Quarto Publishing Guide</w:t>
        </w:r>
      </w:hyperlink>
      <w:r>
        <w:t xml:space="preserve"> </w:t>
      </w:r>
      <w:r>
        <w:t xml:space="preserve">- how to publish your Quarto content online</w:t>
      </w:r>
    </w:p>
    <w:p>
      <w:pPr>
        <w:pStyle w:val="Compact"/>
        <w:numPr>
          <w:ilvl w:val="0"/>
          <w:numId w:val="1160"/>
        </w:numPr>
      </w:pPr>
      <w:hyperlink r:id="rId381">
        <w:r>
          <w:rPr>
            <w:rStyle w:val="Hyperlink"/>
          </w:rPr>
          <w:t xml:space="preserve">Quarto Getting Started</w:t>
        </w:r>
      </w:hyperlink>
      <w:r>
        <w:t xml:space="preserve"> </w:t>
      </w:r>
      <w:r>
        <w:t xml:space="preserve">- installation and basic usage</w:t>
      </w:r>
    </w:p>
    <w:bookmarkEnd w:id="446"/>
    <w:bookmarkStart w:id="447" w:name="learning-resources"/>
    <w:p>
      <w:pPr>
        <w:pStyle w:val="Heading3"/>
      </w:pPr>
      <w:r>
        <w:t xml:space="preserve">10.8.2 Learning Resources</w:t>
      </w:r>
    </w:p>
    <w:p>
      <w:pPr>
        <w:pStyle w:val="Compact"/>
        <w:numPr>
          <w:ilvl w:val="0"/>
          <w:numId w:val="1161"/>
        </w:numPr>
      </w:pPr>
      <w:hyperlink r:id="rId383">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1"/>
        </w:numPr>
      </w:pPr>
      <w:hyperlink r:id="rId4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1"/>
        </w:numPr>
      </w:pPr>
      <w:hyperlink r:id="rId401">
        <w:r>
          <w:rPr>
            <w:rStyle w:val="Hyperlink"/>
          </w:rPr>
          <w:t xml:space="preserve">UCD-SeRG Lab Manual Source</w:t>
        </w:r>
      </w:hyperlink>
      <w:r>
        <w:t xml:space="preserve"> </w:t>
      </w:r>
      <w:r>
        <w:t xml:space="preserve">- this manual’s source code provides examples of:</w:t>
      </w:r>
    </w:p>
    <w:p>
      <w:pPr>
        <w:pStyle w:val="Compact"/>
        <w:numPr>
          <w:ilvl w:val="1"/>
          <w:numId w:val="1162"/>
        </w:numPr>
      </w:pPr>
      <w:r>
        <w:t xml:space="preserve">Book structure and organization</w:t>
      </w:r>
    </w:p>
    <w:p>
      <w:pPr>
        <w:pStyle w:val="Compact"/>
        <w:numPr>
          <w:ilvl w:val="1"/>
          <w:numId w:val="1162"/>
        </w:numPr>
      </w:pPr>
      <w:r>
        <w:t xml:space="preserve">Using includes for modular content</w:t>
      </w:r>
      <w:r>
        <w:br/>
      </w:r>
    </w:p>
    <w:p>
      <w:pPr>
        <w:pStyle w:val="Compact"/>
        <w:numPr>
          <w:ilvl w:val="1"/>
          <w:numId w:val="1162"/>
        </w:numPr>
      </w:pPr>
      <w:r>
        <w:t xml:space="preserve">Configuring multiple output formats (HTML, PDF, ePub, Word)</w:t>
      </w:r>
    </w:p>
    <w:p>
      <w:pPr>
        <w:pStyle w:val="Compact"/>
        <w:numPr>
          <w:ilvl w:val="1"/>
          <w:numId w:val="1162"/>
        </w:numPr>
      </w:pPr>
      <w:r>
        <w:t xml:space="preserve">Cross-references for figures, tables, and sections</w:t>
      </w:r>
    </w:p>
    <w:bookmarkEnd w:id="447"/>
    <w:bookmarkStart w:id="448" w:name="templates"/>
    <w:p>
      <w:pPr>
        <w:pStyle w:val="Heading3"/>
      </w:pPr>
      <w:r>
        <w:t xml:space="preserve">10.8.3 Templates</w:t>
      </w:r>
    </w:p>
    <w:p>
      <w:pPr>
        <w:pStyle w:val="Compact"/>
        <w:numPr>
          <w:ilvl w:val="0"/>
          <w:numId w:val="1163"/>
        </w:numPr>
      </w:pPr>
      <w:hyperlink r:id="rId394">
        <w:r>
          <w:rPr>
            <w:rStyle w:val="Hyperlink"/>
          </w:rPr>
          <w:t xml:space="preserve">UCD-SeRG Quarto Book Template</w:t>
        </w:r>
      </w:hyperlink>
      <w:r>
        <w:t xml:space="preserve"> </w:t>
      </w:r>
      <w:r>
        <w:t xml:space="preserve">- our recommended template</w:t>
      </w:r>
    </w:p>
    <w:p>
      <w:pPr>
        <w:pStyle w:val="Compact"/>
        <w:numPr>
          <w:ilvl w:val="0"/>
          <w:numId w:val="1163"/>
        </w:numPr>
      </w:pPr>
      <w:hyperlink r:id="rId39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3"/>
        </w:numPr>
      </w:pPr>
      <w:hyperlink r:id="rId396">
        <w:r>
          <w:rPr>
            <w:rStyle w:val="Hyperlink"/>
          </w:rPr>
          <w:t xml:space="preserve">DataLab Quarto Template</w:t>
        </w:r>
      </w:hyperlink>
      <w:r>
        <w:t xml:space="preserve"> </w:t>
      </w:r>
      <w:r>
        <w:t xml:space="preserve">- template from the UC Davis DataLab and Davis R Users Group</w:t>
      </w:r>
    </w:p>
    <w:bookmarkEnd w:id="448"/>
    <w:bookmarkStart w:id="451" w:name="development-roadmap-and-known-issues"/>
    <w:p>
      <w:pPr>
        <w:pStyle w:val="Heading3"/>
      </w:pPr>
      <w:r>
        <w:t xml:space="preserve">10.8.4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4"/>
        </w:numPr>
      </w:pPr>
      <w:hyperlink r:id="rId449">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4"/>
        </w:numPr>
      </w:pPr>
      <w:hyperlink r:id="rId450">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51"/>
    <w:bookmarkStart w:id="452" w:name="related-lab-manual-chapters"/>
    <w:p>
      <w:pPr>
        <w:pStyle w:val="Heading3"/>
      </w:pPr>
      <w:r>
        <w:t xml:space="preserve">10.8.5 Related Lab Manual Chapters</w:t>
      </w:r>
    </w:p>
    <w:p>
      <w:pPr>
        <w:pStyle w:val="FirstParagraph"/>
      </w:pPr>
      <w:r>
        <w:t xml:space="preserve">For additional context about using Quarto in our lab:</w:t>
      </w:r>
    </w:p>
    <w:p>
      <w:pPr>
        <w:pStyle w:val="Compact"/>
        <w:numPr>
          <w:ilvl w:val="0"/>
          <w:numId w:val="116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5"/>
        </w:numPr>
      </w:pPr>
      <w:hyperlink w:anchor="sec-github">
        <w:r>
          <w:rPr>
            <w:rStyle w:val="Hyperlink"/>
          </w:rPr>
          <w:t xml:space="preserve">Chapter 11</w:t>
        </w:r>
      </w:hyperlink>
      <w:r>
        <w:t xml:space="preserve"> </w:t>
      </w:r>
      <w:r>
        <w:t xml:space="preserve">- Version control for Quarto projects</w:t>
      </w:r>
    </w:p>
    <w:p>
      <w:r>
        <w:br w:type="page"/>
      </w:r>
    </w:p>
    <w:bookmarkEnd w:id="452"/>
    <w:bookmarkEnd w:id="453"/>
    <w:bookmarkEnd w:id="454"/>
    <w:bookmarkStart w:id="521" w:name="sec-github"/>
    <w:p>
      <w:pPr>
        <w:pStyle w:val="Heading1"/>
      </w:pPr>
      <w:r>
        <w:t xml:space="preserve">11. Github</w:t>
      </w:r>
    </w:p>
    <w:p>
      <w:pPr>
        <w:pStyle w:val="FirstParagraph"/>
      </w:pPr>
      <w:r>
        <w:t xml:space="preserve">Adapted by UCD-SeRG team from</w:t>
      </w:r>
      <w:r>
        <w:t xml:space="preserve"> </w:t>
      </w:r>
      <w:hyperlink r:id="rId455">
        <w:r>
          <w:rPr>
            <w:rStyle w:val="Hyperlink"/>
          </w:rPr>
          <w:t xml:space="preserve">original by Stephanie Djajadi and Nolan Pokpongkiat</w:t>
        </w:r>
      </w:hyperlink>
    </w:p>
    <w:bookmarkStart w:id="458" w:name="basics"/>
    <w:p>
      <w:pPr>
        <w:pStyle w:val="Heading2"/>
      </w:pPr>
      <w:r>
        <w:t xml:space="preserve">11.1 Basics</w:t>
      </w:r>
    </w:p>
    <w:p>
      <w:pPr>
        <w:pStyle w:val="Compact"/>
        <w:numPr>
          <w:ilvl w:val="0"/>
          <w:numId w:val="1166"/>
        </w:numPr>
      </w:pPr>
      <w:r>
        <w:t xml:space="preserve">A detailed tutorial of Git can be found</w:t>
      </w:r>
      <w:r>
        <w:t xml:space="preserve"> </w:t>
      </w:r>
      <w:hyperlink r:id="rId456">
        <w:r>
          <w:rPr>
            <w:rStyle w:val="Hyperlink"/>
          </w:rPr>
          <w:t xml:space="preserve">here on the CS61B website</w:t>
        </w:r>
      </w:hyperlink>
      <w:r>
        <w:t xml:space="preserve">.</w:t>
      </w:r>
    </w:p>
    <w:p>
      <w:pPr>
        <w:pStyle w:val="Compact"/>
        <w:numPr>
          <w:ilvl w:val="0"/>
          <w:numId w:val="1166"/>
        </w:numPr>
      </w:pPr>
      <w:r>
        <w:t xml:space="preserve">If you are already familiar with Git, you can reference the summary at the end of</w:t>
      </w:r>
      <w:r>
        <w:t xml:space="preserve"> </w:t>
      </w:r>
      <w:hyperlink r:id="rId456">
        <w:r>
          <w:rPr>
            <w:rStyle w:val="Hyperlink"/>
          </w:rPr>
          <w:t xml:space="preserve">Section B</w:t>
        </w:r>
      </w:hyperlink>
      <w:r>
        <w:t xml:space="preserve">.</w:t>
      </w:r>
    </w:p>
    <w:p>
      <w:pPr>
        <w:pStyle w:val="Compact"/>
        <w:numPr>
          <w:ilvl w:val="0"/>
          <w:numId w:val="116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6"/>
        </w:numPr>
      </w:pPr>
      <w:r>
        <w:t xml:space="preserve">For hands-on Git practice, see the</w:t>
      </w:r>
      <w:r>
        <w:t xml:space="preserve"> </w:t>
      </w:r>
      <w:hyperlink r:id="rId457">
        <w:r>
          <w:rPr>
            <w:rStyle w:val="Hyperlink"/>
          </w:rPr>
          <w:t xml:space="preserve">UC Davis DataLab Git Sandbox</w:t>
        </w:r>
      </w:hyperlink>
      <w:r>
        <w:t xml:space="preserve"> </w:t>
      </w:r>
      <w:r>
        <w:t xml:space="preserve">- a collaborative repository for learning Git workflows.</w:t>
      </w:r>
    </w:p>
    <w:bookmarkEnd w:id="458"/>
    <w:bookmarkStart w:id="474" w:name="sec-github-education"/>
    <w:p>
      <w:pPr>
        <w:pStyle w:val="Heading2"/>
      </w:pPr>
      <w:r>
        <w:t xml:space="preserve">11.2 GitHub Education and Copilot Access</w:t>
      </w:r>
    </w:p>
    <w:bookmarkStart w:id="462"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7"/>
        </w:numPr>
      </w:pPr>
      <w:r>
        <w:t xml:space="preserve">Visit the</w:t>
      </w:r>
      <w:r>
        <w:t xml:space="preserve"> </w:t>
      </w:r>
      <w:hyperlink r:id="rId459">
        <w:r>
          <w:rPr>
            <w:rStyle w:val="Hyperlink"/>
          </w:rPr>
          <w:t xml:space="preserve">GitHub Education website</w:t>
        </w:r>
      </w:hyperlink>
    </w:p>
    <w:p>
      <w:pPr>
        <w:pStyle w:val="Compact"/>
        <w:numPr>
          <w:ilvl w:val="0"/>
          <w:numId w:val="116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7"/>
        </w:numPr>
      </w:pPr>
      <w:r>
        <w:t xml:space="preserve">Sign in with your GitHub account (or create one if you don’t have one)</w:t>
      </w:r>
    </w:p>
    <w:p>
      <w:pPr>
        <w:pStyle w:val="Compact"/>
        <w:numPr>
          <w:ilvl w:val="0"/>
          <w:numId w:val="116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7"/>
        </w:numPr>
      </w:pPr>
      <w:r>
        <w:t xml:space="preserve">Provide proof of your academic affiliation (e.g., upload a photo of your student ID or university letter)</w:t>
      </w:r>
    </w:p>
    <w:p>
      <w:pPr>
        <w:pStyle w:val="Compact"/>
        <w:numPr>
          <w:ilvl w:val="0"/>
          <w:numId w:val="116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60">
        <w:r>
          <w:rPr>
            <w:rStyle w:val="Hyperlink"/>
          </w:rPr>
          <w:t xml:space="preserve">GitHub Student Developer Pack</w:t>
        </w:r>
      </w:hyperlink>
      <w:r>
        <w:t xml:space="preserve"> </w:t>
      </w:r>
      <w:r>
        <w:t xml:space="preserve">(for students)</w:t>
      </w:r>
      <w:r>
        <w:t xml:space="preserve"> </w:t>
      </w:r>
      <w:r>
        <w:t xml:space="preserve">or</w:t>
      </w:r>
      <w:r>
        <w:t xml:space="preserve"> </w:t>
      </w:r>
      <w:hyperlink r:id="rId461">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62"/>
    <w:bookmarkStart w:id="473"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8"/>
        </w:numPr>
      </w:pPr>
      <w:r>
        <w:t xml:space="preserve">Ensure you have a GitHub account and have signed up for GitHub Education (see above)</w:t>
      </w:r>
    </w:p>
    <w:p>
      <w:pPr>
        <w:pStyle w:val="Compact"/>
        <w:numPr>
          <w:ilvl w:val="0"/>
          <w:numId w:val="1168"/>
        </w:numPr>
      </w:pPr>
      <w:r>
        <w:t xml:space="preserve">Go to the</w:t>
      </w:r>
      <w:r>
        <w:t xml:space="preserve"> </w:t>
      </w:r>
      <w:hyperlink r:id="rId463">
        <w:r>
          <w:rPr>
            <w:rStyle w:val="Hyperlink"/>
          </w:rPr>
          <w:t xml:space="preserve">UC Davis IT ServiceHub GitHub page</w:t>
        </w:r>
      </w:hyperlink>
    </w:p>
    <w:p>
      <w:pPr>
        <w:pStyle w:val="Compact"/>
        <w:numPr>
          <w:ilvl w:val="0"/>
          <w:numId w:val="1168"/>
        </w:numPr>
      </w:pPr>
      <w:r>
        <w:t xml:space="preserve">Click the blue</w:t>
      </w:r>
      <w:r>
        <w:t xml:space="preserve"> </w:t>
      </w:r>
      <w:r>
        <w:t xml:space="preserve">“Get GitHub!”</w:t>
      </w:r>
      <w:r>
        <w:t xml:space="preserve"> </w:t>
      </w:r>
      <w:r>
        <w:t xml:space="preserve">button near the top right</w:t>
      </w:r>
    </w:p>
    <w:p>
      <w:pPr>
        <w:pStyle w:val="Compact"/>
        <w:numPr>
          <w:ilvl w:val="0"/>
          <w:numId w:val="116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7" w:name="fig-request-copilot-seat"/>
          <w:p>
            <w:pPr>
              <w:pStyle w:val="Compact"/>
              <w:jc w:val="center"/>
            </w:pPr>
            <w:r>
              <w:drawing>
                <wp:inline>
                  <wp:extent cx="5334000" cy="3052792"/>
                  <wp:effectExtent b="0" l="0" r="0" t="0"/>
                  <wp:docPr descr="" title="" id="465" name="Picture"/>
                  <a:graphic>
                    <a:graphicData uri="http://schemas.openxmlformats.org/drawingml/2006/picture">
                      <pic:pic>
                        <pic:nvPicPr>
                          <pic:cNvPr descr="assets/images/github-copilot-invitation-email.png" id="466" name="Picture"/>
                          <pic:cNvPicPr>
                            <a:picLocks noChangeArrowheads="1" noChangeAspect="1"/>
                          </pic:cNvPicPr>
                        </pic:nvPicPr>
                        <pic:blipFill>
                          <a:blip r:embed="rId464"/>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67"/>
        </w:tc>
      </w:tr>
    </w:tbl>
    <w:p>
      <w:pPr>
        <w:pStyle w:val="Compact"/>
        <w:numPr>
          <w:ilvl w:val="0"/>
          <w:numId w:val="1169"/>
        </w:numPr>
      </w:pPr>
      <w:r>
        <w:t xml:space="preserve">Click</w:t>
      </w:r>
      <w:r>
        <w:t xml:space="preserve"> </w:t>
      </w:r>
      <w:r>
        <w:t xml:space="preserve">“Join UC Davis”</w:t>
      </w:r>
      <w:r>
        <w:t xml:space="preserve"> </w:t>
      </w:r>
      <w:r>
        <w:t xml:space="preserve">to accept the invitation</w:t>
      </w:r>
    </w:p>
    <w:p>
      <w:pPr>
        <w:pStyle w:val="Compact"/>
        <w:numPr>
          <w:ilvl w:val="0"/>
          <w:numId w:val="116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0"/>
        </w:numPr>
      </w:pPr>
      <w:r>
        <w:t xml:space="preserve">Go to your</w:t>
      </w:r>
      <w:r>
        <w:t xml:space="preserve"> </w:t>
      </w:r>
      <w:hyperlink r:id="rId468">
        <w:r>
          <w:rPr>
            <w:rStyle w:val="Hyperlink"/>
          </w:rPr>
          <w:t xml:space="preserve">GitHub Copilot settings</w:t>
        </w:r>
      </w:hyperlink>
    </w:p>
    <w:p>
      <w:pPr>
        <w:pStyle w:val="Compact"/>
        <w:numPr>
          <w:ilvl w:val="0"/>
          <w:numId w:val="117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72" w:name="fig-copilot-settings-org-options"/>
          <w:p>
            <w:pPr>
              <w:pStyle w:val="Compact"/>
              <w:jc w:val="center"/>
            </w:pPr>
            <w:r>
              <w:drawing>
                <wp:inline>
                  <wp:extent cx="5334000" cy="531962"/>
                  <wp:effectExtent b="0" l="0" r="0" t="0"/>
                  <wp:docPr descr="" title="" id="470" name="Picture"/>
                  <a:graphic>
                    <a:graphicData uri="http://schemas.openxmlformats.org/drawingml/2006/picture">
                      <pic:pic>
                        <pic:nvPicPr>
                          <pic:cNvPr descr="assets/images/github-copilot-settings-page.png" id="471" name="Picture"/>
                          <pic:cNvPicPr>
                            <a:picLocks noChangeArrowheads="1" noChangeAspect="1"/>
                          </pic:cNvPicPr>
                        </pic:nvPicPr>
                        <pic:blipFill>
                          <a:blip r:embed="rId469"/>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72"/>
        </w:tc>
      </w:tr>
    </w:tbl>
    <w:p>
      <w:pPr>
        <w:pStyle w:val="Compact"/>
        <w:numPr>
          <w:ilvl w:val="0"/>
          <w:numId w:val="1171"/>
        </w:numPr>
      </w:pPr>
      <w:r>
        <w:t xml:space="preserve">Wait for approval from the UC Davis GitHub organization administrators</w:t>
      </w:r>
    </w:p>
    <w:p>
      <w:pPr>
        <w:pStyle w:val="Compact"/>
        <w:numPr>
          <w:ilvl w:val="0"/>
          <w:numId w:val="117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73"/>
    <w:bookmarkEnd w:id="474"/>
    <w:bookmarkStart w:id="475"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75"/>
    <w:bookmarkStart w:id="484" w:name="sec-cli-tools"/>
    <w:p>
      <w:pPr>
        <w:pStyle w:val="Heading2"/>
      </w:pPr>
      <w:r>
        <w:t xml:space="preserve">11.4 GitHub CLI and GitLab CLI</w:t>
      </w:r>
    </w:p>
    <w:p>
      <w:pPr>
        <w:pStyle w:val="FirstParagraph"/>
      </w:pPr>
      <w:hyperlink r:id="rId476">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477">
        <w:r>
          <w:rPr>
            <w:rStyle w:val="VerbatimChar"/>
          </w:rPr>
          <w:t xml:space="preserve">glab</w:t>
        </w:r>
      </w:hyperlink>
      <w:r>
        <w:t xml:space="preserve"> </w:t>
      </w:r>
      <w:r>
        <w:t xml:space="preserve">is the GitLab equivalent.</w:t>
      </w:r>
    </w:p>
    <w:bookmarkStart w:id="480"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478">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gh</w:t>
      </w:r>
    </w:p>
    <w:p>
      <w:pPr>
        <w:pStyle w:val="Compact"/>
        <w:numPr>
          <w:ilvl w:val="0"/>
          <w:numId w:val="1172"/>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479">
        <w:r>
          <w:rPr>
            <w:rStyle w:val="Hyperlink"/>
          </w:rPr>
          <w:t xml:space="preserve">GitHub CLI apt repository</w:t>
        </w:r>
      </w:hyperlink>
    </w:p>
    <w:p>
      <w:pPr>
        <w:pStyle w:val="Compact"/>
        <w:numPr>
          <w:ilvl w:val="0"/>
          <w:numId w:val="1172"/>
        </w:numPr>
      </w:pPr>
      <w:r>
        <w:rPr>
          <w:b/>
          <w:bCs/>
        </w:rPr>
        <w:t xml:space="preserve">Linux (Fedora/RHEL):</w:t>
      </w:r>
      <w:r>
        <w:t xml:space="preserve"> </w:t>
      </w:r>
      <w:r>
        <w:rPr>
          <w:rStyle w:val="VerbatimChar"/>
        </w:rPr>
        <w:t xml:space="preserve">sudo dnf install gh</w:t>
      </w:r>
    </w:p>
    <w:p>
      <w:pPr>
        <w:pStyle w:val="Compact"/>
        <w:numPr>
          <w:ilvl w:val="0"/>
          <w:numId w:val="1172"/>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18.5.19</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80"/>
    <w:bookmarkStart w:id="483"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48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3"/>
        </w:numPr>
      </w:pPr>
      <w:r>
        <w:rPr>
          <w:b/>
          <w:bCs/>
        </w:rPr>
        <w:t xml:space="preserve">macOS:</w:t>
      </w:r>
      <w:r>
        <w:t xml:space="preserve"> </w:t>
      </w:r>
      <w:r>
        <w:rPr>
          <w:rStyle w:val="VerbatimChar"/>
        </w:rPr>
        <w:t xml:space="preserve">brew install glab</w:t>
      </w:r>
    </w:p>
    <w:p>
      <w:pPr>
        <w:pStyle w:val="Compact"/>
        <w:numPr>
          <w:ilvl w:val="0"/>
          <w:numId w:val="1173"/>
        </w:numPr>
      </w:pPr>
      <w:r>
        <w:rPr>
          <w:b/>
          <w:bCs/>
        </w:rPr>
        <w:t xml:space="preserve">Linux:</w:t>
      </w:r>
      <w:r>
        <w:t xml:space="preserve"> </w:t>
      </w:r>
      <w:r>
        <w:t xml:space="preserve">download the latest package from the</w:t>
      </w:r>
      <w:r>
        <w:t xml:space="preserve"> </w:t>
      </w:r>
      <w:hyperlink r:id="rId482">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3"/>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482">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18.5.19</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83"/>
    <w:bookmarkEnd w:id="484"/>
    <w:bookmarkStart w:id="486"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4"/>
        </w:numPr>
      </w:pPr>
      <w:r>
        <w:t xml:space="preserve">You want to start working on a new part of the project, but you aren’t sure yet if your changes will work and make it to the final product.</w:t>
      </w:r>
    </w:p>
    <w:p>
      <w:pPr>
        <w:pStyle w:val="Compact"/>
        <w:numPr>
          <w:ilvl w:val="0"/>
          <w:numId w:val="117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85">
        <w:r>
          <w:rPr>
            <w:rStyle w:val="Hyperlink"/>
          </w:rPr>
          <w:t xml:space="preserve">here</w:t>
        </w:r>
      </w:hyperlink>
      <w:r>
        <w:t xml:space="preserve">. You can also find instructions on how to handle merge conflicts when joining branches together.</w:t>
      </w:r>
    </w:p>
    <w:bookmarkEnd w:id="486"/>
    <w:bookmarkStart w:id="489" w:name="example-workflow"/>
    <w:p>
      <w:pPr>
        <w:pStyle w:val="Heading2"/>
      </w:pPr>
      <w:r>
        <w:t xml:space="preserve">11.6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8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8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88"/>
          <w:p/>
        </w:tc>
      </w:tr>
    </w:tbl>
    <w:bookmarkEnd w:id="489"/>
    <w:bookmarkStart w:id="497" w:name="sec-pr-roles"/>
    <w:p>
      <w:pPr>
        <w:pStyle w:val="Heading2"/>
      </w:pPr>
      <w:r>
        <w:t xml:space="preserve">11.7 Pull Request Roles</w:t>
      </w:r>
    </w:p>
    <w:p>
      <w:pPr>
        <w:pStyle w:val="FirstParagraph"/>
      </w:pPr>
      <w:r>
        <w:t xml:space="preserve">Every pull request involves several people,</w:t>
      </w:r>
      <w:r>
        <w:t xml:space="preserve"> </w:t>
      </w:r>
      <w:r>
        <w:t xml:space="preserve">each with a distinct role.</w:t>
      </w:r>
    </w:p>
    <w:bookmarkStart w:id="490" w:name="sec-pr-issue-creator"/>
    <w:p>
      <w:pPr>
        <w:pStyle w:val="Heading3"/>
      </w:pPr>
      <w:r>
        <w:t xml:space="preserve">11.7.1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490"/>
    <w:bookmarkStart w:id="491" w:name="sec-pr-author"/>
    <w:p>
      <w:pPr>
        <w:pStyle w:val="Heading3"/>
      </w:pPr>
      <w:r>
        <w:t xml:space="preserve">11.7.2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491"/>
    <w:bookmarkStart w:id="492" w:name="sec-pr-reviewer"/>
    <w:p>
      <w:pPr>
        <w:pStyle w:val="Heading3"/>
      </w:pPr>
      <w:r>
        <w:t xml:space="preserve">11.7.3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492"/>
    <w:bookmarkStart w:id="493" w:name="sec-pr-merger"/>
    <w:p>
      <w:pPr>
        <w:pStyle w:val="Heading3"/>
      </w:pPr>
      <w:r>
        <w:t xml:space="preserve">11.7.4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493"/>
    <w:bookmarkStart w:id="494" w:name="sec-pr-assignee"/>
    <w:p>
      <w:pPr>
        <w:pStyle w:val="Heading3"/>
      </w:pPr>
      <w:r>
        <w:t xml:space="preserve">11.7.5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494"/>
    <w:bookmarkStart w:id="496" w:name="sec-pr-steward"/>
    <w:p>
      <w:pPr>
        <w:pStyle w:val="Heading3"/>
      </w:pPr>
      <w:r>
        <w:t xml:space="preserve">11.7.6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495">
        <w:r>
          <w:rPr>
            <w:rStyle w:val="Hyperlink"/>
          </w:rPr>
          <w:t xml:space="preserve">contributor docs</w:t>
        </w:r>
      </w:hyperlink>
      <w:r>
        <w:t xml:space="preserve">.</w:t>
      </w:r>
    </w:p>
    <w:bookmarkEnd w:id="496"/>
    <w:bookmarkEnd w:id="497"/>
    <w:bookmarkStart w:id="499" w:name="commonly-used-git-commands"/>
    <w:p>
      <w:pPr>
        <w:pStyle w:val="Heading2"/>
      </w:pPr>
      <w:r>
        <w:t xml:space="preserve">11.8 Commonly Used Git Commands</w:t>
      </w:r>
    </w:p>
    <w:tbl>
      <w:tblPr>
        <w:tblStyle w:val="Table"/>
        <w:tblW w:type="pct" w:w="5000"/>
        <w:tblLayout w:type="fixed"/>
        <w:tblLook w:firstRow="0" w:lastRow="0" w:firstColumn="0" w:lastColumn="0" w:noHBand="0" w:noVBand="0" w:val="0000"/>
      </w:tblPr>
      <w:tblGrid>
        <w:gridCol w:w="7920"/>
      </w:tblGrid>
      <w:tr>
        <w:tc>
          <w:tcPr/>
          <w:bookmarkStart w:id="49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98"/>
          <w:p/>
        </w:tc>
      </w:tr>
    </w:tbl>
    <w:bookmarkEnd w:id="499"/>
    <w:bookmarkStart w:id="500" w:name="how-often-should-i-commit"/>
    <w:p>
      <w:pPr>
        <w:pStyle w:val="Heading2"/>
      </w:pPr>
      <w:r>
        <w:t xml:space="preserve">11.9 How often should I commit?</w:t>
      </w:r>
    </w:p>
    <w:p>
      <w:pPr>
        <w:pStyle w:val="FirstParagraph"/>
      </w:pPr>
      <w:r>
        <w:t xml:space="preserve">It is good practice to commit every 15 minutes, or every time you make a significant change. It is better to commit more rather than less.</w:t>
      </w:r>
    </w:p>
    <w:bookmarkEnd w:id="500"/>
    <w:bookmarkStart w:id="504" w:name="repeated-amend-workflow"/>
    <w:p>
      <w:pPr>
        <w:pStyle w:val="Heading2"/>
      </w:pPr>
      <w:r>
        <w:t xml:space="preserve">11.10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01" w:name="basic-workflow"/>
    <w:p>
      <w:pPr>
        <w:pStyle w:val="Heading3"/>
      </w:pPr>
      <w:r>
        <w:t xml:space="preserve">11.10.1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01"/>
    <w:bookmarkStart w:id="503" w:name="key-points"/>
    <w:p>
      <w:pPr>
        <w:pStyle w:val="Heading3"/>
      </w:pPr>
      <w:r>
        <w:t xml:space="preserve">11.10.2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2">
        <w:r>
          <w:rPr>
            <w:rStyle w:val="Hyperlink"/>
          </w:rPr>
          <w:t xml:space="preserve">Repeated Amend chapter</w:t>
        </w:r>
      </w:hyperlink>
      <w:r>
        <w:t xml:space="preserve"> </w:t>
      </w:r>
      <w:r>
        <w:t xml:space="preserve">in Happy Git with R.</w:t>
      </w:r>
    </w:p>
    <w:bookmarkEnd w:id="503"/>
    <w:bookmarkEnd w:id="504"/>
    <w:bookmarkStart w:id="507" w:name="what-should-be-pushed-to-github"/>
    <w:p>
      <w:pPr>
        <w:pStyle w:val="Heading2"/>
      </w:pPr>
      <w:r>
        <w:t xml:space="preserve">11.11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0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06">
        <w:r>
          <w:rPr>
            <w:rStyle w:val="Hyperlink"/>
          </w:rPr>
          <w:t xml:space="preserve">great discussion of project-oriented workflows</w:t>
        </w:r>
      </w:hyperlink>
      <w:r>
        <w:t xml:space="preserve">, extolling the virtues of a self-contained, portable projects, for your reference.</w:t>
      </w:r>
    </w:p>
    <w:bookmarkEnd w:id="507"/>
    <w:bookmarkStart w:id="520" w:name="sec-gitattributes"/>
    <w:p>
      <w:pPr>
        <w:pStyle w:val="Heading2"/>
      </w:pPr>
      <w:r>
        <w:t xml:space="preserve">11.12 Customizing How Files Appear on GitHub</w:t>
      </w:r>
    </w:p>
    <w:p>
      <w:pPr>
        <w:pStyle w:val="FirstParagraph"/>
      </w:pPr>
      <w:r>
        <w:t xml:space="preserve">GitHub uses a tool called</w:t>
      </w:r>
      <w:r>
        <w:t xml:space="preserve"> </w:t>
      </w:r>
      <w:hyperlink r:id="rId508">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510" w:name="the-linguist-generated-attribute"/>
    <w:p>
      <w:pPr>
        <w:pStyle w:val="Heading3"/>
      </w:pPr>
      <w:r>
        <w:t xml:space="preserve">11.12.1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7"/>
        </w:numPr>
      </w:pPr>
      <w:r>
        <w:rPr>
          <w:b/>
          <w:bCs/>
        </w:rPr>
        <w:t xml:space="preserve">Excluded from language statistics</w:t>
      </w:r>
      <w:r>
        <w:t xml:space="preserve"> </w:t>
      </w:r>
      <w:r>
        <w:t xml:space="preserve">- they won’t affect your repository’s language breakdown</w:t>
      </w:r>
    </w:p>
    <w:p>
      <w:pPr>
        <w:pStyle w:val="Compact"/>
        <w:numPr>
          <w:ilvl w:val="0"/>
          <w:numId w:val="117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8"/>
        </w:numPr>
      </w:pPr>
      <w:r>
        <w:t xml:space="preserve">Auto-generated documentation files</w:t>
      </w:r>
    </w:p>
    <w:p>
      <w:pPr>
        <w:pStyle w:val="Compact"/>
        <w:numPr>
          <w:ilvl w:val="0"/>
          <w:numId w:val="1178"/>
        </w:numPr>
      </w:pPr>
      <w:r>
        <w:t xml:space="preserve">Files generated by build tools or code generators</w:t>
      </w:r>
    </w:p>
    <w:p>
      <w:pPr>
        <w:pStyle w:val="Compact"/>
        <w:numPr>
          <w:ilvl w:val="0"/>
          <w:numId w:val="117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509">
        <w:r>
          <w:rPr>
            <w:rStyle w:val="Hyperlink"/>
          </w:rPr>
          <w:t xml:space="preserve">Generated code documentation</w:t>
        </w:r>
      </w:hyperlink>
      <w:r>
        <w:t xml:space="preserve">.</w:t>
      </w:r>
    </w:p>
    <w:bookmarkEnd w:id="510"/>
    <w:bookmarkStart w:id="513" w:name="using-.gitattributes"/>
    <w:p>
      <w:pPr>
        <w:pStyle w:val="Heading3"/>
      </w:pPr>
      <w:r>
        <w:t xml:space="preserve">11.12.2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511">
        <w:r>
          <w:rPr>
            <w:rStyle w:val="Hyperlink"/>
          </w:rPr>
          <w:t xml:space="preserve">pattern format documentation</w:t>
        </w:r>
      </w:hyperlink>
      <w:r>
        <w:t xml:space="preserve"> </w:t>
      </w:r>
      <w:r>
        <w:t xml:space="preserve">and the</w:t>
      </w:r>
      <w:r>
        <w:t xml:space="preserve"> </w:t>
      </w:r>
      <w:hyperlink r:id="rId512">
        <w:r>
          <w:rPr>
            <w:rStyle w:val="Hyperlink"/>
          </w:rPr>
          <w:t xml:space="preserve">Using gitattributes guide</w:t>
        </w:r>
      </w:hyperlink>
      <w:r>
        <w:t xml:space="preserve">.</w:t>
      </w:r>
    </w:p>
    <w:bookmarkEnd w:id="513"/>
    <w:bookmarkStart w:id="519" w:name="other-useful-linguist-attributes"/>
    <w:p>
      <w:pPr>
        <w:pStyle w:val="Heading3"/>
      </w:pPr>
      <w:r>
        <w:t xml:space="preserve">11.12.3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9"/>
        </w:numPr>
      </w:pPr>
      <w:r>
        <w:rPr>
          <w:rStyle w:val="VerbatimChar"/>
        </w:rPr>
        <w:t xml:space="preserve">linguist-vendored</w:t>
      </w:r>
      <w:r>
        <w:t xml:space="preserve"> </w:t>
      </w:r>
      <w:r>
        <w:t xml:space="preserve">- Marks vendored code (libraries you didn’t write) to exclude from stats (</w:t>
      </w:r>
      <w:hyperlink r:id="rId514">
        <w:r>
          <w:rPr>
            <w:rStyle w:val="Hyperlink"/>
          </w:rPr>
          <w:t xml:space="preserve">documentation</w:t>
        </w:r>
      </w:hyperlink>
      <w:r>
        <w:t xml:space="preserve">)</w:t>
      </w:r>
    </w:p>
    <w:p>
      <w:pPr>
        <w:pStyle w:val="Compact"/>
        <w:numPr>
          <w:ilvl w:val="0"/>
          <w:numId w:val="1179"/>
        </w:numPr>
      </w:pPr>
      <w:r>
        <w:rPr>
          <w:rStyle w:val="VerbatimChar"/>
        </w:rPr>
        <w:t xml:space="preserve">linguist-documentation</w:t>
      </w:r>
      <w:r>
        <w:t xml:space="preserve"> </w:t>
      </w:r>
      <w:r>
        <w:t xml:space="preserve">- Marks documentation files to exclude from stats (</w:t>
      </w:r>
      <w:hyperlink r:id="rId515">
        <w:r>
          <w:rPr>
            <w:rStyle w:val="Hyperlink"/>
          </w:rPr>
          <w:t xml:space="preserve">documentation</w:t>
        </w:r>
      </w:hyperlink>
      <w:r>
        <w:t xml:space="preserve">)</w:t>
      </w:r>
    </w:p>
    <w:p>
      <w:pPr>
        <w:pStyle w:val="Compact"/>
        <w:numPr>
          <w:ilvl w:val="0"/>
          <w:numId w:val="1179"/>
        </w:numPr>
      </w:pPr>
      <w:r>
        <w:rPr>
          <w:rStyle w:val="VerbatimChar"/>
        </w:rPr>
        <w:t xml:space="preserve">linguist-detectable</w:t>
      </w:r>
      <w:r>
        <w:t xml:space="preserve"> </w:t>
      </w:r>
      <w:r>
        <w:t xml:space="preserve">- Forces a file type to be included in language stats (useful for data or prose files) (</w:t>
      </w:r>
      <w:hyperlink r:id="rId516">
        <w:r>
          <w:rPr>
            <w:rStyle w:val="Hyperlink"/>
          </w:rPr>
          <w:t xml:space="preserve">documentation</w:t>
        </w:r>
      </w:hyperlink>
      <w:r>
        <w:t xml:space="preserve">)</w:t>
      </w:r>
    </w:p>
    <w:p>
      <w:pPr>
        <w:pStyle w:val="Compact"/>
        <w:numPr>
          <w:ilvl w:val="0"/>
          <w:numId w:val="1179"/>
        </w:numPr>
      </w:pPr>
      <w:r>
        <w:rPr>
          <w:rStyle w:val="VerbatimChar"/>
        </w:rPr>
        <w:t xml:space="preserve">linguist-language=&lt;name&gt;</w:t>
      </w:r>
      <w:r>
        <w:t xml:space="preserve"> </w:t>
      </w:r>
      <w:r>
        <w:t xml:space="preserve">- Overrides the detected language for syntax highlighting (</w:t>
      </w:r>
      <w:hyperlink r:id="rId512">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517">
        <w:r>
          <w:rPr>
            <w:rStyle w:val="Hyperlink"/>
          </w:rPr>
          <w:t xml:space="preserve">Customizing how changed files appear on GitHub</w:t>
        </w:r>
      </w:hyperlink>
      <w:r>
        <w:t xml:space="preserve"> </w:t>
      </w:r>
      <w:r>
        <w:t xml:space="preserve">and the</w:t>
      </w:r>
      <w:r>
        <w:t xml:space="preserve"> </w:t>
      </w:r>
      <w:hyperlink r:id="rId518">
        <w:r>
          <w:rPr>
            <w:rStyle w:val="Hyperlink"/>
          </w:rPr>
          <w:t xml:space="preserve">Linguist overrides documentation</w:t>
        </w:r>
      </w:hyperlink>
      <w:r>
        <w:t xml:space="preserve">.</w:t>
      </w:r>
    </w:p>
    <w:p>
      <w:r>
        <w:br w:type="page"/>
      </w:r>
    </w:p>
    <w:bookmarkEnd w:id="519"/>
    <w:bookmarkEnd w:id="520"/>
    <w:bookmarkEnd w:id="521"/>
    <w:bookmarkStart w:id="556" w:name="sec-r-ci"/>
    <w:p>
      <w:pPr>
        <w:pStyle w:val="Heading1"/>
      </w:pPr>
      <w:r>
        <w:t xml:space="preserve">12. Continuous Integration</w:t>
      </w:r>
    </w:p>
    <w:bookmarkStart w:id="523" w:name="understanding-github-actions"/>
    <w:p>
      <w:pPr>
        <w:pStyle w:val="Heading2"/>
      </w:pPr>
      <w:r>
        <w:t xml:space="preserve">12.1 Understanding GitHub Actions</w:t>
      </w:r>
    </w:p>
    <w:p>
      <w:pPr>
        <w:pStyle w:val="FirstParagraph"/>
      </w:pPr>
      <w:hyperlink r:id="rId52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8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80"/>
        </w:numPr>
      </w:pPr>
      <w:r>
        <w:rPr>
          <w:b/>
          <w:bCs/>
        </w:rPr>
        <w:t xml:space="preserve">Immediate feedback</w:t>
      </w:r>
      <w:r>
        <w:t xml:space="preserve">: Get notified of problems quickly, when they’re easier to fix</w:t>
      </w:r>
    </w:p>
    <w:p>
      <w:pPr>
        <w:pStyle w:val="Compact"/>
        <w:numPr>
          <w:ilvl w:val="0"/>
          <w:numId w:val="1180"/>
        </w:numPr>
      </w:pPr>
      <w:r>
        <w:rPr>
          <w:b/>
          <w:bCs/>
        </w:rPr>
        <w:t xml:space="preserve">Better collaboration</w:t>
      </w:r>
      <w:r>
        <w:t xml:space="preserve">: External contributors can see if their changes pass all checks before you review</w:t>
      </w:r>
    </w:p>
    <w:p>
      <w:pPr>
        <w:pStyle w:val="Compact"/>
        <w:numPr>
          <w:ilvl w:val="0"/>
          <w:numId w:val="1180"/>
        </w:numPr>
      </w:pPr>
      <w:r>
        <w:rPr>
          <w:b/>
          <w:bCs/>
        </w:rPr>
        <w:t xml:space="preserve">Quality assurance</w:t>
      </w:r>
      <w:r>
        <w:t xml:space="preserve">: Catch platform-specific issues before they reach users</w:t>
      </w:r>
    </w:p>
    <w:p>
      <w:pPr>
        <w:pStyle w:val="Compact"/>
        <w:numPr>
          <w:ilvl w:val="0"/>
          <w:numId w:val="118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523"/>
    <w:bookmarkStart w:id="528"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524">
        <w:r>
          <w:rPr>
            <w:rStyle w:val="Hyperlink"/>
          </w:rPr>
          <w:t xml:space="preserve">r-lib/actions</w:t>
        </w:r>
      </w:hyperlink>
      <w:r>
        <w:t xml:space="preserve"> </w:t>
      </w:r>
      <w:r>
        <w:t xml:space="preserve">that handle common R package tasks.</w:t>
      </w:r>
    </w:p>
    <w:bookmarkStart w:id="526"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52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526"/>
    <w:bookmarkStart w:id="527"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527"/>
    <w:bookmarkEnd w:id="528"/>
    <w:bookmarkStart w:id="529"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81"/>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81"/>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529"/>
    <w:bookmarkStart w:id="533"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1" name="Picture"/>
                  <a:graphic>
                    <a:graphicData uri="http://schemas.openxmlformats.org/drawingml/2006/picture">
                      <pic:pic>
                        <pic:nvPicPr>
                          <pic:cNvPr descr="/opt/quarto/share/formats/docx/warning.png" id="532" name="Picture"/>
                          <pic:cNvPicPr>
                            <a:picLocks noChangeArrowheads="1" noChangeAspect="1"/>
                          </pic:cNvPicPr>
                        </pic:nvPicPr>
                        <pic:blipFill>
                          <a:blip r:embed="rId5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82"/>
        </w:numPr>
      </w:pPr>
      <w:r>
        <w:t xml:space="preserve">When to run (on push, pull request, schedule, etc.)</w:t>
      </w:r>
    </w:p>
    <w:p>
      <w:pPr>
        <w:pStyle w:val="Compact"/>
        <w:numPr>
          <w:ilvl w:val="0"/>
          <w:numId w:val="1182"/>
        </w:numPr>
      </w:pPr>
      <w:r>
        <w:t xml:space="preserve">What operating systems and R versions to use</w:t>
      </w:r>
    </w:p>
    <w:p>
      <w:pPr>
        <w:pStyle w:val="Compact"/>
        <w:numPr>
          <w:ilvl w:val="0"/>
          <w:numId w:val="1182"/>
        </w:numPr>
      </w:pPr>
      <w:r>
        <w:t xml:space="preserve">What steps to execute (install dependencies, run checks, etc.)</w:t>
      </w:r>
    </w:p>
    <w:bookmarkEnd w:id="533"/>
    <w:bookmarkStart w:id="535"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534">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8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8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8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534">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84"/>
        </w:numPr>
      </w:pPr>
      <w:r>
        <w:rPr>
          <w:b/>
          <w:bCs/>
        </w:rPr>
        <w:t xml:space="preserve">Test failures</w:t>
      </w:r>
      <w:r>
        <w:t xml:space="preserve">: Your tests found a bug (this is good! fix the bug)</w:t>
      </w:r>
    </w:p>
    <w:p>
      <w:pPr>
        <w:pStyle w:val="Compact"/>
        <w:numPr>
          <w:ilvl w:val="0"/>
          <w:numId w:val="1184"/>
        </w:numPr>
      </w:pPr>
      <w:r>
        <w:rPr>
          <w:b/>
          <w:bCs/>
        </w:rPr>
        <w:t xml:space="preserve">Platform-specific issues</w:t>
      </w:r>
      <w:r>
        <w:t xml:space="preserve">: Code works on your machine but not on other platforms</w:t>
      </w:r>
    </w:p>
    <w:p>
      <w:pPr>
        <w:pStyle w:val="Compact"/>
        <w:numPr>
          <w:ilvl w:val="0"/>
          <w:numId w:val="1184"/>
        </w:numPr>
      </w:pPr>
      <w:r>
        <w:rPr>
          <w:b/>
          <w:bCs/>
        </w:rPr>
        <w:t xml:space="preserve">Missing dependencies</w:t>
      </w:r>
      <w:r>
        <w:t xml:space="preserve">: System libraries needed for packages aren’t installed</w:t>
      </w:r>
    </w:p>
    <w:p>
      <w:pPr>
        <w:pStyle w:val="Compact"/>
        <w:numPr>
          <w:ilvl w:val="0"/>
          <w:numId w:val="118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535"/>
    <w:bookmarkStart w:id="548"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536"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85"/>
        </w:numPr>
      </w:pPr>
      <w:r>
        <w:rPr>
          <w:b/>
          <w:bCs/>
        </w:rPr>
        <w:t xml:space="preserve">CI/CD status updates</w:t>
      </w:r>
      <w:r>
        <w:t xml:space="preserve">: Report test results, build status, or deployment progress</w:t>
      </w:r>
    </w:p>
    <w:p>
      <w:pPr>
        <w:pStyle w:val="Compact"/>
        <w:numPr>
          <w:ilvl w:val="0"/>
          <w:numId w:val="1185"/>
        </w:numPr>
      </w:pPr>
      <w:r>
        <w:rPr>
          <w:b/>
          <w:bCs/>
        </w:rPr>
        <w:t xml:space="preserve">Code quality reports</w:t>
      </w:r>
      <w:r>
        <w:t xml:space="preserve">: Post coverage reports, linting results, or security scan findings</w:t>
      </w:r>
      <w:r>
        <w:br/>
      </w:r>
    </w:p>
    <w:p>
      <w:pPr>
        <w:pStyle w:val="Compact"/>
        <w:numPr>
          <w:ilvl w:val="0"/>
          <w:numId w:val="1185"/>
        </w:numPr>
      </w:pPr>
      <w:r>
        <w:rPr>
          <w:b/>
          <w:bCs/>
        </w:rPr>
        <w:t xml:space="preserve">Deployment previews</w:t>
      </w:r>
      <w:r>
        <w:t xml:space="preserve">: Share links to preview deployments (e.g., documentation sites, app previews)</w:t>
      </w:r>
    </w:p>
    <w:p>
      <w:pPr>
        <w:pStyle w:val="Compact"/>
        <w:numPr>
          <w:ilvl w:val="0"/>
          <w:numId w:val="1185"/>
        </w:numPr>
      </w:pPr>
      <w:r>
        <w:rPr>
          <w:b/>
          <w:bCs/>
        </w:rPr>
        <w:t xml:space="preserve">Bot feedback</w:t>
      </w:r>
      <w:r>
        <w:t xml:space="preserve">: Provide automated feedback without cluttering the PR conversation</w:t>
      </w:r>
    </w:p>
    <w:bookmarkEnd w:id="536"/>
    <w:bookmarkStart w:id="542" w:name="comparison-of-popular-actions"/>
    <w:p>
      <w:pPr>
        <w:pStyle w:val="Heading4"/>
      </w:pPr>
      <w:r>
        <w:t xml:space="preserve">12.6.0.2 Comparison of Popular Actions</w:t>
      </w:r>
    </w:p>
    <w:p>
      <w:pPr>
        <w:pStyle w:val="FirstParagraph"/>
      </w:pPr>
      <w:hyperlink r:id="rId537">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86"/>
        </w:numPr>
      </w:pPr>
      <w:r>
        <w:rPr>
          <w:b/>
          <w:bCs/>
        </w:rPr>
        <w:t xml:space="preserve">Sticky comments</w:t>
      </w:r>
      <w:r>
        <w:t xml:space="preserve">: Creates or updates a comment identified by a unique header</w:t>
      </w:r>
    </w:p>
    <w:p>
      <w:pPr>
        <w:pStyle w:val="Compact"/>
        <w:numPr>
          <w:ilvl w:val="0"/>
          <w:numId w:val="1186"/>
        </w:numPr>
      </w:pPr>
      <w:r>
        <w:rPr>
          <w:b/>
          <w:bCs/>
        </w:rPr>
        <w:t xml:space="preserve">Multiple independent comments</w:t>
      </w:r>
      <w:r>
        <w:t xml:space="preserve">: Different workflows can maintain separate sticky comments using different headers</w:t>
      </w:r>
    </w:p>
    <w:p>
      <w:pPr>
        <w:pStyle w:val="Compact"/>
        <w:numPr>
          <w:ilvl w:val="0"/>
          <w:numId w:val="1186"/>
        </w:numPr>
      </w:pPr>
      <w:r>
        <w:rPr>
          <w:b/>
          <w:bCs/>
        </w:rPr>
        <w:t xml:space="preserve">Flexible update modes</w:t>
      </w:r>
      <w:r>
        <w:t xml:space="preserve">: Replace, append, recreate, delete, or hide comments</w:t>
      </w:r>
    </w:p>
    <w:p>
      <w:pPr>
        <w:pStyle w:val="Compact"/>
        <w:numPr>
          <w:ilvl w:val="0"/>
          <w:numId w:val="1186"/>
        </w:numPr>
      </w:pPr>
      <w:r>
        <w:rPr>
          <w:b/>
          <w:bCs/>
        </w:rPr>
        <w:t xml:space="preserve">File-based messages</w:t>
      </w:r>
      <w:r>
        <w:t xml:space="preserve">: Load comment content from files for complex templates</w:t>
      </w:r>
    </w:p>
    <w:p>
      <w:pPr>
        <w:pStyle w:val="Compact"/>
        <w:numPr>
          <w:ilvl w:val="0"/>
          <w:numId w:val="118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538">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87"/>
        </w:numPr>
      </w:pPr>
      <w:r>
        <w:rPr>
          <w:b/>
          <w:bCs/>
        </w:rPr>
        <w:t xml:space="preserve">Progress tracking</w:t>
      </w:r>
      <w:r>
        <w:t xml:space="preserve">: Update comments as workflow steps complete or fail</w:t>
      </w:r>
    </w:p>
    <w:p>
      <w:pPr>
        <w:pStyle w:val="Compact"/>
        <w:numPr>
          <w:ilvl w:val="0"/>
          <w:numId w:val="1187"/>
        </w:numPr>
      </w:pPr>
      <w:r>
        <w:rPr>
          <w:b/>
          <w:bCs/>
        </w:rPr>
        <w:t xml:space="preserve">Identifier-based updates</w:t>
      </w:r>
      <w:r>
        <w:t xml:space="preserve">: Uses a hidden identifier to find and update the correct comment</w:t>
      </w:r>
    </w:p>
    <w:p>
      <w:pPr>
        <w:pStyle w:val="Compact"/>
        <w:numPr>
          <w:ilvl w:val="0"/>
          <w:numId w:val="1187"/>
        </w:numPr>
      </w:pPr>
      <w:r>
        <w:rPr>
          <w:b/>
          <w:bCs/>
        </w:rPr>
        <w:t xml:space="preserve">Multiple update modes</w:t>
      </w:r>
      <w:r>
        <w:t xml:space="preserve">: Append to existing comments, recreate, or delete</w:t>
      </w:r>
    </w:p>
    <w:p>
      <w:pPr>
        <w:pStyle w:val="Compact"/>
        <w:numPr>
          <w:ilvl w:val="0"/>
          <w:numId w:val="1187"/>
        </w:numPr>
      </w:pPr>
      <w:r>
        <w:rPr>
          <w:b/>
          <w:bCs/>
        </w:rPr>
        <w:t xml:space="preserve">Flexible targets</w:t>
      </w:r>
      <w:r>
        <w:t xml:space="preserve">: Comment on PRs, issues, or specific commits</w:t>
      </w:r>
    </w:p>
    <w:p>
      <w:pPr>
        <w:pStyle w:val="Compact"/>
        <w:numPr>
          <w:ilvl w:val="0"/>
          <w:numId w:val="118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539">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88"/>
        </w:numPr>
      </w:pPr>
      <w:r>
        <w:rPr>
          <w:b/>
          <w:bCs/>
        </w:rPr>
        <w:t xml:space="preserve">Simple comment creation</w:t>
      </w:r>
      <w:r>
        <w:t xml:space="preserve">: Easy to post one-time or updated comments</w:t>
      </w:r>
    </w:p>
    <w:p>
      <w:pPr>
        <w:pStyle w:val="Compact"/>
        <w:numPr>
          <w:ilvl w:val="0"/>
          <w:numId w:val="1188"/>
        </w:numPr>
      </w:pPr>
      <w:r>
        <w:rPr>
          <w:b/>
          <w:bCs/>
        </w:rPr>
        <w:t xml:space="preserve">Comment updates</w:t>
      </w:r>
      <w:r>
        <w:t xml:space="preserve">: Find and update existing comments by ID or content</w:t>
      </w:r>
    </w:p>
    <w:p>
      <w:pPr>
        <w:pStyle w:val="Compact"/>
        <w:numPr>
          <w:ilvl w:val="0"/>
          <w:numId w:val="1188"/>
        </w:numPr>
      </w:pPr>
      <w:r>
        <w:rPr>
          <w:b/>
          <w:bCs/>
        </w:rPr>
        <w:t xml:space="preserve">Reactions</w:t>
      </w:r>
      <w:r>
        <w:t xml:space="preserve">: Add emoji reactions to comments</w:t>
      </w:r>
    </w:p>
    <w:p>
      <w:pPr>
        <w:pStyle w:val="Compact"/>
        <w:numPr>
          <w:ilvl w:val="0"/>
          <w:numId w:val="1188"/>
        </w:numPr>
      </w:pPr>
      <w:r>
        <w:rPr>
          <w:b/>
          <w:bCs/>
        </w:rPr>
        <w:t xml:space="preserve">Comment deletion</w:t>
      </w:r>
      <w:r>
        <w:t xml:space="preserve">: Remove comments when no longer needed</w:t>
      </w:r>
    </w:p>
    <w:p>
      <w:pPr>
        <w:pStyle w:val="Compact"/>
        <w:numPr>
          <w:ilvl w:val="0"/>
          <w:numId w:val="118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540">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9"/>
        </w:numPr>
      </w:pPr>
      <w:r>
        <w:rPr>
          <w:b/>
          <w:bCs/>
        </w:rPr>
        <w:t xml:space="preserve">Sticky comments with links</w:t>
      </w:r>
      <w:r>
        <w:t xml:space="preserve">: Posts and updates a comment with the preview URL and optional QR code for mobile access</w:t>
      </w:r>
    </w:p>
    <w:p>
      <w:pPr>
        <w:pStyle w:val="Compact"/>
        <w:numPr>
          <w:ilvl w:val="0"/>
          <w:numId w:val="1189"/>
        </w:numPr>
      </w:pPr>
      <w:r>
        <w:rPr>
          <w:b/>
          <w:bCs/>
        </w:rPr>
        <w:t xml:space="preserve">Automatic cleanup</w:t>
      </w:r>
      <w:r>
        <w:t xml:space="preserve">: Removes preview deployments when PRs are closed</w:t>
      </w:r>
    </w:p>
    <w:p>
      <w:pPr>
        <w:pStyle w:val="Compact"/>
        <w:numPr>
          <w:ilvl w:val="0"/>
          <w:numId w:val="118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541">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90"/>
        </w:numPr>
      </w:pPr>
      <w:r>
        <w:t xml:space="preserve">Keep a historical record of what each merged PR changed</w:t>
      </w:r>
    </w:p>
    <w:p>
      <w:pPr>
        <w:pStyle w:val="Compact"/>
        <w:numPr>
          <w:ilvl w:val="0"/>
          <w:numId w:val="1190"/>
        </w:numPr>
      </w:pPr>
      <w:r>
        <w:t xml:space="preserve">Allow stakeholders to review merged changes after the fact</w:t>
      </w:r>
    </w:p>
    <w:p>
      <w:pPr>
        <w:pStyle w:val="Compact"/>
        <w:numPr>
          <w:ilvl w:val="0"/>
          <w:numId w:val="119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542"/>
    <w:bookmarkStart w:id="543"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543"/>
    <w:bookmarkStart w:id="544"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91"/>
        </w:numPr>
      </w:pPr>
      <w:r>
        <w:t xml:space="preserve">You need to maintain multiple independent status comments (test results, coverage, deployment, etc.)</w:t>
      </w:r>
    </w:p>
    <w:p>
      <w:pPr>
        <w:pStyle w:val="Compact"/>
        <w:numPr>
          <w:ilvl w:val="0"/>
          <w:numId w:val="1191"/>
        </w:numPr>
      </w:pPr>
      <w:r>
        <w:t xml:space="preserve">You want to prevent comment spam by updating the same comment</w:t>
      </w:r>
    </w:p>
    <w:p>
      <w:pPr>
        <w:pStyle w:val="Compact"/>
        <w:numPr>
          <w:ilvl w:val="0"/>
          <w:numId w:val="1191"/>
        </w:numPr>
      </w:pPr>
      <w:r>
        <w:t xml:space="preserve">You need advanced features like hiding outdated comments or file-based templates</w:t>
      </w:r>
    </w:p>
    <w:p>
      <w:pPr>
        <w:pStyle w:val="Compact"/>
        <w:numPr>
          <w:ilvl w:val="0"/>
          <w:numId w:val="119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92"/>
        </w:numPr>
      </w:pPr>
      <w:r>
        <w:t xml:space="preserve">You have long-running workflows with multiple stages</w:t>
      </w:r>
    </w:p>
    <w:p>
      <w:pPr>
        <w:pStyle w:val="Compact"/>
        <w:numPr>
          <w:ilvl w:val="0"/>
          <w:numId w:val="1192"/>
        </w:numPr>
      </w:pPr>
      <w:r>
        <w:t xml:space="preserve">You want to provide progressive feedback as each stage completes</w:t>
      </w:r>
    </w:p>
    <w:p>
      <w:pPr>
        <w:pStyle w:val="Compact"/>
        <w:numPr>
          <w:ilvl w:val="0"/>
          <w:numId w:val="1192"/>
        </w:numPr>
      </w:pPr>
      <w:r>
        <w:t xml:space="preserve">You need the workflow to fail and report the failure in the comment</w:t>
      </w:r>
    </w:p>
    <w:p>
      <w:pPr>
        <w:pStyle w:val="Compact"/>
        <w:numPr>
          <w:ilvl w:val="0"/>
          <w:numId w:val="119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93"/>
        </w:numPr>
      </w:pPr>
      <w:r>
        <w:t xml:space="preserve">You need simple comment posting without complex update logic</w:t>
      </w:r>
    </w:p>
    <w:p>
      <w:pPr>
        <w:pStyle w:val="Compact"/>
        <w:numPr>
          <w:ilvl w:val="0"/>
          <w:numId w:val="1193"/>
        </w:numPr>
      </w:pPr>
      <w:r>
        <w:t xml:space="preserve">You want to add emoji reactions to comments</w:t>
      </w:r>
    </w:p>
    <w:p>
      <w:pPr>
        <w:pStyle w:val="Compact"/>
        <w:numPr>
          <w:ilvl w:val="0"/>
          <w:numId w:val="1193"/>
        </w:numPr>
      </w:pPr>
      <w:r>
        <w:t xml:space="preserve">You’re comfortable with the action’s simpler update mechanism</w:t>
      </w:r>
    </w:p>
    <w:p>
      <w:pPr>
        <w:pStyle w:val="Compact"/>
        <w:numPr>
          <w:ilvl w:val="0"/>
          <w:numId w:val="119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94"/>
        </w:numPr>
      </w:pPr>
      <w:r>
        <w:t xml:space="preserve">You need to deploy preview versions of your site/app to GitHub Pages for each PR</w:t>
      </w:r>
    </w:p>
    <w:p>
      <w:pPr>
        <w:pStyle w:val="Compact"/>
        <w:numPr>
          <w:ilvl w:val="0"/>
          <w:numId w:val="1194"/>
        </w:numPr>
      </w:pPr>
      <w:r>
        <w:t xml:space="preserve">You want stakeholders to review rendered output (documentation, UI) rather than just code</w:t>
      </w:r>
    </w:p>
    <w:p>
      <w:pPr>
        <w:pStyle w:val="Compact"/>
        <w:numPr>
          <w:ilvl w:val="0"/>
          <w:numId w:val="1194"/>
        </w:numPr>
      </w:pPr>
      <w:r>
        <w:t xml:space="preserve">You need automatic cleanup of preview deployments when PRs close</w:t>
      </w:r>
    </w:p>
    <w:p>
      <w:pPr>
        <w:pStyle w:val="Compact"/>
        <w:numPr>
          <w:ilvl w:val="0"/>
          <w:numId w:val="1194"/>
        </w:numPr>
      </w:pPr>
      <w:r>
        <w:t xml:space="preserve">You want to preserve previews of merged PRs for historical reference</w:t>
      </w:r>
    </w:p>
    <w:p>
      <w:pPr>
        <w:pStyle w:val="Compact"/>
        <w:numPr>
          <w:ilvl w:val="0"/>
          <w:numId w:val="1194"/>
        </w:numPr>
      </w:pPr>
      <w:r>
        <w:t xml:space="preserve">Your project uses GitHub Pages and benefits from preview environments</w:t>
      </w:r>
    </w:p>
    <w:bookmarkEnd w:id="544"/>
    <w:bookmarkStart w:id="547"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45" name="Picture"/>
                  <a:graphic>
                    <a:graphicData uri="http://schemas.openxmlformats.org/drawingml/2006/picture">
                      <pic:pic>
                        <pic:nvPicPr>
                          <pic:cNvPr descr="/opt/quarto/share/formats/docx/warning.png" id="546" name="Picture"/>
                          <pic:cNvPicPr>
                            <a:picLocks noChangeArrowheads="1" noChangeAspect="1"/>
                          </pic:cNvPicPr>
                        </pic:nvPicPr>
                        <pic:blipFill>
                          <a:blip r:embed="rId5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47"/>
    <w:bookmarkEnd w:id="548"/>
    <w:bookmarkStart w:id="551"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49">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95"/>
        </w:numPr>
      </w:pPr>
      <w:r>
        <w:rPr>
          <w:b/>
          <w:bCs/>
        </w:rPr>
        <w:t xml:space="preserve">Faster installation</w:t>
      </w:r>
      <w:r>
        <w:t xml:space="preserve">: Binary packages install in seconds rather than minutes</w:t>
      </w:r>
    </w:p>
    <w:p>
      <w:pPr>
        <w:pStyle w:val="Compact"/>
        <w:numPr>
          <w:ilvl w:val="0"/>
          <w:numId w:val="119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95"/>
        </w:numPr>
      </w:pPr>
      <w:r>
        <w:rPr>
          <w:b/>
          <w:bCs/>
        </w:rPr>
        <w:t xml:space="preserve">Complete CRAN coverage</w:t>
      </w:r>
      <w:r>
        <w:t xml:space="preserve">: Over 30,000 CRAN packages available as binaries (as of early 2025)</w:t>
      </w:r>
    </w:p>
    <w:p>
      <w:pPr>
        <w:pStyle w:val="Compact"/>
        <w:numPr>
          <w:ilvl w:val="0"/>
          <w:numId w:val="119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50">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96"/>
        </w:numPr>
      </w:pPr>
      <w:r>
        <w:t xml:space="preserve">Your workflow installs many R packages</w:t>
      </w:r>
    </w:p>
    <w:p>
      <w:pPr>
        <w:pStyle w:val="Compact"/>
        <w:numPr>
          <w:ilvl w:val="0"/>
          <w:numId w:val="1196"/>
        </w:numPr>
      </w:pPr>
      <w:r>
        <w:t xml:space="preserve">Build times are a bottleneck in your CI pipeline</w:t>
      </w:r>
    </w:p>
    <w:p>
      <w:pPr>
        <w:pStyle w:val="Compact"/>
        <w:numPr>
          <w:ilvl w:val="0"/>
          <w:numId w:val="1196"/>
        </w:numPr>
      </w:pPr>
      <w:r>
        <w:t xml:space="preserve">You’re running on Ubuntu (focal, jammy, or noble)</w:t>
      </w:r>
    </w:p>
    <w:p>
      <w:pPr>
        <w:pStyle w:val="Compact"/>
        <w:numPr>
          <w:ilvl w:val="0"/>
          <w:numId w:val="119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49">
        <w:r>
          <w:rPr>
            <w:rStyle w:val="Hyperlink"/>
          </w:rPr>
          <w:t xml:space="preserve">r2u website</w:t>
        </w:r>
      </w:hyperlink>
      <w:r>
        <w:t xml:space="preserve">.</w:t>
      </w:r>
    </w:p>
    <w:bookmarkEnd w:id="551"/>
    <w:bookmarkStart w:id="555" w:name="additional-resources-2"/>
    <w:p>
      <w:pPr>
        <w:pStyle w:val="Heading2"/>
      </w:pPr>
      <w:r>
        <w:t xml:space="preserve">12.8 Additional Resources</w:t>
      </w:r>
    </w:p>
    <w:p>
      <w:pPr>
        <w:pStyle w:val="Compact"/>
        <w:numPr>
          <w:ilvl w:val="0"/>
          <w:numId w:val="1197"/>
        </w:numPr>
      </w:pPr>
      <w:hyperlink r:id="rId522">
        <w:r>
          <w:rPr>
            <w:rStyle w:val="Hyperlink"/>
          </w:rPr>
          <w:t xml:space="preserve">GitHub Actions features overview</w:t>
        </w:r>
      </w:hyperlink>
    </w:p>
    <w:p>
      <w:pPr>
        <w:pStyle w:val="Compact"/>
        <w:numPr>
          <w:ilvl w:val="0"/>
          <w:numId w:val="1197"/>
        </w:numPr>
      </w:pPr>
      <w:hyperlink r:id="rId524">
        <w:r>
          <w:rPr>
            <w:rStyle w:val="Hyperlink"/>
          </w:rPr>
          <w:t xml:space="preserve">r-lib/actions repository</w:t>
        </w:r>
      </w:hyperlink>
      <w:r>
        <w:t xml:space="preserve"> </w:t>
      </w:r>
      <w:r>
        <w:t xml:space="preserve">- R-specific actions and example workflows</w:t>
      </w:r>
    </w:p>
    <w:p>
      <w:pPr>
        <w:pStyle w:val="Compact"/>
        <w:numPr>
          <w:ilvl w:val="0"/>
          <w:numId w:val="1197"/>
        </w:numPr>
      </w:pPr>
      <w:hyperlink r:id="rId552">
        <w:r>
          <w:rPr>
            <w:rStyle w:val="Hyperlink"/>
          </w:rPr>
          <w:t xml:space="preserve">R Packages book: Continuous Integration</w:t>
        </w:r>
      </w:hyperlink>
    </w:p>
    <w:p>
      <w:pPr>
        <w:pStyle w:val="Compact"/>
        <w:numPr>
          <w:ilvl w:val="0"/>
          <w:numId w:val="1197"/>
        </w:numPr>
      </w:pPr>
      <w:hyperlink r:id="rId553">
        <w:r>
          <w:rPr>
            <w:rStyle w:val="Hyperlink"/>
          </w:rPr>
          <w:t xml:space="preserve">GitHub Actions documentation</w:t>
        </w:r>
      </w:hyperlink>
    </w:p>
    <w:p>
      <w:pPr>
        <w:pStyle w:val="Compact"/>
        <w:numPr>
          <w:ilvl w:val="0"/>
          <w:numId w:val="1197"/>
        </w:numPr>
      </w:pPr>
      <w:hyperlink r:id="rId554">
        <w:r>
          <w:rPr>
            <w:rStyle w:val="Hyperlink"/>
          </w:rPr>
          <w:t xml:space="preserve">Where to find help with r-lib/actions</w:t>
        </w:r>
      </w:hyperlink>
    </w:p>
    <w:p>
      <w:pPr>
        <w:pStyle w:val="Compact"/>
        <w:numPr>
          <w:ilvl w:val="0"/>
          <w:numId w:val="1197"/>
        </w:numPr>
      </w:pPr>
      <w:hyperlink r:id="rId534">
        <w:r>
          <w:rPr>
            <w:rStyle w:val="Hyperlink"/>
          </w:rPr>
          <w:t xml:space="preserve">GitHub Status</w:t>
        </w:r>
      </w:hyperlink>
      <w:r>
        <w:t xml:space="preserve"> </w:t>
      </w:r>
      <w:r>
        <w:t xml:space="preserve">- real-time status of GitHub services</w:t>
      </w:r>
    </w:p>
    <w:p>
      <w:r>
        <w:br w:type="page"/>
      </w:r>
    </w:p>
    <w:bookmarkEnd w:id="555"/>
    <w:bookmarkEnd w:id="556"/>
    <w:bookmarkStart w:id="579" w:name="sec-unix"/>
    <w:p>
      <w:pPr>
        <w:pStyle w:val="Heading1"/>
      </w:pPr>
      <w:r>
        <w:t xml:space="preserve">13. Unix</w:t>
      </w:r>
    </w:p>
    <w:p>
      <w:pPr>
        <w:pStyle w:val="FirstParagraph"/>
      </w:pPr>
      <w:r>
        <w:t xml:space="preserve">Adapted by UCD-SeRG team from</w:t>
      </w:r>
      <w:r>
        <w:t xml:space="preserve"> </w:t>
      </w:r>
      <w:hyperlink r:id="rId557">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98"/>
        </w:numPr>
      </w:pPr>
      <w:r>
        <w:t xml:space="preserve">Run a series of scripts in parallel or in a specific order to reproduce our work</w:t>
      </w:r>
    </w:p>
    <w:p>
      <w:pPr>
        <w:pStyle w:val="Compact"/>
        <w:numPr>
          <w:ilvl w:val="0"/>
          <w:numId w:val="1198"/>
        </w:numPr>
      </w:pPr>
      <w:r>
        <w:t xml:space="preserve">To check on the progress of a batch of jobs</w:t>
      </w:r>
    </w:p>
    <w:p>
      <w:pPr>
        <w:pStyle w:val="Compact"/>
        <w:numPr>
          <w:ilvl w:val="0"/>
          <w:numId w:val="1198"/>
        </w:numPr>
      </w:pPr>
      <w:r>
        <w:t xml:space="preserve">To use git and push to github</w:t>
      </w:r>
    </w:p>
    <w:bookmarkStart w:id="562"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61" w:name="fig-unix-desktop"/>
          <w:p>
            <w:pPr>
              <w:pStyle w:val="Compact"/>
              <w:jc w:val="center"/>
            </w:pPr>
            <w:r>
              <w:drawing>
                <wp:inline>
                  <wp:extent cx="5334000" cy="3380267"/>
                  <wp:effectExtent b="0" l="0" r="0" t="0"/>
                  <wp:docPr descr="" title="" id="559" name="Picture"/>
                  <a:graphic>
                    <a:graphicData uri="http://schemas.openxmlformats.org/drawingml/2006/picture">
                      <pic:pic>
                        <pic:nvPicPr>
                          <pic:cNvPr descr="assets/images/ex-desktop.jpg" id="560" name="Picture"/>
                          <pic:cNvPicPr>
                            <a:picLocks noChangeArrowheads="1" noChangeAspect="1"/>
                          </pic:cNvPicPr>
                        </pic:nvPicPr>
                        <pic:blipFill>
                          <a:blip r:embed="rId558"/>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61"/>
        </w:tc>
      </w:tr>
    </w:tbl>
    <w:bookmarkEnd w:id="562"/>
    <w:bookmarkStart w:id="568"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63"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6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67" w:name="fig-unix-terminal"/>
          <w:p>
            <w:pPr>
              <w:pStyle w:val="Compact"/>
              <w:jc w:val="center"/>
            </w:pPr>
            <w:r>
              <w:drawing>
                <wp:inline>
                  <wp:extent cx="4488872" cy="8862646"/>
                  <wp:effectExtent b="0" l="0" r="0" t="0"/>
                  <wp:docPr descr="" title="" id="565" name="Picture"/>
                  <a:graphic>
                    <a:graphicData uri="http://schemas.openxmlformats.org/drawingml/2006/picture">
                      <pic:pic>
                        <pic:nvPicPr>
                          <pic:cNvPr descr="assets/images/ex-terminal.PNG" id="566" name="Picture"/>
                          <pic:cNvPicPr>
                            <a:picLocks noChangeArrowheads="1" noChangeAspect="1"/>
                          </pic:cNvPicPr>
                        </pic:nvPicPr>
                        <pic:blipFill>
                          <a:blip r:embed="rId564"/>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67"/>
        </w:tc>
      </w:tr>
    </w:tbl>
    <w:bookmarkEnd w:id="568"/>
    <w:bookmarkStart w:id="570"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69"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69"/>
          <w:p/>
        </w:tc>
      </w:tr>
    </w:tbl>
    <w:bookmarkEnd w:id="570"/>
    <w:bookmarkStart w:id="573"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71">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72" w:name="common-mistakes"/>
    <w:p>
      <w:pPr>
        <w:pStyle w:val="Heading3"/>
      </w:pPr>
      <w:r>
        <w:t xml:space="preserve">13.4.1 Common Mistakes</w:t>
      </w:r>
    </w:p>
    <w:p>
      <w:pPr>
        <w:pStyle w:val="Compact"/>
        <w:numPr>
          <w:ilvl w:val="0"/>
          <w:numId w:val="1199"/>
        </w:numPr>
      </w:pPr>
      <w:r>
        <w:t xml:space="preserve">Remember to include all of the quotation marks around file paths that have a spaces.</w:t>
      </w:r>
    </w:p>
    <w:p>
      <w:pPr>
        <w:pStyle w:val="Compact"/>
        <w:numPr>
          <w:ilvl w:val="0"/>
          <w:numId w:val="11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72"/>
    <w:bookmarkEnd w:id="573"/>
    <w:bookmarkStart w:id="574"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74"/>
    <w:bookmarkStart w:id="578"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75">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76"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76"/>
    <w:bookmarkStart w:id="577"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77"/>
    <w:bookmarkEnd w:id="578"/>
    <w:bookmarkEnd w:id="579"/>
    <w:bookmarkStart w:id="589" w:name="reproducible-environments"/>
    <w:p>
      <w:pPr>
        <w:pStyle w:val="Heading1"/>
      </w:pPr>
      <w:r>
        <w:t xml:space="preserve">14. Reproducible Environments</w:t>
      </w:r>
    </w:p>
    <w:p>
      <w:pPr>
        <w:pStyle w:val="FirstParagraph"/>
      </w:pPr>
      <w:r>
        <w:t xml:space="preserve">Adapted by UCD-SeRG team from</w:t>
      </w:r>
      <w:r>
        <w:t xml:space="preserve"> </w:t>
      </w:r>
      <w:hyperlink r:id="rId580">
        <w:r>
          <w:rPr>
            <w:rStyle w:val="Hyperlink"/>
          </w:rPr>
          <w:t xml:space="preserve">original by Anna Nguyen</w:t>
        </w:r>
      </w:hyperlink>
    </w:p>
    <w:bookmarkStart w:id="587" w:name="package-version-control-with-renv"/>
    <w:p>
      <w:pPr>
        <w:pStyle w:val="Heading2"/>
      </w:pPr>
      <w:r>
        <w:t xml:space="preserve">14.1 Package Version Control with renv</w:t>
      </w:r>
    </w:p>
    <w:bookmarkStart w:id="581"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81"/>
    <w:bookmarkStart w:id="582"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2"/>
        </w:numPr>
      </w:pPr>
      <w:r>
        <w:t xml:space="preserve">Create an RProject file and ensure that your working directory is set to the correct folder</w:t>
      </w:r>
    </w:p>
    <w:p>
      <w:pPr>
        <w:pStyle w:val="Compact"/>
        <w:numPr>
          <w:ilvl w:val="0"/>
          <w:numId w:val="120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0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82"/>
    <w:bookmarkStart w:id="585"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84"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83">
        <w:r>
          <w:rPr>
            <w:rStyle w:val="Hyperlink"/>
          </w:rPr>
          <w:t xml:space="preserve">official renv documentation</w:t>
        </w:r>
      </w:hyperlink>
      <w:r>
        <w:t xml:space="preserve">.</w:t>
      </w:r>
    </w:p>
    <w:bookmarkEnd w:id="584"/>
    <w:bookmarkEnd w:id="585"/>
    <w:bookmarkStart w:id="586"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3"/>
        </w:numPr>
      </w:pPr>
      <w:r>
        <w:t xml:space="preserve">Pull the most updated version of the project from GitHub</w:t>
      </w:r>
    </w:p>
    <w:p>
      <w:pPr>
        <w:pStyle w:val="Compact"/>
        <w:numPr>
          <w:ilvl w:val="0"/>
          <w:numId w:val="1203"/>
        </w:numPr>
      </w:pPr>
      <w:r>
        <w:t xml:space="preserve">Open the project’s RProject file</w:t>
      </w:r>
    </w:p>
    <w:p>
      <w:pPr>
        <w:pStyle w:val="Compact"/>
        <w:numPr>
          <w:ilvl w:val="0"/>
          <w:numId w:val="12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03"/>
        </w:numPr>
      </w:pPr>
      <w:r>
        <w:t xml:space="preserve">Wait for the correct versions of each package to install/update. This may take some time, depending on how many packages the project uses.</w:t>
      </w:r>
    </w:p>
    <w:p>
      <w:pPr>
        <w:pStyle w:val="Compact"/>
        <w:numPr>
          <w:ilvl w:val="0"/>
          <w:numId w:val="12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03"/>
        </w:numPr>
      </w:pPr>
      <w:r>
        <w:t xml:space="preserve">If you make edits to the code and introduce new/updated packages, see the section above for instructions on how to make updates.</w:t>
      </w:r>
    </w:p>
    <w:bookmarkEnd w:id="586"/>
    <w:bookmarkEnd w:id="587"/>
    <w:bookmarkStart w:id="588"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49">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04"/>
        </w:numPr>
      </w:pPr>
      <w:r>
        <w:rPr>
          <w:b/>
          <w:bCs/>
        </w:rPr>
        <w:t xml:space="preserve">Fast installation</w:t>
      </w:r>
      <w:r>
        <w:t xml:space="preserve">: Binary packages install in seconds, not minutes</w:t>
      </w:r>
    </w:p>
    <w:p>
      <w:pPr>
        <w:pStyle w:val="Compact"/>
        <w:numPr>
          <w:ilvl w:val="0"/>
          <w:numId w:val="1204"/>
        </w:numPr>
      </w:pPr>
      <w:r>
        <w:rPr>
          <w:b/>
          <w:bCs/>
        </w:rPr>
        <w:t xml:space="preserve">Automatic dependency resolution</w:t>
      </w:r>
      <w:r>
        <w:t xml:space="preserve">: System dependencies are handled automatically</w:t>
      </w:r>
    </w:p>
    <w:p>
      <w:pPr>
        <w:pStyle w:val="Compact"/>
        <w:numPr>
          <w:ilvl w:val="0"/>
          <w:numId w:val="1204"/>
        </w:numPr>
      </w:pPr>
      <w:r>
        <w:rPr>
          <w:b/>
          <w:bCs/>
        </w:rPr>
        <w:t xml:space="preserve">System-level integration</w:t>
      </w:r>
      <w:r>
        <w:t xml:space="preserve">: Packages integrate with Ubuntu’s package management</w:t>
      </w:r>
    </w:p>
    <w:p>
      <w:pPr>
        <w:pStyle w:val="Compact"/>
        <w:numPr>
          <w:ilvl w:val="0"/>
          <w:numId w:val="120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05"/>
        </w:numPr>
      </w:pPr>
      <w:r>
        <w:t xml:space="preserve">Ubuntu 24.04</w:t>
      </w:r>
      <w:r>
        <w:t xml:space="preserve"> </w:t>
      </w:r>
      <w:r>
        <w:t xml:space="preserve">“noble”</w:t>
      </w:r>
      <w:r>
        <w:t xml:space="preserve"> </w:t>
      </w:r>
      <w:r>
        <w:t xml:space="preserve">(amd64 and arm64)</w:t>
      </w:r>
    </w:p>
    <w:p>
      <w:pPr>
        <w:pStyle w:val="Compact"/>
        <w:numPr>
          <w:ilvl w:val="0"/>
          <w:numId w:val="1205"/>
        </w:numPr>
      </w:pPr>
      <w:r>
        <w:t xml:space="preserve">Ubuntu 22.04</w:t>
      </w:r>
      <w:r>
        <w:t xml:space="preserve"> </w:t>
      </w:r>
      <w:r>
        <w:t xml:space="preserve">“jammy”</w:t>
      </w:r>
      <w:r>
        <w:t xml:space="preserve"> </w:t>
      </w:r>
      <w:r>
        <w:t xml:space="preserve">(amd64)</w:t>
      </w:r>
    </w:p>
    <w:p>
      <w:pPr>
        <w:pStyle w:val="Compact"/>
        <w:numPr>
          <w:ilvl w:val="0"/>
          <w:numId w:val="120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06"/>
        </w:numPr>
      </w:pPr>
      <w:r>
        <w:rPr>
          <w:b/>
          <w:bCs/>
        </w:rPr>
        <w:t xml:space="preserve">Use r2u when</w:t>
      </w:r>
      <w:r>
        <w:t xml:space="preserve">: You work primarily on Ubuntu systems, want fast package installation, or need system-level package management</w:t>
      </w:r>
    </w:p>
    <w:p>
      <w:pPr>
        <w:pStyle w:val="Compact"/>
        <w:numPr>
          <w:ilvl w:val="0"/>
          <w:numId w:val="1206"/>
        </w:numPr>
      </w:pPr>
      <w:r>
        <w:rPr>
          <w:b/>
          <w:bCs/>
        </w:rPr>
        <w:t xml:space="preserve">Use renv when</w:t>
      </w:r>
      <w:r>
        <w:t xml:space="preserve">: You need cross-platform reproducibility, work on macOS/Windows, or require project-specific package libraries</w:t>
      </w:r>
    </w:p>
    <w:p>
      <w:pPr>
        <w:pStyle w:val="Compact"/>
        <w:numPr>
          <w:ilvl w:val="0"/>
          <w:numId w:val="120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49">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49">
        <w:r>
          <w:rPr>
            <w:rStyle w:val="Hyperlink"/>
          </w:rPr>
          <w:t xml:space="preserve">r2u website</w:t>
        </w:r>
      </w:hyperlink>
      <w:r>
        <w:t xml:space="preserve">.</w:t>
      </w:r>
    </w:p>
    <w:p>
      <w:r>
        <w:br w:type="page"/>
      </w:r>
    </w:p>
    <w:bookmarkEnd w:id="588"/>
    <w:bookmarkEnd w:id="589"/>
    <w:bookmarkStart w:id="604" w:name="code-publication"/>
    <w:p>
      <w:pPr>
        <w:pStyle w:val="Heading1"/>
      </w:pPr>
      <w:r>
        <w:t xml:space="preserve">15. Code Publication</w:t>
      </w:r>
    </w:p>
    <w:p>
      <w:pPr>
        <w:pStyle w:val="FirstParagraph"/>
      </w:pPr>
      <w:r>
        <w:t xml:space="preserve">Adapted by UCD-SeRG team from</w:t>
      </w:r>
      <w:r>
        <w:t xml:space="preserve"> </w:t>
      </w:r>
      <w:hyperlink r:id="rId590">
        <w:r>
          <w:rPr>
            <w:rStyle w:val="Hyperlink"/>
          </w:rPr>
          <w:t xml:space="preserve">original by Nolan Pokpongkiat</w:t>
        </w:r>
      </w:hyperlink>
    </w:p>
    <w:bookmarkStart w:id="591" w:name="checklist-overview"/>
    <w:p>
      <w:pPr>
        <w:pStyle w:val="Heading2"/>
      </w:pPr>
      <w:r>
        <w:t xml:space="preserve">15.1 Checklist overview</w:t>
      </w:r>
    </w:p>
    <w:p>
      <w:pPr>
        <w:pStyle w:val="Compact"/>
        <w:numPr>
          <w:ilvl w:val="0"/>
          <w:numId w:val="1207"/>
        </w:numPr>
      </w:pPr>
      <w:hyperlink w:anchor="fill-out-file-headers">
        <w:r>
          <w:rPr>
            <w:rStyle w:val="Hyperlink"/>
          </w:rPr>
          <w:t xml:space="preserve">Fill out file headers</w:t>
        </w:r>
      </w:hyperlink>
    </w:p>
    <w:p>
      <w:pPr>
        <w:pStyle w:val="Compact"/>
        <w:numPr>
          <w:ilvl w:val="0"/>
          <w:numId w:val="1207"/>
        </w:numPr>
      </w:pPr>
      <w:hyperlink w:anchor="clean-up-comments">
        <w:r>
          <w:rPr>
            <w:rStyle w:val="Hyperlink"/>
          </w:rPr>
          <w:t xml:space="preserve">Clean up comments</w:t>
        </w:r>
      </w:hyperlink>
    </w:p>
    <w:p>
      <w:pPr>
        <w:pStyle w:val="Compact"/>
        <w:numPr>
          <w:ilvl w:val="0"/>
          <w:numId w:val="1207"/>
        </w:numPr>
      </w:pPr>
      <w:hyperlink w:anchor="document-functions">
        <w:r>
          <w:rPr>
            <w:rStyle w:val="Hyperlink"/>
          </w:rPr>
          <w:t xml:space="preserve">Document functions</w:t>
        </w:r>
      </w:hyperlink>
    </w:p>
    <w:p>
      <w:pPr>
        <w:pStyle w:val="Compact"/>
        <w:numPr>
          <w:ilvl w:val="0"/>
          <w:numId w:val="1207"/>
        </w:numPr>
      </w:pPr>
      <w:hyperlink w:anchor="remove-deprecated-filepaths">
        <w:r>
          <w:rPr>
            <w:rStyle w:val="Hyperlink"/>
          </w:rPr>
          <w:t xml:space="preserve">Remove deprecated filepaths</w:t>
        </w:r>
      </w:hyperlink>
    </w:p>
    <w:p>
      <w:pPr>
        <w:pStyle w:val="Compact"/>
        <w:numPr>
          <w:ilvl w:val="0"/>
          <w:numId w:val="1207"/>
        </w:numPr>
      </w:pPr>
      <w:hyperlink w:anchor="ensure-project-runs-via-bash">
        <w:r>
          <w:rPr>
            <w:rStyle w:val="Hyperlink"/>
          </w:rPr>
          <w:t xml:space="preserve">Ensure project runs via bash</w:t>
        </w:r>
      </w:hyperlink>
    </w:p>
    <w:p>
      <w:pPr>
        <w:pStyle w:val="Compact"/>
        <w:numPr>
          <w:ilvl w:val="0"/>
          <w:numId w:val="1207"/>
        </w:numPr>
      </w:pPr>
      <w:hyperlink w:anchor="complete-the-readme">
        <w:r>
          <w:rPr>
            <w:rStyle w:val="Hyperlink"/>
          </w:rPr>
          <w:t xml:space="preserve">Complete the README</w:t>
        </w:r>
      </w:hyperlink>
    </w:p>
    <w:p>
      <w:pPr>
        <w:pStyle w:val="Compact"/>
        <w:numPr>
          <w:ilvl w:val="0"/>
          <w:numId w:val="1207"/>
        </w:numPr>
      </w:pPr>
      <w:hyperlink w:anchor="clean-up-feature-branches">
        <w:r>
          <w:rPr>
            <w:rStyle w:val="Hyperlink"/>
          </w:rPr>
          <w:t xml:space="preserve">Clean up feature branches</w:t>
        </w:r>
      </w:hyperlink>
    </w:p>
    <w:p>
      <w:pPr>
        <w:pStyle w:val="Compact"/>
        <w:numPr>
          <w:ilvl w:val="0"/>
          <w:numId w:val="1207"/>
        </w:numPr>
      </w:pPr>
      <w:hyperlink w:anchor="create-github-release">
        <w:r>
          <w:rPr>
            <w:rStyle w:val="Hyperlink"/>
          </w:rPr>
          <w:t xml:space="preserve">Create Github release</w:t>
        </w:r>
      </w:hyperlink>
    </w:p>
    <w:bookmarkEnd w:id="591"/>
    <w:bookmarkStart w:id="593"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92">
        <w:r>
          <w:rPr>
            <w:rStyle w:val="Hyperlink"/>
          </w:rPr>
          <w:t xml:space="preserve">here.</w:t>
        </w:r>
      </w:hyperlink>
    </w:p>
    <w:bookmarkEnd w:id="593"/>
    <w:bookmarkStart w:id="594"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94"/>
    <w:bookmarkStart w:id="596"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95">
        <w:r>
          <w:rPr>
            <w:rStyle w:val="Hyperlink"/>
          </w:rPr>
          <w:t xml:space="preserve">here.</w:t>
        </w:r>
      </w:hyperlink>
    </w:p>
    <w:bookmarkEnd w:id="596"/>
    <w:bookmarkStart w:id="597"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97"/>
    <w:bookmarkStart w:id="599"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98">
        <w:r>
          <w:rPr>
            <w:rStyle w:val="Hyperlink"/>
          </w:rPr>
          <w:t xml:space="preserve">here.</w:t>
        </w:r>
      </w:hyperlink>
    </w:p>
    <w:bookmarkEnd w:id="599"/>
    <w:bookmarkStart w:id="600"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08"/>
        </w:numPr>
      </w:pPr>
      <w:r>
        <w:t xml:space="preserve">0-config.R: configuration file that sets data directories, sources base functions, and loads required libraries</w:t>
      </w:r>
    </w:p>
    <w:p>
      <w:pPr>
        <w:pStyle w:val="BlockText"/>
        <w:numPr>
          <w:ilvl w:val="0"/>
          <w:numId w:val="1208"/>
        </w:numPr>
      </w:pPr>
      <w:r>
        <w:t xml:space="preserve">0-base-functions: folder containing scripts with functions used in the analysis</w:t>
      </w:r>
    </w:p>
    <w:p>
      <w:pPr>
        <w:pStyle w:val="BlockText"/>
        <w:numPr>
          <w:ilvl w:val="1"/>
          <w:numId w:val="1209"/>
        </w:numPr>
      </w:pPr>
      <w:r>
        <w:t xml:space="preserve">0-base-functions.R: R script containing general functions used across the analysis</w:t>
      </w:r>
    </w:p>
    <w:p>
      <w:pPr>
        <w:pStyle w:val="BlockText"/>
        <w:numPr>
          <w:ilvl w:val="1"/>
          <w:numId w:val="1209"/>
        </w:numPr>
      </w:pPr>
      <w:r>
        <w:t xml:space="preserve">0-bias-corr-functions.R: R script containing functions used in bias correction</w:t>
      </w:r>
    </w:p>
    <w:p>
      <w:pPr>
        <w:pStyle w:val="BlockText"/>
        <w:numPr>
          <w:ilvl w:val="1"/>
          <w:numId w:val="120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9"/>
        </w:numPr>
      </w:pPr>
      <w:r>
        <w:t xml:space="preserve">0-prior-functions.R: R script containing functions to generate priors</w:t>
      </w:r>
    </w:p>
    <w:p>
      <w:pPr>
        <w:pStyle w:val="BlockText"/>
        <w:numPr>
          <w:ilvl w:val="0"/>
          <w:numId w:val="1208"/>
        </w:numPr>
      </w:pPr>
      <w:r>
        <w:t xml:space="preserve">1-data: folder containing data processing scripts NOTE: some scripts are deprecated</w:t>
      </w:r>
    </w:p>
    <w:p>
      <w:pPr>
        <w:pStyle w:val="BlockText"/>
        <w:numPr>
          <w:ilvl w:val="0"/>
          <w:numId w:val="1208"/>
        </w:numPr>
      </w:pPr>
      <w:r>
        <w:t xml:space="preserve">2-analysis: folder containing analysis scripts. To rerun all scripts in this subdirectory, run the bash script 0-run-analysis.sh.</w:t>
      </w:r>
    </w:p>
    <w:p>
      <w:pPr>
        <w:pStyle w:val="BlockText"/>
        <w:numPr>
          <w:ilvl w:val="1"/>
          <w:numId w:val="1210"/>
        </w:numPr>
      </w:pPr>
      <w:r>
        <w:t xml:space="preserve">1-obtain-priors-state.R: obtain priors for each state</w:t>
      </w:r>
    </w:p>
    <w:p>
      <w:pPr>
        <w:pStyle w:val="BlockText"/>
        <w:numPr>
          <w:ilvl w:val="1"/>
          <w:numId w:val="1210"/>
        </w:numPr>
      </w:pPr>
      <w:r>
        <w:t xml:space="preserve">2-est-expected-cases-state.R: estimate expected cases in each state</w:t>
      </w:r>
    </w:p>
    <w:p>
      <w:pPr>
        <w:pStyle w:val="BlockText"/>
        <w:numPr>
          <w:ilvl w:val="1"/>
          <w:numId w:val="1210"/>
        </w:numPr>
      </w:pPr>
      <w:r>
        <w:t xml:space="preserve">3-est-expected-cases-state-perf-testing.R: estimate expected cases in each state, estimate the percentage of underestimation due to incomplete testing vs. imperfect test accuracy</w:t>
      </w:r>
    </w:p>
    <w:p>
      <w:pPr>
        <w:pStyle w:val="BlockText"/>
        <w:numPr>
          <w:ilvl w:val="1"/>
          <w:numId w:val="1210"/>
        </w:numPr>
      </w:pPr>
      <w:r>
        <w:t xml:space="preserve">4-obtain-testing-protocols.R: find testing protocols for each state.</w:t>
      </w:r>
    </w:p>
    <w:p>
      <w:pPr>
        <w:pStyle w:val="BlockText"/>
        <w:numPr>
          <w:ilvl w:val="1"/>
          <w:numId w:val="1210"/>
        </w:numPr>
      </w:pPr>
      <w:r>
        <w:t xml:space="preserve">5-summarize-results.R: summarize results; obtain results for in text numerical results.</w:t>
      </w:r>
    </w:p>
    <w:p>
      <w:pPr>
        <w:pStyle w:val="BlockText"/>
        <w:numPr>
          <w:ilvl w:val="0"/>
          <w:numId w:val="1208"/>
        </w:numPr>
      </w:pPr>
      <w:r>
        <w:t xml:space="preserve">3-figure-table-scripts: folder containing figure scripts. To rerun all scripts in this subdirectory, run the bash script 0-run-figs.sh.</w:t>
      </w:r>
    </w:p>
    <w:p>
      <w:pPr>
        <w:pStyle w:val="BlockText"/>
        <w:numPr>
          <w:ilvl w:val="1"/>
          <w:numId w:val="1211"/>
        </w:numPr>
      </w:pPr>
      <w:r>
        <w:t xml:space="preserve">1-fig-testing.R: creates plot of testing patterns by state over time</w:t>
      </w:r>
    </w:p>
    <w:p>
      <w:pPr>
        <w:pStyle w:val="BlockText"/>
        <w:numPr>
          <w:ilvl w:val="1"/>
          <w:numId w:val="1211"/>
        </w:numPr>
      </w:pPr>
      <w:r>
        <w:t xml:space="preserve">2-fig-cases-usa-state-bar.R: creates bar plot of confirmed vs. estimated infections by state</w:t>
      </w:r>
    </w:p>
    <w:p>
      <w:pPr>
        <w:pStyle w:val="BlockText"/>
        <w:numPr>
          <w:ilvl w:val="1"/>
          <w:numId w:val="1211"/>
        </w:numPr>
      </w:pPr>
      <w:r>
        <w:t xml:space="preserve">3a-fig-map-usa-state.R: creates map of confirmed vs. estimated infections by state</w:t>
      </w:r>
    </w:p>
    <w:p>
      <w:pPr>
        <w:pStyle w:val="BlockText"/>
        <w:numPr>
          <w:ilvl w:val="1"/>
          <w:numId w:val="1211"/>
        </w:numPr>
      </w:pPr>
      <w:r>
        <w:t xml:space="preserve">3b-fig-map-usa-state-shiny.R: creates map of confirmed vs. estimated infections by state with search functionality by state</w:t>
      </w:r>
    </w:p>
    <w:p>
      <w:pPr>
        <w:pStyle w:val="BlockText"/>
        <w:numPr>
          <w:ilvl w:val="1"/>
          <w:numId w:val="1211"/>
        </w:numPr>
      </w:pPr>
      <w:r>
        <w:t xml:space="preserve">4-fig-priors.R: creates figure with priors for US as a whole</w:t>
      </w:r>
    </w:p>
    <w:p>
      <w:pPr>
        <w:pStyle w:val="BlockText"/>
        <w:numPr>
          <w:ilvl w:val="1"/>
          <w:numId w:val="1211"/>
        </w:numPr>
      </w:pPr>
      <w:r>
        <w:t xml:space="preserve">5-fig-density-usa.R: creates figure of distribution of estimated cases in the US</w:t>
      </w:r>
    </w:p>
    <w:p>
      <w:pPr>
        <w:pStyle w:val="BlockText"/>
        <w:numPr>
          <w:ilvl w:val="1"/>
          <w:numId w:val="1211"/>
        </w:numPr>
      </w:pPr>
      <w:r>
        <w:t xml:space="preserve">6-table-data-quality.R: creates table of data quality grading from COVID Tracking Project</w:t>
      </w:r>
    </w:p>
    <w:p>
      <w:pPr>
        <w:pStyle w:val="BlockText"/>
        <w:numPr>
          <w:ilvl w:val="1"/>
          <w:numId w:val="1211"/>
        </w:numPr>
      </w:pPr>
      <w:r>
        <w:t xml:space="preserve">7-fig-testpos.R: creates figure of the probability of testing positive among those tested by state</w:t>
      </w:r>
    </w:p>
    <w:p>
      <w:pPr>
        <w:pStyle w:val="BlockText"/>
        <w:numPr>
          <w:ilvl w:val="1"/>
          <w:numId w:val="1211"/>
        </w:numPr>
      </w:pPr>
      <w:r>
        <w:t xml:space="preserve">8-fig-percent-undertesting-state.R: creates figure of the percentage of under estimation due to incomplete testing</w:t>
      </w:r>
    </w:p>
    <w:p>
      <w:pPr>
        <w:pStyle w:val="BlockText"/>
        <w:numPr>
          <w:ilvl w:val="0"/>
          <w:numId w:val="1208"/>
        </w:numPr>
      </w:pPr>
      <w:r>
        <w:t xml:space="preserve">4-figures: folder containing figure files.</w:t>
      </w:r>
    </w:p>
    <w:p>
      <w:pPr>
        <w:pStyle w:val="BlockText"/>
        <w:numPr>
          <w:ilvl w:val="0"/>
          <w:numId w:val="1208"/>
        </w:numPr>
      </w:pPr>
      <w:r>
        <w:t xml:space="preserve">5-results: folder containing analysis results objects.</w:t>
      </w:r>
    </w:p>
    <w:p>
      <w:pPr>
        <w:pStyle w:val="BlockText"/>
        <w:numPr>
          <w:ilvl w:val="0"/>
          <w:numId w:val="120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600"/>
    <w:bookmarkStart w:id="601"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601"/>
    <w:bookmarkStart w:id="603"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602">
        <w:r>
          <w:rPr>
            <w:rStyle w:val="Hyperlink"/>
          </w:rPr>
          <w:t xml:space="preserve">here.</w:t>
        </w:r>
      </w:hyperlink>
    </w:p>
    <w:p>
      <w:r>
        <w:br w:type="page"/>
      </w:r>
    </w:p>
    <w:bookmarkEnd w:id="603"/>
    <w:bookmarkEnd w:id="604"/>
    <w:bookmarkStart w:id="624" w:name="data-publication"/>
    <w:p>
      <w:pPr>
        <w:pStyle w:val="Heading1"/>
      </w:pPr>
      <w:r>
        <w:t xml:space="preserve">16. Data Publication</w:t>
      </w:r>
    </w:p>
    <w:p>
      <w:pPr>
        <w:pStyle w:val="FirstParagraph"/>
      </w:pPr>
      <w:r>
        <w:t xml:space="preserve">Adapted from Fanice Nyatigo and Ben Arnold’s chapter in the</w:t>
      </w:r>
      <w:r>
        <w:t xml:space="preserve"> </w:t>
      </w:r>
      <w:hyperlink r:id="rId605">
        <w:r>
          <w:rPr>
            <w:rStyle w:val="Hyperlink"/>
          </w:rPr>
          <w:t xml:space="preserve">Proctor-UCSF Lab Manual</w:t>
        </w:r>
      </w:hyperlink>
    </w:p>
    <w:bookmarkStart w:id="606"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606"/>
    <w:bookmarkStart w:id="611"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607"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607"/>
    <w:bookmarkStart w:id="608"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608"/>
    <w:bookmarkStart w:id="610"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609">
        <w:r>
          <w:rPr>
            <w:rStyle w:val="Hyperlink"/>
          </w:rPr>
          <w:t xml:space="preserve">UC Davis DataLab GIS workshops</w:t>
        </w:r>
      </w:hyperlink>
      <w:r>
        <w:t xml:space="preserve">, including resources on QGIS and spatial SQL.</w:t>
      </w:r>
    </w:p>
    <w:bookmarkEnd w:id="610"/>
    <w:bookmarkEnd w:id="611"/>
    <w:bookmarkStart w:id="615" w:name="create-public-ids"/>
    <w:p>
      <w:pPr>
        <w:pStyle w:val="Heading2"/>
      </w:pPr>
      <w:r>
        <w:t xml:space="preserve">16.3 Create public IDs</w:t>
      </w:r>
    </w:p>
    <w:bookmarkStart w:id="612"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612"/>
    <w:bookmarkStart w:id="613"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613"/>
    <w:bookmarkStart w:id="614"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12"/>
        </w:numPr>
      </w:pPr>
      <w:r>
        <w:rPr>
          <w:rStyle w:val="VerbatimChar"/>
        </w:rPr>
        <w:t xml:space="preserve">data/final/</w:t>
      </w:r>
      <w:r>
        <w:t xml:space="preserve">- folder containing the projects final data in both csv and rds formats</w:t>
      </w:r>
      <w:r>
        <w:br/>
      </w:r>
    </w:p>
    <w:p>
      <w:pPr>
        <w:pStyle w:val="Compact"/>
        <w:numPr>
          <w:ilvl w:val="0"/>
          <w:numId w:val="121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1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1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1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614"/>
    <w:bookmarkEnd w:id="615"/>
    <w:bookmarkStart w:id="620"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61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617">
        <w:r>
          <w:rPr>
            <w:rStyle w:val="Hyperlink"/>
          </w:rPr>
          <w:t xml:space="preserve">UC Davis DataLab workshop on data documentation</w:t>
        </w:r>
      </w:hyperlink>
      <w:r>
        <w:t xml:space="preserve">.</w:t>
      </w:r>
    </w:p>
    <w:bookmarkStart w:id="619" w:name="X659912a983e12070198566d6758f84b7c139c71"/>
    <w:p>
      <w:pPr>
        <w:pStyle w:val="Heading3"/>
      </w:pPr>
      <w:r>
        <w:t xml:space="preserve">16.4.1 Steps for creating an Open Science Framework (OSF) repository:</w:t>
      </w:r>
    </w:p>
    <w:p>
      <w:pPr>
        <w:pStyle w:val="Compact"/>
        <w:numPr>
          <w:ilvl w:val="0"/>
          <w:numId w:val="1213"/>
        </w:numPr>
      </w:pPr>
      <w:r>
        <w:t xml:space="preserve">Create a new OSF project per these instructions: https://help.osf.io/article/252-create-a-project</w:t>
      </w:r>
    </w:p>
    <w:p>
      <w:pPr>
        <w:pStyle w:val="Compact"/>
        <w:numPr>
          <w:ilvl w:val="0"/>
          <w:numId w:val="121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13"/>
        </w:numPr>
      </w:pPr>
      <w:r>
        <w:t xml:space="preserve">Create a notebook component and upload the final .html files (which will not be on github… but see optional item below)</w:t>
      </w:r>
    </w:p>
    <w:p>
      <w:pPr>
        <w:pStyle w:val="Compact"/>
        <w:numPr>
          <w:ilvl w:val="0"/>
          <w:numId w:val="1213"/>
        </w:numPr>
      </w:pPr>
      <w:r>
        <w:t xml:space="preserve">On the OSF landing Wiki, provide some context. Here is a recent example: https://osf.io/954bt/</w:t>
      </w:r>
    </w:p>
    <w:p>
      <w:pPr>
        <w:pStyle w:val="Compact"/>
        <w:numPr>
          <w:ilvl w:val="0"/>
          <w:numId w:val="1213"/>
        </w:numPr>
      </w:pPr>
      <w:r>
        <w:t xml:space="preserve">Create a Digital Object Identifier (DOI) for the repository. A DOI is a unique identifier that provides a persistent link to content, such as a dataset in this case.</w:t>
      </w:r>
      <w:r>
        <w:t xml:space="preserve"> </w:t>
      </w:r>
      <w:hyperlink r:id="rId618">
        <w:r>
          <w:rPr>
            <w:rStyle w:val="Hyperlink"/>
          </w:rPr>
          <w:t xml:space="preserve">Learn more about DOIs</w:t>
        </w:r>
      </w:hyperlink>
    </w:p>
    <w:p>
      <w:pPr>
        <w:pStyle w:val="Compact"/>
        <w:numPr>
          <w:ilvl w:val="0"/>
          <w:numId w:val="1213"/>
        </w:numPr>
      </w:pPr>
      <w:r>
        <w:t xml:space="preserve">Optional: Complete the software checklist and system requirement guide for the analysis to guide others. Include it on the GitHub README for the project: https://github.com/proctor-ucsf/mordor-antibody</w:t>
      </w:r>
    </w:p>
    <w:bookmarkEnd w:id="619"/>
    <w:bookmarkEnd w:id="620"/>
    <w:bookmarkStart w:id="621"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621"/>
    <w:bookmarkStart w:id="622"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622"/>
    <w:bookmarkStart w:id="623"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14"/>
        </w:numPr>
      </w:pPr>
      <w:r>
        <w:t xml:space="preserve">ACTION - https://osf.io/ca3pe/</w:t>
      </w:r>
      <w:r>
        <w:br/>
      </w:r>
    </w:p>
    <w:p>
      <w:pPr>
        <w:pStyle w:val="Compact"/>
        <w:numPr>
          <w:ilvl w:val="0"/>
          <w:numId w:val="1214"/>
        </w:numPr>
      </w:pPr>
      <w:r>
        <w:t xml:space="preserve">NAITRE - https://osf.io/ujeyb/</w:t>
      </w:r>
      <w:r>
        <w:br/>
      </w:r>
    </w:p>
    <w:p>
      <w:pPr>
        <w:pStyle w:val="Compact"/>
        <w:numPr>
          <w:ilvl w:val="0"/>
          <w:numId w:val="1214"/>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623"/>
    <w:bookmarkEnd w:id="624"/>
    <w:bookmarkStart w:id="653" w:name="sec-slurm"/>
    <w:p>
      <w:pPr>
        <w:pStyle w:val="Heading1"/>
      </w:pPr>
      <w:r>
        <w:t xml:space="preserve">17. High-performance computing (HPC)</w:t>
      </w:r>
    </w:p>
    <w:p>
      <w:pPr>
        <w:pStyle w:val="FirstParagraph"/>
      </w:pPr>
      <w:r>
        <w:t xml:space="preserve">Adapted by UCD-SeRG team from</w:t>
      </w:r>
      <w:r>
        <w:t xml:space="preserve"> </w:t>
      </w:r>
      <w:hyperlink r:id="rId625">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629" w:name="uc-davis-computing-resources"/>
    <w:p>
      <w:pPr>
        <w:pStyle w:val="Heading2"/>
      </w:pPr>
      <w:r>
        <w:t xml:space="preserve">17.1 UC Davis Computing Resources</w:t>
      </w:r>
    </w:p>
    <w:bookmarkStart w:id="628"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62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15"/>
        </w:numPr>
      </w:pPr>
      <w:r>
        <w:rPr>
          <w:b/>
          <w:bCs/>
        </w:rPr>
        <w:t xml:space="preserve">Shiva</w:t>
      </w:r>
      <w:r>
        <w:t xml:space="preserve"> </w:t>
      </w:r>
      <w:r>
        <w:t xml:space="preserve">(shiva.ucdavis.edu): SLURM-based cluster for computational work</w:t>
      </w:r>
    </w:p>
    <w:p>
      <w:pPr>
        <w:pStyle w:val="Compact"/>
        <w:numPr>
          <w:ilvl w:val="0"/>
          <w:numId w:val="121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62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628"/>
    <w:bookmarkEnd w:id="629"/>
    <w:bookmarkStart w:id="631"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630"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630"/>
    <w:bookmarkEnd w:id="631"/>
    <w:bookmarkStart w:id="632"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62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632"/>
    <w:bookmarkStart w:id="633"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626">
        <w:r>
          <w:rPr>
            <w:rStyle w:val="Hyperlink"/>
          </w:rPr>
          <w:t xml:space="preserve">hpc.ucdavis.edu</w:t>
        </w:r>
      </w:hyperlink>
      <w:r>
        <w:t xml:space="preserve"> </w:t>
      </w:r>
      <w:r>
        <w:t xml:space="preserve">for support information.</w:t>
      </w:r>
    </w:p>
    <w:bookmarkEnd w:id="633"/>
    <w:bookmarkStart w:id="637"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634"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634"/>
    <w:bookmarkStart w:id="635"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635"/>
    <w:bookmarkStart w:id="636"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636"/>
    <w:bookmarkEnd w:id="637"/>
    <w:bookmarkStart w:id="646" w:name="X7880cdf8bb636dad42e7d655b4e5f617c2acb85"/>
    <w:p>
      <w:pPr>
        <w:pStyle w:val="Heading2"/>
      </w:pPr>
      <w:r>
        <w:t xml:space="preserve">17.6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640" w:name="X2976c747b22dda872c0e3492a1d308b95af7e0f"/>
    <w:p>
      <w:pPr>
        <w:pStyle w:val="Heading3"/>
      </w:pPr>
      <w:r>
        <w:t xml:space="preserve">17.6.1 Prevent drops with a terminal multiplexer (recommended)</w:t>
      </w:r>
    </w:p>
    <w:p>
      <w:pPr>
        <w:pStyle w:val="FirstParagraph"/>
      </w:pPr>
      <w:r>
        <w:t xml:space="preserve">Start a terminal multiplexer such as</w:t>
      </w:r>
      <w:r>
        <w:t xml:space="preserve"> </w:t>
      </w:r>
      <w:hyperlink r:id="rId638">
        <w:r>
          <w:rPr>
            <w:rStyle w:val="VerbatimChar"/>
          </w:rPr>
          <w:t xml:space="preserve">tmux</w:t>
        </w:r>
      </w:hyperlink>
      <w:r>
        <w:t xml:space="preserve"> </w:t>
      </w:r>
      <w:r>
        <w:t xml:space="preserve">or</w:t>
      </w:r>
      <w:r>
        <w:t xml:space="preserve"> </w:t>
      </w:r>
      <w:hyperlink r:id="rId639">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640"/>
    <w:bookmarkStart w:id="645" w:name="reconnect-to-a-surviving-allocation"/>
    <w:p>
      <w:pPr>
        <w:pStyle w:val="Heading3"/>
      </w:pPr>
      <w:r>
        <w:t xml:space="preserve">17.6.2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41" name="Picture"/>
                  <a:graphic>
                    <a:graphicData uri="http://schemas.openxmlformats.org/drawingml/2006/picture">
                      <pic:pic>
                        <pic:nvPicPr>
                          <pic:cNvPr descr="/opt/quarto/share/formats/docx/important.png" id="642" name="Picture"/>
                          <pic:cNvPicPr>
                            <a:picLocks noChangeArrowheads="1" noChangeAspect="1"/>
                          </pic:cNvPicPr>
                        </pic:nvPicPr>
                        <pic:blipFill>
                          <a:blip r:embed="rId1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3" name="Picture"/>
                  <a:graphic>
                    <a:graphicData uri="http://schemas.openxmlformats.org/drawingml/2006/picture">
                      <pic:pic>
                        <pic:nvPicPr>
                          <pic:cNvPr descr="/opt/quarto/share/formats/docx/note.png" id="64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626">
              <w:r>
                <w:rPr>
                  <w:rStyle w:val="Hyperlink"/>
                </w:rPr>
                <w:t xml:space="preserve">UC Davis HPC documentation</w:t>
              </w:r>
            </w:hyperlink>
            <w:r>
              <w:t xml:space="preserve"> </w:t>
            </w:r>
            <w:r>
              <w:t xml:space="preserve">or contact HPC support.</w:t>
            </w:r>
          </w:p>
          <w:p/>
        </w:tc>
      </w:tr>
    </w:tbl>
    <w:bookmarkEnd w:id="645"/>
    <w:bookmarkEnd w:id="646"/>
    <w:bookmarkStart w:id="651" w:name="storage-group-storage-access"/>
    <w:p>
      <w:pPr>
        <w:pStyle w:val="Heading2"/>
      </w:pPr>
      <w:r>
        <w:t xml:space="preserve">17.7 Storage &amp; group storage access</w:t>
      </w:r>
    </w:p>
    <w:bookmarkStart w:id="647" w:name="individual-storage"/>
    <w:p>
      <w:pPr>
        <w:pStyle w:val="Heading3"/>
      </w:pPr>
      <w:r>
        <w:t xml:space="preserve">17.7.1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626">
        <w:r>
          <w:rPr>
            <w:rStyle w:val="Hyperlink"/>
          </w:rPr>
          <w:t xml:space="preserve">UC Davis HPC documentation</w:t>
        </w:r>
      </w:hyperlink>
      <w:r>
        <w:t xml:space="preserve"> </w:t>
      </w:r>
      <w:r>
        <w:t xml:space="preserve">for specific storage options and quotas.</w:t>
      </w:r>
    </w:p>
    <w:bookmarkEnd w:id="647"/>
    <w:bookmarkStart w:id="648" w:name="group-storage"/>
    <w:p>
      <w:pPr>
        <w:pStyle w:val="Heading3"/>
      </w:pPr>
      <w:r>
        <w:t xml:space="preserve">17.7.2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648"/>
    <w:bookmarkStart w:id="650" w:name="folder-permissions"/>
    <w:p>
      <w:pPr>
        <w:pStyle w:val="Heading3"/>
      </w:pPr>
      <w:r>
        <w:t xml:space="preserve">17.7.3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649">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650"/>
    <w:bookmarkEnd w:id="651"/>
    <w:bookmarkStart w:id="652" w:name="running-big-jobs-1"/>
    <w:p>
      <w:pPr>
        <w:pStyle w:val="Heading2"/>
      </w:pPr>
      <w:r>
        <w:t xml:space="preserve">17.8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16"/>
        </w:numPr>
      </w:pPr>
      <w:r>
        <w:rPr>
          <w:rStyle w:val="VerbatimChar"/>
        </w:rPr>
        <w:t xml:space="preserve">job-name=run_inc</w:t>
      </w:r>
      <w:r>
        <w:t xml:space="preserve">: Job name that will show up in the SLURM system</w:t>
      </w:r>
    </w:p>
    <w:p>
      <w:pPr>
        <w:pStyle w:val="Compact"/>
        <w:numPr>
          <w:ilvl w:val="0"/>
          <w:numId w:val="1216"/>
        </w:numPr>
      </w:pPr>
      <w:r>
        <w:rPr>
          <w:rStyle w:val="VerbatimChar"/>
        </w:rPr>
        <w:t xml:space="preserve">begin=now</w:t>
      </w:r>
      <w:r>
        <w:t xml:space="preserve">: Requests to start the job as soon as the requested resources are available</w:t>
      </w:r>
    </w:p>
    <w:p>
      <w:pPr>
        <w:pStyle w:val="Compact"/>
        <w:numPr>
          <w:ilvl w:val="0"/>
          <w:numId w:val="1216"/>
        </w:numPr>
      </w:pPr>
      <w:r>
        <w:rPr>
          <w:rStyle w:val="VerbatimChar"/>
        </w:rPr>
        <w:t xml:space="preserve">dependency=singleton</w:t>
      </w:r>
      <w:r>
        <w:t xml:space="preserve">: Jobs can begin after all previously launched jobs with the same name and user have ended.</w:t>
      </w:r>
    </w:p>
    <w:p>
      <w:pPr>
        <w:pStyle w:val="Compact"/>
        <w:numPr>
          <w:ilvl w:val="0"/>
          <w:numId w:val="1216"/>
        </w:numPr>
      </w:pPr>
      <w:r>
        <w:rPr>
          <w:rStyle w:val="VerbatimChar"/>
        </w:rPr>
        <w:t xml:space="preserve">mail-type=ALL</w:t>
      </w:r>
      <w:r>
        <w:t xml:space="preserve">: Receive all types of email notification (e.g., when job starts, fails, ends)</w:t>
      </w:r>
    </w:p>
    <w:p>
      <w:pPr>
        <w:pStyle w:val="Compact"/>
        <w:numPr>
          <w:ilvl w:val="0"/>
          <w:numId w:val="1216"/>
        </w:numPr>
      </w:pPr>
      <w:r>
        <w:rPr>
          <w:rStyle w:val="VerbatimChar"/>
        </w:rPr>
        <w:t xml:space="preserve">cpus-per-task=16</w:t>
      </w:r>
      <w:r>
        <w:t xml:space="preserve">: Request 16 processors per task. The default is one processor per task.</w:t>
      </w:r>
    </w:p>
    <w:p>
      <w:pPr>
        <w:pStyle w:val="Compact"/>
        <w:numPr>
          <w:ilvl w:val="0"/>
          <w:numId w:val="1216"/>
        </w:numPr>
      </w:pPr>
      <w:r>
        <w:rPr>
          <w:rStyle w:val="VerbatimChar"/>
        </w:rPr>
        <w:t xml:space="preserve">mem=64G</w:t>
      </w:r>
      <w:r>
        <w:t xml:space="preserve">: Request 64 GB memory per node.</w:t>
      </w:r>
    </w:p>
    <w:p>
      <w:pPr>
        <w:pStyle w:val="Compact"/>
        <w:numPr>
          <w:ilvl w:val="0"/>
          <w:numId w:val="121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1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652"/>
    <w:bookmarkEnd w:id="653"/>
    <w:bookmarkStart w:id="824" w:name="working-with-ai"/>
    <w:p>
      <w:pPr>
        <w:pStyle w:val="Heading1"/>
      </w:pPr>
      <w:r>
        <w:t xml:space="preserve">18. Working with AI</w:t>
      </w:r>
    </w:p>
    <w:p>
      <w:pPr>
        <w:pStyle w:val="FirstParagraph"/>
      </w:pPr>
      <w:hyperlink r:id="rId654">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55" name="Picture"/>
                  <a:graphic>
                    <a:graphicData uri="http://schemas.openxmlformats.org/drawingml/2006/picture">
                      <pic:pic>
                        <pic:nvPicPr>
                          <pic:cNvPr descr="/opt/quarto/share/formats/docx/warning.png" id="656" name="Picture"/>
                          <pic:cNvPicPr>
                            <a:picLocks noChangeArrowheads="1" noChangeAspect="1"/>
                          </pic:cNvPicPr>
                        </pic:nvPicPr>
                        <pic:blipFill>
                          <a:blip r:embed="rId5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59"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17"/>
        </w:numPr>
      </w:pPr>
      <w:r>
        <w:t xml:space="preserve">Carefully review the code to ensure you understand what it does</w:t>
      </w:r>
    </w:p>
    <w:p>
      <w:pPr>
        <w:pStyle w:val="Compact"/>
        <w:numPr>
          <w:ilvl w:val="0"/>
          <w:numId w:val="1218"/>
        </w:numPr>
      </w:pPr>
      <w:r>
        <w:t xml:space="preserve">Test the code thoroughly to verify it works as expected</w:t>
      </w:r>
    </w:p>
    <w:p>
      <w:pPr>
        <w:pStyle w:val="Compact"/>
        <w:numPr>
          <w:ilvl w:val="0"/>
          <w:numId w:val="1219"/>
        </w:numPr>
      </w:pPr>
      <w:r>
        <w:t xml:space="preserve">Verify that the logic is appropriate for your specific use case</w:t>
      </w:r>
    </w:p>
    <w:p>
      <w:pPr>
        <w:pStyle w:val="Compact"/>
        <w:numPr>
          <w:ilvl w:val="0"/>
          <w:numId w:val="1220"/>
        </w:numPr>
      </w:pPr>
      <w:r>
        <w:t xml:space="preserve">Check that the code follows our lab’s coding standards and best practices</w:t>
      </w:r>
    </w:p>
    <w:p>
      <w:pPr>
        <w:pStyle w:val="Compact"/>
        <w:numPr>
          <w:ilvl w:val="0"/>
          <w:numId w:val="1221"/>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7" name="Picture"/>
                  <a:graphic>
                    <a:graphicData uri="http://schemas.openxmlformats.org/drawingml/2006/picture">
                      <pic:pic>
                        <pic:nvPicPr>
                          <pic:cNvPr descr="/opt/quarto/share/formats/docx/warning.png" id="658" name="Picture"/>
                          <pic:cNvPicPr>
                            <a:picLocks noChangeArrowheads="1" noChangeAspect="1"/>
                          </pic:cNvPicPr>
                        </pic:nvPicPr>
                        <pic:blipFill>
                          <a:blip r:embed="rId5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59"/>
    <w:bookmarkStart w:id="660"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22"/>
        </w:numPr>
      </w:pPr>
      <w:r>
        <w:t xml:space="preserve">In code comments, note when AI tools were used to generate or significantly modify code</w:t>
      </w:r>
    </w:p>
    <w:p>
      <w:pPr>
        <w:pStyle w:val="Compact"/>
        <w:numPr>
          <w:ilvl w:val="0"/>
          <w:numId w:val="1222"/>
        </w:numPr>
      </w:pPr>
      <w:r>
        <w:t xml:space="preserve">In commit messages, mention if AI tools assisted with the changes</w:t>
      </w:r>
    </w:p>
    <w:p>
      <w:pPr>
        <w:pStyle w:val="Compact"/>
        <w:numPr>
          <w:ilvl w:val="0"/>
          <w:numId w:val="1222"/>
        </w:numPr>
      </w:pPr>
      <w:r>
        <w:t xml:space="preserve">In manuscripts and reports, acknowledge AI tool usage in the methods or acknowledgments section</w:t>
      </w:r>
    </w:p>
    <w:p>
      <w:pPr>
        <w:pStyle w:val="Compact"/>
        <w:numPr>
          <w:ilvl w:val="0"/>
          <w:numId w:val="1222"/>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60"/>
    <w:bookmarkStart w:id="661"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23"/>
        </w:numPr>
      </w:pPr>
      <w:r>
        <w:t xml:space="preserve">Ask the AI tool to identify and properly cite sources when it borrows or adapts content</w:t>
      </w:r>
    </w:p>
    <w:p>
      <w:pPr>
        <w:pStyle w:val="Compact"/>
        <w:numPr>
          <w:ilvl w:val="0"/>
          <w:numId w:val="1223"/>
        </w:numPr>
      </w:pPr>
      <w:r>
        <w:t xml:space="preserve">Verify that any content the AI generates includes appropriate citations</w:t>
      </w:r>
    </w:p>
    <w:p>
      <w:pPr>
        <w:pStyle w:val="Compact"/>
        <w:numPr>
          <w:ilvl w:val="0"/>
          <w:numId w:val="1223"/>
        </w:numPr>
      </w:pPr>
      <w:r>
        <w:t xml:space="preserve">Add citations yourself if the AI fails to do so</w:t>
      </w:r>
    </w:p>
    <w:p>
      <w:pPr>
        <w:pStyle w:val="Compact"/>
        <w:numPr>
          <w:ilvl w:val="0"/>
          <w:numId w:val="1223"/>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61"/>
    <w:bookmarkStart w:id="669"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62"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24"/>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24"/>
        </w:numPr>
      </w:pPr>
      <w:r>
        <w:rPr>
          <w:b/>
          <w:bCs/>
        </w:rPr>
        <w:t xml:space="preserve">Audit trail</w:t>
      </w:r>
      <w:r>
        <w:t xml:space="preserve">: The full conversation history shows your instructions and the AI’s responses</w:t>
      </w:r>
    </w:p>
    <w:p>
      <w:pPr>
        <w:pStyle w:val="Compact"/>
        <w:numPr>
          <w:ilvl w:val="0"/>
          <w:numId w:val="1224"/>
        </w:numPr>
      </w:pPr>
      <w:r>
        <w:rPr>
          <w:b/>
          <w:bCs/>
        </w:rPr>
        <w:t xml:space="preserve">Intellectual ownership</w:t>
      </w:r>
      <w:r>
        <w:t xml:space="preserve">: Your prompts and guidance demonstrate that the core ideas are yours</w:t>
      </w:r>
    </w:p>
    <w:p>
      <w:pPr>
        <w:pStyle w:val="Compact"/>
        <w:numPr>
          <w:ilvl w:val="0"/>
          <w:numId w:val="1224"/>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62"/>
    <w:bookmarkStart w:id="663"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25"/>
        </w:numPr>
      </w:pPr>
      <w:r>
        <w:t xml:space="preserve">State your research question, hypothesis, or argument clearly</w:t>
      </w:r>
    </w:p>
    <w:p>
      <w:pPr>
        <w:pStyle w:val="Compact"/>
        <w:numPr>
          <w:ilvl w:val="0"/>
          <w:numId w:val="1225"/>
        </w:numPr>
      </w:pPr>
      <w:r>
        <w:t xml:space="preserve">Outline the structure and key points you want to make</w:t>
      </w:r>
    </w:p>
    <w:p>
      <w:pPr>
        <w:pStyle w:val="Compact"/>
        <w:numPr>
          <w:ilvl w:val="0"/>
          <w:numId w:val="1225"/>
        </w:numPr>
      </w:pPr>
      <w:r>
        <w:t xml:space="preserve">Specify the evidence or data you want to include</w:t>
      </w:r>
    </w:p>
    <w:p>
      <w:pPr>
        <w:pStyle w:val="Compact"/>
        <w:numPr>
          <w:ilvl w:val="0"/>
          <w:numId w:val="1225"/>
        </w:numPr>
      </w:pPr>
      <w:r>
        <w:t xml:space="preserve">Describe the logic connecting your points</w:t>
      </w:r>
    </w:p>
    <w:p>
      <w:pPr>
        <w:pStyle w:val="Compact"/>
        <w:numPr>
          <w:ilvl w:val="0"/>
          <w:numId w:val="1225"/>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63"/>
    <w:bookmarkStart w:id="664"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26"/>
        </w:numPr>
      </w:pPr>
      <w:r>
        <w:t xml:space="preserve">Explicitly ask the AI to cite sources for any borrowed or adapted content</w:t>
      </w:r>
    </w:p>
    <w:p>
      <w:pPr>
        <w:pStyle w:val="Compact"/>
        <w:numPr>
          <w:ilvl w:val="0"/>
          <w:numId w:val="1226"/>
        </w:numPr>
      </w:pPr>
      <w:r>
        <w:t xml:space="preserve">Request that the AI indicate when it is drawing from specific works</w:t>
      </w:r>
    </w:p>
    <w:p>
      <w:pPr>
        <w:pStyle w:val="Compact"/>
        <w:numPr>
          <w:ilvl w:val="0"/>
          <w:numId w:val="1226"/>
        </w:numPr>
      </w:pPr>
      <w:r>
        <w:t xml:space="preserve">Verify that generated text includes proper citations</w:t>
      </w:r>
    </w:p>
    <w:p>
      <w:pPr>
        <w:pStyle w:val="Compact"/>
        <w:numPr>
          <w:ilvl w:val="0"/>
          <w:numId w:val="1226"/>
        </w:numPr>
      </w:pPr>
      <w:r>
        <w:t xml:space="preserve">Add citations yourself if the AI fails to provide them</w:t>
      </w:r>
    </w:p>
    <w:p>
      <w:pPr>
        <w:pStyle w:val="Compact"/>
        <w:numPr>
          <w:ilvl w:val="0"/>
          <w:numId w:val="1226"/>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64"/>
    <w:bookmarkStart w:id="667"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65">
        <w:r>
          <w:rPr>
            <w:rStyle w:val="Hyperlink"/>
          </w:rPr>
          <w:t xml:space="preserve">Issue #112</w:t>
        </w:r>
      </w:hyperlink>
      <w:r>
        <w:t xml:space="preserve"> </w:t>
      </w:r>
      <w:r>
        <w:t xml:space="preserve">and</w:t>
      </w:r>
      <w:r>
        <w:t xml:space="preserve"> </w:t>
      </w:r>
      <w:hyperlink r:id="rId666">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27"/>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27"/>
        </w:numPr>
      </w:pPr>
      <w:r>
        <w:rPr>
          <w:b/>
          <w:bCs/>
        </w:rPr>
        <w:t xml:space="preserve">Detailed instructions</w:t>
      </w:r>
      <w:r>
        <w:t xml:space="preserve">: The guidance specified what content should be created and how it should be structured</w:t>
      </w:r>
    </w:p>
    <w:p>
      <w:pPr>
        <w:pStyle w:val="Compact"/>
        <w:numPr>
          <w:ilvl w:val="0"/>
          <w:numId w:val="1227"/>
        </w:numPr>
      </w:pPr>
      <w:r>
        <w:rPr>
          <w:b/>
          <w:bCs/>
        </w:rPr>
        <w:t xml:space="preserve">Transparent record</w:t>
      </w:r>
      <w:r>
        <w:t xml:space="preserve">: The development history shows what was human-directed versus AI-generated</w:t>
      </w:r>
    </w:p>
    <w:p>
      <w:pPr>
        <w:pStyle w:val="Compact"/>
        <w:numPr>
          <w:ilvl w:val="0"/>
          <w:numId w:val="1227"/>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67"/>
    <w:bookmarkStart w:id="668"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28"/>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28"/>
        </w:numPr>
      </w:pPr>
      <w:r>
        <w:rPr>
          <w:b/>
          <w:bCs/>
        </w:rPr>
        <w:t xml:space="preserve">Maintain responsibility</w:t>
      </w:r>
      <w:r>
        <w:t xml:space="preserve">: You are accountable for all content, including AI-generated text</w:t>
      </w:r>
    </w:p>
    <w:p>
      <w:pPr>
        <w:pStyle w:val="Compact"/>
        <w:numPr>
          <w:ilvl w:val="0"/>
          <w:numId w:val="1228"/>
        </w:numPr>
      </w:pPr>
      <w:r>
        <w:rPr>
          <w:b/>
          <w:bCs/>
        </w:rPr>
        <w:t xml:space="preserve">Verify accuracy</w:t>
      </w:r>
      <w:r>
        <w:t xml:space="preserve">: Always fact-check AI-generated claims and citations</w:t>
      </w:r>
    </w:p>
    <w:p>
      <w:pPr>
        <w:pStyle w:val="Compact"/>
        <w:numPr>
          <w:ilvl w:val="0"/>
          <w:numId w:val="1228"/>
        </w:numPr>
      </w:pPr>
      <w:r>
        <w:rPr>
          <w:b/>
          <w:bCs/>
        </w:rPr>
        <w:t xml:space="preserve">Preserve your voice</w:t>
      </w:r>
      <w:r>
        <w:t xml:space="preserve">: Ensure the writing reflects your thinking and style, not just AI’s patterns</w:t>
      </w:r>
    </w:p>
    <w:p>
      <w:pPr>
        <w:pStyle w:val="Compact"/>
        <w:numPr>
          <w:ilvl w:val="0"/>
          <w:numId w:val="1228"/>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68"/>
    <w:bookmarkEnd w:id="669"/>
    <w:bookmarkStart w:id="816" w:name="coding-agents"/>
    <w:p>
      <w:pPr>
        <w:pStyle w:val="Heading2"/>
      </w:pPr>
      <w:r>
        <w:t xml:space="preserve">18.5 Coding Agents</w:t>
      </w:r>
    </w:p>
    <w:p>
      <w:pPr>
        <w:pStyle w:val="FirstParagraph"/>
      </w:pPr>
      <w:r>
        <w:t xml:space="preserve">We recommend working with</w:t>
      </w:r>
      <w:r>
        <w:t xml:space="preserve"> </w:t>
      </w:r>
      <w:hyperlink r:id="rId670">
        <w:r>
          <w:rPr>
            <w:rStyle w:val="Hyperlink"/>
            <w:b/>
            <w:bCs/>
          </w:rPr>
          <w:t xml:space="preserve">AI coding agents</w:t>
        </w:r>
      </w:hyperlink>
      <w:r>
        <w:t xml:space="preserve"> </w:t>
      </w:r>
      <w:r>
        <w:t xml:space="preserve">to</w:t>
      </w:r>
      <w:r>
        <w:t xml:space="preserve"> </w:t>
      </w:r>
      <w:hyperlink r:id="rId654">
        <w:r>
          <w:rPr>
            <w:rStyle w:val="Hyperlink"/>
          </w:rPr>
          <w:t xml:space="preserve">help you code</w:t>
        </w:r>
      </w:hyperlink>
      <w:r>
        <w:t xml:space="preserve">.</w:t>
      </w:r>
    </w:p>
    <w:bookmarkStart w:id="672" w:name="what-are-ai-coding-agents"/>
    <w:p>
      <w:pPr>
        <w:pStyle w:val="Heading3"/>
      </w:pPr>
      <w:r>
        <w:t xml:space="preserve">18.5.1 What are AI coding agents?</w:t>
      </w:r>
    </w:p>
    <w:p>
      <w:pPr>
        <w:pStyle w:val="FirstParagraph"/>
      </w:pPr>
      <w:r>
        <w:t xml:space="preserve">AI coding agents are</w:t>
      </w:r>
      <w:r>
        <w:t xml:space="preserve"> </w:t>
      </w:r>
      <w:hyperlink r:id="rId671">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2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2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2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2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2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2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30"/>
        </w:numPr>
      </w:pPr>
      <w:r>
        <w:t xml:space="preserve">Reviewing the agent’s work</w:t>
      </w:r>
    </w:p>
    <w:p>
      <w:pPr>
        <w:pStyle w:val="Compact"/>
        <w:numPr>
          <w:ilvl w:val="0"/>
          <w:numId w:val="1230"/>
        </w:numPr>
      </w:pPr>
      <w:r>
        <w:t xml:space="preserve">Ensuring the solution meets requirements</w:t>
      </w:r>
    </w:p>
    <w:p>
      <w:pPr>
        <w:pStyle w:val="Compact"/>
        <w:numPr>
          <w:ilvl w:val="0"/>
          <w:numId w:val="1230"/>
        </w:numPr>
      </w:pPr>
      <w:r>
        <w:t xml:space="preserve">Verifying code quality and security</w:t>
      </w:r>
    </w:p>
    <w:p>
      <w:pPr>
        <w:pStyle w:val="Compact"/>
        <w:numPr>
          <w:ilvl w:val="0"/>
          <w:numId w:val="1230"/>
        </w:numPr>
      </w:pPr>
      <w:r>
        <w:t xml:space="preserve">Making the final decision to merge changes</w:t>
      </w:r>
    </w:p>
    <w:bookmarkEnd w:id="672"/>
    <w:bookmarkStart w:id="680"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73">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74">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75"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75"/>
    <w:bookmarkStart w:id="676"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31"/>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31"/>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31"/>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31"/>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31"/>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76"/>
    <w:bookmarkStart w:id="677"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32"/>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32"/>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32"/>
        </w:numPr>
      </w:pPr>
      <w:r>
        <w:rPr>
          <w:b/>
          <w:bCs/>
        </w:rPr>
        <w:t xml:space="preserve">Continue skill development</w:t>
      </w:r>
      <w:r>
        <w:t xml:space="preserve">:</w:t>
      </w:r>
      <w:r>
        <w:t xml:space="preserve"> </w:t>
      </w:r>
      <w:r>
        <w:t xml:space="preserve">Using AI agents should enhance rather than replace human expertise.</w:t>
      </w:r>
    </w:p>
    <w:p>
      <w:pPr>
        <w:numPr>
          <w:ilvl w:val="0"/>
          <w:numId w:val="1232"/>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77"/>
    <w:bookmarkStart w:id="679"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78">
        <w:r>
          <w:rPr>
            <w:rStyle w:val="Hyperlink"/>
          </w:rPr>
          <w:t xml:space="preserve">“I Thought I Was in an AI Apocalypse. Then I Started Looking Closer.”</w:t>
        </w:r>
      </w:hyperlink>
    </w:p>
    <w:bookmarkEnd w:id="679"/>
    <w:bookmarkEnd w:id="680"/>
    <w:bookmarkStart w:id="697"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95"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81"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81"/>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94"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83" name="Picture"/>
                        <a:graphic>
                          <a:graphicData uri="http://schemas.openxmlformats.org/drawingml/2006/picture">
                            <pic:pic>
                              <pic:nvPicPr>
                                <pic:cNvPr descr="assets/images/The-Matrix-Neo-Flying.png" id="684" name="Picture"/>
                                <pic:cNvPicPr>
                                  <a:picLocks noChangeArrowheads="1" noChangeAspect="1"/>
                                </pic:cNvPicPr>
                              </pic:nvPicPr>
                              <pic:blipFill>
                                <a:blip r:embed="rId682"/>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86" name="Picture"/>
                        <a:graphic>
                          <a:graphicData uri="http://schemas.openxmlformats.org/drawingml/2006/picture">
                            <pic:pic>
                              <pic:nvPicPr>
                                <pic:cNvPr descr="assets/images/agent-smith-no-its-not-fair.jpg" id="687" name="Picture"/>
                                <pic:cNvPicPr>
                                  <a:picLocks noChangeArrowheads="1" noChangeAspect="1"/>
                                </pic:cNvPicPr>
                              </pic:nvPicPr>
                              <pic:blipFill>
                                <a:blip r:embed="rId685"/>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89" name="Picture"/>
                        <a:graphic>
                          <a:graphicData uri="http://schemas.openxmlformats.org/drawingml/2006/picture">
                            <pic:pic>
                              <pic:nvPicPr>
                                <pic:cNvPr descr="assets/images/sad-keanu.png" id="690" name="Picture"/>
                                <pic:cNvPicPr>
                                  <a:picLocks noChangeArrowheads="1" noChangeAspect="1"/>
                                </pic:cNvPicPr>
                              </pic:nvPicPr>
                              <pic:blipFill>
                                <a:blip r:embed="rId688"/>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92" name="Picture"/>
                        <a:graphic>
                          <a:graphicData uri="http://schemas.openxmlformats.org/drawingml/2006/picture">
                            <pic:pic>
                              <pic:nvPicPr>
                                <pic:cNvPr descr="assets/images/grinning-smith.png" id="693" name="Picture"/>
                                <pic:cNvPicPr>
                                  <a:picLocks noChangeArrowheads="1" noChangeAspect="1"/>
                                </pic:cNvPicPr>
                              </pic:nvPicPr>
                              <pic:blipFill>
                                <a:blip r:embed="rId691"/>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94"/>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33"/>
        </w:numPr>
      </w:pPr>
      <w:r>
        <w:t xml:space="preserve">Supervise and validate AI-generated code</w:t>
      </w:r>
    </w:p>
    <w:p>
      <w:pPr>
        <w:pStyle w:val="Compact"/>
        <w:numPr>
          <w:ilvl w:val="0"/>
          <w:numId w:val="1233"/>
        </w:numPr>
      </w:pPr>
      <w:r>
        <w:t xml:space="preserve">Handle edge cases that agents struggle with</w:t>
      </w:r>
    </w:p>
    <w:p>
      <w:pPr>
        <w:pStyle w:val="Compact"/>
        <w:numPr>
          <w:ilvl w:val="0"/>
          <w:numId w:val="1233"/>
        </w:numPr>
      </w:pPr>
      <w:r>
        <w:t xml:space="preserve">Make creative decisions about architecture and design</w:t>
      </w:r>
    </w:p>
    <w:p>
      <w:pPr>
        <w:pStyle w:val="Compact"/>
        <w:numPr>
          <w:ilvl w:val="0"/>
          <w:numId w:val="1233"/>
        </w:numPr>
      </w:pPr>
      <w:r>
        <w:t xml:space="preserve">Understand when agent suggestions are incorrect or suboptimal</w:t>
      </w:r>
    </w:p>
    <w:bookmarkEnd w:id="695"/>
    <w:bookmarkStart w:id="696"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34"/>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34"/>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34"/>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96"/>
    <w:bookmarkEnd w:id="697"/>
    <w:bookmarkStart w:id="711" w:name="how-to-work-with-coding-agents"/>
    <w:p>
      <w:pPr>
        <w:pStyle w:val="Heading3"/>
      </w:pPr>
      <w:r>
        <w:t xml:space="preserve">18.5.4 How to Work with Coding Agents</w:t>
      </w:r>
    </w:p>
    <w:p>
      <w:pPr>
        <w:pStyle w:val="FirstParagraph"/>
      </w:pPr>
      <w:r>
        <w:t xml:space="preserve">Coding agents can be accessed through several interfaces,</w:t>
      </w:r>
      <w:r>
        <w:t xml:space="preserve"> </w:t>
      </w:r>
      <w:r>
        <w:t xml:space="preserve">each with different trade-offs for task size,</w:t>
      </w:r>
      <w:r>
        <w:t xml:space="preserve"> </w:t>
      </w:r>
      <w:r>
        <w:t xml:space="preserve">feedback speed,</w:t>
      </w:r>
      <w:r>
        <w:t xml:space="preserve"> </w:t>
      </w:r>
      <w:r>
        <w:t xml:space="preserve">and collaboration style.</w:t>
      </w:r>
    </w:p>
    <w:bookmarkStart w:id="698" w:name="ways-to-interact-with-coding-agents"/>
    <w:p>
      <w:pPr>
        <w:pStyle w:val="Heading4"/>
      </w:pPr>
      <w:r>
        <w:t xml:space="preserve">18.5.4.1 Ways to interact with coding agents</w:t>
      </w:r>
    </w:p>
    <w:p>
      <w:pPr>
        <w:pStyle w:val="FirstParagraph"/>
      </w:pPr>
      <w:r>
        <w:t xml:space="preserve">The main differences are where the agent runs,</w:t>
      </w:r>
      <w:r>
        <w:t xml:space="preserve"> </w:t>
      </w:r>
      <w:r>
        <w:t xml:space="preserve">how much repository context it can access,</w:t>
      </w:r>
      <w:r>
        <w:t xml:space="preserve"> </w:t>
      </w:r>
      <w:r>
        <w:t xml:space="preserve">and how directly it can apply changes.</w:t>
      </w:r>
    </w:p>
    <w:p>
      <w:pPr>
        <w:pStyle w:val="Compact"/>
        <w:numPr>
          <w:ilvl w:val="0"/>
          <w:numId w:val="1235"/>
        </w:numPr>
      </w:pPr>
      <w:r>
        <w:rPr>
          <w:b/>
          <w:bCs/>
        </w:rPr>
        <w:t xml:space="preserve">Cloud coding agents (GitHub Issues/PR workflow)</w:t>
      </w:r>
      <w:r>
        <w:t xml:space="preserve">:</w:t>
      </w:r>
      <w:r>
        <w:t xml:space="preserve"> </w:t>
      </w:r>
      <w:r>
        <w:t xml:space="preserve">Best for larger,</w:t>
      </w:r>
      <w:r>
        <w:t xml:space="preserve"> </w:t>
      </w:r>
      <w:r>
        <w:t xml:space="preserve">asynchronous tasks</w:t>
      </w:r>
      <w:r>
        <w:t xml:space="preserve"> </w:t>
      </w:r>
      <w:r>
        <w:t xml:space="preserve">(for example,</w:t>
      </w:r>
      <w:r>
        <w:t xml:space="preserve"> </w:t>
      </w:r>
      <w:r>
        <w:t xml:space="preserve">multi-file refactoring,</w:t>
      </w:r>
      <w:r>
        <w:t xml:space="preserve"> </w:t>
      </w:r>
      <w:r>
        <w:t xml:space="preserve">dependency updates,</w:t>
      </w:r>
      <w:r>
        <w:t xml:space="preserve"> </w:t>
      </w:r>
      <w:r>
        <w:t xml:space="preserve">or documentation changes spanning several chapters).</w:t>
      </w:r>
      <w:r>
        <w:t xml:space="preserve"> </w:t>
      </w:r>
      <w:r>
        <w:t xml:space="preserve">The agent runs in a managed cloud environment,</w:t>
      </w:r>
      <w:r>
        <w:t xml:space="preserve"> </w:t>
      </w:r>
      <w:r>
        <w:t xml:space="preserve">works through an issue,</w:t>
      </w:r>
      <w:r>
        <w:t xml:space="preserve"> </w:t>
      </w:r>
      <w:r>
        <w:t xml:space="preserve">and proposes changes in a pull request for review.</w:t>
      </w:r>
    </w:p>
    <w:p>
      <w:pPr>
        <w:pStyle w:val="Compact"/>
        <w:numPr>
          <w:ilvl w:val="0"/>
          <w:numId w:val="1235"/>
        </w:numPr>
      </w:pPr>
      <w:r>
        <w:rPr>
          <w:b/>
          <w:bCs/>
        </w:rPr>
        <w:t xml:space="preserve">CLI agents (terminal-first workflows)</w:t>
      </w:r>
      <w:r>
        <w:t xml:space="preserve">:</w:t>
      </w:r>
      <w:r>
        <w:t xml:space="preserve"> </w:t>
      </w:r>
      <w:r>
        <w:t xml:space="preserve">Best for rapid,</w:t>
      </w:r>
      <w:r>
        <w:t xml:space="preserve"> </w:t>
      </w:r>
      <w:r>
        <w:t xml:space="preserve">local iteration.</w:t>
      </w:r>
      <w:r>
        <w:t xml:space="preserve"> </w:t>
      </w:r>
      <w:r>
        <w:t xml:space="preserve">You stay close to shell tools and local files,</w:t>
      </w:r>
      <w:r>
        <w:t xml:space="preserve"> </w:t>
      </w:r>
      <w:r>
        <w:t xml:space="preserve">with faster back-and-forth for debugging,</w:t>
      </w:r>
      <w:r>
        <w:t xml:space="preserve"> </w:t>
      </w:r>
      <w:r>
        <w:t xml:space="preserve">refactoring,</w:t>
      </w:r>
      <w:r>
        <w:t xml:space="preserve"> </w:t>
      </w:r>
      <w:r>
        <w:t xml:space="preserve">and test-driven edits.</w:t>
      </w:r>
    </w:p>
    <w:p>
      <w:pPr>
        <w:pStyle w:val="Compact"/>
        <w:numPr>
          <w:ilvl w:val="0"/>
          <w:numId w:val="1235"/>
        </w:numPr>
      </w:pPr>
      <w:r>
        <w:rPr>
          <w:b/>
          <w:bCs/>
        </w:rPr>
        <w:t xml:space="preserve">Chat/app agents (for example Claude or Codex-style chat interfaces)</w:t>
      </w:r>
      <w:r>
        <w:t xml:space="preserve">:</w:t>
      </w:r>
      <w:r>
        <w:t xml:space="preserve"> </w:t>
      </w:r>
      <w:r>
        <w:t xml:space="preserve">Best for planning,</w:t>
      </w:r>
      <w:r>
        <w:t xml:space="preserve"> </w:t>
      </w:r>
      <w:r>
        <w:t xml:space="preserve">design discussion,</w:t>
      </w:r>
      <w:r>
        <w:t xml:space="preserve"> </w:t>
      </w:r>
      <w:r>
        <w:t xml:space="preserve">and drafting code ideas.</w:t>
      </w:r>
      <w:r>
        <w:t xml:space="preserve"> </w:t>
      </w:r>
      <w:r>
        <w:t xml:space="preserve">They can be very strong thought partners,</w:t>
      </w:r>
      <w:r>
        <w:t xml:space="preserve"> </w:t>
      </w:r>
      <w:r>
        <w:t xml:space="preserve">but often need more manual copy/edit/execute steps</w:t>
      </w:r>
      <w:r>
        <w:t xml:space="preserve"> </w:t>
      </w:r>
      <w:r>
        <w:t xml:space="preserve">unless tightly integrated with your repository tools.</w:t>
      </w:r>
    </w:p>
    <w:p>
      <w:pPr>
        <w:pStyle w:val="Compact"/>
        <w:numPr>
          <w:ilvl w:val="0"/>
          <w:numId w:val="1235"/>
        </w:numPr>
      </w:pPr>
      <w:r>
        <w:rPr>
          <w:b/>
          <w:bCs/>
        </w:rPr>
        <w:t xml:space="preserve">IDE-integrated agents</w:t>
      </w:r>
      <w:r>
        <w:t xml:space="preserve">:</w:t>
      </w:r>
      <w:r>
        <w:t xml:space="preserve"> </w:t>
      </w:r>
      <w:r>
        <w:t xml:space="preserve">Best for mixed human and agent editing.</w:t>
      </w:r>
      <w:r>
        <w:t xml:space="preserve"> </w:t>
      </w:r>
      <w:r>
        <w:t xml:space="preserve">They combine conversational help with direct file edits,</w:t>
      </w:r>
      <w:r>
        <w:t xml:space="preserve"> </w:t>
      </w:r>
      <w:r>
        <w:t xml:space="preserve">code navigation,</w:t>
      </w:r>
      <w:r>
        <w:t xml:space="preserve"> </w:t>
      </w:r>
      <w:r>
        <w:t xml:space="preserve">and in-editor testing loops.</w:t>
      </w:r>
    </w:p>
    <w:p>
      <w:pPr>
        <w:pStyle w:val="FirstParagraph"/>
      </w:pPr>
      <w:r>
        <w:t xml:space="preserve">In practice,</w:t>
      </w:r>
      <w:r>
        <w:t xml:space="preserve"> </w:t>
      </w:r>
      <w:r>
        <w:t xml:space="preserve">teams often combine these modes:</w:t>
      </w:r>
      <w:r>
        <w:t xml:space="preserve"> </w:t>
      </w:r>
      <w:r>
        <w:t xml:space="preserve">use app or IDE chat to refine requirements,</w:t>
      </w:r>
      <w:r>
        <w:t xml:space="preserve"> </w:t>
      </w:r>
      <w:r>
        <w:t xml:space="preserve">then hand implementation to a cloud or CLI agent,</w:t>
      </w:r>
      <w:r>
        <w:t xml:space="preserve"> </w:t>
      </w:r>
      <w:r>
        <w:t xml:space="preserve">and finish with human review.</w:t>
      </w:r>
    </w:p>
    <w:p>
      <w:pPr>
        <w:pStyle w:val="BodyText"/>
      </w:pPr>
      <w:r>
        <w:t xml:space="preserve">The following sections focus on GitHub Copilot’s specific workflow</w:t>
      </w:r>
      <w:r>
        <w:t xml:space="preserve"> </w:t>
      </w:r>
      <w:r>
        <w:t xml:space="preserve">for assigning and managing coding tasks.</w:t>
      </w:r>
    </w:p>
    <w:bookmarkEnd w:id="698"/>
    <w:bookmarkStart w:id="699" w:name="assigning-issues-to-copilot"/>
    <w:p>
      <w:pPr>
        <w:pStyle w:val="Heading4"/>
      </w:pPr>
      <w:r>
        <w:t xml:space="preserve">18.5.4.2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36"/>
        </w:numPr>
      </w:pPr>
      <w:r>
        <w:rPr>
          <w:b/>
          <w:bCs/>
        </w:rPr>
        <w:t xml:space="preserve">On GitHub.com</w:t>
      </w:r>
      <w:r>
        <w:t xml:space="preserve">:</w:t>
      </w:r>
      <w:r>
        <w:t xml:space="preserve"> </w:t>
      </w:r>
      <w:r>
        <w:t xml:space="preserve">Navigate to an issue and assign it to Copilot in the assignees section</w:t>
      </w:r>
    </w:p>
    <w:p>
      <w:pPr>
        <w:numPr>
          <w:ilvl w:val="0"/>
          <w:numId w:val="1236"/>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36"/>
        </w:numPr>
      </w:pPr>
      <w:r>
        <w:rPr>
          <w:b/>
          <w:bCs/>
        </w:rPr>
        <w:t xml:space="preserve">From Copilot Chat</w:t>
      </w:r>
      <w:r>
        <w:t xml:space="preserve">:</w:t>
      </w:r>
      <w:r>
        <w:t xml:space="preserve"> </w:t>
      </w:r>
      <w:r>
        <w:t xml:space="preserve">Delegate tasks to Copilot directly from the chat interface in supported editors</w:t>
      </w:r>
    </w:p>
    <w:bookmarkEnd w:id="699"/>
    <w:bookmarkStart w:id="700" w:name="the-agent-workflow"/>
    <w:p>
      <w:pPr>
        <w:pStyle w:val="Heading4"/>
      </w:pPr>
      <w:r>
        <w:t xml:space="preserve">18.5.4.3 The Agent Workflow</w:t>
      </w:r>
    </w:p>
    <w:p>
      <w:pPr>
        <w:pStyle w:val="FirstParagraph"/>
      </w:pPr>
      <w:r>
        <w:t xml:space="preserve">Once assigned an issue,</w:t>
      </w:r>
      <w:r>
        <w:t xml:space="preserve"> </w:t>
      </w:r>
      <w:r>
        <w:t xml:space="preserve">the coding agent follows an autonomous workflow:</w:t>
      </w:r>
    </w:p>
    <w:p>
      <w:pPr>
        <w:numPr>
          <w:ilvl w:val="0"/>
          <w:numId w:val="1237"/>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37"/>
        </w:numPr>
      </w:pPr>
      <w:r>
        <w:rPr>
          <w:b/>
          <w:bCs/>
        </w:rPr>
        <w:t xml:space="preserve">Planning</w:t>
      </w:r>
      <w:r>
        <w:t xml:space="preserve">:</w:t>
      </w:r>
      <w:r>
        <w:t xml:space="preserve"> </w:t>
      </w:r>
      <w:r>
        <w:t xml:space="preserve">Determines what changes are needed and creates a work plan</w:t>
      </w:r>
    </w:p>
    <w:p>
      <w:pPr>
        <w:numPr>
          <w:ilvl w:val="0"/>
          <w:numId w:val="1237"/>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37"/>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37"/>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700"/>
    <w:bookmarkStart w:id="703" w:name="example-this-document"/>
    <w:p>
      <w:pPr>
        <w:pStyle w:val="Heading4"/>
      </w:pPr>
      <w:r>
        <w:t xml:space="preserve">18.5.4.4 Example: This Document</w:t>
      </w:r>
    </w:p>
    <w:p>
      <w:pPr>
        <w:pStyle w:val="FirstParagraph"/>
      </w:pPr>
      <w:r>
        <w:t xml:space="preserve">This very section you’re reading was created through the coding agent workflow:</w:t>
      </w:r>
    </w:p>
    <w:p>
      <w:pPr>
        <w:numPr>
          <w:ilvl w:val="0"/>
          <w:numId w:val="1238"/>
        </w:numPr>
      </w:pPr>
      <w:r>
        <w:rPr>
          <w:b/>
          <w:bCs/>
        </w:rPr>
        <w:t xml:space="preserve">Issue created</w:t>
      </w:r>
      <w:r>
        <w:t xml:space="preserve">:</w:t>
      </w:r>
      <w:r>
        <w:t xml:space="preserve"> </w:t>
      </w:r>
      <w:hyperlink r:id="rId70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38"/>
        </w:numPr>
      </w:pPr>
      <w:r>
        <w:rPr>
          <w:b/>
          <w:bCs/>
        </w:rPr>
        <w:t xml:space="preserve">Agent assigned</w:t>
      </w:r>
      <w:r>
        <w:t xml:space="preserve">: The issue was assigned to</w:t>
      </w:r>
      <w:r>
        <w:t xml:space="preserve"> </w:t>
      </w:r>
      <w:r>
        <w:rPr>
          <w:rStyle w:val="VerbatimChar"/>
        </w:rPr>
        <w:t xml:space="preserve">@copilot</w:t>
      </w:r>
    </w:p>
    <w:p>
      <w:pPr>
        <w:numPr>
          <w:ilvl w:val="0"/>
          <w:numId w:val="1238"/>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38"/>
        </w:numPr>
      </w:pPr>
      <w:r>
        <w:rPr>
          <w:b/>
          <w:bCs/>
        </w:rPr>
        <w:t xml:space="preserve">Pull request</w:t>
      </w:r>
      <w:r>
        <w:t xml:space="preserve">:</w:t>
      </w:r>
      <w:r>
        <w:t xml:space="preserve"> </w:t>
      </w:r>
      <w:hyperlink r:id="rId70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38"/>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703"/>
    <w:bookmarkStart w:id="704" w:name="collaborating-with-coding-agents"/>
    <w:p>
      <w:pPr>
        <w:pStyle w:val="Heading4"/>
      </w:pPr>
      <w:r>
        <w:t xml:space="preserve">18.5.4.5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39"/>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39"/>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40"/>
        </w:numPr>
      </w:pPr>
      <w:r>
        <w:t xml:space="preserve">Need to be manually resolved</w:t>
      </w:r>
    </w:p>
    <w:p>
      <w:pPr>
        <w:pStyle w:val="Compact"/>
        <w:numPr>
          <w:ilvl w:val="0"/>
          <w:numId w:val="1240"/>
        </w:numPr>
      </w:pPr>
      <w:r>
        <w:t xml:space="preserve">May confuse both human and AI collaborators</w:t>
      </w:r>
    </w:p>
    <w:p>
      <w:pPr>
        <w:pStyle w:val="Compact"/>
        <w:numPr>
          <w:ilvl w:val="0"/>
          <w:numId w:val="1240"/>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704"/>
    <w:bookmarkStart w:id="705" w:name="directly-prompting-for-pull-requests"/>
    <w:p>
      <w:pPr>
        <w:pStyle w:val="Heading4"/>
      </w:pPr>
      <w:r>
        <w:t xml:space="preserve">18.5.4.6 Directly Prompting for Pull Requests</w:t>
      </w:r>
    </w:p>
    <w:p>
      <w:pPr>
        <w:pStyle w:val="FirstParagraph"/>
      </w:pPr>
      <w:r>
        <w:t xml:space="preserve">You can also prompt Copilot to create pull requests without first creating an issue:</w:t>
      </w:r>
    </w:p>
    <w:p>
      <w:pPr>
        <w:pStyle w:val="Compact"/>
        <w:numPr>
          <w:ilvl w:val="0"/>
          <w:numId w:val="1241"/>
        </w:numPr>
      </w:pPr>
      <w:r>
        <w:t xml:space="preserve">Use Copilot Chat in your editor to describe the changes you want</w:t>
      </w:r>
    </w:p>
    <w:p>
      <w:pPr>
        <w:pStyle w:val="Compact"/>
        <w:numPr>
          <w:ilvl w:val="0"/>
          <w:numId w:val="1241"/>
        </w:numPr>
      </w:pPr>
      <w:r>
        <w:t xml:space="preserve">The agent will analyze your request and create a pull request</w:t>
      </w:r>
    </w:p>
    <w:p>
      <w:pPr>
        <w:pStyle w:val="Compact"/>
        <w:numPr>
          <w:ilvl w:val="0"/>
          <w:numId w:val="1241"/>
        </w:numPr>
      </w:pPr>
      <w:r>
        <w:t xml:space="preserve">This is useful for quick fixes or well-defined tasks</w:t>
      </w:r>
    </w:p>
    <w:bookmarkEnd w:id="705"/>
    <w:bookmarkStart w:id="706" w:name="important-safeguards"/>
    <w:p>
      <w:pPr>
        <w:pStyle w:val="Heading4"/>
      </w:pPr>
      <w:r>
        <w:t xml:space="preserve">18.5.4.7 Important Safeguards</w:t>
      </w:r>
    </w:p>
    <w:p>
      <w:pPr>
        <w:pStyle w:val="Compact"/>
        <w:numPr>
          <w:ilvl w:val="0"/>
          <w:numId w:val="1242"/>
        </w:numPr>
      </w:pPr>
      <w:r>
        <w:rPr>
          <w:b/>
          <w:bCs/>
        </w:rPr>
        <w:t xml:space="preserve">Human approval required</w:t>
      </w:r>
      <w:r>
        <w:t xml:space="preserve">:</w:t>
      </w:r>
      <w:r>
        <w:t xml:space="preserve"> </w:t>
      </w:r>
      <w:r>
        <w:t xml:space="preserve">Coding agents cannot merge their own changes</w:t>
      </w:r>
    </w:p>
    <w:p>
      <w:pPr>
        <w:pStyle w:val="Compact"/>
        <w:numPr>
          <w:ilvl w:val="0"/>
          <w:numId w:val="1242"/>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42"/>
        </w:numPr>
      </w:pPr>
      <w:r>
        <w:rPr>
          <w:b/>
          <w:bCs/>
        </w:rPr>
        <w:t xml:space="preserve">Full transparency</w:t>
      </w:r>
      <w:r>
        <w:t xml:space="preserve">:</w:t>
      </w:r>
      <w:r>
        <w:t xml:space="preserve"> </w:t>
      </w:r>
      <w:r>
        <w:t xml:space="preserve">All agent actions are logged and visible in the PR</w:t>
      </w:r>
    </w:p>
    <w:bookmarkEnd w:id="706"/>
    <w:bookmarkStart w:id="710" w:name="workflow-approval-requirements"/>
    <w:p>
      <w:pPr>
        <w:pStyle w:val="Heading4"/>
      </w:pPr>
      <w:r>
        <w:t xml:space="preserve">18.5.4.8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43"/>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43"/>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43"/>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44"/>
        </w:numPr>
      </w:pPr>
      <w:hyperlink r:id="rId70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44"/>
        </w:numPr>
      </w:pPr>
      <w:hyperlink r:id="rId70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709">
        <w:r>
          <w:rPr>
            <w:rStyle w:val="Hyperlink"/>
          </w:rPr>
          <w:t xml:space="preserve">GitHub Copilot coding agent documentation</w:t>
        </w:r>
      </w:hyperlink>
      <w:r>
        <w:t xml:space="preserve">.</w:t>
      </w:r>
    </w:p>
    <w:bookmarkEnd w:id="710"/>
    <w:bookmarkEnd w:id="711"/>
    <w:bookmarkStart w:id="714"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712"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45"/>
        </w:numPr>
      </w:pPr>
      <w:r>
        <w:t xml:space="preserve">“tidy up [file, function, module, whole project]”</w:t>
      </w:r>
    </w:p>
    <w:p>
      <w:pPr>
        <w:pStyle w:val="Compact"/>
        <w:numPr>
          <w:ilvl w:val="0"/>
          <w:numId w:val="1245"/>
        </w:numPr>
      </w:pPr>
      <w:r>
        <w:t xml:space="preserve">Useful for improving code organization, consistency, and readability</w:t>
      </w:r>
    </w:p>
    <w:p>
      <w:pPr>
        <w:pStyle w:val="Compact"/>
        <w:numPr>
          <w:ilvl w:val="0"/>
          <w:numId w:val="1245"/>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46"/>
        </w:numPr>
      </w:pPr>
      <w:r>
        <w:t xml:space="preserve">“address failing workflows”</w:t>
      </w:r>
    </w:p>
    <w:p>
      <w:pPr>
        <w:pStyle w:val="Compact"/>
        <w:numPr>
          <w:ilvl w:val="0"/>
          <w:numId w:val="1246"/>
        </w:numPr>
      </w:pPr>
      <w:r>
        <w:t xml:space="preserve">Helps fix continuous integration (CI) failures, build errors, or test failures</w:t>
      </w:r>
    </w:p>
    <w:p>
      <w:pPr>
        <w:pStyle w:val="Compact"/>
        <w:numPr>
          <w:ilvl w:val="0"/>
          <w:numId w:val="1246"/>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47"/>
        </w:numPr>
      </w:pPr>
      <w:r>
        <w:t xml:space="preserve">“decompose [function, quarto-file, etc]”</w:t>
      </w:r>
    </w:p>
    <w:p>
      <w:pPr>
        <w:pStyle w:val="Compact"/>
        <w:numPr>
          <w:ilvl w:val="0"/>
          <w:numId w:val="1247"/>
        </w:numPr>
      </w:pPr>
      <w:r>
        <w:t xml:space="preserve">Breaks down large or complex code into smaller, more manageable pieces</w:t>
      </w:r>
    </w:p>
    <w:p>
      <w:pPr>
        <w:pStyle w:val="Compact"/>
        <w:numPr>
          <w:ilvl w:val="0"/>
          <w:numId w:val="1247"/>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48"/>
        </w:numPr>
      </w:pPr>
      <w:r>
        <w:t xml:space="preserve">“update [links, content, etc]”</w:t>
      </w:r>
    </w:p>
    <w:p>
      <w:pPr>
        <w:pStyle w:val="Compact"/>
        <w:numPr>
          <w:ilvl w:val="0"/>
          <w:numId w:val="1248"/>
        </w:numPr>
      </w:pPr>
      <w:r>
        <w:t xml:space="preserve">Refreshes outdated information, fixes broken links, or modernizes code</w:t>
      </w:r>
    </w:p>
    <w:p>
      <w:pPr>
        <w:pStyle w:val="Compact"/>
        <w:numPr>
          <w:ilvl w:val="0"/>
          <w:numId w:val="1248"/>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49"/>
        </w:numPr>
      </w:pPr>
      <w:r>
        <w:t xml:space="preserve">“expand [a section in a document]”</w:t>
      </w:r>
    </w:p>
    <w:p>
      <w:pPr>
        <w:pStyle w:val="Compact"/>
        <w:numPr>
          <w:ilvl w:val="0"/>
          <w:numId w:val="1249"/>
        </w:numPr>
      </w:pPr>
      <w:r>
        <w:t xml:space="preserve">Adds more detail, examples, or explanation to existing content</w:t>
      </w:r>
    </w:p>
    <w:p>
      <w:pPr>
        <w:pStyle w:val="Compact"/>
        <w:numPr>
          <w:ilvl w:val="0"/>
          <w:numId w:val="1249"/>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50"/>
        </w:numPr>
      </w:pPr>
      <w:r>
        <w:t xml:space="preserve">“condense [a section in a document]”</w:t>
      </w:r>
    </w:p>
    <w:p>
      <w:pPr>
        <w:pStyle w:val="Compact"/>
        <w:numPr>
          <w:ilvl w:val="0"/>
          <w:numId w:val="1250"/>
        </w:numPr>
      </w:pPr>
      <w:r>
        <w:t xml:space="preserve">Reduces verbosity while preserving essential information</w:t>
      </w:r>
    </w:p>
    <w:p>
      <w:pPr>
        <w:pStyle w:val="Compact"/>
        <w:numPr>
          <w:ilvl w:val="0"/>
          <w:numId w:val="1250"/>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51"/>
        </w:numPr>
      </w:pPr>
      <w:r>
        <w:t xml:space="preserve">“clarify [a section in a document]”</w:t>
      </w:r>
    </w:p>
    <w:p>
      <w:pPr>
        <w:pStyle w:val="Compact"/>
        <w:numPr>
          <w:ilvl w:val="0"/>
          <w:numId w:val="1251"/>
        </w:numPr>
      </w:pPr>
      <w:r>
        <w:t xml:space="preserve">Improves clarity, removes ambiguity, or simplifies complex explanations</w:t>
      </w:r>
    </w:p>
    <w:p>
      <w:pPr>
        <w:pStyle w:val="Compact"/>
        <w:numPr>
          <w:ilvl w:val="0"/>
          <w:numId w:val="1251"/>
        </w:numPr>
      </w:pPr>
      <w:r>
        <w:t xml:space="preserve">Example:</w:t>
      </w:r>
      <w:r>
        <w:t xml:space="preserve"> </w:t>
      </w:r>
      <w:r>
        <w:t xml:space="preserve">“clarify the explanation of the analysis workflow”</w:t>
      </w:r>
    </w:p>
    <w:bookmarkEnd w:id="712"/>
    <w:bookmarkStart w:id="713" w:name="tips-for-effective-prompts"/>
    <w:p>
      <w:pPr>
        <w:pStyle w:val="Heading4"/>
      </w:pPr>
      <w:r>
        <w:t xml:space="preserve">18.5.5.2 Tips for Effective Prompts</w:t>
      </w:r>
    </w:p>
    <w:p>
      <w:pPr>
        <w:pStyle w:val="Compact"/>
        <w:numPr>
          <w:ilvl w:val="0"/>
          <w:numId w:val="1252"/>
        </w:numPr>
      </w:pPr>
      <w:r>
        <w:rPr>
          <w:b/>
          <w:bCs/>
        </w:rPr>
        <w:t xml:space="preserve">Be specific</w:t>
      </w:r>
      <w:r>
        <w:t xml:space="preserve">: Include file names, function names, or specific sections when possible</w:t>
      </w:r>
    </w:p>
    <w:p>
      <w:pPr>
        <w:pStyle w:val="Compact"/>
        <w:numPr>
          <w:ilvl w:val="0"/>
          <w:numId w:val="1252"/>
        </w:numPr>
      </w:pPr>
      <w:r>
        <w:rPr>
          <w:b/>
          <w:bCs/>
        </w:rPr>
        <w:t xml:space="preserve">Provide context</w:t>
      </w:r>
      <w:r>
        <w:t xml:space="preserve">: Explain what you want to achieve and why</w:t>
      </w:r>
    </w:p>
    <w:p>
      <w:pPr>
        <w:pStyle w:val="Compact"/>
        <w:numPr>
          <w:ilvl w:val="0"/>
          <w:numId w:val="1252"/>
        </w:numPr>
      </w:pPr>
      <w:r>
        <w:rPr>
          <w:b/>
          <w:bCs/>
        </w:rPr>
        <w:t xml:space="preserve">Set boundaries</w:t>
      </w:r>
      <w:r>
        <w:t xml:space="preserve">: Specify what should or shouldn’t change</w:t>
      </w:r>
    </w:p>
    <w:p>
      <w:pPr>
        <w:pStyle w:val="Compact"/>
        <w:numPr>
          <w:ilvl w:val="0"/>
          <w:numId w:val="1252"/>
        </w:numPr>
      </w:pPr>
      <w:r>
        <w:rPr>
          <w:b/>
          <w:bCs/>
        </w:rPr>
        <w:t xml:space="preserve">Request validation</w:t>
      </w:r>
      <w:r>
        <w:t xml:space="preserve">: Ask the agent to test or verify its changes when appropriate</w:t>
      </w:r>
    </w:p>
    <w:bookmarkEnd w:id="713"/>
    <w:bookmarkEnd w:id="714"/>
    <w:bookmarkStart w:id="721"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715"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53"/>
        </w:numPr>
      </w:pPr>
      <w:r>
        <w:t xml:space="preserve">“fix the code issues found by the failing workflows”</w:t>
      </w:r>
    </w:p>
    <w:p>
      <w:pPr>
        <w:pStyle w:val="Compact"/>
        <w:numPr>
          <w:ilvl w:val="0"/>
          <w:numId w:val="1253"/>
        </w:numPr>
      </w:pPr>
      <w:r>
        <w:t xml:space="preserve">“address the linting errors reported in the GitHub Actions checks”</w:t>
      </w:r>
    </w:p>
    <w:p>
      <w:pPr>
        <w:pStyle w:val="Compact"/>
        <w:numPr>
          <w:ilvl w:val="0"/>
          <w:numId w:val="1253"/>
        </w:numPr>
      </w:pPr>
      <w:r>
        <w:t xml:space="preserve">“fix the test failures in the CI pipeline”</w:t>
      </w:r>
    </w:p>
    <w:p>
      <w:pPr>
        <w:pStyle w:val="Compact"/>
        <w:numPr>
          <w:ilvl w:val="0"/>
          <w:numId w:val="1253"/>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715"/>
    <w:bookmarkStart w:id="718"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54"/>
        </w:numPr>
      </w:pPr>
      <w:r>
        <w:t xml:space="preserve">“fix the syntax error in the GitHub Actions workflow file at line X”</w:t>
      </w:r>
    </w:p>
    <w:p>
      <w:pPr>
        <w:pStyle w:val="Compact"/>
        <w:numPr>
          <w:ilvl w:val="0"/>
          <w:numId w:val="1254"/>
        </w:numPr>
      </w:pPr>
      <w:r>
        <w:t xml:space="preserve">“update the workflow to use the latest version of action Y”</w:t>
      </w:r>
    </w:p>
    <w:p>
      <w:pPr>
        <w:pStyle w:val="Compact"/>
        <w:numPr>
          <w:ilvl w:val="0"/>
          <w:numId w:val="1254"/>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16" name="Picture"/>
                  <a:graphic>
                    <a:graphicData uri="http://schemas.openxmlformats.org/drawingml/2006/picture">
                      <pic:pic>
                        <pic:nvPicPr>
                          <pic:cNvPr descr="/opt/quarto/share/formats/docx/warning.png" id="717" name="Picture"/>
                          <pic:cNvPicPr>
                            <a:picLocks noChangeArrowheads="1" noChangeAspect="1"/>
                          </pic:cNvPicPr>
                        </pic:nvPicPr>
                        <pic:blipFill>
                          <a:blip r:embed="rId5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55"/>
              </w:numPr>
            </w:pPr>
            <w:r>
              <w:rPr>
                <w:b/>
                <w:bCs/>
              </w:rPr>
              <w:t xml:space="preserve">Review every line</w:t>
            </w:r>
            <w:r>
              <w:t xml:space="preserve"> </w:t>
            </w:r>
            <w:r>
              <w:t xml:space="preserve">of the proposed changes</w:t>
            </w:r>
          </w:p>
          <w:p>
            <w:pPr>
              <w:pStyle w:val="Compact"/>
              <w:numPr>
                <w:ilvl w:val="0"/>
                <w:numId w:val="1255"/>
              </w:numPr>
            </w:pPr>
            <w:r>
              <w:rPr>
                <w:b/>
                <w:bCs/>
              </w:rPr>
              <w:t xml:space="preserve">Verify</w:t>
            </w:r>
            <w:r>
              <w:t xml:space="preserve"> </w:t>
            </w:r>
            <w:r>
              <w:t xml:space="preserve">the changes only address the specific issue</w:t>
            </w:r>
          </w:p>
          <w:p>
            <w:pPr>
              <w:pStyle w:val="Compact"/>
              <w:numPr>
                <w:ilvl w:val="0"/>
                <w:numId w:val="1255"/>
              </w:numPr>
            </w:pPr>
            <w:r>
              <w:rPr>
                <w:b/>
                <w:bCs/>
              </w:rPr>
              <w:t xml:space="preserve">Check</w:t>
            </w:r>
            <w:r>
              <w:t xml:space="preserve"> </w:t>
            </w:r>
            <w:r>
              <w:t xml:space="preserve">that no new secret access or command execution has been added</w:t>
            </w:r>
          </w:p>
          <w:p>
            <w:pPr>
              <w:pStyle w:val="Compact"/>
              <w:numPr>
                <w:ilvl w:val="0"/>
                <w:numId w:val="1255"/>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18.5.14</w:t>
        </w:r>
      </w:hyperlink>
      <w:r>
        <w:t xml:space="preserve"> </w:t>
      </w:r>
      <w:r>
        <w:t xml:space="preserve">for more guidance.</w:t>
      </w:r>
    </w:p>
    <w:bookmarkEnd w:id="718"/>
    <w:bookmarkStart w:id="719"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56"/>
        </w:numPr>
      </w:pPr>
      <w:r>
        <w:rPr>
          <w:b/>
          <w:bCs/>
        </w:rPr>
        <w:t xml:space="preserve">First, examine the workflow logs</w:t>
      </w:r>
      <w:r>
        <w:t xml:space="preserve">:</w:t>
      </w:r>
    </w:p>
    <w:p>
      <w:pPr>
        <w:pStyle w:val="Compact"/>
        <w:numPr>
          <w:ilvl w:val="1"/>
          <w:numId w:val="1257"/>
        </w:numPr>
      </w:pPr>
      <w:r>
        <w:t xml:space="preserve">Look at the error messages in the GitHub Actions tab</w:t>
      </w:r>
    </w:p>
    <w:p>
      <w:pPr>
        <w:pStyle w:val="Compact"/>
        <w:numPr>
          <w:ilvl w:val="1"/>
          <w:numId w:val="1257"/>
        </w:numPr>
      </w:pPr>
      <w:r>
        <w:t xml:space="preserve">Identify whether the error is in your code or the workflow itself</w:t>
      </w:r>
    </w:p>
    <w:p>
      <w:pPr>
        <w:pStyle w:val="Compact"/>
        <w:numPr>
          <w:ilvl w:val="1"/>
          <w:numId w:val="1257"/>
        </w:numPr>
      </w:pPr>
      <w:r>
        <w:t xml:space="preserve">Common code issues: test failures, linting errors, compilation errors</w:t>
      </w:r>
    </w:p>
    <w:p>
      <w:pPr>
        <w:pStyle w:val="Compact"/>
        <w:numPr>
          <w:ilvl w:val="1"/>
          <w:numId w:val="1257"/>
        </w:numPr>
      </w:pPr>
      <w:r>
        <w:t xml:space="preserve">Common workflow issues: YAML syntax errors, missing actions, permission errors</w:t>
      </w:r>
    </w:p>
    <w:p>
      <w:pPr>
        <w:pStyle w:val="Compact"/>
        <w:numPr>
          <w:ilvl w:val="0"/>
          <w:numId w:val="1256"/>
        </w:numPr>
      </w:pPr>
      <w:r>
        <w:rPr>
          <w:b/>
          <w:bCs/>
        </w:rPr>
        <w:t xml:space="preserve">Use a diagnostic prompt</w:t>
      </w:r>
      <w:r>
        <w:t xml:space="preserve">:</w:t>
      </w:r>
    </w:p>
    <w:p>
      <w:pPr>
        <w:pStyle w:val="Compact"/>
        <w:numPr>
          <w:ilvl w:val="1"/>
          <w:numId w:val="1258"/>
        </w:numPr>
      </w:pPr>
      <w:r>
        <w:t xml:space="preserve">“examine the failing workflow logs and identify whether the issue is in the code or the workflow configuration”</w:t>
      </w:r>
    </w:p>
    <w:p>
      <w:pPr>
        <w:pStyle w:val="Compact"/>
        <w:numPr>
          <w:ilvl w:val="1"/>
          <w:numId w:val="1258"/>
        </w:numPr>
      </w:pPr>
      <w:r>
        <w:t xml:space="preserve">“diagnose the root cause of the workflow failure”</w:t>
      </w:r>
    </w:p>
    <w:p>
      <w:pPr>
        <w:pStyle w:val="Compact"/>
        <w:numPr>
          <w:ilvl w:val="0"/>
          <w:numId w:val="1256"/>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719"/>
    <w:bookmarkStart w:id="720" w:name="additional-resources-3"/>
    <w:p>
      <w:pPr>
        <w:pStyle w:val="Heading4"/>
      </w:pPr>
      <w:r>
        <w:t xml:space="preserve">18.5.6.4 Additional Resources</w:t>
      </w:r>
    </w:p>
    <w:p>
      <w:pPr>
        <w:pStyle w:val="Compact"/>
        <w:numPr>
          <w:ilvl w:val="0"/>
          <w:numId w:val="1259"/>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59"/>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59"/>
        </w:numPr>
      </w:pPr>
      <w:r>
        <w:t xml:space="preserve">See</w:t>
      </w:r>
      <w:r>
        <w:t xml:space="preserve"> </w:t>
      </w:r>
      <w:hyperlink w:anchor="sec-ai-when-to-use">
        <w:r>
          <w:rPr>
            <w:rStyle w:val="Hyperlink"/>
          </w:rPr>
          <w:t xml:space="preserve">Section 18.5.14</w:t>
        </w:r>
      </w:hyperlink>
      <w:r>
        <w:t xml:space="preserve"> </w:t>
      </w:r>
      <w:r>
        <w:t xml:space="preserve">for guidance on when to use Copilot vs. fixing issues yourself</w:t>
      </w:r>
    </w:p>
    <w:p>
      <w:pPr>
        <w:pStyle w:val="Compact"/>
        <w:numPr>
          <w:ilvl w:val="0"/>
          <w:numId w:val="1259"/>
        </w:numPr>
      </w:pPr>
      <w:r>
        <w:t xml:space="preserve">See the</w:t>
      </w:r>
      <w:r>
        <w:t xml:space="preserve"> </w:t>
      </w:r>
      <w:hyperlink r:id="rId553">
        <w:r>
          <w:rPr>
            <w:rStyle w:val="Hyperlink"/>
          </w:rPr>
          <w:t xml:space="preserve">GitHub Actions documentation</w:t>
        </w:r>
      </w:hyperlink>
      <w:r>
        <w:t xml:space="preserve"> </w:t>
      </w:r>
      <w:r>
        <w:t xml:space="preserve">for workflow syntax and troubleshooting</w:t>
      </w:r>
    </w:p>
    <w:bookmarkEnd w:id="720"/>
    <w:bookmarkEnd w:id="721"/>
    <w:bookmarkStart w:id="727"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60"/>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60"/>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60"/>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60"/>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60"/>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60"/>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61"/>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61"/>
        </w:numPr>
      </w:pPr>
      <w:r>
        <w:rPr>
          <w:b/>
          <w:bCs/>
        </w:rPr>
        <w:t xml:space="preserve">Subtle bugs</w:t>
      </w:r>
      <w:r>
        <w:t xml:space="preserve">:</w:t>
      </w:r>
      <w:r>
        <w:t xml:space="preserve"> </w:t>
      </w:r>
      <w:r>
        <w:t xml:space="preserve">AI-generated code may contain logic errors that are not immediately obvious</w:t>
      </w:r>
    </w:p>
    <w:p>
      <w:pPr>
        <w:numPr>
          <w:ilvl w:val="0"/>
          <w:numId w:val="1261"/>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61"/>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61"/>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61"/>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61"/>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726" w:name="further-readingviewing"/>
    <w:p>
      <w:pPr>
        <w:pStyle w:val="Heading4"/>
      </w:pPr>
      <w:r>
        <w:t xml:space="preserve">18.5.7.1 Further reading/viewing</w:t>
      </w:r>
    </w:p>
    <w:p>
      <w:pPr>
        <w:pStyle w:val="Compact"/>
        <w:numPr>
          <w:ilvl w:val="0"/>
          <w:numId w:val="1262"/>
        </w:numPr>
      </w:pPr>
      <w:r>
        <w:rPr>
          <w:i/>
          <w:iCs/>
        </w:rPr>
        <w:t xml:space="preserve">I Robot</w:t>
      </w:r>
      <w:r>
        <w:t xml:space="preserve"> </w:t>
      </w:r>
      <w:r>
        <w:t xml:space="preserve">(Asimov 1950)</w:t>
      </w:r>
    </w:p>
    <w:p>
      <w:pPr>
        <w:pStyle w:val="Compact"/>
        <w:numPr>
          <w:ilvl w:val="0"/>
          <w:numId w:val="1262"/>
        </w:numPr>
      </w:pPr>
      <w:r>
        <w:rPr>
          <w:i/>
          <w:iCs/>
        </w:rPr>
        <w:t xml:space="preserve">Dune</w:t>
      </w:r>
      <w:r>
        <w:t xml:space="preserve"> </w:t>
      </w:r>
      <w:r>
        <w:t xml:space="preserve">(Herbert 1965)</w:t>
      </w:r>
    </w:p>
    <w:p>
      <w:pPr>
        <w:pStyle w:val="Compact"/>
        <w:numPr>
          <w:ilvl w:val="0"/>
          <w:numId w:val="1262"/>
        </w:numPr>
      </w:pPr>
      <w:r>
        <w:rPr>
          <w:i/>
          <w:iCs/>
        </w:rPr>
        <w:t xml:space="preserve">2001</w:t>
      </w:r>
      <w:r>
        <w:t xml:space="preserve"> </w:t>
      </w:r>
      <w:r>
        <w:t xml:space="preserve">(1968)</w:t>
      </w:r>
    </w:p>
    <w:p>
      <w:pPr>
        <w:pStyle w:val="Compact"/>
        <w:numPr>
          <w:ilvl w:val="0"/>
          <w:numId w:val="1262"/>
        </w:numPr>
      </w:pPr>
      <w:r>
        <w:rPr>
          <w:i/>
          <w:iCs/>
        </w:rPr>
        <w:t xml:space="preserve">Terminator 3</w:t>
      </w:r>
      <w:r>
        <w:t xml:space="preserve"> </w:t>
      </w:r>
      <w:r>
        <w:t xml:space="preserve">(2003)</w:t>
      </w:r>
    </w:p>
    <w:p>
      <w:pPr>
        <w:pStyle w:val="Compact"/>
        <w:numPr>
          <w:ilvl w:val="0"/>
          <w:numId w:val="1262"/>
        </w:numPr>
      </w:pPr>
      <w:r>
        <w:rPr>
          <w:i/>
          <w:iCs/>
        </w:rPr>
        <w:t xml:space="preserve">The Matrix</w:t>
      </w:r>
      <w:r>
        <w:t xml:space="preserve"> </w:t>
      </w:r>
      <w:r>
        <w:t xml:space="preserve">(1999)</w:t>
      </w:r>
    </w:p>
    <w:p>
      <w:pPr>
        <w:pStyle w:val="Compact"/>
        <w:numPr>
          <w:ilvl w:val="0"/>
          <w:numId w:val="1262"/>
        </w:numPr>
      </w:pPr>
      <w:r>
        <w:rPr>
          <w:i/>
          <w:iCs/>
        </w:rPr>
        <w:t xml:space="preserve">Blade Runner</w:t>
      </w:r>
      <w:r>
        <w:t xml:space="preserve"> </w:t>
      </w:r>
      <w:r>
        <w:t xml:space="preserve">(1982)</w:t>
      </w:r>
    </w:p>
    <w:p>
      <w:pPr>
        <w:pStyle w:val="Compact"/>
        <w:numPr>
          <w:ilvl w:val="0"/>
          <w:numId w:val="1262"/>
        </w:numPr>
      </w:pPr>
      <w:r>
        <w:rPr>
          <w:i/>
          <w:iCs/>
        </w:rPr>
        <w:t xml:space="preserve">WarGames</w:t>
      </w:r>
      <w:r>
        <w:t xml:space="preserve"> </w:t>
      </w:r>
      <w:r>
        <w:t xml:space="preserve">(1983)</w:t>
      </w:r>
    </w:p>
    <w:p>
      <w:pPr>
        <w:pStyle w:val="Compact"/>
        <w:numPr>
          <w:ilvl w:val="0"/>
          <w:numId w:val="1262"/>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62"/>
        </w:numPr>
      </w:pPr>
      <w:r>
        <w:rPr>
          <w:i/>
          <w:iCs/>
        </w:rPr>
        <w:t xml:space="preserve">Ender’s Game</w:t>
      </w:r>
      <w:r>
        <w:t xml:space="preserve"> </w:t>
      </w:r>
      <w:r>
        <w:t xml:space="preserve">(Card 1985)</w:t>
      </w:r>
    </w:p>
    <w:p>
      <w:pPr>
        <w:pStyle w:val="Compact"/>
        <w:numPr>
          <w:ilvl w:val="0"/>
          <w:numId w:val="1262"/>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723" name="Picture"/>
            <a:graphic>
              <a:graphicData uri="http://schemas.openxmlformats.org/drawingml/2006/picture">
                <pic:pic>
                  <pic:nvPicPr>
                    <pic:cNvPr descr="assets/images/matrix-agents.png" id="724" name="Picture"/>
                    <pic:cNvPicPr>
                      <a:picLocks noChangeArrowheads="1" noChangeAspect="1"/>
                    </pic:cNvPicPr>
                  </pic:nvPicPr>
                  <pic:blipFill>
                    <a:blip r:embed="rId72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725">
        <w:r>
          <w:rPr>
            <w:rStyle w:val="Hyperlink"/>
          </w:rPr>
          <w:t xml:space="preserve">Agents</w:t>
        </w:r>
      </w:hyperlink>
    </w:p>
    <w:bookmarkEnd w:id="726"/>
    <w:bookmarkEnd w:id="727"/>
    <w:bookmarkStart w:id="733"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63"/>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63"/>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63"/>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63"/>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63"/>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63"/>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63"/>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63"/>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8" name="Picture"/>
                  <a:graphic>
                    <a:graphicData uri="http://schemas.openxmlformats.org/drawingml/2006/picture">
                      <pic:pic>
                        <pic:nvPicPr>
                          <pic:cNvPr descr="/opt/quarto/share/formats/docx/note.png" id="729"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730">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31" name="Picture"/>
                  <a:graphic>
                    <a:graphicData uri="http://schemas.openxmlformats.org/drawingml/2006/picture">
                      <pic:pic>
                        <pic:nvPicPr>
                          <pic:cNvPr descr="/opt/quarto/share/formats/docx/warning.png" id="732" name="Picture"/>
                          <pic:cNvPicPr>
                            <a:picLocks noChangeArrowheads="1" noChangeAspect="1"/>
                          </pic:cNvPicPr>
                        </pic:nvPicPr>
                        <pic:blipFill>
                          <a:blip r:embed="rId5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64"/>
              </w:numPr>
            </w:pPr>
            <w:r>
              <w:t xml:space="preserve">Access secrets and credentials</w:t>
            </w:r>
          </w:p>
          <w:p>
            <w:pPr>
              <w:pStyle w:val="Compact"/>
              <w:numPr>
                <w:ilvl w:val="0"/>
                <w:numId w:val="1264"/>
              </w:numPr>
            </w:pPr>
            <w:r>
              <w:t xml:space="preserve">Deploy code to production</w:t>
            </w:r>
          </w:p>
          <w:p>
            <w:pPr>
              <w:pStyle w:val="Compact"/>
              <w:numPr>
                <w:ilvl w:val="0"/>
                <w:numId w:val="1264"/>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733"/>
    <w:bookmarkStart w:id="743"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735"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65"/>
        </w:numPr>
      </w:pPr>
      <w:r>
        <w:t xml:space="preserve">Data exfiltration</w:t>
      </w:r>
    </w:p>
    <w:p>
      <w:pPr>
        <w:pStyle w:val="Compact"/>
        <w:numPr>
          <w:ilvl w:val="0"/>
          <w:numId w:val="1265"/>
        </w:numPr>
      </w:pPr>
      <w:r>
        <w:t xml:space="preserve">Accidental leaks of sensitive information</w:t>
      </w:r>
    </w:p>
    <w:p>
      <w:pPr>
        <w:pStyle w:val="Compact"/>
        <w:numPr>
          <w:ilvl w:val="0"/>
          <w:numId w:val="1265"/>
        </w:numPr>
      </w:pPr>
      <w:r>
        <w:t xml:space="preserve">Execution of malicious instructions</w:t>
      </w:r>
    </w:p>
    <w:p>
      <w:pPr>
        <w:pStyle w:val="FirstParagraph"/>
      </w:pPr>
      <w:r>
        <w:t xml:space="preserve">By default, the agent’s firewall allows access to:</w:t>
      </w:r>
    </w:p>
    <w:p>
      <w:pPr>
        <w:pStyle w:val="Compact"/>
        <w:numPr>
          <w:ilvl w:val="0"/>
          <w:numId w:val="1266"/>
        </w:numPr>
      </w:pPr>
      <w:r>
        <w:t xml:space="preserve">Common OS package repositories (Debian, Ubuntu, Red Hat, etc.)</w:t>
      </w:r>
    </w:p>
    <w:p>
      <w:pPr>
        <w:pStyle w:val="Compact"/>
        <w:numPr>
          <w:ilvl w:val="0"/>
          <w:numId w:val="1266"/>
        </w:numPr>
      </w:pPr>
      <w:r>
        <w:t xml:space="preserve">Popular container registries (Docker Hub, Azure Container Registry, AWS ECR, etc.)</w:t>
      </w:r>
    </w:p>
    <w:p>
      <w:pPr>
        <w:pStyle w:val="Compact"/>
        <w:numPr>
          <w:ilvl w:val="0"/>
          <w:numId w:val="1266"/>
        </w:numPr>
      </w:pPr>
      <w:r>
        <w:t xml:space="preserve">Language-specific package registries (npm, PyPI, Maven, RubyGems, etc.)</w:t>
      </w:r>
    </w:p>
    <w:p>
      <w:pPr>
        <w:pStyle w:val="Compact"/>
        <w:numPr>
          <w:ilvl w:val="0"/>
          <w:numId w:val="1266"/>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734">
        <w:r>
          <w:rPr>
            <w:rStyle w:val="Hyperlink"/>
          </w:rPr>
          <w:t xml:space="preserve">Copilot allowlist reference</w:t>
        </w:r>
      </w:hyperlink>
      <w:r>
        <w:t xml:space="preserve">.</w:t>
      </w:r>
    </w:p>
    <w:bookmarkEnd w:id="735"/>
    <w:bookmarkStart w:id="737"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67"/>
        </w:numPr>
      </w:pPr>
      <w:r>
        <w:t xml:space="preserve">Add custom hosts to the allowlist (for internal dependencies or additional registries)</w:t>
      </w:r>
    </w:p>
    <w:p>
      <w:pPr>
        <w:pStyle w:val="Compact"/>
        <w:numPr>
          <w:ilvl w:val="0"/>
          <w:numId w:val="1267"/>
        </w:numPr>
      </w:pPr>
      <w:r>
        <w:t xml:space="preserve">Opt out of the default recommended allowlist for stricter security</w:t>
      </w:r>
    </w:p>
    <w:p>
      <w:pPr>
        <w:pStyle w:val="Compact"/>
        <w:numPr>
          <w:ilvl w:val="0"/>
          <w:numId w:val="1267"/>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736">
        <w:r>
          <w:rPr>
            <w:rStyle w:val="Hyperlink"/>
          </w:rPr>
          <w:t xml:space="preserve">Customizing or disabling the firewall for GitHub Copilot coding agent</w:t>
        </w:r>
      </w:hyperlink>
      <w:r>
        <w:t xml:space="preserve">.</w:t>
      </w:r>
    </w:p>
    <w:bookmarkEnd w:id="737"/>
    <w:bookmarkStart w:id="742"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68"/>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68"/>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68"/>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68"/>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68"/>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68"/>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68"/>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68"/>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68"/>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69"/>
        </w:numPr>
      </w:pPr>
      <w:r>
        <w:rPr>
          <w:rStyle w:val="VerbatimChar"/>
        </w:rPr>
        <w:t xml:space="preserve">cran.r-project.org</w:t>
      </w:r>
      <w:r>
        <w:t xml:space="preserve"> </w:t>
      </w:r>
      <w:r>
        <w:t xml:space="preserve">- The Comprehensive R Archive Network</w:t>
      </w:r>
    </w:p>
    <w:p>
      <w:pPr>
        <w:pStyle w:val="Compact"/>
        <w:numPr>
          <w:ilvl w:val="0"/>
          <w:numId w:val="1269"/>
        </w:numPr>
      </w:pPr>
      <w:r>
        <w:rPr>
          <w:rStyle w:val="VerbatimChar"/>
        </w:rPr>
        <w:t xml:space="preserve">cloud.r-project.org</w:t>
      </w:r>
      <w:r>
        <w:t xml:space="preserve"> </w:t>
      </w:r>
      <w:r>
        <w:t xml:space="preserve">- CRAN mirror (cloud-based)</w:t>
      </w:r>
    </w:p>
    <w:p>
      <w:pPr>
        <w:pStyle w:val="Compact"/>
        <w:numPr>
          <w:ilvl w:val="0"/>
          <w:numId w:val="1269"/>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69"/>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69"/>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70"/>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70"/>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70"/>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70"/>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71"/>
        </w:numPr>
      </w:pPr>
      <w:r>
        <w:rPr>
          <w:rStyle w:val="VerbatimChar"/>
        </w:rPr>
        <w:t xml:space="preserve">en.wikipedia.org</w:t>
      </w:r>
      <w:r>
        <w:t xml:space="preserve"> </w:t>
      </w:r>
      <w:r>
        <w:t xml:space="preserve">- General reference and technical documentation</w:t>
      </w:r>
    </w:p>
    <w:p>
      <w:pPr>
        <w:pStyle w:val="Compact"/>
        <w:numPr>
          <w:ilvl w:val="0"/>
          <w:numId w:val="1271"/>
        </w:numPr>
      </w:pPr>
      <w:r>
        <w:rPr>
          <w:rStyle w:val="VerbatimChar"/>
        </w:rPr>
        <w:t xml:space="preserve">r-project.org</w:t>
      </w:r>
      <w:r>
        <w:t xml:space="preserve"> </w:t>
      </w:r>
      <w:r>
        <w:t xml:space="preserve">- Official R project website</w:t>
      </w:r>
    </w:p>
    <w:p>
      <w:pPr>
        <w:pStyle w:val="Compact"/>
        <w:numPr>
          <w:ilvl w:val="0"/>
          <w:numId w:val="1271"/>
        </w:numPr>
      </w:pPr>
      <w:r>
        <w:rPr>
          <w:rStyle w:val="VerbatimChar"/>
        </w:rPr>
        <w:t xml:space="preserve">quarto.org</w:t>
      </w:r>
      <w:r>
        <w:t xml:space="preserve"> </w:t>
      </w:r>
      <w:r>
        <w:t xml:space="preserve">- Quarto publishing system documentation</w:t>
      </w:r>
    </w:p>
    <w:p>
      <w:pPr>
        <w:pStyle w:val="Compact"/>
        <w:numPr>
          <w:ilvl w:val="0"/>
          <w:numId w:val="1271"/>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72"/>
        </w:numPr>
      </w:pPr>
      <w:r>
        <w:rPr>
          <w:rStyle w:val="VerbatimChar"/>
        </w:rPr>
        <w:t xml:space="preserve">github.com/tidyverse/*</w:t>
      </w:r>
      <w:r>
        <w:t xml:space="preserve"> </w:t>
      </w:r>
      <w:r>
        <w:t xml:space="preserve">- Tidyverse package source code</w:t>
      </w:r>
    </w:p>
    <w:p>
      <w:pPr>
        <w:pStyle w:val="Compact"/>
        <w:numPr>
          <w:ilvl w:val="0"/>
          <w:numId w:val="1272"/>
        </w:numPr>
      </w:pPr>
      <w:r>
        <w:rPr>
          <w:rStyle w:val="VerbatimChar"/>
        </w:rPr>
        <w:t xml:space="preserve">github.com/r-lib/*</w:t>
      </w:r>
      <w:r>
        <w:t xml:space="preserve"> </w:t>
      </w:r>
      <w:r>
        <w:t xml:space="preserve">- R-lib package source code</w:t>
      </w:r>
    </w:p>
    <w:p>
      <w:pPr>
        <w:pStyle w:val="Compact"/>
        <w:numPr>
          <w:ilvl w:val="0"/>
          <w:numId w:val="1272"/>
        </w:numPr>
      </w:pPr>
      <w:r>
        <w:rPr>
          <w:rStyle w:val="VerbatimChar"/>
        </w:rPr>
        <w:t xml:space="preserve">github.com/rstudio/*</w:t>
      </w:r>
      <w:r>
        <w:t xml:space="preserve"> </w:t>
      </w:r>
      <w:r>
        <w:t xml:space="preserve">- RStudio package source code</w:t>
      </w:r>
    </w:p>
    <w:p>
      <w:pPr>
        <w:pStyle w:val="Compact"/>
        <w:numPr>
          <w:ilvl w:val="0"/>
          <w:numId w:val="1272"/>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38" name="Picture"/>
                  <a:graphic>
                    <a:graphicData uri="http://schemas.openxmlformats.org/drawingml/2006/picture">
                      <pic:pic>
                        <pic:nvPicPr>
                          <pic:cNvPr descr="/opt/quarto/share/formats/docx/tip.png" id="739" name="Picture"/>
                          <pic:cNvPicPr>
                            <a:picLocks noChangeArrowheads="1" noChangeAspect="1"/>
                          </pic:cNvPicPr>
                        </pic:nvPicPr>
                        <pic:blipFill>
                          <a:blip r:embed="rId3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73"/>
              </w:numPr>
            </w:pPr>
            <w:r>
              <w:t xml:space="preserve">Coding agents report blocked access to these sites</w:t>
            </w:r>
          </w:p>
          <w:p>
            <w:pPr>
              <w:pStyle w:val="Compact"/>
              <w:numPr>
                <w:ilvl w:val="0"/>
                <w:numId w:val="1273"/>
              </w:numPr>
            </w:pPr>
            <w:r>
              <w:t xml:space="preserve">You’re working on R or data science projects that use these packages</w:t>
            </w:r>
          </w:p>
          <w:p>
            <w:pPr>
              <w:pStyle w:val="Compact"/>
              <w:numPr>
                <w:ilvl w:val="0"/>
                <w:numId w:val="1273"/>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40" name="Picture"/>
                  <a:graphic>
                    <a:graphicData uri="http://schemas.openxmlformats.org/drawingml/2006/picture">
                      <pic:pic>
                        <pic:nvPicPr>
                          <pic:cNvPr descr="/opt/quarto/share/formats/docx/note.png" id="741"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74"/>
              </w:numPr>
            </w:pPr>
            <w:r>
              <w:t xml:space="preserve">Maintained by reputable organizations (Tidyverse, RStudio/Posit, R Core Team, rOpenSci)</w:t>
            </w:r>
          </w:p>
          <w:p>
            <w:pPr>
              <w:pStyle w:val="Compact"/>
              <w:numPr>
                <w:ilvl w:val="0"/>
                <w:numId w:val="1274"/>
              </w:numPr>
            </w:pPr>
            <w:r>
              <w:t xml:space="preserve">Widely used in the R community</w:t>
            </w:r>
          </w:p>
          <w:p>
            <w:pPr>
              <w:pStyle w:val="Compact"/>
              <w:numPr>
                <w:ilvl w:val="0"/>
                <w:numId w:val="1274"/>
              </w:numPr>
            </w:pPr>
            <w:r>
              <w:t xml:space="preserve">Focused on documentation and package distribution</w:t>
            </w:r>
          </w:p>
          <w:p>
            <w:pPr>
              <w:pStyle w:val="Compact"/>
              <w:numPr>
                <w:ilvl w:val="0"/>
                <w:numId w:val="1274"/>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742"/>
    <w:bookmarkEnd w:id="743"/>
    <w:bookmarkStart w:id="756"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747"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75"/>
        </w:numPr>
      </w:pPr>
      <w:r>
        <w:rPr>
          <w:b/>
          <w:bCs/>
        </w:rPr>
        <w:t xml:space="preserve">Claude Opus 4.1</w:t>
      </w:r>
      <w:r>
        <w:t xml:space="preserve">: Most capable model for complex reasoning and analysis</w:t>
      </w:r>
    </w:p>
    <w:p>
      <w:pPr>
        <w:pStyle w:val="Compact"/>
        <w:numPr>
          <w:ilvl w:val="1"/>
          <w:numId w:val="1276"/>
        </w:numPr>
      </w:pPr>
      <w:r>
        <w:rPr>
          <w:i/>
          <w:iCs/>
        </w:rPr>
        <w:t xml:space="preserve">Pros</w:t>
      </w:r>
      <w:r>
        <w:t xml:space="preserve">: Excellent at understanding nuanced requirements, handling complex codebases, superior code quality</w:t>
      </w:r>
    </w:p>
    <w:p>
      <w:pPr>
        <w:pStyle w:val="Compact"/>
        <w:numPr>
          <w:ilvl w:val="1"/>
          <w:numId w:val="1276"/>
        </w:numPr>
      </w:pPr>
      <w:r>
        <w:rPr>
          <w:i/>
          <w:iCs/>
        </w:rPr>
        <w:t xml:space="preserve">Cons</w:t>
      </w:r>
      <w:r>
        <w:t xml:space="preserve">: Slower response times, may be overkill for simple tasks, limited availability (select option required)</w:t>
      </w:r>
    </w:p>
    <w:p>
      <w:pPr>
        <w:pStyle w:val="Compact"/>
        <w:numPr>
          <w:ilvl w:val="1"/>
          <w:numId w:val="1276"/>
        </w:numPr>
      </w:pPr>
      <w:r>
        <w:rPr>
          <w:i/>
          <w:iCs/>
        </w:rPr>
        <w:t xml:space="preserve">When to use</w:t>
      </w:r>
      <w:r>
        <w:t xml:space="preserve">: Complex refactoring, architectural decisions, thorough code reviews</w:t>
      </w:r>
    </w:p>
    <w:p>
      <w:pPr>
        <w:pStyle w:val="Compact"/>
        <w:numPr>
          <w:ilvl w:val="0"/>
          <w:numId w:val="1275"/>
        </w:numPr>
      </w:pPr>
      <w:r>
        <w:rPr>
          <w:b/>
          <w:bCs/>
        </w:rPr>
        <w:t xml:space="preserve">Claude Opus 4.5</w:t>
      </w:r>
      <w:r>
        <w:t xml:space="preserve">: Latest version with enhanced capabilities</w:t>
      </w:r>
    </w:p>
    <w:p>
      <w:pPr>
        <w:pStyle w:val="Compact"/>
        <w:numPr>
          <w:ilvl w:val="1"/>
          <w:numId w:val="1277"/>
        </w:numPr>
      </w:pPr>
      <w:r>
        <w:rPr>
          <w:i/>
          <w:iCs/>
        </w:rPr>
        <w:t xml:space="preserve">Pros</w:t>
      </w:r>
      <w:r>
        <w:t xml:space="preserve">: State-of-the-art performance, improved reasoning over 4.1</w:t>
      </w:r>
    </w:p>
    <w:p>
      <w:pPr>
        <w:pStyle w:val="Compact"/>
        <w:numPr>
          <w:ilvl w:val="1"/>
          <w:numId w:val="1277"/>
        </w:numPr>
      </w:pPr>
      <w:r>
        <w:rPr>
          <w:i/>
          <w:iCs/>
        </w:rPr>
        <w:t xml:space="preserve">Cons</w:t>
      </w:r>
      <w:r>
        <w:t xml:space="preserve">: Similar trade-offs to Opus 4.1, requires selection</w:t>
      </w:r>
    </w:p>
    <w:p>
      <w:pPr>
        <w:pStyle w:val="Compact"/>
        <w:numPr>
          <w:ilvl w:val="1"/>
          <w:numId w:val="1277"/>
        </w:numPr>
      </w:pPr>
      <w:r>
        <w:rPr>
          <w:i/>
          <w:iCs/>
        </w:rPr>
        <w:t xml:space="preserve">When to use</w:t>
      </w:r>
      <w:r>
        <w:t xml:space="preserve">: Most demanding tasks requiring cutting-edge capabilities</w:t>
      </w:r>
    </w:p>
    <w:p>
      <w:pPr>
        <w:pStyle w:val="Compact"/>
        <w:numPr>
          <w:ilvl w:val="0"/>
          <w:numId w:val="1275"/>
        </w:numPr>
      </w:pPr>
      <w:r>
        <w:rPr>
          <w:b/>
          <w:bCs/>
        </w:rPr>
        <w:t xml:space="preserve">Claude Sonnet 4</w:t>
      </w:r>
      <w:r>
        <w:t xml:space="preserve">: Balanced model optimizing capability and speed</w:t>
      </w:r>
    </w:p>
    <w:p>
      <w:pPr>
        <w:pStyle w:val="Compact"/>
        <w:numPr>
          <w:ilvl w:val="1"/>
          <w:numId w:val="1278"/>
        </w:numPr>
      </w:pPr>
      <w:r>
        <w:rPr>
          <w:i/>
          <w:iCs/>
        </w:rPr>
        <w:t xml:space="preserve">Pros</w:t>
      </w:r>
      <w:r>
        <w:t xml:space="preserve">: Fast responses, strong performance, good default choice</w:t>
      </w:r>
    </w:p>
    <w:p>
      <w:pPr>
        <w:pStyle w:val="Compact"/>
        <w:numPr>
          <w:ilvl w:val="1"/>
          <w:numId w:val="1278"/>
        </w:numPr>
      </w:pPr>
      <w:r>
        <w:rPr>
          <w:i/>
          <w:iCs/>
        </w:rPr>
        <w:t xml:space="preserve">Cons</w:t>
      </w:r>
      <w:r>
        <w:t xml:space="preserve">: Slightly less capable than Opus models for very complex tasks</w:t>
      </w:r>
    </w:p>
    <w:p>
      <w:pPr>
        <w:pStyle w:val="Compact"/>
        <w:numPr>
          <w:ilvl w:val="1"/>
          <w:numId w:val="1278"/>
        </w:numPr>
      </w:pPr>
      <w:r>
        <w:rPr>
          <w:i/>
          <w:iCs/>
        </w:rPr>
        <w:t xml:space="preserve">When to use</w:t>
      </w:r>
      <w:r>
        <w:t xml:space="preserve">: General development work, most coding tasks</w:t>
      </w:r>
    </w:p>
    <w:p>
      <w:pPr>
        <w:pStyle w:val="Compact"/>
        <w:numPr>
          <w:ilvl w:val="0"/>
          <w:numId w:val="1275"/>
        </w:numPr>
      </w:pPr>
      <w:r>
        <w:rPr>
          <w:b/>
          <w:bCs/>
        </w:rPr>
        <w:t xml:space="preserve">Claude Sonnet 4.5</w:t>
      </w:r>
      <w:r>
        <w:t xml:space="preserve">: Enhanced version of Sonnet</w:t>
      </w:r>
    </w:p>
    <w:p>
      <w:pPr>
        <w:pStyle w:val="Compact"/>
        <w:numPr>
          <w:ilvl w:val="1"/>
          <w:numId w:val="1279"/>
        </w:numPr>
      </w:pPr>
      <w:r>
        <w:rPr>
          <w:i/>
          <w:iCs/>
        </w:rPr>
        <w:t xml:space="preserve">Pros</w:t>
      </w:r>
      <w:r>
        <w:t xml:space="preserve">: Improved over Sonnet 4 while maintaining speed</w:t>
      </w:r>
    </w:p>
    <w:p>
      <w:pPr>
        <w:pStyle w:val="Compact"/>
        <w:numPr>
          <w:ilvl w:val="1"/>
          <w:numId w:val="1279"/>
        </w:numPr>
      </w:pPr>
      <w:r>
        <w:rPr>
          <w:i/>
          <w:iCs/>
        </w:rPr>
        <w:t xml:space="preserve">Cons</w:t>
      </w:r>
      <w:r>
        <w:t xml:space="preserve">: Still not as powerful as Opus for extremely complex scenarios</w:t>
      </w:r>
    </w:p>
    <w:p>
      <w:pPr>
        <w:pStyle w:val="Compact"/>
        <w:numPr>
          <w:ilvl w:val="1"/>
          <w:numId w:val="1279"/>
        </w:numPr>
      </w:pPr>
      <w:r>
        <w:rPr>
          <w:i/>
          <w:iCs/>
        </w:rPr>
        <w:t xml:space="preserve">When to use</w:t>
      </w:r>
      <w:r>
        <w:t xml:space="preserve">: Most daily development tasks</w:t>
      </w:r>
    </w:p>
    <w:p>
      <w:pPr>
        <w:pStyle w:val="Compact"/>
        <w:numPr>
          <w:ilvl w:val="0"/>
          <w:numId w:val="1275"/>
        </w:numPr>
      </w:pPr>
      <w:r>
        <w:rPr>
          <w:b/>
          <w:bCs/>
        </w:rPr>
        <w:t xml:space="preserve">Claude Haiku 4.5</w:t>
      </w:r>
      <w:r>
        <w:t xml:space="preserve">: Fast, efficient model for simpler tasks</w:t>
      </w:r>
    </w:p>
    <w:p>
      <w:pPr>
        <w:pStyle w:val="Compact"/>
        <w:numPr>
          <w:ilvl w:val="1"/>
          <w:numId w:val="1280"/>
        </w:numPr>
      </w:pPr>
      <w:r>
        <w:rPr>
          <w:i/>
          <w:iCs/>
        </w:rPr>
        <w:t xml:space="preserve">Pros</w:t>
      </w:r>
      <w:r>
        <w:t xml:space="preserve">: Very fast responses, cost-effective, good for quick questions</w:t>
      </w:r>
    </w:p>
    <w:p>
      <w:pPr>
        <w:pStyle w:val="Compact"/>
        <w:numPr>
          <w:ilvl w:val="1"/>
          <w:numId w:val="1280"/>
        </w:numPr>
      </w:pPr>
      <w:r>
        <w:rPr>
          <w:i/>
          <w:iCs/>
        </w:rPr>
        <w:t xml:space="preserve">Cons</w:t>
      </w:r>
      <w:r>
        <w:t xml:space="preserve">: Less capable for complex reasoning or large codebases</w:t>
      </w:r>
    </w:p>
    <w:p>
      <w:pPr>
        <w:pStyle w:val="Compact"/>
        <w:numPr>
          <w:ilvl w:val="1"/>
          <w:numId w:val="1280"/>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744">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745">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746">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81"/>
        </w:numPr>
      </w:pPr>
      <w:r>
        <w:rPr>
          <w:b/>
          <w:bCs/>
        </w:rPr>
        <w:t xml:space="preserve">GPT-5.2-Codex</w:t>
      </w:r>
      <w:r>
        <w:t xml:space="preserve">: Specialized for code generation</w:t>
      </w:r>
    </w:p>
    <w:p>
      <w:pPr>
        <w:pStyle w:val="Compact"/>
        <w:numPr>
          <w:ilvl w:val="1"/>
          <w:numId w:val="1282"/>
        </w:numPr>
      </w:pPr>
      <w:r>
        <w:rPr>
          <w:i/>
          <w:iCs/>
        </w:rPr>
        <w:t xml:space="preserve">Pros</w:t>
      </w:r>
      <w:r>
        <w:t xml:space="preserve">: Strong code completion, good at common patterns</w:t>
      </w:r>
    </w:p>
    <w:p>
      <w:pPr>
        <w:pStyle w:val="Compact"/>
        <w:numPr>
          <w:ilvl w:val="1"/>
          <w:numId w:val="1282"/>
        </w:numPr>
      </w:pPr>
      <w:r>
        <w:rPr>
          <w:i/>
          <w:iCs/>
        </w:rPr>
        <w:t xml:space="preserve">Cons</w:t>
      </w:r>
      <w:r>
        <w:t xml:space="preserve">: May hallucinate package names or APIs</w:t>
      </w:r>
    </w:p>
    <w:p>
      <w:pPr>
        <w:pStyle w:val="Compact"/>
        <w:numPr>
          <w:ilvl w:val="1"/>
          <w:numId w:val="1282"/>
        </w:numPr>
      </w:pPr>
      <w:r>
        <w:rPr>
          <w:i/>
          <w:iCs/>
        </w:rPr>
        <w:t xml:space="preserve">When to use</w:t>
      </w:r>
      <w:r>
        <w:t xml:space="preserve">: Code completion, common coding patterns</w:t>
      </w:r>
    </w:p>
    <w:p>
      <w:pPr>
        <w:pStyle w:val="Compact"/>
        <w:numPr>
          <w:ilvl w:val="0"/>
          <w:numId w:val="1281"/>
        </w:numPr>
      </w:pPr>
      <w:r>
        <w:rPr>
          <w:b/>
          <w:bCs/>
        </w:rPr>
        <w:t xml:space="preserve">GPT-5</w:t>
      </w:r>
      <w:r>
        <w:t xml:space="preserve">: Latest general-purpose model</w:t>
      </w:r>
    </w:p>
    <w:p>
      <w:pPr>
        <w:pStyle w:val="Compact"/>
        <w:numPr>
          <w:ilvl w:val="1"/>
          <w:numId w:val="1283"/>
        </w:numPr>
      </w:pPr>
      <w:r>
        <w:rPr>
          <w:i/>
          <w:iCs/>
        </w:rPr>
        <w:t xml:space="preserve">Pros</w:t>
      </w:r>
      <w:r>
        <w:t xml:space="preserve">: Broad knowledge, good general performance</w:t>
      </w:r>
    </w:p>
    <w:p>
      <w:pPr>
        <w:pStyle w:val="Compact"/>
        <w:numPr>
          <w:ilvl w:val="1"/>
          <w:numId w:val="1283"/>
        </w:numPr>
      </w:pPr>
      <w:r>
        <w:rPr>
          <w:i/>
          <w:iCs/>
        </w:rPr>
        <w:t xml:space="preserve">Cons</w:t>
      </w:r>
      <w:r>
        <w:t xml:space="preserve">: Not specifically optimized for code</w:t>
      </w:r>
    </w:p>
    <w:p>
      <w:pPr>
        <w:pStyle w:val="Compact"/>
        <w:numPr>
          <w:ilvl w:val="1"/>
          <w:numId w:val="1283"/>
        </w:numPr>
      </w:pPr>
      <w:r>
        <w:rPr>
          <w:i/>
          <w:iCs/>
        </w:rPr>
        <w:t xml:space="preserve">When to use</w:t>
      </w:r>
      <w:r>
        <w:t xml:space="preserve">: Mixed tasks involving code and documentation</w:t>
      </w:r>
    </w:p>
    <w:p>
      <w:pPr>
        <w:pStyle w:val="Compact"/>
        <w:numPr>
          <w:ilvl w:val="0"/>
          <w:numId w:val="1281"/>
        </w:numPr>
      </w:pPr>
      <w:r>
        <w:rPr>
          <w:b/>
          <w:bCs/>
        </w:rPr>
        <w:t xml:space="preserve">GPT-5-Codex</w:t>
      </w:r>
      <w:r>
        <w:t xml:space="preserve"> </w:t>
      </w:r>
      <w:r>
        <w:t xml:space="preserve">(various versions including Mini and Max):</w:t>
      </w:r>
    </w:p>
    <w:p>
      <w:pPr>
        <w:pStyle w:val="Compact"/>
        <w:numPr>
          <w:ilvl w:val="1"/>
          <w:numId w:val="1284"/>
        </w:numPr>
      </w:pPr>
      <w:r>
        <w:rPr>
          <w:i/>
          <w:iCs/>
        </w:rPr>
        <w:t xml:space="preserve">Pros</w:t>
      </w:r>
      <w:r>
        <w:t xml:space="preserve">: Specialized variants for different use cases</w:t>
      </w:r>
    </w:p>
    <w:p>
      <w:pPr>
        <w:pStyle w:val="Compact"/>
        <w:numPr>
          <w:ilvl w:val="1"/>
          <w:numId w:val="1284"/>
        </w:numPr>
      </w:pPr>
      <w:r>
        <w:rPr>
          <w:i/>
          <w:iCs/>
        </w:rPr>
        <w:t xml:space="preserve">Cons</w:t>
      </w:r>
      <w:r>
        <w:t xml:space="preserve">: Fragmented options can be confusing</w:t>
      </w:r>
    </w:p>
    <w:p>
      <w:pPr>
        <w:pStyle w:val="Compact"/>
        <w:numPr>
          <w:ilvl w:val="1"/>
          <w:numId w:val="1284"/>
        </w:numPr>
      </w:pPr>
      <w:r>
        <w:rPr>
          <w:i/>
          <w:iCs/>
        </w:rPr>
        <w:t xml:space="preserve">When to use</w:t>
      </w:r>
      <w:r>
        <w:t xml:space="preserve">: Specific scenarios where variant optimizations matter</w:t>
      </w:r>
    </w:p>
    <w:bookmarkEnd w:id="747"/>
    <w:bookmarkStart w:id="752"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85"/>
        </w:numPr>
      </w:pPr>
      <w:r>
        <w:t xml:space="preserve">Go to the</w:t>
      </w:r>
      <w:r>
        <w:t xml:space="preserve"> </w:t>
      </w:r>
      <w:hyperlink r:id="rId748">
        <w:r>
          <w:rPr>
            <w:rStyle w:val="Hyperlink"/>
          </w:rPr>
          <w:t xml:space="preserve">OpenAI API keys page</w:t>
        </w:r>
      </w:hyperlink>
      <w:r>
        <w:t xml:space="preserve">.</w:t>
      </w:r>
    </w:p>
    <w:p>
      <w:pPr>
        <w:pStyle w:val="Compact"/>
        <w:numPr>
          <w:ilvl w:val="0"/>
          <w:numId w:val="1285"/>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85"/>
        </w:numPr>
      </w:pPr>
      <w:r>
        <w:t xml:space="preserve">Copy the key immediately and store it in a secure password manager.</w:t>
      </w:r>
    </w:p>
    <w:p>
      <w:pPr>
        <w:pStyle w:val="Compact"/>
        <w:numPr>
          <w:ilvl w:val="0"/>
          <w:numId w:val="1285"/>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85"/>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85"/>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749">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749">
        <w:r>
          <w:rPr>
            <w:rStyle w:val="Hyperlink"/>
          </w:rPr>
          <w:t xml:space="preserve">Positron Assistant setup</w:t>
        </w:r>
      </w:hyperlink>
      <w:r>
        <w:t xml:space="preserve">,</w:t>
      </w:r>
      <w:r>
        <w:t xml:space="preserve"> </w:t>
      </w:r>
      <w:hyperlink r:id="rId750">
        <w:r>
          <w:rPr>
            <w:rStyle w:val="Hyperlink"/>
          </w:rPr>
          <w:t xml:space="preserve">OpenAI API key help</w:t>
        </w:r>
      </w:hyperlink>
      <w:r>
        <w:t xml:space="preserve">,</w:t>
      </w:r>
      <w:r>
        <w:t xml:space="preserve"> </w:t>
      </w:r>
      <w:hyperlink r:id="rId751">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86"/>
        </w:numPr>
      </w:pPr>
      <w:r>
        <w:rPr>
          <w:b/>
          <w:bCs/>
        </w:rPr>
        <w:t xml:space="preserve">Gemini 2.5 Pro</w:t>
      </w:r>
      <w:r>
        <w:t xml:space="preserve">: High-capability model</w:t>
      </w:r>
    </w:p>
    <w:p>
      <w:pPr>
        <w:pStyle w:val="Compact"/>
        <w:numPr>
          <w:ilvl w:val="1"/>
          <w:numId w:val="1287"/>
        </w:numPr>
      </w:pPr>
      <w:r>
        <w:rPr>
          <w:i/>
          <w:iCs/>
        </w:rPr>
        <w:t xml:space="preserve">Pros</w:t>
      </w:r>
      <w:r>
        <w:t xml:space="preserve">: Strong multimodal capabilities, good at understanding context</w:t>
      </w:r>
    </w:p>
    <w:p>
      <w:pPr>
        <w:pStyle w:val="Compact"/>
        <w:numPr>
          <w:ilvl w:val="1"/>
          <w:numId w:val="1287"/>
        </w:numPr>
      </w:pPr>
      <w:r>
        <w:rPr>
          <w:i/>
          <w:iCs/>
        </w:rPr>
        <w:t xml:space="preserve">Cons</w:t>
      </w:r>
      <w:r>
        <w:t xml:space="preserve">: Less proven in coding scenarios than Claude or GPT</w:t>
      </w:r>
    </w:p>
    <w:p>
      <w:pPr>
        <w:pStyle w:val="Compact"/>
        <w:numPr>
          <w:ilvl w:val="1"/>
          <w:numId w:val="1287"/>
        </w:numPr>
      </w:pPr>
      <w:r>
        <w:rPr>
          <w:i/>
          <w:iCs/>
        </w:rPr>
        <w:t xml:space="preserve">When to use</w:t>
      </w:r>
      <w:r>
        <w:t xml:space="preserve">: Tasks involving images or complex context</w:t>
      </w:r>
    </w:p>
    <w:p>
      <w:pPr>
        <w:pStyle w:val="Compact"/>
        <w:numPr>
          <w:ilvl w:val="0"/>
          <w:numId w:val="1286"/>
        </w:numPr>
      </w:pPr>
      <w:r>
        <w:rPr>
          <w:b/>
          <w:bCs/>
        </w:rPr>
        <w:t xml:space="preserve">Gemini 3 Pro/Flash</w:t>
      </w:r>
      <w:r>
        <w:t xml:space="preserve"> </w:t>
      </w:r>
      <w:r>
        <w:t xml:space="preserve">(Preview): Latest generation</w:t>
      </w:r>
    </w:p>
    <w:p>
      <w:pPr>
        <w:pStyle w:val="Compact"/>
        <w:numPr>
          <w:ilvl w:val="1"/>
          <w:numId w:val="1288"/>
        </w:numPr>
      </w:pPr>
      <w:r>
        <w:rPr>
          <w:i/>
          <w:iCs/>
        </w:rPr>
        <w:t xml:space="preserve">Pros</w:t>
      </w:r>
      <w:r>
        <w:t xml:space="preserve">: Cutting-edge capabilities, flash variant offers speed</w:t>
      </w:r>
    </w:p>
    <w:p>
      <w:pPr>
        <w:pStyle w:val="Compact"/>
        <w:numPr>
          <w:ilvl w:val="1"/>
          <w:numId w:val="1288"/>
        </w:numPr>
      </w:pPr>
      <w:r>
        <w:rPr>
          <w:i/>
          <w:iCs/>
        </w:rPr>
        <w:t xml:space="preserve">Cons</w:t>
      </w:r>
      <w:r>
        <w:t xml:space="preserve">: Preview status means less stable, limited track record</w:t>
      </w:r>
    </w:p>
    <w:p>
      <w:pPr>
        <w:pStyle w:val="Compact"/>
        <w:numPr>
          <w:ilvl w:val="1"/>
          <w:numId w:val="1288"/>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752"/>
    <w:bookmarkStart w:id="753"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89"/>
        </w:numPr>
      </w:pPr>
      <w:r>
        <w:rPr>
          <w:i/>
          <w:iCs/>
        </w:rPr>
        <w:t xml:space="preserve">What it does</w:t>
      </w:r>
      <w:r>
        <w:t xml:space="preserve">: Enables previews of experimental features in your editor</w:t>
      </w:r>
    </w:p>
    <w:p>
      <w:pPr>
        <w:pStyle w:val="Compact"/>
        <w:numPr>
          <w:ilvl w:val="0"/>
          <w:numId w:val="1289"/>
        </w:numPr>
      </w:pPr>
      <w:r>
        <w:rPr>
          <w:i/>
          <w:iCs/>
        </w:rPr>
        <w:t xml:space="preserve">Pros</w:t>
      </w:r>
      <w:r>
        <w:t xml:space="preserve">: Access to latest capabilities before general release</w:t>
      </w:r>
    </w:p>
    <w:p>
      <w:pPr>
        <w:pStyle w:val="Compact"/>
        <w:numPr>
          <w:ilvl w:val="0"/>
          <w:numId w:val="1289"/>
        </w:numPr>
      </w:pPr>
      <w:r>
        <w:rPr>
          <w:i/>
          <w:iCs/>
        </w:rPr>
        <w:t xml:space="preserve">Cons</w:t>
      </w:r>
      <w:r>
        <w:t xml:space="preserve">: May have bugs or unstable behavior</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90"/>
        </w:numPr>
      </w:pPr>
      <w:r>
        <w:rPr>
          <w:i/>
          <w:iCs/>
        </w:rPr>
        <w:t xml:space="preserve">What it does</w:t>
      </w:r>
      <w:r>
        <w:t xml:space="preserve">: Enables Copilot chat interface on GitHub.com</w:t>
      </w:r>
    </w:p>
    <w:p>
      <w:pPr>
        <w:pStyle w:val="Compact"/>
        <w:numPr>
          <w:ilvl w:val="0"/>
          <w:numId w:val="1290"/>
        </w:numPr>
      </w:pPr>
      <w:r>
        <w:rPr>
          <w:i/>
          <w:iCs/>
        </w:rPr>
        <w:t xml:space="preserve">Pros</w:t>
      </w:r>
      <w:r>
        <w:t xml:space="preserve">: Quick access to Copilot without opening an editor, useful for reviewing PRs</w:t>
      </w:r>
    </w:p>
    <w:p>
      <w:pPr>
        <w:pStyle w:val="Compact"/>
        <w:numPr>
          <w:ilvl w:val="0"/>
          <w:numId w:val="1290"/>
        </w:numPr>
      </w:pPr>
      <w:r>
        <w:rPr>
          <w:i/>
          <w:iCs/>
        </w:rPr>
        <w:t xml:space="preserve">Cons</w:t>
      </w:r>
      <w:r>
        <w:t xml:space="preserve">: Only available with paid license</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91"/>
        </w:numPr>
      </w:pPr>
      <w:r>
        <w:rPr>
          <w:i/>
          <w:iCs/>
        </w:rPr>
        <w:t xml:space="preserve">What it does</w:t>
      </w:r>
      <w:r>
        <w:t xml:space="preserve">: GitHub Copilot for assistance in terminal</w:t>
      </w:r>
    </w:p>
    <w:p>
      <w:pPr>
        <w:pStyle w:val="Compact"/>
        <w:numPr>
          <w:ilvl w:val="0"/>
          <w:numId w:val="1291"/>
        </w:numPr>
      </w:pPr>
      <w:r>
        <w:rPr>
          <w:i/>
          <w:iCs/>
        </w:rPr>
        <w:t xml:space="preserve">Pros</w:t>
      </w:r>
      <w:r>
        <w:t xml:space="preserve">: AI help for command-line operations, shell commands, and git operations</w:t>
      </w:r>
    </w:p>
    <w:p>
      <w:pPr>
        <w:pStyle w:val="Compact"/>
        <w:numPr>
          <w:ilvl w:val="0"/>
          <w:numId w:val="1291"/>
        </w:numPr>
      </w:pPr>
      <w:r>
        <w:rPr>
          <w:i/>
          <w:iCs/>
        </w:rPr>
        <w:t xml:space="preserve">Cons</w:t>
      </w:r>
      <w:r>
        <w:t xml:space="preserve">: Requires separate installation and setup</w:t>
      </w:r>
    </w:p>
    <w:p>
      <w:pPr>
        <w:pStyle w:val="Compact"/>
        <w:numPr>
          <w:ilvl w:val="0"/>
          <w:numId w:val="1291"/>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92"/>
        </w:numPr>
      </w:pPr>
      <w:r>
        <w:rPr>
          <w:i/>
          <w:iCs/>
        </w:rPr>
        <w:t xml:space="preserve">What it does</w:t>
      </w:r>
      <w:r>
        <w:t xml:space="preserve">: Enables Copilot in GitHub Desktop app</w:t>
      </w:r>
    </w:p>
    <w:p>
      <w:pPr>
        <w:pStyle w:val="Compact"/>
        <w:numPr>
          <w:ilvl w:val="0"/>
          <w:numId w:val="1292"/>
        </w:numPr>
      </w:pPr>
      <w:r>
        <w:rPr>
          <w:i/>
          <w:iCs/>
        </w:rPr>
        <w:t xml:space="preserve">Pros</w:t>
      </w:r>
      <w:r>
        <w:t xml:space="preserve">: AI assistance in GUI git client</w:t>
      </w:r>
    </w:p>
    <w:p>
      <w:pPr>
        <w:pStyle w:val="Compact"/>
        <w:numPr>
          <w:ilvl w:val="0"/>
          <w:numId w:val="1292"/>
        </w:numPr>
      </w:pPr>
      <w:r>
        <w:rPr>
          <w:i/>
          <w:iCs/>
        </w:rPr>
        <w:t xml:space="preserve">Cons</w:t>
      </w:r>
      <w:r>
        <w:t xml:space="preserve">: Limited compared to editor integration</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93"/>
        </w:numPr>
      </w:pPr>
      <w:r>
        <w:rPr>
          <w:i/>
          <w:iCs/>
        </w:rPr>
        <w:t xml:space="preserve">What it does</w:t>
      </w:r>
      <w:r>
        <w:t xml:space="preserve">: Enables chat interface in your code editor</w:t>
      </w:r>
    </w:p>
    <w:p>
      <w:pPr>
        <w:pStyle w:val="Compact"/>
        <w:numPr>
          <w:ilvl w:val="0"/>
          <w:numId w:val="1293"/>
        </w:numPr>
      </w:pPr>
      <w:r>
        <w:rPr>
          <w:i/>
          <w:iCs/>
        </w:rPr>
        <w:t xml:space="preserve">Pros</w:t>
      </w:r>
      <w:r>
        <w:t xml:space="preserve">: Context-aware help, refactoring assistance, code explanation</w:t>
      </w:r>
    </w:p>
    <w:p>
      <w:pPr>
        <w:pStyle w:val="Compact"/>
        <w:numPr>
          <w:ilvl w:val="0"/>
          <w:numId w:val="1293"/>
        </w:numPr>
      </w:pPr>
      <w:r>
        <w:rPr>
          <w:i/>
          <w:iCs/>
        </w:rPr>
        <w:t xml:space="preserve">Cons</w:t>
      </w:r>
      <w:r>
        <w:t xml:space="preserve">: Can be distracting if overused</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94"/>
        </w:numPr>
      </w:pPr>
      <w:r>
        <w:rPr>
          <w:i/>
          <w:iCs/>
        </w:rPr>
        <w:t xml:space="preserve">What it does</w:t>
      </w:r>
      <w:r>
        <w:t xml:space="preserve">: Enables Copilot chat in mobile app</w:t>
      </w:r>
    </w:p>
    <w:p>
      <w:pPr>
        <w:pStyle w:val="Compact"/>
        <w:numPr>
          <w:ilvl w:val="0"/>
          <w:numId w:val="1294"/>
        </w:numPr>
      </w:pPr>
      <w:r>
        <w:rPr>
          <w:i/>
          <w:iCs/>
        </w:rPr>
        <w:t xml:space="preserve">Pros</w:t>
      </w:r>
      <w:r>
        <w:t xml:space="preserve">: Quick access on mobile devices</w:t>
      </w:r>
    </w:p>
    <w:p>
      <w:pPr>
        <w:pStyle w:val="Compact"/>
        <w:numPr>
          <w:ilvl w:val="0"/>
          <w:numId w:val="1294"/>
        </w:numPr>
      </w:pPr>
      <w:r>
        <w:rPr>
          <w:i/>
          <w:iCs/>
        </w:rPr>
        <w:t xml:space="preserve">Cons</w:t>
      </w:r>
      <w:r>
        <w:t xml:space="preserve">: Limited by mobile interface</w:t>
      </w:r>
    </w:p>
    <w:p>
      <w:pPr>
        <w:pStyle w:val="Compact"/>
        <w:numPr>
          <w:ilvl w:val="0"/>
          <w:numId w:val="129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95"/>
        </w:numPr>
      </w:pPr>
      <w:r>
        <w:rPr>
          <w:i/>
          <w:iCs/>
        </w:rPr>
        <w:t xml:space="preserve">What it does</w:t>
      </w:r>
      <w:r>
        <w:t xml:space="preserve">: Allows Copilot to search internet for up-to-date information</w:t>
      </w:r>
    </w:p>
    <w:p>
      <w:pPr>
        <w:pStyle w:val="Compact"/>
        <w:numPr>
          <w:ilvl w:val="0"/>
          <w:numId w:val="1295"/>
        </w:numPr>
      </w:pPr>
      <w:r>
        <w:rPr>
          <w:i/>
          <w:iCs/>
        </w:rPr>
        <w:t xml:space="preserve">Pros</w:t>
      </w:r>
      <w:r>
        <w:t xml:space="preserve">: Access to current documentation, recent library changes, latest best practices</w:t>
      </w:r>
    </w:p>
    <w:p>
      <w:pPr>
        <w:pStyle w:val="Compact"/>
        <w:numPr>
          <w:ilvl w:val="0"/>
          <w:numId w:val="1295"/>
        </w:numPr>
      </w:pPr>
      <w:r>
        <w:rPr>
          <w:i/>
          <w:iCs/>
        </w:rPr>
        <w:t xml:space="preserve">Cons</w:t>
      </w:r>
      <w:r>
        <w:t xml:space="preserve">: May introduce latency, results depend on search quality</w:t>
      </w:r>
    </w:p>
    <w:p>
      <w:pPr>
        <w:pStyle w:val="Compact"/>
        <w:numPr>
          <w:ilvl w:val="0"/>
          <w:numId w:val="1295"/>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753"/>
    <w:bookmarkStart w:id="754"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96"/>
        </w:numPr>
      </w:pPr>
      <w:r>
        <w:rPr>
          <w:i/>
          <w:iCs/>
        </w:rPr>
        <w:t xml:space="preserve">What it does</w:t>
      </w:r>
      <w:r>
        <w:t xml:space="preserve">: Allows instant chatting when landing on GitHub.com</w:t>
      </w:r>
    </w:p>
    <w:p>
      <w:pPr>
        <w:pStyle w:val="Compact"/>
        <w:numPr>
          <w:ilvl w:val="0"/>
          <w:numId w:val="1296"/>
        </w:numPr>
      </w:pPr>
      <w:r>
        <w:rPr>
          <w:i/>
          <w:iCs/>
        </w:rPr>
        <w:t xml:space="preserve">Pros</w:t>
      </w:r>
      <w:r>
        <w:t xml:space="preserve">: Quick access to Copilot without navigating menus</w:t>
      </w:r>
    </w:p>
    <w:p>
      <w:pPr>
        <w:pStyle w:val="Compact"/>
        <w:numPr>
          <w:ilvl w:val="0"/>
          <w:numId w:val="1296"/>
        </w:numPr>
      </w:pPr>
      <w:r>
        <w:rPr>
          <w:i/>
          <w:iCs/>
        </w:rPr>
        <w:t xml:space="preserve">Cons</w:t>
      </w:r>
      <w:r>
        <w:t xml:space="preserve">: None significant</w:t>
      </w:r>
    </w:p>
    <w:p>
      <w:pPr>
        <w:pStyle w:val="Compact"/>
        <w:numPr>
          <w:ilvl w:val="0"/>
          <w:numId w:val="1296"/>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97"/>
        </w:numPr>
      </w:pPr>
      <w:r>
        <w:rPr>
          <w:i/>
          <w:iCs/>
        </w:rPr>
        <w:t xml:space="preserve">What it does</w:t>
      </w:r>
      <w:r>
        <w:t xml:space="preserve">: Use Copilot to review your code and generate pull request summaries</w:t>
      </w:r>
    </w:p>
    <w:p>
      <w:pPr>
        <w:pStyle w:val="Compact"/>
        <w:numPr>
          <w:ilvl w:val="0"/>
          <w:numId w:val="1297"/>
        </w:numPr>
      </w:pPr>
      <w:r>
        <w:rPr>
          <w:i/>
          <w:iCs/>
        </w:rPr>
        <w:t xml:space="preserve">Pros</w:t>
      </w:r>
      <w:r>
        <w:t xml:space="preserve">: Automated code review suggestions, PR summary generation, catches common issues</w:t>
      </w:r>
    </w:p>
    <w:p>
      <w:pPr>
        <w:pStyle w:val="Compact"/>
        <w:numPr>
          <w:ilvl w:val="0"/>
          <w:numId w:val="1297"/>
        </w:numPr>
      </w:pPr>
      <w:r>
        <w:rPr>
          <w:i/>
          <w:iCs/>
        </w:rPr>
        <w:t xml:space="preserve">Cons</w:t>
      </w:r>
      <w:r>
        <w:t xml:space="preserve">: May generate false positives, shouldn’t replace human review</w:t>
      </w:r>
    </w:p>
    <w:p>
      <w:pPr>
        <w:pStyle w:val="Compact"/>
        <w:numPr>
          <w:ilvl w:val="0"/>
          <w:numId w:val="1297"/>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98"/>
        </w:numPr>
      </w:pPr>
      <w:r>
        <w:rPr>
          <w:i/>
          <w:iCs/>
        </w:rPr>
        <w:t xml:space="preserve">What it does</w:t>
      </w:r>
      <w:r>
        <w:t xml:space="preserve">: Automatically reviews all pull requests you create</w:t>
      </w:r>
    </w:p>
    <w:p>
      <w:pPr>
        <w:pStyle w:val="Compact"/>
        <w:numPr>
          <w:ilvl w:val="0"/>
          <w:numId w:val="1298"/>
        </w:numPr>
      </w:pPr>
      <w:r>
        <w:rPr>
          <w:i/>
          <w:iCs/>
        </w:rPr>
        <w:t xml:space="preserve">Pros</w:t>
      </w:r>
      <w:r>
        <w:t xml:space="preserve">: Catches issues early without manual triggering</w:t>
      </w:r>
    </w:p>
    <w:p>
      <w:pPr>
        <w:pStyle w:val="Compact"/>
        <w:numPr>
          <w:ilvl w:val="0"/>
          <w:numId w:val="1298"/>
        </w:numPr>
      </w:pPr>
      <w:r>
        <w:rPr>
          <w:i/>
          <w:iCs/>
        </w:rPr>
        <w:t xml:space="preserve">Cons</w:t>
      </w:r>
      <w:r>
        <w:t xml:space="preserve">: May be noisy on simple PRs, uses API quota</w:t>
      </w:r>
    </w:p>
    <w:p>
      <w:pPr>
        <w:pStyle w:val="Compact"/>
        <w:numPr>
          <w:ilvl w:val="0"/>
          <w:numId w:val="1298"/>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99"/>
        </w:numPr>
      </w:pPr>
      <w:r>
        <w:rPr>
          <w:i/>
          <w:iCs/>
        </w:rPr>
        <w:t xml:space="preserve">What it does</w:t>
      </w:r>
      <w:r>
        <w:t xml:space="preserve">: Delegate tasks to Copilot coding agent in repositories where it is enabled</w:t>
      </w:r>
    </w:p>
    <w:p>
      <w:pPr>
        <w:pStyle w:val="Compact"/>
        <w:numPr>
          <w:ilvl w:val="0"/>
          <w:numId w:val="1299"/>
        </w:numPr>
      </w:pPr>
      <w:r>
        <w:rPr>
          <w:i/>
          <w:iCs/>
        </w:rPr>
        <w:t xml:space="preserve">Pros</w:t>
      </w:r>
      <w:r>
        <w:t xml:space="preserve">: Autonomous multi-file edits, can execute complex refactoring, runs tests and fixes issues</w:t>
      </w:r>
    </w:p>
    <w:p>
      <w:pPr>
        <w:pStyle w:val="Compact"/>
        <w:numPr>
          <w:ilvl w:val="0"/>
          <w:numId w:val="1299"/>
        </w:numPr>
      </w:pPr>
      <w:r>
        <w:rPr>
          <w:i/>
          <w:iCs/>
        </w:rPr>
        <w:t xml:space="preserve">Cons</w:t>
      </w:r>
      <w:r>
        <w:t xml:space="preserve">: Requires careful oversight, can make unwanted changes if instructions unclear</w:t>
      </w:r>
    </w:p>
    <w:p>
      <w:pPr>
        <w:pStyle w:val="Compact"/>
        <w:numPr>
          <w:ilvl w:val="0"/>
          <w:numId w:val="1299"/>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300"/>
        </w:numPr>
      </w:pPr>
      <w:r>
        <w:rPr>
          <w:i/>
          <w:iCs/>
        </w:rPr>
        <w:t xml:space="preserve">What it does</w:t>
      </w:r>
      <w:r>
        <w:t xml:space="preserve">: Remember repository context across Copilot agent interactions</w:t>
      </w:r>
    </w:p>
    <w:p>
      <w:pPr>
        <w:pStyle w:val="Compact"/>
        <w:numPr>
          <w:ilvl w:val="0"/>
          <w:numId w:val="1300"/>
        </w:numPr>
      </w:pPr>
      <w:r>
        <w:rPr>
          <w:i/>
          <w:iCs/>
        </w:rPr>
        <w:t xml:space="preserve">Pros</w:t>
      </w:r>
      <w:r>
        <w:t xml:space="preserve">: Better context awareness, learns repository patterns and conventions</w:t>
      </w:r>
    </w:p>
    <w:p>
      <w:pPr>
        <w:pStyle w:val="Compact"/>
        <w:numPr>
          <w:ilvl w:val="0"/>
          <w:numId w:val="1300"/>
        </w:numPr>
      </w:pPr>
      <w:r>
        <w:rPr>
          <w:i/>
          <w:iCs/>
        </w:rPr>
        <w:t xml:space="preserve">Cons</w:t>
      </w:r>
      <w:r>
        <w:t xml:space="preserve">: Preview feature governed by pre-release terms, potential privacy implications</w:t>
      </w:r>
    </w:p>
    <w:p>
      <w:pPr>
        <w:pStyle w:val="Compact"/>
        <w:numPr>
          <w:ilvl w:val="0"/>
          <w:numId w:val="1300"/>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301"/>
        </w:numPr>
      </w:pPr>
      <w:r>
        <w:rPr>
          <w:i/>
          <w:iCs/>
        </w:rPr>
        <w:t xml:space="preserve">What it does</w:t>
      </w:r>
      <w:r>
        <w:t xml:space="preserve">: Connect MCP servers to Copilot in all editors and Coding Agent</w:t>
      </w:r>
    </w:p>
    <w:p>
      <w:pPr>
        <w:pStyle w:val="Compact"/>
        <w:numPr>
          <w:ilvl w:val="0"/>
          <w:numId w:val="1301"/>
        </w:numPr>
      </w:pPr>
      <w:r>
        <w:rPr>
          <w:i/>
          <w:iCs/>
        </w:rPr>
        <w:t xml:space="preserve">Pros</w:t>
      </w:r>
      <w:r>
        <w:t xml:space="preserve">: Extend Copilot with custom tools and integrations</w:t>
      </w:r>
    </w:p>
    <w:p>
      <w:pPr>
        <w:pStyle w:val="Compact"/>
        <w:numPr>
          <w:ilvl w:val="0"/>
          <w:numId w:val="1301"/>
        </w:numPr>
      </w:pPr>
      <w:r>
        <w:rPr>
          <w:i/>
          <w:iCs/>
        </w:rPr>
        <w:t xml:space="preserve">Cons</w:t>
      </w:r>
      <w:r>
        <w:t xml:space="preserve">: Requires MCP server setup and maintenance</w:t>
      </w:r>
    </w:p>
    <w:p>
      <w:pPr>
        <w:pStyle w:val="Compact"/>
        <w:numPr>
          <w:ilvl w:val="0"/>
          <w:numId w:val="1301"/>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302"/>
        </w:numPr>
      </w:pPr>
      <w:r>
        <w:rPr>
          <w:i/>
          <w:iCs/>
        </w:rPr>
        <w:t xml:space="preserve">What it does</w:t>
      </w:r>
      <w:r>
        <w:t xml:space="preserve">: Allow Copilot to suggest commit messages when you make changes</w:t>
      </w:r>
    </w:p>
    <w:p>
      <w:pPr>
        <w:pStyle w:val="Compact"/>
        <w:numPr>
          <w:ilvl w:val="0"/>
          <w:numId w:val="1302"/>
        </w:numPr>
      </w:pPr>
      <w:r>
        <w:rPr>
          <w:i/>
          <w:iCs/>
        </w:rPr>
        <w:t xml:space="preserve">Pros</w:t>
      </w:r>
      <w:r>
        <w:t xml:space="preserve">: Saves time, generates descriptive messages based on code changes</w:t>
      </w:r>
    </w:p>
    <w:p>
      <w:pPr>
        <w:pStyle w:val="Compact"/>
        <w:numPr>
          <w:ilvl w:val="0"/>
          <w:numId w:val="1302"/>
        </w:numPr>
      </w:pPr>
      <w:r>
        <w:rPr>
          <w:i/>
          <w:iCs/>
        </w:rPr>
        <w:t xml:space="preserve">Cons</w:t>
      </w:r>
      <w:r>
        <w:t xml:space="preserve">: May miss important context, still requires review</w:t>
      </w:r>
    </w:p>
    <w:p>
      <w:pPr>
        <w:pStyle w:val="Compact"/>
        <w:numPr>
          <w:ilvl w:val="0"/>
          <w:numId w:val="1302"/>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303"/>
        </w:numPr>
      </w:pPr>
      <w:r>
        <w:rPr>
          <w:i/>
          <w:iCs/>
        </w:rPr>
        <w:t xml:space="preserve">What it does</w:t>
      </w:r>
      <w:r>
        <w:t xml:space="preserve">: View and create Copilot Spaces (collaborative AI environments)</w:t>
      </w:r>
    </w:p>
    <w:p>
      <w:pPr>
        <w:pStyle w:val="Compact"/>
        <w:numPr>
          <w:ilvl w:val="0"/>
          <w:numId w:val="1303"/>
        </w:numPr>
      </w:pPr>
      <w:r>
        <w:rPr>
          <w:i/>
          <w:iCs/>
        </w:rPr>
        <w:t xml:space="preserve">Pros</w:t>
      </w:r>
      <w:r>
        <w:t xml:space="preserve">: Share AI context with team members</w:t>
      </w:r>
    </w:p>
    <w:p>
      <w:pPr>
        <w:pStyle w:val="Compact"/>
        <w:numPr>
          <w:ilvl w:val="0"/>
          <w:numId w:val="1303"/>
        </w:numPr>
      </w:pPr>
      <w:r>
        <w:rPr>
          <w:i/>
          <w:iCs/>
        </w:rPr>
        <w:t xml:space="preserve">Cons</w:t>
      </w:r>
      <w:r>
        <w:t xml:space="preserve">: Additional complexity for individual work</w:t>
      </w:r>
    </w:p>
    <w:p>
      <w:pPr>
        <w:pStyle w:val="Compact"/>
        <w:numPr>
          <w:ilvl w:val="0"/>
          <w:numId w:val="1303"/>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304"/>
        </w:numPr>
      </w:pPr>
      <w:r>
        <w:rPr>
          <w:i/>
          <w:iCs/>
        </w:rPr>
        <w:t xml:space="preserve">What it does</w:t>
      </w:r>
      <w:r>
        <w:t xml:space="preserve">: Create individually owned Copilot Spaces</w:t>
      </w:r>
    </w:p>
    <w:p>
      <w:pPr>
        <w:pStyle w:val="Compact"/>
        <w:numPr>
          <w:ilvl w:val="0"/>
          <w:numId w:val="1304"/>
        </w:numPr>
      </w:pPr>
      <w:r>
        <w:rPr>
          <w:i/>
          <w:iCs/>
        </w:rPr>
        <w:t xml:space="preserve">Pros</w:t>
      </w:r>
      <w:r>
        <w:t xml:space="preserve">: Personal AI workspaces for complex projects</w:t>
      </w:r>
    </w:p>
    <w:p>
      <w:pPr>
        <w:pStyle w:val="Compact"/>
        <w:numPr>
          <w:ilvl w:val="0"/>
          <w:numId w:val="1304"/>
        </w:numPr>
      </w:pPr>
      <w:r>
        <w:rPr>
          <w:i/>
          <w:iCs/>
        </w:rPr>
        <w:t xml:space="preserve">Cons</w:t>
      </w:r>
      <w:r>
        <w:t xml:space="preserve">: May fragment your workflow</w:t>
      </w:r>
    </w:p>
    <w:p>
      <w:pPr>
        <w:pStyle w:val="Compact"/>
        <w:numPr>
          <w:ilvl w:val="0"/>
          <w:numId w:val="1304"/>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305"/>
        </w:numPr>
      </w:pPr>
      <w:r>
        <w:rPr>
          <w:i/>
          <w:iCs/>
        </w:rPr>
        <w:t xml:space="preserve">What it does</w:t>
      </w:r>
      <w:r>
        <w:t xml:space="preserve">: Share individually owned Copilot Spaces</w:t>
      </w:r>
    </w:p>
    <w:p>
      <w:pPr>
        <w:pStyle w:val="Compact"/>
        <w:numPr>
          <w:ilvl w:val="0"/>
          <w:numId w:val="1305"/>
        </w:numPr>
      </w:pPr>
      <w:r>
        <w:rPr>
          <w:i/>
          <w:iCs/>
        </w:rPr>
        <w:t xml:space="preserve">Pros</w:t>
      </w:r>
      <w:r>
        <w:t xml:space="preserve">: Collaborate while maintaining ownership</w:t>
      </w:r>
    </w:p>
    <w:p>
      <w:pPr>
        <w:pStyle w:val="Compact"/>
        <w:numPr>
          <w:ilvl w:val="0"/>
          <w:numId w:val="1305"/>
        </w:numPr>
      </w:pPr>
      <w:r>
        <w:rPr>
          <w:i/>
          <w:iCs/>
        </w:rPr>
        <w:t xml:space="preserve">Cons</w:t>
      </w:r>
      <w:r>
        <w:t xml:space="preserve">: None significant</w:t>
      </w:r>
    </w:p>
    <w:p>
      <w:pPr>
        <w:pStyle w:val="Compact"/>
        <w:numPr>
          <w:ilvl w:val="0"/>
          <w:numId w:val="1305"/>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754"/>
    <w:bookmarkStart w:id="755"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306"/>
        </w:numPr>
      </w:pPr>
      <w:r>
        <w:t xml:space="preserve">All Copilot Chat options (GitHub.com, CLI, IDE, Mobile)</w:t>
      </w:r>
    </w:p>
    <w:p>
      <w:pPr>
        <w:pStyle w:val="Compact"/>
        <w:numPr>
          <w:ilvl w:val="0"/>
          <w:numId w:val="1306"/>
        </w:numPr>
      </w:pPr>
      <w:r>
        <w:t xml:space="preserve">Web search capability</w:t>
      </w:r>
    </w:p>
    <w:p>
      <w:pPr>
        <w:pStyle w:val="Compact"/>
        <w:numPr>
          <w:ilvl w:val="0"/>
          <w:numId w:val="1306"/>
        </w:numPr>
      </w:pPr>
      <w:r>
        <w:t xml:space="preserve">Dashboard Entry Point</w:t>
      </w:r>
    </w:p>
    <w:p>
      <w:pPr>
        <w:pStyle w:val="Compact"/>
        <w:numPr>
          <w:ilvl w:val="0"/>
          <w:numId w:val="1306"/>
        </w:numPr>
      </w:pPr>
      <w:r>
        <w:t xml:space="preserve">Copilot code review (but not automatic review initially)</w:t>
      </w:r>
    </w:p>
    <w:p>
      <w:pPr>
        <w:pStyle w:val="Compact"/>
        <w:numPr>
          <w:ilvl w:val="0"/>
          <w:numId w:val="1306"/>
        </w:numPr>
      </w:pPr>
      <w:r>
        <w:t xml:space="preserve">Copilot coding agent</w:t>
      </w:r>
    </w:p>
    <w:p>
      <w:pPr>
        <w:pStyle w:val="Compact"/>
        <w:numPr>
          <w:ilvl w:val="0"/>
          <w:numId w:val="1306"/>
        </w:numPr>
      </w:pPr>
      <w:r>
        <w:t xml:space="preserve">Copilot Memory</w:t>
      </w:r>
    </w:p>
    <w:p>
      <w:pPr>
        <w:pStyle w:val="Compact"/>
        <w:numPr>
          <w:ilvl w:val="0"/>
          <w:numId w:val="1306"/>
        </w:numPr>
      </w:pPr>
      <w:r>
        <w:t xml:space="preserve">MCP servers (if configured)</w:t>
      </w:r>
    </w:p>
    <w:p>
      <w:pPr>
        <w:pStyle w:val="Compact"/>
        <w:numPr>
          <w:ilvl w:val="0"/>
          <w:numId w:val="1306"/>
        </w:numPr>
      </w:pPr>
      <w:r>
        <w:t xml:space="preserve">Copilot-generated commit messages</w:t>
      </w:r>
    </w:p>
    <w:p>
      <w:pPr>
        <w:pStyle w:val="Compact"/>
        <w:numPr>
          <w:ilvl w:val="0"/>
          <w:numId w:val="1306"/>
        </w:numPr>
      </w:pPr>
      <w:r>
        <w:t xml:space="preserve">All Copilot Spaces options</w:t>
      </w:r>
    </w:p>
    <w:p>
      <w:pPr>
        <w:pStyle w:val="FirstParagraph"/>
      </w:pPr>
      <w:r>
        <w:rPr>
          <w:b/>
          <w:bCs/>
        </w:rPr>
        <w:t xml:space="preserve">Model selection:</w:t>
      </w:r>
    </w:p>
    <w:p>
      <w:pPr>
        <w:pStyle w:val="Compact"/>
        <w:numPr>
          <w:ilvl w:val="0"/>
          <w:numId w:val="1307"/>
        </w:numPr>
      </w:pPr>
      <w:r>
        <w:t xml:space="preserve">Default: Claude Sonnet 4.5</w:t>
      </w:r>
    </w:p>
    <w:p>
      <w:pPr>
        <w:pStyle w:val="Compact"/>
        <w:numPr>
          <w:ilvl w:val="0"/>
          <w:numId w:val="1307"/>
        </w:numPr>
      </w:pPr>
      <w:r>
        <w:t xml:space="preserve">Complex tasks: Claude Opus 4.5</w:t>
      </w:r>
    </w:p>
    <w:p>
      <w:pPr>
        <w:pStyle w:val="Compact"/>
        <w:numPr>
          <w:ilvl w:val="0"/>
          <w:numId w:val="1307"/>
        </w:numPr>
      </w:pPr>
      <w:r>
        <w:t xml:space="preserve">Quick completions: Claude Haiku 4.5</w:t>
      </w:r>
    </w:p>
    <w:p>
      <w:pPr>
        <w:pStyle w:val="FirstParagraph"/>
      </w:pPr>
      <w:r>
        <w:rPr>
          <w:b/>
          <w:bCs/>
        </w:rPr>
        <w:t xml:space="preserve">Enable with caution:</w:t>
      </w:r>
    </w:p>
    <w:p>
      <w:pPr>
        <w:pStyle w:val="Compact"/>
        <w:numPr>
          <w:ilvl w:val="0"/>
          <w:numId w:val="1308"/>
        </w:numPr>
      </w:pPr>
      <w:r>
        <w:t xml:space="preserve">Editor preview features (only if comfortable with potential instability)</w:t>
      </w:r>
    </w:p>
    <w:p>
      <w:pPr>
        <w:pStyle w:val="Compact"/>
        <w:numPr>
          <w:ilvl w:val="0"/>
          <w:numId w:val="1308"/>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755"/>
    <w:bookmarkEnd w:id="756"/>
    <w:bookmarkStart w:id="769"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57"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309"/>
        </w:numPr>
      </w:pPr>
      <w:r>
        <w:t xml:space="preserve">Faster agent startup and execution</w:t>
      </w:r>
    </w:p>
    <w:p>
      <w:pPr>
        <w:pStyle w:val="Compact"/>
        <w:numPr>
          <w:ilvl w:val="0"/>
          <w:numId w:val="1309"/>
        </w:numPr>
      </w:pPr>
      <w:r>
        <w:t xml:space="preserve">More reliable builds and tests</w:t>
      </w:r>
    </w:p>
    <w:p>
      <w:pPr>
        <w:pStyle w:val="Compact"/>
        <w:numPr>
          <w:ilvl w:val="0"/>
          <w:numId w:val="1309"/>
        </w:numPr>
      </w:pPr>
      <w:r>
        <w:t xml:space="preserve">Access to private or authenticated dependencies</w:t>
      </w:r>
    </w:p>
    <w:p>
      <w:pPr>
        <w:pStyle w:val="Compact"/>
        <w:numPr>
          <w:ilvl w:val="0"/>
          <w:numId w:val="1309"/>
        </w:numPr>
      </w:pPr>
      <w:r>
        <w:t xml:space="preserve">Consistent development environment across all agent sessions</w:t>
      </w:r>
    </w:p>
    <w:bookmarkEnd w:id="757"/>
    <w:bookmarkStart w:id="758"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58"/>
    <w:bookmarkStart w:id="759"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59"/>
    <w:bookmarkStart w:id="762"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760">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10"/>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10"/>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10"/>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10"/>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61">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62"/>
    <w:bookmarkStart w:id="763"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11"/>
        </w:numPr>
      </w:pPr>
      <w:r>
        <w:rPr>
          <w:rStyle w:val="VerbatimChar"/>
        </w:rPr>
        <w:t xml:space="preserve">steps</w:t>
      </w:r>
      <w:r>
        <w:t xml:space="preserve">: Setup commands and actions to run</w:t>
      </w:r>
    </w:p>
    <w:p>
      <w:pPr>
        <w:pStyle w:val="Compact"/>
        <w:numPr>
          <w:ilvl w:val="0"/>
          <w:numId w:val="1311"/>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11"/>
        </w:numPr>
      </w:pPr>
      <w:r>
        <w:rPr>
          <w:rStyle w:val="VerbatimChar"/>
        </w:rPr>
        <w:t xml:space="preserve">runs-on</w:t>
      </w:r>
      <w:r>
        <w:t xml:space="preserve">: Runner type (Ubuntu x64 Linux only)</w:t>
      </w:r>
    </w:p>
    <w:p>
      <w:pPr>
        <w:pStyle w:val="Compact"/>
        <w:numPr>
          <w:ilvl w:val="0"/>
          <w:numId w:val="1311"/>
        </w:numPr>
      </w:pPr>
      <w:r>
        <w:rPr>
          <w:rStyle w:val="VerbatimChar"/>
        </w:rPr>
        <w:t xml:space="preserve">services</w:t>
      </w:r>
      <w:r>
        <w:t xml:space="preserve">: Database or service containers</w:t>
      </w:r>
    </w:p>
    <w:p>
      <w:pPr>
        <w:pStyle w:val="Compact"/>
        <w:numPr>
          <w:ilvl w:val="0"/>
          <w:numId w:val="1311"/>
        </w:numPr>
      </w:pPr>
      <w:r>
        <w:rPr>
          <w:rStyle w:val="VerbatimChar"/>
        </w:rPr>
        <w:t xml:space="preserve">snapshot</w:t>
      </w:r>
      <w:r>
        <w:t xml:space="preserve">: Save environment state</w:t>
      </w:r>
    </w:p>
    <w:p>
      <w:pPr>
        <w:pStyle w:val="Compact"/>
        <w:numPr>
          <w:ilvl w:val="0"/>
          <w:numId w:val="1311"/>
        </w:numPr>
      </w:pPr>
      <w:r>
        <w:rPr>
          <w:rStyle w:val="VerbatimChar"/>
        </w:rPr>
        <w:t xml:space="preserve">timeout-minutes</w:t>
      </w:r>
      <w:r>
        <w:t xml:space="preserve">: Maximum 59 minutes</w:t>
      </w:r>
    </w:p>
    <w:p>
      <w:pPr>
        <w:pStyle w:val="FirstParagraph"/>
      </w:pPr>
      <w:r>
        <w:t xml:space="preserve">All other workflow settings are ignored by Copilot.</w:t>
      </w:r>
    </w:p>
    <w:bookmarkEnd w:id="763"/>
    <w:bookmarkStart w:id="764"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64"/>
    <w:bookmarkStart w:id="765"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12"/>
        </w:numPr>
      </w:pPr>
      <w:r>
        <w:t xml:space="preserve">Navigate to your repository’s</w:t>
      </w:r>
      <w:r>
        <w:t xml:space="preserve"> </w:t>
      </w:r>
      <w:r>
        <w:rPr>
          <w:b/>
          <w:bCs/>
        </w:rPr>
        <w:t xml:space="preserve">Settings</w:t>
      </w:r>
    </w:p>
    <w:p>
      <w:pPr>
        <w:pStyle w:val="Compact"/>
        <w:numPr>
          <w:ilvl w:val="0"/>
          <w:numId w:val="1312"/>
        </w:numPr>
      </w:pPr>
      <w:r>
        <w:t xml:space="preserve">Go to</w:t>
      </w:r>
      <w:r>
        <w:t xml:space="preserve"> </w:t>
      </w:r>
      <w:r>
        <w:rPr>
          <w:b/>
          <w:bCs/>
        </w:rPr>
        <w:t xml:space="preserve">Environments</w:t>
      </w:r>
    </w:p>
    <w:p>
      <w:pPr>
        <w:pStyle w:val="Compact"/>
        <w:numPr>
          <w:ilvl w:val="0"/>
          <w:numId w:val="1312"/>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12"/>
        </w:numPr>
      </w:pPr>
      <w:r>
        <w:t xml:space="preserve">Add environment variables or secrets as needed</w:t>
      </w:r>
    </w:p>
    <w:p>
      <w:pPr>
        <w:pStyle w:val="FirstParagraph"/>
      </w:pPr>
      <w:r>
        <w:t xml:space="preserve">Use secrets for sensitive values like API keys or passwords.</w:t>
      </w:r>
    </w:p>
    <w:bookmarkEnd w:id="765"/>
    <w:bookmarkStart w:id="766"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66"/>
    <w:bookmarkStart w:id="767"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67"/>
    <w:bookmarkStart w:id="768"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761">
        <w:r>
          <w:rPr>
            <w:rStyle w:val="Hyperlink"/>
          </w:rPr>
          <w:t xml:space="preserve">Customizing the development environment for GitHub Copilot coding agent</w:t>
        </w:r>
      </w:hyperlink>
      <w:r>
        <w:t xml:space="preserve">.</w:t>
      </w:r>
    </w:p>
    <w:bookmarkEnd w:id="768"/>
    <w:bookmarkEnd w:id="769"/>
    <w:bookmarkStart w:id="777" w:name="sec-ai-agent-skills"/>
    <w:p>
      <w:pPr>
        <w:pStyle w:val="Heading3"/>
      </w:pPr>
      <w:r>
        <w:t xml:space="preserve">18.5.12 Agent Skills</w:t>
      </w:r>
    </w:p>
    <w:p>
      <w:pPr>
        <w:pStyle w:val="FirstParagraph"/>
      </w:pPr>
      <w:hyperlink r:id="rId770">
        <w:r>
          <w:rPr>
            <w:rStyle w:val="Hyperlink"/>
          </w:rPr>
          <w:t xml:space="preserve">Agent Skills</w:t>
        </w:r>
      </w:hyperlink>
      <w:r>
        <w:t xml:space="preserve"> </w:t>
      </w:r>
      <w:r>
        <w:t xml:space="preserve">are a lightweight,</w:t>
      </w:r>
      <w:r>
        <w:t xml:space="preserve"> </w:t>
      </w:r>
      <w:r>
        <w:t xml:space="preserve">open standard for extending AI agent capabilities</w:t>
      </w:r>
      <w:r>
        <w:t xml:space="preserve"> </w:t>
      </w:r>
      <w:r>
        <w:t xml:space="preserve">with specialized knowledge and workflows.</w:t>
      </w:r>
      <w:r>
        <w:t xml:space="preserve"> </w:t>
      </w:r>
      <w:r>
        <w:t xml:space="preserve">The</w:t>
      </w:r>
      <w:r>
        <w:t xml:space="preserve"> </w:t>
      </w:r>
      <w:hyperlink r:id="rId771">
        <w:r>
          <w:rPr>
            <w:rStyle w:val="Hyperlink"/>
          </w:rPr>
          <w:t xml:space="preserve">specification</w:t>
        </w:r>
      </w:hyperlink>
      <w:r>
        <w:t xml:space="preserve"> </w:t>
      </w:r>
      <w:r>
        <w:t xml:space="preserve">defines a portable,</w:t>
      </w:r>
      <w:r>
        <w:t xml:space="preserve"> </w:t>
      </w:r>
      <w:r>
        <w:t xml:space="preserve">tool-agnostic format that any compatible agent can load.</w:t>
      </w:r>
    </w:p>
    <w:bookmarkStart w:id="772" w:name="what-is-a-skill"/>
    <w:p>
      <w:pPr>
        <w:pStyle w:val="Heading4"/>
      </w:pPr>
      <w:r>
        <w:t xml:space="preserve">18.5.12.1 What is a Skill?</w:t>
      </w:r>
    </w:p>
    <w:p>
      <w:pPr>
        <w:pStyle w:val="FirstParagraph"/>
      </w:pPr>
      <w:r>
        <w:t xml:space="preserve">At its core, a skill is a folder containing a</w:t>
      </w:r>
      <w:r>
        <w:t xml:space="preserve"> </w:t>
      </w:r>
      <w:r>
        <w:rPr>
          <w:rStyle w:val="VerbatimChar"/>
        </w:rPr>
        <w:t xml:space="preserve">SKILL.md</w:t>
      </w:r>
      <w:r>
        <w:t xml:space="preserve"> </w:t>
      </w:r>
      <w:r>
        <w:t xml:space="preserve">file.</w:t>
      </w:r>
      <w:r>
        <w:t xml:space="preserve"> </w:t>
      </w:r>
      <w:r>
        <w:t xml:space="preserve">This file includes the</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w:t>
      </w:r>
      <w:r>
        <w:t xml:space="preserve">metadata</w:t>
      </w:r>
      <w:r>
        <w:t xml:space="preserve"> </w:t>
      </w:r>
      <w:hyperlink r:id="rId771">
        <w:r>
          <w:rPr>
            <w:rStyle w:val="Hyperlink"/>
          </w:rPr>
          <w:t xml:space="preserve">required by the specification</w:t>
        </w:r>
      </w:hyperlink>
      <w:r>
        <w:t xml:space="preserve">,</w:t>
      </w:r>
      <w:r>
        <w:t xml:space="preserve"> </w:t>
      </w:r>
      <w:r>
        <w:t xml:space="preserve">along with instructions that tell an agent how to perform a specific task.</w:t>
      </w:r>
      <w:r>
        <w:t xml:space="preserve"> </w:t>
      </w:r>
      <w:r>
        <w:t xml:space="preserve">Skills can also bundle supporting resources:</w:t>
      </w:r>
    </w:p>
    <w:p>
      <w:pPr>
        <w:pStyle w:val="Compact"/>
        <w:numPr>
          <w:ilvl w:val="0"/>
          <w:numId w:val="1313"/>
        </w:numPr>
      </w:pPr>
      <w:r>
        <w:t xml:space="preserve">Scripts</w:t>
      </w:r>
    </w:p>
    <w:p>
      <w:pPr>
        <w:pStyle w:val="Compact"/>
        <w:numPr>
          <w:ilvl w:val="0"/>
          <w:numId w:val="1313"/>
        </w:numPr>
      </w:pPr>
      <w:r>
        <w:t xml:space="preserve">Reference documentation</w:t>
      </w:r>
    </w:p>
    <w:p>
      <w:pPr>
        <w:pStyle w:val="Compact"/>
        <w:numPr>
          <w:ilvl w:val="0"/>
          <w:numId w:val="1313"/>
        </w:numPr>
      </w:pPr>
      <w:r>
        <w:t xml:space="preserve">Templates and assets</w:t>
      </w:r>
    </w:p>
    <w:p>
      <w:pPr>
        <w:pStyle w:val="SourceCode"/>
      </w:pPr>
      <w:r>
        <w:rPr>
          <w:rStyle w:val="VerbatimChar"/>
        </w:rPr>
        <w:t xml:space="preserve">my-skill/</w:t>
      </w:r>
      <w:r>
        <w:br/>
      </w:r>
      <w:r>
        <w:rPr>
          <w:rStyle w:val="VerbatimChar"/>
        </w:rPr>
        <w:t xml:space="preserve">├── SKILL.md          # Required: metadata + instructions</w:t>
      </w:r>
      <w:r>
        <w:br/>
      </w:r>
      <w:r>
        <w:rPr>
          <w:rStyle w:val="VerbatimChar"/>
        </w:rPr>
        <w:t xml:space="preserve">├── scripts/          # Optional: executable code</w:t>
      </w:r>
      <w:r>
        <w:br/>
      </w:r>
      <w:r>
        <w:rPr>
          <w:rStyle w:val="VerbatimChar"/>
        </w:rPr>
        <w:t xml:space="preserve">├── references/       # Optional: documentation</w:t>
      </w:r>
      <w:r>
        <w:br/>
      </w:r>
      <w:r>
        <w:rPr>
          <w:rStyle w:val="VerbatimChar"/>
        </w:rPr>
        <w:t xml:space="preserve">└── assets/           # Optional: templates, resources</w:t>
      </w:r>
    </w:p>
    <w:bookmarkEnd w:id="772"/>
    <w:bookmarkStart w:id="773" w:name="how-agents-load-skills"/>
    <w:p>
      <w:pPr>
        <w:pStyle w:val="Heading4"/>
      </w:pPr>
      <w:r>
        <w:t xml:space="preserve">18.5.12.2 How Agents Load Skills</w:t>
      </w:r>
    </w:p>
    <w:p>
      <w:pPr>
        <w:pStyle w:val="FirstParagraph"/>
      </w:pPr>
      <w:r>
        <w:t xml:space="preserve">The specification describes a</w:t>
      </w:r>
      <w:r>
        <w:t xml:space="preserve"> </w:t>
      </w:r>
      <w:r>
        <w:rPr>
          <w:i/>
          <w:iCs/>
        </w:rPr>
        <w:t xml:space="preserve">progressive disclosure</w:t>
      </w:r>
      <w:r>
        <w:t xml:space="preserve"> </w:t>
      </w:r>
      <w:r>
        <w:t xml:space="preserve">model,</w:t>
      </w:r>
      <w:r>
        <w:t xml:space="preserve"> </w:t>
      </w:r>
      <w:r>
        <w:t xml:space="preserve">in which an agent typically loads a skill in three stages:</w:t>
      </w:r>
    </w:p>
    <w:p>
      <w:pPr>
        <w:pStyle w:val="Compact"/>
        <w:numPr>
          <w:ilvl w:val="0"/>
          <w:numId w:val="1314"/>
        </w:numPr>
      </w:pPr>
      <w:r>
        <w:rPr>
          <w:b/>
          <w:bCs/>
        </w:rPr>
        <w:t xml:space="preserve">Discovery</w:t>
      </w:r>
      <w:r>
        <w:t xml:space="preserve">: At startup, the agent loads only the name and description</w:t>
      </w:r>
      <w:r>
        <w:t xml:space="preserve"> </w:t>
      </w:r>
      <w:r>
        <w:t xml:space="preserve">of each available skill — just enough to know when it might be relevant.</w:t>
      </w:r>
    </w:p>
    <w:p>
      <w:pPr>
        <w:pStyle w:val="Compact"/>
        <w:numPr>
          <w:ilvl w:val="0"/>
          <w:numId w:val="1314"/>
        </w:numPr>
      </w:pPr>
      <w:r>
        <w:rPr>
          <w:b/>
          <w:bCs/>
        </w:rPr>
        <w:t xml:space="preserve">Activation</w:t>
      </w:r>
      <w:r>
        <w:t xml:space="preserve">: When a task matches a skill’s description,</w:t>
      </w:r>
      <w:r>
        <w:t xml:space="preserve"> </w:t>
      </w:r>
      <w:r>
        <w:t xml:space="preserve">the agent reads the full</w:t>
      </w:r>
      <w:r>
        <w:t xml:space="preserve"> </w:t>
      </w:r>
      <w:r>
        <w:rPr>
          <w:rStyle w:val="VerbatimChar"/>
        </w:rPr>
        <w:t xml:space="preserve">SKILL.md</w:t>
      </w:r>
      <w:r>
        <w:t xml:space="preserve"> </w:t>
      </w:r>
      <w:r>
        <w:t xml:space="preserve">instructions into context.</w:t>
      </w:r>
    </w:p>
    <w:p>
      <w:pPr>
        <w:pStyle w:val="Compact"/>
        <w:numPr>
          <w:ilvl w:val="0"/>
          <w:numId w:val="1314"/>
        </w:numPr>
      </w:pPr>
      <w:r>
        <w:rPr>
          <w:b/>
          <w:bCs/>
        </w:rPr>
        <w:t xml:space="preserve">Execution</w:t>
      </w:r>
      <w:r>
        <w:t xml:space="preserve">: The agent follows the instructions,</w:t>
      </w:r>
      <w:r>
        <w:t xml:space="preserve"> </w:t>
      </w:r>
      <w:r>
        <w:t xml:space="preserve">optionally executing bundled scripts or loading referenced files as needed.</w:t>
      </w:r>
    </w:p>
    <w:p>
      <w:pPr>
        <w:pStyle w:val="FirstParagraph"/>
      </w:pPr>
      <w:r>
        <w:t xml:space="preserve">This means full instructions load only when needed,</w:t>
      </w:r>
      <w:r>
        <w:t xml:space="preserve"> </w:t>
      </w:r>
      <w:r>
        <w:t xml:space="preserve">so agents can maintain many skills with a small context footprint.</w:t>
      </w:r>
    </w:p>
    <w:bookmarkEnd w:id="773"/>
    <w:bookmarkStart w:id="774" w:name="why-use-skills"/>
    <w:p>
      <w:pPr>
        <w:pStyle w:val="Heading4"/>
      </w:pPr>
      <w:r>
        <w:t xml:space="preserve">18.5.12.3 Why Use Skills?</w:t>
      </w:r>
    </w:p>
    <w:p>
      <w:pPr>
        <w:pStyle w:val="FirstParagraph"/>
      </w:pPr>
      <w:r>
        <w:t xml:space="preserve">Skills package procedural knowledge and team-specific context</w:t>
      </w:r>
      <w:r>
        <w:t xml:space="preserve"> </w:t>
      </w:r>
      <w:r>
        <w:t xml:space="preserve">into portable, version-controlled folders.</w:t>
      </w:r>
      <w:r>
        <w:t xml:space="preserve"> </w:t>
      </w:r>
      <w:r>
        <w:t xml:space="preserve">This gives agents:</w:t>
      </w:r>
    </w:p>
    <w:p>
      <w:pPr>
        <w:pStyle w:val="Compact"/>
        <w:numPr>
          <w:ilvl w:val="0"/>
          <w:numId w:val="1315"/>
        </w:numPr>
      </w:pPr>
      <w:r>
        <w:rPr>
          <w:b/>
          <w:bCs/>
        </w:rPr>
        <w:t xml:space="preserve">Domain expertise</w:t>
      </w:r>
      <w:r>
        <w:t xml:space="preserve">: Capture specialized knowledge as reusable instructions</w:t>
      </w:r>
    </w:p>
    <w:p>
      <w:pPr>
        <w:pStyle w:val="Compact"/>
        <w:numPr>
          <w:ilvl w:val="0"/>
          <w:numId w:val="1315"/>
        </w:numPr>
      </w:pPr>
      <w:r>
        <w:rPr>
          <w:b/>
          <w:bCs/>
        </w:rPr>
        <w:t xml:space="preserve">Repeatable workflows</w:t>
      </w:r>
      <w:r>
        <w:t xml:space="preserve">: Turn multi-step tasks into consistent, auditable procedures</w:t>
      </w:r>
    </w:p>
    <w:p>
      <w:pPr>
        <w:pStyle w:val="Compact"/>
        <w:numPr>
          <w:ilvl w:val="0"/>
          <w:numId w:val="1315"/>
        </w:numPr>
      </w:pPr>
      <w:r>
        <w:rPr>
          <w:b/>
          <w:bCs/>
        </w:rPr>
        <w:t xml:space="preserve">Cross-tool reuse</w:t>
      </w:r>
      <w:r>
        <w:t xml:space="preserve">: Build a skill once and use it across any skills-compatible agent</w:t>
      </w:r>
    </w:p>
    <w:bookmarkEnd w:id="774"/>
    <w:bookmarkStart w:id="776" w:name="further-reading-2"/>
    <w:p>
      <w:pPr>
        <w:pStyle w:val="Heading4"/>
      </w:pPr>
      <w:r>
        <w:t xml:space="preserve">18.5.12.4 Further Reading</w:t>
      </w:r>
    </w:p>
    <w:p>
      <w:pPr>
        <w:pStyle w:val="FirstParagraph"/>
      </w:pPr>
      <w:r>
        <w:t xml:space="preserve">For the complete specification and more details,</w:t>
      </w:r>
      <w:r>
        <w:t xml:space="preserve"> </w:t>
      </w:r>
      <w:r>
        <w:t xml:space="preserve">see</w:t>
      </w:r>
      <w:r>
        <w:t xml:space="preserve"> </w:t>
      </w:r>
      <w:hyperlink r:id="rId770">
        <w:r>
          <w:rPr>
            <w:rStyle w:val="Hyperlink"/>
          </w:rPr>
          <w:t xml:space="preserve">agentskills.io</w:t>
        </w:r>
      </w:hyperlink>
      <w:r>
        <w:t xml:space="preserve">.</w:t>
      </w:r>
    </w:p>
    <w:p>
      <w:pPr>
        <w:pStyle w:val="BodyText"/>
      </w:pPr>
      <w:r>
        <w:t xml:space="preserve">The</w:t>
      </w:r>
      <w:r>
        <w:t xml:space="preserve"> </w:t>
      </w:r>
      <w:hyperlink r:id="rId775">
        <w:r>
          <w:rPr>
            <w:rStyle w:val="Hyperlink"/>
          </w:rPr>
          <w:t xml:space="preserve">d-morrison/ai-config</w:t>
        </w:r>
      </w:hyperlink>
      <w:r>
        <w:t xml:space="preserve"> </w:t>
      </w:r>
      <w:r>
        <w:t xml:space="preserve">repository</w:t>
      </w:r>
      <w:r>
        <w:t xml:space="preserve"> </w:t>
      </w:r>
      <w:r>
        <w:t xml:space="preserve">contains an example of personal Claude Code configuration,</w:t>
      </w:r>
      <w:r>
        <w:t xml:space="preserve"> </w:t>
      </w:r>
      <w:r>
        <w:t xml:space="preserve">including user-level skills and slash commands, synced across machines via Git.</w:t>
      </w:r>
    </w:p>
    <w:bookmarkEnd w:id="776"/>
    <w:bookmarkEnd w:id="777"/>
    <w:bookmarkStart w:id="785" w:name="sec-ai-claude-cloud-env"/>
    <w:p>
      <w:pPr>
        <w:pStyle w:val="Heading3"/>
      </w:pPr>
      <w:r>
        <w:t xml:space="preserve">18.5.13 Claude Code Cloud Environments</w:t>
      </w:r>
    </w:p>
    <w:p>
      <w:pPr>
        <w:pStyle w:val="FirstParagraph"/>
      </w:pPr>
      <w:hyperlink r:id="rId778">
        <w:r>
          <w:rPr>
            <w:rStyle w:val="Hyperlink"/>
          </w:rPr>
          <w:t xml:space="preserve">Claude Code</w:t>
        </w:r>
      </w:hyperlink>
      <w:r>
        <w:t xml:space="preserve"> </w:t>
      </w:r>
      <w:r>
        <w:t xml:space="preserve">is a CLI coding agent</w:t>
      </w:r>
      <w:r>
        <w:t xml:space="preserve"> </w:t>
      </w:r>
      <w:r>
        <w:t xml:space="preserve">that can also run tasks on Anthropic-managed cloud infrastructure—</w:t>
      </w:r>
      <w:r>
        <w:t xml:space="preserve"> </w:t>
      </w:r>
      <w:r>
        <w:t xml:space="preserve">either from the web at</w:t>
      </w:r>
      <w:r>
        <w:t xml:space="preserve"> </w:t>
      </w:r>
      <w:hyperlink r:id="rId779">
        <w:r>
          <w:rPr>
            <w:rStyle w:val="Hyperlink"/>
          </w:rPr>
          <w:t xml:space="preserve">claude.ai/code</w:t>
        </w:r>
      </w:hyperlink>
      <w:r>
        <w:t xml:space="preserve"> </w:t>
      </w:r>
      <w:r>
        <w:t xml:space="preserve">(</w:t>
      </w:r>
      <w:r>
        <w:t xml:space="preserve">“Claude Code on the web”</w:t>
      </w:r>
      <w:r>
        <w:t xml:space="preserve">),</w:t>
      </w:r>
      <w:r>
        <w:t xml:space="preserve"> </w:t>
      </w:r>
      <w:r>
        <w:t xml:space="preserve">or from the terminal by adding the</w:t>
      </w:r>
      <w:r>
        <w:t xml:space="preserve"> </w:t>
      </w:r>
      <w:r>
        <w:rPr>
          <w:rStyle w:val="VerbatimChar"/>
        </w:rPr>
        <w:t xml:space="preserve">--remote</w:t>
      </w:r>
      <w:r>
        <w:t xml:space="preserve"> </w:t>
      </w:r>
      <w:r>
        <w:t xml:space="preserve">flag</w:t>
      </w:r>
      <w:r>
        <w:t xml:space="preserve"> </w:t>
      </w:r>
      <w:r>
        <w:t xml:space="preserve">to move a session into the cloud.</w:t>
      </w:r>
    </w:p>
    <w:p>
      <w:pPr>
        <w:pStyle w:val="BodyText"/>
      </w:pPr>
      <w:r>
        <w:t xml:space="preserve">Each cloud run executes inside a configured</w:t>
      </w:r>
      <w:r>
        <w:t xml:space="preserve"> </w:t>
      </w:r>
      <w:r>
        <w:rPr>
          <w:b/>
          <w:bCs/>
        </w:rPr>
        <w:t xml:space="preserve">environment</w:t>
      </w:r>
      <w:r>
        <w:t xml:space="preserve">.</w:t>
      </w:r>
      <w:r>
        <w:t xml:space="preserve"> </w:t>
      </w:r>
      <w:r>
        <w:t xml:space="preserve">An environment bundles three things:</w:t>
      </w:r>
    </w:p>
    <w:p>
      <w:pPr>
        <w:pStyle w:val="Compact"/>
        <w:numPr>
          <w:ilvl w:val="0"/>
          <w:numId w:val="1316"/>
        </w:numPr>
      </w:pPr>
      <w:r>
        <w:rPr>
          <w:b/>
          <w:bCs/>
        </w:rPr>
        <w:t xml:space="preserve">Network access level</w:t>
      </w:r>
      <w:r>
        <w:t xml:space="preserve">:</w:t>
      </w:r>
      <w:r>
        <w:t xml:space="preserve"> </w:t>
      </w:r>
      <w:r>
        <w:t xml:space="preserve">what the cloud session is allowed to reach</w:t>
      </w:r>
      <w:r>
        <w:t xml:space="preserve"> </w:t>
      </w:r>
      <w:r>
        <w:t xml:space="preserve">(a security control,</w:t>
      </w:r>
      <w:r>
        <w:t xml:space="preserve"> </w:t>
      </w:r>
      <w:r>
        <w:t xml:space="preserve">analogous to the firewall configuration described above).</w:t>
      </w:r>
    </w:p>
    <w:p>
      <w:pPr>
        <w:pStyle w:val="Compact"/>
        <w:numPr>
          <w:ilvl w:val="0"/>
          <w:numId w:val="1316"/>
        </w:numPr>
      </w:pPr>
      <w:r>
        <w:rPr>
          <w:b/>
          <w:bCs/>
        </w:rPr>
        <w:t xml:space="preserve">Environment variables</w:t>
      </w:r>
      <w:r>
        <w:t xml:space="preserve">:</w:t>
      </w:r>
      <w:r>
        <w:t xml:space="preserve"> </w:t>
      </w:r>
      <w:r>
        <w:t xml:space="preserve">values the session needs at runtime,</w:t>
      </w:r>
      <w:r>
        <w:t xml:space="preserve"> </w:t>
      </w:r>
      <w:r>
        <w:t xml:space="preserve">such as</w:t>
      </w:r>
      <w:r>
        <w:t xml:space="preserve"> </w:t>
      </w:r>
      <w:r>
        <w:rPr>
          <w:rStyle w:val="VerbatimChar"/>
        </w:rPr>
        <w:t xml:space="preserve">NODE_ENV</w:t>
      </w:r>
      <w:r>
        <w:t xml:space="preserve">,</w:t>
      </w:r>
      <w:r>
        <w:t xml:space="preserve"> </w:t>
      </w:r>
      <w:r>
        <w:t xml:space="preserve">database URLs,</w:t>
      </w:r>
      <w:r>
        <w:t xml:space="preserve"> </w:t>
      </w:r>
      <w:r>
        <w:t xml:space="preserve">or API keys.</w:t>
      </w:r>
    </w:p>
    <w:p>
      <w:pPr>
        <w:pStyle w:val="Compact"/>
        <w:numPr>
          <w:ilvl w:val="0"/>
          <w:numId w:val="1316"/>
        </w:numPr>
      </w:pPr>
      <w:r>
        <w:rPr>
          <w:b/>
          <w:bCs/>
        </w:rPr>
        <w:t xml:space="preserve">Setup scripts</w:t>
      </w:r>
      <w:r>
        <w:t xml:space="preserve">:</w:t>
      </w:r>
      <w:r>
        <w:t xml:space="preserve"> </w:t>
      </w:r>
      <w:r>
        <w:t xml:space="preserve">Bash that runs automatically when the session starts,</w:t>
      </w:r>
      <w:r>
        <w:t xml:space="preserve"> </w:t>
      </w:r>
      <w:r>
        <w:t xml:space="preserve">for example to install dependencies.</w:t>
      </w:r>
    </w:p>
    <w:bookmarkStart w:id="784" w:name="X99b85cd9c84d17a9c31061ff898ea0b26b46932"/>
    <w:p>
      <w:pPr>
        <w:pStyle w:val="Heading4"/>
      </w:pPr>
      <w:r>
        <w:t xml:space="preserve">18.5.13.1 Selecting the default environment with</w:t>
      </w:r>
      <w:r>
        <w:t xml:space="preserve"> </w:t>
      </w:r>
      <w:r>
        <w:rPr>
          <w:rStyle w:val="VerbatimChar"/>
        </w:rPr>
        <w:t xml:space="preserve">/remote-env</w:t>
      </w:r>
    </w:p>
    <w:p>
      <w:pPr>
        <w:pStyle w:val="FirstParagraph"/>
      </w:pPr>
      <w:r>
        <w:t xml:space="preserve">The</w:t>
      </w:r>
      <w:r>
        <w:t xml:space="preserve"> </w:t>
      </w:r>
      <w:r>
        <w:rPr>
          <w:rStyle w:val="VerbatimChar"/>
        </w:rPr>
        <w:t xml:space="preserve">/remote-env</w:t>
      </w:r>
      <w:r>
        <w:t xml:space="preserve"> </w:t>
      </w:r>
      <w:r>
        <w:t xml:space="preserve">slash command sets</w:t>
      </w:r>
      <w:r>
        <w:t xml:space="preserve"> </w:t>
      </w:r>
      <w:r>
        <w:rPr>
          <w:b/>
          <w:bCs/>
        </w:rPr>
        <w:t xml:space="preserve">which configured environment is the default</w:t>
      </w:r>
      <w:r>
        <w:t xml:space="preserve"> </w:t>
      </w:r>
      <w:r>
        <w:t xml:space="preserve">for</w:t>
      </w:r>
      <w:r>
        <w:t xml:space="preserve"> </w:t>
      </w:r>
      <w:r>
        <w:rPr>
          <w:rStyle w:val="VerbatimChar"/>
        </w:rPr>
        <w:t xml:space="preserve">--remote</w:t>
      </w:r>
      <w:r>
        <w:t xml:space="preserve"> </w:t>
      </w:r>
      <w:r>
        <w:t xml:space="preserve">runs:</w:t>
      </w:r>
    </w:p>
    <w:p>
      <w:pPr>
        <w:pStyle w:val="Compact"/>
        <w:numPr>
          <w:ilvl w:val="0"/>
          <w:numId w:val="1317"/>
        </w:numPr>
      </w:pPr>
      <w:r>
        <w:t xml:space="preserve">With a single environment configured,</w:t>
      </w:r>
      <w:r>
        <w:t xml:space="preserve"> </w:t>
      </w:r>
      <w:r>
        <w:t xml:space="preserve">it shows your current configuration.</w:t>
      </w:r>
    </w:p>
    <w:p>
      <w:pPr>
        <w:pStyle w:val="Compact"/>
        <w:numPr>
          <w:ilvl w:val="0"/>
          <w:numId w:val="1317"/>
        </w:numPr>
      </w:pPr>
      <w:r>
        <w:t xml:space="preserve">With multiple environments,</w:t>
      </w:r>
      <w:r>
        <w:t xml:space="preserve"> </w:t>
      </w:r>
      <w:r>
        <w:t xml:space="preserve">it opens an interactive picker</w:t>
      </w:r>
      <w:r>
        <w:t xml:space="preserve"> </w:t>
      </w:r>
      <w:r>
        <w:t xml:space="preserve">so you can choose the default.</w:t>
      </w:r>
    </w:p>
    <w:p>
      <w:pPr>
        <w:pStyle w:val="FirstParagraph"/>
      </w:pPr>
      <w:r>
        <w:rPr>
          <w:rStyle w:val="VerbatimChar"/>
        </w:rPr>
        <w:t xml:space="preserve">/remote-env</w:t>
      </w:r>
      <w:r>
        <w:t xml:space="preserve"> </w:t>
      </w:r>
      <w:r>
        <w:t xml:space="preserve">only</w:t>
      </w:r>
      <w:r>
        <w:t xml:space="preserve"> </w:t>
      </w:r>
      <w:r>
        <w:rPr>
          <w:i/>
          <w:iCs/>
        </w:rPr>
        <w:t xml:space="preserve">selects</w:t>
      </w:r>
      <w:r>
        <w:t xml:space="preserve"> </w:t>
      </w:r>
      <w:r>
        <w:t xml:space="preserve">the default;</w:t>
      </w:r>
      <w:r>
        <w:t xml:space="preserve"> </w:t>
      </w:r>
      <w:r>
        <w:t xml:space="preserve">to add, edit, or archive the environments themselves,</w:t>
      </w:r>
      <w:r>
        <w:t xml:space="preserve"> </w:t>
      </w:r>
      <w:r>
        <w:t xml:space="preserve">use the web interface at</w:t>
      </w:r>
      <w:r>
        <w:t xml:space="preserve"> </w:t>
      </w:r>
      <w:hyperlink r:id="rId779">
        <w:r>
          <w:rPr>
            <w:rStyle w:val="Hyperlink"/>
          </w:rPr>
          <w:t xml:space="preserve">claude.ai/code</w:t>
        </w:r>
      </w:hyperlink>
      <w:r>
        <w:t xml:space="preserve">.</w:t>
      </w:r>
      <w:r>
        <w:t xml:space="preserve"> </w:t>
      </w:r>
      <w:r>
        <w:t xml:space="preserve">Because</w:t>
      </w:r>
      <w:r>
        <w:t xml:space="preserve"> </w:t>
      </w:r>
      <w:r>
        <w:rPr>
          <w:rStyle w:val="VerbatimChar"/>
        </w:rPr>
        <w:t xml:space="preserve">/remote-env</w:t>
      </w:r>
      <w:r>
        <w:t xml:space="preserve"> </w:t>
      </w:r>
      <w:r>
        <w:t xml:space="preserve">opens an interactive panel,</w:t>
      </w:r>
      <w:r>
        <w:t xml:space="preserve"> </w:t>
      </w:r>
      <w:r>
        <w:t xml:space="preserve">run it from an interactive</w:t>
      </w:r>
      <w:r>
        <w:t xml:space="preserve"> </w:t>
      </w:r>
      <w:r>
        <w:rPr>
          <w:rStyle w:val="VerbatimChar"/>
        </w:rPr>
        <w:t xml:space="preserve">claude</w:t>
      </w:r>
      <w:r>
        <w:t xml:space="preserve"> </w:t>
      </w:r>
      <w:r>
        <w:t xml:space="preserve">terminal session.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80" name="Picture"/>
                  <a:graphic>
                    <a:graphicData uri="http://schemas.openxmlformats.org/drawingml/2006/picture">
                      <pic:pic>
                        <pic:nvPicPr>
                          <pic:cNvPr descr="/opt/quarto/share/formats/docx/note.png" id="781"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Availability</w:t>
            </w:r>
          </w:p>
        </w:tc>
      </w:tr>
      <w:tr>
        <w:trPr>
          <w:cantSplit/>
        </w:trPr>
        <w:tc>
          <w:tcPr>
            <w:tcMar>
              <w:top w:w="108" w:type="dxa"/>
              <w:bottom w:w="108" w:type="dxa"/>
            </w:tcMar>
          </w:tcPr>
          <w:p>
            <w:pPr>
              <w:pStyle w:val="BodyText"/>
            </w:pPr>
            <w:pPr>
              <w:spacing w:before="16" w:after="16"/>
            </w:pPr>
            <w:r>
              <w:t xml:space="preserve">Claude Code on the web</w:t>
            </w:r>
            <w:r>
              <w:t xml:space="preserve"> </w:t>
            </w:r>
            <w:r>
              <w:t xml:space="preserve">(and the cloud environments it relies on)</w:t>
            </w:r>
            <w:r>
              <w:t xml:space="preserve"> </w:t>
            </w:r>
            <w:r>
              <w:t xml:space="preserve">is a research-preview feature,</w:t>
            </w:r>
            <w:r>
              <w:t xml:space="preserve"> </w:t>
            </w:r>
            <w:r>
              <w:t xml:space="preserve">available to Pro, Max, and Team users</w:t>
            </w:r>
            <w:r>
              <w:t xml:space="preserve"> </w:t>
            </w:r>
            <w:r>
              <w:t xml:space="preserve">(and Enterprise users with eligible seats).</w:t>
            </w:r>
            <w:r>
              <w:t xml:space="preserve"> </w:t>
            </w:r>
            <w:r>
              <w:t xml:space="preserve">Availability and behavior may change.</w:t>
            </w:r>
          </w:p>
          <w:p/>
        </w:tc>
      </w:tr>
    </w:tbl>
    <w:p>
      <w:pPr>
        <w:pStyle w:val="BodyText"/>
      </w:pPr>
      <w:r>
        <w:t xml:space="preserve">For details,</w:t>
      </w:r>
      <w:r>
        <w:t xml:space="preserve"> </w:t>
      </w:r>
      <w:r>
        <w:t xml:space="preserve">see the</w:t>
      </w:r>
      <w:r>
        <w:t xml:space="preserve"> </w:t>
      </w:r>
      <w:hyperlink r:id="rId782">
        <w:r>
          <w:rPr>
            <w:rStyle w:val="Hyperlink"/>
          </w:rPr>
          <w:t xml:space="preserve">Claude Code on the web documentation</w:t>
        </w:r>
      </w:hyperlink>
      <w:r>
        <w:t xml:space="preserve"> </w:t>
      </w:r>
      <w:r>
        <w:t xml:space="preserve">and the</w:t>
      </w:r>
      <w:r>
        <w:t xml:space="preserve"> </w:t>
      </w:r>
      <w:hyperlink r:id="rId783">
        <w:r>
          <w:rPr>
            <w:rStyle w:val="Hyperlink"/>
          </w:rPr>
          <w:t xml:space="preserve">slash command reference</w:t>
        </w:r>
      </w:hyperlink>
      <w:r>
        <w:t xml:space="preserve">.</w:t>
      </w:r>
    </w:p>
    <w:bookmarkEnd w:id="784"/>
    <w:bookmarkEnd w:id="785"/>
    <w:bookmarkStart w:id="789" w:name="sec-ai-when-to-use"/>
    <w:p>
      <w:pPr>
        <w:pStyle w:val="Heading3"/>
      </w:pPr>
      <w:r>
        <w:t xml:space="preserve">18.5.14 When to use a coding agent</w:t>
      </w:r>
    </w:p>
    <w:p>
      <w:pPr>
        <w:pStyle w:val="FirstParagraph"/>
      </w:pPr>
      <w:r>
        <w:t xml:space="preserve">Coding agent sessions are currently</w:t>
      </w:r>
      <w:r>
        <w:rPr>
          <w:rStyle w:val="FootnoteReference"/>
        </w:rPr>
        <w:footnoteReference w:id="78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8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8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89"/>
    <w:bookmarkStart w:id="794" w:name="editing-with-.docx-files"/>
    <w:p>
      <w:pPr>
        <w:pStyle w:val="Heading3"/>
      </w:pPr>
      <w:r>
        <w:t xml:space="preserve">18.5.15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18"/>
        </w:numPr>
      </w:pPr>
      <w:r>
        <w:t xml:space="preserve">Lab members can export Quarto content to Word format for review</w:t>
      </w:r>
    </w:p>
    <w:p>
      <w:pPr>
        <w:pStyle w:val="Compact"/>
        <w:numPr>
          <w:ilvl w:val="0"/>
          <w:numId w:val="1318"/>
        </w:numPr>
      </w:pPr>
      <w:r>
        <w:t xml:space="preserve">Reviewers can make edits, add tracked changes, and insert comments in Word</w:t>
      </w:r>
    </w:p>
    <w:p>
      <w:pPr>
        <w:pStyle w:val="Compact"/>
        <w:numPr>
          <w:ilvl w:val="0"/>
          <w:numId w:val="1318"/>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19"/>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19"/>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19"/>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93" w:name="known-issue-document-1-warning-in-word"/>
    <w:p>
      <w:pPr>
        <w:pStyle w:val="Heading4"/>
      </w:pPr>
      <w:r>
        <w:t xml:space="preserve">18.5.15.1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20"/>
        </w:numPr>
      </w:pPr>
      <w:hyperlink r:id="rId790">
        <w:r>
          <w:rPr>
            <w:rStyle w:val="Hyperlink"/>
          </w:rPr>
          <w:t xml:space="preserve">Quarto CLI Issue #6357</w:t>
        </w:r>
      </w:hyperlink>
    </w:p>
    <w:p>
      <w:pPr>
        <w:pStyle w:val="Compact"/>
        <w:numPr>
          <w:ilvl w:val="0"/>
          <w:numId w:val="1320"/>
        </w:numPr>
      </w:pPr>
      <w:hyperlink r:id="rId791">
        <w:r>
          <w:rPr>
            <w:rStyle w:val="Hyperlink"/>
          </w:rPr>
          <w:t xml:space="preserve">Quarto Discussion #6544</w:t>
        </w:r>
      </w:hyperlink>
    </w:p>
    <w:p>
      <w:pPr>
        <w:pStyle w:val="Compact"/>
        <w:numPr>
          <w:ilvl w:val="0"/>
          <w:numId w:val="1320"/>
        </w:numPr>
      </w:pPr>
      <w:hyperlink r:id="rId792">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21"/>
        </w:numPr>
      </w:pPr>
      <w:r>
        <w:t xml:space="preserve">Open the generated DOCX file in Microsoft Word</w:t>
      </w:r>
    </w:p>
    <w:p>
      <w:pPr>
        <w:pStyle w:val="Compact"/>
        <w:numPr>
          <w:ilvl w:val="0"/>
          <w:numId w:val="1321"/>
        </w:numPr>
      </w:pPr>
      <w:r>
        <w:t xml:space="preserve">Immediately save the file (File → Save, or Ctrl+S/Cmd+S)</w:t>
      </w:r>
    </w:p>
    <w:p>
      <w:pPr>
        <w:pStyle w:val="Compact"/>
        <w:numPr>
          <w:ilvl w:val="0"/>
          <w:numId w:val="1321"/>
        </w:numPr>
      </w:pPr>
      <w:r>
        <w:t xml:space="preserve">Close and re-open the file to verify it no longer shows</w:t>
      </w:r>
      <w:r>
        <w:t xml:space="preserve"> </w:t>
      </w:r>
      <w:r>
        <w:t xml:space="preserve">“Document 1”</w:t>
      </w:r>
    </w:p>
    <w:p>
      <w:pPr>
        <w:pStyle w:val="Compact"/>
        <w:numPr>
          <w:ilvl w:val="0"/>
          <w:numId w:val="1321"/>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93"/>
    <w:bookmarkEnd w:id="794"/>
    <w:bookmarkStart w:id="795" w:name="copilot-instructions-for-this-repository"/>
    <w:p>
      <w:pPr>
        <w:pStyle w:val="Heading3"/>
      </w:pPr>
      <w:r>
        <w:t xml:space="preserve">18.5.16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22"/>
        </w:numPr>
      </w:pPr>
      <w:r>
        <w:t xml:space="preserve">Markdown and Quarto formatting rules (e.g., blank lines before lists, line breaks in prose)</w:t>
      </w:r>
    </w:p>
    <w:p>
      <w:pPr>
        <w:pStyle w:val="Compact"/>
        <w:numPr>
          <w:ilvl w:val="0"/>
          <w:numId w:val="1322"/>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22"/>
        </w:numPr>
      </w:pPr>
      <w:r>
        <w:t xml:space="preserve">File organization patterns (e.g., using Quarto includes for modular content)</w:t>
      </w:r>
    </w:p>
    <w:p>
      <w:pPr>
        <w:pStyle w:val="Compact"/>
        <w:numPr>
          <w:ilvl w:val="0"/>
          <w:numId w:val="1322"/>
        </w:numPr>
      </w:pPr>
      <w:r>
        <w:t xml:space="preserve">How to work with DOCX files for hybrid editing workflows</w:t>
      </w:r>
    </w:p>
    <w:p>
      <w:pPr>
        <w:pStyle w:val="Compact"/>
        <w:numPr>
          <w:ilvl w:val="0"/>
          <w:numId w:val="1322"/>
        </w:numPr>
      </w:pPr>
      <w:r>
        <w:t xml:space="preserve">Version control best practices</w:t>
      </w:r>
      <w:r>
        <w:t xml:space="preserve"> </w:t>
      </w:r>
      <w:r>
        <w:t xml:space="preserve">(e.g., do not commit rendered artifacts that are generated only for preview/review)</w:t>
      </w:r>
    </w:p>
    <w:p>
      <w:pPr>
        <w:pStyle w:val="Compact"/>
        <w:numPr>
          <w:ilvl w:val="0"/>
          <w:numId w:val="1322"/>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95"/>
    <w:bookmarkStart w:id="796" w:name="using-copilot-review-before-human-review"/>
    <w:p>
      <w:pPr>
        <w:pStyle w:val="Heading3"/>
      </w:pPr>
      <w:r>
        <w:t xml:space="preserve">18.5.17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23"/>
        </w:numPr>
      </w:pPr>
      <w:r>
        <w:rPr>
          <w:b/>
          <w:bCs/>
        </w:rPr>
        <w:t xml:space="preserve">AI has more bandwidth</w:t>
      </w:r>
      <w:r>
        <w:t xml:space="preserve">: Copilot can review code immediately without competing priorities</w:t>
      </w:r>
    </w:p>
    <w:p>
      <w:pPr>
        <w:pStyle w:val="Compact"/>
        <w:numPr>
          <w:ilvl w:val="0"/>
          <w:numId w:val="1323"/>
        </w:numPr>
      </w:pPr>
      <w:r>
        <w:rPr>
          <w:b/>
          <w:bCs/>
        </w:rPr>
        <w:t xml:space="preserve">Catch common issues early</w:t>
      </w:r>
      <w:r>
        <w:t xml:space="preserve">: Copilot excels at identifying bugs, logic errors, security vulnerabilities, and style inconsistencies</w:t>
      </w:r>
    </w:p>
    <w:p>
      <w:pPr>
        <w:pStyle w:val="Compact"/>
        <w:numPr>
          <w:ilvl w:val="0"/>
          <w:numId w:val="1323"/>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23"/>
        </w:numPr>
      </w:pPr>
      <w:r>
        <w:rPr>
          <w:b/>
          <w:bCs/>
        </w:rPr>
        <w:t xml:space="preserve">Learn from feedback</w:t>
      </w:r>
      <w:r>
        <w:t xml:space="preserve">: Even experienced developers benefit from Copilot’s perspective on best practices and potential improvements</w:t>
      </w:r>
    </w:p>
    <w:p>
      <w:pPr>
        <w:pStyle w:val="Compact"/>
        <w:numPr>
          <w:ilvl w:val="0"/>
          <w:numId w:val="1323"/>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24"/>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24"/>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25"/>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25"/>
        </w:numPr>
      </w:pPr>
      <w:r>
        <w:rPr>
          <w:b/>
          <w:bCs/>
        </w:rPr>
        <w:t xml:space="preserve">If the comment is incorrect or not applicable</w:t>
      </w:r>
      <w:r>
        <w:t xml:space="preserve">: Dismiss the comment with an explanation for why it doesn’t apply</w:t>
      </w:r>
    </w:p>
    <w:p>
      <w:pPr>
        <w:pStyle w:val="Compact"/>
        <w:numPr>
          <w:ilvl w:val="1"/>
          <w:numId w:val="1325"/>
        </w:numPr>
      </w:pPr>
      <w:r>
        <w:rPr>
          <w:b/>
          <w:bCs/>
        </w:rPr>
        <w:t xml:space="preserve">If you’re uncertain</w:t>
      </w:r>
      <w:r>
        <w:t xml:space="preserve">: Seek a second opinion from a human reviewer or do additional research</w:t>
      </w:r>
    </w:p>
    <w:p>
      <w:pPr>
        <w:numPr>
          <w:ilvl w:val="0"/>
          <w:numId w:val="1324"/>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24"/>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24"/>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26"/>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26"/>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26"/>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26"/>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96"/>
    <w:bookmarkStart w:id="797" w:name="reviewing-a-copilot-pr-you-didnt-create"/>
    <w:p>
      <w:pPr>
        <w:pStyle w:val="Heading3"/>
      </w:pPr>
      <w:r>
        <w:t xml:space="preserve">18.5.18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w:t>
      </w:r>
      <w:r>
        <w:t xml:space="preserve"> </w:t>
      </w:r>
      <w:hyperlink w:anchor="sec-pr-roles">
        <w:r>
          <w:rPr>
            <w:rStyle w:val="Hyperlink"/>
          </w:rPr>
          <w:t xml:space="preserve">Section 11.7</w:t>
        </w:r>
      </w:hyperlink>
      <w:r>
        <w:t xml:space="preserve">.</w:t>
      </w:r>
      <w:r>
        <w:t xml:space="preserve"> </w:t>
      </w:r>
      <w:r>
        <w:t xml:space="preserve">Copilot-assisted workflows add two more:</w:t>
      </w:r>
    </w:p>
    <w:p>
      <w:pPr>
        <w:pStyle w:val="Compact"/>
        <w:numPr>
          <w:ilvl w:val="0"/>
          <w:numId w:val="1327"/>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327"/>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328"/>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28"/>
        </w:numPr>
      </w:pPr>
      <w:r>
        <w:t xml:space="preserve">The prompter may or may not be the same person who originally created the issue</w:t>
      </w:r>
    </w:p>
    <w:p>
      <w:pPr>
        <w:pStyle w:val="Compact"/>
        <w:numPr>
          <w:ilvl w:val="1"/>
          <w:numId w:val="1329"/>
        </w:numPr>
      </w:pPr>
      <w:r>
        <w:t xml:space="preserve">In projects with a user base, users often submit issues (bug reports, feature requests)</w:t>
      </w:r>
    </w:p>
    <w:p>
      <w:pPr>
        <w:pStyle w:val="Compact"/>
        <w:numPr>
          <w:ilvl w:val="1"/>
          <w:numId w:val="1329"/>
        </w:numPr>
      </w:pPr>
      <w:r>
        <w:t xml:space="preserve">A project maintainer then steps in, adds their perspective, and assigns the issue to Copilot</w:t>
      </w:r>
    </w:p>
    <w:p>
      <w:pPr>
        <w:pStyle w:val="Compact"/>
        <w:numPr>
          <w:ilvl w:val="1"/>
          <w:numId w:val="1329"/>
        </w:numPr>
      </w:pPr>
      <w:r>
        <w:t xml:space="preserve">In this case, the maintainer who assigned Copilot is the prompter, not the original issue creator</w:t>
      </w:r>
    </w:p>
    <w:p>
      <w:pPr>
        <w:pStyle w:val="Compact"/>
        <w:numPr>
          <w:ilvl w:val="0"/>
          <w:numId w:val="1328"/>
        </w:numPr>
      </w:pPr>
      <w:r>
        <w:t xml:space="preserve">Copilot created the PR with the prompter as co-author</w:t>
      </w:r>
    </w:p>
    <w:p>
      <w:pPr>
        <w:pStyle w:val="Compact"/>
        <w:numPr>
          <w:ilvl w:val="0"/>
          <w:numId w:val="1328"/>
        </w:numPr>
      </w:pPr>
      <w:r>
        <w:t xml:space="preserve">The prompter (now acting as PR manager) requested your review</w:t>
      </w:r>
    </w:p>
    <w:p>
      <w:pPr>
        <w:pStyle w:val="Compact"/>
        <w:numPr>
          <w:ilvl w:val="0"/>
          <w:numId w:val="1328"/>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30"/>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31"/>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31"/>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31"/>
        </w:numPr>
      </w:pPr>
      <w:r>
        <w:t xml:space="preserve">Both options allow you to provide feedback without directly triggering Copilot</w:t>
      </w:r>
    </w:p>
    <w:p>
      <w:pPr>
        <w:pStyle w:val="Compact"/>
        <w:numPr>
          <w:ilvl w:val="0"/>
          <w:numId w:val="1330"/>
        </w:numPr>
      </w:pPr>
      <w:r>
        <w:rPr>
          <w:b/>
          <w:bCs/>
        </w:rPr>
        <w:t xml:space="preserve">Don’t ask Copilot to make changes directly</w:t>
      </w:r>
      <w:r>
        <w:t xml:space="preserve">:</w:t>
      </w:r>
    </w:p>
    <w:p>
      <w:pPr>
        <w:pStyle w:val="Compact"/>
        <w:numPr>
          <w:ilvl w:val="1"/>
          <w:numId w:val="1332"/>
        </w:numPr>
      </w:pPr>
      <w:r>
        <w:t xml:space="preserve">Avoid using features that would trigger Copilot to start working immediately</w:t>
      </w:r>
    </w:p>
    <w:p>
      <w:pPr>
        <w:pStyle w:val="Compact"/>
        <w:numPr>
          <w:ilvl w:val="1"/>
          <w:numId w:val="1332"/>
        </w:numPr>
      </w:pPr>
      <w:r>
        <w:t xml:space="preserve">Let the PR manager decide whether to ask Copilot to address your comments or make changes themselves</w:t>
      </w:r>
    </w:p>
    <w:p>
      <w:pPr>
        <w:pStyle w:val="Compact"/>
        <w:numPr>
          <w:ilvl w:val="0"/>
          <w:numId w:val="1330"/>
        </w:numPr>
      </w:pPr>
      <w:r>
        <w:rPr>
          <w:b/>
          <w:bCs/>
        </w:rPr>
        <w:t xml:space="preserve">Write clear, actionable comments</w:t>
      </w:r>
      <w:r>
        <w:t xml:space="preserve">:</w:t>
      </w:r>
    </w:p>
    <w:p>
      <w:pPr>
        <w:pStyle w:val="Compact"/>
        <w:numPr>
          <w:ilvl w:val="1"/>
          <w:numId w:val="1333"/>
        </w:numPr>
      </w:pPr>
      <w:r>
        <w:t xml:space="preserve">Explain what needs to change and why</w:t>
      </w:r>
    </w:p>
    <w:p>
      <w:pPr>
        <w:pStyle w:val="Compact"/>
        <w:numPr>
          <w:ilvl w:val="1"/>
          <w:numId w:val="1333"/>
        </w:numPr>
      </w:pPr>
      <w:r>
        <w:t xml:space="preserve">Suggest specific solutions when appropriate</w:t>
      </w:r>
    </w:p>
    <w:p>
      <w:pPr>
        <w:pStyle w:val="Compact"/>
        <w:numPr>
          <w:ilvl w:val="1"/>
          <w:numId w:val="1333"/>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34"/>
        </w:numPr>
      </w:pPr>
      <w:r>
        <w:rPr>
          <w:b/>
          <w:bCs/>
        </w:rPr>
        <w:t xml:space="preserve">Review all comments carefully</w:t>
      </w:r>
      <w:r>
        <w:t xml:space="preserve">:</w:t>
      </w:r>
    </w:p>
    <w:p>
      <w:pPr>
        <w:pStyle w:val="Compact"/>
        <w:numPr>
          <w:ilvl w:val="1"/>
          <w:numId w:val="1335"/>
        </w:numPr>
      </w:pPr>
      <w:r>
        <w:t xml:space="preserve">Decide which comments you agree with</w:t>
      </w:r>
    </w:p>
    <w:p>
      <w:pPr>
        <w:pStyle w:val="Compact"/>
        <w:numPr>
          <w:ilvl w:val="1"/>
          <w:numId w:val="1335"/>
        </w:numPr>
      </w:pPr>
      <w:r>
        <w:t xml:space="preserve">Dismiss or respond to comments you don’t entirely agree with</w:t>
      </w:r>
    </w:p>
    <w:p>
      <w:pPr>
        <w:pStyle w:val="Compact"/>
        <w:numPr>
          <w:ilvl w:val="1"/>
          <w:numId w:val="1335"/>
        </w:numPr>
      </w:pPr>
      <w:r>
        <w:t xml:space="preserve">This ensures Copilot only addresses feedback you’ve validated</w:t>
      </w:r>
    </w:p>
    <w:p>
      <w:pPr>
        <w:pStyle w:val="Compact"/>
        <w:numPr>
          <w:ilvl w:val="0"/>
          <w:numId w:val="1334"/>
        </w:numPr>
      </w:pPr>
      <w:r>
        <w:rPr>
          <w:b/>
          <w:bCs/>
        </w:rPr>
        <w:t xml:space="preserve">Choose how to address valid feedback</w:t>
      </w:r>
      <w:r>
        <w:t xml:space="preserve">:</w:t>
      </w:r>
    </w:p>
    <w:p>
      <w:pPr>
        <w:pStyle w:val="Compact"/>
        <w:numPr>
          <w:ilvl w:val="1"/>
          <w:numId w:val="1336"/>
        </w:numPr>
      </w:pPr>
      <w:r>
        <w:rPr>
          <w:b/>
          <w:bCs/>
        </w:rPr>
        <w:t xml:space="preserve">Option A</w:t>
      </w:r>
      <w:r>
        <w:t xml:space="preserve">: Make the changes yourself (faster for simple fixes)</w:t>
      </w:r>
    </w:p>
    <w:p>
      <w:pPr>
        <w:pStyle w:val="Compact"/>
        <w:numPr>
          <w:ilvl w:val="1"/>
          <w:numId w:val="1336"/>
        </w:numPr>
      </w:pPr>
      <w:r>
        <w:rPr>
          <w:b/>
          <w:bCs/>
        </w:rPr>
        <w:t xml:space="preserve">Option B</w:t>
      </w:r>
      <w:r>
        <w:t xml:space="preserve">: Ask Copilot to address the feedback (better for complex changes)</w:t>
      </w:r>
    </w:p>
    <w:p>
      <w:pPr>
        <w:pStyle w:val="Compact"/>
        <w:numPr>
          <w:ilvl w:val="1"/>
          <w:numId w:val="1336"/>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34"/>
        </w:numPr>
      </w:pPr>
      <w:r>
        <w:rPr>
          <w:b/>
          <w:bCs/>
        </w:rPr>
        <w:t xml:space="preserve">Maintain clear communication</w:t>
      </w:r>
      <w:r>
        <w:t xml:space="preserve">:</w:t>
      </w:r>
    </w:p>
    <w:p>
      <w:pPr>
        <w:pStyle w:val="Compact"/>
        <w:numPr>
          <w:ilvl w:val="1"/>
          <w:numId w:val="1337"/>
        </w:numPr>
      </w:pPr>
      <w:r>
        <w:t xml:space="preserve">Let reviewers know how you plan to address their feedback</w:t>
      </w:r>
    </w:p>
    <w:p>
      <w:pPr>
        <w:pStyle w:val="Compact"/>
        <w:numPr>
          <w:ilvl w:val="1"/>
          <w:numId w:val="1337"/>
        </w:numPr>
      </w:pPr>
      <w:r>
        <w:t xml:space="preserve">Mark conversations as resolved after addressing them</w:t>
      </w:r>
    </w:p>
    <w:p>
      <w:pPr>
        <w:pStyle w:val="Compact"/>
        <w:numPr>
          <w:ilvl w:val="1"/>
          <w:numId w:val="1337"/>
        </w:numPr>
      </w:pPr>
      <w:r>
        <w:t xml:space="preserve">Request re-review from humans after Copilot makes significant changes</w:t>
      </w:r>
    </w:p>
    <w:p>
      <w:pPr>
        <w:pStyle w:val="Compact"/>
        <w:numPr>
          <w:ilvl w:val="1"/>
          <w:numId w:val="1337"/>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38"/>
        </w:numPr>
      </w:pPr>
      <w:r>
        <w:t xml:space="preserve">The original PR manager is unavailable or on leave</w:t>
      </w:r>
    </w:p>
    <w:p>
      <w:pPr>
        <w:pStyle w:val="Compact"/>
        <w:numPr>
          <w:ilvl w:val="0"/>
          <w:numId w:val="1338"/>
        </w:numPr>
      </w:pPr>
      <w:r>
        <w:t xml:space="preserve">Someone with different expertise needs to guide the remaining work</w:t>
      </w:r>
    </w:p>
    <w:p>
      <w:pPr>
        <w:pStyle w:val="Compact"/>
        <w:numPr>
          <w:ilvl w:val="0"/>
          <w:numId w:val="1338"/>
        </w:numPr>
      </w:pPr>
      <w:r>
        <w:t xml:space="preserve">Responsibilities are being redistributed within the team</w:t>
      </w:r>
    </w:p>
    <w:p>
      <w:pPr>
        <w:pStyle w:val="FirstParagraph"/>
      </w:pPr>
      <w:r>
        <w:t xml:space="preserve">To transfer the PR manager role:</w:t>
      </w:r>
    </w:p>
    <w:p>
      <w:pPr>
        <w:pStyle w:val="Compact"/>
        <w:numPr>
          <w:ilvl w:val="0"/>
          <w:numId w:val="1339"/>
        </w:numPr>
      </w:pPr>
      <w:r>
        <w:t xml:space="preserve">The original PR manager should clearly communicate the handover to all reviewers</w:t>
      </w:r>
    </w:p>
    <w:p>
      <w:pPr>
        <w:pStyle w:val="Compact"/>
        <w:numPr>
          <w:ilvl w:val="0"/>
          <w:numId w:val="1339"/>
        </w:numPr>
      </w:pPr>
      <w:r>
        <w:t xml:space="preserve">The new PR manager should review the PR’s history and any open feedback</w:t>
      </w:r>
    </w:p>
    <w:p>
      <w:pPr>
        <w:pStyle w:val="Compact"/>
        <w:numPr>
          <w:ilvl w:val="0"/>
          <w:numId w:val="1339"/>
        </w:numPr>
      </w:pPr>
      <w:r>
        <w:t xml:space="preserve">The new PR manager should take over responding to Copilot and managing future iterations</w:t>
      </w:r>
    </w:p>
    <w:p>
      <w:pPr>
        <w:pStyle w:val="Compact"/>
        <w:numPr>
          <w:ilvl w:val="0"/>
          <w:numId w:val="1339"/>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797"/>
    <w:bookmarkStart w:id="815" w:name="sec-ai-claude-code-windows"/>
    <w:p>
      <w:pPr>
        <w:pStyle w:val="Heading3"/>
      </w:pPr>
      <w:r>
        <w:t xml:space="preserve">18.5.19 Installing Claude Code on Windows</w:t>
      </w:r>
    </w:p>
    <w:p>
      <w:pPr>
        <w:pStyle w:val="FirstParagraph"/>
      </w:pPr>
      <w:hyperlink r:id="rId778">
        <w:r>
          <w:rPr>
            <w:rStyle w:val="Hyperlink"/>
          </w:rPr>
          <w:t xml:space="preserve">Claude Code</w:t>
        </w:r>
      </w:hyperlink>
      <w:r>
        <w:t xml:space="preserve"> </w:t>
      </w:r>
      <w:r>
        <w:t xml:space="preserve">is Anthropic’s</w:t>
      </w:r>
      <w:r>
        <w:t xml:space="preserve"> </w:t>
      </w:r>
      <w:r>
        <w:t xml:space="preserve">command-line coding agent.</w:t>
      </w:r>
      <w:r>
        <w:t xml:space="preserve"> </w:t>
      </w:r>
      <w:r>
        <w:t xml:space="preserve">Installing it on Windows works well,</w:t>
      </w:r>
      <w:r>
        <w:t xml:space="preserve"> </w:t>
      </w:r>
      <w:r>
        <w:t xml:space="preserve">but a few platform-specific pitfalls can cost you hours if you don’t know about them.</w:t>
      </w:r>
      <w:r>
        <w:t xml:space="preserve"> </w:t>
      </w:r>
      <w:r>
        <w:t xml:space="preserve">These notes capture a setup that works,</w:t>
      </w:r>
      <w:r>
        <w:t xml:space="preserve"> </w:t>
      </w:r>
      <w:r>
        <w:t xml:space="preserve">and the gotchas to watch for.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8" name="Picture"/>
                  <a:graphic>
                    <a:graphicData uri="http://schemas.openxmlformats.org/drawingml/2006/picture">
                      <pic:pic>
                        <pic:nvPicPr>
                          <pic:cNvPr descr="/opt/quarto/share/formats/docx/note.png" id="799"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These notes were written in June 2026.</w:t>
            </w:r>
            <w:r>
              <w:t xml:space="preserve"> </w:t>
            </w:r>
            <w:r>
              <w:t xml:space="preserve">As with the rest of this chapter,</w:t>
            </w:r>
            <w:r>
              <w:t xml:space="preserve"> </w:t>
            </w:r>
            <w:r>
              <w:t xml:space="preserve">treat the specifics with caution—</w:t>
            </w:r>
            <w:r>
              <w:t xml:space="preserve"> </w:t>
            </w:r>
            <w:r>
              <w:t xml:space="preserve">installers and behavior change quickly.</w:t>
            </w:r>
          </w:p>
          <w:p/>
        </w:tc>
      </w:tr>
    </w:tbl>
    <w:bookmarkStart w:id="802" w:name="run-it-from-a-unix-like-terminal"/>
    <w:p>
      <w:pPr>
        <w:pStyle w:val="Heading4"/>
      </w:pPr>
      <w:r>
        <w:t xml:space="preserve">18.5.19.1 Run it from a Unix-like terminal</w:t>
      </w:r>
    </w:p>
    <w:p>
      <w:pPr>
        <w:pStyle w:val="FirstParagraph"/>
      </w:pPr>
      <w:r>
        <w:t xml:space="preserve">Claude Code expects a Unix-like shell.</w:t>
      </w:r>
      <w:r>
        <w:t xml:space="preserve"> </w:t>
      </w:r>
      <w:r>
        <w:t xml:space="preserve">On Windows, run it from one of:</w:t>
      </w:r>
    </w:p>
    <w:p>
      <w:pPr>
        <w:pStyle w:val="Compact"/>
        <w:numPr>
          <w:ilvl w:val="0"/>
          <w:numId w:val="1340"/>
        </w:numPr>
      </w:pPr>
      <w:r>
        <w:rPr>
          <w:b/>
          <w:bCs/>
        </w:rPr>
        <w:t xml:space="preserve">Git Bash</w:t>
      </w:r>
      <w:r>
        <w:t xml:space="preserve"> </w:t>
      </w:r>
      <w:r>
        <w:t xml:space="preserve">(ships with</w:t>
      </w:r>
      <w:r>
        <w:t xml:space="preserve"> </w:t>
      </w:r>
      <w:hyperlink r:id="rId800">
        <w:r>
          <w:rPr>
            <w:rStyle w:val="Hyperlink"/>
          </w:rPr>
          <w:t xml:space="preserve">Git for Windows</w:t>
        </w:r>
      </w:hyperlink>
      <w:r>
        <w:t xml:space="preserve">);</w:t>
      </w:r>
    </w:p>
    <w:p>
      <w:pPr>
        <w:pStyle w:val="Compact"/>
        <w:numPr>
          <w:ilvl w:val="0"/>
          <w:numId w:val="1340"/>
        </w:numPr>
      </w:pPr>
      <w:r>
        <w:rPr>
          <w:b/>
          <w:bCs/>
        </w:rPr>
        <w:t xml:space="preserve">MSYS2</w:t>
      </w:r>
      <w:r>
        <w:t xml:space="preserve"> </w:t>
      </w:r>
      <w:r>
        <w:t xml:space="preserve">(</w:t>
      </w:r>
      <w:hyperlink r:id="rId801">
        <w:r>
          <w:rPr>
            <w:rStyle w:val="Hyperlink"/>
          </w:rPr>
          <w:t xml:space="preserve">https://www.msys2.org/</w:t>
        </w:r>
      </w:hyperlink>
      <w:r>
        <w:t xml:space="preserve">), which also gives you a package manager (</w:t>
      </w:r>
      <w:r>
        <w:rPr>
          <w:rStyle w:val="VerbatimChar"/>
        </w:rPr>
        <w:t xml:space="preserve">pacman</w:t>
      </w:r>
      <w:r>
        <w:t xml:space="preserve">) and optional</w:t>
      </w:r>
      <w:r>
        <w:t xml:space="preserve"> </w:t>
      </w:r>
      <w:r>
        <w:rPr>
          <w:rStyle w:val="VerbatimChar"/>
        </w:rPr>
        <w:t xml:space="preserve">zsh</w:t>
      </w:r>
      <w:r>
        <w:t xml:space="preserve">;</w:t>
      </w:r>
    </w:p>
    <w:p>
      <w:pPr>
        <w:pStyle w:val="Compact"/>
        <w:numPr>
          <w:ilvl w:val="0"/>
          <w:numId w:val="1340"/>
        </w:numPr>
      </w:pPr>
      <w:r>
        <w:rPr>
          <w:b/>
          <w:bCs/>
        </w:rPr>
        <w:t xml:space="preserve">WSL</w:t>
      </w:r>
      <w:r>
        <w:t xml:space="preserve"> </w:t>
      </w:r>
      <w:r>
        <w:t xml:space="preserve">(Windows Subsystem for Linux), the most Unix-faithful option.</w:t>
      </w:r>
    </w:p>
    <w:p>
      <w:pPr>
        <w:pStyle w:val="FirstParagraph"/>
      </w:pPr>
      <w:r>
        <w:t xml:space="preserve">If you use WSL,</w:t>
      </w:r>
      <w:r>
        <w:t xml:space="preserve"> </w:t>
      </w:r>
      <w:r>
        <w:t xml:space="preserve">install Claude Code</w:t>
      </w:r>
      <w:r>
        <w:t xml:space="preserve"> </w:t>
      </w:r>
      <w:r>
        <w:rPr>
          <w:i/>
          <w:iCs/>
        </w:rPr>
        <w:t xml:space="preserve">inside</w:t>
      </w:r>
      <w:r>
        <w:t xml:space="preserve"> </w:t>
      </w:r>
      <w:r>
        <w:t xml:space="preserve">WSL—</w:t>
      </w:r>
      <w:r>
        <w:t xml:space="preserve"> </w:t>
      </w:r>
      <w:r>
        <w:t xml:space="preserve">a Windows install will not carry over,</w:t>
      </w:r>
      <w:r>
        <w:t xml:space="preserve"> </w:t>
      </w:r>
      <w:r>
        <w:t xml:space="preserve">because WSL has its own filesystem and</w:t>
      </w:r>
      <w:r>
        <w:t xml:space="preserve"> </w:t>
      </w:r>
      <w:r>
        <w:rPr>
          <w:rStyle w:val="VerbatimChar"/>
        </w:rPr>
        <w:t xml:space="preserve">PATH</w:t>
      </w:r>
      <w:r>
        <w:t xml:space="preserve">.</w:t>
      </w:r>
      <w:r>
        <w:t xml:space="preserve"> </w:t>
      </w:r>
      <w:r>
        <w:t xml:space="preserve">Inside WSL the standard Linux install applies,</w:t>
      </w:r>
      <w:r>
        <w:t xml:space="preserve"> </w:t>
      </w:r>
      <w:r>
        <w:t xml:space="preserve">and the Windows-specific</w:t>
      </w:r>
      <w:r>
        <w:t xml:space="preserve"> </w:t>
      </w:r>
      <w:r>
        <w:rPr>
          <w:rStyle w:val="VerbatimChar"/>
        </w:rPr>
        <w:t xml:space="preserve">PATH</w:t>
      </w:r>
      <w:r>
        <w:t xml:space="preserve"> </w:t>
      </w:r>
      <w:r>
        <w:t xml:space="preserve">and</w:t>
      </w:r>
      <w:r>
        <w:t xml:space="preserve"> </w:t>
      </w:r>
      <w:r>
        <w:rPr>
          <w:rStyle w:val="VerbatimChar"/>
        </w:rPr>
        <w:t xml:space="preserve">rehash</w:t>
      </w:r>
      <w:r>
        <w:t xml:space="preserve"> </w:t>
      </w:r>
      <w:r>
        <w:t xml:space="preserve">gotchas below don’t apply.</w:t>
      </w:r>
    </w:p>
    <w:bookmarkEnd w:id="802"/>
    <w:bookmarkStart w:id="807" w:name="install-claude-code"/>
    <w:p>
      <w:pPr>
        <w:pStyle w:val="Heading4"/>
      </w:pPr>
      <w:r>
        <w:t xml:space="preserve">18.5.19.2 Install Claude Code</w:t>
      </w:r>
    </w:p>
    <w:p>
      <w:pPr>
        <w:pStyle w:val="FirstParagraph"/>
      </w:pPr>
      <w:r>
        <w:t xml:space="preserve">There are two common routes:</w:t>
      </w:r>
    </w:p>
    <w:p>
      <w:pPr>
        <w:numPr>
          <w:ilvl w:val="0"/>
          <w:numId w:val="1341"/>
        </w:numPr>
      </w:pPr>
      <w:r>
        <w:rPr>
          <w:b/>
          <w:bCs/>
        </w:rPr>
        <w:t xml:space="preserve">Native installer</w:t>
      </w:r>
      <w:r>
        <w:t xml:space="preserve"> </w:t>
      </w:r>
      <w:r>
        <w:t xml:space="preserve">(recommended):</w:t>
      </w:r>
    </w:p>
    <w:p>
      <w:pPr>
        <w:pStyle w:val="SourceCode"/>
        <w:numPr>
          <w:ilvl w:val="0"/>
          <w:numId w:val="1000"/>
        </w:numPr>
      </w:pPr>
      <w:r>
        <w:rPr>
          <w:rStyle w:val="ExtensionTok"/>
        </w:rPr>
        <w:t xml:space="preserve">curl</w:t>
      </w:r>
      <w:r>
        <w:rPr>
          <w:rStyle w:val="NormalTok"/>
        </w:rPr>
        <w:t xml:space="preserve"> </w:t>
      </w:r>
      <w:r>
        <w:rPr>
          <w:rStyle w:val="AttributeTok"/>
        </w:rPr>
        <w:t xml:space="preserve">-fsSL</w:t>
      </w:r>
      <w:r>
        <w:rPr>
          <w:rStyle w:val="NormalTok"/>
        </w:rPr>
        <w:t xml:space="preserve"> https://claude.ai/install.sh </w:t>
      </w:r>
      <w:r>
        <w:rPr>
          <w:rStyle w:val="KeywordTok"/>
        </w:rPr>
        <w:t xml:space="preserve">|</w:t>
      </w:r>
      <w:r>
        <w:rPr>
          <w:rStyle w:val="NormalTok"/>
        </w:rPr>
        <w:t xml:space="preserve"> </w:t>
      </w:r>
      <w:r>
        <w:rPr>
          <w:rStyle w:val="FunctionTok"/>
        </w:rPr>
        <w:t xml:space="preserve">bash</w:t>
      </w:r>
    </w:p>
    <w:p>
      <w:pPr>
        <w:numPr>
          <w:ilvl w:val="0"/>
          <w:numId w:val="1000"/>
        </w:numPr>
      </w:pPr>
      <w:r>
        <w:t xml:space="preserve">This installs the binary to</w:t>
      </w:r>
      <w:r>
        <w:t xml:space="preserve"> </w:t>
      </w:r>
      <w:r>
        <w:rPr>
          <w:rStyle w:val="VerbatimChar"/>
        </w:rPr>
        <w:t xml:space="preserve">~/.local/bin</w:t>
      </w:r>
      <w:r>
        <w:t xml:space="preserve">.</w:t>
      </w:r>
      <w:r>
        <w:t xml:space="preserve"> </w:t>
      </w:r>
      <w:r>
        <w:t xml:space="preserve">If your organization’s policy requires it,</w:t>
      </w:r>
      <w:r>
        <w:t xml:space="preserve"> </w:t>
      </w:r>
      <w:r>
        <w:t xml:space="preserve">download and inspect the script before running it</w:t>
      </w:r>
      <w:r>
        <w:t xml:space="preserve"> </w:t>
      </w:r>
      <w:r>
        <w:t xml:space="preserve">rather than piping it straight to</w:t>
      </w:r>
      <w:r>
        <w:t xml:space="preserve"> </w:t>
      </w:r>
      <w:r>
        <w:rPr>
          <w:rStyle w:val="VerbatimChar"/>
        </w:rPr>
        <w:t xml:space="preserve">bash</w:t>
      </w:r>
      <w:r>
        <w:t xml:space="preserve">.</w:t>
      </w:r>
    </w:p>
    <w:p>
      <w:pPr>
        <w:numPr>
          <w:ilvl w:val="0"/>
          <w:numId w:val="1341"/>
        </w:numPr>
      </w:pPr>
      <w:r>
        <w:rPr>
          <w:b/>
          <w:bCs/>
        </w:rPr>
        <w:t xml:space="preserve">npm</w:t>
      </w:r>
      <w:r>
        <w:t xml:space="preserve"> </w:t>
      </w:r>
      <w:r>
        <w:t xml:space="preserve">(requires</w:t>
      </w:r>
      <w:r>
        <w:t xml:space="preserve"> </w:t>
      </w:r>
      <w:hyperlink r:id="rId803">
        <w:r>
          <w:rPr>
            <w:rStyle w:val="Hyperlink"/>
          </w:rPr>
          <w:t xml:space="preserve">Node.js</w:t>
        </w:r>
      </w:hyperlink>
      <w:r>
        <w:t xml:space="preserve">):</w:t>
      </w:r>
    </w:p>
    <w:p>
      <w:pPr>
        <w:pStyle w:val="SourceCode"/>
        <w:numPr>
          <w:ilvl w:val="0"/>
          <w:numId w:val="1000"/>
        </w:numPr>
      </w:pP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04" name="Picture"/>
                  <a:graphic>
                    <a:graphicData uri="http://schemas.openxmlformats.org/drawingml/2006/picture">
                      <pic:pic>
                        <pic:nvPicPr>
                          <pic:cNvPr descr="/opt/quarto/share/formats/docx/important.png" id="805" name="Picture"/>
                          <pic:cNvPicPr>
                            <a:picLocks noChangeArrowheads="1" noChangeAspect="1"/>
                          </pic:cNvPicPr>
                        </pic:nvPicPr>
                        <pic:blipFill>
                          <a:blip r:embed="rId1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Claude Code migrates itself out of npm</w:t>
            </w:r>
          </w:p>
        </w:tc>
      </w:tr>
      <w:tr>
        <w:trPr>
          <w:cantSplit/>
        </w:trPr>
        <w:tc>
          <w:tcPr>
            <w:tcMar>
              <w:top w:w="108" w:type="dxa"/>
              <w:bottom w:w="108" w:type="dxa"/>
            </w:tcMar>
          </w:tcPr>
          <w:p>
            <w:pPr>
              <w:pStyle w:val="BodyText"/>
            </w:pPr>
            <w:pPr>
              <w:spacing w:before="16"/>
            </w:pPr>
            <w:r>
              <w:t xml:space="preserve">Even if you install via npm,</w:t>
            </w:r>
            <w:r>
              <w:t xml:space="preserve"> </w:t>
            </w:r>
            <w:r>
              <w:t xml:space="preserve">current versions</w:t>
            </w:r>
            <w:r>
              <w:t xml:space="preserve"> </w:t>
            </w:r>
            <w:r>
              <w:rPr>
                <w:b/>
                <w:bCs/>
              </w:rPr>
              <w:t xml:space="preserve">migrate themselves to a native install</w:t>
            </w:r>
            <w:r>
              <w:t xml:space="preserve"> </w:t>
            </w:r>
            <w:r>
              <w:t xml:space="preserve">the first time you run</w:t>
            </w:r>
            <w:r>
              <w:t xml:space="preserve"> </w:t>
            </w:r>
            <w:r>
              <w:rPr>
                <w:rStyle w:val="VerbatimChar"/>
              </w:rPr>
              <w:t xml:space="preserve">claude</w:t>
            </w:r>
            <w:r>
              <w:t xml:space="preserve"> </w:t>
            </w:r>
            <w:r>
              <w:t xml:space="preserve">(at</w:t>
            </w:r>
            <w:r>
              <w:t xml:space="preserve"> </w:t>
            </w:r>
            <w:r>
              <w:rPr>
                <w:rStyle w:val="VerbatimChar"/>
              </w:rPr>
              <w:t xml:space="preserve">~/.local/bin/claude</w:t>
            </w:r>
            <w:r>
              <w:t xml:space="preserve">, or</w:t>
            </w:r>
            <w:r>
              <w:t xml:space="preserve"> </w:t>
            </w:r>
            <w:r>
              <w:rPr>
                <w:rStyle w:val="VerbatimChar"/>
              </w:rPr>
              <w:t xml:space="preserve">~/.local/bin/claude.exe</w:t>
            </w:r>
            <w:r>
              <w:t xml:space="preserve"> </w:t>
            </w:r>
            <w:r>
              <w:t xml:space="preserve">on Windows)</w:t>
            </w:r>
            <w:r>
              <w:t xml:space="preserve"> </w:t>
            </w:r>
            <w:r>
              <w:t xml:space="preserve">and remove the npm copy.</w:t>
            </w:r>
            <w:r>
              <w:t xml:space="preserve"> </w:t>
            </w:r>
            <w:r>
              <w:t xml:space="preserve">You can watch this happen in the terminal output the first time you run</w:t>
            </w:r>
            <w:r>
              <w:t xml:space="preserve"> </w:t>
            </w:r>
            <w:r>
              <w:rPr>
                <w:rStyle w:val="VerbatimChar"/>
              </w:rPr>
              <w:t xml:space="preserve">claude</w:t>
            </w:r>
            <w:r>
              <w:t xml:space="preserve">; the current install methods are documented in the</w:t>
            </w:r>
            <w:r>
              <w:t xml:space="preserve"> </w:t>
            </w:r>
            <w:hyperlink r:id="rId806">
              <w:r>
                <w:rPr>
                  <w:rStyle w:val="Hyperlink"/>
                </w:rPr>
                <w:t xml:space="preserve">Claude Code setup guide</w:t>
              </w:r>
            </w:hyperlink>
            <w:r>
              <w:t xml:space="preserve">.</w:t>
            </w:r>
          </w:p>
          <w:p>
            <w:pPr>
              <w:pStyle w:val="BodyText"/>
            </w:pPr>
            <w:pPr>
              <w:spacing w:after="16"/>
            </w:pPr>
            <w:r>
              <w:t xml:space="preserve">This is the single most confusing Windows gotcha:</w:t>
            </w:r>
            <w:r>
              <w:t xml:space="preserve"> </w:t>
            </w:r>
            <w:r>
              <w:t xml:space="preserve">a path that worked a moment ago</w:t>
            </w:r>
            <w:r>
              <w:t xml:space="preserve"> </w:t>
            </w:r>
            <w:r>
              <w:t xml:space="preserve">“disappears.”</w:t>
            </w:r>
            <w:r>
              <w:t xml:space="preserve"> </w:t>
            </w:r>
            <w:r>
              <w:rPr>
                <w:b/>
                <w:bCs/>
              </w:rPr>
              <w:t xml:space="preserve">Do not</w:t>
            </w:r>
            <w:r>
              <w:t xml:space="preserve"> </w:t>
            </w:r>
            <w:r>
              <w:t xml:space="preserve">hardcode the npm location</w:t>
            </w:r>
            <w:r>
              <w:t xml:space="preserve"> </w:t>
            </w:r>
            <w:r>
              <w:t xml:space="preserve">(e.g. </w:t>
            </w:r>
            <w:r>
              <w:rPr>
                <w:rStyle w:val="VerbatimChar"/>
              </w:rPr>
              <w:t xml:space="preserve">.../AppData/Roaming/npm/...</w:t>
            </w:r>
            <w:r>
              <w:t xml:space="preserve">) in your shell config.</w:t>
            </w:r>
            <w:r>
              <w:t xml:space="preserve"> </w:t>
            </w:r>
            <w:r>
              <w:t xml:space="preserve">Point your</w:t>
            </w:r>
            <w:r>
              <w:t xml:space="preserve"> </w:t>
            </w:r>
            <w:r>
              <w:rPr>
                <w:rStyle w:val="VerbatimChar"/>
              </w:rPr>
              <w:t xml:space="preserve">PATH</w:t>
            </w:r>
            <w:r>
              <w:t xml:space="preserve"> </w:t>
            </w:r>
            <w:r>
              <w:t xml:space="preserve">at the shell-appropriate directory shown in the next section instead.</w:t>
            </w:r>
          </w:p>
          <w:p/>
        </w:tc>
      </w:tr>
    </w:tbl>
    <w:bookmarkEnd w:id="807"/>
    <w:bookmarkStart w:id="809" w:name="make-sure-your-shell-can-find-claude"/>
    <w:p>
      <w:pPr>
        <w:pStyle w:val="Heading4"/>
      </w:pPr>
      <w:r>
        <w:t xml:space="preserve">18.5.19.3 Make sure your shell can find</w:t>
      </w:r>
      <w:r>
        <w:t xml:space="preserve"> </w:t>
      </w:r>
      <w:r>
        <w:rPr>
          <w:rStyle w:val="VerbatimChar"/>
        </w:rPr>
        <w:t xml:space="preserve">claude</w:t>
      </w:r>
    </w:p>
    <w:p>
      <w:pPr>
        <w:pStyle w:val="FirstParagraph"/>
      </w:pPr>
      <w:r>
        <w:t xml:space="preserve">The native binary lives in</w:t>
      </w:r>
      <w:r>
        <w:t xml:space="preserve"> </w:t>
      </w:r>
      <w:r>
        <w:rPr>
          <w:rStyle w:val="VerbatimChar"/>
        </w:rPr>
        <w:t xml:space="preserve">~/.local/bin</w:t>
      </w:r>
      <w:r>
        <w:t xml:space="preserve">.</w:t>
      </w:r>
      <w:r>
        <w:t xml:space="preserve"> </w:t>
      </w:r>
      <w:r>
        <w:t xml:space="preserve">The installer adds this directory to</w:t>
      </w:r>
      <w:r>
        <w:t xml:space="preserve"> </w:t>
      </w:r>
      <w:r>
        <w:rPr>
          <w:rStyle w:val="VerbatimChar"/>
        </w:rPr>
        <w:t xml:space="preserve">PATH</w:t>
      </w:r>
      <w:r>
        <w:t xml:space="preserve"> </w:t>
      </w:r>
      <w:r>
        <w:t xml:space="preserve">for ordinary shells,</w:t>
      </w:r>
      <w:r>
        <w:t xml:space="preserve"> </w:t>
      </w:r>
      <w:r>
        <w:t xml:space="preserve">but on Windows two things commonly break that.</w:t>
      </w:r>
    </w:p>
    <w:p>
      <w:pPr>
        <w:pStyle w:val="BodyText"/>
      </w:pPr>
      <w:r>
        <w:rPr>
          <w:b/>
          <w:bCs/>
        </w:rPr>
        <w:t xml:space="preserve">MSYS2 does not inherit the Windows</w:t>
      </w:r>
      <w:r>
        <w:rPr>
          <w:b/>
          <w:bCs/>
        </w:rPr>
        <w:t xml:space="preserve"> </w:t>
      </w:r>
      <w:r>
        <w:rPr>
          <w:rStyle w:val="VerbatimChar"/>
          <w:b/>
          <w:bCs/>
        </w:rPr>
        <w:t xml:space="preserve">PATH</w:t>
      </w:r>
      <w:r>
        <w:rPr>
          <w:b/>
          <w:bCs/>
        </w:rPr>
        <w:t xml:space="preserve"> </w:t>
      </w:r>
      <w:r>
        <w:rPr>
          <w:b/>
          <w:bCs/>
        </w:rPr>
        <w:t xml:space="preserve">by default.</w:t>
      </w:r>
      <w:r>
        <w:t xml:space="preserve"> </w:t>
      </w:r>
      <w:r>
        <w:t xml:space="preserve">It starts in a</w:t>
      </w:r>
      <w:r>
        <w:t xml:space="preserve"> </w:t>
      </w:r>
      <w:r>
        <w:t xml:space="preserve">“minimal”</w:t>
      </w:r>
      <w:r>
        <w:t xml:space="preserve"> </w:t>
      </w:r>
      <w:r>
        <w:t xml:space="preserve">path mode,</w:t>
      </w:r>
      <w:r>
        <w:t xml:space="preserve"> </w:t>
      </w:r>
      <w:r>
        <w:t xml:space="preserve">so tools installed elsewhere on Windows are invisible to it.</w:t>
      </w:r>
      <w:r>
        <w:t xml:space="preserve"> </w:t>
      </w:r>
      <w:r>
        <w:t xml:space="preserve">Add the binary’s directory explicitly in your</w:t>
      </w:r>
      <w:r>
        <w:t xml:space="preserve"> </w:t>
      </w:r>
      <w:r>
        <w:rPr>
          <w:rStyle w:val="VerbatimChar"/>
        </w:rPr>
        <w:t xml:space="preserve">~/.zshrc</w:t>
      </w:r>
      <w:r>
        <w:t xml:space="preserve"> </w:t>
      </w:r>
      <w:r>
        <w:t xml:space="preserve">(or</w:t>
      </w:r>
      <w:r>
        <w:t xml:space="preserve"> </w:t>
      </w:r>
      <w:r>
        <w:rPr>
          <w:rStyle w:val="VerbatimChar"/>
        </w:rPr>
        <w:t xml:space="preserve">~/.bashrc</w:t>
      </w:r>
      <w:r>
        <w:t xml:space="preserve">).</w:t>
      </w:r>
      <w:r>
        <w:t xml:space="preserve"> </w:t>
      </w:r>
      <w:r>
        <w:t xml:space="preserve">Because MSYS2’s</w:t>
      </w:r>
      <w:r>
        <w:t xml:space="preserve"> </w:t>
      </w:r>
      <w:r>
        <w:rPr>
          <w:rStyle w:val="VerbatimChar"/>
        </w:rPr>
        <w:t xml:space="preserve">$HOME</w:t>
      </w:r>
      <w:r>
        <w:t xml:space="preserve"> </w:t>
      </w:r>
      <w:r>
        <w:t xml:space="preserve">is</w:t>
      </w:r>
      <w:r>
        <w:t xml:space="preserve"> </w:t>
      </w:r>
      <w:r>
        <w:rPr>
          <w:rStyle w:val="VerbatimChar"/>
        </w:rPr>
        <w:t xml:space="preserve">/home/&lt;you&gt;</w:t>
      </w:r>
      <w:r>
        <w:t xml:space="preserve"> </w:t>
      </w:r>
      <w:r>
        <w:t xml:space="preserve">(its own home, not the Windows</w:t>
      </w:r>
      <w:r>
        <w:t xml:space="preserve"> </w:t>
      </w:r>
      <w:r>
        <w:t xml:space="preserve">profile where the installer puts the binary),</w:t>
      </w:r>
      <w:r>
        <w:t xml:space="preserve"> </w:t>
      </w:r>
      <w:r>
        <w:t xml:space="preserve">point</w:t>
      </w:r>
      <w:r>
        <w:t xml:space="preserve"> </w:t>
      </w:r>
      <w:r>
        <w:rPr>
          <w:rStyle w:val="VerbatimChar"/>
        </w:rPr>
        <w:t xml:space="preserve">PATH</w:t>
      </w:r>
      <w:r>
        <w:t xml:space="preserve"> </w:t>
      </w:r>
      <w:r>
        <w:t xml:space="preserve">at the absolute Windows path:</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"/c/Users/&lt;you&gt;/.local/bin:</w:t>
      </w:r>
      <w:r>
        <w:rPr>
          <w:rStyle w:val="VariableTok"/>
        </w:rPr>
        <w:t xml:space="preserve">$PATH</w:t>
      </w:r>
      <w:r>
        <w:rPr>
          <w:rStyle w:val="StringTok"/>
        </w:rPr>
        <w:t xml:space="preserve">"</w:t>
      </w:r>
      <w:r>
        <w:rPr>
          <w:rStyle w:val="NormalTok"/>
        </w:rPr>
        <w:t xml:space="preserve">     </w:t>
      </w:r>
      <w:r>
        <w:rPr>
          <w:rStyle w:val="CommentTok"/>
        </w:rPr>
        <w:t xml:space="preserve"># MSYS2</w:t>
      </w:r>
    </w:p>
    <w:p>
      <w:pPr>
        <w:pStyle w:val="FirstParagraph"/>
      </w:pPr>
      <w:r>
        <w:t xml:space="preserve">In</w:t>
      </w:r>
      <w:r>
        <w:t xml:space="preserve"> </w:t>
      </w:r>
      <w:r>
        <w:rPr>
          <w:b/>
          <w:bCs/>
        </w:rPr>
        <w:t xml:space="preserve">Git Bash</w:t>
      </w:r>
      <w:r>
        <w:t xml:space="preserve">,</w:t>
      </w:r>
      <w:r>
        <w:t xml:space="preserve"> </w:t>
      </w:r>
      <w:r>
        <w:rPr>
          <w:rStyle w:val="VerbatimChar"/>
        </w:rPr>
        <w:t xml:space="preserve">$HOME</w:t>
      </w:r>
      <w:r>
        <w:t xml:space="preserve"> </w:t>
      </w:r>
      <w:r>
        <w:t xml:space="preserve">already is</w:t>
      </w:r>
      <w:r>
        <w:t xml:space="preserve"> </w:t>
      </w:r>
      <w:r>
        <w:rPr>
          <w:rStyle w:val="VerbatimChar"/>
        </w:rPr>
        <w:t xml:space="preserve">/c/Users/&lt;you&gt;</w:t>
      </w:r>
      <w:r>
        <w:t xml:space="preserve"> </w:t>
      </w:r>
      <w:r>
        <w:t xml:space="preserve">(your Windows user</w:t>
      </w:r>
      <w:r>
        <w:t xml:space="preserve"> </w:t>
      </w:r>
      <w:r>
        <w:t xml:space="preserve">profile), so the shorthand works there: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r>
        <w:rPr>
          <w:rStyle w:val="NormalTok"/>
        </w:rPr>
        <w:t xml:space="preserve">     </w:t>
      </w:r>
      <w:r>
        <w:rPr>
          <w:rStyle w:val="CommentTok"/>
        </w:rPr>
        <w:t xml:space="preserve"># Git Bash</w:t>
      </w:r>
    </w:p>
    <w:p>
      <w:pPr>
        <w:pStyle w:val="FirstParagraph"/>
      </w:pPr>
      <w:r>
        <w:rPr>
          <w:b/>
          <w:bCs/>
        </w:rPr>
        <w:t xml:space="preserve">Rehash after changing</w:t>
      </w:r>
      <w:r>
        <w:rPr>
          <w:b/>
          <w:bCs/>
        </w:rPr>
        <w:t xml:space="preserve"> </w:t>
      </w:r>
      <w:r>
        <w:rPr>
          <w:rStyle w:val="VerbatimChar"/>
          <w:b/>
          <w:bCs/>
        </w:rPr>
        <w:t xml:space="preserve">PATH</w:t>
      </w:r>
      <w:r>
        <w:rPr>
          <w:b/>
          <w:bCs/>
        </w:rPr>
        <w:t xml:space="preserve">.</w:t>
      </w:r>
      <w:r>
        <w:t xml:space="preserve"> </w:t>
      </w:r>
      <w:r>
        <w:rPr>
          <w:rStyle w:val="VerbatimChar"/>
        </w:rPr>
        <w:t xml:space="preserve">zsh</w:t>
      </w:r>
      <w:r>
        <w:t xml:space="preserve"> </w:t>
      </w:r>
      <w:r>
        <w:t xml:space="preserve">and</w:t>
      </w:r>
      <w:r>
        <w:t xml:space="preserve"> </w:t>
      </w:r>
      <w:r>
        <w:rPr>
          <w:rStyle w:val="VerbatimChar"/>
        </w:rPr>
        <w:t xml:space="preserve">bash</w:t>
      </w:r>
      <w:r>
        <w:t xml:space="preserve"> </w:t>
      </w:r>
      <w:r>
        <w:t xml:space="preserve">cache the locations of executables.</w:t>
      </w:r>
      <w:r>
        <w:t xml:space="preserve"> </w:t>
      </w:r>
      <w:r>
        <w:t xml:space="preserve">If you add a directory to</w:t>
      </w:r>
      <w:r>
        <w:t xml:space="preserve"> </w:t>
      </w:r>
      <w:r>
        <w:rPr>
          <w:rStyle w:val="VerbatimChar"/>
        </w:rPr>
        <w:t xml:space="preserve">PATH</w:t>
      </w:r>
      <w:r>
        <w:t xml:space="preserve"> </w:t>
      </w:r>
      <w:r>
        <w:t xml:space="preserve">in your shell config,</w:t>
      </w:r>
      <w:r>
        <w:t xml:space="preserve"> </w:t>
      </w:r>
      <w:r>
        <w:t xml:space="preserve">the shell may still report</w:t>
      </w:r>
      <w:r>
        <w:t xml:space="preserve"> </w:t>
      </w:r>
      <w:r>
        <w:rPr>
          <w:rStyle w:val="VerbatimChar"/>
        </w:rPr>
        <w:t xml:space="preserve">command not found</w:t>
      </w:r>
      <w:r>
        <w:t xml:space="preserve"> </w:t>
      </w:r>
      <w:r>
        <w:rPr>
          <w:i/>
          <w:iCs/>
        </w:rPr>
        <w:t xml:space="preserve">even though the directory is on</w:t>
      </w:r>
      <w:r>
        <w:rPr>
          <w:i/>
          <w:iCs/>
        </w:rPr>
        <w:t xml:space="preserve"> </w:t>
      </w:r>
      <w:r>
        <w:rPr>
          <w:rStyle w:val="VerbatimChar"/>
          <w:i/>
          <w:iCs/>
        </w:rPr>
        <w:t xml:space="preserve">PATH</w:t>
      </w:r>
      <w:r>
        <w:t xml:space="preserve">,</w:t>
      </w:r>
      <w:r>
        <w:t xml:space="preserve"> </w:t>
      </w:r>
      <w:r>
        <w:t xml:space="preserve">because its command table is stale.</w:t>
      </w:r>
      <w:r>
        <w:t xml:space="preserve"> </w:t>
      </w:r>
      <w:r>
        <w:t xml:space="preserve">Force a rebuild in the same shell right after editing</w:t>
      </w:r>
      <w:r>
        <w:t xml:space="preserve"> </w:t>
      </w:r>
      <w:r>
        <w:rPr>
          <w:rStyle w:val="VerbatimChar"/>
        </w:rPr>
        <w:t xml:space="preserve">PATH</w:t>
      </w:r>
      <w:r>
        <w:t xml:space="preserve">:</w:t>
      </w:r>
    </w:p>
    <w:p>
      <w:pPr>
        <w:pStyle w:val="SourceCode"/>
      </w:pPr>
      <w:r>
        <w:rPr>
          <w:rStyle w:val="ExtensionTok"/>
        </w:rPr>
        <w:t xml:space="preserve">rehash</w:t>
      </w:r>
      <w:r>
        <w:rPr>
          <w:rStyle w:val="NormalTok"/>
        </w:rPr>
        <w:t xml:space="preserve">        </w:t>
      </w:r>
      <w:r>
        <w:rPr>
          <w:rStyle w:val="CommentTok"/>
        </w:rPr>
        <w:t xml:space="preserve"># zsh; use 'hash -r' in bash</w:t>
      </w:r>
    </w:p>
    <w:p>
      <w:pPr>
        <w:pStyle w:val="FirstParagraph"/>
      </w:pPr>
      <w:r>
        <w:t xml:space="preserve">This bites hardest with</w:t>
      </w:r>
      <w:r>
        <w:t xml:space="preserve"> </w:t>
      </w:r>
      <w:hyperlink r:id="rId808">
        <w:r>
          <w:rPr>
            <w:rStyle w:val="Hyperlink"/>
          </w:rPr>
          <w:t xml:space="preserve">oh-my-zsh</w:t>
        </w:r>
      </w:hyperlink>
      <w:r>
        <w:t xml:space="preserve">,</w:t>
      </w:r>
      <w:r>
        <w:t xml:space="preserve"> </w:t>
      </w:r>
      <w:r>
        <w:t xml:space="preserve">which builds zsh’s command table</w:t>
      </w:r>
      <w:r>
        <w:t xml:space="preserve"> </w:t>
      </w:r>
      <w:r>
        <w:rPr>
          <w:i/>
          <w:iCs/>
        </w:rPr>
        <w:t xml:space="preserve">before</w:t>
      </w:r>
      <w:r>
        <w:t xml:space="preserve"> </w:t>
      </w:r>
      <w:r>
        <w:t xml:space="preserve">your custom</w:t>
      </w:r>
      <w:r>
        <w:t xml:space="preserve"> </w:t>
      </w:r>
      <w:r>
        <w:rPr>
          <w:rStyle w:val="VerbatimChar"/>
        </w:rPr>
        <w:t xml:space="preserve">PATH</w:t>
      </w:r>
      <w:r>
        <w:t xml:space="preserve"> </w:t>
      </w:r>
      <w:r>
        <w:t xml:space="preserve">line runs,</w:t>
      </w:r>
      <w:r>
        <w:t xml:space="preserve"> </w:t>
      </w:r>
      <w:r>
        <w:t xml:space="preserve">so opening a fresh window may not clear the stale</w:t>
      </w:r>
      <w:r>
        <w:t xml:space="preserve"> </w:t>
      </w:r>
      <w:r>
        <w:rPr>
          <w:rStyle w:val="VerbatimChar"/>
        </w:rPr>
        <w:t xml:space="preserve">command not found</w:t>
      </w:r>
      <w:r>
        <w:t xml:space="preserve"> </w:t>
      </w:r>
      <w:r>
        <w:t xml:space="preserve">on its own until you</w:t>
      </w:r>
      <w:r>
        <w:t xml:space="preserve"> </w:t>
      </w:r>
      <w:r>
        <w:rPr>
          <w:rStyle w:val="VerbatimChar"/>
        </w:rPr>
        <w:t xml:space="preserve">rehash</w:t>
      </w:r>
      <w:r>
        <w:t xml:space="preserve"> </w:t>
      </w:r>
      <w:r>
        <w:t xml:space="preserve">(or move the</w:t>
      </w:r>
      <w:r>
        <w:t xml:space="preserve"> </w:t>
      </w:r>
      <w:r>
        <w:rPr>
          <w:rStyle w:val="VerbatimChar"/>
        </w:rPr>
        <w:t xml:space="preserve">PATH</w:t>
      </w:r>
      <w:r>
        <w:t xml:space="preserve"> </w:t>
      </w:r>
      <w:r>
        <w:t xml:space="preserve">line before oh-my-zsh</w:t>
      </w:r>
      <w:r>
        <w:t xml:space="preserve"> </w:t>
      </w:r>
      <w:r>
        <w:t xml:space="preserve">initializes).</w:t>
      </w:r>
    </w:p>
    <w:bookmarkEnd w:id="809"/>
    <w:bookmarkStart w:id="812" w:name="X604325b0223e79803e04f87e7874b1d7f4a0663"/>
    <w:p>
      <w:pPr>
        <w:pStyle w:val="Heading4"/>
      </w:pPr>
      <w:r>
        <w:t xml:space="preserve">18.5.19.4 Do not edit dotfiles with PowerShell redirection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10" name="Picture"/>
                  <a:graphic>
                    <a:graphicData uri="http://schemas.openxmlformats.org/drawingml/2006/picture">
                      <pic:pic>
                        <pic:nvPicPr>
                          <pic:cNvPr descr="/opt/quarto/share/formats/docx/warning.png" id="811" name="Picture"/>
                          <pic:cNvPicPr>
                            <a:picLocks noChangeArrowheads="1" noChangeAspect="1"/>
                          </pic:cNvPicPr>
                        </pic:nvPicPr>
                        <pic:blipFill>
                          <a:blip r:embed="rId5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PowerShell writes the wrong encoding</w:t>
            </w:r>
          </w:p>
        </w:tc>
      </w:tr>
      <w:tr>
        <w:trPr>
          <w:cantSplit/>
        </w:trPr>
        <w:tc>
          <w:tcPr>
            <w:tcMar>
              <w:top w:w="108" w:type="dxa"/>
              <w:bottom w:w="108" w:type="dxa"/>
            </w:tcMar>
          </w:tcPr>
          <w:p>
            <w:pPr>
              <w:pStyle w:val="BodyText"/>
            </w:pPr>
            <w:pPr>
              <w:spacing w:before="16"/>
            </w:pPr>
            <w:r>
              <w:t xml:space="preserve">Never write to</w:t>
            </w:r>
            <w:r>
              <w:t xml:space="preserve"> </w:t>
            </w:r>
            <w:r>
              <w:rPr>
                <w:rStyle w:val="VerbatimChar"/>
              </w:rPr>
              <w:t xml:space="preserve">~/.bashrc</w:t>
            </w:r>
            <w:r>
              <w:t xml:space="preserve">,</w:t>
            </w:r>
            <w:r>
              <w:t xml:space="preserve"> </w:t>
            </w:r>
            <w:r>
              <w:rPr>
                <w:rStyle w:val="VerbatimChar"/>
              </w:rPr>
              <w:t xml:space="preserve">~/.zshrc</w:t>
            </w:r>
            <w:r>
              <w:t xml:space="preserve">, or other shell config files</w:t>
            </w:r>
            <w:r>
              <w:t xml:space="preserve"> </w:t>
            </w:r>
            <w:r>
              <w:t xml:space="preserve">using PowerShell’s</w:t>
            </w:r>
            <w:r>
              <w:t xml:space="preserve"> </w:t>
            </w:r>
            <w:r>
              <w:rPr>
                <w:rStyle w:val="VerbatimChar"/>
              </w:rPr>
              <w:t xml:space="preserve">&gt;</w:t>
            </w:r>
            <w:r>
              <w:t xml:space="preserve"> </w:t>
            </w:r>
            <w:r>
              <w:t xml:space="preserve">or</w:t>
            </w:r>
            <w:r>
              <w:t xml:space="preserve"> </w:t>
            </w:r>
            <w:r>
              <w:rPr>
                <w:rStyle w:val="VerbatimChar"/>
              </w:rPr>
              <w:t xml:space="preserve">&gt;&gt;</w:t>
            </w:r>
            <w:r>
              <w:t xml:space="preserve"> </w:t>
            </w:r>
            <w:r>
              <w:t xml:space="preserve">redirection.</w:t>
            </w:r>
            <w:r>
              <w:t xml:space="preserve"> </w:t>
            </w:r>
            <w:r>
              <w:t xml:space="preserve">Windows PowerShell writes</w:t>
            </w:r>
            <w:r>
              <w:t xml:space="preserve"> </w:t>
            </w:r>
            <w:r>
              <w:rPr>
                <w:b/>
                <w:bCs/>
              </w:rPr>
              <w:t xml:space="preserve">UTF-16 with a byte-order mark</w:t>
            </w:r>
            <w:r>
              <w:t xml:space="preserve">,</w:t>
            </w:r>
            <w:r>
              <w:t xml:space="preserve"> </w:t>
            </w:r>
            <w:r>
              <w:t xml:space="preserve">which</w:t>
            </w:r>
            <w:r>
              <w:t xml:space="preserve"> </w:t>
            </w:r>
            <w:r>
              <w:rPr>
                <w:rStyle w:val="VerbatimChar"/>
              </w:rPr>
              <w:t xml:space="preserve">bash</w:t>
            </w:r>
            <w:r>
              <w:t xml:space="preserve">/</w:t>
            </w:r>
            <w:r>
              <w:rPr>
                <w:rStyle w:val="VerbatimChar"/>
              </w:rPr>
              <w:t xml:space="preserve">zsh</w:t>
            </w:r>
            <w:r>
              <w:t xml:space="preserve"> </w:t>
            </w:r>
            <w:r>
              <w:t xml:space="preserve">read as a stray character at the start of the file:</w:t>
            </w:r>
          </w:p>
          <w:p>
            <w:pPr>
              <w:pStyle w:val="SourceCode"/>
            </w:pPr>
            <w:r>
              <w:rPr>
                <w:rStyle w:val="VerbatimChar"/>
              </w:rPr>
              <w:t xml:space="preserve">bash: $'\377\376export': command not found</w:t>
            </w:r>
          </w:p>
          <w:p>
            <w:pPr>
              <w:pStyle w:val="FirstParagraph"/>
            </w:pPr>
            <w:pPr>
              <w:spacing w:after="16"/>
            </w:pPr>
            <w:r>
              <w:t xml:space="preserve">Edit dotfiles from</w:t>
            </w:r>
            <w:r>
              <w:t xml:space="preserve"> </w:t>
            </w:r>
            <w:r>
              <w:rPr>
                <w:i/>
                <w:iCs/>
              </w:rPr>
              <w:t xml:space="preserve">inside</w:t>
            </w:r>
            <w:r>
              <w:t xml:space="preserve"> </w:t>
            </w:r>
            <w:r>
              <w:t xml:space="preserve">the shell</w:t>
            </w:r>
            <w:r>
              <w:t xml:space="preserve"> </w:t>
            </w:r>
            <w:r>
              <w:t xml:space="preserve">(e.g. with</w:t>
            </w:r>
            <w:r>
              <w:t xml:space="preserve"> </w:t>
            </w:r>
            <w:r>
              <w:rPr>
                <w:rStyle w:val="VerbatimChar"/>
              </w:rPr>
              <w:t xml:space="preserve">nano</w:t>
            </w:r>
            <w:r>
              <w:t xml:space="preserve">,</w:t>
            </w:r>
            <w:r>
              <w:t xml:space="preserve"> </w:t>
            </w:r>
            <w:r>
              <w:rPr>
                <w:rStyle w:val="VerbatimChar"/>
              </w:rPr>
              <w:t xml:space="preserve">vim</w:t>
            </w:r>
            <w:r>
              <w:t xml:space="preserve">, or</w:t>
            </w:r>
            <w:r>
              <w:t xml:space="preserve"> </w:t>
            </w:r>
            <w:r>
              <w:rPr>
                <w:rStyle w:val="VerbatimChar"/>
              </w:rPr>
              <w:t xml:space="preserve">echo 'export PATH=...' &gt;&gt; ~/.zshrc</w:t>
            </w:r>
            <w:r>
              <w:t xml:space="preserve"> </w:t>
            </w:r>
            <w:r>
              <w:t xml:space="preserve">run in bash/zsh),</w:t>
            </w:r>
            <w:r>
              <w:t xml:space="preserve"> </w:t>
            </w:r>
            <w:r>
              <w:t xml:space="preserve">or with an editor that saves UTF-8 without a BOM (e.g. VS Code).</w:t>
            </w:r>
          </w:p>
          <w:p/>
        </w:tc>
      </w:tr>
    </w:tbl>
    <w:bookmarkEnd w:id="812"/>
    <w:bookmarkStart w:id="813" w:name="X1745fd502df7963ed7ce48d0465493b4d59ad92"/>
    <w:p>
      <w:pPr>
        <w:pStyle w:val="Heading4"/>
      </w:pPr>
      <w:r>
        <w:t xml:space="preserve">18.5.19.5 Authenticating the GitHub CLI in Git Bash or MSYS2</w:t>
      </w:r>
    </w:p>
    <w:p>
      <w:pPr>
        <w:pStyle w:val="FirstParagraph"/>
      </w:pPr>
      <w:r>
        <w:t xml:space="preserve">If you also use the</w:t>
      </w:r>
      <w:r>
        <w:t xml:space="preserve"> </w:t>
      </w:r>
      <w:hyperlink r:id="rId476">
        <w:r>
          <w:rPr>
            <w:rStyle w:val="Hyperlink"/>
          </w:rPr>
          <w:t xml:space="preserve">GitHub CLI</w:t>
        </w:r>
      </w:hyperlink>
      <w:r>
        <w:t xml:space="preserve"> </w:t>
      </w:r>
      <w:r>
        <w:t xml:space="preserve">(</w:t>
      </w:r>
      <w:r>
        <w:rPr>
          <w:rStyle w:val="VerbatimChar"/>
        </w:rPr>
        <w:t xml:space="preserve">gh</w:t>
      </w:r>
      <w:r>
        <w:t xml:space="preserve">)</w:t>
      </w:r>
      <w:r>
        <w:t xml:space="preserve"> </w:t>
      </w:r>
      <w:r>
        <w:t xml:space="preserve">to push code or open pull requests,</w:t>
      </w:r>
      <w:r>
        <w:t xml:space="preserve"> </w:t>
      </w:r>
      <w:r>
        <w:rPr>
          <w:rStyle w:val="VerbatimChar"/>
        </w:rPr>
        <w:t xml:space="preserve">gh auth login</w:t>
      </w:r>
      <w:r>
        <w:t xml:space="preserve"> </w:t>
      </w:r>
      <w:r>
        <w:t xml:space="preserve">may fail with:</w:t>
      </w:r>
    </w:p>
    <w:p>
      <w:pPr>
        <w:pStyle w:val="SourceCode"/>
      </w:pPr>
      <w:r>
        <w:rPr>
          <w:rStyle w:val="VerbatimChar"/>
        </w:rPr>
        <w:t xml:space="preserve">could not prompt: … running in MinTTY without pseudo terminal support</w:t>
      </w:r>
    </w:p>
    <w:p>
      <w:pPr>
        <w:pStyle w:val="FirstParagraph"/>
      </w:pPr>
      <w:r>
        <w:t xml:space="preserve">Git Bash and MSYS2 both default to the MinTTY terminal,</w:t>
      </w:r>
      <w:r>
        <w:t xml:space="preserve"> </w:t>
      </w:r>
      <w:r>
        <w:t xml:space="preserve">which can’t host the interactive prompt.</w:t>
      </w:r>
      <w:r>
        <w:t xml:space="preserve"> </w:t>
      </w:r>
      <w:r>
        <w:t xml:space="preserve">Wrap the command with</w:t>
      </w:r>
      <w:r>
        <w:t xml:space="preserve"> </w:t>
      </w:r>
      <w:r>
        <w:rPr>
          <w:rStyle w:val="VerbatimChar"/>
        </w:rPr>
        <w:t xml:space="preserve">winpty</w:t>
      </w:r>
      <w:r>
        <w:t xml:space="preserve">,</w:t>
      </w:r>
      <w:r>
        <w:t xml:space="preserve"> </w:t>
      </w:r>
      <w:r>
        <w:t xml:space="preserve">or run it from PowerShell / Windows Terminal instead:</w:t>
      </w:r>
    </w:p>
    <w:p>
      <w:pPr>
        <w:pStyle w:val="SourceCode"/>
      </w:pPr>
      <w:r>
        <w:rPr>
          <w:rStyle w:val="ExtensionTok"/>
        </w:rPr>
        <w:t xml:space="preserve">winpty</w:t>
      </w:r>
      <w:r>
        <w:rPr>
          <w:rStyle w:val="NormalTok"/>
        </w:rPr>
        <w:t xml:space="preserve"> gh auth login</w:t>
      </w:r>
    </w:p>
    <w:p>
      <w:pPr>
        <w:pStyle w:val="FirstParagraph"/>
      </w:pPr>
      <w:r>
        <w:rPr>
          <w:rStyle w:val="VerbatimChar"/>
        </w:rPr>
        <w:t xml:space="preserve">winpty</w:t>
      </w:r>
      <w:r>
        <w:t xml:space="preserve"> </w:t>
      </w:r>
      <w:r>
        <w:t xml:space="preserve">ships with Git Bash, but in MSYS2 it’s a separate package —</w:t>
      </w:r>
      <w:r>
        <w:t xml:space="preserve"> </w:t>
      </w:r>
      <w:r>
        <w:t xml:space="preserve">install it first with</w:t>
      </w:r>
      <w:r>
        <w:t xml:space="preserve"> </w:t>
      </w:r>
      <w:r>
        <w:rPr>
          <w:rStyle w:val="VerbatimChar"/>
        </w:rPr>
        <w:t xml:space="preserve">pacman -S winpty</w:t>
      </w:r>
      <w:r>
        <w:t xml:space="preserve"> </w:t>
      </w:r>
      <w:r>
        <w:t xml:space="preserve">if you get</w:t>
      </w:r>
      <w:r>
        <w:t xml:space="preserve"> </w:t>
      </w:r>
      <w:r>
        <w:rPr>
          <w:rStyle w:val="VerbatimChar"/>
        </w:rPr>
        <w:t xml:space="preserve">command not found</w:t>
      </w:r>
      <w:r>
        <w:t xml:space="preserve">.</w:t>
      </w:r>
    </w:p>
    <w:bookmarkEnd w:id="813"/>
    <w:bookmarkStart w:id="814" w:name="verify-the-install"/>
    <w:p>
      <w:pPr>
        <w:pStyle w:val="Heading4"/>
      </w:pPr>
      <w:r>
        <w:t xml:space="preserve">18.5.19.6 Verify the install</w:t>
      </w:r>
    </w:p>
    <w:p>
      <w:pPr>
        <w:pStyle w:val="FirstParagraph"/>
      </w:pPr>
      <w:r>
        <w:t xml:space="preserve">Open a</w:t>
      </w:r>
      <w:r>
        <w:t xml:space="preserve"> </w:t>
      </w:r>
      <w:r>
        <w:rPr>
          <w:b/>
          <w:bCs/>
        </w:rPr>
        <w:t xml:space="preserve">new</w:t>
      </w:r>
      <w:r>
        <w:t xml:space="preserve"> </w:t>
      </w:r>
      <w:r>
        <w:t xml:space="preserve">terminal window (so it picks up your updated config) and run:</w:t>
      </w:r>
    </w:p>
    <w:p>
      <w:pPr>
        <w:pStyle w:val="SourceCode"/>
      </w:pPr>
      <w:r>
        <w:rPr>
          <w:rStyle w:val="ExtensionTok"/>
        </w:rPr>
        <w:t xml:space="preserve">claude</w:t>
      </w:r>
      <w:r>
        <w:rPr>
          <w:rStyle w:val="NormalTok"/>
        </w:rPr>
        <w:t xml:space="preserve"> </w:t>
      </w:r>
      <w:r>
        <w:rPr>
          <w:rStyle w:val="AttributeTok"/>
        </w:rPr>
        <w:t xml:space="preserve">--version</w:t>
      </w:r>
      <w:r>
        <w:rPr>
          <w:rStyle w:val="NormalTok"/>
        </w:rPr>
        <w:t xml:space="preserve">      </w:t>
      </w:r>
      <w:r>
        <w:rPr>
          <w:rStyle w:val="CommentTok"/>
        </w:rPr>
        <w:t xml:space="preserve"># prints the installed version number</w:t>
      </w:r>
    </w:p>
    <w:p>
      <w:pPr>
        <w:pStyle w:val="FirstParagraph"/>
      </w:pPr>
      <w:r>
        <w:t xml:space="preserve">If you get a version number, you’re ready to run</w:t>
      </w:r>
      <w:r>
        <w:t xml:space="preserve"> </w:t>
      </w:r>
      <w:r>
        <w:rPr>
          <w:rStyle w:val="VerbatimChar"/>
        </w:rPr>
        <w:t xml:space="preserve">claude</w:t>
      </w:r>
      <w:r>
        <w:t xml:space="preserve"> </w:t>
      </w:r>
      <w:r>
        <w:t xml:space="preserve">in your project directory.</w:t>
      </w:r>
      <w:r>
        <w:t xml:space="preserve"> </w:t>
      </w:r>
      <w:r>
        <w:t xml:space="preserve">If you get</w:t>
      </w:r>
      <w:r>
        <w:t xml:space="preserve"> </w:t>
      </w:r>
      <w:r>
        <w:rPr>
          <w:rStyle w:val="VerbatimChar"/>
        </w:rPr>
        <w:t xml:space="preserve">command not found</w:t>
      </w:r>
      <w:r>
        <w:t xml:space="preserve">,</w:t>
      </w:r>
      <w:r>
        <w:t xml:space="preserve"> </w:t>
      </w:r>
      <w:r>
        <w:t xml:space="preserve">re-check the two</w:t>
      </w:r>
      <w:r>
        <w:t xml:space="preserve"> </w:t>
      </w:r>
      <w:r>
        <w:rPr>
          <w:rStyle w:val="VerbatimChar"/>
        </w:rPr>
        <w:t xml:space="preserve">PATH</w:t>
      </w:r>
      <w:r>
        <w:t xml:space="preserve"> </w:t>
      </w:r>
      <w:r>
        <w:t xml:space="preserve">issues above:</w:t>
      </w:r>
      <w:r>
        <w:t xml:space="preserve"> </w:t>
      </w:r>
      <w:r>
        <w:t xml:space="preserve">the directory must be on</w:t>
      </w:r>
      <w:r>
        <w:t xml:space="preserve"> </w:t>
      </w:r>
      <w:r>
        <w:rPr>
          <w:rStyle w:val="VerbatimChar"/>
        </w:rPr>
        <w:t xml:space="preserve">PATH</w:t>
      </w:r>
      <w:r>
        <w:t xml:space="preserve">,</w:t>
      </w:r>
      <w:r>
        <w:t xml:space="preserve"> </w:t>
      </w:r>
      <w:r>
        <w:t xml:space="preserve">and you must</w:t>
      </w:r>
      <w:r>
        <w:t xml:space="preserve"> </w:t>
      </w:r>
      <w:r>
        <w:rPr>
          <w:rStyle w:val="VerbatimChar"/>
        </w:rPr>
        <w:t xml:space="preserve">rehash</w:t>
      </w:r>
      <w:r>
        <w:t xml:space="preserve"> </w:t>
      </w:r>
      <w:r>
        <w:t xml:space="preserve">(or open a fresh window) after changing it.</w:t>
      </w:r>
    </w:p>
    <w:bookmarkEnd w:id="814"/>
    <w:bookmarkEnd w:id="815"/>
    <w:bookmarkEnd w:id="816"/>
    <w:bookmarkStart w:id="823" w:name="pull-request-workflow-with-agents"/>
    <w:p>
      <w:pPr>
        <w:pStyle w:val="Heading2"/>
      </w:pPr>
      <w:r>
        <w:t xml:space="preserve">18.6 Pull-Request Workflow with Agents</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817" w:name="file-an-issue-before-starting"/>
    <w:p>
      <w:pPr>
        <w:pStyle w:val="Heading3"/>
      </w:pPr>
      <w:r>
        <w:t xml:space="preserve">18.6.1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w:t>
      </w:r>
      <w:r>
        <w:t xml:space="preserve"> </w:t>
      </w:r>
      <w:r>
        <w:t xml:space="preserve">editing, or opening a PR, make sure a tracking issue exists. Search the tracker</w:t>
      </w:r>
      <w:r>
        <w:t xml:space="preserve"> </w:t>
      </w:r>
      <w:r>
        <w:t xml:space="preserve">first; if no open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 Never jump straight into a PR without a</w:t>
      </w:r>
      <w:r>
        <w:t xml:space="preserve"> </w:t>
      </w:r>
      <w:r>
        <w:t xml:space="preserve">tracking issue behind it.</w:t>
      </w:r>
    </w:p>
    <w:p>
      <w:pPr>
        <w:pStyle w:val="BodyText"/>
      </w:pPr>
      <w:r>
        <w:t xml:space="preserve">The issue is the durable record of intent, scope, and</w:t>
      </w:r>
      <w:r>
        <w:t xml:space="preserve"> </w:t>
      </w:r>
      <w:r>
        <w:t xml:space="preserve">“done”</w:t>
      </w:r>
      <w:r>
        <w:t xml:space="preserve"> </w:t>
      </w:r>
      <w:r>
        <w:t xml:space="preserve">criteria — it</w:t>
      </w:r>
      <w:r>
        <w:t xml:space="preserve"> </w:t>
      </w:r>
      <w:r>
        <w:t xml:space="preserve">gives reviewers context, lets the PR auto-close it via</w:t>
      </w:r>
      <w:r>
        <w:t xml:space="preserve"> </w:t>
      </w:r>
      <w:r>
        <w:rPr>
          <w:rStyle w:val="VerbatimChar"/>
        </w:rPr>
        <w:t xml:space="preserve">Closes #N</w:t>
      </w:r>
      <w:r>
        <w:t xml:space="preserve">, and keeps</w:t>
      </w:r>
      <w:r>
        <w:t xml:space="preserve"> </w:t>
      </w:r>
      <w:r>
        <w:t xml:space="preserve">the work discoverable even if the PR stalls. Skip only when the task is already</w:t>
      </w:r>
      <w:r>
        <w:t xml:space="preserve"> </w:t>
      </w:r>
      <w:r>
        <w:t xml:space="preserve">tracked by an open issue.</w:t>
      </w:r>
    </w:p>
    <w:bookmarkEnd w:id="817"/>
    <w:bookmarkStart w:id="818" w:name="claim-a-pr-or-issue-before-working-on-it"/>
    <w:p>
      <w:pPr>
        <w:pStyle w:val="Heading3"/>
      </w:pPr>
      <w:r>
        <w:t xml:space="preserve">18.6.2 Claim a PR or Issue Before Working on It</w:t>
      </w:r>
    </w:p>
    <w:p>
      <w:pPr>
        <w:pStyle w:val="FirstParagraph"/>
      </w:pPr>
      <w:r>
        <w:t xml:space="preserve">Before starting a work session on a GitHub PR or issue — i.e. before fetching</w:t>
      </w:r>
      <w:r>
        <w:t xml:space="preserve"> </w:t>
      </w:r>
      <w:r>
        <w:t xml:space="preserve">the branch, making edits, or invoking an automated review cycle — post a brief</w:t>
      </w:r>
      <w:r>
        <w:t xml:space="preserve"> </w:t>
      </w:r>
      <w:r>
        <w:t xml:space="preserve">comment on the PR/issue so other people and any automated review bots know not</w:t>
      </w:r>
      <w:r>
        <w:t xml:space="preserve"> </w:t>
      </w:r>
      <w:r>
        <w:t xml:space="preserve">to start a conflicting parallel session.</w:t>
      </w:r>
    </w:p>
    <w:p>
      <w:pPr>
        <w:pStyle w:val="BodyText"/>
      </w:pPr>
      <w:r>
        <w:t xml:space="preserve">Use:</w:t>
      </w:r>
    </w:p>
    <w:p>
      <w:pPr>
        <w:pStyle w:val="SourceCode"/>
      </w:pPr>
      <w:r>
        <w:rPr>
          <w:rStyle w:val="VerbatimChar"/>
        </w:rPr>
        <w:t xml:space="preserve">gh pr comment &lt;N&gt; --body "Working on this --- paws off until I'm done."</w:t>
      </w:r>
      <w:r>
        <w:br/>
      </w:r>
      <w:r>
        <w:rPr>
          <w:rStyle w:val="VerbatimChar"/>
        </w:rPr>
        <w:t xml:space="preserve">gh issue comment &lt;N&gt; --body "Working on this --- paws off until I'm done."</w:t>
      </w:r>
    </w:p>
    <w:p>
      <w:pPr>
        <w:pStyle w:val="FirstParagraph"/>
      </w:pPr>
      <w:r>
        <w:t xml:space="preserve">Then proceed with the work. After the session ends (PR merged, issue closed, or</w:t>
      </w:r>
      <w:r>
        <w:t xml:space="preserve"> </w:t>
      </w:r>
      <w:r>
        <w:t xml:space="preserve">work otherwise paused), follow up with a closing comment so the PR/issue is</w:t>
      </w:r>
      <w:r>
        <w:t xml:space="preserve"> </w:t>
      </w:r>
      <w:r>
        <w:t xml:space="preserve">unclaimed for the next person.</w:t>
      </w:r>
    </w:p>
    <w:p>
      <w:pPr>
        <w:pStyle w:val="BodyText"/>
      </w:pPr>
      <w:r>
        <w:t xml:space="preserve">Skip the claim step if the most recent comment already says you are working on</w:t>
      </w:r>
      <w:r>
        <w:t xml:space="preserve"> </w:t>
      </w:r>
      <w:r>
        <w:t xml:space="preserve">it. This applies to any task that will push commits to a PR branch or run</w:t>
      </w:r>
      <w:r>
        <w:t xml:space="preserve"> </w:t>
      </w:r>
      <w:r>
        <w:t xml:space="preserve">iterative review loops. It does</w:t>
      </w:r>
      <w:r>
        <w:t xml:space="preserve"> </w:t>
      </w:r>
      <w:r>
        <w:rPr>
          <w:b/>
          <w:bCs/>
        </w:rPr>
        <w:t xml:space="preserve">not</w:t>
      </w:r>
      <w:r>
        <w:t xml:space="preserve"> </w:t>
      </w:r>
      <w:r>
        <w:t xml:space="preserve">apply to read-only inspection (showing a</w:t>
      </w:r>
      <w:r>
        <w:t xml:space="preserve"> </w:t>
      </w:r>
      <w:r>
        <w:t xml:space="preserve">PR, checking status, explaining a diff) — those don’t risk a parallel session.</w:t>
      </w:r>
    </w:p>
    <w:bookmarkEnd w:id="818"/>
    <w:bookmarkStart w:id="819" w:name="keep-your-branch-synced-with-main"/>
    <w:p>
      <w:pPr>
        <w:pStyle w:val="Heading3"/>
      </w:pPr>
      <w:r>
        <w:t xml:space="preserve">18.6.3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t xml:space="preserve">Check before pushing:</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Always do this before triggering a fresh review, so the reviewer evaluates the</w:t>
      </w:r>
      <w:r>
        <w:t xml:space="preserve"> </w:t>
      </w:r>
      <w:r>
        <w:t xml:space="preserve">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bookmarkEnd w:id="819"/>
    <w:bookmarkStart w:id="820" w:name="driving-a-pull-request-to-clean"/>
    <w:p>
      <w:pPr>
        <w:pStyle w:val="Heading3"/>
      </w:pPr>
      <w:r>
        <w:t xml:space="preserve">18.6.4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the latest review is</w:t>
      </w:r>
      <w:r>
        <w:t xml:space="preserve"> </w:t>
      </w:r>
      <w:r>
        <w:rPr>
          <w:b/>
          <w:bCs/>
        </w:rPr>
        <w:t xml:space="preserve">fully clean</w:t>
      </w:r>
      <w:r>
        <w:t xml:space="preserve">. 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bookmarkEnd w:id="820"/>
    <w:bookmarkStart w:id="821" w:name="sec-fully-clean"/>
    <w:p>
      <w:pPr>
        <w:pStyle w:val="Heading3"/>
      </w:pPr>
      <w:r>
        <w:t xml:space="preserve">18.6.5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PR/MR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w:t>
      </w:r>
    </w:p>
    <w:p>
      <w:pPr>
        <w:pStyle w:val="Compact"/>
        <w:numPr>
          <w:ilvl w:val="0"/>
          <w:numId w:val="1342"/>
        </w:numPr>
      </w:pPr>
      <w:r>
        <w:rPr>
          <w:b/>
          <w:bCs/>
        </w:rPr>
        <w:t xml:space="preserve">All CI workflows are green.</w:t>
      </w:r>
      <w:r>
        <w:t xml:space="preserve"> </w:t>
      </w:r>
      <w:r>
        <w:t xml:space="preserve">Every required check passes — not just the</w:t>
      </w:r>
      <w:r>
        <w:t xml:space="preserve"> </w:t>
      </w:r>
      <w:r>
        <w:t xml:space="preserve">review job.</w:t>
      </w:r>
    </w:p>
    <w:p>
      <w:pPr>
        <w:pStyle w:val="Compact"/>
        <w:numPr>
          <w:ilvl w:val="0"/>
          <w:numId w:val="1342"/>
        </w:numPr>
      </w:pPr>
      <w:r>
        <w:rPr>
          <w:b/>
          <w:bCs/>
        </w:rPr>
        <w:t xml:space="preserve">The latest review is totally clean:</w:t>
      </w:r>
      <w:r>
        <w:t xml:space="preserve"> </w:t>
      </w:r>
      <w:r>
        <w:t xml:space="preserve">no nits, and every item that wasn’t</w:t>
      </w:r>
      <w:r>
        <w:t xml:space="preserve"> </w:t>
      </w:r>
      <w:r>
        <w:t xml:space="preserve">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w:t>
      </w:r>
      <w:r>
        <w:t xml:space="preserve"> </w:t>
      </w:r>
      <w:r>
        <w:t xml:space="preserve">or</w:t>
      </w:r>
      <w:r>
        <w:t xml:space="preserve"> </w:t>
      </w:r>
      <w:r>
        <w:rPr>
          <w:b/>
          <w:bCs/>
        </w:rPr>
        <w:t xml:space="preserve">Rebutted with a rebuttal that actually convinced the reviewer</w:t>
      </w:r>
      <w:r>
        <w:t xml:space="preserve"> </w:t>
      </w:r>
      <w:r>
        <w:t xml:space="preserve">— i.e.</w:t>
      </w:r>
      <w:r>
        <w:t xml:space="preserve"> </w:t>
      </w:r>
      <w:r>
        <w:t xml:space="preserve">the reviewer did</w:t>
      </w:r>
      <w:r>
        <w:t xml:space="preserve"> </w:t>
      </w:r>
      <w:r>
        <w:rPr>
          <w:i/>
          <w:iCs/>
        </w:rPr>
        <w:t xml:space="preserve">not</w:t>
      </w:r>
      <w:r>
        <w:t xml:space="preserve"> </w:t>
      </w:r>
      <w:r>
        <w:t xml:space="preserve">re-raise it on the next round. A rebuttal the reviewer</w:t>
      </w:r>
      <w:r>
        <w:t xml:space="preserve"> </w:t>
      </w:r>
      <w:r>
        <w:t xml:space="preserve">still disputes does</w:t>
      </w:r>
      <w:r>
        <w:t xml:space="preserve"> </w:t>
      </w:r>
      <w:r>
        <w:rPr>
          <w:b/>
          <w:bCs/>
        </w:rPr>
        <w:t xml:space="preserve">not</w:t>
      </w:r>
      <w:r>
        <w:t xml:space="preserve"> </w:t>
      </w:r>
      <w:r>
        <w:t xml:space="preserve">count as clean.</w:t>
      </w:r>
    </w:p>
    <w:p>
      <w:pPr>
        <w:pStyle w:val="FirstParagraph"/>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w:t>
      </w:r>
      <w:r>
        <w:t xml:space="preserve"> </w:t>
      </w:r>
      <w:r>
        <w:t xml:space="preserve">only conversation left open is the final all-clear exchange — the reviewer’s</w:t>
      </w:r>
      <w:r>
        <w:t xml:space="preserve"> </w:t>
      </w:r>
      <w:r>
        <w:t xml:space="preserve">all-clear comment and your reply to it. (The all-clear is usually a top-level PR</w:t>
      </w:r>
      <w:r>
        <w:t xml:space="preserve"> </w:t>
      </w:r>
      <w:r>
        <w:t xml:space="preserve">comment, not an inline thread.)</w:t>
      </w:r>
    </w:p>
    <w:p>
      <w:pPr>
        <w:pStyle w:val="BodyText"/>
      </w:pPr>
      <w:r>
        <w:rPr>
          <w:b/>
          <w:bCs/>
        </w:rPr>
        <w:t xml:space="preserve">Deadlock -&gt; escalate to a human.</w:t>
      </w:r>
      <w:r>
        <w:t xml:space="preserve"> </w:t>
      </w:r>
      <w:r>
        <w:t xml:space="preserve">If you and the reviewer(s) can’t reach</w:t>
      </w:r>
      <w:r>
        <w:t xml:space="preserve"> </w:t>
      </w:r>
      <w:r>
        <w:t xml:space="preserve">consensus on an item (a rebuttal was exchanged and neither side is budging),</w:t>
      </w:r>
      <w:r>
        <w:t xml:space="preserve"> </w:t>
      </w:r>
      <w:r>
        <w:t xml:space="preserve">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w:t>
      </w:r>
      <w:r>
        <w:t xml:space="preserve"> </w:t>
      </w:r>
      <w:r>
        <w:t xml:space="preserve">surface the open item.</w:t>
      </w:r>
    </w:p>
    <w:bookmarkEnd w:id="821"/>
    <w:bookmarkStart w:id="822" w:name="address-every-in-scope-review-comment"/>
    <w:p>
      <w:pPr>
        <w:pStyle w:val="Heading3"/>
      </w:pPr>
      <w:r>
        <w:t xml:space="preserve">18.6.6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 The reviewer’s</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For each flagged item, do exactly one of:</w:t>
      </w:r>
    </w:p>
    <w:p>
      <w:pPr>
        <w:pStyle w:val="Compact"/>
        <w:numPr>
          <w:ilvl w:val="0"/>
          <w:numId w:val="1343"/>
        </w:numPr>
      </w:pPr>
      <w:r>
        <w:rPr>
          <w:b/>
          <w:bCs/>
        </w:rPr>
        <w:t xml:space="preserve">Fix it in this PR.</w:t>
      </w:r>
      <w:r>
        <w:t xml:space="preserve"> </w:t>
      </w:r>
      <w:r>
        <w:t xml:space="preserve">The default path — most nits are 1–3 line changes.</w:t>
      </w:r>
    </w:p>
    <w:p>
      <w:pPr>
        <w:pStyle w:val="Compact"/>
        <w:numPr>
          <w:ilvl w:val="0"/>
          <w:numId w:val="1343"/>
        </w:numPr>
      </w:pPr>
      <w:r>
        <w:rPr>
          <w:b/>
          <w:bCs/>
        </w:rPr>
        <w:t xml:space="preserve">Defer to a tracked issue.</w:t>
      </w:r>
      <w:r>
        <w:t xml:space="preserve"> </w:t>
      </w:r>
      <w:r>
        <w:t xml:space="preserve">Only when the fix expands the PR’s scope (new</w:t>
      </w:r>
      <w:r>
        <w:t xml:space="preserve"> </w:t>
      </w:r>
      <w:r>
        <w:t xml:space="preserve">feature, broader refactor, separate concern) or the requester has explicitly</w:t>
      </w:r>
      <w:r>
        <w:t xml:space="preserve"> </w:t>
      </w:r>
      <w:r>
        <w:t xml:space="preserve">said this PR shouldn’t grow. File a follow-up issue and reference it in a PR</w:t>
      </w:r>
      <w:r>
        <w:t xml:space="preserve"> </w:t>
      </w:r>
      <w:r>
        <w:t xml:space="preserve">comment so the item isn’t lost.</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 If after 3–4 rounds the reviewer keeps generating new nits each</w:t>
      </w:r>
      <w:r>
        <w:t xml:space="preserve"> </w:t>
      </w:r>
      <w:r>
        <w:t xml:space="preserve">cycle (asymptotic noise), surface that and ask whether to keep going or accept</w:t>
      </w:r>
      <w:r>
        <w:t xml:space="preserve"> </w:t>
      </w:r>
      <w:r>
        <w:t xml:space="preserve">the current state.</w:t>
      </w:r>
    </w:p>
    <w:p>
      <w:r>
        <w:br w:type="page"/>
      </w:r>
    </w:p>
    <w:bookmarkEnd w:id="822"/>
    <w:bookmarkEnd w:id="823"/>
    <w:bookmarkEnd w:id="824"/>
    <w:bookmarkStart w:id="834" w:name="checklists"/>
    <w:p>
      <w:pPr>
        <w:pStyle w:val="Heading1"/>
      </w:pPr>
      <w:r>
        <w:t xml:space="preserve">19. Checklists</w:t>
      </w:r>
    </w:p>
    <w:p>
      <w:pPr>
        <w:pStyle w:val="FirstParagraph"/>
      </w:pPr>
      <w:r>
        <w:t xml:space="preserve">Adapted by UCD-SeRG team from</w:t>
      </w:r>
      <w:r>
        <w:t xml:space="preserve"> </w:t>
      </w:r>
      <w:hyperlink r:id="rId825">
        <w:r>
          <w:rPr>
            <w:rStyle w:val="Hyperlink"/>
          </w:rPr>
          <w:t xml:space="preserve">original by Jade Benjamin-Chung</w:t>
        </w:r>
      </w:hyperlink>
    </w:p>
    <w:bookmarkStart w:id="826" w:name="pre-analysis-plan-checklist"/>
    <w:p>
      <w:pPr>
        <w:pStyle w:val="Heading2"/>
      </w:pPr>
      <w:r>
        <w:t xml:space="preserve">19.1 Pre-analysis plan checklist</w:t>
      </w:r>
    </w:p>
    <w:p>
      <w:pPr>
        <w:pStyle w:val="Compact"/>
        <w:numPr>
          <w:ilvl w:val="0"/>
          <w:numId w:val="1344"/>
        </w:numPr>
      </w:pPr>
      <w:r>
        <w:t xml:space="preserve">Brief background on the study (a condensed version of the introduction section of the paper)</w:t>
      </w:r>
    </w:p>
    <w:p>
      <w:pPr>
        <w:pStyle w:val="Compact"/>
        <w:numPr>
          <w:ilvl w:val="0"/>
          <w:numId w:val="1344"/>
        </w:numPr>
      </w:pPr>
      <w:r>
        <w:t xml:space="preserve">Hypotheses / objectives</w:t>
      </w:r>
    </w:p>
    <w:p>
      <w:pPr>
        <w:pStyle w:val="Compact"/>
        <w:numPr>
          <w:ilvl w:val="0"/>
          <w:numId w:val="1344"/>
        </w:numPr>
      </w:pPr>
      <w:r>
        <w:t xml:space="preserve">Study design</w:t>
      </w:r>
    </w:p>
    <w:p>
      <w:pPr>
        <w:pStyle w:val="Compact"/>
        <w:numPr>
          <w:ilvl w:val="0"/>
          <w:numId w:val="1344"/>
        </w:numPr>
      </w:pPr>
      <w:r>
        <w:t xml:space="preserve">Description of data</w:t>
      </w:r>
    </w:p>
    <w:p>
      <w:pPr>
        <w:pStyle w:val="Compact"/>
        <w:numPr>
          <w:ilvl w:val="0"/>
          <w:numId w:val="1344"/>
        </w:numPr>
      </w:pPr>
      <w:r>
        <w:t xml:space="preserve">Definition of outcomes</w:t>
      </w:r>
    </w:p>
    <w:p>
      <w:pPr>
        <w:pStyle w:val="Compact"/>
        <w:numPr>
          <w:ilvl w:val="0"/>
          <w:numId w:val="1344"/>
        </w:numPr>
      </w:pPr>
      <w:r>
        <w:t xml:space="preserve">Definition of interventions / exposures</w:t>
      </w:r>
    </w:p>
    <w:p>
      <w:pPr>
        <w:pStyle w:val="Compact"/>
        <w:numPr>
          <w:ilvl w:val="0"/>
          <w:numId w:val="1344"/>
        </w:numPr>
      </w:pPr>
      <w:r>
        <w:t xml:space="preserve">Definition of covariates</w:t>
      </w:r>
    </w:p>
    <w:p>
      <w:pPr>
        <w:pStyle w:val="Compact"/>
        <w:numPr>
          <w:ilvl w:val="0"/>
          <w:numId w:val="1344"/>
        </w:numPr>
      </w:pPr>
      <w:r>
        <w:t xml:space="preserve">Statistical power calculation</w:t>
      </w:r>
    </w:p>
    <w:p>
      <w:pPr>
        <w:pStyle w:val="Compact"/>
        <w:numPr>
          <w:ilvl w:val="0"/>
          <w:numId w:val="1344"/>
        </w:numPr>
      </w:pPr>
      <w:r>
        <w:t xml:space="preserve">Statistical model description</w:t>
      </w:r>
    </w:p>
    <w:p>
      <w:pPr>
        <w:pStyle w:val="Compact"/>
        <w:numPr>
          <w:ilvl w:val="0"/>
          <w:numId w:val="1344"/>
        </w:numPr>
      </w:pPr>
      <w:r>
        <w:t xml:space="preserve">Covariate selection / screening</w:t>
      </w:r>
    </w:p>
    <w:p>
      <w:pPr>
        <w:pStyle w:val="Compact"/>
        <w:numPr>
          <w:ilvl w:val="0"/>
          <w:numId w:val="1344"/>
        </w:numPr>
      </w:pPr>
      <w:r>
        <w:t xml:space="preserve">Standard error estimation method</w:t>
      </w:r>
    </w:p>
    <w:p>
      <w:pPr>
        <w:pStyle w:val="Compact"/>
        <w:numPr>
          <w:ilvl w:val="0"/>
          <w:numId w:val="1344"/>
        </w:numPr>
      </w:pPr>
      <w:r>
        <w:t xml:space="preserve">Missing data analysis</w:t>
      </w:r>
    </w:p>
    <w:p>
      <w:pPr>
        <w:pStyle w:val="Compact"/>
        <w:numPr>
          <w:ilvl w:val="0"/>
          <w:numId w:val="1344"/>
        </w:numPr>
      </w:pPr>
      <w:r>
        <w:t xml:space="preserve">Assessment of effect modification / subgroup analyses</w:t>
      </w:r>
    </w:p>
    <w:p>
      <w:pPr>
        <w:pStyle w:val="Compact"/>
        <w:numPr>
          <w:ilvl w:val="0"/>
          <w:numId w:val="1344"/>
        </w:numPr>
      </w:pPr>
      <w:r>
        <w:t xml:space="preserve">Sensitivity analyses</w:t>
      </w:r>
    </w:p>
    <w:p>
      <w:pPr>
        <w:pStyle w:val="Compact"/>
        <w:numPr>
          <w:ilvl w:val="0"/>
          <w:numId w:val="1344"/>
        </w:numPr>
      </w:pPr>
      <w:r>
        <w:t xml:space="preserve">Negative control analyses</w:t>
      </w:r>
    </w:p>
    <w:bookmarkEnd w:id="826"/>
    <w:bookmarkStart w:id="828" w:name="code-checklist"/>
    <w:p>
      <w:pPr>
        <w:pStyle w:val="Heading2"/>
      </w:pPr>
      <w:r>
        <w:t xml:space="preserve">19.2 Code checklist</w:t>
      </w:r>
    </w:p>
    <w:p>
      <w:pPr>
        <w:pStyle w:val="Compact"/>
        <w:numPr>
          <w:ilvl w:val="0"/>
          <w:numId w:val="1345"/>
        </w:numPr>
      </w:pPr>
      <w:r>
        <w:t xml:space="preserve">Does the script run without errors?</w:t>
      </w:r>
    </w:p>
    <w:p>
      <w:pPr>
        <w:pStyle w:val="Compact"/>
        <w:numPr>
          <w:ilvl w:val="0"/>
          <w:numId w:val="1345"/>
        </w:numPr>
      </w:pPr>
      <w:r>
        <w:t xml:space="preserve">Is code self-contained within repo and/or associated Box folder?</w:t>
      </w:r>
    </w:p>
    <w:p>
      <w:pPr>
        <w:pStyle w:val="Compact"/>
        <w:numPr>
          <w:ilvl w:val="0"/>
          <w:numId w:val="1345"/>
        </w:numPr>
      </w:pPr>
      <w:r>
        <w:t xml:space="preserve">Is all commented out code / remarks removed?</w:t>
      </w:r>
    </w:p>
    <w:p>
      <w:pPr>
        <w:pStyle w:val="Compact"/>
        <w:numPr>
          <w:ilvl w:val="0"/>
          <w:numId w:val="1345"/>
        </w:numPr>
      </w:pPr>
      <w:r>
        <w:t xml:space="preserve">Does the header accurately describe the process completed in the script?</w:t>
      </w:r>
    </w:p>
    <w:p>
      <w:pPr>
        <w:pStyle w:val="Compact"/>
        <w:numPr>
          <w:ilvl w:val="0"/>
          <w:numId w:val="1345"/>
        </w:numPr>
      </w:pPr>
      <w:r>
        <w:t xml:space="preserve">Is the script pushed to its github repository?</w:t>
      </w:r>
    </w:p>
    <w:p>
      <w:pPr>
        <w:pStyle w:val="Compact"/>
        <w:numPr>
          <w:ilvl w:val="0"/>
          <w:numId w:val="1345"/>
        </w:numPr>
      </w:pPr>
      <w:r>
        <w:t xml:space="preserve">Does the code adhere to the</w:t>
      </w:r>
      <w:r>
        <w:t xml:space="preserve"> </w:t>
      </w:r>
      <w:hyperlink r:id="rId827">
        <w:r>
          <w:rPr>
            <w:rStyle w:val="Hyperlink"/>
          </w:rPr>
          <w:t xml:space="preserve">coding style guide</w:t>
        </w:r>
      </w:hyperlink>
      <w:r>
        <w:t xml:space="preserve">?</w:t>
      </w:r>
    </w:p>
    <w:p>
      <w:pPr>
        <w:pStyle w:val="Compact"/>
        <w:numPr>
          <w:ilvl w:val="0"/>
          <w:numId w:val="1345"/>
        </w:numPr>
      </w:pPr>
      <w:r>
        <w:t xml:space="preserve">Are all warnings ignorable? Should any warnings be intentionally suppressed or addressed?</w:t>
      </w:r>
    </w:p>
    <w:bookmarkEnd w:id="828"/>
    <w:bookmarkStart w:id="830"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46"/>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46"/>
        </w:numPr>
      </w:pPr>
      <w:r>
        <w:t xml:space="preserve">Are the study results within the manuscript replicable (i.e., if you rerun the code in the study’s repository, the tables and figures will be exactly replicated?)</w:t>
      </w:r>
    </w:p>
    <w:p>
      <w:pPr>
        <w:pStyle w:val="Compact"/>
        <w:numPr>
          <w:ilvl w:val="0"/>
          <w:numId w:val="1346"/>
        </w:numPr>
      </w:pPr>
      <w:r>
        <w:t xml:space="preserve">Is a target journal selected?</w:t>
      </w:r>
    </w:p>
    <w:p>
      <w:pPr>
        <w:pStyle w:val="Compact"/>
        <w:numPr>
          <w:ilvl w:val="0"/>
          <w:numId w:val="1346"/>
        </w:numPr>
      </w:pPr>
      <w:r>
        <w:t xml:space="preserve">Is the title declarative, in other words, does it state the object/findings rather than suggest them?</w:t>
      </w:r>
    </w:p>
    <w:p>
      <w:pPr>
        <w:pStyle w:val="Compact"/>
        <w:numPr>
          <w:ilvl w:val="0"/>
          <w:numId w:val="1346"/>
        </w:numPr>
      </w:pPr>
      <w:r>
        <w:t xml:space="preserve">Is the word count of the manuscript close to the target journal’s allowance?</w:t>
      </w:r>
    </w:p>
    <w:p>
      <w:pPr>
        <w:pStyle w:val="Compact"/>
        <w:numPr>
          <w:ilvl w:val="0"/>
          <w:numId w:val="1346"/>
        </w:numPr>
      </w:pPr>
      <w:r>
        <w:t xml:space="preserve">Does the manuscript adhere to the formatting guide of the target journal?</w:t>
      </w:r>
    </w:p>
    <w:p>
      <w:pPr>
        <w:pStyle w:val="Compact"/>
        <w:numPr>
          <w:ilvl w:val="0"/>
          <w:numId w:val="1346"/>
        </w:numPr>
      </w:pPr>
      <w:r>
        <w:t xml:space="preserve">Does the manuscript use a consistent voice (passive or active – usually active is preferred … pun intended)?</w:t>
      </w:r>
    </w:p>
    <w:p>
      <w:pPr>
        <w:pStyle w:val="Compact"/>
        <w:numPr>
          <w:ilvl w:val="0"/>
          <w:numId w:val="1346"/>
        </w:numPr>
      </w:pPr>
      <w:r>
        <w:t xml:space="preserve">Is each figure and table (including supplementary material) referenced in the main text?</w:t>
      </w:r>
    </w:p>
    <w:p>
      <w:pPr>
        <w:pStyle w:val="Compact"/>
        <w:numPr>
          <w:ilvl w:val="0"/>
          <w:numId w:val="1346"/>
        </w:numPr>
      </w:pPr>
      <w:r>
        <w:t xml:space="preserve">Is there a caption for each figure and table (including supplementary material)?</w:t>
      </w:r>
    </w:p>
    <w:p>
      <w:pPr>
        <w:pStyle w:val="Compact"/>
        <w:numPr>
          <w:ilvl w:val="0"/>
          <w:numId w:val="1346"/>
        </w:numPr>
      </w:pPr>
      <w:r>
        <w:t xml:space="preserve">Are tables/figures and supplementary material numbered in accordance with their appearance in the main text?</w:t>
      </w:r>
    </w:p>
    <w:p>
      <w:pPr>
        <w:pStyle w:val="Compact"/>
        <w:numPr>
          <w:ilvl w:val="0"/>
          <w:numId w:val="1346"/>
        </w:numPr>
      </w:pPr>
      <w:r>
        <w:t xml:space="preserve">Does the text use past tense if it is reporting research findings or future tense if it is a study protocol?</w:t>
      </w:r>
    </w:p>
    <w:p>
      <w:pPr>
        <w:pStyle w:val="Compact"/>
        <w:numPr>
          <w:ilvl w:val="0"/>
          <w:numId w:val="134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46"/>
        </w:numPr>
      </w:pPr>
      <w:r>
        <w:t xml:space="preserve">Does the text use minimal abbreviations, and are all abbreviations defined at first use?</w:t>
      </w:r>
    </w:p>
    <w:p>
      <w:pPr>
        <w:pStyle w:val="Compact"/>
        <w:numPr>
          <w:ilvl w:val="0"/>
          <w:numId w:val="1346"/>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4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4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29">
        <w:r>
          <w:rPr>
            <w:rStyle w:val="Hyperlink"/>
          </w:rPr>
          <w:t xml:space="preserve">here</w:t>
        </w:r>
      </w:hyperlink>
      <w:r>
        <w:t xml:space="preserve">)</w:t>
      </w:r>
    </w:p>
    <w:p>
      <w:pPr>
        <w:pStyle w:val="Compact"/>
        <w:numPr>
          <w:ilvl w:val="0"/>
          <w:numId w:val="1346"/>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30"/>
    <w:bookmarkStart w:id="833" w:name="figure-checklist"/>
    <w:p>
      <w:pPr>
        <w:pStyle w:val="Heading2"/>
      </w:pPr>
      <w:r>
        <w:t xml:space="preserve">19.4 Figure checklist</w:t>
      </w:r>
    </w:p>
    <w:p>
      <w:pPr>
        <w:pStyle w:val="Compact"/>
        <w:numPr>
          <w:ilvl w:val="0"/>
          <w:numId w:val="1347"/>
        </w:numPr>
      </w:pPr>
      <w:r>
        <w:t xml:space="preserve">Are the x-axis and y-axis labeled?</w:t>
      </w:r>
    </w:p>
    <w:p>
      <w:pPr>
        <w:pStyle w:val="Compact"/>
        <w:numPr>
          <w:ilvl w:val="0"/>
          <w:numId w:val="1347"/>
        </w:numPr>
      </w:pPr>
      <w:r>
        <w:t xml:space="preserve">If the figure includes panels, is each panel labeled?</w:t>
      </w:r>
    </w:p>
    <w:p>
      <w:pPr>
        <w:pStyle w:val="Compact"/>
        <w:numPr>
          <w:ilvl w:val="0"/>
          <w:numId w:val="1347"/>
        </w:numPr>
      </w:pPr>
      <w:r>
        <w:t xml:space="preserve">Are there sufficient numerical / text labels and breaks on the x-axis and y-axis?</w:t>
      </w:r>
    </w:p>
    <w:p>
      <w:pPr>
        <w:pStyle w:val="Compact"/>
        <w:numPr>
          <w:ilvl w:val="0"/>
          <w:numId w:val="1347"/>
        </w:numPr>
      </w:pPr>
      <w:r>
        <w:t xml:space="preserve">Is the font size appropriate (i.e., large enough to read, not so large that it distracts from the data presented in the figure?)</w:t>
      </w:r>
    </w:p>
    <w:p>
      <w:pPr>
        <w:pStyle w:val="Compact"/>
        <w:numPr>
          <w:ilvl w:val="0"/>
          <w:numId w:val="1347"/>
        </w:numPr>
      </w:pPr>
      <w:r>
        <w:t xml:space="preserve">Are the colors used colorblind friendly? See a colorblind-friendly palette</w:t>
      </w:r>
      <w:r>
        <w:t xml:space="preserve"> </w:t>
      </w:r>
      <w:hyperlink r:id="rId831">
        <w:r>
          <w:rPr>
            <w:rStyle w:val="Hyperlink"/>
          </w:rPr>
          <w:t xml:space="preserve">here</w:t>
        </w:r>
      </w:hyperlink>
      <w:r>
        <w:t xml:space="preserve">, a neat palette generator with colorblind options</w:t>
      </w:r>
      <w:r>
        <w:t xml:space="preserve"> </w:t>
      </w:r>
      <w:hyperlink r:id="rId832">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47"/>
        </w:numPr>
      </w:pPr>
      <w:r>
        <w:t xml:space="preserve">Are colors/shapes/line types defined in a legend?</w:t>
      </w:r>
    </w:p>
    <w:p>
      <w:pPr>
        <w:pStyle w:val="Compact"/>
        <w:numPr>
          <w:ilvl w:val="0"/>
          <w:numId w:val="1347"/>
        </w:numPr>
      </w:pPr>
      <w:r>
        <w:t xml:space="preserve">Are the legends and other labels easy to understand with minimal abbreviations?</w:t>
      </w:r>
    </w:p>
    <w:p>
      <w:pPr>
        <w:pStyle w:val="Compact"/>
        <w:numPr>
          <w:ilvl w:val="0"/>
          <w:numId w:val="1347"/>
        </w:numPr>
      </w:pPr>
      <w:r>
        <w:t xml:space="preserve">If there is overplotting, is transparency used to show overlapping data?</w:t>
      </w:r>
    </w:p>
    <w:p>
      <w:pPr>
        <w:pStyle w:val="Compact"/>
        <w:numPr>
          <w:ilvl w:val="0"/>
          <w:numId w:val="1347"/>
        </w:numPr>
      </w:pPr>
      <w:r>
        <w:t xml:space="preserve">Are 95% confidence intervals or other measures of precision shown, if applicable?</w:t>
      </w:r>
    </w:p>
    <w:p>
      <w:r>
        <w:br w:type="page"/>
      </w:r>
    </w:p>
    <w:bookmarkEnd w:id="833"/>
    <w:bookmarkEnd w:id="834"/>
    <w:bookmarkStart w:id="878" w:name="resources-2"/>
    <w:p>
      <w:pPr>
        <w:pStyle w:val="Heading1"/>
      </w:pPr>
      <w:r>
        <w:t xml:space="preserve">20. Resources</w:t>
      </w:r>
    </w:p>
    <w:p>
      <w:pPr>
        <w:pStyle w:val="FirstParagraph"/>
      </w:pPr>
      <w:r>
        <w:t xml:space="preserve">Adapted by UCD-SeRG team from</w:t>
      </w:r>
      <w:r>
        <w:t xml:space="preserve"> </w:t>
      </w:r>
      <w:hyperlink r:id="rId835">
        <w:r>
          <w:rPr>
            <w:rStyle w:val="Hyperlink"/>
          </w:rPr>
          <w:t xml:space="preserve">original by Jade Benjamin-Chung and Kunal Mishra</w:t>
        </w:r>
      </w:hyperlink>
    </w:p>
    <w:bookmarkStart w:id="852" w:name="resources-for-r"/>
    <w:p>
      <w:pPr>
        <w:pStyle w:val="Heading2"/>
      </w:pPr>
      <w:r>
        <w:t xml:space="preserve">20.1 Resources for R</w:t>
      </w:r>
    </w:p>
    <w:bookmarkStart w:id="838" w:name="books-and-comprehensive-guides"/>
    <w:p>
      <w:pPr>
        <w:pStyle w:val="Heading3"/>
      </w:pPr>
      <w:r>
        <w:t xml:space="preserve">20.1.1 Books and Comprehensive Guides</w:t>
      </w:r>
    </w:p>
    <w:p>
      <w:pPr>
        <w:pStyle w:val="Compact"/>
        <w:numPr>
          <w:ilvl w:val="0"/>
          <w:numId w:val="1348"/>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48"/>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48"/>
        </w:numPr>
      </w:pPr>
      <w:hyperlink r:id="rId836">
        <w:r>
          <w:rPr>
            <w:rStyle w:val="Hyperlink"/>
          </w:rPr>
          <w:t xml:space="preserve">Awesome R Package Development Tools</w:t>
        </w:r>
      </w:hyperlink>
      <w:r>
        <w:t xml:space="preserve"> </w:t>
      </w:r>
      <w:r>
        <w:t xml:space="preserve">- curated list of tools for R package development</w:t>
      </w:r>
    </w:p>
    <w:p>
      <w:pPr>
        <w:pStyle w:val="Compact"/>
        <w:numPr>
          <w:ilvl w:val="0"/>
          <w:numId w:val="1348"/>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4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48"/>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48"/>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48"/>
        </w:numPr>
      </w:pPr>
      <w:hyperlink r:id="rId837">
        <w:r>
          <w:rPr>
            <w:rStyle w:val="Hyperlink"/>
          </w:rPr>
          <w:t xml:space="preserve">Jade’s R-for-epi course</w:t>
        </w:r>
      </w:hyperlink>
    </w:p>
    <w:bookmarkEnd w:id="838"/>
    <w:bookmarkStart w:id="843" w:name="uc-davis-datalab-workshops-and-tutorials"/>
    <w:p>
      <w:pPr>
        <w:pStyle w:val="Heading3"/>
      </w:pPr>
      <w:r>
        <w:t xml:space="preserve">20.1.2 UC Davis DataLab Workshops and Tutorials</w:t>
      </w:r>
    </w:p>
    <w:p>
      <w:pPr>
        <w:pStyle w:val="FirstParagraph"/>
      </w:pPr>
      <w:r>
        <w:t xml:space="preserve">The</w:t>
      </w:r>
      <w:r>
        <w:t xml:space="preserve"> </w:t>
      </w:r>
      <w:hyperlink r:id="rId609">
        <w:r>
          <w:rPr>
            <w:rStyle w:val="Hyperlink"/>
          </w:rPr>
          <w:t xml:space="preserve">UC Davis DataLab</w:t>
        </w:r>
      </w:hyperlink>
      <w:r>
        <w:t xml:space="preserve"> </w:t>
      </w:r>
      <w:r>
        <w:t xml:space="preserve">provides extensive workshops and learning materials for data science:</w:t>
      </w:r>
    </w:p>
    <w:p>
      <w:pPr>
        <w:pStyle w:val="Compact"/>
        <w:numPr>
          <w:ilvl w:val="0"/>
          <w:numId w:val="1349"/>
        </w:numPr>
      </w:pPr>
      <w:hyperlink r:id="rId839">
        <w:r>
          <w:rPr>
            <w:rStyle w:val="Hyperlink"/>
          </w:rPr>
          <w:t xml:space="preserve">Workshop Index</w:t>
        </w:r>
      </w:hyperlink>
      <w:r>
        <w:t xml:space="preserve"> </w:t>
      </w:r>
      <w:r>
        <w:t xml:space="preserve">- comprehensive catalog of all DataLab workshops</w:t>
      </w:r>
    </w:p>
    <w:p>
      <w:pPr>
        <w:pStyle w:val="Compact"/>
        <w:numPr>
          <w:ilvl w:val="0"/>
          <w:numId w:val="1349"/>
        </w:numPr>
      </w:pPr>
      <w:hyperlink r:id="rId840">
        <w:r>
          <w:rPr>
            <w:rStyle w:val="Hyperlink"/>
          </w:rPr>
          <w:t xml:space="preserve">R Basics Workshop</w:t>
        </w:r>
      </w:hyperlink>
      <w:r>
        <w:t xml:space="preserve"> </w:t>
      </w:r>
      <w:r>
        <w:t xml:space="preserve">- foundational R programming for beginners</w:t>
      </w:r>
    </w:p>
    <w:p>
      <w:pPr>
        <w:pStyle w:val="Compact"/>
        <w:numPr>
          <w:ilvl w:val="0"/>
          <w:numId w:val="1349"/>
        </w:numPr>
      </w:pPr>
      <w:hyperlink r:id="rId841">
        <w:r>
          <w:rPr>
            <w:rStyle w:val="Hyperlink"/>
          </w:rPr>
          <w:t xml:space="preserve">Research Toolkits</w:t>
        </w:r>
      </w:hyperlink>
      <w:r>
        <w:t xml:space="preserve"> </w:t>
      </w:r>
      <w:r>
        <w:t xml:space="preserve">- in-depth guides for research tools and methods</w:t>
      </w:r>
    </w:p>
    <w:p>
      <w:pPr>
        <w:pStyle w:val="Compact"/>
        <w:numPr>
          <w:ilvl w:val="0"/>
          <w:numId w:val="1349"/>
        </w:numPr>
      </w:pPr>
      <w:hyperlink r:id="rId842">
        <w:r>
          <w:rPr>
            <w:rStyle w:val="Hyperlink"/>
          </w:rPr>
          <w:t xml:space="preserve">Install Guides</w:t>
        </w:r>
      </w:hyperlink>
      <w:r>
        <w:t xml:space="preserve"> </w:t>
      </w:r>
      <w:r>
        <w:t xml:space="preserve">- setup instructions for data science software</w:t>
      </w:r>
    </w:p>
    <w:bookmarkEnd w:id="843"/>
    <w:bookmarkStart w:id="848" w:name="cheat-sheets"/>
    <w:p>
      <w:pPr>
        <w:pStyle w:val="Heading3"/>
      </w:pPr>
      <w:r>
        <w:t xml:space="preserve">20.1.3 Cheat Sheets</w:t>
      </w:r>
    </w:p>
    <w:p>
      <w:pPr>
        <w:pStyle w:val="Compact"/>
        <w:numPr>
          <w:ilvl w:val="0"/>
          <w:numId w:val="1350"/>
        </w:numPr>
      </w:pPr>
      <w:hyperlink r:id="rId844">
        <w:r>
          <w:rPr>
            <w:rStyle w:val="Hyperlink"/>
          </w:rPr>
          <w:t xml:space="preserve">dplyr and tidyr cheat sheet</w:t>
        </w:r>
      </w:hyperlink>
    </w:p>
    <w:p>
      <w:pPr>
        <w:pStyle w:val="Compact"/>
        <w:numPr>
          <w:ilvl w:val="0"/>
          <w:numId w:val="1350"/>
        </w:numPr>
      </w:pPr>
      <w:hyperlink r:id="rId845">
        <w:r>
          <w:rPr>
            <w:rStyle w:val="Hyperlink"/>
          </w:rPr>
          <w:t xml:space="preserve">ggplot cheat sheet</w:t>
        </w:r>
      </w:hyperlink>
    </w:p>
    <w:p>
      <w:pPr>
        <w:pStyle w:val="Compact"/>
        <w:numPr>
          <w:ilvl w:val="0"/>
          <w:numId w:val="1350"/>
        </w:numPr>
      </w:pPr>
      <w:hyperlink r:id="rId846">
        <w:r>
          <w:rPr>
            <w:rStyle w:val="Hyperlink"/>
          </w:rPr>
          <w:t xml:space="preserve">data table cheat sheet</w:t>
        </w:r>
      </w:hyperlink>
    </w:p>
    <w:p>
      <w:pPr>
        <w:pStyle w:val="Compact"/>
        <w:numPr>
          <w:ilvl w:val="0"/>
          <w:numId w:val="1350"/>
        </w:numPr>
      </w:pPr>
      <w:hyperlink r:id="rId847">
        <w:r>
          <w:rPr>
            <w:rStyle w:val="Hyperlink"/>
          </w:rPr>
          <w:t xml:space="preserve">RMarkdown cheat sheet</w:t>
        </w:r>
      </w:hyperlink>
    </w:p>
    <w:bookmarkEnd w:id="848"/>
    <w:bookmarkStart w:id="850" w:name="style-and-best-practices"/>
    <w:p>
      <w:pPr>
        <w:pStyle w:val="Heading3"/>
      </w:pPr>
      <w:r>
        <w:t xml:space="preserve">20.1.4 Style and Best Practices</w:t>
      </w:r>
    </w:p>
    <w:p>
      <w:pPr>
        <w:pStyle w:val="Compact"/>
        <w:numPr>
          <w:ilvl w:val="0"/>
          <w:numId w:val="1351"/>
        </w:numPr>
      </w:pPr>
      <w:hyperlink r:id="rId849">
        <w:r>
          <w:rPr>
            <w:rStyle w:val="Hyperlink"/>
          </w:rPr>
          <w:t xml:space="preserve">Hadley Wickham’s R Style Guide</w:t>
        </w:r>
      </w:hyperlink>
    </w:p>
    <w:bookmarkEnd w:id="850"/>
    <w:bookmarkStart w:id="851" w:name="tidy-evaluation-resources"/>
    <w:p>
      <w:pPr>
        <w:pStyle w:val="Heading3"/>
      </w:pPr>
      <w:r>
        <w:t xml:space="preserve">20.1.5 Tidy Evaluation Resources</w:t>
      </w:r>
    </w:p>
    <w:p>
      <w:pPr>
        <w:pStyle w:val="Compact"/>
        <w:numPr>
          <w:ilvl w:val="0"/>
          <w:numId w:val="1352"/>
        </w:numPr>
      </w:pPr>
      <w:hyperlink r:id="rId240">
        <w:r>
          <w:rPr>
            <w:rStyle w:val="Hyperlink"/>
          </w:rPr>
          <w:t xml:space="preserve">Tidy Eval in 5 Minutes</w:t>
        </w:r>
      </w:hyperlink>
      <w:r>
        <w:t xml:space="preserve"> </w:t>
      </w:r>
      <w:r>
        <w:t xml:space="preserve">(video)</w:t>
      </w:r>
    </w:p>
    <w:p>
      <w:pPr>
        <w:pStyle w:val="Compact"/>
        <w:numPr>
          <w:ilvl w:val="0"/>
          <w:numId w:val="1352"/>
        </w:numPr>
      </w:pPr>
      <w:hyperlink r:id="rId238">
        <w:r>
          <w:rPr>
            <w:rStyle w:val="Hyperlink"/>
          </w:rPr>
          <w:t xml:space="preserve">Tidy Evaluation</w:t>
        </w:r>
      </w:hyperlink>
      <w:r>
        <w:t xml:space="preserve"> </w:t>
      </w:r>
      <w:r>
        <w:t xml:space="preserve">(e-book)</w:t>
      </w:r>
    </w:p>
    <w:p>
      <w:pPr>
        <w:pStyle w:val="Compact"/>
        <w:numPr>
          <w:ilvl w:val="0"/>
          <w:numId w:val="1352"/>
        </w:numPr>
      </w:pPr>
      <w:hyperlink r:id="rId242">
        <w:r>
          <w:rPr>
            <w:rStyle w:val="Hyperlink"/>
          </w:rPr>
          <w:t xml:space="preserve">Data Frame Columns as Arguments to Dplyr Functions</w:t>
        </w:r>
      </w:hyperlink>
      <w:r>
        <w:t xml:space="preserve"> </w:t>
      </w:r>
      <w:r>
        <w:t xml:space="preserve">(blog)</w:t>
      </w:r>
    </w:p>
    <w:p>
      <w:pPr>
        <w:pStyle w:val="Compact"/>
        <w:numPr>
          <w:ilvl w:val="0"/>
          <w:numId w:val="1352"/>
        </w:numPr>
      </w:pPr>
      <w:hyperlink r:id="rId243">
        <w:r>
          <w:rPr>
            <w:rStyle w:val="Hyperlink"/>
          </w:rPr>
          <w:t xml:space="preserve">Standard Evaluation for *_join</w:t>
        </w:r>
      </w:hyperlink>
      <w:r>
        <w:t xml:space="preserve"> </w:t>
      </w:r>
      <w:r>
        <w:t xml:space="preserve">(stackoverflow)</w:t>
      </w:r>
    </w:p>
    <w:p>
      <w:pPr>
        <w:pStyle w:val="Compact"/>
        <w:numPr>
          <w:ilvl w:val="0"/>
          <w:numId w:val="1352"/>
        </w:numPr>
      </w:pPr>
      <w:hyperlink r:id="rId238">
        <w:r>
          <w:rPr>
            <w:rStyle w:val="Hyperlink"/>
          </w:rPr>
          <w:t xml:space="preserve">Programming with dplyr</w:t>
        </w:r>
      </w:hyperlink>
      <w:r>
        <w:t xml:space="preserve"> </w:t>
      </w:r>
      <w:r>
        <w:t xml:space="preserve">(package vignette)</w:t>
      </w:r>
    </w:p>
    <w:bookmarkEnd w:id="851"/>
    <w:bookmarkEnd w:id="852"/>
    <w:bookmarkStart w:id="854" w:name="resources-for-git-github"/>
    <w:p>
      <w:pPr>
        <w:pStyle w:val="Heading2"/>
      </w:pPr>
      <w:r>
        <w:t xml:space="preserve">20.2 Resources for Git &amp; Github</w:t>
      </w:r>
    </w:p>
    <w:p>
      <w:pPr>
        <w:pStyle w:val="Compact"/>
        <w:numPr>
          <w:ilvl w:val="0"/>
          <w:numId w:val="1353"/>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53"/>
        </w:numPr>
      </w:pPr>
      <w:hyperlink r:id="rId853">
        <w:r>
          <w:rPr>
            <w:rStyle w:val="Hyperlink"/>
          </w:rPr>
          <w:t xml:space="preserve">GitHub Skills: Introduction to GitHub</w:t>
        </w:r>
      </w:hyperlink>
    </w:p>
    <w:p>
      <w:pPr>
        <w:pStyle w:val="Compact"/>
        <w:numPr>
          <w:ilvl w:val="0"/>
          <w:numId w:val="1353"/>
        </w:numPr>
      </w:pPr>
      <w:hyperlink r:id="rId457">
        <w:r>
          <w:rPr>
            <w:rStyle w:val="Hyperlink"/>
          </w:rPr>
          <w:t xml:space="preserve">UC Davis DataLab Git Sandbox</w:t>
        </w:r>
      </w:hyperlink>
      <w:r>
        <w:t xml:space="preserve"> </w:t>
      </w:r>
      <w:r>
        <w:t xml:space="preserve">- hands-on Git practice repository</w:t>
      </w:r>
    </w:p>
    <w:bookmarkEnd w:id="854"/>
    <w:bookmarkStart w:id="857" w:name="resources-for-python"/>
    <w:p>
      <w:pPr>
        <w:pStyle w:val="Heading2"/>
      </w:pPr>
      <w:r>
        <w:t xml:space="preserve">20.3 Resources for Python</w:t>
      </w:r>
    </w:p>
    <w:p>
      <w:pPr>
        <w:pStyle w:val="Compact"/>
        <w:numPr>
          <w:ilvl w:val="0"/>
          <w:numId w:val="1354"/>
        </w:numPr>
      </w:pPr>
      <w:hyperlink r:id="rId855">
        <w:r>
          <w:rPr>
            <w:rStyle w:val="Hyperlink"/>
          </w:rPr>
          <w:t xml:space="preserve">UC Davis DataLab Python Basics Workshop</w:t>
        </w:r>
      </w:hyperlink>
      <w:r>
        <w:t xml:space="preserve"> </w:t>
      </w:r>
      <w:r>
        <w:t xml:space="preserve">- foundational Python programming</w:t>
      </w:r>
    </w:p>
    <w:p>
      <w:pPr>
        <w:pStyle w:val="Compact"/>
        <w:numPr>
          <w:ilvl w:val="0"/>
          <w:numId w:val="1354"/>
        </w:numPr>
      </w:pPr>
      <w:hyperlink r:id="rId856">
        <w:r>
          <w:rPr>
            <w:rStyle w:val="Hyperlink"/>
          </w:rPr>
          <w:t xml:space="preserve">Natural Language Processing with Python</w:t>
        </w:r>
      </w:hyperlink>
      <w:r>
        <w:t xml:space="preserve"> </w:t>
      </w:r>
      <w:r>
        <w:t xml:space="preserve">- text analysis and NLP techniques</w:t>
      </w:r>
    </w:p>
    <w:bookmarkEnd w:id="857"/>
    <w:bookmarkStart w:id="859" w:name="resources-for-julia"/>
    <w:p>
      <w:pPr>
        <w:pStyle w:val="Heading2"/>
      </w:pPr>
      <w:r>
        <w:t xml:space="preserve">20.4 Resources for Julia</w:t>
      </w:r>
    </w:p>
    <w:p>
      <w:pPr>
        <w:pStyle w:val="Compact"/>
        <w:numPr>
          <w:ilvl w:val="0"/>
          <w:numId w:val="1355"/>
        </w:numPr>
      </w:pPr>
      <w:hyperlink r:id="rId858">
        <w:r>
          <w:rPr>
            <w:rStyle w:val="Hyperlink"/>
          </w:rPr>
          <w:t xml:space="preserve">UC Davis Julia Users Group Julia Basics Workshop</w:t>
        </w:r>
      </w:hyperlink>
      <w:r>
        <w:t xml:space="preserve"> </w:t>
      </w:r>
      <w:r>
        <w:t xml:space="preserve">- foundational Julia programming</w:t>
      </w:r>
    </w:p>
    <w:bookmarkEnd w:id="859"/>
    <w:bookmarkStart w:id="860" w:name="scientific-figures"/>
    <w:p>
      <w:pPr>
        <w:pStyle w:val="Heading2"/>
      </w:pPr>
      <w:r>
        <w:t xml:space="preserve">20.5 Scientific figures</w:t>
      </w:r>
    </w:p>
    <w:p>
      <w:pPr>
        <w:pStyle w:val="Compact"/>
        <w:numPr>
          <w:ilvl w:val="0"/>
          <w:numId w:val="1356"/>
        </w:numPr>
      </w:pPr>
      <w:r>
        <w:t xml:space="preserve">Ten Simple Rules for Better Figures</w:t>
      </w:r>
      <w:r>
        <w:t xml:space="preserve"> </w:t>
      </w:r>
      <w:r>
        <w:t xml:space="preserve">(Rougier et al. 2014)</w:t>
      </w:r>
    </w:p>
    <w:bookmarkEnd w:id="860"/>
    <w:bookmarkStart w:id="864" w:name="writing"/>
    <w:p>
      <w:pPr>
        <w:pStyle w:val="Heading2"/>
      </w:pPr>
      <w:r>
        <w:t xml:space="preserve">20.6 Writing</w:t>
      </w:r>
    </w:p>
    <w:p>
      <w:pPr>
        <w:pStyle w:val="Compact"/>
        <w:numPr>
          <w:ilvl w:val="0"/>
          <w:numId w:val="1357"/>
        </w:numPr>
      </w:pPr>
      <w:r>
        <w:t xml:space="preserve">Unpacking the Scientific Toolbox</w:t>
      </w:r>
      <w:r>
        <w:t xml:space="preserve"> </w:t>
      </w:r>
      <w:r>
        <w:t xml:space="preserve">(Silbiger and Stubler 2019)</w:t>
      </w:r>
    </w:p>
    <w:p>
      <w:pPr>
        <w:pStyle w:val="Compact"/>
        <w:numPr>
          <w:ilvl w:val="0"/>
          <w:numId w:val="1357"/>
        </w:numPr>
      </w:pPr>
      <w:r>
        <w:t xml:space="preserve">ICMJE Definition of authorship</w:t>
      </w:r>
      <w:r>
        <w:t xml:space="preserve"> </w:t>
      </w:r>
      <w:r>
        <w:t xml:space="preserve">(International Committee of Medical Journal Editors, n.d.)</w:t>
      </w:r>
    </w:p>
    <w:p>
      <w:pPr>
        <w:pStyle w:val="Compact"/>
        <w:numPr>
          <w:ilvl w:val="0"/>
          <w:numId w:val="1357"/>
        </w:numPr>
      </w:pPr>
      <w:r>
        <w:t xml:space="preserve">Computational science: …why scientific programming does not compute</w:t>
      </w:r>
      <w:r>
        <w:t xml:space="preserve"> </w:t>
      </w:r>
      <w:r>
        <w:t xml:space="preserve">(Merali and Giles 2010)</w:t>
      </w:r>
    </w:p>
    <w:p>
      <w:pPr>
        <w:pStyle w:val="Compact"/>
        <w:numPr>
          <w:ilvl w:val="0"/>
          <w:numId w:val="1357"/>
        </w:numPr>
      </w:pPr>
      <w:hyperlink r:id="rId861">
        <w:r>
          <w:rPr>
            <w:rStyle w:val="Hyperlink"/>
          </w:rPr>
          <w:t xml:space="preserve">The Pathway to Publishing: A Guide to Quantitative Writing in the Health Sciences</w:t>
        </w:r>
      </w:hyperlink>
    </w:p>
    <w:p>
      <w:pPr>
        <w:pStyle w:val="Compact"/>
        <w:numPr>
          <w:ilvl w:val="0"/>
          <w:numId w:val="1357"/>
        </w:numPr>
      </w:pPr>
      <w:hyperlink r:id="rId862">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57"/>
        </w:numPr>
      </w:pPr>
      <w:hyperlink r:id="rId863">
        <w:r>
          <w:rPr>
            <w:rStyle w:val="Hyperlink"/>
          </w:rPr>
          <w:t xml:space="preserve">Secret, actionable writing tips</w:t>
        </w:r>
      </w:hyperlink>
    </w:p>
    <w:bookmarkEnd w:id="864"/>
    <w:bookmarkStart w:id="868" w:name="presentations"/>
    <w:p>
      <w:pPr>
        <w:pStyle w:val="Heading2"/>
      </w:pPr>
      <w:r>
        <w:t xml:space="preserve">20.7 Presentations</w:t>
      </w:r>
    </w:p>
    <w:p>
      <w:pPr>
        <w:pStyle w:val="Compact"/>
        <w:numPr>
          <w:ilvl w:val="0"/>
          <w:numId w:val="1358"/>
        </w:numPr>
      </w:pPr>
      <w:r>
        <w:t xml:space="preserve">How to tell a compelling story in scientific presentations</w:t>
      </w:r>
      <w:r>
        <w:t xml:space="preserve"> </w:t>
      </w:r>
      <w:r>
        <w:t xml:space="preserve">(Van Noorden 2021)</w:t>
      </w:r>
    </w:p>
    <w:p>
      <w:pPr>
        <w:pStyle w:val="Compact"/>
        <w:numPr>
          <w:ilvl w:val="0"/>
          <w:numId w:val="1358"/>
        </w:numPr>
      </w:pPr>
      <w:hyperlink r:id="rId865">
        <w:r>
          <w:rPr>
            <w:rStyle w:val="Hyperlink"/>
          </w:rPr>
          <w:t xml:space="preserve">How to give a killer narratively-driven scientific talk</w:t>
        </w:r>
      </w:hyperlink>
    </w:p>
    <w:p>
      <w:pPr>
        <w:pStyle w:val="Compact"/>
        <w:numPr>
          <w:ilvl w:val="0"/>
          <w:numId w:val="1358"/>
        </w:numPr>
      </w:pPr>
      <w:hyperlink r:id="rId866">
        <w:r>
          <w:rPr>
            <w:rStyle w:val="Hyperlink"/>
          </w:rPr>
          <w:t xml:space="preserve">How to make a better poster</w:t>
        </w:r>
      </w:hyperlink>
    </w:p>
    <w:p>
      <w:pPr>
        <w:pStyle w:val="Compact"/>
        <w:numPr>
          <w:ilvl w:val="0"/>
          <w:numId w:val="1358"/>
        </w:numPr>
      </w:pPr>
      <w:hyperlink r:id="rId867">
        <w:r>
          <w:rPr>
            <w:rStyle w:val="Hyperlink"/>
          </w:rPr>
          <w:t xml:space="preserve">How to make an even better poster</w:t>
        </w:r>
      </w:hyperlink>
    </w:p>
    <w:bookmarkEnd w:id="868"/>
    <w:bookmarkStart w:id="871" w:name="professional-advice"/>
    <w:p>
      <w:pPr>
        <w:pStyle w:val="Heading2"/>
      </w:pPr>
      <w:r>
        <w:t xml:space="preserve">20.8 Professional advice</w:t>
      </w:r>
    </w:p>
    <w:p>
      <w:pPr>
        <w:pStyle w:val="Compact"/>
        <w:numPr>
          <w:ilvl w:val="0"/>
          <w:numId w:val="1359"/>
        </w:numPr>
      </w:pPr>
      <w:hyperlink r:id="rId869">
        <w:r>
          <w:rPr>
            <w:rStyle w:val="Hyperlink"/>
          </w:rPr>
          <w:t xml:space="preserve">Professional advice, especially for your first job</w:t>
        </w:r>
      </w:hyperlink>
    </w:p>
    <w:p>
      <w:pPr>
        <w:pStyle w:val="Compact"/>
        <w:numPr>
          <w:ilvl w:val="0"/>
          <w:numId w:val="1359"/>
        </w:numPr>
      </w:pPr>
      <w:hyperlink r:id="rId870">
        <w:r>
          <w:rPr>
            <w:rStyle w:val="Hyperlink"/>
          </w:rPr>
          <w:t xml:space="preserve">Team Public Health Substack</w:t>
        </w:r>
      </w:hyperlink>
    </w:p>
    <w:bookmarkEnd w:id="871"/>
    <w:bookmarkStart w:id="874" w:name="funding"/>
    <w:p>
      <w:pPr>
        <w:pStyle w:val="Heading2"/>
      </w:pPr>
      <w:r>
        <w:t xml:space="preserve">20.9 Funding</w:t>
      </w:r>
    </w:p>
    <w:p>
      <w:pPr>
        <w:pStyle w:val="Compact"/>
        <w:numPr>
          <w:ilvl w:val="0"/>
          <w:numId w:val="1360"/>
        </w:numPr>
      </w:pPr>
      <w:hyperlink r:id="rId872">
        <w:r>
          <w:rPr>
            <w:rStyle w:val="Hyperlink"/>
          </w:rPr>
          <w:t xml:space="preserve">Building Your Funding Train</w:t>
        </w:r>
      </w:hyperlink>
    </w:p>
    <w:p>
      <w:pPr>
        <w:pStyle w:val="Compact"/>
        <w:numPr>
          <w:ilvl w:val="0"/>
          <w:numId w:val="1360"/>
        </w:numPr>
      </w:pPr>
      <w:hyperlink r:id="rId873">
        <w:r>
          <w:rPr>
            <w:rStyle w:val="Hyperlink"/>
          </w:rPr>
          <w:t xml:space="preserve">NIH Grant Writing Resources</w:t>
        </w:r>
      </w:hyperlink>
    </w:p>
    <w:bookmarkEnd w:id="874"/>
    <w:bookmarkStart w:id="877" w:name="ethics-and-global-health-research"/>
    <w:p>
      <w:pPr>
        <w:pStyle w:val="Heading2"/>
      </w:pPr>
      <w:r>
        <w:t xml:space="preserve">20.10 Ethics and global health research</w:t>
      </w:r>
    </w:p>
    <w:p>
      <w:pPr>
        <w:pStyle w:val="Compact"/>
        <w:numPr>
          <w:ilvl w:val="0"/>
          <w:numId w:val="1361"/>
        </w:numPr>
      </w:pPr>
      <w:hyperlink r:id="rId875">
        <w:r>
          <w:rPr>
            <w:rStyle w:val="Hyperlink"/>
          </w:rPr>
          <w:t xml:space="preserve">Global Code of Conduct For Research in Resource-Poor Settings</w:t>
        </w:r>
      </w:hyperlink>
    </w:p>
    <w:p>
      <w:pPr>
        <w:pStyle w:val="Compact"/>
        <w:numPr>
          <w:ilvl w:val="0"/>
          <w:numId w:val="1361"/>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61"/>
        </w:numPr>
      </w:pPr>
      <w:hyperlink r:id="rId876">
        <w:r>
          <w:rPr>
            <w:rStyle w:val="Hyperlink"/>
          </w:rPr>
          <w:t xml:space="preserve">Transforming Global Health Partnerships</w:t>
        </w:r>
      </w:hyperlink>
    </w:p>
    <w:p>
      <w:r>
        <w:br w:type="page"/>
      </w:r>
    </w:p>
    <w:bookmarkEnd w:id="877"/>
    <w:bookmarkEnd w:id="878"/>
    <w:bookmarkStart w:id="906" w:name="professional-development"/>
    <w:p>
      <w:pPr>
        <w:pStyle w:val="Heading1"/>
      </w:pPr>
      <w:r>
        <w:t xml:space="preserve">21. Professional Development</w:t>
      </w:r>
    </w:p>
    <w:p>
      <w:pPr>
        <w:pStyle w:val="FirstParagraph"/>
      </w:pPr>
      <w:r>
        <w:t xml:space="preserve">Adapted by UCD-SeRG team from</w:t>
      </w:r>
      <w:r>
        <w:t xml:space="preserve"> </w:t>
      </w:r>
      <w:hyperlink r:id="rId879">
        <w:r>
          <w:rPr>
            <w:rStyle w:val="Hyperlink"/>
          </w:rPr>
          <w:t xml:space="preserve">original by Jade Benjamin-Chung</w:t>
        </w:r>
      </w:hyperlink>
    </w:p>
    <w:bookmarkStart w:id="880"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62"/>
        </w:numPr>
      </w:pPr>
      <w:r>
        <w:t xml:space="preserve">Regular, open communication between mentees and mentors</w:t>
      </w:r>
    </w:p>
    <w:p>
      <w:pPr>
        <w:pStyle w:val="Compact"/>
        <w:numPr>
          <w:ilvl w:val="0"/>
          <w:numId w:val="1362"/>
        </w:numPr>
      </w:pPr>
      <w:r>
        <w:t xml:space="preserve">Mutual respect and trust</w:t>
      </w:r>
    </w:p>
    <w:p>
      <w:pPr>
        <w:pStyle w:val="Compact"/>
        <w:numPr>
          <w:ilvl w:val="0"/>
          <w:numId w:val="1362"/>
        </w:numPr>
      </w:pPr>
      <w:r>
        <w:t xml:space="preserve">Clear expectations and goals</w:t>
      </w:r>
    </w:p>
    <w:p>
      <w:pPr>
        <w:pStyle w:val="Compact"/>
        <w:numPr>
          <w:ilvl w:val="0"/>
          <w:numId w:val="1362"/>
        </w:numPr>
      </w:pPr>
      <w:r>
        <w:t xml:space="preserve">Constructive feedback</w:t>
      </w:r>
    </w:p>
    <w:p>
      <w:pPr>
        <w:pStyle w:val="Compact"/>
        <w:numPr>
          <w:ilvl w:val="0"/>
          <w:numId w:val="1362"/>
        </w:numPr>
      </w:pPr>
      <w:r>
        <w:t xml:space="preserve">Support for both research and career development</w:t>
      </w:r>
    </w:p>
    <w:bookmarkEnd w:id="880"/>
    <w:bookmarkStart w:id="883"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63"/>
        </w:numPr>
      </w:pPr>
      <w:r>
        <w:t xml:space="preserve">Short-term and long-term career goals</w:t>
      </w:r>
    </w:p>
    <w:p>
      <w:pPr>
        <w:pStyle w:val="Compact"/>
        <w:numPr>
          <w:ilvl w:val="0"/>
          <w:numId w:val="1363"/>
        </w:numPr>
      </w:pPr>
      <w:r>
        <w:t xml:space="preserve">Skills to develop</w:t>
      </w:r>
    </w:p>
    <w:p>
      <w:pPr>
        <w:pStyle w:val="Compact"/>
        <w:numPr>
          <w:ilvl w:val="0"/>
          <w:numId w:val="1363"/>
        </w:numPr>
      </w:pPr>
      <w:r>
        <w:t xml:space="preserve">Training needs and opportunities</w:t>
      </w:r>
    </w:p>
    <w:p>
      <w:pPr>
        <w:pStyle w:val="Compact"/>
        <w:numPr>
          <w:ilvl w:val="0"/>
          <w:numId w:val="1363"/>
        </w:numPr>
      </w:pPr>
      <w:r>
        <w:t xml:space="preserve">Timeline and milestones</w:t>
      </w:r>
    </w:p>
    <w:p>
      <w:pPr>
        <w:pStyle w:val="Compact"/>
        <w:numPr>
          <w:ilvl w:val="0"/>
          <w:numId w:val="1363"/>
        </w:numPr>
      </w:pPr>
      <w:r>
        <w:t xml:space="preserve">Progress toward goals</w:t>
      </w:r>
    </w:p>
    <w:p>
      <w:pPr>
        <w:pStyle w:val="FirstParagraph"/>
      </w:pPr>
      <w:r>
        <w:t xml:space="preserve">Update your IDP at least annually and discuss it with your PI. Useful resources:</w:t>
      </w:r>
    </w:p>
    <w:p>
      <w:pPr>
        <w:pStyle w:val="Compact"/>
        <w:numPr>
          <w:ilvl w:val="0"/>
          <w:numId w:val="1364"/>
        </w:numPr>
      </w:pPr>
      <w:hyperlink r:id="rId881">
        <w:r>
          <w:rPr>
            <w:rStyle w:val="Hyperlink"/>
          </w:rPr>
          <w:t xml:space="preserve">myIDP - Individual Development Plan tool</w:t>
        </w:r>
      </w:hyperlink>
    </w:p>
    <w:p>
      <w:pPr>
        <w:pStyle w:val="Compact"/>
        <w:numPr>
          <w:ilvl w:val="0"/>
          <w:numId w:val="1364"/>
        </w:numPr>
      </w:pPr>
      <w:hyperlink r:id="rId882">
        <w:r>
          <w:rPr>
            <w:rStyle w:val="Hyperlink"/>
          </w:rPr>
          <w:t xml:space="preserve">NIH OITE Career Resources</w:t>
        </w:r>
      </w:hyperlink>
    </w:p>
    <w:bookmarkEnd w:id="883"/>
    <w:bookmarkStart w:id="886"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65"/>
        </w:numPr>
      </w:pPr>
      <w:r>
        <w:t xml:space="preserve">Discuss conference opportunities with PIs early</w:t>
      </w:r>
    </w:p>
    <w:p>
      <w:pPr>
        <w:pStyle w:val="Compact"/>
        <w:numPr>
          <w:ilvl w:val="0"/>
          <w:numId w:val="1365"/>
        </w:numPr>
      </w:pPr>
      <w:r>
        <w:t xml:space="preserve">Submit abstracts with PI approval</w:t>
      </w:r>
    </w:p>
    <w:p>
      <w:pPr>
        <w:pStyle w:val="Compact"/>
        <w:numPr>
          <w:ilvl w:val="0"/>
          <w:numId w:val="1365"/>
        </w:numPr>
      </w:pPr>
      <w:r>
        <w:t xml:space="preserve">Practice presentations in lab meeting before the conference</w:t>
      </w:r>
    </w:p>
    <w:p>
      <w:pPr>
        <w:pStyle w:val="Compact"/>
        <w:numPr>
          <w:ilvl w:val="0"/>
          <w:numId w:val="1365"/>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66"/>
        </w:numPr>
      </w:pPr>
      <w:hyperlink r:id="rId884">
        <w:r>
          <w:rPr>
            <w:rStyle w:val="Hyperlink"/>
          </w:rPr>
          <w:t xml:space="preserve">How to tell a compelling story in scientific presentations</w:t>
        </w:r>
      </w:hyperlink>
    </w:p>
    <w:p>
      <w:pPr>
        <w:pStyle w:val="Compact"/>
        <w:numPr>
          <w:ilvl w:val="0"/>
          <w:numId w:val="1366"/>
        </w:numPr>
      </w:pPr>
      <w:hyperlink r:id="rId865">
        <w:r>
          <w:rPr>
            <w:rStyle w:val="Hyperlink"/>
          </w:rPr>
          <w:t xml:space="preserve">How to give a killer narratively-driven scientific talk</w:t>
        </w:r>
      </w:hyperlink>
    </w:p>
    <w:p>
      <w:pPr>
        <w:pStyle w:val="Compact"/>
        <w:numPr>
          <w:ilvl w:val="0"/>
          <w:numId w:val="1366"/>
        </w:numPr>
      </w:pPr>
      <w:hyperlink r:id="rId885">
        <w:r>
          <w:rPr>
            <w:rStyle w:val="Hyperlink"/>
          </w:rPr>
          <w:t xml:space="preserve">How to make a better poster</w:t>
        </w:r>
      </w:hyperlink>
    </w:p>
    <w:p>
      <w:pPr>
        <w:pStyle w:val="Compact"/>
        <w:numPr>
          <w:ilvl w:val="0"/>
          <w:numId w:val="1366"/>
        </w:numPr>
      </w:pPr>
      <w:hyperlink r:id="rId867">
        <w:r>
          <w:rPr>
            <w:rStyle w:val="Hyperlink"/>
          </w:rPr>
          <w:t xml:space="preserve">How to make an even better poster</w:t>
        </w:r>
      </w:hyperlink>
    </w:p>
    <w:bookmarkEnd w:id="886"/>
    <w:bookmarkStart w:id="890"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67"/>
        </w:numPr>
      </w:pPr>
      <w:r>
        <w:t xml:space="preserve">Label x-axis and y-axis clearly</w:t>
      </w:r>
    </w:p>
    <w:p>
      <w:pPr>
        <w:pStyle w:val="Compact"/>
        <w:numPr>
          <w:ilvl w:val="0"/>
          <w:numId w:val="1367"/>
        </w:numPr>
      </w:pPr>
      <w:r>
        <w:t xml:space="preserve">Use panel labels when including multiple subplots</w:t>
      </w:r>
    </w:p>
    <w:p>
      <w:pPr>
        <w:pStyle w:val="Compact"/>
        <w:numPr>
          <w:ilvl w:val="0"/>
          <w:numId w:val="1367"/>
        </w:numPr>
      </w:pPr>
      <w:r>
        <w:t xml:space="preserve">Include sufficient tick marks and labels</w:t>
      </w:r>
    </w:p>
    <w:p>
      <w:pPr>
        <w:pStyle w:val="Compact"/>
        <w:numPr>
          <w:ilvl w:val="0"/>
          <w:numId w:val="1367"/>
        </w:numPr>
      </w:pPr>
      <w:r>
        <w:t xml:space="preserve">Use appropriate font sizes (readable but not distracting)</w:t>
      </w:r>
    </w:p>
    <w:p>
      <w:pPr>
        <w:pStyle w:val="Compact"/>
        <w:numPr>
          <w:ilvl w:val="0"/>
          <w:numId w:val="1367"/>
        </w:numPr>
      </w:pPr>
      <w:r>
        <w:t xml:space="preserve">Use colorblind-friendly palettes (see</w:t>
      </w:r>
      <w:r>
        <w:t xml:space="preserve"> </w:t>
      </w:r>
      <w:hyperlink r:id="rId887">
        <w:r>
          <w:rPr>
            <w:rStyle w:val="Hyperlink"/>
          </w:rPr>
          <w:t xml:space="preserve">ColorBrewer</w:t>
        </w:r>
      </w:hyperlink>
      <w:r>
        <w:t xml:space="preserve"> </w:t>
      </w:r>
      <w:r>
        <w:t xml:space="preserve">or</w:t>
      </w:r>
      <w:r>
        <w:t xml:space="preserve"> </w:t>
      </w:r>
      <w:hyperlink r:id="rId888">
        <w:r>
          <w:rPr>
            <w:rStyle w:val="Hyperlink"/>
          </w:rPr>
          <w:t xml:space="preserve">iwanthue</w:t>
        </w:r>
      </w:hyperlink>
      <w:r>
        <w:t xml:space="preserve">)</w:t>
      </w:r>
    </w:p>
    <w:p>
      <w:pPr>
        <w:pStyle w:val="Compact"/>
        <w:numPr>
          <w:ilvl w:val="0"/>
          <w:numId w:val="1367"/>
        </w:numPr>
      </w:pPr>
      <w:r>
        <w:t xml:space="preserve">Define colors, shapes, and line types in legends</w:t>
      </w:r>
    </w:p>
    <w:p>
      <w:pPr>
        <w:pStyle w:val="Compact"/>
        <w:numPr>
          <w:ilvl w:val="0"/>
          <w:numId w:val="1367"/>
        </w:numPr>
      </w:pPr>
      <w:r>
        <w:t xml:space="preserve">Minimize abbreviations in labels and legends</w:t>
      </w:r>
    </w:p>
    <w:p>
      <w:pPr>
        <w:pStyle w:val="Compact"/>
        <w:numPr>
          <w:ilvl w:val="0"/>
          <w:numId w:val="1367"/>
        </w:numPr>
      </w:pPr>
      <w:r>
        <w:t xml:space="preserve">Use transparency to show overlapping data</w:t>
      </w:r>
    </w:p>
    <w:p>
      <w:pPr>
        <w:pStyle w:val="Compact"/>
        <w:numPr>
          <w:ilvl w:val="0"/>
          <w:numId w:val="1367"/>
        </w:numPr>
      </w:pPr>
      <w:r>
        <w:t xml:space="preserve">Show measures of precision (e.g., 95% confidence intervals)</w:t>
      </w:r>
    </w:p>
    <w:p>
      <w:pPr>
        <w:pStyle w:val="FirstParagraph"/>
      </w:pPr>
      <w:r>
        <w:rPr>
          <w:b/>
          <w:bCs/>
        </w:rPr>
        <w:t xml:space="preserve">Resources:</w:t>
      </w:r>
    </w:p>
    <w:p>
      <w:pPr>
        <w:pStyle w:val="Compact"/>
        <w:numPr>
          <w:ilvl w:val="0"/>
          <w:numId w:val="1368"/>
        </w:numPr>
      </w:pPr>
      <w:hyperlink r:id="rId889">
        <w:r>
          <w:rPr>
            <w:rStyle w:val="Hyperlink"/>
          </w:rPr>
          <w:t xml:space="preserve">Ten Simple Rules for Better Figures</w:t>
        </w:r>
      </w:hyperlink>
    </w:p>
    <w:bookmarkEnd w:id="890"/>
    <w:bookmarkStart w:id="892" w:name="grant-writing"/>
    <w:p>
      <w:pPr>
        <w:pStyle w:val="Heading2"/>
      </w:pPr>
      <w:r>
        <w:t xml:space="preserve">21.5 Grant Writing</w:t>
      </w:r>
    </w:p>
    <w:p>
      <w:pPr>
        <w:pStyle w:val="Compact"/>
        <w:numPr>
          <w:ilvl w:val="0"/>
          <w:numId w:val="1369"/>
        </w:numPr>
      </w:pPr>
      <w:r>
        <w:t xml:space="preserve">Graduate students and postdocs are encouraged to apply for fellowships (e.g., NIH F31, NSF GRFP, K awards)</w:t>
      </w:r>
    </w:p>
    <w:p>
      <w:pPr>
        <w:pStyle w:val="Compact"/>
        <w:numPr>
          <w:ilvl w:val="0"/>
          <w:numId w:val="1369"/>
        </w:numPr>
      </w:pPr>
      <w:r>
        <w:t xml:space="preserve">PIs will support fellowship applications with feedback, letters of support, and mentoring</w:t>
      </w:r>
    </w:p>
    <w:p>
      <w:pPr>
        <w:pStyle w:val="Compact"/>
        <w:numPr>
          <w:ilvl w:val="0"/>
          <w:numId w:val="1369"/>
        </w:numPr>
      </w:pPr>
      <w:r>
        <w:t xml:space="preserve">Start planning fellowship applications well in advance of deadlines (typically 3-6 months)</w:t>
      </w:r>
    </w:p>
    <w:p>
      <w:pPr>
        <w:pStyle w:val="Compact"/>
        <w:numPr>
          <w:ilvl w:val="0"/>
          <w:numId w:val="1369"/>
        </w:numPr>
      </w:pPr>
      <w:r>
        <w:t xml:space="preserve">Attend grant writing workshops and seek feedback from multiple sources</w:t>
      </w:r>
    </w:p>
    <w:p>
      <w:pPr>
        <w:pStyle w:val="FirstParagraph"/>
      </w:pPr>
      <w:r>
        <w:rPr>
          <w:b/>
          <w:bCs/>
        </w:rPr>
        <w:t xml:space="preserve">Resources:</w:t>
      </w:r>
    </w:p>
    <w:p>
      <w:pPr>
        <w:pStyle w:val="Compact"/>
        <w:numPr>
          <w:ilvl w:val="0"/>
          <w:numId w:val="1370"/>
        </w:numPr>
      </w:pPr>
      <w:hyperlink r:id="rId872">
        <w:r>
          <w:rPr>
            <w:rStyle w:val="Hyperlink"/>
          </w:rPr>
          <w:t xml:space="preserve">Building Your Funding Train</w:t>
        </w:r>
      </w:hyperlink>
    </w:p>
    <w:p>
      <w:pPr>
        <w:pStyle w:val="Compact"/>
        <w:numPr>
          <w:ilvl w:val="0"/>
          <w:numId w:val="1370"/>
        </w:numPr>
      </w:pPr>
      <w:hyperlink r:id="rId891">
        <w:r>
          <w:rPr>
            <w:rStyle w:val="Hyperlink"/>
          </w:rPr>
          <w:t xml:space="preserve">NIH Funding Opportunities</w:t>
        </w:r>
      </w:hyperlink>
    </w:p>
    <w:p>
      <w:pPr>
        <w:pStyle w:val="Compact"/>
        <w:numPr>
          <w:ilvl w:val="0"/>
          <w:numId w:val="1370"/>
        </w:numPr>
      </w:pPr>
      <w:hyperlink r:id="rId873">
        <w:r>
          <w:rPr>
            <w:rStyle w:val="Hyperlink"/>
          </w:rPr>
          <w:t xml:space="preserve">NIH Grant Writing Resources</w:t>
        </w:r>
      </w:hyperlink>
    </w:p>
    <w:bookmarkEnd w:id="892"/>
    <w:bookmarkStart w:id="903"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893"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71"/>
        </w:numPr>
      </w:pPr>
      <w:r>
        <w:t xml:space="preserve">Understand the typical scope and depth expected</w:t>
      </w:r>
    </w:p>
    <w:p>
      <w:pPr>
        <w:pStyle w:val="Compact"/>
        <w:numPr>
          <w:ilvl w:val="0"/>
          <w:numId w:val="1371"/>
        </w:numPr>
      </w:pPr>
      <w:r>
        <w:t xml:space="preserve">See different approaches to structure and presentation</w:t>
      </w:r>
    </w:p>
    <w:p>
      <w:pPr>
        <w:pStyle w:val="Compact"/>
        <w:numPr>
          <w:ilvl w:val="0"/>
          <w:numId w:val="1371"/>
        </w:numPr>
      </w:pPr>
      <w:r>
        <w:t xml:space="preserve">Calibrate your expectations based on successful examples</w:t>
      </w:r>
    </w:p>
    <w:p>
      <w:pPr>
        <w:pStyle w:val="Compact"/>
        <w:numPr>
          <w:ilvl w:val="0"/>
          <w:numId w:val="1371"/>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893"/>
    <w:bookmarkStart w:id="894"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72"/>
        </w:numPr>
      </w:pPr>
      <w:r>
        <w:t xml:space="preserve">Independent research capability</w:t>
      </w:r>
    </w:p>
    <w:p>
      <w:pPr>
        <w:pStyle w:val="Compact"/>
        <w:numPr>
          <w:ilvl w:val="0"/>
          <w:numId w:val="1372"/>
        </w:numPr>
      </w:pPr>
      <w:r>
        <w:t xml:space="preserve">Ability to communicate findings effectively</w:t>
      </w:r>
    </w:p>
    <w:p>
      <w:pPr>
        <w:pStyle w:val="Compact"/>
        <w:numPr>
          <w:ilvl w:val="0"/>
          <w:numId w:val="1372"/>
        </w:numPr>
      </w:pPr>
      <w:r>
        <w:t xml:space="preserve">Contribution to the scientific literature</w:t>
      </w:r>
    </w:p>
    <w:p>
      <w:pPr>
        <w:pStyle w:val="Compact"/>
        <w:numPr>
          <w:ilvl w:val="0"/>
          <w:numId w:val="1372"/>
        </w:numPr>
      </w:pPr>
      <w:r>
        <w:t xml:space="preserve">Readiness for an academic or research career</w:t>
      </w:r>
    </w:p>
    <w:bookmarkEnd w:id="894"/>
    <w:bookmarkStart w:id="895"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895"/>
    <w:bookmarkStart w:id="899" w:name="Xf7e5f1b0b64a3c55df6fef626e920eee1335225"/>
    <w:p>
      <w:pPr>
        <w:pStyle w:val="Heading3"/>
      </w:pPr>
      <w:r>
        <w:t xml:space="preserve">21.6.4 Historical Context: The Masterpiece Tradition</w:t>
      </w:r>
    </w:p>
    <w:p>
      <w:pPr>
        <w:pStyle w:val="FirstParagraph"/>
      </w:pPr>
      <w:r>
        <w:t xml:space="preserve">The</w:t>
      </w:r>
      <w:r>
        <w:t xml:space="preserve"> </w:t>
      </w:r>
      <w:hyperlink r:id="rId896">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897">
        <w:r>
          <w:rPr>
            <w:rStyle w:val="Hyperlink"/>
          </w:rPr>
          <w:t xml:space="preserve">PhD</w:t>
        </w:r>
      </w:hyperlink>
      <w:r>
        <w:t xml:space="preserve">,</w:t>
      </w:r>
      <w:r>
        <w:t xml:space="preserve"> </w:t>
      </w:r>
      <w:r>
        <w:t xml:space="preserve">is a spiritual successor to an apprentice’s</w:t>
      </w:r>
      <w:r>
        <w:t xml:space="preserve"> </w:t>
      </w:r>
      <w:hyperlink r:id="rId89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73"/>
        </w:numPr>
      </w:pPr>
      <w:r>
        <w:t xml:space="preserve">The dissertation proves you can conduct rigorous research</w:t>
      </w:r>
    </w:p>
    <w:p>
      <w:pPr>
        <w:pStyle w:val="Compact"/>
        <w:numPr>
          <w:ilvl w:val="0"/>
          <w:numId w:val="1373"/>
        </w:numPr>
      </w:pPr>
      <w:r>
        <w:t xml:space="preserve">It doesn’t need to solve every problem in your field</w:t>
      </w:r>
    </w:p>
    <w:p>
      <w:pPr>
        <w:pStyle w:val="Compact"/>
        <w:numPr>
          <w:ilvl w:val="0"/>
          <w:numId w:val="1373"/>
        </w:numPr>
      </w:pPr>
      <w:r>
        <w:t xml:space="preserve">It doesn’t need to be flawless</w:t>
      </w:r>
    </w:p>
    <w:p>
      <w:pPr>
        <w:pStyle w:val="Compact"/>
        <w:numPr>
          <w:ilvl w:val="0"/>
          <w:numId w:val="1373"/>
        </w:numPr>
      </w:pPr>
      <w:r>
        <w:t xml:space="preserve">It doesn’t need to be all-encompassing</w:t>
      </w:r>
    </w:p>
    <w:p>
      <w:pPr>
        <w:pStyle w:val="Compact"/>
        <w:numPr>
          <w:ilvl w:val="0"/>
          <w:numId w:val="1373"/>
        </w:numPr>
      </w:pPr>
      <w:r>
        <w:t xml:space="preserve">It just needs to constitute incremental progress in your field</w:t>
      </w:r>
    </w:p>
    <w:bookmarkEnd w:id="899"/>
    <w:bookmarkStart w:id="900"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74"/>
        </w:numPr>
      </w:pPr>
      <w:r>
        <w:t xml:space="preserve">Done is better than perfect when it comes to dissertations</w:t>
      </w:r>
    </w:p>
    <w:p>
      <w:pPr>
        <w:pStyle w:val="Compact"/>
        <w:numPr>
          <w:ilvl w:val="0"/>
          <w:numId w:val="1374"/>
        </w:numPr>
      </w:pPr>
      <w:r>
        <w:t xml:space="preserve">You’ll have your entire career to refine and expand on these ideas</w:t>
      </w:r>
    </w:p>
    <w:p>
      <w:pPr>
        <w:pStyle w:val="Compact"/>
        <w:numPr>
          <w:ilvl w:val="0"/>
          <w:numId w:val="1374"/>
        </w:numPr>
      </w:pPr>
      <w:r>
        <w:t xml:space="preserve">The goal is to finish and move forward,</w:t>
      </w:r>
      <w:r>
        <w:t xml:space="preserve"> </w:t>
      </w:r>
      <w:r>
        <w:t xml:space="preserve">not to write the definitive work on your topic</w:t>
      </w:r>
    </w:p>
    <w:p>
      <w:pPr>
        <w:pStyle w:val="Compact"/>
        <w:numPr>
          <w:ilvl w:val="0"/>
          <w:numId w:val="1374"/>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00"/>
    <w:bookmarkStart w:id="902" w:name="resources-3"/>
    <w:p>
      <w:pPr>
        <w:pStyle w:val="Heading3"/>
      </w:pPr>
      <w:r>
        <w:t xml:space="preserve">21.6.6 Resources</w:t>
      </w:r>
    </w:p>
    <w:p>
      <w:pPr>
        <w:pStyle w:val="FirstParagraph"/>
      </w:pPr>
      <w:r>
        <w:rPr>
          <w:b/>
          <w:bCs/>
        </w:rPr>
        <w:t xml:space="preserve">Dissertation writing tools:</w:t>
      </w:r>
    </w:p>
    <w:p>
      <w:pPr>
        <w:pStyle w:val="Compact"/>
        <w:numPr>
          <w:ilvl w:val="0"/>
          <w:numId w:val="1375"/>
        </w:numPr>
      </w:pPr>
      <w:hyperlink r:id="rId901">
        <w:r>
          <w:rPr>
            <w:rStyle w:val="Hyperlink"/>
          </w:rPr>
          <w:t xml:space="preserve">quarto-thesis</w:t>
        </w:r>
      </w:hyperlink>
      <w:r>
        <w:t xml:space="preserve"> </w:t>
      </w:r>
      <w:r>
        <w:t xml:space="preserve">- Quarto extension for creating masters or PhD theses with professional LaTeX formatting</w:t>
      </w:r>
    </w:p>
    <w:bookmarkEnd w:id="902"/>
    <w:bookmarkEnd w:id="903"/>
    <w:bookmarkStart w:id="904"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76"/>
        </w:numPr>
      </w:pPr>
      <w:r>
        <w:t xml:space="preserve">Graduate students are encouraged to gain teaching experience</w:t>
      </w:r>
    </w:p>
    <w:p>
      <w:pPr>
        <w:pStyle w:val="Compact"/>
        <w:numPr>
          <w:ilvl w:val="0"/>
          <w:numId w:val="1376"/>
        </w:numPr>
      </w:pPr>
      <w:r>
        <w:t xml:space="preserve">We support science communication and outreach activities</w:t>
      </w:r>
    </w:p>
    <w:p>
      <w:pPr>
        <w:pStyle w:val="Compact"/>
        <w:numPr>
          <w:ilvl w:val="0"/>
          <w:numId w:val="1376"/>
        </w:numPr>
      </w:pPr>
      <w:r>
        <w:t xml:space="preserve">Discuss opportunities with PIs</w:t>
      </w:r>
    </w:p>
    <w:p>
      <w:pPr>
        <w:pStyle w:val="FirstParagraph"/>
      </w:pPr>
      <w:r>
        <w:t xml:space="preserve">The</w:t>
      </w:r>
      <w:r>
        <w:t xml:space="preserve"> </w:t>
      </w:r>
      <w:hyperlink r:id="rId609">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839">
        <w:r>
          <w:rPr>
            <w:rStyle w:val="Hyperlink"/>
          </w:rPr>
          <w:t xml:space="preserve">workshop index</w:t>
        </w:r>
      </w:hyperlink>
      <w:r>
        <w:t xml:space="preserve"> </w:t>
      </w:r>
      <w:r>
        <w:t xml:space="preserve">provides a comprehensive catalog of available resources.</w:t>
      </w:r>
    </w:p>
    <w:bookmarkEnd w:id="904"/>
    <w:bookmarkStart w:id="905"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77"/>
        </w:numPr>
      </w:pPr>
      <w:r>
        <w:t xml:space="preserve">Attend seminars and departmental events</w:t>
      </w:r>
    </w:p>
    <w:p>
      <w:pPr>
        <w:pStyle w:val="Compact"/>
        <w:numPr>
          <w:ilvl w:val="0"/>
          <w:numId w:val="1377"/>
        </w:numPr>
      </w:pPr>
      <w:r>
        <w:t xml:space="preserve">Connect with researchers in your field</w:t>
      </w:r>
    </w:p>
    <w:p>
      <w:pPr>
        <w:pStyle w:val="Compact"/>
        <w:numPr>
          <w:ilvl w:val="0"/>
          <w:numId w:val="1377"/>
        </w:numPr>
      </w:pPr>
      <w:r>
        <w:t xml:space="preserve">Join professional societies</w:t>
      </w:r>
    </w:p>
    <w:p>
      <w:pPr>
        <w:pStyle w:val="Compact"/>
        <w:numPr>
          <w:ilvl w:val="0"/>
          <w:numId w:val="1377"/>
        </w:numPr>
      </w:pPr>
      <w:r>
        <w:t xml:space="preserve">Use professional social media platforms to share research and engage with the scientific community</w:t>
      </w:r>
    </w:p>
    <w:p>
      <w:r>
        <w:br w:type="page"/>
      </w:r>
    </w:p>
    <w:bookmarkEnd w:id="905"/>
    <w:bookmarkEnd w:id="906"/>
    <w:bookmarkStart w:id="911" w:name="sec-writing"/>
    <w:p>
      <w:pPr>
        <w:pStyle w:val="Heading1"/>
      </w:pPr>
      <w:r>
        <w:t xml:space="preserve">22. Writing</w:t>
      </w:r>
    </w:p>
    <w:bookmarkStart w:id="907"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78"/>
        </w:numPr>
      </w:pPr>
      <w:r>
        <w:t xml:space="preserve">Organize your thoughts and identify what you actually need to know</w:t>
      </w:r>
    </w:p>
    <w:p>
      <w:pPr>
        <w:pStyle w:val="Compact"/>
        <w:numPr>
          <w:ilvl w:val="0"/>
          <w:numId w:val="1378"/>
        </w:numPr>
      </w:pPr>
      <w:r>
        <w:t xml:space="preserve">Articulate the problem more precisely</w:t>
      </w:r>
    </w:p>
    <w:p>
      <w:pPr>
        <w:pStyle w:val="Compact"/>
        <w:numPr>
          <w:ilvl w:val="0"/>
          <w:numId w:val="1378"/>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07"/>
    <w:bookmarkStart w:id="909" w:name="sec-plain-prose"/>
    <w:p>
      <w:pPr>
        <w:pStyle w:val="Heading2"/>
      </w:pPr>
      <w:r>
        <w:t xml:space="preserve">22.2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08">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379"/>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79"/>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79"/>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79"/>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79"/>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09"/>
    <w:bookmarkStart w:id="910" w:name="sec-ai-tells"/>
    <w:p>
      <w:pPr>
        <w:pStyle w:val="Heading2"/>
      </w:pPr>
      <w:r>
        <w:t xml:space="preserve">22.3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Watch for:</w:t>
      </w:r>
    </w:p>
    <w:p>
      <w:pPr>
        <w:pStyle w:val="Compact"/>
        <w:numPr>
          <w:ilvl w:val="0"/>
          <w:numId w:val="1380"/>
        </w:numPr>
      </w:pPr>
      <w:r>
        <w:rPr>
          <w:b/>
          <w:bCs/>
        </w:rPr>
        <w:t xml:space="preserve">Overused vocabulary:</w:t>
      </w:r>
      <w:r>
        <w:t xml:space="preserve"> </w:t>
      </w:r>
      <w:r>
        <w:t xml:space="preserve">delve, leverage, utilize, tapestry, testament, realm,</w:t>
      </w:r>
      <w:r>
        <w:t xml:space="preserve"> </w:t>
      </w:r>
      <w:r>
        <w:t xml:space="preserve">robust, seamless, holistic, nuanced, multifaceted, pivotal, crucial,</w:t>
      </w:r>
      <w:r>
        <w:t xml:space="preserve"> </w:t>
      </w:r>
      <w:r>
        <w:t xml:space="preserve">“in</w:t>
      </w:r>
      <w:r>
        <w:t xml:space="preserve"> </w:t>
      </w:r>
      <w:r>
        <w:t xml:space="preserve">today’s fast-paced world”</w:t>
      </w:r>
      <w:r>
        <w:t xml:space="preserve">,</w:t>
      </w:r>
      <w:r>
        <w:t xml:space="preserve"> </w:t>
      </w:r>
      <w:r>
        <w:t xml:space="preserve">“stands as a testament to”</w:t>
      </w:r>
      <w:r>
        <w:t xml:space="preserve">.</w:t>
      </w:r>
    </w:p>
    <w:p>
      <w:pPr>
        <w:pStyle w:val="Compact"/>
        <w:numPr>
          <w:ilvl w:val="0"/>
          <w:numId w:val="1380"/>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80"/>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80"/>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910"/>
    <w:bookmarkEnd w:id="911"/>
    <w:bookmarkStart w:id="927"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879">
        <w:r>
          <w:rPr>
            <w:rStyle w:val="Hyperlink"/>
          </w:rPr>
          <w:t xml:space="preserve">original by Jade Benjamin-Chung</w:t>
        </w:r>
      </w:hyperlink>
    </w:p>
    <w:bookmarkStart w:id="912"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81"/>
        </w:numPr>
      </w:pPr>
      <w:r>
        <w:rPr>
          <w:b/>
          <w:bCs/>
        </w:rPr>
        <w:t xml:space="preserve">Planning</w:t>
      </w:r>
      <w:r>
        <w:t xml:space="preserve">: Discuss target journals, outline, and timeline with PIs</w:t>
      </w:r>
    </w:p>
    <w:p>
      <w:pPr>
        <w:pStyle w:val="Compact"/>
        <w:numPr>
          <w:ilvl w:val="0"/>
          <w:numId w:val="1381"/>
        </w:numPr>
      </w:pPr>
      <w:r>
        <w:rPr>
          <w:b/>
          <w:bCs/>
        </w:rPr>
        <w:t xml:space="preserve">Drafting</w:t>
      </w:r>
      <w:r>
        <w:t xml:space="preserve">: Lead author prepares initial draft</w:t>
      </w:r>
    </w:p>
    <w:p>
      <w:pPr>
        <w:pStyle w:val="Compact"/>
        <w:numPr>
          <w:ilvl w:val="0"/>
          <w:numId w:val="1381"/>
        </w:numPr>
      </w:pPr>
      <w:r>
        <w:rPr>
          <w:b/>
          <w:bCs/>
        </w:rPr>
        <w:t xml:space="preserve">Internal review</w:t>
      </w:r>
      <w:r>
        <w:t xml:space="preserve">: Co-authors review and provide feedback</w:t>
      </w:r>
    </w:p>
    <w:p>
      <w:pPr>
        <w:pStyle w:val="Compact"/>
        <w:numPr>
          <w:ilvl w:val="0"/>
          <w:numId w:val="1381"/>
        </w:numPr>
      </w:pPr>
      <w:r>
        <w:rPr>
          <w:b/>
          <w:bCs/>
        </w:rPr>
        <w:t xml:space="preserve">Revision</w:t>
      </w:r>
      <w:r>
        <w:t xml:space="preserve">: Lead author incorporates feedback iteratively</w:t>
      </w:r>
    </w:p>
    <w:p>
      <w:pPr>
        <w:pStyle w:val="Compact"/>
        <w:numPr>
          <w:ilvl w:val="0"/>
          <w:numId w:val="1381"/>
        </w:numPr>
      </w:pPr>
      <w:r>
        <w:rPr>
          <w:b/>
          <w:bCs/>
        </w:rPr>
        <w:t xml:space="preserve">PI approval</w:t>
      </w:r>
      <w:r>
        <w:t xml:space="preserve">: Obtain final approval from PIs before submission</w:t>
      </w:r>
    </w:p>
    <w:p>
      <w:pPr>
        <w:pStyle w:val="Compact"/>
        <w:numPr>
          <w:ilvl w:val="0"/>
          <w:numId w:val="1381"/>
        </w:numPr>
      </w:pPr>
      <w:r>
        <w:rPr>
          <w:b/>
          <w:bCs/>
        </w:rPr>
        <w:t xml:space="preserve">Submission</w:t>
      </w:r>
      <w:r>
        <w:t xml:space="preserve">: Submit to journal</w:t>
      </w:r>
    </w:p>
    <w:p>
      <w:pPr>
        <w:pStyle w:val="Compact"/>
        <w:numPr>
          <w:ilvl w:val="0"/>
          <w:numId w:val="1381"/>
        </w:numPr>
      </w:pPr>
      <w:r>
        <w:rPr>
          <w:b/>
          <w:bCs/>
        </w:rPr>
        <w:t xml:space="preserve">Revisions</w:t>
      </w:r>
      <w:r>
        <w:t xml:space="preserve">: Lead author coordinates response to peer reviewers</w:t>
      </w:r>
    </w:p>
    <w:p>
      <w:pPr>
        <w:pStyle w:val="Compact"/>
        <w:numPr>
          <w:ilvl w:val="0"/>
          <w:numId w:val="1381"/>
        </w:numPr>
      </w:pPr>
      <w:r>
        <w:rPr>
          <w:b/>
          <w:bCs/>
        </w:rPr>
        <w:t xml:space="preserve">Publication</w:t>
      </w:r>
      <w:r>
        <w:t xml:space="preserve">: Celebrate and share!</w:t>
      </w:r>
    </w:p>
    <w:bookmarkEnd w:id="912"/>
    <w:bookmarkStart w:id="915"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13">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14">
        <w:r>
          <w:rPr>
            <w:rStyle w:val="Hyperlink"/>
          </w:rPr>
          <w:t xml:space="preserve">implicature</w:t>
        </w:r>
      </w:hyperlink>
      <w:r>
        <w:t xml:space="preserve">.</w:t>
      </w:r>
    </w:p>
    <w:p>
      <w:pPr>
        <w:pStyle w:val="BodyText"/>
      </w:pPr>
      <w:r>
        <w:rPr>
          <w:b/>
          <w:bCs/>
        </w:rPr>
        <w:t xml:space="preserve">Additional tips:</w:t>
      </w:r>
    </w:p>
    <w:p>
      <w:pPr>
        <w:pStyle w:val="Compact"/>
        <w:numPr>
          <w:ilvl w:val="0"/>
          <w:numId w:val="1382"/>
        </w:numPr>
      </w:pPr>
      <w:r>
        <w:t xml:space="preserve">Always thank reviewers for their time and feedback</w:t>
      </w:r>
    </w:p>
    <w:p>
      <w:pPr>
        <w:pStyle w:val="Compact"/>
        <w:numPr>
          <w:ilvl w:val="0"/>
          <w:numId w:val="1382"/>
        </w:numPr>
      </w:pPr>
      <w:r>
        <w:t xml:space="preserve">Quote page numbers from the revised manuscript</w:t>
      </w:r>
    </w:p>
    <w:p>
      <w:pPr>
        <w:pStyle w:val="Compact"/>
        <w:numPr>
          <w:ilvl w:val="0"/>
          <w:numId w:val="1382"/>
        </w:numPr>
      </w:pPr>
      <w:r>
        <w:t xml:space="preserve">Use direct quotes from your revised text when possible</w:t>
      </w:r>
    </w:p>
    <w:p>
      <w:pPr>
        <w:pStyle w:val="Compact"/>
        <w:numPr>
          <w:ilvl w:val="0"/>
          <w:numId w:val="1382"/>
        </w:numPr>
      </w:pPr>
      <w:r>
        <w:t xml:space="preserve">Maintain a respectful and collaborative tone throughout</w:t>
      </w:r>
    </w:p>
    <w:p>
      <w:pPr>
        <w:pStyle w:val="Compact"/>
        <w:numPr>
          <w:ilvl w:val="0"/>
          <w:numId w:val="1382"/>
        </w:numPr>
      </w:pPr>
      <w:r>
        <w:t xml:space="preserve">If you make changes beyond what the reviewer requested, mention them briefly</w:t>
      </w:r>
    </w:p>
    <w:bookmarkEnd w:id="915"/>
    <w:bookmarkStart w:id="918" w:name="preprints-and-open-access"/>
    <w:p>
      <w:pPr>
        <w:pStyle w:val="Heading2"/>
      </w:pPr>
      <w:r>
        <w:t xml:space="preserve">23.3 Preprints and Open Access</w:t>
      </w:r>
    </w:p>
    <w:p>
      <w:pPr>
        <w:pStyle w:val="Compact"/>
        <w:numPr>
          <w:ilvl w:val="0"/>
          <w:numId w:val="1383"/>
        </w:numPr>
      </w:pPr>
      <w:r>
        <w:t xml:space="preserve">We encourage posting preprints prior to or during peer review on platforms like</w:t>
      </w:r>
      <w:r>
        <w:t xml:space="preserve"> </w:t>
      </w:r>
      <w:hyperlink r:id="rId916">
        <w:r>
          <w:rPr>
            <w:rStyle w:val="Hyperlink"/>
          </w:rPr>
          <w:t xml:space="preserve">medRxiv</w:t>
        </w:r>
      </w:hyperlink>
      <w:r>
        <w:t xml:space="preserve"> </w:t>
      </w:r>
      <w:r>
        <w:t xml:space="preserve">or</w:t>
      </w:r>
      <w:r>
        <w:t xml:space="preserve"> </w:t>
      </w:r>
      <w:hyperlink r:id="rId917">
        <w:r>
          <w:rPr>
            <w:rStyle w:val="Hyperlink"/>
          </w:rPr>
          <w:t xml:space="preserve">bioRxiv</w:t>
        </w:r>
      </w:hyperlink>
    </w:p>
    <w:p>
      <w:pPr>
        <w:pStyle w:val="Compact"/>
        <w:numPr>
          <w:ilvl w:val="0"/>
          <w:numId w:val="1383"/>
        </w:numPr>
      </w:pPr>
      <w:r>
        <w:t xml:space="preserve">Preprints allow rapid dissemination of findings and can be cited in grant applications</w:t>
      </w:r>
    </w:p>
    <w:p>
      <w:pPr>
        <w:pStyle w:val="Compact"/>
        <w:numPr>
          <w:ilvl w:val="0"/>
          <w:numId w:val="1383"/>
        </w:numPr>
      </w:pPr>
      <w:r>
        <w:t xml:space="preserve">We support publishing in open access journals when possible to maximize accessibility</w:t>
      </w:r>
    </w:p>
    <w:p>
      <w:pPr>
        <w:pStyle w:val="Compact"/>
        <w:numPr>
          <w:ilvl w:val="0"/>
          <w:numId w:val="1383"/>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16">
        <w:r>
          <w:rPr>
            <w:rStyle w:val="Hyperlink"/>
          </w:rPr>
          <w:t xml:space="preserve">medRxiv</w:t>
        </w:r>
      </w:hyperlink>
      <w:r>
        <w:t xml:space="preserve">.</w:t>
      </w:r>
    </w:p>
    <w:bookmarkEnd w:id="918"/>
    <w:bookmarkStart w:id="920"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84"/>
        </w:numPr>
      </w:pPr>
      <w:r>
        <w:t xml:space="preserve">CONSORT for randomized trials</w:t>
      </w:r>
    </w:p>
    <w:p>
      <w:pPr>
        <w:pStyle w:val="Compact"/>
        <w:numPr>
          <w:ilvl w:val="0"/>
          <w:numId w:val="1384"/>
        </w:numPr>
      </w:pPr>
      <w:r>
        <w:t xml:space="preserve">STROBE for observational studies</w:t>
      </w:r>
    </w:p>
    <w:p>
      <w:pPr>
        <w:pStyle w:val="Compact"/>
        <w:numPr>
          <w:ilvl w:val="0"/>
          <w:numId w:val="1384"/>
        </w:numPr>
      </w:pPr>
      <w:r>
        <w:t xml:space="preserve">PRISMA for systematic reviews</w:t>
      </w:r>
    </w:p>
    <w:p>
      <w:pPr>
        <w:pStyle w:val="Compact"/>
        <w:numPr>
          <w:ilvl w:val="0"/>
          <w:numId w:val="1384"/>
        </w:numPr>
      </w:pPr>
      <w:r>
        <w:t xml:space="preserve">Others as appropriate (see</w:t>
      </w:r>
      <w:r>
        <w:t xml:space="preserve"> </w:t>
      </w:r>
      <w:hyperlink r:id="rId919">
        <w:r>
          <w:rPr>
            <w:rStyle w:val="Hyperlink"/>
          </w:rPr>
          <w:t xml:space="preserve">EQUATOR Network</w:t>
        </w:r>
      </w:hyperlink>
      <w:r>
        <w:t xml:space="preserve">)</w:t>
      </w:r>
    </w:p>
    <w:bookmarkEnd w:id="920"/>
    <w:bookmarkStart w:id="921" w:name="manuscript-checklist-1"/>
    <w:p>
      <w:pPr>
        <w:pStyle w:val="Heading2"/>
      </w:pPr>
      <w:r>
        <w:t xml:space="preserve">23.5 Manuscript Checklist</w:t>
      </w:r>
    </w:p>
    <w:p>
      <w:pPr>
        <w:pStyle w:val="FirstParagraph"/>
      </w:pPr>
      <w:r>
        <w:t xml:space="preserve">Before submitting a manuscript:</w:t>
      </w:r>
    </w:p>
    <w:p>
      <w:pPr>
        <w:pStyle w:val="Compact"/>
        <w:numPr>
          <w:ilvl w:val="0"/>
          <w:numId w:val="1385"/>
        </w:numPr>
      </w:pPr>
      <w:r>
        <w:t xml:space="preserve">Completed relevant reporting checklist</w:t>
      </w:r>
    </w:p>
    <w:p>
      <w:pPr>
        <w:pStyle w:val="Compact"/>
        <w:numPr>
          <w:ilvl w:val="0"/>
          <w:numId w:val="1386"/>
        </w:numPr>
      </w:pPr>
      <w:r>
        <w:t xml:space="preserve">Results are reproducible (rerunning code replicates tables/figures exactly)</w:t>
      </w:r>
    </w:p>
    <w:p>
      <w:pPr>
        <w:pStyle w:val="Compact"/>
        <w:numPr>
          <w:ilvl w:val="0"/>
          <w:numId w:val="1387"/>
        </w:numPr>
      </w:pPr>
      <w:r>
        <w:t xml:space="preserve">Target journal selected</w:t>
      </w:r>
    </w:p>
    <w:p>
      <w:pPr>
        <w:pStyle w:val="Compact"/>
        <w:numPr>
          <w:ilvl w:val="0"/>
          <w:numId w:val="1388"/>
        </w:numPr>
      </w:pPr>
      <w:r>
        <w:t xml:space="preserve">Title is declarative and states findings clearly</w:t>
      </w:r>
    </w:p>
    <w:p>
      <w:pPr>
        <w:pStyle w:val="Compact"/>
        <w:numPr>
          <w:ilvl w:val="0"/>
          <w:numId w:val="1389"/>
        </w:numPr>
      </w:pPr>
      <w:r>
        <w:t xml:space="preserve">Word count meets journal requirements</w:t>
      </w:r>
    </w:p>
    <w:p>
      <w:pPr>
        <w:pStyle w:val="Compact"/>
        <w:numPr>
          <w:ilvl w:val="0"/>
          <w:numId w:val="1390"/>
        </w:numPr>
      </w:pPr>
      <w:r>
        <w:t xml:space="preserve">Manuscript follows journal formatting guidelines</w:t>
      </w:r>
    </w:p>
    <w:p>
      <w:pPr>
        <w:pStyle w:val="Compact"/>
        <w:numPr>
          <w:ilvl w:val="0"/>
          <w:numId w:val="1391"/>
        </w:numPr>
      </w:pPr>
      <w:r>
        <w:t xml:space="preserve">Consistent voice throughout (typically active voice)</w:t>
      </w:r>
    </w:p>
    <w:p>
      <w:pPr>
        <w:pStyle w:val="Compact"/>
        <w:numPr>
          <w:ilvl w:val="0"/>
          <w:numId w:val="1392"/>
        </w:numPr>
      </w:pPr>
      <w:r>
        <w:t xml:space="preserve">All figures and tables referenced in main text</w:t>
      </w:r>
    </w:p>
    <w:p>
      <w:pPr>
        <w:pStyle w:val="Compact"/>
        <w:numPr>
          <w:ilvl w:val="0"/>
          <w:numId w:val="1393"/>
        </w:numPr>
      </w:pPr>
      <w:r>
        <w:t xml:space="preserve">Captions for all figures and tables</w:t>
      </w:r>
    </w:p>
    <w:p>
      <w:pPr>
        <w:pStyle w:val="Compact"/>
        <w:numPr>
          <w:ilvl w:val="0"/>
          <w:numId w:val="1394"/>
        </w:numPr>
      </w:pPr>
      <w:r>
        <w:t xml:space="preserve">Tables/figures numbered by order of appearance</w:t>
      </w:r>
    </w:p>
    <w:p>
      <w:pPr>
        <w:pStyle w:val="Compact"/>
        <w:numPr>
          <w:ilvl w:val="0"/>
          <w:numId w:val="1395"/>
        </w:numPr>
      </w:pPr>
      <w:r>
        <w:t xml:space="preserve">Abbreviations defined at first use and used sparingly</w:t>
      </w:r>
    </w:p>
    <w:p>
      <w:pPr>
        <w:pStyle w:val="Compact"/>
        <w:numPr>
          <w:ilvl w:val="0"/>
          <w:numId w:val="1396"/>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97"/>
        </w:numPr>
      </w:pPr>
      <w:r>
        <w:t xml:space="preserve">Avoid directionless statements (specify direction of associations)</w:t>
      </w:r>
    </w:p>
    <w:p>
      <w:pPr>
        <w:pStyle w:val="Compact"/>
        <w:numPr>
          <w:ilvl w:val="0"/>
          <w:numId w:val="1398"/>
        </w:numPr>
      </w:pPr>
      <w:r>
        <w:t xml:space="preserve">Causal language only when supported by study design</w:t>
      </w:r>
    </w:p>
    <w:p>
      <w:pPr>
        <w:pStyle w:val="Compact"/>
        <w:numPr>
          <w:ilvl w:val="0"/>
          <w:numId w:val="1399"/>
        </w:numPr>
      </w:pPr>
      <w:r>
        <w:t xml:space="preserve">Avoid</w:t>
      </w:r>
      <w:r>
        <w:t xml:space="preserve"> </w:t>
      </w:r>
      <w:r>
        <w:t xml:space="preserve">“significant”</w:t>
      </w:r>
      <w:r>
        <w:t xml:space="preserve"> </w:t>
      </w:r>
      <w:r>
        <w:t xml:space="preserve">(easily confused with statistical significance)</w:t>
      </w:r>
    </w:p>
    <w:p>
      <w:pPr>
        <w:pStyle w:val="Compact"/>
        <w:numPr>
          <w:ilvl w:val="0"/>
          <w:numId w:val="1400"/>
        </w:numPr>
      </w:pPr>
      <w:r>
        <w:t xml:space="preserve">Author contributions drafted using CRediT Taxonomy</w:t>
      </w:r>
    </w:p>
    <w:bookmarkEnd w:id="921"/>
    <w:bookmarkStart w:id="925"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22">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23">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24">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401"/>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401"/>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401"/>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25"/>
    <w:bookmarkStart w:id="926"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402"/>
        </w:numPr>
      </w:pPr>
      <w:r>
        <w:rPr>
          <w:b/>
          <w:bCs/>
        </w:rPr>
        <w:t xml:space="preserve">Cite primary sources</w:t>
      </w:r>
      <w:r>
        <w:t xml:space="preserve"> </w:t>
      </w:r>
      <w:r>
        <w:t xml:space="preserve">for factual statements about established knowledge, methods, or findings</w:t>
      </w:r>
    </w:p>
    <w:p>
      <w:pPr>
        <w:pStyle w:val="Compact"/>
        <w:numPr>
          <w:ilvl w:val="0"/>
          <w:numId w:val="1402"/>
        </w:numPr>
      </w:pPr>
      <w:r>
        <w:rPr>
          <w:b/>
          <w:bCs/>
        </w:rPr>
        <w:t xml:space="preserve">Cite official documentation</w:t>
      </w:r>
      <w:r>
        <w:t xml:space="preserve"> </w:t>
      </w:r>
      <w:r>
        <w:t xml:space="preserve">when describing how software, tools, or systems work</w:t>
      </w:r>
    </w:p>
    <w:p>
      <w:pPr>
        <w:pStyle w:val="Compact"/>
        <w:numPr>
          <w:ilvl w:val="0"/>
          <w:numId w:val="1402"/>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402"/>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403"/>
        </w:numPr>
      </w:pPr>
      <w:r>
        <w:rPr>
          <w:b/>
          <w:bCs/>
        </w:rPr>
        <w:t xml:space="preserve">Demonstrate directly</w:t>
      </w:r>
      <w:r>
        <w:t xml:space="preserve">: Show the behavior through experiments, data, or explicit examples</w:t>
      </w:r>
    </w:p>
    <w:p>
      <w:pPr>
        <w:pStyle w:val="Compact"/>
        <w:numPr>
          <w:ilvl w:val="0"/>
          <w:numId w:val="1403"/>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403"/>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404"/>
        </w:numPr>
      </w:pPr>
      <w:r>
        <w:t xml:space="preserve">Builds reader trust and credibility</w:t>
      </w:r>
    </w:p>
    <w:p>
      <w:pPr>
        <w:pStyle w:val="Compact"/>
        <w:numPr>
          <w:ilvl w:val="0"/>
          <w:numId w:val="1404"/>
        </w:numPr>
      </w:pPr>
      <w:r>
        <w:t xml:space="preserve">Enables readers to verify information independently</w:t>
      </w:r>
    </w:p>
    <w:p>
      <w:pPr>
        <w:pStyle w:val="Compact"/>
        <w:numPr>
          <w:ilvl w:val="0"/>
          <w:numId w:val="1404"/>
        </w:numPr>
      </w:pPr>
      <w:r>
        <w:t xml:space="preserve">Maintains scientific rigor in all communications</w:t>
      </w:r>
    </w:p>
    <w:p>
      <w:pPr>
        <w:pStyle w:val="Compact"/>
        <w:numPr>
          <w:ilvl w:val="0"/>
          <w:numId w:val="1404"/>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26"/>
    <w:bookmarkEnd w:id="927"/>
    <w:bookmarkStart w:id="1021" w:name="references"/>
    <w:p>
      <w:pPr>
        <w:pStyle w:val="Heading1"/>
      </w:pPr>
      <w:r>
        <w:t xml:space="preserve">References</w:t>
      </w:r>
    </w:p>
    <w:bookmarkStart w:id="1020" w:name="refs"/>
    <w:bookmarkStart w:id="929" w:name="ref-space_odyssey"/>
    <w:p>
      <w:pPr>
        <w:pStyle w:val="Bibliography"/>
      </w:pPr>
      <w:r>
        <w:rPr>
          <w:i/>
          <w:iCs/>
        </w:rPr>
        <w:t xml:space="preserve">2001: A Space Odyssey</w:t>
      </w:r>
      <w:r>
        <w:t xml:space="preserve">. 1968. Film.</w:t>
      </w:r>
      <w:r>
        <w:t xml:space="preserve"> </w:t>
      </w:r>
      <w:hyperlink r:id="rId928">
        <w:r>
          <w:rPr>
            <w:rStyle w:val="Hyperlink"/>
          </w:rPr>
          <w:t xml:space="preserve">https://en.wikipedia.org/wiki/2001:_A_Space_Odyssey_(film)</w:t>
        </w:r>
      </w:hyperlink>
      <w:r>
        <w:t xml:space="preserve">.</w:t>
      </w:r>
    </w:p>
    <w:bookmarkEnd w:id="929"/>
    <w:bookmarkStart w:id="931"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930">
        <w:r>
          <w:rPr>
            <w:rStyle w:val="Hyperlink"/>
          </w:rPr>
          <w:t xml:space="preserve">https://doi.org/10.1371/journal.pgph.0002269</w:t>
        </w:r>
      </w:hyperlink>
      <w:r>
        <w:t xml:space="preserve">.</w:t>
      </w:r>
    </w:p>
    <w:bookmarkEnd w:id="931"/>
    <w:bookmarkStart w:id="933" w:name="ref-i_robot"/>
    <w:p>
      <w:pPr>
        <w:pStyle w:val="Bibliography"/>
      </w:pPr>
      <w:r>
        <w:t xml:space="preserve">Asimov, Isaac. 1950.</w:t>
      </w:r>
      <w:r>
        <w:t xml:space="preserve"> </w:t>
      </w:r>
      <w:r>
        <w:rPr>
          <w:i/>
          <w:iCs/>
        </w:rPr>
        <w:t xml:space="preserve">I, Robot</w:t>
      </w:r>
      <w:r>
        <w:t xml:space="preserve">. Novel; Gnome Press.</w:t>
      </w:r>
      <w:r>
        <w:t xml:space="preserve"> </w:t>
      </w:r>
      <w:hyperlink r:id="rId932">
        <w:r>
          <w:rPr>
            <w:rStyle w:val="Hyperlink"/>
          </w:rPr>
          <w:t xml:space="preserve">https://search.library.ucdavis.edu/permalink/01UCD_INST/9fle3i/alma990000226350403126</w:t>
        </w:r>
      </w:hyperlink>
      <w:r>
        <w:t xml:space="preserve">.</w:t>
      </w:r>
    </w:p>
    <w:bookmarkEnd w:id="933"/>
    <w:bookmarkStart w:id="93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934">
        <w:r>
          <w:rPr>
            <w:rStyle w:val="Hyperlink"/>
          </w:rPr>
          <w:t xml:space="preserve">https://doi.org/10.1038/d41586-019-01431-z</w:t>
        </w:r>
      </w:hyperlink>
      <w:r>
        <w:t xml:space="preserve">.</w:t>
      </w:r>
    </w:p>
    <w:bookmarkEnd w:id="935"/>
    <w:bookmarkStart w:id="937" w:name="ref-battlestar_galactica_2004"/>
    <w:p>
      <w:pPr>
        <w:pStyle w:val="Bibliography"/>
      </w:pPr>
      <w:r>
        <w:rPr>
          <w:i/>
          <w:iCs/>
        </w:rPr>
        <w:t xml:space="preserve">Battlestar Galactica</w:t>
      </w:r>
      <w:r>
        <w:t xml:space="preserve">. 2004. Television Series.</w:t>
      </w:r>
      <w:r>
        <w:t xml:space="preserve"> </w:t>
      </w:r>
      <w:hyperlink r:id="rId936">
        <w:r>
          <w:rPr>
            <w:rStyle w:val="Hyperlink"/>
          </w:rPr>
          <w:t xml:space="preserve">https://en.wikipedia.org/wiki/Battlestar_Galactica_(2004_TV_series)</w:t>
        </w:r>
      </w:hyperlink>
      <w:r>
        <w:t xml:space="preserve">.</w:t>
      </w:r>
    </w:p>
    <w:bookmarkEnd w:id="937"/>
    <w:bookmarkStart w:id="938"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879">
        <w:r>
          <w:rPr>
            <w:rStyle w:val="Hyperlink"/>
          </w:rPr>
          <w:t xml:space="preserve">https://jadebc.github.io/lab-manual/</w:t>
        </w:r>
      </w:hyperlink>
      <w:r>
        <w:t xml:space="preserve">.</w:t>
      </w:r>
    </w:p>
    <w:bookmarkEnd w:id="938"/>
    <w:bookmarkStart w:id="940" w:name="ref-blade_runner"/>
    <w:p>
      <w:pPr>
        <w:pStyle w:val="Bibliography"/>
      </w:pPr>
      <w:r>
        <w:rPr>
          <w:i/>
          <w:iCs/>
        </w:rPr>
        <w:t xml:space="preserve">Blade Runner</w:t>
      </w:r>
      <w:r>
        <w:t xml:space="preserve">. 1982. Film.</w:t>
      </w:r>
      <w:r>
        <w:t xml:space="preserve"> </w:t>
      </w:r>
      <w:hyperlink r:id="rId939">
        <w:r>
          <w:rPr>
            <w:rStyle w:val="Hyperlink"/>
          </w:rPr>
          <w:t xml:space="preserve">https://en.wikipedia.org/wiki/Blade_Runner</w:t>
        </w:r>
      </w:hyperlink>
      <w:r>
        <w:t xml:space="preserve">.</w:t>
      </w:r>
    </w:p>
    <w:bookmarkEnd w:id="940"/>
    <w:bookmarkStart w:id="94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941">
        <w:r>
          <w:rPr>
            <w:rStyle w:val="Hyperlink"/>
          </w:rPr>
          <w:t xml:space="preserve">https://happygitwithr.com/</w:t>
        </w:r>
      </w:hyperlink>
      <w:r>
        <w:t xml:space="preserve">.</w:t>
      </w:r>
    </w:p>
    <w:bookmarkEnd w:id="942"/>
    <w:bookmarkStart w:id="94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80">
        <w:r>
          <w:rPr>
            <w:rStyle w:val="Hyperlink"/>
          </w:rPr>
          <w:t xml:space="preserve">https://reprex.tidyverse.org/</w:t>
        </w:r>
      </w:hyperlink>
      <w:r>
        <w:t xml:space="preserve">.</w:t>
      </w:r>
    </w:p>
    <w:bookmarkEnd w:id="943"/>
    <w:bookmarkStart w:id="945"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944">
        <w:r>
          <w:rPr>
            <w:rStyle w:val="Hyperlink"/>
          </w:rPr>
          <w:t xml:space="preserve">https://en.wikipedia.org/wiki/Ender%27s_Game</w:t>
        </w:r>
      </w:hyperlink>
      <w:r>
        <w:t xml:space="preserve">.</w:t>
      </w:r>
    </w:p>
    <w:bookmarkEnd w:id="945"/>
    <w:bookmarkStart w:id="94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46">
        <w:r>
          <w:rPr>
            <w:rStyle w:val="Hyperlink"/>
          </w:rPr>
          <w:t xml:space="preserve">https://doi.org/10.1038/s41467-020-19160-7</w:t>
        </w:r>
      </w:hyperlink>
      <w:r>
        <w:t xml:space="preserve">.</w:t>
      </w:r>
    </w:p>
    <w:bookmarkEnd w:id="947"/>
    <w:bookmarkStart w:id="94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48">
        <w:r>
          <w:rPr>
            <w:rStyle w:val="Hyperlink"/>
          </w:rPr>
          <w:t xml:space="preserve">http://creativecommons.org/licenses/by-nc/4.0/</w:t>
        </w:r>
      </w:hyperlink>
      <w:r>
        <w:t xml:space="preserve">.</w:t>
      </w:r>
    </w:p>
    <w:bookmarkEnd w:id="949"/>
    <w:bookmarkStart w:id="951" w:name="ref-credit"/>
    <w:p>
      <w:pPr>
        <w:pStyle w:val="Bibliography"/>
      </w:pPr>
      <w:r>
        <w:t xml:space="preserve">“CRediT: Contributor Roles Taxonomy.”</w:t>
      </w:r>
      <w:r>
        <w:t xml:space="preserve"> </w:t>
      </w:r>
      <w:r>
        <w:t xml:space="preserve">n.d. PLOS ONE.</w:t>
      </w:r>
      <w:r>
        <w:t xml:space="preserve"> </w:t>
      </w:r>
      <w:hyperlink r:id="rId950">
        <w:r>
          <w:rPr>
            <w:rStyle w:val="Hyperlink"/>
          </w:rPr>
          <w:t xml:space="preserve">https://journals.plos.org/plosone/s/authorship</w:t>
        </w:r>
      </w:hyperlink>
      <w:r>
        <w:t xml:space="preserve">.</w:t>
      </w:r>
    </w:p>
    <w:bookmarkEnd w:id="951"/>
    <w:bookmarkStart w:id="953" w:name="ref-dryad"/>
    <w:p>
      <w:pPr>
        <w:pStyle w:val="Bibliography"/>
      </w:pPr>
      <w:r>
        <w:t xml:space="preserve">“Dryad Digital Repository.”</w:t>
      </w:r>
      <w:r>
        <w:t xml:space="preserve"> </w:t>
      </w:r>
      <w:r>
        <w:t xml:space="preserve">n.d. Dryad.</w:t>
      </w:r>
      <w:r>
        <w:t xml:space="preserve"> </w:t>
      </w:r>
      <w:hyperlink r:id="rId952">
        <w:r>
          <w:rPr>
            <w:rStyle w:val="Hyperlink"/>
          </w:rPr>
          <w:t xml:space="preserve">https://datadryad.org/</w:t>
        </w:r>
      </w:hyperlink>
      <w:r>
        <w:t xml:space="preserve">.</w:t>
      </w:r>
    </w:p>
    <w:bookmarkEnd w:id="953"/>
    <w:bookmarkStart w:id="95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919">
        <w:r>
          <w:rPr>
            <w:rStyle w:val="Hyperlink"/>
          </w:rPr>
          <w:t xml:space="preserve">https://www.equator-network.org/</w:t>
        </w:r>
      </w:hyperlink>
      <w:r>
        <w:t xml:space="preserve">.</w:t>
      </w:r>
    </w:p>
    <w:bookmarkEnd w:id="954"/>
    <w:bookmarkStart w:id="95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955">
        <w:r>
          <w:rPr>
            <w:rStyle w:val="Hyperlink"/>
          </w:rPr>
          <w:t xml:space="preserve">https://doi.org/10.1201/9781003029878</w:t>
        </w:r>
      </w:hyperlink>
      <w:r>
        <w:t xml:space="preserve">.</w:t>
      </w:r>
    </w:p>
    <w:bookmarkEnd w:id="956"/>
    <w:bookmarkStart w:id="958"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957">
        <w:r>
          <w:rPr>
            <w:rStyle w:val="Hyperlink"/>
          </w:rPr>
          <w:t xml:space="preserve">https://www.youtube.com/watch?v=B1BdQcJ2ZYY</w:t>
        </w:r>
      </w:hyperlink>
      <w:r>
        <w:t xml:space="preserve">.</w:t>
      </w:r>
    </w:p>
    <w:bookmarkEnd w:id="958"/>
    <w:bookmarkStart w:id="959"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34">
        <w:r>
          <w:rPr>
            <w:rStyle w:val="Hyperlink"/>
          </w:rPr>
          <w:t xml:space="preserve">https://github.com/orgs/quarto-dev/discussions/6085</w:t>
        </w:r>
      </w:hyperlink>
      <w:r>
        <w:t xml:space="preserve">.</w:t>
      </w:r>
    </w:p>
    <w:bookmarkEnd w:id="959"/>
    <w:bookmarkStart w:id="961" w:name="ref-githubdesktop"/>
    <w:p>
      <w:pPr>
        <w:pStyle w:val="Bibliography"/>
      </w:pPr>
      <w:r>
        <w:t xml:space="preserve">“GitHub Desktop.”</w:t>
      </w:r>
      <w:r>
        <w:t xml:space="preserve"> </w:t>
      </w:r>
      <w:r>
        <w:t xml:space="preserve">n.d. GitHub.</w:t>
      </w:r>
      <w:r>
        <w:t xml:space="preserve"> </w:t>
      </w:r>
      <w:hyperlink r:id="rId960">
        <w:r>
          <w:rPr>
            <w:rStyle w:val="Hyperlink"/>
          </w:rPr>
          <w:t xml:space="preserve">https://desktop.github.com/</w:t>
        </w:r>
      </w:hyperlink>
      <w:r>
        <w:t xml:space="preserve">.</w:t>
      </w:r>
    </w:p>
    <w:bookmarkEnd w:id="961"/>
    <w:bookmarkStart w:id="963" w:name="ref-dune"/>
    <w:p>
      <w:pPr>
        <w:pStyle w:val="Bibliography"/>
      </w:pPr>
      <w:r>
        <w:t xml:space="preserve">Herbert, Frank. 1965.</w:t>
      </w:r>
      <w:r>
        <w:t xml:space="preserve"> </w:t>
      </w:r>
      <w:r>
        <w:rPr>
          <w:i/>
          <w:iCs/>
        </w:rPr>
        <w:t xml:space="preserve">Dune</w:t>
      </w:r>
      <w:r>
        <w:t xml:space="preserve">. Novel.</w:t>
      </w:r>
      <w:r>
        <w:t xml:space="preserve"> </w:t>
      </w:r>
      <w:hyperlink r:id="rId962">
        <w:r>
          <w:rPr>
            <w:rStyle w:val="Hyperlink"/>
          </w:rPr>
          <w:t xml:space="preserve">https://en.wikipedia.org/wiki/Organizations_of_the_Dune_universe#Thinking_machines</w:t>
        </w:r>
      </w:hyperlink>
      <w:r>
        <w:t xml:space="preserve">.</w:t>
      </w:r>
    </w:p>
    <w:bookmarkEnd w:id="963"/>
    <w:bookmarkStart w:id="965" w:name="ref-plos_data"/>
    <w:p>
      <w:pPr>
        <w:pStyle w:val="Bibliography"/>
      </w:pPr>
      <w:r>
        <w:t xml:space="preserve">“How to Store and Manage Your Data.”</w:t>
      </w:r>
      <w:r>
        <w:t xml:space="preserve"> </w:t>
      </w:r>
      <w:r>
        <w:t xml:space="preserve">n.d. PLOS.</w:t>
      </w:r>
      <w:r>
        <w:t xml:space="preserve"> </w:t>
      </w:r>
      <w:hyperlink r:id="rId964">
        <w:r>
          <w:rPr>
            <w:rStyle w:val="Hyperlink"/>
          </w:rPr>
          <w:t xml:space="preserve">https://plos.org/resource/how-to-store-and-manage-your-data/</w:t>
        </w:r>
      </w:hyperlink>
      <w:r>
        <w:t xml:space="preserve">.</w:t>
      </w:r>
    </w:p>
    <w:bookmarkEnd w:id="965"/>
    <w:bookmarkStart w:id="96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966"/>
    <w:bookmarkStart w:id="968"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67">
        <w:r>
          <w:rPr>
            <w:rStyle w:val="Hyperlink"/>
          </w:rPr>
          <w:t xml:space="preserve">https://mentors.fm/2019/08/13/think-and-write-with-leslie-lamport/</w:t>
        </w:r>
      </w:hyperlink>
      <w:r>
        <w:t xml:space="preserve">.</w:t>
      </w:r>
    </w:p>
    <w:bookmarkEnd w:id="968"/>
    <w:bookmarkStart w:id="970"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969">
        <w:r>
          <w:rPr>
            <w:rStyle w:val="Hyperlink"/>
          </w:rPr>
          <w:t xml:space="preserve">https://openreview.net/forum?id=BZ5a1r-kVsf</w:t>
        </w:r>
      </w:hyperlink>
      <w:r>
        <w:t xml:space="preserve">.</w:t>
      </w:r>
    </w:p>
    <w:bookmarkEnd w:id="970"/>
    <w:bookmarkStart w:id="971" w:name="ref-medRxiv"/>
    <w:p>
      <w:pPr>
        <w:pStyle w:val="Bibliography"/>
      </w:pPr>
      <w:r>
        <w:t xml:space="preserve">“medRxiv: The Preprint Server for Health Sciences.”</w:t>
      </w:r>
      <w:r>
        <w:t xml:space="preserve"> </w:t>
      </w:r>
      <w:r>
        <w:t xml:space="preserve">n.d. Cold Spring Harbor Laboratory.</w:t>
      </w:r>
      <w:r>
        <w:t xml:space="preserve"> </w:t>
      </w:r>
      <w:hyperlink r:id="rId916">
        <w:r>
          <w:rPr>
            <w:rStyle w:val="Hyperlink"/>
          </w:rPr>
          <w:t xml:space="preserve">https://www.medrxiv.org/</w:t>
        </w:r>
      </w:hyperlink>
      <w:r>
        <w:t xml:space="preserve">.</w:t>
      </w:r>
    </w:p>
    <w:bookmarkEnd w:id="971"/>
    <w:bookmarkStart w:id="97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972">
        <w:r>
          <w:rPr>
            <w:rStyle w:val="Hyperlink"/>
          </w:rPr>
          <w:t xml:space="preserve">https://doi.org/10.1038/467775a</w:t>
        </w:r>
      </w:hyperlink>
      <w:r>
        <w:t xml:space="preserve">.</w:t>
      </w:r>
    </w:p>
    <w:bookmarkEnd w:id="973"/>
    <w:bookmarkStart w:id="975"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74">
        <w:r>
          <w:rPr>
            <w:rStyle w:val="Hyperlink"/>
          </w:rPr>
          <w:t xml:space="preserve">https://doi.org/10.1038/s41562-016-0021</w:t>
        </w:r>
      </w:hyperlink>
      <w:r>
        <w:t xml:space="preserve">.</w:t>
      </w:r>
    </w:p>
    <w:bookmarkEnd w:id="975"/>
    <w:bookmarkStart w:id="97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76">
        <w:r>
          <w:rPr>
            <w:rStyle w:val="Hyperlink"/>
          </w:rPr>
          <w:t xml:space="preserve">https://doi.org/10.1038/526182a</w:t>
        </w:r>
      </w:hyperlink>
      <w:r>
        <w:t xml:space="preserve">.</w:t>
      </w:r>
    </w:p>
    <w:bookmarkEnd w:id="977"/>
    <w:bookmarkStart w:id="979" w:name="ref-osf"/>
    <w:p>
      <w:pPr>
        <w:pStyle w:val="Bibliography"/>
      </w:pPr>
      <w:r>
        <w:t xml:space="preserve">“Open Science Framework.”</w:t>
      </w:r>
      <w:r>
        <w:t xml:space="preserve"> </w:t>
      </w:r>
      <w:r>
        <w:t xml:space="preserve">n.d. Center for Open Science.</w:t>
      </w:r>
      <w:r>
        <w:t xml:space="preserve"> </w:t>
      </w:r>
      <w:hyperlink r:id="rId978">
        <w:r>
          <w:rPr>
            <w:rStyle w:val="Hyperlink"/>
          </w:rPr>
          <w:t xml:space="preserve">https://osf.io/</w:t>
        </w:r>
      </w:hyperlink>
      <w:r>
        <w:t xml:space="preserve">.</w:t>
      </w:r>
    </w:p>
    <w:bookmarkEnd w:id="979"/>
    <w:bookmarkStart w:id="980"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33">
        <w:r>
          <w:rPr>
            <w:rStyle w:val="Hyperlink"/>
          </w:rPr>
          <w:t xml:space="preserve">https://github.com/quarto-dev/quarto-cli/issues/3809</w:t>
        </w:r>
      </w:hyperlink>
      <w:r>
        <w:t xml:space="preserve">.</w:t>
      </w:r>
    </w:p>
    <w:bookmarkEnd w:id="980"/>
    <w:bookmarkStart w:id="982" w:name="ref-gitfixum"/>
    <w:p>
      <w:pPr>
        <w:pStyle w:val="Bibliography"/>
      </w:pPr>
      <w:r>
        <w:t xml:space="preserve">Robertson, Seth. n.d.</w:t>
      </w:r>
      <w:r>
        <w:t xml:space="preserve"> </w:t>
      </w:r>
      <w:r>
        <w:t xml:space="preserve">“On Undoing, Fixing, or Removing Commits in Git.”</w:t>
      </w:r>
      <w:r>
        <w:t xml:space="preserve"> </w:t>
      </w:r>
      <w:hyperlink r:id="rId981">
        <w:r>
          <w:rPr>
            <w:rStyle w:val="Hyperlink"/>
          </w:rPr>
          <w:t xml:space="preserve">https://sethrobertson.github.io/GitFixUm/fixup.html</w:t>
        </w:r>
      </w:hyperlink>
      <w:r>
        <w:t xml:space="preserve">.</w:t>
      </w:r>
    </w:p>
    <w:bookmarkEnd w:id="982"/>
    <w:bookmarkStart w:id="984"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983">
        <w:r>
          <w:rPr>
            <w:rStyle w:val="Hyperlink"/>
          </w:rPr>
          <w:t xml:space="preserve">https://doi.org/10.1371/journal.pcbi.1003833</w:t>
        </w:r>
      </w:hyperlink>
      <w:r>
        <w:t xml:space="preserve">.</w:t>
      </w:r>
    </w:p>
    <w:bookmarkEnd w:id="984"/>
    <w:bookmarkStart w:id="986"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985">
        <w:r>
          <w:rPr>
            <w:rStyle w:val="Hyperlink"/>
          </w:rPr>
          <w:t xml:space="preserve">https://doi.org/10.1038/d41586-019-02918-5</w:t>
        </w:r>
      </w:hyperlink>
      <w:r>
        <w:t xml:space="preserve">.</w:t>
      </w:r>
    </w:p>
    <w:bookmarkEnd w:id="986"/>
    <w:bookmarkStart w:id="988" w:name="ref-slurm-salloc"/>
    <w:p>
      <w:pPr>
        <w:pStyle w:val="Bibliography"/>
      </w:pPr>
      <w:r>
        <w:t xml:space="preserve">“Slurm Workload Manager: Salloc Documentation.”</w:t>
      </w:r>
      <w:r>
        <w:t xml:space="preserve"> </w:t>
      </w:r>
      <w:r>
        <w:t xml:space="preserve">n.d.-a. SchedMD.</w:t>
      </w:r>
      <w:r>
        <w:t xml:space="preserve"> </w:t>
      </w:r>
      <w:hyperlink r:id="rId987">
        <w:r>
          <w:rPr>
            <w:rStyle w:val="Hyperlink"/>
          </w:rPr>
          <w:t xml:space="preserve">https://slurm.schedmd.com/salloc.html</w:t>
        </w:r>
      </w:hyperlink>
      <w:r>
        <w:t xml:space="preserve">.</w:t>
      </w:r>
    </w:p>
    <w:bookmarkEnd w:id="988"/>
    <w:bookmarkStart w:id="990" w:name="ref-slurm-sattach"/>
    <w:p>
      <w:pPr>
        <w:pStyle w:val="Bibliography"/>
      </w:pPr>
      <w:r>
        <w:t xml:space="preserve">“Slurm Workload Manager: Sattach Documentation.”</w:t>
      </w:r>
      <w:r>
        <w:t xml:space="preserve"> </w:t>
      </w:r>
      <w:r>
        <w:t xml:space="preserve">n.d.-b. SchedMD.</w:t>
      </w:r>
      <w:r>
        <w:t xml:space="preserve"> </w:t>
      </w:r>
      <w:hyperlink r:id="rId989">
        <w:r>
          <w:rPr>
            <w:rStyle w:val="Hyperlink"/>
          </w:rPr>
          <w:t xml:space="preserve">https://slurm.schedmd.com/sattach.html</w:t>
        </w:r>
      </w:hyperlink>
      <w:r>
        <w:t xml:space="preserve">.</w:t>
      </w:r>
    </w:p>
    <w:bookmarkEnd w:id="990"/>
    <w:bookmarkStart w:id="992" w:name="ref-slurm"/>
    <w:p>
      <w:pPr>
        <w:pStyle w:val="Bibliography"/>
      </w:pPr>
      <w:r>
        <w:t xml:space="preserve">“Slurm Workload Manager: Sbatch Documentation.”</w:t>
      </w:r>
      <w:r>
        <w:t xml:space="preserve"> </w:t>
      </w:r>
      <w:r>
        <w:t xml:space="preserve">n.d.-c. SchedMD.</w:t>
      </w:r>
      <w:r>
        <w:t xml:space="preserve"> </w:t>
      </w:r>
      <w:hyperlink r:id="rId991">
        <w:r>
          <w:rPr>
            <w:rStyle w:val="Hyperlink"/>
          </w:rPr>
          <w:t xml:space="preserve">https://slurm.schedmd.com/sbatch.html</w:t>
        </w:r>
      </w:hyperlink>
      <w:r>
        <w:t xml:space="preserve">.</w:t>
      </w:r>
    </w:p>
    <w:bookmarkEnd w:id="992"/>
    <w:bookmarkStart w:id="994" w:name="ref-slurm-squeue"/>
    <w:p>
      <w:pPr>
        <w:pStyle w:val="Bibliography"/>
      </w:pPr>
      <w:r>
        <w:t xml:space="preserve">“Slurm Workload Manager: Squeue Documentation.”</w:t>
      </w:r>
      <w:r>
        <w:t xml:space="preserve"> </w:t>
      </w:r>
      <w:r>
        <w:t xml:space="preserve">n.d.-d. SchedMD.</w:t>
      </w:r>
      <w:r>
        <w:t xml:space="preserve"> </w:t>
      </w:r>
      <w:hyperlink r:id="rId993">
        <w:r>
          <w:rPr>
            <w:rStyle w:val="Hyperlink"/>
          </w:rPr>
          <w:t xml:space="preserve">https://slurm.schedmd.com/squeue.html</w:t>
        </w:r>
      </w:hyperlink>
      <w:r>
        <w:t xml:space="preserve">.</w:t>
      </w:r>
    </w:p>
    <w:bookmarkEnd w:id="994"/>
    <w:bookmarkStart w:id="996" w:name="ref-slurm-srun"/>
    <w:p>
      <w:pPr>
        <w:pStyle w:val="Bibliography"/>
      </w:pPr>
      <w:r>
        <w:t xml:space="preserve">“Slurm Workload Manager: Srun Documentation.”</w:t>
      </w:r>
      <w:r>
        <w:t xml:space="preserve"> </w:t>
      </w:r>
      <w:r>
        <w:t xml:space="preserve">n.d.-e. SchedMD.</w:t>
      </w:r>
      <w:r>
        <w:t xml:space="preserve"> </w:t>
      </w:r>
      <w:hyperlink r:id="rId995">
        <w:r>
          <w:rPr>
            <w:rStyle w:val="Hyperlink"/>
          </w:rPr>
          <w:t xml:space="preserve">https://slurm.schedmd.com/srun.html</w:t>
        </w:r>
      </w:hyperlink>
      <w:r>
        <w:t xml:space="preserve">.</w:t>
      </w:r>
    </w:p>
    <w:bookmarkEnd w:id="996"/>
    <w:bookmarkStart w:id="998"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997">
        <w:r>
          <w:rPr>
            <w:rStyle w:val="Hyperlink"/>
          </w:rPr>
          <w:t xml:space="preserve">https://doi.org/10.1038/d41586-019-00067-3</w:t>
        </w:r>
      </w:hyperlink>
      <w:r>
        <w:t xml:space="preserve">.</w:t>
      </w:r>
    </w:p>
    <w:bookmarkEnd w:id="998"/>
    <w:bookmarkStart w:id="1000" w:name="ref-terminator"/>
    <w:p>
      <w:pPr>
        <w:pStyle w:val="Bibliography"/>
      </w:pPr>
      <w:r>
        <w:rPr>
          <w:i/>
          <w:iCs/>
        </w:rPr>
        <w:t xml:space="preserve">Terminator 3: Rise of the Machines</w:t>
      </w:r>
      <w:r>
        <w:t xml:space="preserve">. 2003. Film.</w:t>
      </w:r>
      <w:r>
        <w:t xml:space="preserve"> </w:t>
      </w:r>
      <w:hyperlink r:id="rId999">
        <w:r>
          <w:rPr>
            <w:rStyle w:val="Hyperlink"/>
          </w:rPr>
          <w:t xml:space="preserve">https://en.wikipedia.org/wiki/Terminator_3:_Rise_of_the_Machines</w:t>
        </w:r>
      </w:hyperlink>
      <w:r>
        <w:t xml:space="preserve">.</w:t>
      </w:r>
    </w:p>
    <w:bookmarkEnd w:id="1000"/>
    <w:bookmarkStart w:id="1002" w:name="ref-matrix"/>
    <w:p>
      <w:pPr>
        <w:pStyle w:val="Bibliography"/>
      </w:pPr>
      <w:r>
        <w:rPr>
          <w:i/>
          <w:iCs/>
        </w:rPr>
        <w:t xml:space="preserve">The Matrix</w:t>
      </w:r>
      <w:r>
        <w:t xml:space="preserve">. 1999. Film.</w:t>
      </w:r>
      <w:r>
        <w:t xml:space="preserve"> </w:t>
      </w:r>
      <w:hyperlink r:id="rId1001">
        <w:r>
          <w:rPr>
            <w:rStyle w:val="Hyperlink"/>
          </w:rPr>
          <w:t xml:space="preserve">https://en.wikipedia.org/wiki/The_Matrix</w:t>
        </w:r>
      </w:hyperlink>
      <w:r>
        <w:t xml:space="preserve">.</w:t>
      </w:r>
    </w:p>
    <w:bookmarkEnd w:id="1002"/>
    <w:bookmarkStart w:id="1003"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1003"/>
    <w:bookmarkStart w:id="100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04">
        <w:r>
          <w:rPr>
            <w:rStyle w:val="Hyperlink"/>
          </w:rPr>
          <w:t xml:space="preserve">https://doi.org/10.1038/d41586-021-03603-2</w:t>
        </w:r>
      </w:hyperlink>
      <w:r>
        <w:t xml:space="preserve">.</w:t>
      </w:r>
    </w:p>
    <w:bookmarkEnd w:id="1005"/>
    <w:bookmarkStart w:id="1007" w:name="ref-wargames"/>
    <w:p>
      <w:pPr>
        <w:pStyle w:val="Bibliography"/>
      </w:pPr>
      <w:r>
        <w:rPr>
          <w:i/>
          <w:iCs/>
        </w:rPr>
        <w:t xml:space="preserve">WarGames</w:t>
      </w:r>
      <w:r>
        <w:t xml:space="preserve">. 1983. Film.</w:t>
      </w:r>
      <w:r>
        <w:t xml:space="preserve"> </w:t>
      </w:r>
      <w:hyperlink r:id="rId1006">
        <w:r>
          <w:rPr>
            <w:rStyle w:val="Hyperlink"/>
          </w:rPr>
          <w:t xml:space="preserve">https://en.wikipedia.org/wiki/WarGames</w:t>
        </w:r>
      </w:hyperlink>
      <w:r>
        <w:t xml:space="preserve">.</w:t>
      </w:r>
    </w:p>
    <w:bookmarkEnd w:id="1007"/>
    <w:bookmarkStart w:id="100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08">
        <w:r>
          <w:rPr>
            <w:rStyle w:val="Hyperlink"/>
          </w:rPr>
          <w:t xml:space="preserve">https://doi.org/10.1201/9781351201315</w:t>
        </w:r>
      </w:hyperlink>
      <w:r>
        <w:t xml:space="preserve">.</w:t>
      </w:r>
    </w:p>
    <w:bookmarkEnd w:id="1009"/>
    <w:bookmarkStart w:id="1011"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10">
        <w:r>
          <w:rPr>
            <w:rStyle w:val="Hyperlink"/>
          </w:rPr>
          <w:t xml:space="preserve">https://mastering-shiny.org/</w:t>
        </w:r>
      </w:hyperlink>
      <w:r>
        <w:t xml:space="preserve">.</w:t>
      </w:r>
    </w:p>
    <w:bookmarkEnd w:id="1011"/>
    <w:bookmarkStart w:id="1012"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92">
        <w:r>
          <w:rPr>
            <w:rStyle w:val="Hyperlink"/>
          </w:rPr>
          <w:t xml:space="preserve">https://style.tidyverse.org/</w:t>
        </w:r>
      </w:hyperlink>
      <w:r>
        <w:t xml:space="preserve">.</w:t>
      </w:r>
    </w:p>
    <w:bookmarkEnd w:id="1012"/>
    <w:bookmarkStart w:id="1014"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13">
        <w:r>
          <w:rPr>
            <w:rStyle w:val="Hyperlink"/>
          </w:rPr>
          <w:t xml:space="preserve">https://design.tidyverse.org/</w:t>
        </w:r>
      </w:hyperlink>
      <w:r>
        <w:t xml:space="preserve">.</w:t>
      </w:r>
    </w:p>
    <w:bookmarkEnd w:id="1014"/>
    <w:bookmarkStart w:id="101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15">
        <w:r>
          <w:rPr>
            <w:rStyle w:val="Hyperlink"/>
          </w:rPr>
          <w:t xml:space="preserve">https://r-pkgs.org/</w:t>
        </w:r>
      </w:hyperlink>
      <w:r>
        <w:t xml:space="preserve">.</w:t>
      </w:r>
    </w:p>
    <w:bookmarkEnd w:id="1016"/>
    <w:bookmarkStart w:id="101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17">
        <w:r>
          <w:rPr>
            <w:rStyle w:val="Hyperlink"/>
          </w:rPr>
          <w:t xml:space="preserve">https://r4ds.hadley.nz/</w:t>
        </w:r>
      </w:hyperlink>
      <w:r>
        <w:t xml:space="preserve">.</w:t>
      </w:r>
    </w:p>
    <w:bookmarkEnd w:id="1018"/>
    <w:bookmarkStart w:id="101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5">
        <w:r>
          <w:rPr>
            <w:rStyle w:val="Hyperlink"/>
          </w:rPr>
          <w:t xml:space="preserve">https://roxygen2.r-lib.org/</w:t>
        </w:r>
      </w:hyperlink>
      <w:r>
        <w:t xml:space="preserve">.</w:t>
      </w:r>
    </w:p>
    <w:bookmarkEnd w:id="1019"/>
    <w:bookmarkEnd w:id="1020"/>
    <w:p>
      <w:r>
        <w:br w:type="page"/>
      </w:r>
    </w:p>
    <w:bookmarkEnd w:id="1021"/>
    <w:bookmarkStart w:id="102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22">
        <w:r>
          <w:rPr>
            <w:rStyle w:val="Hyperlink"/>
          </w:rPr>
          <w:t xml:space="preserve">https://ucd-serg.github.io/lab-manual/appendix-copilot-instructions.html</w:t>
        </w:r>
      </w:hyperlink>
    </w:p>
    <w:p>
      <w:r>
        <w:br w:type="page"/>
      </w:r>
    </w:p>
    <w:bookmarkEnd w:id="1023"/>
    <w:bookmarkStart w:id="102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24">
        <w:r>
          <w:rPr>
            <w:rStyle w:val="Hyperlink"/>
          </w:rPr>
          <w:t xml:space="preserve">https://ucd-serg.github.io/lab-manual/appendix-copilot-setup-steps.html</w:t>
        </w:r>
      </w:hyperlink>
    </w:p>
    <w:p>
      <w:r>
        <w:br w:type="page"/>
      </w:r>
    </w:p>
    <w:bookmarkEnd w:id="1025"/>
    <w:bookmarkStart w:id="102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405"/>
        </w:numPr>
      </w:pPr>
      <w:ins w:id="3348" w:author="PR Preview" w:date="2024-01-01T00:00:00Z">
        <w:r>
          <w:rPr>
            <w:b/>
            <w:bCs/>
          </w:rPr>
          <w:t xml:space="preserve">Branch:</w:t>
        </w:r>
      </w:ins>
      <w:ins w:id="3348" w:author="PR Preview" w:date="2024-01-01T00:00:00Z">
        <w:r>
          <w:t xml:space="preserve"> </w:t>
        </w:r>
      </w:ins>
      <w:ins w:id="3348" w:author="PR Preview" w:date="2024-01-01T00:00:00Z">
        <w:r>
          <w:t xml:space="preserve">HEAD</w:t>
        </w:r>
      </w:ins>
    </w:p>
    <w:p>
      <w:pPr>
        <w:pStyle w:val="Compact"/>
        <w:numPr>
          <w:ilvl w:val="0"/>
          <w:numId w:val="1405"/>
        </w:numPr>
      </w:pPr>
      <w:ins w:id="3349" w:author="PR Preview" w:date="2024-01-01T00:00:00Z">
        <w:r>
          <w:rPr>
            <w:b/>
            <w:bCs/>
          </w:rPr>
          <w:t xml:space="preserve">Commit:</w:t>
        </w:r>
      </w:ins>
      <w:ins w:id="3349" w:author="PR Preview" w:date="2024-01-01T00:00:00Z">
        <w:r>
          <w:t xml:space="preserve"> </w:t>
        </w:r>
      </w:ins>
      <w:ins w:id="3349" w:author="PR Preview" w:date="2024-01-01T00:00:00Z">
        <w:r>
          <w:t xml:space="preserve">1cc63ac1</w:t>
        </w:r>
      </w:ins>
    </w:p>
    <w:p>
      <w:pPr>
        <w:pStyle w:val="Compact"/>
        <w:numPr>
          <w:ilvl w:val="0"/>
          <w:numId w:val="1405"/>
        </w:numPr>
      </w:pPr>
      <w:ins w:id="3350" w:author="PR Preview" w:date="2024-01-01T00:00:00Z">
        <w:r>
          <w:rPr>
            <w:b/>
            <w:bCs/>
          </w:rPr>
          <w:t xml:space="preserve">Full commit hash:</w:t>
        </w:r>
      </w:ins>
      <w:ins w:id="3350" w:author="PR Preview" w:date="2024-01-01T00:00:00Z">
        <w:r>
          <w:t xml:space="preserve"> </w:t>
        </w:r>
      </w:ins>
      <w:ins w:id="3350" w:author="PR Preview" w:date="2024-01-01T00:00:00Z">
        <w:r>
          <w:t xml:space="preserve">1cc63ac12491de7b197f8dfefc0f6e090640d1b8</w:t>
        </w:r>
      </w:ins>
    </w:p>
    <w:p>
      <w:pPr>
        <w:pStyle w:val="Compact"/>
        <w:numPr>
          <w:ilvl w:val="0"/>
          <w:numId w:val="1405"/>
        </w:numPr>
      </w:pPr>
      <w:ins w:id="3351" w:author="PR Preview" w:date="2024-01-01T00:00:00Z">
        <w:r>
          <w:rPr>
            <w:b/>
            <w:bCs/>
          </w:rPr>
          <w:t xml:space="preserve">Commit date:</w:t>
        </w:r>
      </w:ins>
      <w:ins w:id="3351" w:author="PR Preview" w:date="2024-01-01T00:00:00Z">
        <w:r>
          <w:t xml:space="preserve"> </w:t>
        </w:r>
      </w:ins>
      <w:ins w:id="3351" w:author="PR Preview" w:date="2024-01-01T00:00:00Z">
        <w:r>
          <w:t xml:space="preserve">2026-06-30 10:31:30 -0700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8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1"/>
  </w:num>
  <w:num w:numId="1217">
    <w:abstractNumId w:val="992"/>
  </w:num>
  <w:num w:numId="1218">
    <w:abstractNumId w:val="992"/>
  </w:num>
  <w:num w:numId="1219">
    <w:abstractNumId w:val="992"/>
  </w:num>
  <w:num w:numId="1220">
    <w:abstractNumId w:val="992"/>
  </w:num>
  <w:num w:numId="1221">
    <w:abstractNumId w:val="992"/>
  </w:num>
  <w:num w:numId="1222">
    <w:abstractNumId w:val="991"/>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1"/>
  </w:num>
  <w:num w:numId="1326">
    <w:abstractNumId w:val="991"/>
  </w:num>
  <w:num w:numId="1327">
    <w:abstractNumId w:val="991"/>
  </w:num>
  <w:num w:numId="1328">
    <w:abstractNumId w:val="991"/>
  </w:num>
  <w:num w:numId="1329">
    <w:abstractNumId w:val="991"/>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1"/>
  </w:num>
  <w:num w:numId="1333">
    <w:abstractNumId w:val="991"/>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1"/>
  </w:num>
  <w:num w:numId="1337">
    <w:abstractNumId w:val="991"/>
  </w:num>
  <w:num w:numId="1338">
    <w:abstractNumId w:val="991"/>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2"/>
  </w:num>
  <w:num w:numId="1386">
    <w:abstractNumId w:val="992"/>
  </w:num>
  <w:num w:numId="1387">
    <w:abstractNumId w:val="992"/>
  </w:num>
  <w:num w:numId="1388">
    <w:abstractNumId w:val="992"/>
  </w:num>
  <w:num w:numId="1389">
    <w:abstractNumId w:val="992"/>
  </w:num>
  <w:num w:numId="1390">
    <w:abstractNumId w:val="992"/>
  </w:num>
  <w:num w:numId="1391">
    <w:abstractNumId w:val="992"/>
  </w:num>
  <w:num w:numId="1392">
    <w:abstractNumId w:val="992"/>
  </w:num>
  <w:num w:numId="1393">
    <w:abstractNumId w:val="992"/>
  </w:num>
  <w:num w:numId="1394">
    <w:abstractNumId w:val="992"/>
  </w:num>
  <w:num w:numId="1395">
    <w:abstractNumId w:val="992"/>
  </w:num>
  <w:num w:numId="1396">
    <w:abstractNumId w:val="992"/>
  </w:num>
  <w:num w:numId="1397">
    <w:abstractNumId w:val="992"/>
  </w:num>
  <w:num w:numId="1398">
    <w:abstractNumId w:val="992"/>
  </w:num>
  <w:num w:numId="1399">
    <w:abstractNumId w:val="992"/>
  </w:num>
  <w:num w:numId="1400">
    <w:abstractNumId w:val="992"/>
  </w:num>
  <w:num w:numId="1401">
    <w:abstractNumId w:val="991"/>
  </w:num>
  <w:num w:numId="1402">
    <w:abstractNumId w:val="991"/>
  </w:num>
  <w:num w:numId="1403">
    <w:abstractNumId w:val="991"/>
  </w:num>
  <w:num w:numId="1404">
    <w:abstractNumId w:val="991"/>
  </w:num>
  <w:num w:numId="14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1" Type="http://schemas.openxmlformats.org/officeDocument/2006/relationships/image" Target="media/rId141.png"/><Relationship Id="rId112" Type="http://schemas.openxmlformats.org/officeDocument/2006/relationships/image" Target="media/rId112.png"/><Relationship Id="rId332" Type="http://schemas.openxmlformats.org/officeDocument/2006/relationships/image" Target="media/rId332.png"/><Relationship Id="rId530" Type="http://schemas.openxmlformats.org/officeDocument/2006/relationships/image" Target="media/rId530.png"/><Relationship Id="rId682" Type="http://schemas.openxmlformats.org/officeDocument/2006/relationships/image" Target="media/rId682.png"/><Relationship Id="rId685" Type="http://schemas.openxmlformats.org/officeDocument/2006/relationships/image" Target="media/rId685.jpg"/><Relationship Id="rId360" Type="http://schemas.openxmlformats.org/officeDocument/2006/relationships/image" Target="media/rId360.png"/><Relationship Id="rId558" Type="http://schemas.openxmlformats.org/officeDocument/2006/relationships/image" Target="media/rId558.jpg"/><Relationship Id="rId564" Type="http://schemas.openxmlformats.org/officeDocument/2006/relationships/image" Target="media/rId564.png"/><Relationship Id="rId464" Type="http://schemas.openxmlformats.org/officeDocument/2006/relationships/image" Target="media/rId464.png"/><Relationship Id="rId469" Type="http://schemas.openxmlformats.org/officeDocument/2006/relationships/image" Target="media/rId469.png"/><Relationship Id="rId267" Type="http://schemas.openxmlformats.org/officeDocument/2006/relationships/image" Target="media/rId267.png"/><Relationship Id="rId691" Type="http://schemas.openxmlformats.org/officeDocument/2006/relationships/image" Target="media/rId691.png"/><Relationship Id="rId722" Type="http://schemas.openxmlformats.org/officeDocument/2006/relationships/image" Target="media/rId722.png"/><Relationship Id="rId272" Type="http://schemas.openxmlformats.org/officeDocument/2006/relationships/image" Target="media/rId272.png"/><Relationship Id="rId688" Type="http://schemas.openxmlformats.org/officeDocument/2006/relationships/image" Target="media/rId688.png"/><Relationship Id="rId627" Type="http://schemas.openxmlformats.org/officeDocument/2006/relationships/hyperlink" Target="assets/files/PHS_Shared_Compute_Environments.pdf" TargetMode="External"/><Relationship Id="rId41" Type="http://schemas.openxmlformats.org/officeDocument/2006/relationships/hyperlink" Target="clinicaltrials.gov" TargetMode="External"/><Relationship Id="rId51" Type="http://schemas.openxmlformats.org/officeDocument/2006/relationships/hyperlink" Target="github.com" TargetMode="External"/><Relationship Id="rId849" Type="http://schemas.openxmlformats.org/officeDocument/2006/relationships/hyperlink" Target="http://adv-r.had.co.nz/Style.html" TargetMode="External"/><Relationship Id="rId887" Type="http://schemas.openxmlformats.org/officeDocument/2006/relationships/hyperlink" Target="http://colorbrewer2.org/" TargetMode="External"/><Relationship Id="rId948" Type="http://schemas.openxmlformats.org/officeDocument/2006/relationships/hyperlink" Target="http://creativecommons.org/licenses/by-nc/4.0/" TargetMode="External"/><Relationship Id="rId329" Type="http://schemas.openxmlformats.org/officeDocument/2006/relationships/hyperlink" Target="http://styler.r-lib.org/articles/customizing_styler.html" TargetMode="External"/><Relationship Id="rId831"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525" Type="http://schemas.openxmlformats.org/officeDocument/2006/relationships/hyperlink" Target="https://about.codecov.io" TargetMode="External"/><Relationship Id="rId241" Type="http://schemas.openxmlformats.org/officeDocument/2006/relationships/hyperlink" Target="https://adv-r.hadley.nz/evaluation.html" TargetMode="External"/><Relationship Id="rId116" Type="http://schemas.openxmlformats.org/officeDocument/2006/relationships/hyperlink" Target="https://adv-r.hadley.nz/perf-improve.html" TargetMode="External"/><Relationship Id="rId115" Type="http://schemas.openxmlformats.org/officeDocument/2006/relationships/hyperlink" Target="https://adv-r.hadley.nz/perf-measure.html" TargetMode="External"/><Relationship Id="rId770" Type="http://schemas.openxmlformats.org/officeDocument/2006/relationships/hyperlink" Target="https://agentskills.io/home" TargetMode="External"/><Relationship Id="rId771" Type="http://schemas.openxmlformats.org/officeDocument/2006/relationships/hyperlink" Target="https://agentskills.io/specification" TargetMode="External"/><Relationship Id="rId82" Type="http://schemas.openxmlformats.org/officeDocument/2006/relationships/hyperlink" Target="https://altdoc.etiennebacher.com/" TargetMode="External"/><Relationship Id="rId117" Type="http://schemas.openxmlformats.org/officeDocument/2006/relationships/hyperlink" Target="https://bench.r-lib.org/" TargetMode="External"/><Relationship Id="rId246" Type="http://schemas.openxmlformats.org/officeDocument/2006/relationships/hyperlink" Target="https://blog.rstudio.com/2016/03/29/feather/" TargetMode="External"/><Relationship Id="rId169" Type="http://schemas.openxmlformats.org/officeDocument/2006/relationships/hyperlink" Target="https://blog.rstudio.com/2020/12/02/rstudio-v1-4-preview-little-things/" TargetMode="External"/><Relationship Id="rId744" Type="http://schemas.openxmlformats.org/officeDocument/2006/relationships/hyperlink" Target="https://chatgpt.com/codex/" TargetMode="External"/><Relationship Id="rId779" Type="http://schemas.openxmlformats.org/officeDocument/2006/relationships/hyperlink" Target="https://claude.ai/code" TargetMode="External"/><Relationship Id="rId476" Type="http://schemas.openxmlformats.org/officeDocument/2006/relationships/hyperlink" Target="https://cli.github.com/" TargetMode="External"/><Relationship Id="rId311" Type="http://schemas.openxmlformats.org/officeDocument/2006/relationships/hyperlink" Target="https://cli.r-lib.org/" TargetMode="External"/><Relationship Id="rId34" Type="http://schemas.openxmlformats.org/officeDocument/2006/relationships/hyperlink" Target="https://code-review.tidyverse.org/" TargetMode="External"/><Relationship Id="rId782" Type="http://schemas.openxmlformats.org/officeDocument/2006/relationships/hyperlink" Target="https://code.claude.com/docs/en/claude-code-on-the-web" TargetMode="External"/><Relationship Id="rId783" Type="http://schemas.openxmlformats.org/officeDocument/2006/relationships/hyperlink" Target="https://code.claude.com/docs/en/commands" TargetMode="External"/><Relationship Id="rId806" Type="http://schemas.openxmlformats.org/officeDocument/2006/relationships/hyperlink" Target="https://code.claude.com/docs/en/setup" TargetMode="External"/><Relationship Id="rId924" Type="http://schemas.openxmlformats.org/officeDocument/2006/relationships/hyperlink" Target="https://cran.r-project.org/package=flexlsx" TargetMode="External"/><Relationship Id="rId337" Type="http://schemas.openxmlformats.org/officeDocument/2006/relationships/hyperlink" Target="https://cran.r-project.org/web/packages/lintr/readme/README.html#available-linters" TargetMode="External"/><Relationship Id="rId340"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908" Type="http://schemas.openxmlformats.org/officeDocument/2006/relationships/hyperlink" Target="https://d-morrison.github.io/psw/" TargetMode="External"/><Relationship Id="rId408" Type="http://schemas.openxmlformats.org/officeDocument/2006/relationships/hyperlink" Target="https://d-morrison.github.io/rme/" TargetMode="External"/><Relationship Id="rId952" Type="http://schemas.openxmlformats.org/officeDocument/2006/relationships/hyperlink" Target="https://datadryad.org/" TargetMode="External"/><Relationship Id="rId923" Type="http://schemas.openxmlformats.org/officeDocument/2006/relationships/hyperlink" Target="https://davidgohel.github.io/flextable/" TargetMode="External"/><Relationship Id="rId1013" Type="http://schemas.openxmlformats.org/officeDocument/2006/relationships/hyperlink" Target="https://design.tidyverse.org/" TargetMode="External"/><Relationship Id="rId293" Type="http://schemas.openxmlformats.org/officeDocument/2006/relationships/hyperlink" Target="https://design.tidyverse.org/important-args-first.html" TargetMode="External"/><Relationship Id="rId960" Type="http://schemas.openxmlformats.org/officeDocument/2006/relationships/hyperlink" Target="https://desktop.github.com/" TargetMode="External"/><Relationship Id="rId751" Type="http://schemas.openxmlformats.org/officeDocument/2006/relationships/hyperlink" Target="https://developers.openai.com/api/docs/quickstart" TargetMode="External"/><Relationship Id="rId745" Type="http://schemas.openxmlformats.org/officeDocument/2006/relationships/hyperlink" Target="https://developers.openai.com/codex/quickstart" TargetMode="External"/><Relationship Id="rId94" Type="http://schemas.openxmlformats.org/officeDocument/2006/relationships/hyperlink" Target="https://devtools.r-lib.org/" TargetMode="External"/><Relationship Id="rId553" Type="http://schemas.openxmlformats.org/officeDocument/2006/relationships/hyperlink" Target="https://docs.github.com/en/actions" TargetMode="External"/><Relationship Id="rId709" Type="http://schemas.openxmlformats.org/officeDocument/2006/relationships/hyperlink" Target="https://docs.github.com/en/copilot/how-tos/use-copilot-agents/coding-agent" TargetMode="External"/><Relationship Id="rId761" Type="http://schemas.openxmlformats.org/officeDocument/2006/relationships/hyperlink" Target="https://docs.github.com/en/copilot/how-tos/use-copilot-agents/coding-agent/customize-the-agent-environment" TargetMode="External"/><Relationship Id="rId788" Type="http://schemas.openxmlformats.org/officeDocument/2006/relationships/hyperlink" Target="https://docs.github.com/en/copilot/how-tos/use-copilot-agents/coding-agent/customize-the-agent-environment#preinstalling-tools-or-dependencies-in-copilots-environment" TargetMode="External"/><Relationship Id="rId736" Type="http://schemas.openxmlformats.org/officeDocument/2006/relationships/hyperlink" Target="https://docs.github.com/en/copilot/how-tos/use-copilot-agents/coding-agent/customize-the-agent-firewall" TargetMode="External"/><Relationship Id="rId734" Type="http://schemas.openxmlformats.org/officeDocument/2006/relationships/hyperlink" Target="https://docs.github.com/en/copilot/reference/copilot-allowlist-reference" TargetMode="External"/><Relationship Id="rId602" Type="http://schemas.openxmlformats.org/officeDocument/2006/relationships/hyperlink" Target="https://docs.github.com/en/enterprise/2.13/user/articles/creating-releases" TargetMode="External"/><Relationship Id="rId517" Type="http://schemas.openxmlformats.org/officeDocument/2006/relationships/hyperlink" Target="https://docs.github.com/en/repositories/working-with-files/managing-files/customizing-how-changed-files-appear-on-github" TargetMode="External"/><Relationship Id="rId57" Type="http://schemas.openxmlformats.org/officeDocument/2006/relationships/hyperlink" Target="https://docs.gitlab.com/user/group/custom_project_templates/" TargetMode="External"/><Relationship Id="rId869" Type="http://schemas.openxmlformats.org/officeDocument/2006/relationships/hyperlink" Target="https://docs.google.com/document/d/1ckgRCcr7FFPyymyMA6Y_-cB_vftOyrrxT28c6gRg0PI/edit" TargetMode="External"/><Relationship Id="rId972" Type="http://schemas.openxmlformats.org/officeDocument/2006/relationships/hyperlink" Target="https://doi.org/10.1038/467775a" TargetMode="External"/><Relationship Id="rId976" Type="http://schemas.openxmlformats.org/officeDocument/2006/relationships/hyperlink" Target="https://doi.org/10.1038/526182a" TargetMode="External"/><Relationship Id="rId997" Type="http://schemas.openxmlformats.org/officeDocument/2006/relationships/hyperlink" Target="https://doi.org/10.1038/d41586-019-00067-3" TargetMode="External"/><Relationship Id="rId934" Type="http://schemas.openxmlformats.org/officeDocument/2006/relationships/hyperlink" Target="https://doi.org/10.1038/d41586-019-01431-z" TargetMode="External"/><Relationship Id="rId985" Type="http://schemas.openxmlformats.org/officeDocument/2006/relationships/hyperlink" Target="https://doi.org/10.1038/d41586-019-02918-5" TargetMode="External"/><Relationship Id="rId1004" Type="http://schemas.openxmlformats.org/officeDocument/2006/relationships/hyperlink" Target="https://doi.org/10.1038/d41586-021-03603-2" TargetMode="External"/><Relationship Id="rId946" Type="http://schemas.openxmlformats.org/officeDocument/2006/relationships/hyperlink" Target="https://doi.org/10.1038/s41467-020-19160-7" TargetMode="External"/><Relationship Id="rId974" Type="http://schemas.openxmlformats.org/officeDocument/2006/relationships/hyperlink" Target="https://doi.org/10.1038/s41562-016-0021" TargetMode="External"/><Relationship Id="rId955" Type="http://schemas.openxmlformats.org/officeDocument/2006/relationships/hyperlink" Target="https://doi.org/10.1201/9781003029878" TargetMode="External"/><Relationship Id="rId1008" Type="http://schemas.openxmlformats.org/officeDocument/2006/relationships/hyperlink" Target="https://doi.org/10.1201/9781351201315" TargetMode="External"/><Relationship Id="rId983" Type="http://schemas.openxmlformats.org/officeDocument/2006/relationships/hyperlink" Target="https://doi.org/10.1371/journal.pcbi.1003833" TargetMode="External"/><Relationship Id="rId930" Type="http://schemas.openxmlformats.org/officeDocument/2006/relationships/hyperlink" Target="https://doi.org/10.1371/journal.pgph.0002269" TargetMode="External"/><Relationship Id="rId218" Type="http://schemas.openxmlformats.org/officeDocument/2006/relationships/hyperlink" Target="https://dplyr.tidyverse.org/" TargetMode="External"/><Relationship Id="rId239" Type="http://schemas.openxmlformats.org/officeDocument/2006/relationships/hyperlink" Target="https://dplyr.tidyverse.org/articles/in-packages.html" TargetMode="External"/><Relationship Id="rId238" Type="http://schemas.openxmlformats.org/officeDocument/2006/relationships/hyperlink" Target="https://dplyr.tidyverse.org/articles/programming.html" TargetMode="External"/><Relationship Id="rId213" Type="http://schemas.openxmlformats.org/officeDocument/2006/relationships/hyperlink" Target="https://dtplyr.tidyverse.org/" TargetMode="External"/><Relationship Id="rId549" Type="http://schemas.openxmlformats.org/officeDocument/2006/relationships/hyperlink" Target="https://eddelbuettel.github.io/r2u/" TargetMode="External"/><Relationship Id="rId459" Type="http://schemas.openxmlformats.org/officeDocument/2006/relationships/hyperlink" Target="https://education.github.com/" TargetMode="External"/><Relationship Id="rId460" Type="http://schemas.openxmlformats.org/officeDocument/2006/relationships/hyperlink" Target="https://education.github.com/pack" TargetMode="External"/><Relationship Id="rId461" Type="http://schemas.openxmlformats.org/officeDocument/2006/relationships/hyperlink" Target="https://education.github.com/teachers" TargetMode="External"/><Relationship Id="rId157" Type="http://schemas.openxmlformats.org/officeDocument/2006/relationships/hyperlink" Target="https://ellipsis.r-lib.org/" TargetMode="External"/><Relationship Id="rId928" Type="http://schemas.openxmlformats.org/officeDocument/2006/relationships/hyperlink" Target="https://en.wikipedia.org/wiki/2001:_A_Space_Odyssey_(film)" TargetMode="External"/><Relationship Id="rId654" Type="http://schemas.openxmlformats.org/officeDocument/2006/relationships/hyperlink" Target="https://en.wikipedia.org/wiki/AI-assisted_software_development" TargetMode="External"/><Relationship Id="rId671" Type="http://schemas.openxmlformats.org/officeDocument/2006/relationships/hyperlink" Target="https://en.wikipedia.org/wiki/AI_agent" TargetMode="External"/><Relationship Id="rId725" Type="http://schemas.openxmlformats.org/officeDocument/2006/relationships/hyperlink" Target="https://en.wikipedia.org/wiki/Agent_(The_Matrix)" TargetMode="External"/><Relationship Id="rId936" Type="http://schemas.openxmlformats.org/officeDocument/2006/relationships/hyperlink" Target="https://en.wikipedia.org/wiki/Battlestar_Galactica_(2004_TV_series)" TargetMode="External"/><Relationship Id="rId939" Type="http://schemas.openxmlformats.org/officeDocument/2006/relationships/hyperlink" Target="https://en.wikipedia.org/wiki/Blade_Runner" TargetMode="External"/><Relationship Id="rId190" Type="http://schemas.openxmlformats.org/officeDocument/2006/relationships/hyperlink" Target="https://en.wikipedia.org/wiki/Code_refactoring" TargetMode="External"/><Relationship Id="rId746" Type="http://schemas.openxmlformats.org/officeDocument/2006/relationships/hyperlink" Target="https://en.wikipedia.org/wiki/Codex_(AI_agent)" TargetMode="External"/><Relationship Id="rId197" Type="http://schemas.openxmlformats.org/officeDocument/2006/relationships/hyperlink" Target="https://en.wikipedia.org/wiki/Cyclomatic_complexity" TargetMode="External"/><Relationship Id="rId189" Type="http://schemas.openxmlformats.org/officeDocument/2006/relationships/hyperlink" Target="https://en.wikipedia.org/wiki/Decomposition_(computer_science)" TargetMode="External"/><Relationship Id="rId897" Type="http://schemas.openxmlformats.org/officeDocument/2006/relationships/hyperlink" Target="https://en.wikipedia.org/wiki/Doctor_of_Philosophy#History" TargetMode="External"/><Relationship Id="rId944" Type="http://schemas.openxmlformats.org/officeDocument/2006/relationships/hyperlink" Target="https://en.wikipedia.org/wiki/Ender%27s_Game" TargetMode="External"/><Relationship Id="rId191" Type="http://schemas.openxmlformats.org/officeDocument/2006/relationships/hyperlink" Target="https://en.wikipedia.org/wiki/Functional_decomposition" TargetMode="External"/><Relationship Id="rId225" Type="http://schemas.openxmlformats.org/officeDocument/2006/relationships/hyperlink" Target="https://en.wikipedia.org/wiki/Functional_programming" TargetMode="External"/><Relationship Id="rId914" Type="http://schemas.openxmlformats.org/officeDocument/2006/relationships/hyperlink" Target="https://en.wikipedia.org/wiki/Implicature" TargetMode="External"/><Relationship Id="rId673" Type="http://schemas.openxmlformats.org/officeDocument/2006/relationships/hyperlink" Target="https://en.wikipedia.org/wiki/Intelligent_agent" TargetMode="External"/><Relationship Id="rId898" Type="http://schemas.openxmlformats.org/officeDocument/2006/relationships/hyperlink" Target="https://en.wikipedia.org/wiki/Masterpiece#History" TargetMode="External"/><Relationship Id="rId962" Type="http://schemas.openxmlformats.org/officeDocument/2006/relationships/hyperlink" Target="https://en.wikipedia.org/wiki/Organizations_of_the_Dune_universe#Thinking_machines" TargetMode="External"/><Relationship Id="rId674" Type="http://schemas.openxmlformats.org/officeDocument/2006/relationships/hyperlink" Target="https://en.wikipedia.org/wiki/Technological_singularity" TargetMode="External"/><Relationship Id="rId999" Type="http://schemas.openxmlformats.org/officeDocument/2006/relationships/hyperlink" Target="https://en.wikipedia.org/wiki/Terminator_3:_Rise_of_the_Machines" TargetMode="External"/><Relationship Id="rId1001" Type="http://schemas.openxmlformats.org/officeDocument/2006/relationships/hyperlink" Target="https://en.wikipedia.org/wiki/The_Matrix" TargetMode="External"/><Relationship Id="rId896" Type="http://schemas.openxmlformats.org/officeDocument/2006/relationships/hyperlink" Target="https://en.wikipedia.org/wiki/Thesis" TargetMode="External"/><Relationship Id="rId387" Type="http://schemas.openxmlformats.org/officeDocument/2006/relationships/hyperlink" Target="https://en.wikipedia.org/wiki/WYSIWYM" TargetMode="External"/><Relationship Id="rId1006" Type="http://schemas.openxmlformats.org/officeDocument/2006/relationships/hyperlink" Target="https://en.wikipedia.org/wiki/WarGames" TargetMode="External"/><Relationship Id="rId913" Type="http://schemas.openxmlformats.org/officeDocument/2006/relationships/hyperlink" Target="https://en.wikipedia.org/wiki/Yes,_and_..." TargetMode="External"/><Relationship Id="rId231" Type="http://schemas.openxmlformats.org/officeDocument/2006/relationships/hyperlink" Target="https://forcats.tidyverse.org/" TargetMode="External"/><Relationship Id="rId133" Type="http://schemas.openxmlformats.org/officeDocument/2006/relationships/hyperlink" Target="https://furrr.futureverse.org/" TargetMode="External"/><Relationship Id="rId216" Type="http://schemas.openxmlformats.org/officeDocument/2006/relationships/hyperlink" Target="https://ggplot2.tidyverse.org/" TargetMode="External"/><Relationship Id="rId800" Type="http://schemas.openxmlformats.org/officeDocument/2006/relationships/hyperlink" Target="https://gitforwindows.org/" TargetMode="External"/><Relationship Id="rId836" Type="http://schemas.openxmlformats.org/officeDocument/2006/relationships/hyperlink" Target="https://github.com/IndrajeetPatil/awesome-r-pkgtools" TargetMode="External"/><Relationship Id="rId401" Type="http://schemas.openxmlformats.org/officeDocument/2006/relationships/hyperlink" Target="https://github.com/UCD-SERG/lab-manual" TargetMode="External"/><Relationship Id="rId294" Type="http://schemas.openxmlformats.org/officeDocument/2006/relationships/hyperlink" Target="https://github.com/UCD-SERG/lab-manual/blob/main/.lintr.R" TargetMode="External"/><Relationship Id="rId665" Type="http://schemas.openxmlformats.org/officeDocument/2006/relationships/hyperlink" Target="https://github.com/UCD-SERG/lab-manual/issues/112" TargetMode="External"/><Relationship Id="rId701" Type="http://schemas.openxmlformats.org/officeDocument/2006/relationships/hyperlink" Target="https://github.com/UCD-SERG/lab-manual/issues/42" TargetMode="External"/><Relationship Id="rId666" Type="http://schemas.openxmlformats.org/officeDocument/2006/relationships/hyperlink" Target="https://github.com/UCD-SERG/lab-manual/pull/145" TargetMode="External"/><Relationship Id="rId702" Type="http://schemas.openxmlformats.org/officeDocument/2006/relationships/hyperlink" Target="https://github.com/UCD-SERG/lab-manual/pull/50" TargetMode="External"/><Relationship Id="rId263" Type="http://schemas.openxmlformats.org/officeDocument/2006/relationships/hyperlink" Target="https://github.com/UCD-SERG/lab-manual/pulls/review-requested/YOUR-USERNAME" TargetMode="External"/><Relationship Id="rId347" Type="http://schemas.openxmlformats.org/officeDocument/2006/relationships/hyperlink" Target="https://github.com/UCD-SERG/lab-manual/tree/main/lms" TargetMode="External"/><Relationship Id="rId394" Type="http://schemas.openxmlformats.org/officeDocument/2006/relationships/hyperlink" Target="https://github.com/UCD-SERG/qbt" TargetMode="External"/><Relationship Id="rId56" Type="http://schemas.openxmlformats.org/officeDocument/2006/relationships/hyperlink" Target="https://github.com/UCD-SERG/rpt" TargetMode="External"/><Relationship Id="rId186" Type="http://schemas.openxmlformats.org/officeDocument/2006/relationships/hyperlink" Target="https://github.com/UCD-SERG/rpt/pull/100" TargetMode="External"/><Relationship Id="rId431" Type="http://schemas.openxmlformats.org/officeDocument/2006/relationships/hyperlink" Target="https://github.com/UCD-SERG/rpt/pull/70" TargetMode="External"/><Relationship Id="rId187" Type="http://schemas.openxmlformats.org/officeDocument/2006/relationships/hyperlink" Target="https://github.com/UCD-SERG/shigella/pull/11" TargetMode="External"/><Relationship Id="rId760" Type="http://schemas.openxmlformats.org/officeDocument/2006/relationships/hyperlink" Target="https://github.com/actions/checkout" TargetMode="External"/><Relationship Id="rId478" Type="http://schemas.openxmlformats.org/officeDocument/2006/relationships/hyperlink" Target="https://github.com/cli/cli#installation" TargetMode="External"/><Relationship Id="rId479" Type="http://schemas.openxmlformats.org/officeDocument/2006/relationships/hyperlink" Target="https://github.com/cli/cli/blob/trunk/docs/install_linux.md" TargetMode="External"/><Relationship Id="rId395" Type="http://schemas.openxmlformats.org/officeDocument/2006/relationships/hyperlink" Target="https://github.com/coatless-tutorials/quarto-book-template" TargetMode="External"/><Relationship Id="rId775" Type="http://schemas.openxmlformats.org/officeDocument/2006/relationships/hyperlink" Target="https://github.com/d-morrison/ai-config" TargetMode="External"/><Relationship Id="rId862" Type="http://schemas.openxmlformats.org/officeDocument/2006/relationships/hyperlink" Target="https://github.com/d-morrison/psw" TargetMode="External"/><Relationship Id="rId413" Type="http://schemas.openxmlformats.org/officeDocument/2006/relationships/hyperlink" Target="https://github.com/d-morrison/rme" TargetMode="External"/><Relationship Id="rId396" Type="http://schemas.openxmlformats.org/officeDocument/2006/relationships/hyperlink" Target="https://github.com/d-rug/datalab_template_quarto" TargetMode="External"/><Relationship Id="rId550" Type="http://schemas.openxmlformats.org/officeDocument/2006/relationships/hyperlink" Target="https://github.com/eddelbuettel/github-actions/tree/master/r2u-setup" TargetMode="External"/><Relationship Id="rId87" Type="http://schemas.openxmlformats.org/officeDocument/2006/relationships/hyperlink" Target="https://github.com/edgararuiz/ecodown" TargetMode="External"/><Relationship Id="rId522" Type="http://schemas.openxmlformats.org/officeDocument/2006/relationships/hyperlink" Target="https://github.com/features/actions" TargetMode="External"/><Relationship Id="rId670" Type="http://schemas.openxmlformats.org/officeDocument/2006/relationships/hyperlink" Target="https://github.com/features/copilot/agents" TargetMode="External"/><Relationship Id="rId787" Type="http://schemas.openxmlformats.org/officeDocument/2006/relationships/hyperlink" Target="https://github.com/features/copilot/plans" TargetMode="External"/><Relationship Id="rId508" Type="http://schemas.openxmlformats.org/officeDocument/2006/relationships/hyperlink" Target="https://github.com/github-linguist/linguist/" TargetMode="External"/><Relationship Id="rId518" Type="http://schemas.openxmlformats.org/officeDocument/2006/relationships/hyperlink" Target="https://github.com/github-linguist/linguist/blob/main/docs/overrides.md" TargetMode="External"/><Relationship Id="rId516" Type="http://schemas.openxmlformats.org/officeDocument/2006/relationships/hyperlink" Target="https://github.com/github-linguist/linguist/blob/main/docs/overrides.md#detectable" TargetMode="External"/><Relationship Id="rId515" Type="http://schemas.openxmlformats.org/officeDocument/2006/relationships/hyperlink" Target="https://github.com/github-linguist/linguist/blob/main/docs/overrides.md#documentation" TargetMode="External"/><Relationship Id="rId509" Type="http://schemas.openxmlformats.org/officeDocument/2006/relationships/hyperlink" Target="https://github.com/github-linguist/linguist/blob/main/docs/overrides.md#generated-code" TargetMode="External"/><Relationship Id="rId512" Type="http://schemas.openxmlformats.org/officeDocument/2006/relationships/hyperlink" Target="https://github.com/github-linguist/linguist/blob/main/docs/overrides.md#using-gitattributes" TargetMode="External"/><Relationship Id="rId514" Type="http://schemas.openxmlformats.org/officeDocument/2006/relationships/hyperlink" Target="https://github.com/github-linguist/linguist/blob/main/docs/overrides.md#vendored-code" TargetMode="External"/><Relationship Id="rId505" Type="http://schemas.openxmlformats.org/officeDocument/2006/relationships/hyperlink" Target="https://github.com/github/gitignore/blob/master/R.gitignore" TargetMode="External"/><Relationship Id="rId538" Type="http://schemas.openxmlformats.org/officeDocument/2006/relationships/hyperlink" Target="https://github.com/hasura/comment-progress" TargetMode="External"/><Relationship Id="rId199" Type="http://schemas.openxmlformats.org/officeDocument/2006/relationships/hyperlink" Target="https://github.com/jennybc/here_here" TargetMode="External"/><Relationship Id="rId209" Type="http://schemas.openxmlformats.org/officeDocument/2006/relationships/hyperlink" Target="https://github.com/karthik/rdrop2" TargetMode="External"/><Relationship Id="rId173" Type="http://schemas.openxmlformats.org/officeDocument/2006/relationships/hyperlink" Target="https://github.com/kmishra9/Flu-Absenteeism/blob/master/Master's%20Thesis%20-%20Spatial%20Epidemiology%20of%20Influenza/1b%20-%20Map-Management.R" TargetMode="External"/><Relationship Id="rId106" Type="http://schemas.openxmlformats.org/officeDocument/2006/relationships/hyperlink" Target="https://github.com/kmishra9/Flu-Absenteeism/blob/master/Master's%20Thesis%20-%20Spatial%20Epidemiology%20of%20Influenza/2a%20-%20Statistical-Inputs.R" TargetMode="External"/><Relationship Id="rId124" Type="http://schemas.openxmlformats.org/officeDocument/2006/relationships/hyperlink" Target="https://github.com/lorenzwalthert/touchstone" TargetMode="External"/><Relationship Id="rId537" Type="http://schemas.openxmlformats.org/officeDocument/2006/relationships/hyperlink" Target="https://github.com/marocchino/sticky-pull-request-comment" TargetMode="External"/><Relationship Id="rId901" Type="http://schemas.openxmlformats.org/officeDocument/2006/relationships/hyperlink" Target="https://github.com/nmfs-opensci/quarto-thesis" TargetMode="External"/><Relationship Id="rId707" Type="http://schemas.openxmlformats.org/officeDocument/2006/relationships/hyperlink" Target="https://github.com/orgs/community/discussions/162826" TargetMode="External"/><Relationship Id="rId708" Type="http://schemas.openxmlformats.org/officeDocument/2006/relationships/hyperlink" Target="https://github.com/orgs/community/discussions/183966" TargetMode="External"/><Relationship Id="rId88" Type="http://schemas.openxmlformats.org/officeDocument/2006/relationships/hyperlink" Target="https://github.com/orgs/quarto-dev/discussions/1591" TargetMode="External"/><Relationship Id="rId434" Type="http://schemas.openxmlformats.org/officeDocument/2006/relationships/hyperlink" Target="https://github.com/orgs/quarto-dev/discussions/6085" TargetMode="External"/><Relationship Id="rId791" Type="http://schemas.openxmlformats.org/officeDocument/2006/relationships/hyperlink" Target="https://github.com/orgs/quarto-dev/discussions/6544" TargetMode="External"/><Relationship Id="rId85" Type="http://schemas.openxmlformats.org/officeDocument/2006/relationships/hyperlink" Target="https://github.com/pachadotdev/pkgsite" TargetMode="External"/><Relationship Id="rId495" Type="http://schemas.openxmlformats.org/officeDocument/2006/relationships/hyperlink" Target="https://github.com/processing/p5.js-website/blob/main/src/content/contributor-docs/en/steward_guidelines.mdx" TargetMode="External"/><Relationship Id="rId262" Type="http://schemas.openxmlformats.org/officeDocument/2006/relationships/hyperlink" Target="https://github.com/pulls/review-requested" TargetMode="External"/><Relationship Id="rId443" Type="http://schemas.openxmlformats.org/officeDocument/2006/relationships/hyperlink" Target="https://github.com/quarto-dev/quarto-cli/issues" TargetMode="External"/><Relationship Id="rId792" Type="http://schemas.openxmlformats.org/officeDocument/2006/relationships/hyperlink" Target="https://github.com/quarto-dev/quarto-cli/issues/10587" TargetMode="External"/><Relationship Id="rId433" Type="http://schemas.openxmlformats.org/officeDocument/2006/relationships/hyperlink" Target="https://github.com/quarto-dev/quarto-cli/issues/3809" TargetMode="External"/><Relationship Id="rId450" Type="http://schemas.openxmlformats.org/officeDocument/2006/relationships/hyperlink" Target="https://github.com/quarto-dev/quarto-cli/issues/4894" TargetMode="External"/><Relationship Id="rId790" Type="http://schemas.openxmlformats.org/officeDocument/2006/relationships/hyperlink" Target="https://github.com/quarto-dev/quarto-cli/issues/6357" TargetMode="External"/><Relationship Id="rId449" Type="http://schemas.openxmlformats.org/officeDocument/2006/relationships/hyperlink" Target="https://github.com/quarto-dev/quarto-cli/issues?q=is%3Aopen+is%3Aissue+label%3Aepic" TargetMode="External"/><Relationship Id="rId207" Type="http://schemas.openxmlformats.org/officeDocument/2006/relationships/hyperlink" Target="https://github.com/r-box/boxr" TargetMode="External"/><Relationship Id="rId524" Type="http://schemas.openxmlformats.org/officeDocument/2006/relationships/hyperlink" Target="https://github.com/r-lib/actions" TargetMode="External"/><Relationship Id="rId554" Type="http://schemas.openxmlformats.org/officeDocument/2006/relationships/hyperlink" Target="https://github.com/r-lib/actions#where-to-find-help" TargetMode="External"/><Relationship Id="rId540" Type="http://schemas.openxmlformats.org/officeDocument/2006/relationships/hyperlink" Target="https://github.com/rossjrw/pr-preview-action" TargetMode="External"/><Relationship Id="rId541" Type="http://schemas.openxmlformats.org/officeDocument/2006/relationships/hyperlink" Target="https://github.com/rossjrw/pr-preview-action?tab=readme-ov-file#only-remove-previews-for-unmerged-prs" TargetMode="External"/><Relationship Id="rId468" Type="http://schemas.openxmlformats.org/officeDocument/2006/relationships/hyperlink" Target="https://github.com/settings/copilot/features" TargetMode="External"/><Relationship Id="rId853" Type="http://schemas.openxmlformats.org/officeDocument/2006/relationships/hyperlink" Target="https://github.com/skills/introduction-to-github" TargetMode="External"/><Relationship Id="rId539" Type="http://schemas.openxmlformats.org/officeDocument/2006/relationships/hyperlink" Target="https://github.com/thollander/actions-comment-pull-request" TargetMode="External"/><Relationship Id="rId638" Type="http://schemas.openxmlformats.org/officeDocument/2006/relationships/hyperlink" Target="https://github.com/tmux/tmux/wiki" TargetMode="External"/><Relationship Id="rId609" Type="http://schemas.openxmlformats.org/officeDocument/2006/relationships/hyperlink" Target="https://github.com/ucdavisdatalab" TargetMode="External"/><Relationship Id="rId841" Type="http://schemas.openxmlformats.org/officeDocument/2006/relationships/hyperlink" Target="https://github.com/ucdavisdatalab/research-toolkits" TargetMode="External"/><Relationship Id="rId457" Type="http://schemas.openxmlformats.org/officeDocument/2006/relationships/hyperlink" Target="https://github.com/ucdavisdatalab/sandbox_git" TargetMode="External"/><Relationship Id="rId617" Type="http://schemas.openxmlformats.org/officeDocument/2006/relationships/hyperlink" Target="https://github.com/ucdavisdatalab/workshop_how-to-data-documentation" TargetMode="External"/><Relationship Id="rId856" Type="http://schemas.openxmlformats.org/officeDocument/2006/relationships/hyperlink" Target="https://github.com/ucdavisdatalab/workshop_nlp_with_python" TargetMode="External"/><Relationship Id="rId855" Type="http://schemas.openxmlformats.org/officeDocument/2006/relationships/hyperlink" Target="https://github.com/ucdavisdatalab/workshop_python_basics" TargetMode="External"/><Relationship Id="rId840" Type="http://schemas.openxmlformats.org/officeDocument/2006/relationships/hyperlink" Target="https://github.com/ucdavisdatalab/workshop_r_basics" TargetMode="External"/><Relationship Id="rId45" Type="http://schemas.openxmlformats.org/officeDocument/2006/relationships/hyperlink" Target="https://github.com/ucdavisdatalab/workshop_reproducible_research" TargetMode="External"/><Relationship Id="rId477" Type="http://schemas.openxmlformats.org/officeDocument/2006/relationships/hyperlink" Target="https://gitlab.com/gitlab-org/cli" TargetMode="External"/><Relationship Id="rId481" Type="http://schemas.openxmlformats.org/officeDocument/2006/relationships/hyperlink" Target="https://gitlab.com/gitlab-org/cli#installation" TargetMode="External"/><Relationship Id="rId482" Type="http://schemas.openxmlformats.org/officeDocument/2006/relationships/hyperlink" Target="https://gitlab.com/gitlab-org/cli/-/releases" TargetMode="External"/><Relationship Id="rId291" Type="http://schemas.openxmlformats.org/officeDocument/2006/relationships/hyperlink" Target="https://google.github.io/styleguide/Rguide.html" TargetMode="External"/><Relationship Id="rId296" Type="http://schemas.openxmlformats.org/officeDocument/2006/relationships/hyperlink" Target="https://google.github.io/styleguide/Rguide.html#use-explicit-returns" TargetMode="External"/><Relationship Id="rId891" Type="http://schemas.openxmlformats.org/officeDocument/2006/relationships/hyperlink" Target="https://grants.nih.gov" TargetMode="External"/><Relationship Id="rId872" Type="http://schemas.openxmlformats.org/officeDocument/2006/relationships/hyperlink" Target="https://grantwriting.stanford.edu/resources/funding-train/" TargetMode="External"/><Relationship Id="rId941" Type="http://schemas.openxmlformats.org/officeDocument/2006/relationships/hyperlink" Target="https://happygitwithr.com/" TargetMode="External"/><Relationship Id="rId502" Type="http://schemas.openxmlformats.org/officeDocument/2006/relationships/hyperlink" Target="https://happygitwithr.com/repeated-amend.html" TargetMode="External"/><Relationship Id="rId487" Type="http://schemas.openxmlformats.org/officeDocument/2006/relationships/hyperlink" Target="https://help.github.com/en/github/collaborating-with-issues-and-pull-requests/creating-a-pull-request#creating-the-pull-request" TargetMode="External"/><Relationship Id="rId750" Type="http://schemas.openxmlformats.org/officeDocument/2006/relationships/hyperlink" Target="https://help.openai.com/en/articles/4936850-where-do-i-find-my-openai-api-key" TargetMode="External"/><Relationship Id="rId626" Type="http://schemas.openxmlformats.org/officeDocument/2006/relationships/hyperlink" Target="https://hpc.ucdavis.edu/" TargetMode="External"/><Relationship Id="rId879" Type="http://schemas.openxmlformats.org/officeDocument/2006/relationships/hyperlink" Target="https://jadebc.github.io/lab-manual/" TargetMode="External"/><Relationship Id="rId825" Type="http://schemas.openxmlformats.org/officeDocument/2006/relationships/hyperlink" Target="https://jadebc.github.io/lab-manual/checklists.html" TargetMode="External"/><Relationship Id="rId590" Type="http://schemas.openxmlformats.org/officeDocument/2006/relationships/hyperlink" Target="https://jadebc.github.io/lab-manual/code-publication.html" TargetMode="External"/><Relationship Id="rId55" Type="http://schemas.openxmlformats.org/officeDocument/2006/relationships/hyperlink" Target="https://jadebc.github.io/lab-manual/code-repositories.html" TargetMode="External"/><Relationship Id="rId76" Type="http://schemas.openxmlformats.org/officeDocument/2006/relationships/hyperlink" Target="https://jadebc.github.io/lab-manual/coding-practices.html" TargetMode="External"/><Relationship Id="rId290"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59" Type="http://schemas.openxmlformats.org/officeDocument/2006/relationships/hyperlink" Target="https://jadebc.github.io/lab-manual/data-masking.html" TargetMode="External"/><Relationship Id="rId455"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8" Type="http://schemas.openxmlformats.org/officeDocument/2006/relationships/hyperlink" Target="https://jadebc.github.io/lab-manual/reproducibility.html" TargetMode="External"/><Relationship Id="rId580" Type="http://schemas.openxmlformats.org/officeDocument/2006/relationships/hyperlink" Target="https://jadebc.github.io/lab-manual/reproducible-environments.html" TargetMode="External"/><Relationship Id="rId835" Type="http://schemas.openxmlformats.org/officeDocument/2006/relationships/hyperlink" Target="https://jadebc.github.io/lab-manual/resources.html" TargetMode="External"/><Relationship Id="rId625" Type="http://schemas.openxmlformats.org/officeDocument/2006/relationships/hyperlink" Target="https://jadebc.github.io/lab-manual/slurm.html" TargetMode="External"/><Relationship Id="rId557" Type="http://schemas.openxmlformats.org/officeDocument/2006/relationships/hyperlink" Target="https://jadebc.github.io/lab-manual/unix.html" TargetMode="External"/><Relationship Id="rId353" Type="http://schemas.openxmlformats.org/officeDocument/2006/relationships/hyperlink" Target="https://jadebc.github.io/lab-manual/working-with-big-data.html" TargetMode="External"/><Relationship Id="rId829" Type="http://schemas.openxmlformats.org/officeDocument/2006/relationships/hyperlink" Target="https://journals.lww.com/epidem/Fulltext/2001/05000/The_Value_of_P.2.aspx" TargetMode="External"/><Relationship Id="rId889" Type="http://schemas.openxmlformats.org/officeDocument/2006/relationships/hyperlink" Target="https://journals.plos.org/ploscompbiol/article?id=10.1371/journal.pcbi.1003833" TargetMode="External"/><Relationship Id="rId950" Type="http://schemas.openxmlformats.org/officeDocument/2006/relationships/hyperlink" Target="https://journals.plos.org/plosone/s/authorship" TargetMode="External"/><Relationship Id="rId370" Type="http://schemas.openxmlformats.org/officeDocument/2006/relationships/hyperlink" Target="https://lifecycle.r-lib.org/" TargetMode="External"/><Relationship Id="rId371" Type="http://schemas.openxmlformats.org/officeDocument/2006/relationships/hyperlink" Target="https://lifecycle.r-lib.org/articles/communicate.html" TargetMode="External"/><Relationship Id="rId372" Type="http://schemas.openxmlformats.org/officeDocument/2006/relationships/hyperlink" Target="https://lifecycle.r-lib.org/reference/deprecate_soft.html" TargetMode="External"/><Relationship Id="rId861" Type="http://schemas.openxmlformats.org/officeDocument/2006/relationships/hyperlink" Target="https://link.springer.com/book/10.1007/978-3-030-98175-4" TargetMode="External"/><Relationship Id="rId876" Type="http://schemas.openxmlformats.org/officeDocument/2006/relationships/hyperlink" Target="https://link.springer.com/book/9783031537929" TargetMode="External"/><Relationship Id="rId336" Type="http://schemas.openxmlformats.org/officeDocument/2006/relationships/hyperlink" Target="https://lintr.r-lib.org/" TargetMode="External"/><Relationship Id="rId233" Type="http://schemas.openxmlformats.org/officeDocument/2006/relationships/hyperlink" Target="https://lubridate.tidyverse.org/" TargetMode="External"/><Relationship Id="rId1010" Type="http://schemas.openxmlformats.org/officeDocument/2006/relationships/hyperlink" Target="https://mastering-shiny.org/" TargetMode="External"/><Relationship Id="rId888" Type="http://schemas.openxmlformats.org/officeDocument/2006/relationships/hyperlink" Target="https://medialab.github.io/iwanthue/" TargetMode="External"/><Relationship Id="rId832" Type="http://schemas.openxmlformats.org/officeDocument/2006/relationships/hyperlink" Target="https://medialab.github.io/iwanthue/?utm_source=Nature+Briefing&amp;utm_campaign=2c68711076-briefing-dy-20211006&amp;utm_medium=email&amp;utm_term=0_c9dfd39373-2c68711076-44335685" TargetMode="External"/><Relationship Id="rId575" Type="http://schemas.openxmlformats.org/officeDocument/2006/relationships/hyperlink" Target="https://medium.com/@jeongwhanchoi/install-tmux-on-osx-and-basics-commands-for-beginners-be22520fd95e" TargetMode="External"/><Relationship Id="rId967" Type="http://schemas.openxmlformats.org/officeDocument/2006/relationships/hyperlink" Target="https://mentors.fm/2019/08/13/think-and-write-with-leslie-lamport/" TargetMode="External"/><Relationship Id="rId425" Type="http://schemas.openxmlformats.org/officeDocument/2006/relationships/hyperlink" Target="https://mermaid.live/" TargetMode="External"/><Relationship Id="rId867" Type="http://schemas.openxmlformats.org/officeDocument/2006/relationships/hyperlink" Target="https://mitcommlab.mit.edu/be/2023/09/27/toward-an-evenbetterposter-improving-the-betterposter-template/" TargetMode="External"/><Relationship Id="rId881" Type="http://schemas.openxmlformats.org/officeDocument/2006/relationships/hyperlink" Target="https://myidp.sciencecareers.org/" TargetMode="External"/><Relationship Id="rId803" Type="http://schemas.openxmlformats.org/officeDocument/2006/relationships/hyperlink" Target="https://nodejs.org/" TargetMode="External"/><Relationship Id="rId808" Type="http://schemas.openxmlformats.org/officeDocument/2006/relationships/hyperlink" Target="https://ohmyz.sh/" TargetMode="External"/><Relationship Id="rId969" Type="http://schemas.openxmlformats.org/officeDocument/2006/relationships/hyperlink" Target="https://openreview.net/forum?id=BZ5a1r-kVsf" TargetMode="External"/><Relationship Id="rId978" Type="http://schemas.openxmlformats.org/officeDocument/2006/relationships/hyperlink" Target="https://osf.io/" TargetMode="External"/><Relationship Id="rId43" Type="http://schemas.openxmlformats.org/officeDocument/2006/relationships/hyperlink" Target="https://osf.io/tgbxr/" TargetMode="External"/><Relationship Id="rId81" Type="http://schemas.openxmlformats.org/officeDocument/2006/relationships/hyperlink" Target="https://pkgdown.r-lib.org/" TargetMode="External"/><Relationship Id="rId748" Type="http://schemas.openxmlformats.org/officeDocument/2006/relationships/hyperlink" Target="https://platform.openai.com/api-keys" TargetMode="External"/><Relationship Id="rId964" Type="http://schemas.openxmlformats.org/officeDocument/2006/relationships/hyperlink" Target="https://plos.org/resource/how-to-store-and-manage-your-data/" TargetMode="External"/><Relationship Id="rId749" Type="http://schemas.openxmlformats.org/officeDocument/2006/relationships/hyperlink" Target="https://positron.posit.co/assistant-getting-started.html" TargetMode="External"/><Relationship Id="rId616" Type="http://schemas.openxmlformats.org/officeDocument/2006/relationships/hyperlink" Target="https://proctor-ucsf.github.io/dcc-handbook/datawrangling.html#documenting-datasets" TargetMode="External"/><Relationship Id="rId118" Type="http://schemas.openxmlformats.org/officeDocument/2006/relationships/hyperlink" Target="https://profvis.r-lib.org/" TargetMode="External"/><Relationship Id="rId132" Type="http://schemas.openxmlformats.org/officeDocument/2006/relationships/hyperlink" Target="https://purrr.tidyverse.org/" TargetMode="External"/><Relationship Id="rId378" Type="http://schemas.openxmlformats.org/officeDocument/2006/relationships/hyperlink" Target="https://quarto.org/" TargetMode="External"/><Relationship Id="rId416" Type="http://schemas.openxmlformats.org/officeDocument/2006/relationships/hyperlink" Target="https://quarto.org/docs/authoring/cross-references.html" TargetMode="External"/><Relationship Id="rId435" Type="http://schemas.openxmlformats.org/officeDocument/2006/relationships/hyperlink" Target="https://quarto.org/docs/authoring/diagrams.html" TargetMode="External"/><Relationship Id="rId418" Type="http://schemas.openxmlformats.org/officeDocument/2006/relationships/hyperlink" Target="https://quarto.org/docs/authoring/includes.html" TargetMode="External"/><Relationship Id="rId403" Type="http://schemas.openxmlformats.org/officeDocument/2006/relationships/hyperlink" Target="https://quarto.org/docs/books/" TargetMode="External"/><Relationship Id="rId381" Type="http://schemas.openxmlformats.org/officeDocument/2006/relationships/hyperlink" Target="https://quarto.org/docs/get-started/" TargetMode="External"/><Relationship Id="rId382" Type="http://schemas.openxmlformats.org/officeDocument/2006/relationships/hyperlink" Target="https://quarto.org/docs/guide/" TargetMode="External"/><Relationship Id="rId83" Type="http://schemas.openxmlformats.org/officeDocument/2006/relationships/hyperlink" Target="https://quarto.org/docs/output-formats/html-multi-format.html" TargetMode="External"/><Relationship Id="rId412" Type="http://schemas.openxmlformats.org/officeDocument/2006/relationships/hyperlink" Target="https://quarto.org/docs/projects/profiles.html" TargetMode="External"/><Relationship Id="rId404" Type="http://schemas.openxmlformats.org/officeDocument/2006/relationships/hyperlink" Target="https://quarto.org/docs/publishing/" TargetMode="External"/><Relationship Id="rId439" Type="http://schemas.openxmlformats.org/officeDocument/2006/relationships/hyperlink" Target="https://quarto.org/docs/troubleshooting/" TargetMode="External"/><Relationship Id="rId206" Type="http://schemas.openxmlformats.org/officeDocument/2006/relationships/hyperlink" Target="https://r-box.github.io/boxr/articles/boxr-app-interactive.html#create" TargetMode="External"/><Relationship Id="rId1015" Type="http://schemas.openxmlformats.org/officeDocument/2006/relationships/hyperlink" Target="https://r-pkgs.org/" TargetMode="External"/><Relationship Id="rId313" Type="http://schemas.openxmlformats.org/officeDocument/2006/relationships/hyperlink" Target="https://r-pkgs.org/code.html#sec-code-r-landscape" TargetMode="External"/><Relationship Id="rId144" Type="http://schemas.openxmlformats.org/officeDocument/2006/relationships/hyperlink" Target="https://r-pkgs.org/lifecycle.html#sec-lifecycle-version-number" TargetMode="External"/><Relationship Id="rId162" Type="http://schemas.openxmlformats.org/officeDocument/2006/relationships/hyperlink" Target="https://r-pkgs.org/man.html" TargetMode="External"/><Relationship Id="rId146" Type="http://schemas.openxmlformats.org/officeDocument/2006/relationships/hyperlink" Target="https://r-pkgs.org/other-markdown.html#sec-news" TargetMode="External"/><Relationship Id="rId552" Type="http://schemas.openxmlformats.org/officeDocument/2006/relationships/hyperlink" Target="https://r-pkgs.org/software-development-practices.html#sec-sw-dev-practices-ci" TargetMode="External"/><Relationship Id="rId1017" Type="http://schemas.openxmlformats.org/officeDocument/2006/relationships/hyperlink" Target="https://r4ds.hadley.nz/" TargetMode="External"/><Relationship Id="rId383" Type="http://schemas.openxmlformats.org/officeDocument/2006/relationships/hyperlink" Target="https://r4ds.hadley.nz/quarto.html" TargetMode="External"/><Relationship Id="rId281" Type="http://schemas.openxmlformats.org/officeDocument/2006/relationships/hyperlink" Target="https://r4ds.hadley.nz/workflow-help.html#making-a-reprex" TargetMode="External"/><Relationship Id="rId223" Type="http://schemas.openxmlformats.org/officeDocument/2006/relationships/hyperlink" Target="https://readr.tidyverse.org/" TargetMode="External"/><Relationship Id="rId280"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618" Type="http://schemas.openxmlformats.org/officeDocument/2006/relationships/hyperlink" Target="https://researchdata.princeton.edu/research-lifecycle-guide/publishing-and-preservation/dois" TargetMode="External"/><Relationship Id="rId148" Type="http://schemas.openxmlformats.org/officeDocument/2006/relationships/hyperlink" Target="https://rmarkdown.rstudio.com/" TargetMode="External"/><Relationship Id="rId95" Type="http://schemas.openxmlformats.org/officeDocument/2006/relationships/hyperlink" Target="https://roxygen2.r-lib.org/" TargetMode="External"/><Relationship Id="rId161" Type="http://schemas.openxmlformats.org/officeDocument/2006/relationships/hyperlink" Target="https://roxygen2.r-lib.org/articles/rd.html" TargetMode="External"/><Relationship Id="rId158" Type="http://schemas.openxmlformats.org/officeDocument/2006/relationships/hyperlink" Target="https://roxygen2.r-lib.org/articles/rd.html#inheriting-documentation" TargetMode="External"/><Relationship Id="rId583" Type="http://schemas.openxmlformats.org/officeDocument/2006/relationships/hyperlink" Target="https://rstudio.github.io/renv/" TargetMode="External"/><Relationship Id="rId212" Type="http://schemas.openxmlformats.org/officeDocument/2006/relationships/hyperlink" Target="https://rviews.rstudio.com/2017/06/08/what-is-the-tidyverse/" TargetMode="External"/><Relationship Id="rId846" Type="http://schemas.openxmlformats.org/officeDocument/2006/relationships/hyperlink" Target="https://s3.amazonaws.com/assets.datacamp.com/blog_assets/datatable_Cheat_Sheet_R.pdf" TargetMode="External"/><Relationship Id="rId932" Type="http://schemas.openxmlformats.org/officeDocument/2006/relationships/hyperlink" Target="https://search.library.ucdavis.edu/permalink/01UCD_INST/9fle3i/alma990000226350403126" TargetMode="External"/><Relationship Id="rId305" Type="http://schemas.openxmlformats.org/officeDocument/2006/relationships/hyperlink" Target="https://sembr.org/" TargetMode="External"/><Relationship Id="rId463"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981" Type="http://schemas.openxmlformats.org/officeDocument/2006/relationships/hyperlink" Target="https://sethrobertson.github.io/GitFixUm/fixup.html" TargetMode="External"/><Relationship Id="rId987" Type="http://schemas.openxmlformats.org/officeDocument/2006/relationships/hyperlink" Target="https://slurm.schedmd.com/salloc.html" TargetMode="External"/><Relationship Id="rId989" Type="http://schemas.openxmlformats.org/officeDocument/2006/relationships/hyperlink" Target="https://slurm.schedmd.com/sattach.html" TargetMode="External"/><Relationship Id="rId991" Type="http://schemas.openxmlformats.org/officeDocument/2006/relationships/hyperlink" Target="https://slurm.schedmd.com/sbatch.html" TargetMode="External"/><Relationship Id="rId993" Type="http://schemas.openxmlformats.org/officeDocument/2006/relationships/hyperlink" Target="https://slurm.schedmd.com/squeue.html" TargetMode="External"/><Relationship Id="rId995" Type="http://schemas.openxmlformats.org/officeDocument/2006/relationships/hyperlink" Target="https://slurm.schedmd.com/srun.html" TargetMode="External"/><Relationship Id="rId196" Type="http://schemas.openxmlformats.org/officeDocument/2006/relationships/hyperlink" Target="https://softwareengineering.stackexchange.com/questions/133404/what-is-the-ideal-length-of-a-method-for-you" TargetMode="External"/><Relationship Id="rId456" Type="http://schemas.openxmlformats.org/officeDocument/2006/relationships/hyperlink" Target="https://sp19.datastructur.es/materials/guides/using-git#b-local-repositories-narrative-introduction" TargetMode="External"/><Relationship Id="rId485" Type="http://schemas.openxmlformats.org/officeDocument/2006/relationships/hyperlink" Target="https://sp19.datastructur.es/materials/guides/using-git#e-git-branching-advanced-git-optional" TargetMode="External"/><Relationship Id="rId176" Type="http://schemas.openxmlformats.org/officeDocument/2006/relationships/hyperlink" Target="https://spin.atomicobject.com/2017/11/01/good-variable-names/" TargetMode="External"/><Relationship Id="rId354" Type="http://schemas.openxmlformats.org/officeDocument/2006/relationships/hyperlink" Target="https://stackoverflow.com/questions/21435339/data-table-vs-dplyr-can-one-do-something-well-the-other-cant-or-does-poorly/27840349#27840349" TargetMode="External"/><Relationship Id="rId243" Type="http://schemas.openxmlformats.org/officeDocument/2006/relationships/hyperlink" Target="https://stackoverflow.com/questions/28125816/r-standard-evaluation-for-join-dplyr" TargetMode="External"/><Relationship Id="rId195" Type="http://schemas.openxmlformats.org/officeDocument/2006/relationships/hyperlink" Target="https://stackoverflow.com/questions/475675/when-is-a-function-too-long" TargetMode="External"/><Relationship Id="rId229" Type="http://schemas.openxmlformats.org/officeDocument/2006/relationships/hyperlink" Target="https://stringr.tidyverse.org/" TargetMode="External"/><Relationship Id="rId730" Type="http://schemas.openxmlformats.org/officeDocument/2006/relationships/hyperlink" Target="https://studentaffairs.ucdavis.edu/news/responsible-use-artificial-intelligence-ai" TargetMode="External"/><Relationship Id="rId292" Type="http://schemas.openxmlformats.org/officeDocument/2006/relationships/hyperlink" Target="https://style.tidyverse.org/" TargetMode="External"/><Relationship Id="rId324" Type="http://schemas.openxmlformats.org/officeDocument/2006/relationships/hyperlink" Target="https://styler.r-lib.org/" TargetMode="External"/><Relationship Id="rId171" Type="http://schemas.openxmlformats.org/officeDocument/2006/relationships/hyperlink" Target="https://support.posit.co/hc/en-us/articles/200484568-Code-Folding-and-Sections" TargetMode="External"/><Relationship Id="rId236" Type="http://schemas.openxmlformats.org/officeDocument/2006/relationships/hyperlink" Target="https://tavareshugo.github.io/data_carpentry_extras/base-r_tidyverse_equivalents/base-r_tidyverse_equivalents.html" TargetMode="External"/><Relationship Id="rId870" Type="http://schemas.openxmlformats.org/officeDocument/2006/relationships/hyperlink" Target="https://teampublichealth.substack.com/" TargetMode="External"/><Relationship Id="rId96" Type="http://schemas.openxmlformats.org/officeDocument/2006/relationships/hyperlink" Target="https://testthat.r-lib.org/" TargetMode="External"/><Relationship Id="rId286" Type="http://schemas.openxmlformats.org/officeDocument/2006/relationships/hyperlink" Target="https://thinkr-open.github.io/gitdown/" TargetMode="External"/><Relationship Id="rId227" Type="http://schemas.openxmlformats.org/officeDocument/2006/relationships/hyperlink" Target="https://tibble.tidyverse.org/" TargetMode="External"/><Relationship Id="rId220" Type="http://schemas.openxmlformats.org/officeDocument/2006/relationships/hyperlink" Target="https://tidyr.tidyverse.org/" TargetMode="External"/><Relationship Id="rId368" Type="http://schemas.openxmlformats.org/officeDocument/2006/relationships/hyperlink" Target="https://tidyselect.r-lib.org/" TargetMode="External"/><Relationship Id="rId325" Type="http://schemas.openxmlformats.org/officeDocument/2006/relationships/hyperlink" Target="https://tidyverse.org/blog/2017/12/styler-1.0.0/" TargetMode="External"/><Relationship Id="rId506" Type="http://schemas.openxmlformats.org/officeDocument/2006/relationships/hyperlink" Target="https://tidyverse.org/blog/2017/12/workflow-vs-script/" TargetMode="External"/><Relationship Id="rId837" Type="http://schemas.openxmlformats.org/officeDocument/2006/relationships/hyperlink" Target="https://ucb-epi-r.github.io" TargetMode="External"/><Relationship Id="rId1022" Type="http://schemas.openxmlformats.org/officeDocument/2006/relationships/hyperlink" Target="https://ucd-serg.github.io/lab-manual/appendix-copilot-instructions.html" TargetMode="External"/><Relationship Id="rId1024" Type="http://schemas.openxmlformats.org/officeDocument/2006/relationships/hyperlink" Target="https://ucd-serg.github.io/lab-manual/appendix-copilot-setup-steps.html" TargetMode="External"/><Relationship Id="rId592" Type="http://schemas.openxmlformats.org/officeDocument/2006/relationships/hyperlink" Target="https://ucd-serg.github.io/lab-manual/coding-practices.html#file-headers" TargetMode="External"/><Relationship Id="rId595" Type="http://schemas.openxmlformats.org/officeDocument/2006/relationships/hyperlink" Target="https://ucd-serg.github.io/lab-manual/coding-practices.html#function-documentation" TargetMode="External"/><Relationship Id="rId827" Type="http://schemas.openxmlformats.org/officeDocument/2006/relationships/hyperlink" Target="https://ucd-serg.github.io/lab-manual/coding-style.html" TargetMode="External"/><Relationship Id="rId598" Type="http://schemas.openxmlformats.org/officeDocument/2006/relationships/hyperlink" Target="https://ucd-serg.github.io/lab-manual/unix.html#example-code-for-runfilesavelogs" TargetMode="External"/><Relationship Id="rId842" Type="http://schemas.openxmlformats.org/officeDocument/2006/relationships/hyperlink" Target="https://ucdavisdatalab.github.io/install_guides/" TargetMode="External"/><Relationship Id="rId839"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858" Type="http://schemas.openxmlformats.org/officeDocument/2006/relationships/hyperlink" Target="https://ucjug.github.io/workshop_julia_basics/" TargetMode="External"/><Relationship Id="rId605"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93" Type="http://schemas.openxmlformats.org/officeDocument/2006/relationships/hyperlink" Target="https://usethis.r-lib.org/" TargetMode="External"/><Relationship Id="rId778" Type="http://schemas.openxmlformats.org/officeDocument/2006/relationships/hyperlink" Target="https://www.anthropic.com/claude-code" TargetMode="External"/><Relationship Id="rId917" Type="http://schemas.openxmlformats.org/officeDocument/2006/relationships/hyperlink" Target="https://www.biorxiv.org/" TargetMode="External"/><Relationship Id="rId242" Type="http://schemas.openxmlformats.org/officeDocument/2006/relationships/hyperlink" Target="https://www.brodrigues.co/blog/2016-07-18-data-frame-columns-as-arguments-to-dplyr-functions/" TargetMode="External"/><Relationship Id="rId649" Type="http://schemas.openxmlformats.org/officeDocument/2006/relationships/hyperlink" Target="https://www.chriswrites.com/how-to-change-file-permissions-using-the-terminal/" TargetMode="External"/><Relationship Id="rId922" Type="http://schemas.openxmlformats.org/officeDocument/2006/relationships/hyperlink" Target="https://www.danieldsjoberg.com/gtsummary/" TargetMode="External"/><Relationship Id="rId919" Type="http://schemas.openxmlformats.org/officeDocument/2006/relationships/hyperlink" Target="https://www.equator-network.org/" TargetMode="External"/><Relationship Id="rId511" Type="http://schemas.openxmlformats.org/officeDocument/2006/relationships/hyperlink" Target="https://www.git-scm.com/docs/gitignore#_pattern_format" TargetMode="External"/><Relationship Id="rId534" Type="http://schemas.openxmlformats.org/officeDocument/2006/relationships/hyperlink" Target="https://www.githubstatus.com/" TargetMode="External"/><Relationship Id="rId875" Type="http://schemas.openxmlformats.org/officeDocument/2006/relationships/hyperlink" Target="https://www.globalcodeofconduct.org/" TargetMode="External"/><Relationship Id="rId639" Type="http://schemas.openxmlformats.org/officeDocument/2006/relationships/hyperlink" Target="https://www.gnu.org/software/screen/" TargetMode="External"/><Relationship Id="rId571" Type="http://schemas.openxmlformats.org/officeDocument/2006/relationships/hyperlink" Target="https://www.howtogeek.com/118594/how-to-edit-your-system-path-for-easy-command-line-access/" TargetMode="External"/><Relationship Id="rId916" Type="http://schemas.openxmlformats.org/officeDocument/2006/relationships/hyperlink" Target="https://www.medrxiv.org/" TargetMode="External"/><Relationship Id="rId801" Type="http://schemas.openxmlformats.org/officeDocument/2006/relationships/hyperlink" Target="https://www.msys2.org/" TargetMode="External"/><Relationship Id="rId884" Type="http://schemas.openxmlformats.org/officeDocument/2006/relationships/hyperlink" Target="https://www.nature.com/articles/d41586-021-03603-2" TargetMode="External"/><Relationship Id="rId873" Type="http://schemas.openxmlformats.org/officeDocument/2006/relationships/hyperlink" Target="https://www.niaid.nih.gov/grants-contracts/write-grant-application" TargetMode="External"/><Relationship Id="rId678" Type="http://schemas.openxmlformats.org/officeDocument/2006/relationships/hyperlink" Target="https://www.nytimes.com/2023/07/13/opinion/ai-chatgpt-consciousness-hofstadter.html" TargetMode="External"/><Relationship Id="rId322" Type="http://schemas.openxmlformats.org/officeDocument/2006/relationships/hyperlink" Target="https://www.r-bloggers.com/align-assign-rstudio-addin-to-align-assignment-operators/" TargetMode="External"/><Relationship Id="rId245" Type="http://schemas.openxmlformats.org/officeDocument/2006/relationships/hyperlink" Target="https://www.rdocumentation.org/packages/feather/versions/0.3.3" TargetMode="External"/><Relationship Id="rId326" Type="http://schemas.openxmlformats.org/officeDocument/2006/relationships/hyperlink" Target="https://www.rdocumentation.org/packages/styler/versions/1.1.0/topics/style_dir" TargetMode="External"/><Relationship Id="rId193" Type="http://schemas.openxmlformats.org/officeDocument/2006/relationships/hyperlink" Target="https://www.reddit.com/r/learnprogramming/comments/47avb5/one_long_function_2001000_lines_of_codes_or_one/" TargetMode="External"/><Relationship Id="rId844" Type="http://schemas.openxmlformats.org/officeDocument/2006/relationships/hyperlink" Target="https://www.rstudio.com/wp-content/uploads/2015/02/data-wrangling-cheatsheet.pdf" TargetMode="External"/><Relationship Id="rId847" Type="http://schemas.openxmlformats.org/officeDocument/2006/relationships/hyperlink" Target="https://www.rstudio.com/wp-content/uploads/2015/02/rmarkdown-cheatsheet.pdf" TargetMode="External"/><Relationship Id="rId845" Type="http://schemas.openxmlformats.org/officeDocument/2006/relationships/hyperlink" Target="https://www.rstudio.com/wp-content/uploads/2015/03/ggplot2-cheatsheet.pdf" TargetMode="External"/><Relationship Id="rId865" Type="http://schemas.openxmlformats.org/officeDocument/2006/relationships/hyperlink" Target="https://www.sciencedirect.com/science/article/pii/S1471491423000928" TargetMode="External"/><Relationship Id="rId194" Type="http://schemas.openxmlformats.org/officeDocument/2006/relationships/hyperlink" Target="https://www.sololearn.com/en/Discuss/1278705/optimal-number-of-lines-of-code-of-functions" TargetMode="External"/><Relationship Id="rId215" Type="http://schemas.openxmlformats.org/officeDocument/2006/relationships/hyperlink" Target="https://www.tidyverse.org/" TargetMode="External"/><Relationship Id="rId369" Type="http://schemas.openxmlformats.org/officeDocument/2006/relationships/hyperlink" Target="https://www.tidyverse.org/blog/2022/10/tidyselect-1-2-0/" TargetMode="External"/><Relationship Id="rId882" Type="http://schemas.openxmlformats.org/officeDocument/2006/relationships/hyperlink" Target="https://www.training.nih.gov/career-services/" TargetMode="External"/><Relationship Id="rId885" Type="http://schemas.openxmlformats.org/officeDocument/2006/relationships/hyperlink" Target="https://www.youtube.com/watch?v=1RwJbhkCA58" TargetMode="External"/><Relationship Id="rId866" Type="http://schemas.openxmlformats.org/officeDocument/2006/relationships/hyperlink" Target="https://www.youtube.com/watch?v=1RwJbhkCA58&amp;t=1171s" TargetMode="External"/><Relationship Id="rId957" Type="http://schemas.openxmlformats.org/officeDocument/2006/relationships/hyperlink" Target="https://www.youtube.com/watch?v=B1BdQcJ2ZYY" TargetMode="External"/><Relationship Id="rId47" Type="http://schemas.openxmlformats.org/officeDocument/2006/relationships/hyperlink" Target="https://www.youtube.com/watch?v=WoYkY9MkbRE" TargetMode="External"/><Relationship Id="rId240" Type="http://schemas.openxmlformats.org/officeDocument/2006/relationships/hyperlink" Target="https://www.youtube.com/watch?v=nERXS3ssntw" TargetMode="External"/><Relationship Id="rId863" Type="http://schemas.openxmlformats.org/officeDocument/2006/relationships/hyperlink" Target="https://x.com/acagamic/status/1680381737816424450" TargetMode="External"/><Relationship Id="rId52"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627" Type="http://schemas.openxmlformats.org/officeDocument/2006/relationships/hyperlink" Target="assets/files/PHS_Shared_Compute_Environments.pdf" TargetMode="External"/><Relationship Id="rId41" Type="http://schemas.openxmlformats.org/officeDocument/2006/relationships/hyperlink" Target="clinicaltrials.gov" TargetMode="External"/><Relationship Id="rId51" Type="http://schemas.openxmlformats.org/officeDocument/2006/relationships/hyperlink" Target="github.com" TargetMode="External"/><Relationship Id="rId849" Type="http://schemas.openxmlformats.org/officeDocument/2006/relationships/hyperlink" Target="http://adv-r.had.co.nz/Style.html" TargetMode="External"/><Relationship Id="rId887" Type="http://schemas.openxmlformats.org/officeDocument/2006/relationships/hyperlink" Target="http://colorbrewer2.org/" TargetMode="External"/><Relationship Id="rId948" Type="http://schemas.openxmlformats.org/officeDocument/2006/relationships/hyperlink" Target="http://creativecommons.org/licenses/by-nc/4.0/" TargetMode="External"/><Relationship Id="rId329" Type="http://schemas.openxmlformats.org/officeDocument/2006/relationships/hyperlink" Target="http://styler.r-lib.org/articles/customizing_styler.html" TargetMode="External"/><Relationship Id="rId831"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525" Type="http://schemas.openxmlformats.org/officeDocument/2006/relationships/hyperlink" Target="https://about.codecov.io" TargetMode="External"/><Relationship Id="rId241" Type="http://schemas.openxmlformats.org/officeDocument/2006/relationships/hyperlink" Target="https://adv-r.hadley.nz/evaluation.html" TargetMode="External"/><Relationship Id="rId116" Type="http://schemas.openxmlformats.org/officeDocument/2006/relationships/hyperlink" Target="https://adv-r.hadley.nz/perf-improve.html" TargetMode="External"/><Relationship Id="rId115" Type="http://schemas.openxmlformats.org/officeDocument/2006/relationships/hyperlink" Target="https://adv-r.hadley.nz/perf-measure.html" TargetMode="External"/><Relationship Id="rId770" Type="http://schemas.openxmlformats.org/officeDocument/2006/relationships/hyperlink" Target="https://agentskills.io/home" TargetMode="External"/><Relationship Id="rId771" Type="http://schemas.openxmlformats.org/officeDocument/2006/relationships/hyperlink" Target="https://agentskills.io/specification" TargetMode="External"/><Relationship Id="rId82" Type="http://schemas.openxmlformats.org/officeDocument/2006/relationships/hyperlink" Target="https://altdoc.etiennebacher.com/" TargetMode="External"/><Relationship Id="rId117" Type="http://schemas.openxmlformats.org/officeDocument/2006/relationships/hyperlink" Target="https://bench.r-lib.org/" TargetMode="External"/><Relationship Id="rId246" Type="http://schemas.openxmlformats.org/officeDocument/2006/relationships/hyperlink" Target="https://blog.rstudio.com/2016/03/29/feather/" TargetMode="External"/><Relationship Id="rId169" Type="http://schemas.openxmlformats.org/officeDocument/2006/relationships/hyperlink" Target="https://blog.rstudio.com/2020/12/02/rstudio-v1-4-preview-little-things/" TargetMode="External"/><Relationship Id="rId744" Type="http://schemas.openxmlformats.org/officeDocument/2006/relationships/hyperlink" Target="https://chatgpt.com/codex/" TargetMode="External"/><Relationship Id="rId779" Type="http://schemas.openxmlformats.org/officeDocument/2006/relationships/hyperlink" Target="https://claude.ai/code" TargetMode="External"/><Relationship Id="rId476" Type="http://schemas.openxmlformats.org/officeDocument/2006/relationships/hyperlink" Target="https://cli.github.com/" TargetMode="External"/><Relationship Id="rId311" Type="http://schemas.openxmlformats.org/officeDocument/2006/relationships/hyperlink" Target="https://cli.r-lib.org/" TargetMode="External"/><Relationship Id="rId34" Type="http://schemas.openxmlformats.org/officeDocument/2006/relationships/hyperlink" Target="https://code-review.tidyverse.org/" TargetMode="External"/><Relationship Id="rId782" Type="http://schemas.openxmlformats.org/officeDocument/2006/relationships/hyperlink" Target="https://code.claude.com/docs/en/claude-code-on-the-web" TargetMode="External"/><Relationship Id="rId783" Type="http://schemas.openxmlformats.org/officeDocument/2006/relationships/hyperlink" Target="https://code.claude.com/docs/en/commands" TargetMode="External"/><Relationship Id="rId806" Type="http://schemas.openxmlformats.org/officeDocument/2006/relationships/hyperlink" Target="https://code.claude.com/docs/en/setup" TargetMode="External"/><Relationship Id="rId924" Type="http://schemas.openxmlformats.org/officeDocument/2006/relationships/hyperlink" Target="https://cran.r-project.org/package=flexlsx" TargetMode="External"/><Relationship Id="rId337" Type="http://schemas.openxmlformats.org/officeDocument/2006/relationships/hyperlink" Target="https://cran.r-project.org/web/packages/lintr/readme/README.html#available-linters" TargetMode="External"/><Relationship Id="rId340"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908" Type="http://schemas.openxmlformats.org/officeDocument/2006/relationships/hyperlink" Target="https://d-morrison.github.io/psw/" TargetMode="External"/><Relationship Id="rId408" Type="http://schemas.openxmlformats.org/officeDocument/2006/relationships/hyperlink" Target="https://d-morrison.github.io/rme/" TargetMode="External"/><Relationship Id="rId952" Type="http://schemas.openxmlformats.org/officeDocument/2006/relationships/hyperlink" Target="https://datadryad.org/" TargetMode="External"/><Relationship Id="rId923" Type="http://schemas.openxmlformats.org/officeDocument/2006/relationships/hyperlink" Target="https://davidgohel.github.io/flextable/" TargetMode="External"/><Relationship Id="rId1013" Type="http://schemas.openxmlformats.org/officeDocument/2006/relationships/hyperlink" Target="https://design.tidyverse.org/" TargetMode="External"/><Relationship Id="rId293" Type="http://schemas.openxmlformats.org/officeDocument/2006/relationships/hyperlink" Target="https://design.tidyverse.org/important-args-first.html" TargetMode="External"/><Relationship Id="rId960" Type="http://schemas.openxmlformats.org/officeDocument/2006/relationships/hyperlink" Target="https://desktop.github.com/" TargetMode="External"/><Relationship Id="rId751" Type="http://schemas.openxmlformats.org/officeDocument/2006/relationships/hyperlink" Target="https://developers.openai.com/api/docs/quickstart" TargetMode="External"/><Relationship Id="rId745" Type="http://schemas.openxmlformats.org/officeDocument/2006/relationships/hyperlink" Target="https://developers.openai.com/codex/quickstart" TargetMode="External"/><Relationship Id="rId94" Type="http://schemas.openxmlformats.org/officeDocument/2006/relationships/hyperlink" Target="https://devtools.r-lib.org/" TargetMode="External"/><Relationship Id="rId553" Type="http://schemas.openxmlformats.org/officeDocument/2006/relationships/hyperlink" Target="https://docs.github.com/en/actions" TargetMode="External"/><Relationship Id="rId709" Type="http://schemas.openxmlformats.org/officeDocument/2006/relationships/hyperlink" Target="https://docs.github.com/en/copilot/how-tos/use-copilot-agents/coding-agent" TargetMode="External"/><Relationship Id="rId761" Type="http://schemas.openxmlformats.org/officeDocument/2006/relationships/hyperlink" Target="https://docs.github.com/en/copilot/how-tos/use-copilot-agents/coding-agent/customize-the-agent-environment" TargetMode="External"/><Relationship Id="rId788" Type="http://schemas.openxmlformats.org/officeDocument/2006/relationships/hyperlink" Target="https://docs.github.com/en/copilot/how-tos/use-copilot-agents/coding-agent/customize-the-agent-environment#preinstalling-tools-or-dependencies-in-copilots-environment" TargetMode="External"/><Relationship Id="rId736" Type="http://schemas.openxmlformats.org/officeDocument/2006/relationships/hyperlink" Target="https://docs.github.com/en/copilot/how-tos/use-copilot-agents/coding-agent/customize-the-agent-firewall" TargetMode="External"/><Relationship Id="rId734" Type="http://schemas.openxmlformats.org/officeDocument/2006/relationships/hyperlink" Target="https://docs.github.com/en/copilot/reference/copilot-allowlist-reference" TargetMode="External"/><Relationship Id="rId602" Type="http://schemas.openxmlformats.org/officeDocument/2006/relationships/hyperlink" Target="https://docs.github.com/en/enterprise/2.13/user/articles/creating-releases" TargetMode="External"/><Relationship Id="rId517" Type="http://schemas.openxmlformats.org/officeDocument/2006/relationships/hyperlink" Target="https://docs.github.com/en/repositories/working-with-files/managing-files/customizing-how-changed-files-appear-on-github" TargetMode="External"/><Relationship Id="rId57" Type="http://schemas.openxmlformats.org/officeDocument/2006/relationships/hyperlink" Target="https://docs.gitlab.com/user/group/custom_project_templates/" TargetMode="External"/><Relationship Id="rId869" Type="http://schemas.openxmlformats.org/officeDocument/2006/relationships/hyperlink" Target="https://docs.google.com/document/d/1ckgRCcr7FFPyymyMA6Y_-cB_vftOyrrxT28c6gRg0PI/edit" TargetMode="External"/><Relationship Id="rId972" Type="http://schemas.openxmlformats.org/officeDocument/2006/relationships/hyperlink" Target="https://doi.org/10.1038/467775a" TargetMode="External"/><Relationship Id="rId976" Type="http://schemas.openxmlformats.org/officeDocument/2006/relationships/hyperlink" Target="https://doi.org/10.1038/526182a" TargetMode="External"/><Relationship Id="rId997" Type="http://schemas.openxmlformats.org/officeDocument/2006/relationships/hyperlink" Target="https://doi.org/10.1038/d41586-019-00067-3" TargetMode="External"/><Relationship Id="rId934" Type="http://schemas.openxmlformats.org/officeDocument/2006/relationships/hyperlink" Target="https://doi.org/10.1038/d41586-019-01431-z" TargetMode="External"/><Relationship Id="rId985" Type="http://schemas.openxmlformats.org/officeDocument/2006/relationships/hyperlink" Target="https://doi.org/10.1038/d41586-019-02918-5" TargetMode="External"/><Relationship Id="rId1004" Type="http://schemas.openxmlformats.org/officeDocument/2006/relationships/hyperlink" Target="https://doi.org/10.1038/d41586-021-03603-2" TargetMode="External"/><Relationship Id="rId946" Type="http://schemas.openxmlformats.org/officeDocument/2006/relationships/hyperlink" Target="https://doi.org/10.1038/s41467-020-19160-7" TargetMode="External"/><Relationship Id="rId974" Type="http://schemas.openxmlformats.org/officeDocument/2006/relationships/hyperlink" Target="https://doi.org/10.1038/s41562-016-0021" TargetMode="External"/><Relationship Id="rId955" Type="http://schemas.openxmlformats.org/officeDocument/2006/relationships/hyperlink" Target="https://doi.org/10.1201/9781003029878" TargetMode="External"/><Relationship Id="rId1008" Type="http://schemas.openxmlformats.org/officeDocument/2006/relationships/hyperlink" Target="https://doi.org/10.1201/9781351201315" TargetMode="External"/><Relationship Id="rId983" Type="http://schemas.openxmlformats.org/officeDocument/2006/relationships/hyperlink" Target="https://doi.org/10.1371/journal.pcbi.1003833" TargetMode="External"/><Relationship Id="rId930" Type="http://schemas.openxmlformats.org/officeDocument/2006/relationships/hyperlink" Target="https://doi.org/10.1371/journal.pgph.0002269" TargetMode="External"/><Relationship Id="rId218" Type="http://schemas.openxmlformats.org/officeDocument/2006/relationships/hyperlink" Target="https://dplyr.tidyverse.org/" TargetMode="External"/><Relationship Id="rId239" Type="http://schemas.openxmlformats.org/officeDocument/2006/relationships/hyperlink" Target="https://dplyr.tidyverse.org/articles/in-packages.html" TargetMode="External"/><Relationship Id="rId238" Type="http://schemas.openxmlformats.org/officeDocument/2006/relationships/hyperlink" Target="https://dplyr.tidyverse.org/articles/programming.html" TargetMode="External"/><Relationship Id="rId213" Type="http://schemas.openxmlformats.org/officeDocument/2006/relationships/hyperlink" Target="https://dtplyr.tidyverse.org/" TargetMode="External"/><Relationship Id="rId549" Type="http://schemas.openxmlformats.org/officeDocument/2006/relationships/hyperlink" Target="https://eddelbuettel.github.io/r2u/" TargetMode="External"/><Relationship Id="rId459" Type="http://schemas.openxmlformats.org/officeDocument/2006/relationships/hyperlink" Target="https://education.github.com/" TargetMode="External"/><Relationship Id="rId460" Type="http://schemas.openxmlformats.org/officeDocument/2006/relationships/hyperlink" Target="https://education.github.com/pack" TargetMode="External"/><Relationship Id="rId461" Type="http://schemas.openxmlformats.org/officeDocument/2006/relationships/hyperlink" Target="https://education.github.com/teachers" TargetMode="External"/><Relationship Id="rId157" Type="http://schemas.openxmlformats.org/officeDocument/2006/relationships/hyperlink" Target="https://ellipsis.r-lib.org/" TargetMode="External"/><Relationship Id="rId928" Type="http://schemas.openxmlformats.org/officeDocument/2006/relationships/hyperlink" Target="https://en.wikipedia.org/wiki/2001:_A_Space_Odyssey_(film)" TargetMode="External"/><Relationship Id="rId654" Type="http://schemas.openxmlformats.org/officeDocument/2006/relationships/hyperlink" Target="https://en.wikipedia.org/wiki/AI-assisted_software_development" TargetMode="External"/><Relationship Id="rId671" Type="http://schemas.openxmlformats.org/officeDocument/2006/relationships/hyperlink" Target="https://en.wikipedia.org/wiki/AI_agent" TargetMode="External"/><Relationship Id="rId725" Type="http://schemas.openxmlformats.org/officeDocument/2006/relationships/hyperlink" Target="https://en.wikipedia.org/wiki/Agent_(The_Matrix)" TargetMode="External"/><Relationship Id="rId936" Type="http://schemas.openxmlformats.org/officeDocument/2006/relationships/hyperlink" Target="https://en.wikipedia.org/wiki/Battlestar_Galactica_(2004_TV_series)" TargetMode="External"/><Relationship Id="rId939" Type="http://schemas.openxmlformats.org/officeDocument/2006/relationships/hyperlink" Target="https://en.wikipedia.org/wiki/Blade_Runner" TargetMode="External"/><Relationship Id="rId190" Type="http://schemas.openxmlformats.org/officeDocument/2006/relationships/hyperlink" Target="https://en.wikipedia.org/wiki/Code_refactoring" TargetMode="External"/><Relationship Id="rId746" Type="http://schemas.openxmlformats.org/officeDocument/2006/relationships/hyperlink" Target="https://en.wikipedia.org/wiki/Codex_(AI_agent)" TargetMode="External"/><Relationship Id="rId197" Type="http://schemas.openxmlformats.org/officeDocument/2006/relationships/hyperlink" Target="https://en.wikipedia.org/wiki/Cyclomatic_complexity" TargetMode="External"/><Relationship Id="rId189" Type="http://schemas.openxmlformats.org/officeDocument/2006/relationships/hyperlink" Target="https://en.wikipedia.org/wiki/Decomposition_(computer_science)" TargetMode="External"/><Relationship Id="rId897" Type="http://schemas.openxmlformats.org/officeDocument/2006/relationships/hyperlink" Target="https://en.wikipedia.org/wiki/Doctor_of_Philosophy#History" TargetMode="External"/><Relationship Id="rId944" Type="http://schemas.openxmlformats.org/officeDocument/2006/relationships/hyperlink" Target="https://en.wikipedia.org/wiki/Ender%27s_Game" TargetMode="External"/><Relationship Id="rId191" Type="http://schemas.openxmlformats.org/officeDocument/2006/relationships/hyperlink" Target="https://en.wikipedia.org/wiki/Functional_decomposition" TargetMode="External"/><Relationship Id="rId225" Type="http://schemas.openxmlformats.org/officeDocument/2006/relationships/hyperlink" Target="https://en.wikipedia.org/wiki/Functional_programming" TargetMode="External"/><Relationship Id="rId914" Type="http://schemas.openxmlformats.org/officeDocument/2006/relationships/hyperlink" Target="https://en.wikipedia.org/wiki/Implicature" TargetMode="External"/><Relationship Id="rId673" Type="http://schemas.openxmlformats.org/officeDocument/2006/relationships/hyperlink" Target="https://en.wikipedia.org/wiki/Intelligent_agent" TargetMode="External"/><Relationship Id="rId898" Type="http://schemas.openxmlformats.org/officeDocument/2006/relationships/hyperlink" Target="https://en.wikipedia.org/wiki/Masterpiece#History" TargetMode="External"/><Relationship Id="rId962" Type="http://schemas.openxmlformats.org/officeDocument/2006/relationships/hyperlink" Target="https://en.wikipedia.org/wiki/Organizations_of_the_Dune_universe#Thinking_machines" TargetMode="External"/><Relationship Id="rId674" Type="http://schemas.openxmlformats.org/officeDocument/2006/relationships/hyperlink" Target="https://en.wikipedia.org/wiki/Technological_singularity" TargetMode="External"/><Relationship Id="rId999" Type="http://schemas.openxmlformats.org/officeDocument/2006/relationships/hyperlink" Target="https://en.wikipedia.org/wiki/Terminator_3:_Rise_of_the_Machines" TargetMode="External"/><Relationship Id="rId1001" Type="http://schemas.openxmlformats.org/officeDocument/2006/relationships/hyperlink" Target="https://en.wikipedia.org/wiki/The_Matrix" TargetMode="External"/><Relationship Id="rId896" Type="http://schemas.openxmlformats.org/officeDocument/2006/relationships/hyperlink" Target="https://en.wikipedia.org/wiki/Thesis" TargetMode="External"/><Relationship Id="rId387" Type="http://schemas.openxmlformats.org/officeDocument/2006/relationships/hyperlink" Target="https://en.wikipedia.org/wiki/WYSIWYM" TargetMode="External"/><Relationship Id="rId1006" Type="http://schemas.openxmlformats.org/officeDocument/2006/relationships/hyperlink" Target="https://en.wikipedia.org/wiki/WarGames" TargetMode="External"/><Relationship Id="rId913" Type="http://schemas.openxmlformats.org/officeDocument/2006/relationships/hyperlink" Target="https://en.wikipedia.org/wiki/Yes,_and_..." TargetMode="External"/><Relationship Id="rId231" Type="http://schemas.openxmlformats.org/officeDocument/2006/relationships/hyperlink" Target="https://forcats.tidyverse.org/" TargetMode="External"/><Relationship Id="rId133" Type="http://schemas.openxmlformats.org/officeDocument/2006/relationships/hyperlink" Target="https://furrr.futureverse.org/" TargetMode="External"/><Relationship Id="rId216" Type="http://schemas.openxmlformats.org/officeDocument/2006/relationships/hyperlink" Target="https://ggplot2.tidyverse.org/" TargetMode="External"/><Relationship Id="rId800" Type="http://schemas.openxmlformats.org/officeDocument/2006/relationships/hyperlink" Target="https://gitforwindows.org/" TargetMode="External"/><Relationship Id="rId836" Type="http://schemas.openxmlformats.org/officeDocument/2006/relationships/hyperlink" Target="https://github.com/IndrajeetPatil/awesome-r-pkgtools" TargetMode="External"/><Relationship Id="rId401" Type="http://schemas.openxmlformats.org/officeDocument/2006/relationships/hyperlink" Target="https://github.com/UCD-SERG/lab-manual" TargetMode="External"/><Relationship Id="rId294" Type="http://schemas.openxmlformats.org/officeDocument/2006/relationships/hyperlink" Target="https://github.com/UCD-SERG/lab-manual/blob/main/.lintr.R" TargetMode="External"/><Relationship Id="rId665" Type="http://schemas.openxmlformats.org/officeDocument/2006/relationships/hyperlink" Target="https://github.com/UCD-SERG/lab-manual/issues/112" TargetMode="External"/><Relationship Id="rId701" Type="http://schemas.openxmlformats.org/officeDocument/2006/relationships/hyperlink" Target="https://github.com/UCD-SERG/lab-manual/issues/42" TargetMode="External"/><Relationship Id="rId666" Type="http://schemas.openxmlformats.org/officeDocument/2006/relationships/hyperlink" Target="https://github.com/UCD-SERG/lab-manual/pull/145" TargetMode="External"/><Relationship Id="rId702" Type="http://schemas.openxmlformats.org/officeDocument/2006/relationships/hyperlink" Target="https://github.com/UCD-SERG/lab-manual/pull/50" TargetMode="External"/><Relationship Id="rId263" Type="http://schemas.openxmlformats.org/officeDocument/2006/relationships/hyperlink" Target="https://github.com/UCD-SERG/lab-manual/pulls/review-requested/YOUR-USERNAME" TargetMode="External"/><Relationship Id="rId347" Type="http://schemas.openxmlformats.org/officeDocument/2006/relationships/hyperlink" Target="https://github.com/UCD-SERG/lab-manual/tree/main/lms" TargetMode="External"/><Relationship Id="rId394" Type="http://schemas.openxmlformats.org/officeDocument/2006/relationships/hyperlink" Target="https://github.com/UCD-SERG/qbt" TargetMode="External"/><Relationship Id="rId56" Type="http://schemas.openxmlformats.org/officeDocument/2006/relationships/hyperlink" Target="https://github.com/UCD-SERG/rpt" TargetMode="External"/><Relationship Id="rId186" Type="http://schemas.openxmlformats.org/officeDocument/2006/relationships/hyperlink" Target="https://github.com/UCD-SERG/rpt/pull/100" TargetMode="External"/><Relationship Id="rId431" Type="http://schemas.openxmlformats.org/officeDocument/2006/relationships/hyperlink" Target="https://github.com/UCD-SERG/rpt/pull/70" TargetMode="External"/><Relationship Id="rId187" Type="http://schemas.openxmlformats.org/officeDocument/2006/relationships/hyperlink" Target="https://github.com/UCD-SERG/shigella/pull/11" TargetMode="External"/><Relationship Id="rId760" Type="http://schemas.openxmlformats.org/officeDocument/2006/relationships/hyperlink" Target="https://github.com/actions/checkout" TargetMode="External"/><Relationship Id="rId478" Type="http://schemas.openxmlformats.org/officeDocument/2006/relationships/hyperlink" Target="https://github.com/cli/cli#installation" TargetMode="External"/><Relationship Id="rId479" Type="http://schemas.openxmlformats.org/officeDocument/2006/relationships/hyperlink" Target="https://github.com/cli/cli/blob/trunk/docs/install_linux.md" TargetMode="External"/><Relationship Id="rId395" Type="http://schemas.openxmlformats.org/officeDocument/2006/relationships/hyperlink" Target="https://github.com/coatless-tutorials/quarto-book-template" TargetMode="External"/><Relationship Id="rId775" Type="http://schemas.openxmlformats.org/officeDocument/2006/relationships/hyperlink" Target="https://github.com/d-morrison/ai-config" TargetMode="External"/><Relationship Id="rId862" Type="http://schemas.openxmlformats.org/officeDocument/2006/relationships/hyperlink" Target="https://github.com/d-morrison/psw" TargetMode="External"/><Relationship Id="rId413" Type="http://schemas.openxmlformats.org/officeDocument/2006/relationships/hyperlink" Target="https://github.com/d-morrison/rme" TargetMode="External"/><Relationship Id="rId396" Type="http://schemas.openxmlformats.org/officeDocument/2006/relationships/hyperlink" Target="https://github.com/d-rug/datalab_template_quarto" TargetMode="External"/><Relationship Id="rId550" Type="http://schemas.openxmlformats.org/officeDocument/2006/relationships/hyperlink" Target="https://github.com/eddelbuettel/github-actions/tree/master/r2u-setup" TargetMode="External"/><Relationship Id="rId87" Type="http://schemas.openxmlformats.org/officeDocument/2006/relationships/hyperlink" Target="https://github.com/edgararuiz/ecodown" TargetMode="External"/><Relationship Id="rId522" Type="http://schemas.openxmlformats.org/officeDocument/2006/relationships/hyperlink" Target="https://github.com/features/actions" TargetMode="External"/><Relationship Id="rId670" Type="http://schemas.openxmlformats.org/officeDocument/2006/relationships/hyperlink" Target="https://github.com/features/copilot/agents" TargetMode="External"/><Relationship Id="rId787" Type="http://schemas.openxmlformats.org/officeDocument/2006/relationships/hyperlink" Target="https://github.com/features/copilot/plans" TargetMode="External"/><Relationship Id="rId508" Type="http://schemas.openxmlformats.org/officeDocument/2006/relationships/hyperlink" Target="https://github.com/github-linguist/linguist/" TargetMode="External"/><Relationship Id="rId518" Type="http://schemas.openxmlformats.org/officeDocument/2006/relationships/hyperlink" Target="https://github.com/github-linguist/linguist/blob/main/docs/overrides.md" TargetMode="External"/><Relationship Id="rId516" Type="http://schemas.openxmlformats.org/officeDocument/2006/relationships/hyperlink" Target="https://github.com/github-linguist/linguist/blob/main/docs/overrides.md#detectable" TargetMode="External"/><Relationship Id="rId515" Type="http://schemas.openxmlformats.org/officeDocument/2006/relationships/hyperlink" Target="https://github.com/github-linguist/linguist/blob/main/docs/overrides.md#documentation" TargetMode="External"/><Relationship Id="rId509" Type="http://schemas.openxmlformats.org/officeDocument/2006/relationships/hyperlink" Target="https://github.com/github-linguist/linguist/blob/main/docs/overrides.md#generated-code" TargetMode="External"/><Relationship Id="rId512" Type="http://schemas.openxmlformats.org/officeDocument/2006/relationships/hyperlink" Target="https://github.com/github-linguist/linguist/blob/main/docs/overrides.md#using-gitattributes" TargetMode="External"/><Relationship Id="rId514" Type="http://schemas.openxmlformats.org/officeDocument/2006/relationships/hyperlink" Target="https://github.com/github-linguist/linguist/blob/main/docs/overrides.md#vendored-code" TargetMode="External"/><Relationship Id="rId505" Type="http://schemas.openxmlformats.org/officeDocument/2006/relationships/hyperlink" Target="https://github.com/github/gitignore/blob/master/R.gitignore" TargetMode="External"/><Relationship Id="rId538" Type="http://schemas.openxmlformats.org/officeDocument/2006/relationships/hyperlink" Target="https://github.com/hasura/comment-progress" TargetMode="External"/><Relationship Id="rId199" Type="http://schemas.openxmlformats.org/officeDocument/2006/relationships/hyperlink" Target="https://github.com/jennybc/here_here" TargetMode="External"/><Relationship Id="rId209" Type="http://schemas.openxmlformats.org/officeDocument/2006/relationships/hyperlink" Target="https://github.com/karthik/rdrop2" TargetMode="External"/><Relationship Id="rId173" Type="http://schemas.openxmlformats.org/officeDocument/2006/relationships/hyperlink" Target="https://github.com/kmishra9/Flu-Absenteeism/blob/master/Master's%20Thesis%20-%20Spatial%20Epidemiology%20of%20Influenza/1b%20-%20Map-Management.R" TargetMode="External"/><Relationship Id="rId106" Type="http://schemas.openxmlformats.org/officeDocument/2006/relationships/hyperlink" Target="https://github.com/kmishra9/Flu-Absenteeism/blob/master/Master's%20Thesis%20-%20Spatial%20Epidemiology%20of%20Influenza/2a%20-%20Statistical-Inputs.R" TargetMode="External"/><Relationship Id="rId124" Type="http://schemas.openxmlformats.org/officeDocument/2006/relationships/hyperlink" Target="https://github.com/lorenzwalthert/touchstone" TargetMode="External"/><Relationship Id="rId537" Type="http://schemas.openxmlformats.org/officeDocument/2006/relationships/hyperlink" Target="https://github.com/marocchino/sticky-pull-request-comment" TargetMode="External"/><Relationship Id="rId901" Type="http://schemas.openxmlformats.org/officeDocument/2006/relationships/hyperlink" Target="https://github.com/nmfs-opensci/quarto-thesis" TargetMode="External"/><Relationship Id="rId707" Type="http://schemas.openxmlformats.org/officeDocument/2006/relationships/hyperlink" Target="https://github.com/orgs/community/discussions/162826" TargetMode="External"/><Relationship Id="rId708" Type="http://schemas.openxmlformats.org/officeDocument/2006/relationships/hyperlink" Target="https://github.com/orgs/community/discussions/183966" TargetMode="External"/><Relationship Id="rId88" Type="http://schemas.openxmlformats.org/officeDocument/2006/relationships/hyperlink" Target="https://github.com/orgs/quarto-dev/discussions/1591" TargetMode="External"/><Relationship Id="rId434" Type="http://schemas.openxmlformats.org/officeDocument/2006/relationships/hyperlink" Target="https://github.com/orgs/quarto-dev/discussions/6085" TargetMode="External"/><Relationship Id="rId791" Type="http://schemas.openxmlformats.org/officeDocument/2006/relationships/hyperlink" Target="https://github.com/orgs/quarto-dev/discussions/6544" TargetMode="External"/><Relationship Id="rId85" Type="http://schemas.openxmlformats.org/officeDocument/2006/relationships/hyperlink" Target="https://github.com/pachadotdev/pkgsite" TargetMode="External"/><Relationship Id="rId495" Type="http://schemas.openxmlformats.org/officeDocument/2006/relationships/hyperlink" Target="https://github.com/processing/p5.js-website/blob/main/src/content/contributor-docs/en/steward_guidelines.mdx" TargetMode="External"/><Relationship Id="rId262" Type="http://schemas.openxmlformats.org/officeDocument/2006/relationships/hyperlink" Target="https://github.com/pulls/review-requested" TargetMode="External"/><Relationship Id="rId443" Type="http://schemas.openxmlformats.org/officeDocument/2006/relationships/hyperlink" Target="https://github.com/quarto-dev/quarto-cli/issues" TargetMode="External"/><Relationship Id="rId792" Type="http://schemas.openxmlformats.org/officeDocument/2006/relationships/hyperlink" Target="https://github.com/quarto-dev/quarto-cli/issues/10587" TargetMode="External"/><Relationship Id="rId433" Type="http://schemas.openxmlformats.org/officeDocument/2006/relationships/hyperlink" Target="https://github.com/quarto-dev/quarto-cli/issues/3809" TargetMode="External"/><Relationship Id="rId450" Type="http://schemas.openxmlformats.org/officeDocument/2006/relationships/hyperlink" Target="https://github.com/quarto-dev/quarto-cli/issues/4894" TargetMode="External"/><Relationship Id="rId790" Type="http://schemas.openxmlformats.org/officeDocument/2006/relationships/hyperlink" Target="https://github.com/quarto-dev/quarto-cli/issues/6357" TargetMode="External"/><Relationship Id="rId449" Type="http://schemas.openxmlformats.org/officeDocument/2006/relationships/hyperlink" Target="https://github.com/quarto-dev/quarto-cli/issues?q=is%3Aopen+is%3Aissue+label%3Aepic" TargetMode="External"/><Relationship Id="rId207" Type="http://schemas.openxmlformats.org/officeDocument/2006/relationships/hyperlink" Target="https://github.com/r-box/boxr" TargetMode="External"/><Relationship Id="rId524" Type="http://schemas.openxmlformats.org/officeDocument/2006/relationships/hyperlink" Target="https://github.com/r-lib/actions" TargetMode="External"/><Relationship Id="rId554" Type="http://schemas.openxmlformats.org/officeDocument/2006/relationships/hyperlink" Target="https://github.com/r-lib/actions#where-to-find-help" TargetMode="External"/><Relationship Id="rId540" Type="http://schemas.openxmlformats.org/officeDocument/2006/relationships/hyperlink" Target="https://github.com/rossjrw/pr-preview-action" TargetMode="External"/><Relationship Id="rId541" Type="http://schemas.openxmlformats.org/officeDocument/2006/relationships/hyperlink" Target="https://github.com/rossjrw/pr-preview-action?tab=readme-ov-file#only-remove-previews-for-unmerged-prs" TargetMode="External"/><Relationship Id="rId468" Type="http://schemas.openxmlformats.org/officeDocument/2006/relationships/hyperlink" Target="https://github.com/settings/copilot/features" TargetMode="External"/><Relationship Id="rId853" Type="http://schemas.openxmlformats.org/officeDocument/2006/relationships/hyperlink" Target="https://github.com/skills/introduction-to-github" TargetMode="External"/><Relationship Id="rId539" Type="http://schemas.openxmlformats.org/officeDocument/2006/relationships/hyperlink" Target="https://github.com/thollander/actions-comment-pull-request" TargetMode="External"/><Relationship Id="rId638" Type="http://schemas.openxmlformats.org/officeDocument/2006/relationships/hyperlink" Target="https://github.com/tmux/tmux/wiki" TargetMode="External"/><Relationship Id="rId609" Type="http://schemas.openxmlformats.org/officeDocument/2006/relationships/hyperlink" Target="https://github.com/ucdavisdatalab" TargetMode="External"/><Relationship Id="rId841" Type="http://schemas.openxmlformats.org/officeDocument/2006/relationships/hyperlink" Target="https://github.com/ucdavisdatalab/research-toolkits" TargetMode="External"/><Relationship Id="rId457" Type="http://schemas.openxmlformats.org/officeDocument/2006/relationships/hyperlink" Target="https://github.com/ucdavisdatalab/sandbox_git" TargetMode="External"/><Relationship Id="rId617" Type="http://schemas.openxmlformats.org/officeDocument/2006/relationships/hyperlink" Target="https://github.com/ucdavisdatalab/workshop_how-to-data-documentation" TargetMode="External"/><Relationship Id="rId856" Type="http://schemas.openxmlformats.org/officeDocument/2006/relationships/hyperlink" Target="https://github.com/ucdavisdatalab/workshop_nlp_with_python" TargetMode="External"/><Relationship Id="rId855" Type="http://schemas.openxmlformats.org/officeDocument/2006/relationships/hyperlink" Target="https://github.com/ucdavisdatalab/workshop_python_basics" TargetMode="External"/><Relationship Id="rId840" Type="http://schemas.openxmlformats.org/officeDocument/2006/relationships/hyperlink" Target="https://github.com/ucdavisdatalab/workshop_r_basics" TargetMode="External"/><Relationship Id="rId45" Type="http://schemas.openxmlformats.org/officeDocument/2006/relationships/hyperlink" Target="https://github.com/ucdavisdatalab/workshop_reproducible_research" TargetMode="External"/><Relationship Id="rId477" Type="http://schemas.openxmlformats.org/officeDocument/2006/relationships/hyperlink" Target="https://gitlab.com/gitlab-org/cli" TargetMode="External"/><Relationship Id="rId481" Type="http://schemas.openxmlformats.org/officeDocument/2006/relationships/hyperlink" Target="https://gitlab.com/gitlab-org/cli#installation" TargetMode="External"/><Relationship Id="rId482" Type="http://schemas.openxmlformats.org/officeDocument/2006/relationships/hyperlink" Target="https://gitlab.com/gitlab-org/cli/-/releases" TargetMode="External"/><Relationship Id="rId291" Type="http://schemas.openxmlformats.org/officeDocument/2006/relationships/hyperlink" Target="https://google.github.io/styleguide/Rguide.html" TargetMode="External"/><Relationship Id="rId296" Type="http://schemas.openxmlformats.org/officeDocument/2006/relationships/hyperlink" Target="https://google.github.io/styleguide/Rguide.html#use-explicit-returns" TargetMode="External"/><Relationship Id="rId891" Type="http://schemas.openxmlformats.org/officeDocument/2006/relationships/hyperlink" Target="https://grants.nih.gov" TargetMode="External"/><Relationship Id="rId872" Type="http://schemas.openxmlformats.org/officeDocument/2006/relationships/hyperlink" Target="https://grantwriting.stanford.edu/resources/funding-train/" TargetMode="External"/><Relationship Id="rId941" Type="http://schemas.openxmlformats.org/officeDocument/2006/relationships/hyperlink" Target="https://happygitwithr.com/" TargetMode="External"/><Relationship Id="rId502" Type="http://schemas.openxmlformats.org/officeDocument/2006/relationships/hyperlink" Target="https://happygitwithr.com/repeated-amend.html" TargetMode="External"/><Relationship Id="rId487" Type="http://schemas.openxmlformats.org/officeDocument/2006/relationships/hyperlink" Target="https://help.github.com/en/github/collaborating-with-issues-and-pull-requests/creating-a-pull-request#creating-the-pull-request" TargetMode="External"/><Relationship Id="rId750" Type="http://schemas.openxmlformats.org/officeDocument/2006/relationships/hyperlink" Target="https://help.openai.com/en/articles/4936850-where-do-i-find-my-openai-api-key" TargetMode="External"/><Relationship Id="rId626" Type="http://schemas.openxmlformats.org/officeDocument/2006/relationships/hyperlink" Target="https://hpc.ucdavis.edu/" TargetMode="External"/><Relationship Id="rId879" Type="http://schemas.openxmlformats.org/officeDocument/2006/relationships/hyperlink" Target="https://jadebc.github.io/lab-manual/" TargetMode="External"/><Relationship Id="rId825" Type="http://schemas.openxmlformats.org/officeDocument/2006/relationships/hyperlink" Target="https://jadebc.github.io/lab-manual/checklists.html" TargetMode="External"/><Relationship Id="rId590" Type="http://schemas.openxmlformats.org/officeDocument/2006/relationships/hyperlink" Target="https://jadebc.github.io/lab-manual/code-publication.html" TargetMode="External"/><Relationship Id="rId55" Type="http://schemas.openxmlformats.org/officeDocument/2006/relationships/hyperlink" Target="https://jadebc.github.io/lab-manual/code-repositories.html" TargetMode="External"/><Relationship Id="rId76" Type="http://schemas.openxmlformats.org/officeDocument/2006/relationships/hyperlink" Target="https://jadebc.github.io/lab-manual/coding-practices.html" TargetMode="External"/><Relationship Id="rId290"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59" Type="http://schemas.openxmlformats.org/officeDocument/2006/relationships/hyperlink" Target="https://jadebc.github.io/lab-manual/data-masking.html" TargetMode="External"/><Relationship Id="rId455"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8" Type="http://schemas.openxmlformats.org/officeDocument/2006/relationships/hyperlink" Target="https://jadebc.github.io/lab-manual/reproducibility.html" TargetMode="External"/><Relationship Id="rId580" Type="http://schemas.openxmlformats.org/officeDocument/2006/relationships/hyperlink" Target="https://jadebc.github.io/lab-manual/reproducible-environments.html" TargetMode="External"/><Relationship Id="rId835" Type="http://schemas.openxmlformats.org/officeDocument/2006/relationships/hyperlink" Target="https://jadebc.github.io/lab-manual/resources.html" TargetMode="External"/><Relationship Id="rId625" Type="http://schemas.openxmlformats.org/officeDocument/2006/relationships/hyperlink" Target="https://jadebc.github.io/lab-manual/slurm.html" TargetMode="External"/><Relationship Id="rId557" Type="http://schemas.openxmlformats.org/officeDocument/2006/relationships/hyperlink" Target="https://jadebc.github.io/lab-manual/unix.html" TargetMode="External"/><Relationship Id="rId353" Type="http://schemas.openxmlformats.org/officeDocument/2006/relationships/hyperlink" Target="https://jadebc.github.io/lab-manual/working-with-big-data.html" TargetMode="External"/><Relationship Id="rId829" Type="http://schemas.openxmlformats.org/officeDocument/2006/relationships/hyperlink" Target="https://journals.lww.com/epidem/Fulltext/2001/05000/The_Value_of_P.2.aspx" TargetMode="External"/><Relationship Id="rId889" Type="http://schemas.openxmlformats.org/officeDocument/2006/relationships/hyperlink" Target="https://journals.plos.org/ploscompbiol/article?id=10.1371/journal.pcbi.1003833" TargetMode="External"/><Relationship Id="rId950" Type="http://schemas.openxmlformats.org/officeDocument/2006/relationships/hyperlink" Target="https://journals.plos.org/plosone/s/authorship" TargetMode="External"/><Relationship Id="rId370" Type="http://schemas.openxmlformats.org/officeDocument/2006/relationships/hyperlink" Target="https://lifecycle.r-lib.org/" TargetMode="External"/><Relationship Id="rId371" Type="http://schemas.openxmlformats.org/officeDocument/2006/relationships/hyperlink" Target="https://lifecycle.r-lib.org/articles/communicate.html" TargetMode="External"/><Relationship Id="rId372" Type="http://schemas.openxmlformats.org/officeDocument/2006/relationships/hyperlink" Target="https://lifecycle.r-lib.org/reference/deprecate_soft.html" TargetMode="External"/><Relationship Id="rId861" Type="http://schemas.openxmlformats.org/officeDocument/2006/relationships/hyperlink" Target="https://link.springer.com/book/10.1007/978-3-030-98175-4" TargetMode="External"/><Relationship Id="rId876" Type="http://schemas.openxmlformats.org/officeDocument/2006/relationships/hyperlink" Target="https://link.springer.com/book/9783031537929" TargetMode="External"/><Relationship Id="rId336" Type="http://schemas.openxmlformats.org/officeDocument/2006/relationships/hyperlink" Target="https://lintr.r-lib.org/" TargetMode="External"/><Relationship Id="rId233" Type="http://schemas.openxmlformats.org/officeDocument/2006/relationships/hyperlink" Target="https://lubridate.tidyverse.org/" TargetMode="External"/><Relationship Id="rId1010" Type="http://schemas.openxmlformats.org/officeDocument/2006/relationships/hyperlink" Target="https://mastering-shiny.org/" TargetMode="External"/><Relationship Id="rId888" Type="http://schemas.openxmlformats.org/officeDocument/2006/relationships/hyperlink" Target="https://medialab.github.io/iwanthue/" TargetMode="External"/><Relationship Id="rId832" Type="http://schemas.openxmlformats.org/officeDocument/2006/relationships/hyperlink" Target="https://medialab.github.io/iwanthue/?utm_source=Nature+Briefing&amp;utm_campaign=2c68711076-briefing-dy-20211006&amp;utm_medium=email&amp;utm_term=0_c9dfd39373-2c68711076-44335685" TargetMode="External"/><Relationship Id="rId575" Type="http://schemas.openxmlformats.org/officeDocument/2006/relationships/hyperlink" Target="https://medium.com/@jeongwhanchoi/install-tmux-on-osx-and-basics-commands-for-beginners-be22520fd95e" TargetMode="External"/><Relationship Id="rId967" Type="http://schemas.openxmlformats.org/officeDocument/2006/relationships/hyperlink" Target="https://mentors.fm/2019/08/13/think-and-write-with-leslie-lamport/" TargetMode="External"/><Relationship Id="rId425" Type="http://schemas.openxmlformats.org/officeDocument/2006/relationships/hyperlink" Target="https://mermaid.live/" TargetMode="External"/><Relationship Id="rId867" Type="http://schemas.openxmlformats.org/officeDocument/2006/relationships/hyperlink" Target="https://mitcommlab.mit.edu/be/2023/09/27/toward-an-evenbetterposter-improving-the-betterposter-template/" TargetMode="External"/><Relationship Id="rId881" Type="http://schemas.openxmlformats.org/officeDocument/2006/relationships/hyperlink" Target="https://myidp.sciencecareers.org/" TargetMode="External"/><Relationship Id="rId803" Type="http://schemas.openxmlformats.org/officeDocument/2006/relationships/hyperlink" Target="https://nodejs.org/" TargetMode="External"/><Relationship Id="rId808" Type="http://schemas.openxmlformats.org/officeDocument/2006/relationships/hyperlink" Target="https://ohmyz.sh/" TargetMode="External"/><Relationship Id="rId969" Type="http://schemas.openxmlformats.org/officeDocument/2006/relationships/hyperlink" Target="https://openreview.net/forum?id=BZ5a1r-kVsf" TargetMode="External"/><Relationship Id="rId978" Type="http://schemas.openxmlformats.org/officeDocument/2006/relationships/hyperlink" Target="https://osf.io/" TargetMode="External"/><Relationship Id="rId43" Type="http://schemas.openxmlformats.org/officeDocument/2006/relationships/hyperlink" Target="https://osf.io/tgbxr/" TargetMode="External"/><Relationship Id="rId81" Type="http://schemas.openxmlformats.org/officeDocument/2006/relationships/hyperlink" Target="https://pkgdown.r-lib.org/" TargetMode="External"/><Relationship Id="rId748" Type="http://schemas.openxmlformats.org/officeDocument/2006/relationships/hyperlink" Target="https://platform.openai.com/api-keys" TargetMode="External"/><Relationship Id="rId964" Type="http://schemas.openxmlformats.org/officeDocument/2006/relationships/hyperlink" Target="https://plos.org/resource/how-to-store-and-manage-your-data/" TargetMode="External"/><Relationship Id="rId749" Type="http://schemas.openxmlformats.org/officeDocument/2006/relationships/hyperlink" Target="https://positron.posit.co/assistant-getting-started.html" TargetMode="External"/><Relationship Id="rId616" Type="http://schemas.openxmlformats.org/officeDocument/2006/relationships/hyperlink" Target="https://proctor-ucsf.github.io/dcc-handbook/datawrangling.html#documenting-datasets" TargetMode="External"/><Relationship Id="rId118" Type="http://schemas.openxmlformats.org/officeDocument/2006/relationships/hyperlink" Target="https://profvis.r-lib.org/" TargetMode="External"/><Relationship Id="rId132" Type="http://schemas.openxmlformats.org/officeDocument/2006/relationships/hyperlink" Target="https://purrr.tidyverse.org/" TargetMode="External"/><Relationship Id="rId378" Type="http://schemas.openxmlformats.org/officeDocument/2006/relationships/hyperlink" Target="https://quarto.org/" TargetMode="External"/><Relationship Id="rId416" Type="http://schemas.openxmlformats.org/officeDocument/2006/relationships/hyperlink" Target="https://quarto.org/docs/authoring/cross-references.html" TargetMode="External"/><Relationship Id="rId435" Type="http://schemas.openxmlformats.org/officeDocument/2006/relationships/hyperlink" Target="https://quarto.org/docs/authoring/diagrams.html" TargetMode="External"/><Relationship Id="rId418" Type="http://schemas.openxmlformats.org/officeDocument/2006/relationships/hyperlink" Target="https://quarto.org/docs/authoring/includes.html" TargetMode="External"/><Relationship Id="rId403" Type="http://schemas.openxmlformats.org/officeDocument/2006/relationships/hyperlink" Target="https://quarto.org/docs/books/" TargetMode="External"/><Relationship Id="rId381" Type="http://schemas.openxmlformats.org/officeDocument/2006/relationships/hyperlink" Target="https://quarto.org/docs/get-started/" TargetMode="External"/><Relationship Id="rId382" Type="http://schemas.openxmlformats.org/officeDocument/2006/relationships/hyperlink" Target="https://quarto.org/docs/guide/" TargetMode="External"/><Relationship Id="rId83" Type="http://schemas.openxmlformats.org/officeDocument/2006/relationships/hyperlink" Target="https://quarto.org/docs/output-formats/html-multi-format.html" TargetMode="External"/><Relationship Id="rId412" Type="http://schemas.openxmlformats.org/officeDocument/2006/relationships/hyperlink" Target="https://quarto.org/docs/projects/profiles.html" TargetMode="External"/><Relationship Id="rId404" Type="http://schemas.openxmlformats.org/officeDocument/2006/relationships/hyperlink" Target="https://quarto.org/docs/publishing/" TargetMode="External"/><Relationship Id="rId439" Type="http://schemas.openxmlformats.org/officeDocument/2006/relationships/hyperlink" Target="https://quarto.org/docs/troubleshooting/" TargetMode="External"/><Relationship Id="rId206" Type="http://schemas.openxmlformats.org/officeDocument/2006/relationships/hyperlink" Target="https://r-box.github.io/boxr/articles/boxr-app-interactive.html#create" TargetMode="External"/><Relationship Id="rId1015" Type="http://schemas.openxmlformats.org/officeDocument/2006/relationships/hyperlink" Target="https://r-pkgs.org/" TargetMode="External"/><Relationship Id="rId313" Type="http://schemas.openxmlformats.org/officeDocument/2006/relationships/hyperlink" Target="https://r-pkgs.org/code.html#sec-code-r-landscape" TargetMode="External"/><Relationship Id="rId144" Type="http://schemas.openxmlformats.org/officeDocument/2006/relationships/hyperlink" Target="https://r-pkgs.org/lifecycle.html#sec-lifecycle-version-number" TargetMode="External"/><Relationship Id="rId162" Type="http://schemas.openxmlformats.org/officeDocument/2006/relationships/hyperlink" Target="https://r-pkgs.org/man.html" TargetMode="External"/><Relationship Id="rId146" Type="http://schemas.openxmlformats.org/officeDocument/2006/relationships/hyperlink" Target="https://r-pkgs.org/other-markdown.html#sec-news" TargetMode="External"/><Relationship Id="rId552" Type="http://schemas.openxmlformats.org/officeDocument/2006/relationships/hyperlink" Target="https://r-pkgs.org/software-development-practices.html#sec-sw-dev-practices-ci" TargetMode="External"/><Relationship Id="rId1017" Type="http://schemas.openxmlformats.org/officeDocument/2006/relationships/hyperlink" Target="https://r4ds.hadley.nz/" TargetMode="External"/><Relationship Id="rId383" Type="http://schemas.openxmlformats.org/officeDocument/2006/relationships/hyperlink" Target="https://r4ds.hadley.nz/quarto.html" TargetMode="External"/><Relationship Id="rId281" Type="http://schemas.openxmlformats.org/officeDocument/2006/relationships/hyperlink" Target="https://r4ds.hadley.nz/workflow-help.html#making-a-reprex" TargetMode="External"/><Relationship Id="rId223" Type="http://schemas.openxmlformats.org/officeDocument/2006/relationships/hyperlink" Target="https://readr.tidyverse.org/" TargetMode="External"/><Relationship Id="rId280"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618" Type="http://schemas.openxmlformats.org/officeDocument/2006/relationships/hyperlink" Target="https://researchdata.princeton.edu/research-lifecycle-guide/publishing-and-preservation/dois" TargetMode="External"/><Relationship Id="rId148" Type="http://schemas.openxmlformats.org/officeDocument/2006/relationships/hyperlink" Target="https://rmarkdown.rstudio.com/" TargetMode="External"/><Relationship Id="rId95" Type="http://schemas.openxmlformats.org/officeDocument/2006/relationships/hyperlink" Target="https://roxygen2.r-lib.org/" TargetMode="External"/><Relationship Id="rId161" Type="http://schemas.openxmlformats.org/officeDocument/2006/relationships/hyperlink" Target="https://roxygen2.r-lib.org/articles/rd.html" TargetMode="External"/><Relationship Id="rId158" Type="http://schemas.openxmlformats.org/officeDocument/2006/relationships/hyperlink" Target="https://roxygen2.r-lib.org/articles/rd.html#inheriting-documentation" TargetMode="External"/><Relationship Id="rId583" Type="http://schemas.openxmlformats.org/officeDocument/2006/relationships/hyperlink" Target="https://rstudio.github.io/renv/" TargetMode="External"/><Relationship Id="rId212" Type="http://schemas.openxmlformats.org/officeDocument/2006/relationships/hyperlink" Target="https://rviews.rstudio.com/2017/06/08/what-is-the-tidyverse/" TargetMode="External"/><Relationship Id="rId846" Type="http://schemas.openxmlformats.org/officeDocument/2006/relationships/hyperlink" Target="https://s3.amazonaws.com/assets.datacamp.com/blog_assets/datatable_Cheat_Sheet_R.pdf" TargetMode="External"/><Relationship Id="rId932" Type="http://schemas.openxmlformats.org/officeDocument/2006/relationships/hyperlink" Target="https://search.library.ucdavis.edu/permalink/01UCD_INST/9fle3i/alma990000226350403126" TargetMode="External"/><Relationship Id="rId305" Type="http://schemas.openxmlformats.org/officeDocument/2006/relationships/hyperlink" Target="https://sembr.org/" TargetMode="External"/><Relationship Id="rId463"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981" Type="http://schemas.openxmlformats.org/officeDocument/2006/relationships/hyperlink" Target="https://sethrobertson.github.io/GitFixUm/fixup.html" TargetMode="External"/><Relationship Id="rId987" Type="http://schemas.openxmlformats.org/officeDocument/2006/relationships/hyperlink" Target="https://slurm.schedmd.com/salloc.html" TargetMode="External"/><Relationship Id="rId989" Type="http://schemas.openxmlformats.org/officeDocument/2006/relationships/hyperlink" Target="https://slurm.schedmd.com/sattach.html" TargetMode="External"/><Relationship Id="rId991" Type="http://schemas.openxmlformats.org/officeDocument/2006/relationships/hyperlink" Target="https://slurm.schedmd.com/sbatch.html" TargetMode="External"/><Relationship Id="rId993" Type="http://schemas.openxmlformats.org/officeDocument/2006/relationships/hyperlink" Target="https://slurm.schedmd.com/squeue.html" TargetMode="External"/><Relationship Id="rId995" Type="http://schemas.openxmlformats.org/officeDocument/2006/relationships/hyperlink" Target="https://slurm.schedmd.com/srun.html" TargetMode="External"/><Relationship Id="rId196" Type="http://schemas.openxmlformats.org/officeDocument/2006/relationships/hyperlink" Target="https://softwareengineering.stackexchange.com/questions/133404/what-is-the-ideal-length-of-a-method-for-you" TargetMode="External"/><Relationship Id="rId456" Type="http://schemas.openxmlformats.org/officeDocument/2006/relationships/hyperlink" Target="https://sp19.datastructur.es/materials/guides/using-git#b-local-repositories-narrative-introduction" TargetMode="External"/><Relationship Id="rId485" Type="http://schemas.openxmlformats.org/officeDocument/2006/relationships/hyperlink" Target="https://sp19.datastructur.es/materials/guides/using-git#e-git-branching-advanced-git-optional" TargetMode="External"/><Relationship Id="rId176" Type="http://schemas.openxmlformats.org/officeDocument/2006/relationships/hyperlink" Target="https://spin.atomicobject.com/2017/11/01/good-variable-names/" TargetMode="External"/><Relationship Id="rId354" Type="http://schemas.openxmlformats.org/officeDocument/2006/relationships/hyperlink" Target="https://stackoverflow.com/questions/21435339/data-table-vs-dplyr-can-one-do-something-well-the-other-cant-or-does-poorly/27840349#27840349" TargetMode="External"/><Relationship Id="rId243" Type="http://schemas.openxmlformats.org/officeDocument/2006/relationships/hyperlink" Target="https://stackoverflow.com/questions/28125816/r-standard-evaluation-for-join-dplyr" TargetMode="External"/><Relationship Id="rId195" Type="http://schemas.openxmlformats.org/officeDocument/2006/relationships/hyperlink" Target="https://stackoverflow.com/questions/475675/when-is-a-function-too-long" TargetMode="External"/><Relationship Id="rId229" Type="http://schemas.openxmlformats.org/officeDocument/2006/relationships/hyperlink" Target="https://stringr.tidyverse.org/" TargetMode="External"/><Relationship Id="rId730" Type="http://schemas.openxmlformats.org/officeDocument/2006/relationships/hyperlink" Target="https://studentaffairs.ucdavis.edu/news/responsible-use-artificial-intelligence-ai" TargetMode="External"/><Relationship Id="rId292" Type="http://schemas.openxmlformats.org/officeDocument/2006/relationships/hyperlink" Target="https://style.tidyverse.org/" TargetMode="External"/><Relationship Id="rId324" Type="http://schemas.openxmlformats.org/officeDocument/2006/relationships/hyperlink" Target="https://styler.r-lib.org/" TargetMode="External"/><Relationship Id="rId171" Type="http://schemas.openxmlformats.org/officeDocument/2006/relationships/hyperlink" Target="https://support.posit.co/hc/en-us/articles/200484568-Code-Folding-and-Sections" TargetMode="External"/><Relationship Id="rId236" Type="http://schemas.openxmlformats.org/officeDocument/2006/relationships/hyperlink" Target="https://tavareshugo.github.io/data_carpentry_extras/base-r_tidyverse_equivalents/base-r_tidyverse_equivalents.html" TargetMode="External"/><Relationship Id="rId870" Type="http://schemas.openxmlformats.org/officeDocument/2006/relationships/hyperlink" Target="https://teampublichealth.substack.com/" TargetMode="External"/><Relationship Id="rId96" Type="http://schemas.openxmlformats.org/officeDocument/2006/relationships/hyperlink" Target="https://testthat.r-lib.org/" TargetMode="External"/><Relationship Id="rId286" Type="http://schemas.openxmlformats.org/officeDocument/2006/relationships/hyperlink" Target="https://thinkr-open.github.io/gitdown/" TargetMode="External"/><Relationship Id="rId227" Type="http://schemas.openxmlformats.org/officeDocument/2006/relationships/hyperlink" Target="https://tibble.tidyverse.org/" TargetMode="External"/><Relationship Id="rId220" Type="http://schemas.openxmlformats.org/officeDocument/2006/relationships/hyperlink" Target="https://tidyr.tidyverse.org/" TargetMode="External"/><Relationship Id="rId368" Type="http://schemas.openxmlformats.org/officeDocument/2006/relationships/hyperlink" Target="https://tidyselect.r-lib.org/" TargetMode="External"/><Relationship Id="rId325" Type="http://schemas.openxmlformats.org/officeDocument/2006/relationships/hyperlink" Target="https://tidyverse.org/blog/2017/12/styler-1.0.0/" TargetMode="External"/><Relationship Id="rId506" Type="http://schemas.openxmlformats.org/officeDocument/2006/relationships/hyperlink" Target="https://tidyverse.org/blog/2017/12/workflow-vs-script/" TargetMode="External"/><Relationship Id="rId837" Type="http://schemas.openxmlformats.org/officeDocument/2006/relationships/hyperlink" Target="https://ucb-epi-r.github.io" TargetMode="External"/><Relationship Id="rId1022" Type="http://schemas.openxmlformats.org/officeDocument/2006/relationships/hyperlink" Target="https://ucd-serg.github.io/lab-manual/appendix-copilot-instructions.html" TargetMode="External"/><Relationship Id="rId1024" Type="http://schemas.openxmlformats.org/officeDocument/2006/relationships/hyperlink" Target="https://ucd-serg.github.io/lab-manual/appendix-copilot-setup-steps.html" TargetMode="External"/><Relationship Id="rId592" Type="http://schemas.openxmlformats.org/officeDocument/2006/relationships/hyperlink" Target="https://ucd-serg.github.io/lab-manual/coding-practices.html#file-headers" TargetMode="External"/><Relationship Id="rId595" Type="http://schemas.openxmlformats.org/officeDocument/2006/relationships/hyperlink" Target="https://ucd-serg.github.io/lab-manual/coding-practices.html#function-documentation" TargetMode="External"/><Relationship Id="rId827" Type="http://schemas.openxmlformats.org/officeDocument/2006/relationships/hyperlink" Target="https://ucd-serg.github.io/lab-manual/coding-style.html" TargetMode="External"/><Relationship Id="rId598" Type="http://schemas.openxmlformats.org/officeDocument/2006/relationships/hyperlink" Target="https://ucd-serg.github.io/lab-manual/unix.html#example-code-for-runfilesavelogs" TargetMode="External"/><Relationship Id="rId842" Type="http://schemas.openxmlformats.org/officeDocument/2006/relationships/hyperlink" Target="https://ucdavisdatalab.github.io/install_guides/" TargetMode="External"/><Relationship Id="rId839"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858" Type="http://schemas.openxmlformats.org/officeDocument/2006/relationships/hyperlink" Target="https://ucjug.github.io/workshop_julia_basics/" TargetMode="External"/><Relationship Id="rId605"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93" Type="http://schemas.openxmlformats.org/officeDocument/2006/relationships/hyperlink" Target="https://usethis.r-lib.org/" TargetMode="External"/><Relationship Id="rId778" Type="http://schemas.openxmlformats.org/officeDocument/2006/relationships/hyperlink" Target="https://www.anthropic.com/claude-code" TargetMode="External"/><Relationship Id="rId917" Type="http://schemas.openxmlformats.org/officeDocument/2006/relationships/hyperlink" Target="https://www.biorxiv.org/" TargetMode="External"/><Relationship Id="rId242" Type="http://schemas.openxmlformats.org/officeDocument/2006/relationships/hyperlink" Target="https://www.brodrigues.co/blog/2016-07-18-data-frame-columns-as-arguments-to-dplyr-functions/" TargetMode="External"/><Relationship Id="rId649" Type="http://schemas.openxmlformats.org/officeDocument/2006/relationships/hyperlink" Target="https://www.chriswrites.com/how-to-change-file-permissions-using-the-terminal/" TargetMode="External"/><Relationship Id="rId922" Type="http://schemas.openxmlformats.org/officeDocument/2006/relationships/hyperlink" Target="https://www.danieldsjoberg.com/gtsummary/" TargetMode="External"/><Relationship Id="rId919" Type="http://schemas.openxmlformats.org/officeDocument/2006/relationships/hyperlink" Target="https://www.equator-network.org/" TargetMode="External"/><Relationship Id="rId511" Type="http://schemas.openxmlformats.org/officeDocument/2006/relationships/hyperlink" Target="https://www.git-scm.com/docs/gitignore#_pattern_format" TargetMode="External"/><Relationship Id="rId534" Type="http://schemas.openxmlformats.org/officeDocument/2006/relationships/hyperlink" Target="https://www.githubstatus.com/" TargetMode="External"/><Relationship Id="rId875" Type="http://schemas.openxmlformats.org/officeDocument/2006/relationships/hyperlink" Target="https://www.globalcodeofconduct.org/" TargetMode="External"/><Relationship Id="rId639" Type="http://schemas.openxmlformats.org/officeDocument/2006/relationships/hyperlink" Target="https://www.gnu.org/software/screen/" TargetMode="External"/><Relationship Id="rId571" Type="http://schemas.openxmlformats.org/officeDocument/2006/relationships/hyperlink" Target="https://www.howtogeek.com/118594/how-to-edit-your-system-path-for-easy-command-line-access/" TargetMode="External"/><Relationship Id="rId916" Type="http://schemas.openxmlformats.org/officeDocument/2006/relationships/hyperlink" Target="https://www.medrxiv.org/" TargetMode="External"/><Relationship Id="rId801" Type="http://schemas.openxmlformats.org/officeDocument/2006/relationships/hyperlink" Target="https://www.msys2.org/" TargetMode="External"/><Relationship Id="rId884" Type="http://schemas.openxmlformats.org/officeDocument/2006/relationships/hyperlink" Target="https://www.nature.com/articles/d41586-021-03603-2" TargetMode="External"/><Relationship Id="rId873" Type="http://schemas.openxmlformats.org/officeDocument/2006/relationships/hyperlink" Target="https://www.niaid.nih.gov/grants-contracts/write-grant-application" TargetMode="External"/><Relationship Id="rId678" Type="http://schemas.openxmlformats.org/officeDocument/2006/relationships/hyperlink" Target="https://www.nytimes.com/2023/07/13/opinion/ai-chatgpt-consciousness-hofstadter.html" TargetMode="External"/><Relationship Id="rId322" Type="http://schemas.openxmlformats.org/officeDocument/2006/relationships/hyperlink" Target="https://www.r-bloggers.com/align-assign-rstudio-addin-to-align-assignment-operators/" TargetMode="External"/><Relationship Id="rId245" Type="http://schemas.openxmlformats.org/officeDocument/2006/relationships/hyperlink" Target="https://www.rdocumentation.org/packages/feather/versions/0.3.3" TargetMode="External"/><Relationship Id="rId326" Type="http://schemas.openxmlformats.org/officeDocument/2006/relationships/hyperlink" Target="https://www.rdocumentation.org/packages/styler/versions/1.1.0/topics/style_dir" TargetMode="External"/><Relationship Id="rId193" Type="http://schemas.openxmlformats.org/officeDocument/2006/relationships/hyperlink" Target="https://www.reddit.com/r/learnprogramming/comments/47avb5/one_long_function_2001000_lines_of_codes_or_one/" TargetMode="External"/><Relationship Id="rId844" Type="http://schemas.openxmlformats.org/officeDocument/2006/relationships/hyperlink" Target="https://www.rstudio.com/wp-content/uploads/2015/02/data-wrangling-cheatsheet.pdf" TargetMode="External"/><Relationship Id="rId847" Type="http://schemas.openxmlformats.org/officeDocument/2006/relationships/hyperlink" Target="https://www.rstudio.com/wp-content/uploads/2015/02/rmarkdown-cheatsheet.pdf" TargetMode="External"/><Relationship Id="rId845" Type="http://schemas.openxmlformats.org/officeDocument/2006/relationships/hyperlink" Target="https://www.rstudio.com/wp-content/uploads/2015/03/ggplot2-cheatsheet.pdf" TargetMode="External"/><Relationship Id="rId865" Type="http://schemas.openxmlformats.org/officeDocument/2006/relationships/hyperlink" Target="https://www.sciencedirect.com/science/article/pii/S1471491423000928" TargetMode="External"/><Relationship Id="rId194" Type="http://schemas.openxmlformats.org/officeDocument/2006/relationships/hyperlink" Target="https://www.sololearn.com/en/Discuss/1278705/optimal-number-of-lines-of-code-of-functions" TargetMode="External"/><Relationship Id="rId215" Type="http://schemas.openxmlformats.org/officeDocument/2006/relationships/hyperlink" Target="https://www.tidyverse.org/" TargetMode="External"/><Relationship Id="rId369" Type="http://schemas.openxmlformats.org/officeDocument/2006/relationships/hyperlink" Target="https://www.tidyverse.org/blog/2022/10/tidyselect-1-2-0/" TargetMode="External"/><Relationship Id="rId882" Type="http://schemas.openxmlformats.org/officeDocument/2006/relationships/hyperlink" Target="https://www.training.nih.gov/career-services/" TargetMode="External"/><Relationship Id="rId885" Type="http://schemas.openxmlformats.org/officeDocument/2006/relationships/hyperlink" Target="https://www.youtube.com/watch?v=1RwJbhkCA58" TargetMode="External"/><Relationship Id="rId866" Type="http://schemas.openxmlformats.org/officeDocument/2006/relationships/hyperlink" Target="https://www.youtube.com/watch?v=1RwJbhkCA58&amp;t=1171s" TargetMode="External"/><Relationship Id="rId957" Type="http://schemas.openxmlformats.org/officeDocument/2006/relationships/hyperlink" Target="https://www.youtube.com/watch?v=B1BdQcJ2ZYY" TargetMode="External"/><Relationship Id="rId47" Type="http://schemas.openxmlformats.org/officeDocument/2006/relationships/hyperlink" Target="https://www.youtube.com/watch?v=WoYkY9MkbRE" TargetMode="External"/><Relationship Id="rId240" Type="http://schemas.openxmlformats.org/officeDocument/2006/relationships/hyperlink" Target="https://www.youtube.com/watch?v=nERXS3ssntw" TargetMode="External"/><Relationship Id="rId863" Type="http://schemas.openxmlformats.org/officeDocument/2006/relationships/hyperlink" Target="https://x.com/acagamic/status/1680381737816424450" TargetMode="External"/><Relationship Id="rId52"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2026-06-30T17:36:04Z</dcterms:created>
  <dcterms:modified xsi:type="dcterms:W3CDTF">2026-06-30T17:36:04Z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2026-06-30</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