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ins w:id="39" w:author="PR Preview" w:date="2024-01-01T00:00:00Z">
        <w:r>
          <w:t xml:space="preserve">3.3 Task Management</w:t>
        </w:r>
      </w:ins>
    </w:p>
    <w:p>
      <w:pPr>
        <w:pStyle w:val="FirstParagraph"/>
      </w:pPr>
      <w:ins w:id="40" w:author="PR Preview" w:date="2024-01-01T00:00:00Z">
        <w:r>
          <w:t xml:space="preserve">We use a combination of tools to track and manage project tasks:</w:t>
        </w:r>
      </w:ins>
    </w:p>
    <w:p>
      <w:pPr>
        <w:pStyle w:val="Compact"/>
        <w:numPr>
          <w:ilvl w:val="0"/>
          <w:numId w:val="1004"/>
        </w:numPr>
      </w:pPr>
      <w:ins w:id="41" w:author="PR Preview" w:date="2024-01-01T00:00:00Z">
        <w:r>
          <w:rPr>
            <w:b/>
            <w:bCs/>
          </w:rPr>
          <w:t xml:space="preserve">GitHub Issues and Projects</w:t>
        </w:r>
      </w:ins>
      <w:ins w:id="41" w:author="PR Preview" w:date="2024-01-01T00:00:00Z">
        <w:r>
          <w:t xml:space="preserve">: For code-related tasks, feature requests, and bug tracking.</w:t>
        </w:r>
      </w:ins>
      <w:ins w:id="41" w:author="PR Preview" w:date="2024-01-01T00:00:00Z">
        <w:r>
          <w:t xml:space="preserve"> </w:t>
        </w:r>
      </w:ins>
      <w:ins w:id="41" w:author="PR Preview" w:date="2024-01-01T00:00:00Z">
        <w:r>
          <w:t xml:space="preserve">Lab leadership will assign issues and organize them in GitHub Projects.</w:t>
        </w:r>
      </w:ins>
      <w:ins w:id="41" w:author="PR Preview" w:date="2024-01-01T00:00:00Z">
        <w:r>
          <w:t xml:space="preserve"> </w:t>
        </w:r>
      </w:ins>
      <w:ins w:id="41" w:author="PR Preview" w:date="2024-01-01T00:00:00Z">
        <w:r>
          <w:t xml:space="preserve">Issues are prioritized within projects, and you can track your assigned tasks there.</w:t>
        </w:r>
      </w:ins>
    </w:p>
    <w:p>
      <w:pPr>
        <w:pStyle w:val="Compact"/>
        <w:numPr>
          <w:ilvl w:val="0"/>
          <w:numId w:val="1004"/>
        </w:numPr>
      </w:pPr>
      <w:ins w:id="42" w:author="PR Preview" w:date="2024-01-01T00:00:00Z">
        <w:r>
          <w:rPr>
            <w:b/>
            <w:bCs/>
          </w:rPr>
          <w:t xml:space="preserve">Microsoft To-Do</w:t>
        </w:r>
      </w:ins>
      <w:ins w:id="42" w:author="PR Preview" w:date="2024-01-01T00:00:00Z">
        <w:r>
          <w:t xml:space="preserve"> </w:t>
        </w:r>
      </w:ins>
      <w:ins w:id="42" w:author="PR Preview" w:date="2024-01-01T00:00:00Z">
        <w:r>
          <w:t xml:space="preserve">and other M365 task tracking tools:</w:t>
        </w:r>
      </w:ins>
      <w:ins w:id="42" w:author="PR Preview" w:date="2024-01-01T00:00:00Z">
        <w:r>
          <w:t xml:space="preserve"> </w:t>
        </w:r>
      </w:ins>
      <w:ins w:id="42" w:author="PR Preview" w:date="2024-01-01T00:00:00Z">
        <w:r>
          <w:t xml:space="preserve">For general lab tasks and personal task management.</w:t>
        </w:r>
      </w:ins>
      <w:ins w:id="42" w:author="PR Preview" w:date="2024-01-01T00:00:00Z">
        <w:r>
          <w:t xml:space="preserve"> </w:t>
        </w:r>
      </w:ins>
      <w:ins w:id="42" w:author="PR Preview" w:date="2024-01-01T00:00:00Z">
        <w:r>
          <w:t xml:space="preserve">Lab leadership may assign tasks through these tools, which integrate with Microsoft Teams.</w:t>
        </w:r>
      </w:ins>
    </w:p>
    <w:p>
      <w:pPr>
        <w:pStyle w:val="Compact"/>
        <w:numPr>
          <w:ilvl w:val="0"/>
          <w:numId w:val="1004"/>
        </w:numPr>
      </w:pPr>
      <w:ins w:id="43" w:author="PR Preview" w:date="2024-01-01T00:00:00Z">
        <w:r>
          <w:t xml:space="preserve">Generally, strive to complete assigned tasks by the date listed.</w:t>
        </w:r>
      </w:ins>
    </w:p>
    <w:p>
      <w:pPr>
        <w:pStyle w:val="Compact"/>
        <w:numPr>
          <w:ilvl w:val="0"/>
          <w:numId w:val="1004"/>
        </w:numPr>
      </w:pPr>
      <w:ins w:id="44" w:author="PR Preview" w:date="2024-01-01T00:00:00Z">
        <w:r>
          <w:t xml:space="preserve">Use checklists to break down tasks into smaller chunks.</w:t>
        </w:r>
      </w:ins>
      <w:ins w:id="44" w:author="PR Preview" w:date="2024-01-01T00:00:00Z">
        <w:r>
          <w:t xml:space="preserve"> </w:t>
        </w:r>
      </w:ins>
      <w:ins w:id="44" w:author="PR Preview" w:date="2024-01-01T00:00:00Z">
        <w:r>
          <w:t xml:space="preserve">Sometimes leadership will create these for you, but you can also add them yourself.</w:t>
        </w:r>
      </w:ins>
    </w:p>
    <w:p>
      <w:pPr>
        <w:pStyle w:val="Compact"/>
        <w:numPr>
          <w:ilvl w:val="0"/>
          <w:numId w:val="1004"/>
        </w:numPr>
      </w:pPr>
      <w:ins w:id="45" w:author="PR Preview" w:date="2024-01-01T00:00:00Z">
        <w:r>
          <w:t xml:space="preserve">Update task status as you make progress so the team can stay coordinated.</w:t>
        </w:r>
      </w:ins>
    </w:p>
    <w:bookmarkEnd w:id="37"/>
    <w:bookmarkStart w:id="38" w:name="google-drive"/>
    <w:p>
      <w:pPr>
        <w:pStyle w:val="Heading2"/>
      </w:pPr>
      <w:r>
        <w:t xml:space="preserve">3.4 Google Drive</w:t>
      </w:r>
    </w:p>
    <w:p>
      <w:pPr>
        <w:pStyle w:val="Compact"/>
        <w:numPr>
          <w:ilvl w:val="0"/>
          <w:numId w:val="1005"/>
        </w:numPr>
      </w:pPr>
      <w:ins w:id="47" w:author="PR Preview" w:date="2024-01-01T00:00:00Z">
        <w:r>
          <w:t xml:space="preserve">We mostly use Google Drive to create shared documents with longer descriptions of tasks.</w:t>
        </w:r>
      </w:ins>
      <w:ins w:id="47" w:author="PR Preview" w:date="2024-01-01T00:00:00Z">
        <w:r>
          <w:t xml:space="preserve"> </w:t>
        </w:r>
      </w:ins>
      <w:ins w:id="47" w:author="PR Preview" w:date="2024-01-01T00:00:00Z">
        <w:r>
          <w:t xml:space="preserve">These documents may be linked to in GitHub Issues or other task tracking tools.</w:t>
        </w:r>
      </w:ins>
      <w:ins w:id="47" w:author="PR Preview" w:date="2024-01-01T00:00:00Z">
        <w:r>
          <w:t xml:space="preserve"> </w:t>
        </w:r>
      </w:ins>
      <w:ins w:id="47" w:author="PR Preview" w:date="2024-01-01T00:00:00Z">
        <w:r>
          <w:t xml:space="preserve">Lab leadership often shares these with the whole team since tasks are overlapping,</w:t>
        </w:r>
      </w:ins>
      <w:ins w:id="47" w:author="PR Preview" w:date="2024-01-01T00:00:00Z">
        <w:r>
          <w:t xml:space="preserve"> </w:t>
        </w:r>
      </w:ins>
      <w:ins w:id="47" w:author="PR Preview" w:date="2024-01-01T00:00:00Z">
        <w:r>
          <w:t xml:space="preserve">and even if a task is assigned to one person, others may have valuable insights.</w:t>
        </w:r>
      </w:ins>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7"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4" w:name="sec-style-auto-style"/>
    <w:p>
      <w:pPr>
        <w:pStyle w:val="Heading2"/>
      </w:pPr>
      <w:r>
        <w:t xml:space="preserve">7.11 Automated Tools for Style and Project Workflow</w:t>
      </w:r>
    </w:p>
    <w:bookmarkStart w:id="243"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42"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opt/quarto/share/formats/docx/note.png" id="236"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0" name="Picture"/>
                  <a:graphic>
                    <a:graphicData uri="http://schemas.openxmlformats.org/drawingml/2006/picture">
                      <pic:pic>
                        <pic:nvPicPr>
                          <pic:cNvPr descr="/opt/quarto/share/formats/docx/tip.png" id="241"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2"/>
    <w:bookmarkEnd w:id="243"/>
    <w:bookmarkEnd w:id="244"/>
    <w:bookmarkStart w:id="246" w:name="sec-r-resources-style"/>
    <w:p>
      <w:pPr>
        <w:pStyle w:val="Heading2"/>
      </w:pPr>
      <w:r>
        <w:t xml:space="preserve">7.12 Additional Resources</w:t>
      </w:r>
    </w:p>
    <w:p>
      <w:pPr>
        <w:pStyle w:val="Compact"/>
        <w:numPr>
          <w:ilvl w:val="0"/>
          <w:numId w:val="1062"/>
        </w:numPr>
      </w:pPr>
      <w:hyperlink r:id="rId245">
        <w:r>
          <w:rPr>
            <w:rStyle w:val="Hyperlink"/>
          </w:rPr>
          <w:t xml:space="preserve">Tidyverse style guide</w:t>
        </w:r>
      </w:hyperlink>
      <w:r>
        <w:t xml:space="preserve">: Detailed coding style conventions for writing clear, consistent R code. Covers naming, syntax, pipes, functions, and more.</w:t>
      </w:r>
    </w:p>
    <w:bookmarkEnd w:id="246"/>
    <w:bookmarkEnd w:id="247"/>
    <w:bookmarkStart w:id="253" w:name="big-data"/>
    <w:p>
      <w:pPr>
        <w:pStyle w:val="Heading1"/>
      </w:pPr>
      <w:r>
        <w:t xml:space="preserve">8. Big data</w:t>
      </w:r>
    </w:p>
    <w:p>
      <w:pPr>
        <w:pStyle w:val="FirstParagraph"/>
      </w:pPr>
      <w:r>
        <w:t xml:space="preserve">Adapted by UCD-SeRG team from</w:t>
      </w:r>
      <w:r>
        <w:t xml:space="preserve"> </w:t>
      </w:r>
      <w:hyperlink r:id="rId248">
        <w:r>
          <w:rPr>
            <w:rStyle w:val="Hyperlink"/>
          </w:rPr>
          <w:t xml:space="preserve">original by Kunal Mishra and Jade Benjamin-Chung</w:t>
        </w:r>
      </w:hyperlink>
    </w:p>
    <w:bookmarkStart w:id="2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0"/>
    <w:bookmarkStart w:id="2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1"/>
    <w:bookmarkStart w:id="2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2"/>
    <w:bookmarkEnd w:id="253"/>
    <w:bookmarkStart w:id="263" w:name="data-masking"/>
    <w:p>
      <w:pPr>
        <w:pStyle w:val="Heading1"/>
      </w:pPr>
      <w:r>
        <w:t xml:space="preserve">9. Data masking</w:t>
      </w:r>
    </w:p>
    <w:p>
      <w:pPr>
        <w:pStyle w:val="FirstParagraph"/>
      </w:pPr>
      <w:r>
        <w:t xml:space="preserve">Adapted by UCD-SeRG team from</w:t>
      </w:r>
      <w:r>
        <w:t xml:space="preserve"> </w:t>
      </w:r>
      <w:hyperlink r:id="rId254">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6" name="Picture"/>
            <a:graphic>
              <a:graphicData uri="http://schemas.openxmlformats.org/drawingml/2006/picture">
                <pic:pic>
                  <pic:nvPicPr>
                    <pic:cNvPr descr="assets/images/data-masking.PNG" id="257" name="Picture"/>
                    <pic:cNvPicPr>
                      <a:picLocks noChangeArrowheads="1" noChangeAspect="1"/>
                    </pic:cNvPicPr>
                  </pic:nvPicPr>
                  <pic:blipFill>
                    <a:blip r:embed="rId255"/>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3"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3"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3"/>
    <w:bookmarkStart w:id="274"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4"/>
    <w:bookmarkStart w:id="275"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5"/>
    <w:bookmarkStart w:id="279"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6"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6"/>
    <w:bookmarkStart w:id="278"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7">
        <w:r>
          <w:rPr>
            <w:rStyle w:val="Hyperlink"/>
          </w:rPr>
          <w:t xml:space="preserve">Repeated Amend chapter</w:t>
        </w:r>
      </w:hyperlink>
      <w:r>
        <w:t xml:space="preserve"> </w:t>
      </w:r>
      <w:r>
        <w:t xml:space="preserve">in Happy Git with R.</w:t>
      </w:r>
    </w:p>
    <w:bookmarkEnd w:id="278"/>
    <w:bookmarkEnd w:id="279"/>
    <w:bookmarkStart w:id="282"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1">
        <w:r>
          <w:rPr>
            <w:rStyle w:val="Hyperlink"/>
          </w:rPr>
          <w:t xml:space="preserve">great discussion of project-oriented workflows</w:t>
        </w:r>
      </w:hyperlink>
      <w:r>
        <w:t xml:space="preserve">, extolling the virtues of a self-contained, portable projects, for your reference.</w:t>
      </w:r>
    </w:p>
    <w:bookmarkEnd w:id="282"/>
    <w:bookmarkEnd w:id="283"/>
    <w:bookmarkStart w:id="302" w:name="sec-unix"/>
    <w:p>
      <w:pPr>
        <w:pStyle w:val="Heading1"/>
      </w:pPr>
      <w:r>
        <w:t xml:space="preserve">11. Unix</w:t>
      </w:r>
    </w:p>
    <w:p>
      <w:pPr>
        <w:pStyle w:val="FirstParagraph"/>
      </w:pPr>
      <w:r>
        <w:t xml:space="preserve">Adapted by UCD-SeRG team from</w:t>
      </w:r>
      <w:r>
        <w:t xml:space="preserve"> </w:t>
      </w:r>
      <w:hyperlink r:id="rId28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8"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6" name="Picture"/>
            <a:graphic>
              <a:graphicData uri="http://schemas.openxmlformats.org/drawingml/2006/picture">
                <pic:pic>
                  <pic:nvPicPr>
                    <pic:cNvPr descr="assets/images/ex-desktop.jpg" id="287" name="Picture"/>
                    <pic:cNvPicPr>
                      <a:picLocks noChangeArrowheads="1" noChangeAspect="1"/>
                    </pic:cNvPicPr>
                  </pic:nvPicPr>
                  <pic:blipFill>
                    <a:blip r:embed="rId285"/>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8"/>
    <w:bookmarkStart w:id="292"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90" name="Picture"/>
            <a:graphic>
              <a:graphicData uri="http://schemas.openxmlformats.org/drawingml/2006/picture">
                <pic:pic>
                  <pic:nvPicPr>
                    <pic:cNvPr descr="assets/images/ex-terminal.PNG" id="291" name="Picture"/>
                    <pic:cNvPicPr>
                      <a:picLocks noChangeArrowheads="1" noChangeAspect="1"/>
                    </pic:cNvPicPr>
                  </pic:nvPicPr>
                  <pic:blipFill>
                    <a:blip r:embed="rId289"/>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2"/>
    <w:bookmarkStart w:id="293"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3"/>
    <w:bookmarkStart w:id="296"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5"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5"/>
    <w:bookmarkEnd w:id="296"/>
    <w:bookmarkStart w:id="297"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7"/>
    <w:bookmarkStart w:id="301"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9"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9"/>
    <w:bookmarkStart w:id="300"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0"/>
    <w:bookmarkEnd w:id="301"/>
    <w:bookmarkEnd w:id="302"/>
    <w:bookmarkStart w:id="308" w:name="reproducible-environments"/>
    <w:p>
      <w:pPr>
        <w:pStyle w:val="Heading1"/>
      </w:pPr>
      <w:r>
        <w:t xml:space="preserve">12. Reproducible Environments</w:t>
      </w:r>
    </w:p>
    <w:p>
      <w:pPr>
        <w:pStyle w:val="FirstParagraph"/>
      </w:pPr>
      <w:r>
        <w:t xml:space="preserve">Adapted by UCD-SeRG team from</w:t>
      </w:r>
      <w:r>
        <w:t xml:space="preserve"> </w:t>
      </w:r>
      <w:hyperlink r:id="rId303">
        <w:r>
          <w:rPr>
            <w:rStyle w:val="Hyperlink"/>
          </w:rPr>
          <w:t xml:space="preserve">original by Anna Nguyen</w:t>
        </w:r>
      </w:hyperlink>
    </w:p>
    <w:bookmarkStart w:id="307" w:name="package-version-control-with-renv"/>
    <w:p>
      <w:pPr>
        <w:pStyle w:val="Heading2"/>
      </w:pPr>
      <w:r>
        <w:t xml:space="preserve">12.1 Package Version Control with renv</w:t>
      </w:r>
    </w:p>
    <w:bookmarkStart w:id="304"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4"/>
    <w:bookmarkStart w:id="305"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5"/>
    <w:bookmarkStart w:id="306"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6"/>
    <w:bookmarkEnd w:id="307"/>
    <w:bookmarkEnd w:id="308"/>
    <w:bookmarkStart w:id="323" w:name="code-publication"/>
    <w:p>
      <w:pPr>
        <w:pStyle w:val="Heading1"/>
      </w:pPr>
      <w:r>
        <w:t xml:space="preserve">13. Code Publication</w:t>
      </w:r>
    </w:p>
    <w:p>
      <w:pPr>
        <w:pStyle w:val="FirstParagraph"/>
      </w:pPr>
      <w:r>
        <w:t xml:space="preserve">Adapted by UCD-SeRG team from</w:t>
      </w:r>
      <w:r>
        <w:t xml:space="preserve"> </w:t>
      </w:r>
      <w:hyperlink r:id="rId309">
        <w:r>
          <w:rPr>
            <w:rStyle w:val="Hyperlink"/>
          </w:rPr>
          <w:t xml:space="preserve">original by Nolan Pokpongkiat</w:t>
        </w:r>
      </w:hyperlink>
    </w:p>
    <w:bookmarkStart w:id="310"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0"/>
    <w:bookmarkStart w:id="312"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1">
        <w:r>
          <w:rPr>
            <w:rStyle w:val="Hyperlink"/>
          </w:rPr>
          <w:t xml:space="preserve">here.</w:t>
        </w:r>
      </w:hyperlink>
    </w:p>
    <w:bookmarkEnd w:id="312"/>
    <w:bookmarkStart w:id="313"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3"/>
    <w:bookmarkStart w:id="315"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4">
        <w:r>
          <w:rPr>
            <w:rStyle w:val="Hyperlink"/>
          </w:rPr>
          <w:t xml:space="preserve">here.</w:t>
        </w:r>
      </w:hyperlink>
    </w:p>
    <w:bookmarkEnd w:id="315"/>
    <w:bookmarkStart w:id="316"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6"/>
    <w:bookmarkStart w:id="318"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7">
        <w:r>
          <w:rPr>
            <w:rStyle w:val="Hyperlink"/>
          </w:rPr>
          <w:t xml:space="preserve">here.</w:t>
        </w:r>
      </w:hyperlink>
    </w:p>
    <w:bookmarkEnd w:id="318"/>
    <w:bookmarkStart w:id="319"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9"/>
    <w:bookmarkStart w:id="320"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0"/>
    <w:bookmarkStart w:id="322"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1">
        <w:r>
          <w:rPr>
            <w:rStyle w:val="Hyperlink"/>
          </w:rPr>
          <w:t xml:space="preserve">here.</w:t>
        </w:r>
      </w:hyperlink>
    </w:p>
    <w:bookmarkEnd w:id="322"/>
    <w:bookmarkEnd w:id="323"/>
    <w:bookmarkStart w:id="344"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4">
        <w:r>
          <w:rPr>
            <w:rStyle w:val="Hyperlink"/>
          </w:rPr>
          <w:t xml:space="preserve">Proctor-UCSF Lab Manual</w:t>
        </w:r>
      </w:hyperlink>
    </w:p>
    <w:bookmarkStart w:id="327"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5">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6">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7"/>
    <w:bookmarkStart w:id="331"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8"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8"/>
    <w:bookmarkStart w:id="329"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9"/>
    <w:bookmarkStart w:id="330"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0"/>
    <w:bookmarkEnd w:id="331"/>
    <w:bookmarkStart w:id="335" w:name="create-public-ids"/>
    <w:p>
      <w:pPr>
        <w:pStyle w:val="Heading2"/>
      </w:pPr>
      <w:r>
        <w:t xml:space="preserve">14.3 Create public IDs</w:t>
      </w:r>
    </w:p>
    <w:bookmarkStart w:id="332"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2"/>
    <w:bookmarkStart w:id="333"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3"/>
    <w:bookmarkStart w:id="334"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4"/>
    <w:bookmarkEnd w:id="335"/>
    <w:bookmarkStart w:id="339"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8"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7">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8"/>
    <w:bookmarkEnd w:id="339"/>
    <w:bookmarkStart w:id="340"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0"/>
    <w:bookmarkStart w:id="341"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1"/>
    <w:bookmarkStart w:id="343"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2">
        <w:r>
          <w:rPr>
            <w:rStyle w:val="Hyperlink"/>
          </w:rPr>
          <w:t xml:space="preserve">How to Store and Manage Your Data - PLOS</w:t>
        </w:r>
      </w:hyperlink>
    </w:p>
    <w:bookmarkEnd w:id="343"/>
    <w:bookmarkEnd w:id="344"/>
    <w:bookmarkStart w:id="365" w:name="sec-slurm"/>
    <w:p>
      <w:pPr>
        <w:pStyle w:val="Heading1"/>
      </w:pPr>
      <w:r>
        <w:t xml:space="preserve">15. High-performance computing (HPC)</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9" w:name="uc-davis-computing-resources"/>
    <w:p>
      <w:pPr>
        <w:pStyle w:val="Heading2"/>
      </w:pPr>
      <w:r>
        <w:t xml:space="preserve">15.1 UC Davis Computing Resources</w:t>
      </w:r>
    </w:p>
    <w:bookmarkStart w:id="348"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8"/>
    <w:bookmarkEnd w:id="349"/>
    <w:bookmarkStart w:id="351"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0"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0"/>
    <w:bookmarkEnd w:id="351"/>
    <w:bookmarkStart w:id="352"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2"/>
    <w:bookmarkStart w:id="353"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6">
        <w:r>
          <w:rPr>
            <w:rStyle w:val="Hyperlink"/>
          </w:rPr>
          <w:t xml:space="preserve">hpc.ucdavis.edu</w:t>
        </w:r>
      </w:hyperlink>
      <w:r>
        <w:t xml:space="preserve"> </w:t>
      </w:r>
      <w:r>
        <w:t xml:space="preserve">for support information.</w:t>
      </w:r>
    </w:p>
    <w:bookmarkEnd w:id="353"/>
    <w:bookmarkStart w:id="357"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4"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4"/>
    <w:bookmarkStart w:id="355"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5"/>
    <w:bookmarkStart w:id="356"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6"/>
    <w:bookmarkEnd w:id="357"/>
    <w:bookmarkStart w:id="362" w:name="storage-group-storage-access"/>
    <w:p>
      <w:pPr>
        <w:pStyle w:val="Heading2"/>
      </w:pPr>
      <w:r>
        <w:t xml:space="preserve">15.6 Storage &amp; group storage access</w:t>
      </w:r>
    </w:p>
    <w:bookmarkStart w:id="358"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6">
        <w:r>
          <w:rPr>
            <w:rStyle w:val="Hyperlink"/>
          </w:rPr>
          <w:t xml:space="preserve">UC Davis HPC documentation</w:t>
        </w:r>
      </w:hyperlink>
      <w:r>
        <w:t xml:space="preserve"> </w:t>
      </w:r>
      <w:r>
        <w:t xml:space="preserve">for specific storage options and quotas.</w:t>
      </w:r>
    </w:p>
    <w:bookmarkEnd w:id="358"/>
    <w:bookmarkStart w:id="359"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9"/>
    <w:bookmarkStart w:id="361"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0">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1"/>
    <w:bookmarkEnd w:id="362"/>
    <w:bookmarkStart w:id="364"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3">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4"/>
    <w:bookmarkEnd w:id="365"/>
    <w:bookmarkStart w:id="402" w:name="working-with-ai"/>
    <w:p>
      <w:pPr>
        <w:pStyle w:val="Heading1"/>
      </w:pPr>
      <w:r>
        <w:t xml:space="preserve">16. Working with AI</w:t>
      </w:r>
    </w:p>
    <w:p>
      <w:pPr>
        <w:pStyle w:val="FirstParagraph"/>
      </w:pPr>
      <w:hyperlink r:id="rId36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7"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7"/>
    <w:bookmarkStart w:id="368"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8"/>
    <w:bookmarkStart w:id="369"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9"/>
    <w:bookmarkStart w:id="401" w:name="coding-agents"/>
    <w:p>
      <w:pPr>
        <w:pStyle w:val="Heading2"/>
      </w:pPr>
      <w:r>
        <w:t xml:space="preserve">16.4 Coding Agents</w:t>
      </w:r>
    </w:p>
    <w:p>
      <w:pPr>
        <w:pStyle w:val="FirstParagraph"/>
      </w:pPr>
      <w:r>
        <w:t xml:space="preserve">We recommend using</w:t>
      </w:r>
      <w:r>
        <w:t xml:space="preserve"> </w:t>
      </w:r>
      <w:hyperlink r:id="rId370">
        <w:r>
          <w:rPr>
            <w:rStyle w:val="Hyperlink"/>
            <w:b/>
            <w:bCs/>
          </w:rPr>
          <w:t xml:space="preserve">Coding Agents</w:t>
        </w:r>
      </w:hyperlink>
      <w:r>
        <w:t xml:space="preserve"> </w:t>
      </w:r>
      <w:r>
        <w:t xml:space="preserve">(</w:t>
      </w:r>
      <w:hyperlink r:id="rId371">
        <w:r>
          <w:rPr>
            <w:rStyle w:val="Hyperlink"/>
          </w:rPr>
          <w:t xml:space="preserve">AI agents</w:t>
        </w:r>
      </w:hyperlink>
      <w:r>
        <w:t xml:space="preserve"> </w:t>
      </w:r>
      <w:r>
        <w:t xml:space="preserve">specialized for coding)</w:t>
      </w:r>
      <w:r>
        <w:t xml:space="preserve"> </w:t>
      </w:r>
      <w:r>
        <w:t xml:space="preserve">for AI-assisted coding.</w:t>
      </w:r>
    </w:p>
    <w:bookmarkStart w:id="381"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2"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2"/>
    <w:bookmarkStart w:id="373"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3"/>
    <w:bookmarkStart w:id="376"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4">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5">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6"/>
    <w:bookmarkStart w:id="377"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7"/>
    <w:bookmarkStart w:id="378"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8"/>
    <w:bookmarkStart w:id="380"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9">
        <w:r>
          <w:rPr>
            <w:rStyle w:val="Hyperlink"/>
          </w:rPr>
          <w:t xml:space="preserve">GitHub Copilot coding agent documentation</w:t>
        </w:r>
      </w:hyperlink>
      <w:r>
        <w:t xml:space="preserve">.</w:t>
      </w:r>
    </w:p>
    <w:bookmarkEnd w:id="380"/>
    <w:bookmarkEnd w:id="381"/>
    <w:bookmarkStart w:id="386" w:name="benefits-and-hazards"/>
    <w:p>
      <w:pPr>
        <w:pStyle w:val="Heading3"/>
      </w:pPr>
      <w:r>
        <w:t xml:space="preserve">16.4.2 Benefits and Hazards</w:t>
      </w:r>
    </w:p>
    <w:p>
      <w:pPr>
        <w:pStyle w:val="FirstParagraph"/>
      </w:pPr>
      <w:r>
        <w:t xml:space="preserve">Like the</w:t>
      </w:r>
      <w:r>
        <w:t xml:space="preserve"> </w:t>
      </w:r>
      <w:hyperlink r:id="rId382">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4" name="Picture"/>
            <a:graphic>
              <a:graphicData uri="http://schemas.openxmlformats.org/drawingml/2006/picture">
                <pic:pic>
                  <pic:nvPicPr>
                    <pic:cNvPr descr="assets/images/matrix-agents.png" id="385" name="Picture"/>
                    <pic:cNvPicPr>
                      <a:picLocks noChangeArrowheads="1" noChangeAspect="1"/>
                    </pic:cNvPicPr>
                  </pic:nvPicPr>
                  <pic:blipFill>
                    <a:blip r:embed="rId38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6"/>
    <w:bookmarkStart w:id="390"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opt/quarto/share/formats/docx/warning.png" id="389" name="Picture"/>
                          <pic:cNvPicPr>
                            <a:picLocks noChangeArrowheads="1" noChangeAspect="1"/>
                          </pic:cNvPicPr>
                        </pic:nvPicPr>
                        <pic:blipFill>
                          <a:blip r:embed="rId38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0"/>
    <w:bookmarkStart w:id="395"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2"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1">
        <w:r>
          <w:rPr>
            <w:rStyle w:val="Hyperlink"/>
          </w:rPr>
          <w:t xml:space="preserve">Copilot allowlist reference</w:t>
        </w:r>
      </w:hyperlink>
      <w:r>
        <w:t xml:space="preserve">.</w:t>
      </w:r>
    </w:p>
    <w:bookmarkEnd w:id="392"/>
    <w:bookmarkStart w:id="394"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3">
        <w:r>
          <w:rPr>
            <w:rStyle w:val="Hyperlink"/>
          </w:rPr>
          <w:t xml:space="preserve">Customizing or disabling the firewall for GitHub Copilot coding agent</w:t>
        </w:r>
      </w:hyperlink>
      <w:r>
        <w:t xml:space="preserve">.</w:t>
      </w:r>
    </w:p>
    <w:bookmarkEnd w:id="394"/>
    <w:bookmarkEnd w:id="395"/>
    <w:bookmarkStart w:id="399"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9"/>
    <w:bookmarkStart w:id="400"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0"/>
    <w:bookmarkEnd w:id="401"/>
    <w:bookmarkEnd w:id="402"/>
    <w:bookmarkStart w:id="415" w:name="checklists"/>
    <w:p>
      <w:pPr>
        <w:pStyle w:val="Heading1"/>
      </w:pPr>
      <w:r>
        <w:t xml:space="preserve">17. Checklists</w:t>
      </w:r>
    </w:p>
    <w:p>
      <w:pPr>
        <w:pStyle w:val="FirstParagraph"/>
      </w:pPr>
      <w:r>
        <w:t xml:space="preserve">Adapted by UCD-SeRG team from</w:t>
      </w:r>
      <w:r>
        <w:t xml:space="preserve"> </w:t>
      </w:r>
      <w:hyperlink r:id="rId403">
        <w:r>
          <w:rPr>
            <w:rStyle w:val="Hyperlink"/>
          </w:rPr>
          <w:t xml:space="preserve">original by Jade Benjamin-Chung</w:t>
        </w:r>
      </w:hyperlink>
    </w:p>
    <w:bookmarkStart w:id="404" w:name="pre-analysis-plan-checklist"/>
    <w:p>
      <w:pPr>
        <w:pStyle w:val="Heading2"/>
      </w:pPr>
      <w:r>
        <w:t xml:space="preserve">17.1 Pre-analysis plan checklist</w:t>
      </w:r>
    </w:p>
    <w:p>
      <w:pPr>
        <w:pStyle w:val="Compact"/>
        <w:numPr>
          <w:ilvl w:val="0"/>
          <w:numId w:val="1103"/>
        </w:numPr>
      </w:pPr>
      <w:r>
        <w:t xml:space="preserve">Brief background on the study (a condensed version of the introduction section of the paper)</w:t>
      </w:r>
    </w:p>
    <w:p>
      <w:pPr>
        <w:pStyle w:val="Compact"/>
        <w:numPr>
          <w:ilvl w:val="0"/>
          <w:numId w:val="1103"/>
        </w:numPr>
      </w:pPr>
      <w:r>
        <w:t xml:space="preserve">Hypotheses / objectives</w:t>
      </w:r>
    </w:p>
    <w:p>
      <w:pPr>
        <w:pStyle w:val="Compact"/>
        <w:numPr>
          <w:ilvl w:val="0"/>
          <w:numId w:val="1103"/>
        </w:numPr>
      </w:pPr>
      <w:r>
        <w:t xml:space="preserve">Study design</w:t>
      </w:r>
    </w:p>
    <w:p>
      <w:pPr>
        <w:pStyle w:val="Compact"/>
        <w:numPr>
          <w:ilvl w:val="0"/>
          <w:numId w:val="1103"/>
        </w:numPr>
      </w:pPr>
      <w:r>
        <w:t xml:space="preserve">Description of data</w:t>
      </w:r>
    </w:p>
    <w:p>
      <w:pPr>
        <w:pStyle w:val="Compact"/>
        <w:numPr>
          <w:ilvl w:val="0"/>
          <w:numId w:val="1103"/>
        </w:numPr>
      </w:pPr>
      <w:r>
        <w:t xml:space="preserve">Definition of outcomes</w:t>
      </w:r>
    </w:p>
    <w:p>
      <w:pPr>
        <w:pStyle w:val="Compact"/>
        <w:numPr>
          <w:ilvl w:val="0"/>
          <w:numId w:val="1103"/>
        </w:numPr>
      </w:pPr>
      <w:r>
        <w:t xml:space="preserve">Definition of interventions / exposures</w:t>
      </w:r>
    </w:p>
    <w:p>
      <w:pPr>
        <w:pStyle w:val="Compact"/>
        <w:numPr>
          <w:ilvl w:val="0"/>
          <w:numId w:val="1103"/>
        </w:numPr>
      </w:pPr>
      <w:r>
        <w:t xml:space="preserve">Definition of covariates</w:t>
      </w:r>
    </w:p>
    <w:p>
      <w:pPr>
        <w:pStyle w:val="Compact"/>
        <w:numPr>
          <w:ilvl w:val="0"/>
          <w:numId w:val="1103"/>
        </w:numPr>
      </w:pPr>
      <w:r>
        <w:t xml:space="preserve">Statistical power calculation</w:t>
      </w:r>
    </w:p>
    <w:p>
      <w:pPr>
        <w:pStyle w:val="Compact"/>
        <w:numPr>
          <w:ilvl w:val="0"/>
          <w:numId w:val="1103"/>
        </w:numPr>
      </w:pPr>
      <w:r>
        <w:t xml:space="preserve">Statistical model description</w:t>
      </w:r>
    </w:p>
    <w:p>
      <w:pPr>
        <w:pStyle w:val="Compact"/>
        <w:numPr>
          <w:ilvl w:val="0"/>
          <w:numId w:val="1103"/>
        </w:numPr>
      </w:pPr>
      <w:r>
        <w:t xml:space="preserve">Covariate selection / screening</w:t>
      </w:r>
    </w:p>
    <w:p>
      <w:pPr>
        <w:pStyle w:val="Compact"/>
        <w:numPr>
          <w:ilvl w:val="0"/>
          <w:numId w:val="1103"/>
        </w:numPr>
      </w:pPr>
      <w:r>
        <w:t xml:space="preserve">Standard error estimation method</w:t>
      </w:r>
    </w:p>
    <w:p>
      <w:pPr>
        <w:pStyle w:val="Compact"/>
        <w:numPr>
          <w:ilvl w:val="0"/>
          <w:numId w:val="1103"/>
        </w:numPr>
      </w:pPr>
      <w:r>
        <w:t xml:space="preserve">Missing data analysis</w:t>
      </w:r>
    </w:p>
    <w:p>
      <w:pPr>
        <w:pStyle w:val="Compact"/>
        <w:numPr>
          <w:ilvl w:val="0"/>
          <w:numId w:val="1103"/>
        </w:numPr>
      </w:pPr>
      <w:r>
        <w:t xml:space="preserve">Assessment of effect modification / subgroup analyses</w:t>
      </w:r>
    </w:p>
    <w:p>
      <w:pPr>
        <w:pStyle w:val="Compact"/>
        <w:numPr>
          <w:ilvl w:val="0"/>
          <w:numId w:val="1103"/>
        </w:numPr>
      </w:pPr>
      <w:r>
        <w:t xml:space="preserve">Sensitivity analyses</w:t>
      </w:r>
    </w:p>
    <w:p>
      <w:pPr>
        <w:pStyle w:val="Compact"/>
        <w:numPr>
          <w:ilvl w:val="0"/>
          <w:numId w:val="1103"/>
        </w:numPr>
      </w:pPr>
      <w:r>
        <w:t xml:space="preserve">Negative control analyses</w:t>
      </w:r>
    </w:p>
    <w:bookmarkEnd w:id="404"/>
    <w:bookmarkStart w:id="406" w:name="code-checklist"/>
    <w:p>
      <w:pPr>
        <w:pStyle w:val="Heading2"/>
      </w:pPr>
      <w:r>
        <w:t xml:space="preserve">17.2 Code checklist</w:t>
      </w:r>
    </w:p>
    <w:p>
      <w:pPr>
        <w:pStyle w:val="Compact"/>
        <w:numPr>
          <w:ilvl w:val="0"/>
          <w:numId w:val="1104"/>
        </w:numPr>
      </w:pPr>
      <w:r>
        <w:t xml:space="preserve">Does the script run without errors?</w:t>
      </w:r>
    </w:p>
    <w:p>
      <w:pPr>
        <w:pStyle w:val="Compact"/>
        <w:numPr>
          <w:ilvl w:val="0"/>
          <w:numId w:val="1104"/>
        </w:numPr>
      </w:pPr>
      <w:r>
        <w:t xml:space="preserve">Is code self-contained within repo and/or associated Box folder?</w:t>
      </w:r>
    </w:p>
    <w:p>
      <w:pPr>
        <w:pStyle w:val="Compact"/>
        <w:numPr>
          <w:ilvl w:val="0"/>
          <w:numId w:val="1104"/>
        </w:numPr>
      </w:pPr>
      <w:r>
        <w:t xml:space="preserve">Is all commented out code / remarks removed?</w:t>
      </w:r>
    </w:p>
    <w:p>
      <w:pPr>
        <w:pStyle w:val="Compact"/>
        <w:numPr>
          <w:ilvl w:val="0"/>
          <w:numId w:val="1104"/>
        </w:numPr>
      </w:pPr>
      <w:r>
        <w:t xml:space="preserve">Does the header accurately describe the process completed in the script?</w:t>
      </w:r>
    </w:p>
    <w:p>
      <w:pPr>
        <w:pStyle w:val="Compact"/>
        <w:numPr>
          <w:ilvl w:val="0"/>
          <w:numId w:val="1104"/>
        </w:numPr>
      </w:pPr>
      <w:r>
        <w:t xml:space="preserve">Is the script pushed to its github repository?</w:t>
      </w:r>
    </w:p>
    <w:p>
      <w:pPr>
        <w:pStyle w:val="Compact"/>
        <w:numPr>
          <w:ilvl w:val="0"/>
          <w:numId w:val="1104"/>
        </w:numPr>
      </w:pPr>
      <w:r>
        <w:t xml:space="preserve">Does the code adhere to the</w:t>
      </w:r>
      <w:r>
        <w:t xml:space="preserve"> </w:t>
      </w:r>
      <w:hyperlink r:id="rId405">
        <w:r>
          <w:rPr>
            <w:rStyle w:val="Hyperlink"/>
          </w:rPr>
          <w:t xml:space="preserve">coding style guide</w:t>
        </w:r>
      </w:hyperlink>
      <w:r>
        <w:t xml:space="preserve">?</w:t>
      </w:r>
    </w:p>
    <w:p>
      <w:pPr>
        <w:pStyle w:val="Compact"/>
        <w:numPr>
          <w:ilvl w:val="0"/>
          <w:numId w:val="1104"/>
        </w:numPr>
      </w:pPr>
      <w:r>
        <w:t xml:space="preserve">Are all warnings ignorable? Should any warnings be intentionally suppressed or addressed?</w:t>
      </w:r>
    </w:p>
    <w:bookmarkEnd w:id="406"/>
    <w:bookmarkStart w:id="410"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7">
        <w:r>
          <w:rPr>
            <w:rStyle w:val="Hyperlink"/>
            <w:i/>
            <w:iCs/>
          </w:rPr>
          <w:t xml:space="preserve">this article</w:t>
        </w:r>
      </w:hyperlink>
      <w:r>
        <w:rPr>
          <w:i/>
          <w:iCs/>
        </w:rPr>
        <w:t xml:space="preserve">.</w:t>
      </w:r>
    </w:p>
    <w:p>
      <w:pPr>
        <w:pStyle w:val="Compact"/>
        <w:numPr>
          <w:ilvl w:val="0"/>
          <w:numId w:val="1105"/>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5"/>
        </w:numPr>
      </w:pPr>
      <w:r>
        <w:t xml:space="preserve">Are the study results within the manuscript replicable (i.e., if you rerun the code in the study’s repository, the tables and figures will be exactly replicated?)</w:t>
      </w:r>
    </w:p>
    <w:p>
      <w:pPr>
        <w:pStyle w:val="Compact"/>
        <w:numPr>
          <w:ilvl w:val="0"/>
          <w:numId w:val="1105"/>
        </w:numPr>
      </w:pPr>
      <w:r>
        <w:t xml:space="preserve">Is a target journal selected?</w:t>
      </w:r>
    </w:p>
    <w:p>
      <w:pPr>
        <w:pStyle w:val="Compact"/>
        <w:numPr>
          <w:ilvl w:val="0"/>
          <w:numId w:val="1105"/>
        </w:numPr>
      </w:pPr>
      <w:r>
        <w:t xml:space="preserve">Is the title declarative, in other words, does it state the object/findings rather than suggest them?</w:t>
      </w:r>
    </w:p>
    <w:p>
      <w:pPr>
        <w:pStyle w:val="Compact"/>
        <w:numPr>
          <w:ilvl w:val="0"/>
          <w:numId w:val="1105"/>
        </w:numPr>
      </w:pPr>
      <w:r>
        <w:t xml:space="preserve">Is the word count of the manuscript close to the target journal’s allowance?</w:t>
      </w:r>
    </w:p>
    <w:p>
      <w:pPr>
        <w:pStyle w:val="Compact"/>
        <w:numPr>
          <w:ilvl w:val="0"/>
          <w:numId w:val="1105"/>
        </w:numPr>
      </w:pPr>
      <w:r>
        <w:t xml:space="preserve">Does the manuscript adhere to the formatting guide of the target journal?</w:t>
      </w:r>
    </w:p>
    <w:p>
      <w:pPr>
        <w:pStyle w:val="Compact"/>
        <w:numPr>
          <w:ilvl w:val="0"/>
          <w:numId w:val="1105"/>
        </w:numPr>
      </w:pPr>
      <w:r>
        <w:t xml:space="preserve">Does the manuscript use a consistent voice (passive or active – usually active is preferred … pun intended)?</w:t>
      </w:r>
    </w:p>
    <w:p>
      <w:pPr>
        <w:pStyle w:val="Compact"/>
        <w:numPr>
          <w:ilvl w:val="0"/>
          <w:numId w:val="1105"/>
        </w:numPr>
      </w:pPr>
      <w:r>
        <w:t xml:space="preserve">Is each figure and table (including supplementary material) referenced in the main text?</w:t>
      </w:r>
    </w:p>
    <w:p>
      <w:pPr>
        <w:pStyle w:val="Compact"/>
        <w:numPr>
          <w:ilvl w:val="0"/>
          <w:numId w:val="1105"/>
        </w:numPr>
      </w:pPr>
      <w:r>
        <w:t xml:space="preserve">Is there a caption for each figure and table (including supplementary material)?</w:t>
      </w:r>
    </w:p>
    <w:p>
      <w:pPr>
        <w:pStyle w:val="Compact"/>
        <w:numPr>
          <w:ilvl w:val="0"/>
          <w:numId w:val="1105"/>
        </w:numPr>
      </w:pPr>
      <w:r>
        <w:t xml:space="preserve">Are tables/figures and supplementary material numbered in accordance with their appearance in the main text?</w:t>
      </w:r>
    </w:p>
    <w:p>
      <w:pPr>
        <w:pStyle w:val="Compact"/>
        <w:numPr>
          <w:ilvl w:val="0"/>
          <w:numId w:val="1105"/>
        </w:numPr>
      </w:pPr>
      <w:r>
        <w:t xml:space="preserve">Does the text use past tense if it is reporting research findings or future tense if it is a study protocol?</w:t>
      </w:r>
    </w:p>
    <w:p>
      <w:pPr>
        <w:pStyle w:val="Compact"/>
        <w:numPr>
          <w:ilvl w:val="0"/>
          <w:numId w:val="110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5"/>
        </w:numPr>
      </w:pPr>
      <w:r>
        <w:t xml:space="preserve">Does the text use minimal abbreviations, and are all abbreviations defined at first use?</w:t>
      </w:r>
    </w:p>
    <w:p>
      <w:pPr>
        <w:pStyle w:val="Compact"/>
        <w:numPr>
          <w:ilvl w:val="0"/>
          <w:numId w:val="110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8">
        <w:r>
          <w:rPr>
            <w:rStyle w:val="Hyperlink"/>
          </w:rPr>
          <w:t xml:space="preserve">here</w:t>
        </w:r>
      </w:hyperlink>
      <w:r>
        <w:t xml:space="preserve">)</w:t>
      </w:r>
    </w:p>
    <w:p>
      <w:pPr>
        <w:pStyle w:val="Compact"/>
        <w:numPr>
          <w:ilvl w:val="0"/>
          <w:numId w:val="1105"/>
        </w:numPr>
      </w:pPr>
      <w:r>
        <w:t xml:space="preserve">Have you drafted author contributions? Do they follow the</w:t>
      </w:r>
      <w:r>
        <w:t xml:space="preserve"> </w:t>
      </w:r>
      <w:hyperlink r:id="rId409">
        <w:r>
          <w:rPr>
            <w:rStyle w:val="Hyperlink"/>
          </w:rPr>
          <w:t xml:space="preserve">CRediT Taxonomy</w:t>
        </w:r>
      </w:hyperlink>
      <w:r>
        <w:t xml:space="preserve"> </w:t>
      </w:r>
      <w:r>
        <w:t xml:space="preserve">for author contributions?</w:t>
      </w:r>
    </w:p>
    <w:bookmarkEnd w:id="410"/>
    <w:bookmarkStart w:id="414" w:name="figure-checklist"/>
    <w:p>
      <w:pPr>
        <w:pStyle w:val="Heading2"/>
      </w:pPr>
      <w:r>
        <w:t xml:space="preserve">17.4 Figure checklist</w:t>
      </w:r>
    </w:p>
    <w:p>
      <w:pPr>
        <w:pStyle w:val="Compact"/>
        <w:numPr>
          <w:ilvl w:val="0"/>
          <w:numId w:val="1106"/>
        </w:numPr>
      </w:pPr>
      <w:r>
        <w:t xml:space="preserve">Are the x-axis and y-axis labeled?</w:t>
      </w:r>
    </w:p>
    <w:p>
      <w:pPr>
        <w:pStyle w:val="Compact"/>
        <w:numPr>
          <w:ilvl w:val="0"/>
          <w:numId w:val="1106"/>
        </w:numPr>
      </w:pPr>
      <w:r>
        <w:t xml:space="preserve">If the figure includes panels, is each panel labeled?</w:t>
      </w:r>
    </w:p>
    <w:p>
      <w:pPr>
        <w:pStyle w:val="Compact"/>
        <w:numPr>
          <w:ilvl w:val="0"/>
          <w:numId w:val="1106"/>
        </w:numPr>
      </w:pPr>
      <w:r>
        <w:t xml:space="preserve">Are there sufficient numerical / text labels and breaks on the x-axis and y-axis?</w:t>
      </w:r>
    </w:p>
    <w:p>
      <w:pPr>
        <w:pStyle w:val="Compact"/>
        <w:numPr>
          <w:ilvl w:val="0"/>
          <w:numId w:val="1106"/>
        </w:numPr>
      </w:pPr>
      <w:r>
        <w:t xml:space="preserve">Is the font size appropriate (i.e., large enough to read, not so large that it distracts from the data presented in the figure?)</w:t>
      </w:r>
    </w:p>
    <w:p>
      <w:pPr>
        <w:pStyle w:val="Compact"/>
        <w:numPr>
          <w:ilvl w:val="0"/>
          <w:numId w:val="1106"/>
        </w:numPr>
      </w:pPr>
      <w:r>
        <w:t xml:space="preserve">Are the colors used colorblind friendly? See a colorblind-friendly palette</w:t>
      </w:r>
      <w:r>
        <w:t xml:space="preserve"> </w:t>
      </w:r>
      <w:hyperlink r:id="rId411">
        <w:r>
          <w:rPr>
            <w:rStyle w:val="Hyperlink"/>
          </w:rPr>
          <w:t xml:space="preserve">here</w:t>
        </w:r>
      </w:hyperlink>
      <w:r>
        <w:t xml:space="preserve">, a neat palette generator with colorblind options</w:t>
      </w:r>
      <w:r>
        <w:t xml:space="preserve"> </w:t>
      </w:r>
      <w:hyperlink r:id="rId412">
        <w:r>
          <w:rPr>
            <w:rStyle w:val="Hyperlink"/>
          </w:rPr>
          <w:t xml:space="preserve">here</w:t>
        </w:r>
      </w:hyperlink>
      <w:r>
        <w:t xml:space="preserve">, and an article on why this matters</w:t>
      </w:r>
      <w:r>
        <w:t xml:space="preserve"> </w:t>
      </w:r>
      <w:hyperlink r:id="rId413">
        <w:r>
          <w:rPr>
            <w:rStyle w:val="Hyperlink"/>
          </w:rPr>
          <w:t xml:space="preserve">here</w:t>
        </w:r>
      </w:hyperlink>
    </w:p>
    <w:p>
      <w:pPr>
        <w:pStyle w:val="Compact"/>
        <w:numPr>
          <w:ilvl w:val="0"/>
          <w:numId w:val="1106"/>
        </w:numPr>
      </w:pPr>
      <w:r>
        <w:t xml:space="preserve">Are colors/shapes/line types defined in a legend?</w:t>
      </w:r>
    </w:p>
    <w:p>
      <w:pPr>
        <w:pStyle w:val="Compact"/>
        <w:numPr>
          <w:ilvl w:val="0"/>
          <w:numId w:val="1106"/>
        </w:numPr>
      </w:pPr>
      <w:r>
        <w:t xml:space="preserve">Are the legends and other labels easy to understand with minimal abbreviations?</w:t>
      </w:r>
    </w:p>
    <w:p>
      <w:pPr>
        <w:pStyle w:val="Compact"/>
        <w:numPr>
          <w:ilvl w:val="0"/>
          <w:numId w:val="1106"/>
        </w:numPr>
      </w:pPr>
      <w:r>
        <w:t xml:space="preserve">If there is overplotting, is transparency used to show overlapping data?</w:t>
      </w:r>
    </w:p>
    <w:p>
      <w:pPr>
        <w:pStyle w:val="Compact"/>
        <w:numPr>
          <w:ilvl w:val="0"/>
          <w:numId w:val="1106"/>
        </w:numPr>
      </w:pPr>
      <w:r>
        <w:t xml:space="preserve">Are 95% confidence intervals or other measures of precision shown, if applicable?</w:t>
      </w:r>
    </w:p>
    <w:bookmarkEnd w:id="414"/>
    <w:bookmarkEnd w:id="415"/>
    <w:bookmarkStart w:id="452" w:name="resources"/>
    <w:p>
      <w:pPr>
        <w:pStyle w:val="Heading1"/>
      </w:pPr>
      <w:r>
        <w:t xml:space="preserve">18. Resources</w:t>
      </w:r>
    </w:p>
    <w:p>
      <w:pPr>
        <w:pStyle w:val="FirstParagraph"/>
      </w:pPr>
      <w:r>
        <w:t xml:space="preserve">Adapted by UCD-SeRG team from</w:t>
      </w:r>
      <w:r>
        <w:t xml:space="preserve"> </w:t>
      </w:r>
      <w:hyperlink r:id="rId416">
        <w:r>
          <w:rPr>
            <w:rStyle w:val="Hyperlink"/>
          </w:rPr>
          <w:t xml:space="preserve">original by Jade Benjamin-Chung and Kunal Mishra</w:t>
        </w:r>
      </w:hyperlink>
    </w:p>
    <w:bookmarkStart w:id="427" w:name="resources-for-r"/>
    <w:p>
      <w:pPr>
        <w:pStyle w:val="Heading2"/>
      </w:pPr>
      <w:r>
        <w:t xml:space="preserve">18.1 Resources for R</w:t>
      </w:r>
    </w:p>
    <w:bookmarkStart w:id="418" w:name="books-and-comprehensive-guides"/>
    <w:p>
      <w:pPr>
        <w:pStyle w:val="Heading3"/>
      </w:pPr>
      <w:r>
        <w:t xml:space="preserve">18.1.1 Books and Comprehensive Guides</w:t>
      </w:r>
    </w:p>
    <w:p>
      <w:pPr>
        <w:pStyle w:val="Compact"/>
        <w:numPr>
          <w:ilvl w:val="0"/>
          <w:numId w:val="1107"/>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7"/>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107"/>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107"/>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7"/>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7"/>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107"/>
        </w:numPr>
      </w:pPr>
      <w:hyperlink r:id="rId417">
        <w:r>
          <w:rPr>
            <w:rStyle w:val="Hyperlink"/>
          </w:rPr>
          <w:t xml:space="preserve">Jade’s R-for-epi course</w:t>
        </w:r>
      </w:hyperlink>
    </w:p>
    <w:bookmarkEnd w:id="418"/>
    <w:bookmarkStart w:id="423" w:name="cheat-sheets"/>
    <w:p>
      <w:pPr>
        <w:pStyle w:val="Heading3"/>
      </w:pPr>
      <w:r>
        <w:t xml:space="preserve">18.1.2 Cheat Sheets</w:t>
      </w:r>
    </w:p>
    <w:p>
      <w:pPr>
        <w:pStyle w:val="Compact"/>
        <w:numPr>
          <w:ilvl w:val="0"/>
          <w:numId w:val="1108"/>
        </w:numPr>
      </w:pPr>
      <w:hyperlink r:id="rId419">
        <w:r>
          <w:rPr>
            <w:rStyle w:val="Hyperlink"/>
          </w:rPr>
          <w:t xml:space="preserve">dplyr and tidyr cheat sheet</w:t>
        </w:r>
      </w:hyperlink>
    </w:p>
    <w:p>
      <w:pPr>
        <w:pStyle w:val="Compact"/>
        <w:numPr>
          <w:ilvl w:val="0"/>
          <w:numId w:val="1108"/>
        </w:numPr>
      </w:pPr>
      <w:hyperlink r:id="rId420">
        <w:r>
          <w:rPr>
            <w:rStyle w:val="Hyperlink"/>
          </w:rPr>
          <w:t xml:space="preserve">ggplot cheat sheet</w:t>
        </w:r>
      </w:hyperlink>
    </w:p>
    <w:p>
      <w:pPr>
        <w:pStyle w:val="Compact"/>
        <w:numPr>
          <w:ilvl w:val="0"/>
          <w:numId w:val="1108"/>
        </w:numPr>
      </w:pPr>
      <w:hyperlink r:id="rId421">
        <w:r>
          <w:rPr>
            <w:rStyle w:val="Hyperlink"/>
          </w:rPr>
          <w:t xml:space="preserve">data table cheat sheet</w:t>
        </w:r>
      </w:hyperlink>
    </w:p>
    <w:p>
      <w:pPr>
        <w:pStyle w:val="Compact"/>
        <w:numPr>
          <w:ilvl w:val="0"/>
          <w:numId w:val="1108"/>
        </w:numPr>
      </w:pPr>
      <w:hyperlink r:id="rId422">
        <w:r>
          <w:rPr>
            <w:rStyle w:val="Hyperlink"/>
          </w:rPr>
          <w:t xml:space="preserve">RMarkdown cheat sheet</w:t>
        </w:r>
      </w:hyperlink>
    </w:p>
    <w:bookmarkEnd w:id="423"/>
    <w:bookmarkStart w:id="425" w:name="style-and-best-practices"/>
    <w:p>
      <w:pPr>
        <w:pStyle w:val="Heading3"/>
      </w:pPr>
      <w:r>
        <w:t xml:space="preserve">18.1.3 Style and Best Practices</w:t>
      </w:r>
    </w:p>
    <w:p>
      <w:pPr>
        <w:pStyle w:val="Compact"/>
        <w:numPr>
          <w:ilvl w:val="0"/>
          <w:numId w:val="1109"/>
        </w:numPr>
      </w:pPr>
      <w:hyperlink r:id="rId424">
        <w:r>
          <w:rPr>
            <w:rStyle w:val="Hyperlink"/>
          </w:rPr>
          <w:t xml:space="preserve">Hadley Wickham’s R Style Guide</w:t>
        </w:r>
      </w:hyperlink>
    </w:p>
    <w:bookmarkEnd w:id="425"/>
    <w:bookmarkStart w:id="426" w:name="tidy-evaluation-resources"/>
    <w:p>
      <w:pPr>
        <w:pStyle w:val="Heading3"/>
      </w:pPr>
      <w:r>
        <w:t xml:space="preserve">18.1.4 Tidy Evaluation Resources</w:t>
      </w:r>
    </w:p>
    <w:p>
      <w:pPr>
        <w:pStyle w:val="Compact"/>
        <w:numPr>
          <w:ilvl w:val="0"/>
          <w:numId w:val="1110"/>
        </w:numPr>
      </w:pPr>
      <w:hyperlink r:id="rId156">
        <w:r>
          <w:rPr>
            <w:rStyle w:val="Hyperlink"/>
          </w:rPr>
          <w:t xml:space="preserve">Tidy Eval in 5 Minutes</w:t>
        </w:r>
      </w:hyperlink>
      <w:r>
        <w:t xml:space="preserve"> </w:t>
      </w:r>
      <w:r>
        <w:t xml:space="preserve">(video)</w:t>
      </w:r>
    </w:p>
    <w:p>
      <w:pPr>
        <w:pStyle w:val="Compact"/>
        <w:numPr>
          <w:ilvl w:val="0"/>
          <w:numId w:val="1110"/>
        </w:numPr>
      </w:pPr>
      <w:hyperlink r:id="rId157">
        <w:r>
          <w:rPr>
            <w:rStyle w:val="Hyperlink"/>
          </w:rPr>
          <w:t xml:space="preserve">Tidy Evaluation</w:t>
        </w:r>
      </w:hyperlink>
      <w:r>
        <w:t xml:space="preserve"> </w:t>
      </w:r>
      <w:r>
        <w:t xml:space="preserve">(e-book)</w:t>
      </w:r>
    </w:p>
    <w:p>
      <w:pPr>
        <w:pStyle w:val="Compact"/>
        <w:numPr>
          <w:ilvl w:val="0"/>
          <w:numId w:val="1110"/>
        </w:numPr>
      </w:pPr>
      <w:hyperlink r:id="rId158">
        <w:r>
          <w:rPr>
            <w:rStyle w:val="Hyperlink"/>
          </w:rPr>
          <w:t xml:space="preserve">Data Frame Columns as Arguments to Dplyr Functions</w:t>
        </w:r>
      </w:hyperlink>
      <w:r>
        <w:t xml:space="preserve"> </w:t>
      </w:r>
      <w:r>
        <w:t xml:space="preserve">(blog)</w:t>
      </w:r>
    </w:p>
    <w:p>
      <w:pPr>
        <w:pStyle w:val="Compact"/>
        <w:numPr>
          <w:ilvl w:val="0"/>
          <w:numId w:val="1110"/>
        </w:numPr>
      </w:pPr>
      <w:hyperlink r:id="rId159">
        <w:r>
          <w:rPr>
            <w:rStyle w:val="Hyperlink"/>
          </w:rPr>
          <w:t xml:space="preserve">Standard Evaluation for *_join</w:t>
        </w:r>
      </w:hyperlink>
      <w:r>
        <w:t xml:space="preserve"> </w:t>
      </w:r>
      <w:r>
        <w:t xml:space="preserve">(stackoverflow)</w:t>
      </w:r>
    </w:p>
    <w:p>
      <w:pPr>
        <w:pStyle w:val="Compact"/>
        <w:numPr>
          <w:ilvl w:val="0"/>
          <w:numId w:val="1110"/>
        </w:numPr>
      </w:pPr>
      <w:hyperlink r:id="rId160">
        <w:r>
          <w:rPr>
            <w:rStyle w:val="Hyperlink"/>
          </w:rPr>
          <w:t xml:space="preserve">Programming with dplyr</w:t>
        </w:r>
      </w:hyperlink>
      <w:r>
        <w:t xml:space="preserve"> </w:t>
      </w:r>
      <w:r>
        <w:t xml:space="preserve">(package vignette)</w:t>
      </w:r>
    </w:p>
    <w:bookmarkEnd w:id="426"/>
    <w:bookmarkEnd w:id="427"/>
    <w:bookmarkStart w:id="430" w:name="resources-for-git-github"/>
    <w:p>
      <w:pPr>
        <w:pStyle w:val="Heading2"/>
      </w:pPr>
      <w:r>
        <w:t xml:space="preserve">18.2 Resources for Git &amp; Github</w:t>
      </w:r>
    </w:p>
    <w:p>
      <w:pPr>
        <w:pStyle w:val="Compact"/>
        <w:numPr>
          <w:ilvl w:val="0"/>
          <w:numId w:val="1111"/>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11"/>
        </w:numPr>
      </w:pPr>
      <w:hyperlink r:id="rId428">
        <w:r>
          <w:rPr>
            <w:rStyle w:val="Hyperlink"/>
          </w:rPr>
          <w:t xml:space="preserve">Data Camp introduction to Git</w:t>
        </w:r>
      </w:hyperlink>
    </w:p>
    <w:p>
      <w:pPr>
        <w:pStyle w:val="Compact"/>
        <w:numPr>
          <w:ilvl w:val="0"/>
          <w:numId w:val="1111"/>
        </w:numPr>
      </w:pPr>
      <w:hyperlink r:id="rId429">
        <w:r>
          <w:rPr>
            <w:rStyle w:val="Hyperlink"/>
          </w:rPr>
          <w:t xml:space="preserve">Introduction to Github</w:t>
        </w:r>
      </w:hyperlink>
    </w:p>
    <w:bookmarkEnd w:id="430"/>
    <w:bookmarkStart w:id="432" w:name="scientific-figures"/>
    <w:p>
      <w:pPr>
        <w:pStyle w:val="Heading2"/>
      </w:pPr>
      <w:r>
        <w:t xml:space="preserve">18.3 Scientific figures</w:t>
      </w:r>
    </w:p>
    <w:p>
      <w:pPr>
        <w:pStyle w:val="Compact"/>
        <w:numPr>
          <w:ilvl w:val="0"/>
          <w:numId w:val="1112"/>
        </w:numPr>
      </w:pPr>
      <w:hyperlink r:id="rId431">
        <w:r>
          <w:rPr>
            <w:rStyle w:val="Hyperlink"/>
          </w:rPr>
          <w:t xml:space="preserve">Ten Simple Rules for Better Figures</w:t>
        </w:r>
      </w:hyperlink>
    </w:p>
    <w:bookmarkEnd w:id="432"/>
    <w:bookmarkStart w:id="437" w:name="writing"/>
    <w:p>
      <w:pPr>
        <w:pStyle w:val="Heading2"/>
      </w:pPr>
      <w:r>
        <w:t xml:space="preserve">18.4 Writing</w:t>
      </w:r>
    </w:p>
    <w:p>
      <w:pPr>
        <w:pStyle w:val="Compact"/>
        <w:numPr>
          <w:ilvl w:val="0"/>
          <w:numId w:val="1113"/>
        </w:numPr>
      </w:pPr>
      <w:hyperlink r:id="rId433">
        <w:r>
          <w:rPr>
            <w:rStyle w:val="Hyperlink"/>
          </w:rPr>
          <w:t xml:space="preserve">Tips on how to write a great science paper</w:t>
        </w:r>
      </w:hyperlink>
    </w:p>
    <w:p>
      <w:pPr>
        <w:pStyle w:val="Compact"/>
        <w:numPr>
          <w:ilvl w:val="0"/>
          <w:numId w:val="1113"/>
        </w:numPr>
      </w:pPr>
      <w:hyperlink r:id="rId31">
        <w:r>
          <w:rPr>
            <w:rStyle w:val="Hyperlink"/>
          </w:rPr>
          <w:t xml:space="preserve">ICMJE Definition of authorship</w:t>
        </w:r>
      </w:hyperlink>
    </w:p>
    <w:p>
      <w:pPr>
        <w:pStyle w:val="Compact"/>
        <w:numPr>
          <w:ilvl w:val="0"/>
          <w:numId w:val="1113"/>
        </w:numPr>
      </w:pPr>
      <w:hyperlink r:id="rId434">
        <w:r>
          <w:rPr>
            <w:rStyle w:val="Hyperlink"/>
          </w:rPr>
          <w:t xml:space="preserve">Nature article on elements of style for scientific writing</w:t>
        </w:r>
      </w:hyperlink>
    </w:p>
    <w:p>
      <w:pPr>
        <w:pStyle w:val="Compact"/>
        <w:numPr>
          <w:ilvl w:val="0"/>
          <w:numId w:val="1113"/>
        </w:numPr>
      </w:pPr>
      <w:hyperlink r:id="rId435">
        <w:r>
          <w:rPr>
            <w:rStyle w:val="Hyperlink"/>
          </w:rPr>
          <w:t xml:space="preserve">The Pathway to Publishing: A Guide to Quantitative Writing in the Health Sciences</w:t>
        </w:r>
      </w:hyperlink>
    </w:p>
    <w:p>
      <w:pPr>
        <w:pStyle w:val="Compact"/>
        <w:numPr>
          <w:ilvl w:val="0"/>
          <w:numId w:val="1113"/>
        </w:numPr>
      </w:pPr>
      <w:hyperlink r:id="rId436">
        <w:r>
          <w:rPr>
            <w:rStyle w:val="Hyperlink"/>
          </w:rPr>
          <w:t xml:space="preserve">Secret, actionable writing tips</w:t>
        </w:r>
      </w:hyperlink>
    </w:p>
    <w:bookmarkEnd w:id="437"/>
    <w:bookmarkStart w:id="442" w:name="presentations"/>
    <w:p>
      <w:pPr>
        <w:pStyle w:val="Heading2"/>
      </w:pPr>
      <w:r>
        <w:t xml:space="preserve">18.5 Presentations</w:t>
      </w:r>
    </w:p>
    <w:p>
      <w:pPr>
        <w:pStyle w:val="Compact"/>
        <w:numPr>
          <w:ilvl w:val="0"/>
          <w:numId w:val="1114"/>
        </w:numPr>
      </w:pPr>
      <w:hyperlink r:id="rId438">
        <w:r>
          <w:rPr>
            <w:rStyle w:val="Hyperlink"/>
          </w:rPr>
          <w:t xml:space="preserve">How to tell a compelling story in scientific presentations</w:t>
        </w:r>
      </w:hyperlink>
    </w:p>
    <w:p>
      <w:pPr>
        <w:pStyle w:val="Compact"/>
        <w:numPr>
          <w:ilvl w:val="0"/>
          <w:numId w:val="1114"/>
        </w:numPr>
      </w:pPr>
      <w:hyperlink r:id="rId439">
        <w:r>
          <w:rPr>
            <w:rStyle w:val="Hyperlink"/>
          </w:rPr>
          <w:t xml:space="preserve">How to give a killer narratively-driven scientific talk</w:t>
        </w:r>
      </w:hyperlink>
    </w:p>
    <w:p>
      <w:pPr>
        <w:pStyle w:val="Compact"/>
        <w:numPr>
          <w:ilvl w:val="0"/>
          <w:numId w:val="1114"/>
        </w:numPr>
      </w:pPr>
      <w:hyperlink r:id="rId440">
        <w:r>
          <w:rPr>
            <w:rStyle w:val="Hyperlink"/>
          </w:rPr>
          <w:t xml:space="preserve">How to make a better poster</w:t>
        </w:r>
      </w:hyperlink>
    </w:p>
    <w:p>
      <w:pPr>
        <w:pStyle w:val="Compact"/>
        <w:numPr>
          <w:ilvl w:val="0"/>
          <w:numId w:val="1114"/>
        </w:numPr>
      </w:pPr>
      <w:hyperlink r:id="rId441">
        <w:r>
          <w:rPr>
            <w:rStyle w:val="Hyperlink"/>
          </w:rPr>
          <w:t xml:space="preserve">How to make an even better poster</w:t>
        </w:r>
      </w:hyperlink>
    </w:p>
    <w:bookmarkEnd w:id="442"/>
    <w:bookmarkStart w:id="444" w:name="professional-advice"/>
    <w:p>
      <w:pPr>
        <w:pStyle w:val="Heading2"/>
      </w:pPr>
      <w:r>
        <w:t xml:space="preserve">18.6 Professional advice</w:t>
      </w:r>
    </w:p>
    <w:p>
      <w:pPr>
        <w:pStyle w:val="Compact"/>
        <w:numPr>
          <w:ilvl w:val="0"/>
          <w:numId w:val="1115"/>
        </w:numPr>
      </w:pPr>
      <w:hyperlink r:id="rId443">
        <w:r>
          <w:rPr>
            <w:rStyle w:val="Hyperlink"/>
          </w:rPr>
          <w:t xml:space="preserve">Professional advice, especially for your first job</w:t>
        </w:r>
      </w:hyperlink>
    </w:p>
    <w:bookmarkEnd w:id="444"/>
    <w:bookmarkStart w:id="447" w:name="funding"/>
    <w:p>
      <w:pPr>
        <w:pStyle w:val="Heading2"/>
      </w:pPr>
      <w:r>
        <w:t xml:space="preserve">18.7 Funding</w:t>
      </w:r>
    </w:p>
    <w:p>
      <w:pPr>
        <w:pStyle w:val="Compact"/>
        <w:numPr>
          <w:ilvl w:val="0"/>
          <w:numId w:val="1116"/>
        </w:numPr>
      </w:pPr>
      <w:hyperlink r:id="rId445">
        <w:r>
          <w:rPr>
            <w:rStyle w:val="Hyperlink"/>
          </w:rPr>
          <w:t xml:space="preserve">Building Your Funding Train</w:t>
        </w:r>
      </w:hyperlink>
    </w:p>
    <w:p>
      <w:pPr>
        <w:pStyle w:val="Compact"/>
        <w:numPr>
          <w:ilvl w:val="0"/>
          <w:numId w:val="1116"/>
        </w:numPr>
      </w:pPr>
      <w:hyperlink r:id="rId446">
        <w:r>
          <w:rPr>
            <w:rStyle w:val="Hyperlink"/>
          </w:rPr>
          <w:t xml:space="preserve">NIH Grant Writing Resources</w:t>
        </w:r>
      </w:hyperlink>
    </w:p>
    <w:bookmarkEnd w:id="447"/>
    <w:bookmarkStart w:id="451" w:name="ethics-and-global-health-research"/>
    <w:p>
      <w:pPr>
        <w:pStyle w:val="Heading2"/>
      </w:pPr>
      <w:r>
        <w:t xml:space="preserve">18.8 Ethics and global health research</w:t>
      </w:r>
    </w:p>
    <w:p>
      <w:pPr>
        <w:pStyle w:val="Compact"/>
        <w:numPr>
          <w:ilvl w:val="0"/>
          <w:numId w:val="1117"/>
        </w:numPr>
      </w:pPr>
      <w:hyperlink r:id="rId448">
        <w:r>
          <w:rPr>
            <w:rStyle w:val="Hyperlink"/>
          </w:rPr>
          <w:t xml:space="preserve">Global Code of Conduct For Research in Resource-Poor Settings</w:t>
        </w:r>
      </w:hyperlink>
    </w:p>
    <w:p>
      <w:pPr>
        <w:pStyle w:val="Compact"/>
        <w:numPr>
          <w:ilvl w:val="0"/>
          <w:numId w:val="1117"/>
        </w:numPr>
      </w:pPr>
      <w:hyperlink r:id="rId449">
        <w:r>
          <w:rPr>
            <w:rStyle w:val="Hyperlink"/>
          </w:rPr>
          <w:t xml:space="preserve">Who is a global health expert? Advice for aspiring global health experts</w:t>
        </w:r>
      </w:hyperlink>
    </w:p>
    <w:p>
      <w:pPr>
        <w:pStyle w:val="Compact"/>
        <w:numPr>
          <w:ilvl w:val="0"/>
          <w:numId w:val="1117"/>
        </w:numPr>
      </w:pPr>
      <w:hyperlink r:id="rId450">
        <w:r>
          <w:rPr>
            <w:rStyle w:val="Hyperlink"/>
          </w:rPr>
          <w:t xml:space="preserve">Transforming Global Health Partnerships</w:t>
        </w:r>
      </w:hyperlink>
    </w:p>
    <w:bookmarkEnd w:id="451"/>
    <w:bookmarkEnd w:id="4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9" Type="http://schemas.openxmlformats.org/officeDocument/2006/relationships/image" Target="media/rId119.png"/><Relationship Id="rId228" Type="http://schemas.openxmlformats.org/officeDocument/2006/relationships/image" Target="media/rId228.png"/><Relationship Id="rId387" Type="http://schemas.openxmlformats.org/officeDocument/2006/relationships/image" Target="media/rId387.png"/><Relationship Id="rId255" Type="http://schemas.openxmlformats.org/officeDocument/2006/relationships/image" Target="media/rId255.png"/><Relationship Id="rId285" Type="http://schemas.openxmlformats.org/officeDocument/2006/relationships/image" Target="media/rId285.jpg"/><Relationship Id="rId289" Type="http://schemas.openxmlformats.org/officeDocument/2006/relationships/image" Target="media/rId289.png"/><Relationship Id="rId383" Type="http://schemas.openxmlformats.org/officeDocument/2006/relationships/image" Target="media/rId383.png"/><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24"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411"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9" Type="http://schemas.openxmlformats.org/officeDocument/2006/relationships/hyperlink" Target="https://docs.github.com/en/copilot/how-tos/use-copilot-agents/coding-agent" TargetMode="External"/><Relationship Id="rId398" Type="http://schemas.openxmlformats.org/officeDocument/2006/relationships/hyperlink" Target="https://docs.github.com/en/copilot/how-tos/use-copilot-agents/coding-agent/customize-the-agent-environment#preinstalling-tools-or-dependencies-in-copilots-environment" TargetMode="External"/><Relationship Id="rId393" Type="http://schemas.openxmlformats.org/officeDocument/2006/relationships/hyperlink" Target="https://docs.github.com/en/copilot/how-tos/use-copilot-agents/coding-agent/customize-the-agent-firewall" TargetMode="External"/><Relationship Id="rId391" Type="http://schemas.openxmlformats.org/officeDocument/2006/relationships/hyperlink" Target="https://docs.github.com/en/copilot/reference/copilot-allowlist-reference" TargetMode="External"/><Relationship Id="rId321" Type="http://schemas.openxmlformats.org/officeDocument/2006/relationships/hyperlink" Target="https://docs.github.com/en/enterprise/2.13/user/articles/creating-releases" TargetMode="External"/><Relationship Id="rId443"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366" Type="http://schemas.openxmlformats.org/officeDocument/2006/relationships/hyperlink" Target="https://en.wikipedia.org/wiki/AI-assisted_software_development" TargetMode="External"/><Relationship Id="rId371" Type="http://schemas.openxmlformats.org/officeDocument/2006/relationships/hyperlink" Target="https://en.wikipedia.org/wiki/AI_agent" TargetMode="External"/><Relationship Id="rId382" Type="http://schemas.openxmlformats.org/officeDocument/2006/relationships/hyperlink" Target="https://en.wikipedia.org/wiki/Agent_(The_Matrix)" TargetMode="External"/><Relationship Id="rId194" Type="http://schemas.openxmlformats.org/officeDocument/2006/relationships/hyperlink" Target="https://engineering-shiny.org/" TargetMode="External"/><Relationship Id="rId374" Type="http://schemas.openxmlformats.org/officeDocument/2006/relationships/hyperlink" Target="https://github.com/UCD-SERG/lab-manual/issues/42" TargetMode="External"/><Relationship Id="rId375" Type="http://schemas.openxmlformats.org/officeDocument/2006/relationships/hyperlink" Target="https://github.com/UCD-SERG/lab-manual/pull/50" TargetMode="External"/><Relationship Id="rId370" Type="http://schemas.openxmlformats.org/officeDocument/2006/relationships/hyperlink" Target="https://github.com/features/copilot/agents" TargetMode="External"/><Relationship Id="rId397"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45"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403"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416"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408" Type="http://schemas.openxmlformats.org/officeDocument/2006/relationships/hyperlink" Target="https://journals.lww.com/epidem/Fulltext/2001/05000/The_Value_of_P.2.aspx" TargetMode="External"/><Relationship Id="rId449" Type="http://schemas.openxmlformats.org/officeDocument/2006/relationships/hyperlink" Target="https://journals.plos.org/globalpublichealth/article?id=10.1371/journal.pgph.0002269" TargetMode="External"/><Relationship Id="rId431" Type="http://schemas.openxmlformats.org/officeDocument/2006/relationships/hyperlink" Target="https://journals.plos.org/ploscompbiol/article?id=10.1371/journal.pcbi.1003833" TargetMode="External"/><Relationship Id="rId409"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9" Type="http://schemas.openxmlformats.org/officeDocument/2006/relationships/hyperlink" Target="https://lab.github.com/githubtraining/introduction-to-github" TargetMode="External"/><Relationship Id="rId435" Type="http://schemas.openxmlformats.org/officeDocument/2006/relationships/hyperlink" Target="https://link.springer.com/book/10.1007/978-3-030-98175-4" TargetMode="External"/><Relationship Id="rId450"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412"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41"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421"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417" Type="http://schemas.openxmlformats.org/officeDocument/2006/relationships/hyperlink" Target="https://ucb-epi-r.github.io" TargetMode="External"/><Relationship Id="rId311" Type="http://schemas.openxmlformats.org/officeDocument/2006/relationships/hyperlink" Target="https://ucd-serg.github.io/lab-manual/coding-practices.html#file-headers" TargetMode="External"/><Relationship Id="rId314" Type="http://schemas.openxmlformats.org/officeDocument/2006/relationships/hyperlink" Target="https://ucd-serg.github.io/lab-manual/coding-practices.html#function-documentation" TargetMode="External"/><Relationship Id="rId405" Type="http://schemas.openxmlformats.org/officeDocument/2006/relationships/hyperlink" Target="https://ucd-serg.github.io/lab-manual/coding-style.html" TargetMode="External"/><Relationship Id="rId317"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28"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8"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7" Type="http://schemas.openxmlformats.org/officeDocument/2006/relationships/hyperlink" Target="https://www.nature.com/articles/d41586-019-01431-z" TargetMode="External"/><Relationship Id="rId433" Type="http://schemas.openxmlformats.org/officeDocument/2006/relationships/hyperlink" Target="https://www.nature.com/articles/d41586-019-02918-5" TargetMode="External"/><Relationship Id="rId413" Type="http://schemas.openxmlformats.org/officeDocument/2006/relationships/hyperlink" Target="https://www.nature.com/articles/d41586-021-02696-z" TargetMode="External"/><Relationship Id="rId438" Type="http://schemas.openxmlformats.org/officeDocument/2006/relationships/hyperlink" Target="https://www.nature.com/articles/d41586-021-03603-2" TargetMode="External"/><Relationship Id="rId434" Type="http://schemas.openxmlformats.org/officeDocument/2006/relationships/hyperlink" Target="https://www.nature.com/articles/nphys724" TargetMode="External"/><Relationship Id="rId446"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419" Type="http://schemas.openxmlformats.org/officeDocument/2006/relationships/hyperlink" Target="https://www.rstudio.com/wp-content/uploads/2015/02/data-wrangling-cheatsheet.pdf" TargetMode="External"/><Relationship Id="rId422" Type="http://schemas.openxmlformats.org/officeDocument/2006/relationships/hyperlink" Target="https://www.rstudio.com/wp-content/uploads/2015/02/rmarkdown-cheatsheet.pdf" TargetMode="External"/><Relationship Id="rId420" Type="http://schemas.openxmlformats.org/officeDocument/2006/relationships/hyperlink" Target="https://www.rstudio.com/wp-content/uploads/2015/03/ggplot2-cheatsheet.pdf" TargetMode="External"/><Relationship Id="rId439"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40"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36"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47"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24"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411"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7" Type="http://schemas.openxmlformats.org/officeDocument/2006/relationships/hyperlink" Target="https://cran.r-project.org/web/packages/lintr/readme/README.html#project-configuration" TargetMode="External"/><Relationship Id="rId326" Type="http://schemas.openxmlformats.org/officeDocument/2006/relationships/hyperlink" Target="https://datadryad.org/" TargetMode="External"/><Relationship Id="rId184"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9" Type="http://schemas.openxmlformats.org/officeDocument/2006/relationships/hyperlink" Target="https://docs.github.com/en/copilot/how-tos/use-copilot-agents/coding-agent" TargetMode="External"/><Relationship Id="rId398" Type="http://schemas.openxmlformats.org/officeDocument/2006/relationships/hyperlink" Target="https://docs.github.com/en/copilot/how-tos/use-copilot-agents/coding-agent/customize-the-agent-environment#preinstalling-tools-or-dependencies-in-copilots-environment" TargetMode="External"/><Relationship Id="rId393" Type="http://schemas.openxmlformats.org/officeDocument/2006/relationships/hyperlink" Target="https://docs.github.com/en/copilot/how-tos/use-copilot-agents/coding-agent/customize-the-agent-firewall" TargetMode="External"/><Relationship Id="rId391" Type="http://schemas.openxmlformats.org/officeDocument/2006/relationships/hyperlink" Target="https://docs.github.com/en/copilot/reference/copilot-allowlist-reference" TargetMode="External"/><Relationship Id="rId321" Type="http://schemas.openxmlformats.org/officeDocument/2006/relationships/hyperlink" Target="https://docs.github.com/en/enterprise/2.13/user/articles/creating-releases" TargetMode="External"/><Relationship Id="rId443"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366" Type="http://schemas.openxmlformats.org/officeDocument/2006/relationships/hyperlink" Target="https://en.wikipedia.org/wiki/AI-assisted_software_development" TargetMode="External"/><Relationship Id="rId371" Type="http://schemas.openxmlformats.org/officeDocument/2006/relationships/hyperlink" Target="https://en.wikipedia.org/wiki/AI_agent" TargetMode="External"/><Relationship Id="rId382" Type="http://schemas.openxmlformats.org/officeDocument/2006/relationships/hyperlink" Target="https://en.wikipedia.org/wiki/Agent_(The_Matrix)" TargetMode="External"/><Relationship Id="rId194" Type="http://schemas.openxmlformats.org/officeDocument/2006/relationships/hyperlink" Target="https://engineering-shiny.org/" TargetMode="External"/><Relationship Id="rId374" Type="http://schemas.openxmlformats.org/officeDocument/2006/relationships/hyperlink" Target="https://github.com/UCD-SERG/lab-manual/issues/42" TargetMode="External"/><Relationship Id="rId375" Type="http://schemas.openxmlformats.org/officeDocument/2006/relationships/hyperlink" Target="https://github.com/UCD-SERG/lab-manual/pull/50" TargetMode="External"/><Relationship Id="rId370" Type="http://schemas.openxmlformats.org/officeDocument/2006/relationships/hyperlink" Target="https://github.com/features/copilot/agents" TargetMode="External"/><Relationship Id="rId397" Type="http://schemas.openxmlformats.org/officeDocument/2006/relationships/hyperlink" Target="https://github.com/features/copilot/plans" TargetMode="External"/><Relationship Id="rId280"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45"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7"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46" Type="http://schemas.openxmlformats.org/officeDocument/2006/relationships/hyperlink" Target="https://hpc.ucdavis.edu/" TargetMode="External"/><Relationship Id="rId248" Type="http://schemas.openxmlformats.org/officeDocument/2006/relationships/hyperlink" Target="https://jadebc.github.io/lab-manual/big-data.html" TargetMode="External"/><Relationship Id="rId403" Type="http://schemas.openxmlformats.org/officeDocument/2006/relationships/hyperlink" Target="https://jadebc.github.io/lab-manual/checklists.html" TargetMode="External"/><Relationship Id="rId309"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4"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3" Type="http://schemas.openxmlformats.org/officeDocument/2006/relationships/hyperlink" Target="https://jadebc.github.io/lab-manual/reproducible-environments.html" TargetMode="External"/><Relationship Id="rId416" Type="http://schemas.openxmlformats.org/officeDocument/2006/relationships/hyperlink" Target="https://jadebc.github.io/lab-manual/resources.html" TargetMode="External"/><Relationship Id="rId345" Type="http://schemas.openxmlformats.org/officeDocument/2006/relationships/hyperlink" Target="https://jadebc.github.io/lab-manual/slurm.html" TargetMode="External"/><Relationship Id="rId284" Type="http://schemas.openxmlformats.org/officeDocument/2006/relationships/hyperlink" Target="https://jadebc.github.io/lab-manual/unix.html" TargetMode="External"/><Relationship Id="rId408" Type="http://schemas.openxmlformats.org/officeDocument/2006/relationships/hyperlink" Target="https://journals.lww.com/epidem/Fulltext/2001/05000/The_Value_of_P.2.aspx" TargetMode="External"/><Relationship Id="rId449" Type="http://schemas.openxmlformats.org/officeDocument/2006/relationships/hyperlink" Target="https://journals.plos.org/globalpublichealth/article?id=10.1371/journal.pgph.0002269" TargetMode="External"/><Relationship Id="rId431" Type="http://schemas.openxmlformats.org/officeDocument/2006/relationships/hyperlink" Target="https://journals.plos.org/ploscompbiol/article?id=10.1371/journal.pcbi.1003833" TargetMode="External"/><Relationship Id="rId409"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9" Type="http://schemas.openxmlformats.org/officeDocument/2006/relationships/hyperlink" Target="https://lab.github.com/githubtraining/introduction-to-github" TargetMode="External"/><Relationship Id="rId435" Type="http://schemas.openxmlformats.org/officeDocument/2006/relationships/hyperlink" Target="https://link.springer.com/book/10.1007/978-3-030-98175-4" TargetMode="External"/><Relationship Id="rId450"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412" Type="http://schemas.openxmlformats.org/officeDocument/2006/relationships/hyperlink" Target="https://medialab.github.io/iwanthue/?utm_source=Nature+Briefing&amp;utm_campaign=2c68711076-briefing-dy-20211006&amp;utm_medium=email&amp;utm_term=0_c9dfd39373-2c68711076-44335685" TargetMode="External"/><Relationship Id="rId298" Type="http://schemas.openxmlformats.org/officeDocument/2006/relationships/hyperlink" Target="https://medium.com/@jeongwhanchoi/install-tmux-on-osx-and-basics-commands-for-beginners-be22520fd95e" TargetMode="External"/><Relationship Id="rId441" Type="http://schemas.openxmlformats.org/officeDocument/2006/relationships/hyperlink" Target="https://mitcommlab.mit.edu/be/2023/09/27/toward-an-evenbetterposter-improving-the-betterposter-template/" TargetMode="External"/><Relationship Id="rId325"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42" Type="http://schemas.openxmlformats.org/officeDocument/2006/relationships/hyperlink" Target="https://plos.org/resource/how-to-store-and-manage-your-data/#data-management-plan" TargetMode="External"/><Relationship Id="rId336"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7"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421" Type="http://schemas.openxmlformats.org/officeDocument/2006/relationships/hyperlink" Target="https://s3.amazonaws.com/assets.datacamp.com/blog_assets/datatable_Cheat_Sheet_R.pdf" TargetMode="External"/><Relationship Id="rId266" Type="http://schemas.openxmlformats.org/officeDocument/2006/relationships/hyperlink" Target="https://sethrobertson.github.io/GitFixUm/fixup.html" TargetMode="External"/><Relationship Id="rId363"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9"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5"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417" Type="http://schemas.openxmlformats.org/officeDocument/2006/relationships/hyperlink" Target="https://ucb-epi-r.github.io" TargetMode="External"/><Relationship Id="rId311" Type="http://schemas.openxmlformats.org/officeDocument/2006/relationships/hyperlink" Target="https://ucd-serg.github.io/lab-manual/coding-practices.html#file-headers" TargetMode="External"/><Relationship Id="rId314" Type="http://schemas.openxmlformats.org/officeDocument/2006/relationships/hyperlink" Target="https://ucd-serg.github.io/lab-manual/coding-practices.html#function-documentation" TargetMode="External"/><Relationship Id="rId405" Type="http://schemas.openxmlformats.org/officeDocument/2006/relationships/hyperlink" Target="https://ucd-serg.github.io/lab-manual/coding-style.html" TargetMode="External"/><Relationship Id="rId317"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24"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60" Type="http://schemas.openxmlformats.org/officeDocument/2006/relationships/hyperlink" Target="https://www.chriswrites.com/how-to-change-file-permissions-using-the-terminal/" TargetMode="External"/><Relationship Id="rId428"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8" Type="http://schemas.openxmlformats.org/officeDocument/2006/relationships/hyperlink" Target="https://www.globalcodeofconduct.org/wp-content/uploads/2018/05/Global-Code-of-Conduct-Brochure.pdf" TargetMode="External"/><Relationship Id="rId294"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7" Type="http://schemas.openxmlformats.org/officeDocument/2006/relationships/hyperlink" Target="https://www.nature.com/articles/d41586-019-01431-z" TargetMode="External"/><Relationship Id="rId433" Type="http://schemas.openxmlformats.org/officeDocument/2006/relationships/hyperlink" Target="https://www.nature.com/articles/d41586-019-02918-5" TargetMode="External"/><Relationship Id="rId413" Type="http://schemas.openxmlformats.org/officeDocument/2006/relationships/hyperlink" Target="https://www.nature.com/articles/d41586-021-02696-z" TargetMode="External"/><Relationship Id="rId438" Type="http://schemas.openxmlformats.org/officeDocument/2006/relationships/hyperlink" Target="https://www.nature.com/articles/d41586-021-03603-2" TargetMode="External"/><Relationship Id="rId434" Type="http://schemas.openxmlformats.org/officeDocument/2006/relationships/hyperlink" Target="https://www.nature.com/articles/nphys724" TargetMode="External"/><Relationship Id="rId446"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419" Type="http://schemas.openxmlformats.org/officeDocument/2006/relationships/hyperlink" Target="https://www.rstudio.com/wp-content/uploads/2015/02/data-wrangling-cheatsheet.pdf" TargetMode="External"/><Relationship Id="rId422" Type="http://schemas.openxmlformats.org/officeDocument/2006/relationships/hyperlink" Target="https://www.rstudio.com/wp-content/uploads/2015/02/rmarkdown-cheatsheet.pdf" TargetMode="External"/><Relationship Id="rId420" Type="http://schemas.openxmlformats.org/officeDocument/2006/relationships/hyperlink" Target="https://www.rstudio.com/wp-content/uploads/2015/03/ggplot2-cheatsheet.pdf" TargetMode="External"/><Relationship Id="rId439"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81" Type="http://schemas.openxmlformats.org/officeDocument/2006/relationships/hyperlink" Target="https://www.tidyverse.org/articles/2017/12/workflow-vs-script/" TargetMode="External"/><Relationship Id="rId440"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36"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2026-01-11T11:08:56Z</dcterms:created>
  <dcterms:modified xsi:type="dcterms:W3CDTF">2026-01-11T11:08:56Z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