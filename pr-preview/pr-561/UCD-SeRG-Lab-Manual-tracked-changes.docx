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Date"/>
      </w:pPr>
      <w:ins w:id="1" w:author="PR Preview" w:date="2024-01-01T00:00:00Z">
        <w:r>
          <w:t xml:space="preserve">Last updated: 2026-10-14</w:t>
        </w:r>
      </w:ins>
    </w:p>
    <w:bookmarkStart w:id="14" w:name="welcome-to-ucd-serg"/>
    <w:p>
      <w:pPr>
        <w:pStyle w:val="Heading1"/>
      </w:pPr>
      <w:r>
        <w:t xml:space="preserve">1. Welcome to UCD-SeRG!</w:t>
      </w:r>
    </w:p>
    <w:bookmarkStart w:id="10" w:name="about-the-lab"/>
    <w:p>
      <w:pPr>
        <w:pStyle w:val="Heading2"/>
      </w:pPr>
      <w:r>
        <w:t xml:space="preserve">1.1 About the lab</w:t>
      </w:r>
    </w:p>
    <w:p>
      <w:pPr>
        <w:pStyle w:val="FirstParagraph"/>
      </w:pPr>
      <w:r>
        <w:t xml:space="preserve">Welcome to the UC Davis Seroepidemiology Research Group (SeRG),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9">
        <w:r>
          <w:rPr>
            <w:rStyle w:val="Hyperlink"/>
          </w:rPr>
          <w:t xml:space="preserve">ucdserg.ucdavis.edu</w:t>
        </w:r>
      </w:hyperlink>
      <w:r>
        <w:t xml:space="preserve">.</w:t>
      </w:r>
    </w:p>
    <w:bookmarkEnd w:id="10"/>
    <w:bookmarkStart w:id="13"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 Benjamin-Chung Lab Manual</w:t>
      </w:r>
      <w:r>
        <w:t xml:space="preserve"> </w:t>
      </w:r>
      <w:r>
        <w:t xml:space="preserve">(Benjamin-Chung et al. 2024)</w:t>
      </w:r>
      <w:r>
        <w:t xml:space="preserve">,</w:t>
      </w:r>
      <w:r>
        <w:t xml:space="preserve"> </w:t>
      </w:r>
      <w:r>
        <w:t xml:space="preserve">adapted for UCD-SeRG.</w:t>
      </w:r>
      <w:r>
        <w:t xml:space="preserve"> </w:t>
      </w:r>
      <w:r>
        <w:t xml:space="preserve">We are grateful to Dr. Jade Benjamin-Chung and her team</w:t>
      </w:r>
      <w:r>
        <w:t xml:space="preserve"> </w:t>
      </w:r>
      <w:r>
        <w:t xml:space="preserve">for developing and openly sharing their excellent lab manual.</w:t>
      </w:r>
      <w:r>
        <w:t xml:space="preserve"> </w:t>
      </w:r>
      <w:r>
        <w:t xml:space="preserve">You can view the original manual</w:t>
      </w:r>
      <w:r>
        <w:t xml:space="preserve"> </w:t>
      </w:r>
      <w:r>
        <w:t xml:space="preserve">at</w:t>
      </w:r>
      <w:r>
        <w:t xml:space="preserve"> </w:t>
      </w:r>
      <w:hyperlink r:id="rId11">
        <w:r>
          <w:rPr>
            <w:rStyle w:val="Hyperlink"/>
          </w:rPr>
          <w:t xml:space="preserve">jadebc.github.io/lab-manual</w:t>
        </w:r>
      </w:hyperlink>
      <w:r>
        <w:t xml:space="preserve">.</w:t>
      </w:r>
      <w:r>
        <w:t xml:space="preserve"> </w:t>
      </w:r>
      <w:r>
        <w:t xml:space="preserve">Original contributors include Jade Benjamin-Chung,</w:t>
      </w:r>
      <w:r>
        <w:t xml:space="preserve"> </w:t>
      </w:r>
      <w:r>
        <w:t xml:space="preserve">Kunal Mishra,</w:t>
      </w:r>
      <w:r>
        <w:t xml:space="preserve"> </w:t>
      </w:r>
      <w:r>
        <w:t xml:space="preserve">Stephanie Djajadi,</w:t>
      </w:r>
      <w:r>
        <w:t xml:space="preserve"> </w:t>
      </w:r>
      <w:r>
        <w:t xml:space="preserve">Nolan Pokpongkiat,</w:t>
      </w:r>
      <w:r>
        <w:t xml:space="preserve"> </w:t>
      </w:r>
      <w:r>
        <w:t xml:space="preserve">Anna Nguyen,</w:t>
      </w:r>
      <w:r>
        <w:t xml:space="preserve"> </w:t>
      </w:r>
      <w:r>
        <w:t xml:space="preserve">Iris Tong,</w:t>
      </w:r>
      <w:r>
        <w:t xml:space="preserve"> </w:t>
      </w:r>
      <w:r>
        <w:t xml:space="preserve">and Gabby Barratt Heitmann.</w:t>
      </w:r>
      <w:r>
        <w:t xml:space="preserve"> </w:t>
      </w:r>
      <w:r>
        <w:t xml:space="preserve">The Data Publication chapter also draws from Fanice Nyatigo</w:t>
      </w:r>
      <w:r>
        <w:t xml:space="preserve"> </w:t>
      </w:r>
      <w:r>
        <w:t xml:space="preserve">and Ben Arnold’s public-data chapter</w:t>
      </w:r>
      <w:r>
        <w:t xml:space="preserve"> </w:t>
      </w:r>
      <w:r>
        <w:t xml:space="preserve">in the</w:t>
      </w:r>
      <w:r>
        <w:t xml:space="preserve"> </w:t>
      </w:r>
      <w:hyperlink r:id="rId12">
        <w:r>
          <w:rPr>
            <w:rStyle w:val="Hyperlink"/>
          </w:rPr>
          <w:t xml:space="preserve">Proctor Lab at UCSF handbook</w:t>
        </w:r>
      </w:hyperlink>
      <w:r>
        <w:t xml:space="preserve">.</w:t>
      </w:r>
    </w:p>
    <w:p>
      <w:pPr>
        <w:pStyle w:val="BodyText"/>
      </w:pPr>
      <w:r>
        <w:t xml:space="preserve">Feel free to draw from this manual (and please cite it if you do!).</w:t>
      </w:r>
    </w:p>
    <w:p>
      <w:pPr>
        <w:pStyle w:val="BodyText"/>
      </w:pPr>
      <w:r>
        <w:t xml:space="preserve"> </w:t>
      </w:r>
      <w:r>
        <w:t xml:space="preserve"> </w:t>
      </w:r>
      <w:r>
        <w:t xml:space="preserve">This work is licensed under the Creative Commons Attribution-NonCommercial 4.0 International License</w:t>
      </w:r>
      <w:r>
        <w:t xml:space="preserve"> </w:t>
      </w:r>
      <w:r>
        <w:t xml:space="preserve">(</w:t>
      </w:r>
      <w:r>
        <w:t xml:space="preserve">“Creative Commons Attribution-NonCommercial 4.0 International License,”</w:t>
      </w:r>
      <w:r>
        <w:t xml:space="preserve"> </w:t>
      </w:r>
      <w:r>
        <w:t xml:space="preserve">n.d.)</w:t>
      </w:r>
      <w:r>
        <w:t xml:space="preserve">.</w:t>
      </w:r>
    </w:p>
    <w:p>
      <w:r>
        <w:br w:type="page"/>
      </w:r>
    </w:p>
    <w:bookmarkEnd w:id="13"/>
    <w:bookmarkEnd w:id="14"/>
    <w:bookmarkStart w:id="22" w:name="sec-culture-and-conduct"/>
    <w:p>
      <w:pPr>
        <w:pStyle w:val="Heading1"/>
      </w:pPr>
      <w:r>
        <w:t xml:space="preserve">2. Culture and conduct</w:t>
      </w:r>
    </w:p>
    <w:bookmarkStart w:id="15"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15"/>
    <w:bookmarkStart w:id="16"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16"/>
    <w:bookmarkStart w:id="18" w:name="sec-protecting-human-subjects"/>
    <w:p>
      <w:pPr>
        <w:pStyle w:val="Heading2"/>
      </w:pPr>
      <w:r>
        <w:t xml:space="preserve">2.3 Protecting human subjects</w:t>
      </w:r>
    </w:p>
    <w:p>
      <w:pPr>
        <w:pStyle w:val="FirstParagraph"/>
      </w:pPr>
      <w:r>
        <w:t xml:space="preserve">All lab members must complete</w:t>
      </w:r>
      <w:r>
        <w:t xml:space="preserve"> </w:t>
      </w:r>
      <w:hyperlink r:id="rId17">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18"/>
    <w:bookmarkStart w:id="21" w:name="authorship"/>
    <w:p>
      <w:pPr>
        <w:pStyle w:val="Heading2"/>
      </w:pPr>
      <w:r>
        <w:t xml:space="preserve">2.4 Authorship</w:t>
      </w:r>
    </w:p>
    <w:p>
      <w:pPr>
        <w:pStyle w:val="FirstParagraph"/>
      </w:pPr>
      <w:r>
        <w:t xml:space="preserve">We adhere to the</w:t>
      </w:r>
      <w:r>
        <w:t xml:space="preserve"> </w:t>
      </w:r>
      <w:hyperlink r:id="rId19">
        <w:r>
          <w:rPr>
            <w:rStyle w:val="Hyperlink"/>
          </w:rPr>
          <w:t xml:space="preserve">ICMJE Definition of authorship</w:t>
        </w:r>
      </w:hyperlink>
      <w:r>
        <w:t xml:space="preserve"> </w:t>
      </w:r>
      <w:r>
        <w:t xml:space="preserve">(International Committee of Medical Journal Editors, n.d.)</w:t>
      </w:r>
      <w:r>
        <w:t xml:space="preserve"> </w:t>
      </w:r>
      <w:r>
        <w:t xml:space="preserve">and are happy for team members who meet the definition of authorship to be included as co-authors on scientific manuscripts.</w:t>
      </w:r>
      <w:r>
        <w:t xml:space="preserve"> </w:t>
      </w:r>
      <w:r>
        <w:t xml:space="preserve">To qualify for authorship, individuals must meet all four criteria:</w:t>
      </w:r>
    </w:p>
    <w:p>
      <w:pPr>
        <w:pStyle w:val="Compact"/>
        <w:numPr>
          <w:ilvl w:val="0"/>
          <w:numId w:val="1002"/>
        </w:numPr>
      </w:pPr>
      <w:r>
        <w:t xml:space="preserve">Substantial contributions to conception/design, or acquisition/analysis/interpretation of data</w:t>
      </w:r>
    </w:p>
    <w:p>
      <w:pPr>
        <w:pStyle w:val="Compact"/>
        <w:numPr>
          <w:ilvl w:val="0"/>
          <w:numId w:val="1002"/>
        </w:numPr>
      </w:pPr>
      <w:r>
        <w:t xml:space="preserve">Drafting the work or revising it critically for important intellectual content</w:t>
      </w:r>
    </w:p>
    <w:p>
      <w:pPr>
        <w:pStyle w:val="Compact"/>
        <w:numPr>
          <w:ilvl w:val="0"/>
          <w:numId w:val="1002"/>
        </w:numPr>
      </w:pPr>
      <w:r>
        <w:t xml:space="preserve">Final approval of the version to be published</w:t>
      </w:r>
    </w:p>
    <w:p>
      <w:pPr>
        <w:pStyle w:val="Compact"/>
        <w:numPr>
          <w:ilvl w:val="0"/>
          <w:numId w:val="1002"/>
        </w:numPr>
      </w:pPr>
      <w:r>
        <w:t xml:space="preserve">Agreement to be accountable for all aspects of the work</w:t>
      </w:r>
    </w:p>
    <w:p>
      <w:pPr>
        <w:pStyle w:val="FirstParagraph"/>
      </w:pPr>
      <w:r>
        <w:rPr>
          <w:b/>
          <w:bCs/>
        </w:rPr>
        <w:t xml:space="preserve">Authorship practices:</w:t>
      </w:r>
    </w:p>
    <w:p>
      <w:pPr>
        <w:pStyle w:val="Compact"/>
        <w:numPr>
          <w:ilvl w:val="0"/>
          <w:numId w:val="1003"/>
        </w:numPr>
      </w:pPr>
      <w:r>
        <w:rPr>
          <w:b/>
          <w:bCs/>
        </w:rPr>
        <w:t xml:space="preserve">First authorship</w:t>
      </w:r>
      <w:r>
        <w:t xml:space="preserve">: Typically goes to the person who led the work</w:t>
      </w:r>
    </w:p>
    <w:p>
      <w:pPr>
        <w:pStyle w:val="Compact"/>
        <w:numPr>
          <w:ilvl w:val="0"/>
          <w:numId w:val="1003"/>
        </w:numPr>
      </w:pPr>
      <w:r>
        <w:rPr>
          <w:b/>
          <w:bCs/>
        </w:rPr>
        <w:t xml:space="preserve">Corresponding author</w:t>
      </w:r>
      <w:r>
        <w:t xml:space="preserve">: Usually the PI, unless otherwise agreed</w:t>
      </w:r>
    </w:p>
    <w:p>
      <w:pPr>
        <w:pStyle w:val="Compact"/>
        <w:numPr>
          <w:ilvl w:val="0"/>
          <w:numId w:val="1003"/>
        </w:numPr>
      </w:pPr>
      <w:r>
        <w:rPr>
          <w:b/>
          <w:bCs/>
        </w:rPr>
        <w:t xml:space="preserve">Co-authorship</w:t>
      </w:r>
      <w:r>
        <w:t xml:space="preserve">: Determined by substantial intellectual contributions</w:t>
      </w:r>
    </w:p>
    <w:p>
      <w:pPr>
        <w:pStyle w:val="Compact"/>
        <w:numPr>
          <w:ilvl w:val="0"/>
          <w:numId w:val="1003"/>
        </w:numPr>
      </w:pPr>
      <w:r>
        <w:rPr>
          <w:b/>
          <w:bCs/>
        </w:rPr>
        <w:t xml:space="preserve">Author order</w:t>
      </w:r>
      <w:r>
        <w:t xml:space="preserve">: Should be discussed and agreed upon by all authors</w:t>
      </w:r>
    </w:p>
    <w:p>
      <w:pPr>
        <w:pStyle w:val="Compact"/>
        <w:numPr>
          <w:ilvl w:val="0"/>
          <w:numId w:val="1003"/>
        </w:numPr>
      </w:pPr>
      <w:r>
        <w:rPr>
          <w:b/>
          <w:bCs/>
        </w:rPr>
        <w:t xml:space="preserve">Acknowledgments</w:t>
      </w:r>
      <w:r>
        <w:t xml:space="preserve">: For contributions that don’t meet authorship criteria</w:t>
      </w:r>
    </w:p>
    <w:p>
      <w:pPr>
        <w:pStyle w:val="FirstParagraph"/>
      </w:pPr>
      <w:r>
        <w:t xml:space="preserve">Authorship should be discussed early in a project and revisited as the work evolves to ensure transparency and fairness. We encourage using the</w:t>
      </w:r>
      <w:r>
        <w:t xml:space="preserve"> </w:t>
      </w:r>
      <w:hyperlink r:id="rId20">
        <w:r>
          <w:rPr>
            <w:rStyle w:val="Hyperlink"/>
          </w:rPr>
          <w:t xml:space="preserve">CRediT Taxonomy</w:t>
        </w:r>
      </w:hyperlink>
      <w:r>
        <w:t xml:space="preserve"> </w:t>
      </w:r>
      <w:r>
        <w:t xml:space="preserve">to document specific author contributions.</w:t>
      </w:r>
    </w:p>
    <w:p>
      <w:r>
        <w:br w:type="page"/>
      </w:r>
    </w:p>
    <w:bookmarkEnd w:id="21"/>
    <w:bookmarkEnd w:id="22"/>
    <w:bookmarkStart w:id="40" w:name="communication-and-coordination"/>
    <w:p>
      <w:pPr>
        <w:pStyle w:val="Heading1"/>
      </w:pPr>
      <w:r>
        <w:t xml:space="preserve">3. Communication and coordination</w:t>
      </w:r>
    </w:p>
    <w:p>
      <w:pPr>
        <w:pStyle w:val="FirstParagraph"/>
      </w:pPr>
      <w:r>
        <w:t xml:space="preserve">One benefit of the academic environment is its schedule flexibility and autonomy.</w:t>
      </w:r>
      <w:r>
        <w:t xml:space="preserve"> </w:t>
      </w:r>
      <w:r>
        <w:t xml:space="preserve">This means that lab members may choose to work in the early morning,</w:t>
      </w:r>
      <w:r>
        <w:t xml:space="preserve"> </w:t>
      </w:r>
      <w:r>
        <w:t xml:space="preserve">afternoon, evening, or weekends.</w:t>
      </w:r>
      <w:r>
        <w:t xml:space="preserve"> </w:t>
      </w:r>
      <w:r>
        <w:t xml:space="preserve">Lab members should manage their own notification schedules to ensure they can maintain healthy work-life boundaries.</w:t>
      </w:r>
      <w:r>
        <w:t xml:space="preserve"> </w:t>
      </w:r>
      <w:r>
        <w:t xml:space="preserve">We do not expect lab members to respond outside of normal business hours (unless there are special circumstances).</w:t>
      </w:r>
      <w:r>
        <w:t xml:space="preserve"> </w:t>
      </w:r>
      <w:r>
        <w:t xml:space="preserve">Because of the nature of our work across time zones,</w:t>
      </w:r>
      <w:r>
        <w:t xml:space="preserve"> </w:t>
      </w:r>
      <w:r>
        <w:t xml:space="preserve">frequent travel,</w:t>
      </w:r>
      <w:r>
        <w:t xml:space="preserve"> </w:t>
      </w:r>
      <w:r>
        <w:t xml:space="preserve">and international collaborations,</w:t>
      </w:r>
      <w:r>
        <w:t xml:space="preserve"> </w:t>
      </w:r>
      <w:r>
        <w:t xml:space="preserve">there are no set working hours.</w:t>
      </w:r>
      <w:r>
        <w:t xml:space="preserve"> </w:t>
      </w:r>
      <w:r>
        <w:t xml:space="preserve">Team members are not expected to reply to messages outside their own working hours,</w:t>
      </w:r>
      <w:r>
        <w:t xml:space="preserve"> </w:t>
      </w:r>
      <w:r>
        <w:t xml:space="preserve">even if a message arrives outside of those hours.</w:t>
      </w:r>
    </w:p>
    <w:bookmarkStart w:id="23" w:name="microsoft-teams"/>
    <w:p>
      <w:pPr>
        <w:pStyle w:val="Heading2"/>
      </w:pPr>
      <w:r>
        <w:t xml:space="preserve">3.1 Microsoft Teams</w:t>
      </w:r>
    </w:p>
    <w:p>
      <w:pPr>
        <w:pStyle w:val="Compact"/>
        <w:numPr>
          <w:ilvl w:val="0"/>
          <w:numId w:val="1004"/>
        </w:numPr>
      </w:pPr>
      <w:r>
        <w:t xml:space="preserve">Use Microsoft Teams for scheduling, coding related questions, quick check ins, etc. If your Teams message exceeds 200 words, it might be time to use email.</w:t>
      </w:r>
    </w:p>
    <w:p>
      <w:pPr>
        <w:pStyle w:val="Compact"/>
        <w:numPr>
          <w:ilvl w:val="0"/>
          <w:numId w:val="1004"/>
        </w:numPr>
      </w:pPr>
      <w:r>
        <w:t xml:space="preserve">Use channels instead of direct messages unless you need to discuss something private.</w:t>
      </w:r>
    </w:p>
    <w:p>
      <w:pPr>
        <w:pStyle w:val="Compact"/>
        <w:numPr>
          <w:ilvl w:val="0"/>
          <w:numId w:val="1004"/>
        </w:numPr>
      </w:pPr>
      <w:r>
        <w:t xml:space="preserve">Please make an effort to respond to messages that mention you (e.g.,</w:t>
      </w:r>
      <w:r>
        <w:t xml:space="preserve"> </w:t>
      </w:r>
      <w:r>
        <w:rPr>
          <w:rStyle w:val="VerbatimChar"/>
        </w:rPr>
        <w:t xml:space="preserve">@username</w:t>
      </w:r>
      <w:r>
        <w:t xml:space="preserve">) as quickly as possible.</w:t>
      </w:r>
    </w:p>
    <w:p>
      <w:pPr>
        <w:pStyle w:val="Compact"/>
        <w:numPr>
          <w:ilvl w:val="0"/>
          <w:numId w:val="1004"/>
        </w:numPr>
      </w:pPr>
      <w:r>
        <w:t xml:space="preserve">If you are unusually busy (e.g., preparing for QE/grant deadline, taking two exams) or on vacation please alert the team in advance so we can expect you not to respond at all / as quickly as usual.</w:t>
      </w:r>
      <w:r>
        <w:t xml:space="preserve"> </w:t>
      </w:r>
      <w:r>
        <w:t xml:space="preserve">Please also set your status in Teams (e.g., it could say</w:t>
      </w:r>
      <w:r>
        <w:t xml:space="preserve"> </w:t>
      </w:r>
      <w:r>
        <w:t xml:space="preserve">“On vacation”</w:t>
      </w:r>
      <w:r>
        <w:t xml:space="preserve">) so we know not to expect to see you online.</w:t>
      </w:r>
    </w:p>
    <w:p>
      <w:pPr>
        <w:pStyle w:val="Compact"/>
        <w:numPr>
          <w:ilvl w:val="0"/>
          <w:numId w:val="1004"/>
        </w:numPr>
      </w:pPr>
      <w:r>
        <w:t xml:space="preserve">Please thread messages in Teams as much as possible.</w:t>
      </w:r>
    </w:p>
    <w:p>
      <w:pPr>
        <w:pStyle w:val="Compact"/>
        <w:numPr>
          <w:ilvl w:val="0"/>
          <w:numId w:val="1004"/>
        </w:numPr>
      </w:pPr>
      <w:r>
        <w:t xml:space="preserve">When referencing a pull request,</w:t>
      </w:r>
      <w:r>
        <w:t xml:space="preserve"> </w:t>
      </w:r>
      <w:r>
        <w:t xml:space="preserve">issue,</w:t>
      </w:r>
      <w:r>
        <w:t xml:space="preserve"> </w:t>
      </w:r>
      <w:r>
        <w:t xml:space="preserve">commit,</w:t>
      </w:r>
      <w:r>
        <w:t xml:space="preserve"> </w:t>
      </w:r>
      <w:r>
        <w:t xml:space="preserve">or file,</w:t>
      </w:r>
      <w:r>
        <w:t xml:space="preserve"> </w:t>
      </w:r>
      <w:r>
        <w:t xml:space="preserve">always include a direct hyperlink to where you want your teammates to look</w:t>
      </w:r>
      <w:r>
        <w:t xml:space="preserve"> </w:t>
      </w:r>
      <w:r>
        <w:t xml:space="preserve">(see</w:t>
      </w:r>
      <w:r>
        <w:t xml:space="preserve"> </w:t>
      </w:r>
      <w:hyperlink w:anchor="sec-direct-hyperlinks">
        <w:r>
          <w:rPr>
            <w:rStyle w:val="Hyperlink"/>
          </w:rPr>
          <w:t xml:space="preserve">Direct Hyperlinks in Internal Correspondence</w:t>
        </w:r>
      </w:hyperlink>
      <w:r>
        <w:t xml:space="preserve">).</w:t>
      </w:r>
    </w:p>
    <w:p>
      <w:pPr>
        <w:pStyle w:val="Compact"/>
        <w:numPr>
          <w:ilvl w:val="0"/>
          <w:numId w:val="1004"/>
        </w:numPr>
      </w:pPr>
      <w:r>
        <w:t xml:space="preserve">Don’t wait for meetings to ask questions.</w:t>
      </w:r>
      <w:r>
        <w:t xml:space="preserve"> </w:t>
      </w:r>
      <w:r>
        <w:t xml:space="preserve">As soon as a question comes up,</w:t>
      </w:r>
      <w:r>
        <w:t xml:space="preserve"> </w:t>
      </w:r>
      <w:r>
        <w:t xml:space="preserve">write it out in Teams.</w:t>
      </w:r>
      <w:r>
        <w:t xml:space="preserve"> </w:t>
      </w:r>
      <w:r>
        <w:t xml:space="preserve">This benefits both you (by clarifying your thinking, as discussed in</w:t>
      </w:r>
      <w:r>
        <w:t xml:space="preserve"> </w:t>
      </w:r>
      <w:hyperlink w:anchor="sec-writing">
        <w:r>
          <w:rPr>
            <w:rStyle w:val="Hyperlink"/>
          </w:rPr>
          <w:t xml:space="preserve">Chapter 23</w:t>
        </w:r>
      </w:hyperlink>
      <w:r>
        <w:t xml:space="preserve">)</w:t>
      </w:r>
      <w:r>
        <w:t xml:space="preserve"> </w:t>
      </w:r>
      <w:r>
        <w:t xml:space="preserve">and the team (by getting the conversation started earlier).</w:t>
      </w:r>
    </w:p>
    <w:bookmarkEnd w:id="23"/>
    <w:bookmarkStart w:id="24" w:name="email"/>
    <w:p>
      <w:pPr>
        <w:pStyle w:val="Heading2"/>
      </w:pPr>
      <w:r>
        <w:t xml:space="preserve">3.2 Email</w:t>
      </w:r>
    </w:p>
    <w:p>
      <w:pPr>
        <w:pStyle w:val="Compact"/>
        <w:numPr>
          <w:ilvl w:val="0"/>
          <w:numId w:val="1005"/>
        </w:numPr>
      </w:pPr>
      <w:r>
        <w:t xml:space="preserve">Use email for longer messages (&gt;200 words) or messages that merit preservation.</w:t>
      </w:r>
    </w:p>
    <w:p>
      <w:pPr>
        <w:pStyle w:val="Compact"/>
        <w:numPr>
          <w:ilvl w:val="0"/>
          <w:numId w:val="1005"/>
        </w:numPr>
      </w:pPr>
      <w:r>
        <w:t xml:space="preserve">When discussing specific code,</w:t>
      </w:r>
      <w:r>
        <w:t xml:space="preserve"> </w:t>
      </w:r>
      <w:r>
        <w:t xml:space="preserve">pull requests,</w:t>
      </w:r>
      <w:r>
        <w:t xml:space="preserve"> </w:t>
      </w:r>
      <w:r>
        <w:t xml:space="preserve">or documents in emails,</w:t>
      </w:r>
      <w:r>
        <w:t xml:space="preserve"> </w:t>
      </w:r>
      <w:r>
        <w:t xml:space="preserve">include direct hyperlinks so recipients do not have to search for the relevant items</w:t>
      </w:r>
      <w:r>
        <w:t xml:space="preserve"> </w:t>
      </w:r>
      <w:r>
        <w:t xml:space="preserve">(see</w:t>
      </w:r>
      <w:r>
        <w:t xml:space="preserve"> </w:t>
      </w:r>
      <w:hyperlink w:anchor="sec-direct-hyperlinks">
        <w:r>
          <w:rPr>
            <w:rStyle w:val="Hyperlink"/>
          </w:rPr>
          <w:t xml:space="preserve">Direct Hyperlinks in Internal Correspondence</w:t>
        </w:r>
      </w:hyperlink>
      <w:r>
        <w:t xml:space="preserve">).</w:t>
      </w:r>
    </w:p>
    <w:p>
      <w:pPr>
        <w:pStyle w:val="Compact"/>
        <w:numPr>
          <w:ilvl w:val="0"/>
          <w:numId w:val="1005"/>
        </w:numPr>
      </w:pPr>
      <w:r>
        <w:t xml:space="preserve">Generally, strive to respond within a work day when you are directly addressed in an email.</w:t>
      </w:r>
      <w:r>
        <w:t xml:space="preserve"> </w:t>
      </w:r>
      <w:r>
        <w:t xml:space="preserve">Again because we work across many timezones,</w:t>
      </w:r>
      <w:r>
        <w:t xml:space="preserve"> </w:t>
      </w:r>
      <w:r>
        <w:t xml:space="preserve">this means responding within a work day in your own timezone.</w:t>
      </w:r>
      <w:r>
        <w:t xml:space="preserve"> </w:t>
      </w:r>
      <w:r>
        <w:t xml:space="preserve">If you’re on vacation, you’re not expected to respond until the end of your first work day back</w:t>
      </w:r>
      <w:r>
        <w:t xml:space="preserve"> </w:t>
      </w:r>
      <w:r>
        <w:t xml:space="preserve">(or possibly longer, if you’ve been out for a while and have a backlog).</w:t>
      </w:r>
    </w:p>
    <w:p>
      <w:pPr>
        <w:pStyle w:val="Compact"/>
        <w:numPr>
          <w:ilvl w:val="0"/>
          <w:numId w:val="1005"/>
        </w:numPr>
      </w:pPr>
      <w:r>
        <w:t xml:space="preserve">As noted above, if you are unusually busy or on vacation please alert the team in advance and via an away message, so we can expect you not to respond at all / as quickly as usual.</w:t>
      </w:r>
    </w:p>
    <w:bookmarkEnd w:id="24"/>
    <w:bookmarkStart w:id="25" w:name="sec-direct-hyperlinks"/>
    <w:p>
      <w:pPr>
        <w:pStyle w:val="Heading2"/>
      </w:pPr>
      <w:r>
        <w:t xml:space="preserve">3.3 Direct Hyperlinks in Internal Correspondence</w:t>
      </w:r>
    </w:p>
    <w:p>
      <w:pPr>
        <w:pStyle w:val="FirstParagraph"/>
      </w:pPr>
      <w:r>
        <w:t xml:space="preserve">In all internal correspondence—including Microsoft Teams messages,</w:t>
      </w:r>
      <w:r>
        <w:t xml:space="preserve"> </w:t>
      </w:r>
      <w:r>
        <w:t xml:space="preserve">emails,</w:t>
      </w:r>
      <w:r>
        <w:t xml:space="preserve"> </w:t>
      </w:r>
      <w:r>
        <w:t xml:space="preserve">GitHub issues,</w:t>
      </w:r>
      <w:r>
        <w:t xml:space="preserve"> </w:t>
      </w:r>
      <w:r>
        <w:t xml:space="preserve">and pull request comments—always provide direct hyperlinks to the exact place you want your audience to look.</w:t>
      </w:r>
    </w:p>
    <w:p>
      <w:pPr>
        <w:pStyle w:val="Compact"/>
        <w:numPr>
          <w:ilvl w:val="0"/>
          <w:numId w:val="1006"/>
        </w:numPr>
      </w:pPr>
      <w:r>
        <w:rPr>
          <w:b/>
          <w:bCs/>
        </w:rPr>
        <w:t xml:space="preserve">Link directly to the target:</w:t>
      </w:r>
      <w:r>
        <w:t xml:space="preserve"> </w:t>
      </w:r>
      <w:r>
        <w:t xml:space="preserve">Provide a direct,</w:t>
      </w:r>
      <w:r>
        <w:t xml:space="preserve"> </w:t>
      </w:r>
      <w:r>
        <w:t xml:space="preserve">clickable URL or markdown link to the specific pull request,</w:t>
      </w:r>
      <w:r>
        <w:t xml:space="preserve"> </w:t>
      </w:r>
      <w:r>
        <w:t xml:space="preserve">issue,</w:t>
      </w:r>
      <w:r>
        <w:t xml:space="preserve"> </w:t>
      </w:r>
      <w:r>
        <w:t xml:space="preserve">commit,</w:t>
      </w:r>
      <w:r>
        <w:t xml:space="preserve"> </w:t>
      </w:r>
      <w:r>
        <w:t xml:space="preserve">branch,</w:t>
      </w:r>
      <w:r>
        <w:t xml:space="preserve"> </w:t>
      </w:r>
      <w:r>
        <w:t xml:space="preserve">file,</w:t>
      </w:r>
      <w:r>
        <w:t xml:space="preserve"> </w:t>
      </w:r>
      <w:r>
        <w:t xml:space="preserve">or line number.</w:t>
      </w:r>
    </w:p>
    <w:p>
      <w:pPr>
        <w:pStyle w:val="Compact"/>
        <w:numPr>
          <w:ilvl w:val="0"/>
          <w:numId w:val="1006"/>
        </w:numPr>
      </w:pPr>
      <w:r>
        <w:rPr>
          <w:b/>
          <w:bCs/>
        </w:rPr>
        <w:t xml:space="preserve">Do not make your audience search:</w:t>
      </w:r>
      <w:r>
        <w:t xml:space="preserve"> </w:t>
      </w:r>
      <w:r>
        <w:t xml:space="preserve">Avoid vague references (such as</w:t>
      </w:r>
      <w:r>
        <w:t xml:space="preserve"> </w:t>
      </w:r>
      <w:r>
        <w:t xml:space="preserve">“I opened a PR”</w:t>
      </w:r>
      <w:r>
        <w:t xml:space="preserve">,</w:t>
      </w:r>
      <w:r>
        <w:t xml:space="preserve"> </w:t>
      </w:r>
      <w:r>
        <w:t xml:space="preserve">“see the latest changes on my branch”</w:t>
      </w:r>
      <w:r>
        <w:t xml:space="preserve">,</w:t>
      </w:r>
      <w:r>
        <w:t xml:space="preserve"> </w:t>
      </w:r>
      <w:r>
        <w:t xml:space="preserve">or</w:t>
      </w:r>
      <w:r>
        <w:t xml:space="preserve"> </w:t>
      </w:r>
      <w:r>
        <w:t xml:space="preserve">“look at the helper script”</w:t>
      </w:r>
      <w:r>
        <w:t xml:space="preserve">)</w:t>
      </w:r>
      <w:r>
        <w:t xml:space="preserve"> </w:t>
      </w:r>
      <w:r>
        <w:t xml:space="preserve">or bare unlinked identifiers (such as</w:t>
      </w:r>
      <w:r>
        <w:t xml:space="preserve"> </w:t>
      </w:r>
      <w:r>
        <w:rPr>
          <w:rStyle w:val="VerbatimChar"/>
        </w:rPr>
        <w:t xml:space="preserve">#123</w:t>
      </w:r>
      <w:r>
        <w:t xml:space="preserve"> </w:t>
      </w:r>
      <w:r>
        <w:t xml:space="preserve">in emails or chat).</w:t>
      </w:r>
      <w:r>
        <w:t xml:space="preserve"> </w:t>
      </w:r>
      <w:r>
        <w:t xml:space="preserve">Your audience should never have to search repositories,</w:t>
      </w:r>
      <w:r>
        <w:t xml:space="preserve"> </w:t>
      </w:r>
      <w:r>
        <w:t xml:space="preserve">branches,</w:t>
      </w:r>
      <w:r>
        <w:t xml:space="preserve"> </w:t>
      </w:r>
      <w:r>
        <w:t xml:space="preserve">or directory trees to find what you are referring to.</w:t>
      </w:r>
    </w:p>
    <w:p>
      <w:pPr>
        <w:pStyle w:val="Compact"/>
        <w:numPr>
          <w:ilvl w:val="0"/>
          <w:numId w:val="1006"/>
        </w:numPr>
      </w:pPr>
      <w:r>
        <w:rPr>
          <w:b/>
          <w:bCs/>
        </w:rPr>
        <w:t xml:space="preserve">Use descriptive markdown links:</w:t>
      </w:r>
      <w:r>
        <w:t xml:space="preserve"> </w:t>
      </w:r>
      <w:r>
        <w:t xml:space="preserve">Format links with descriptive anchor text</w:t>
      </w:r>
      <w:r>
        <w:t xml:space="preserve"> </w:t>
      </w:r>
      <w:r>
        <w:t xml:space="preserve">(for example,</w:t>
      </w:r>
      <w:r>
        <w:t xml:space="preserve"> </w:t>
      </w:r>
      <w:r>
        <w:rPr>
          <w:rStyle w:val="VerbatimChar"/>
        </w:rPr>
        <w:t xml:space="preserve">[PR #123: Add data validation](https://github.com/UCD-SERG/lab-manual/pull/123)</w:t>
      </w:r>
      <w:r>
        <w:t xml:space="preserve"> </w:t>
      </w:r>
      <w:r>
        <w:t xml:space="preserve">or</w:t>
      </w:r>
      <w:r>
        <w:t xml:space="preserve"> </w:t>
      </w:r>
      <w:r>
        <w:rPr>
          <w:rStyle w:val="VerbatimChar"/>
        </w:rPr>
        <w:t xml:space="preserve">[cleaning-script.R lines 45-60](https://github.com/...)</w:t>
      </w:r>
      <w:r>
        <w:t xml:space="preserve">)</w:t>
      </w:r>
      <w:r>
        <w:t xml:space="preserve"> </w:t>
      </w:r>
      <w:r>
        <w:t xml:space="preserve">so collaborators know where the link leads before clicking.</w:t>
      </w:r>
    </w:p>
    <w:p>
      <w:pPr>
        <w:pStyle w:val="Compact"/>
        <w:numPr>
          <w:ilvl w:val="0"/>
          <w:numId w:val="1006"/>
        </w:numPr>
      </w:pPr>
      <w:r>
        <w:rPr>
          <w:b/>
          <w:bCs/>
        </w:rPr>
        <w:t xml:space="preserve">Reduce friction for collaborators:</w:t>
      </w:r>
      <w:r>
        <w:t xml:space="preserve"> </w:t>
      </w:r>
      <w:r>
        <w:t xml:space="preserve">Direct links save everyone time,</w:t>
      </w:r>
      <w:r>
        <w:t xml:space="preserve"> </w:t>
      </w:r>
      <w:r>
        <w:t xml:space="preserve">prevent confusion about which branch or version is being discussed,</w:t>
      </w:r>
      <w:r>
        <w:t xml:space="preserve"> </w:t>
      </w:r>
      <w:r>
        <w:t xml:space="preserve">and allow reviewers to immediately jump into context with a single click.</w:t>
      </w:r>
    </w:p>
    <w:bookmarkEnd w:id="25"/>
    <w:bookmarkStart w:id="26" w:name="X4a383cf8eb2c56fbbf50b63cd8c3605e81ab3f1"/>
    <w:p>
      <w:pPr>
        <w:pStyle w:val="Heading2"/>
      </w:pPr>
      <w:r>
        <w:t xml:space="preserve">3.4 Managing Notifications and Work-Life Balance</w:t>
      </w:r>
    </w:p>
    <w:p>
      <w:pPr>
        <w:pStyle w:val="FirstParagraph"/>
      </w:pPr>
      <w:r>
        <w:t xml:space="preserve">Lab members should actively manage their notification schedules,</w:t>
      </w:r>
      <w:r>
        <w:t xml:space="preserve"> </w:t>
      </w:r>
      <w:r>
        <w:t xml:space="preserve">especially if they receive work email or Teams notifications on their phones.</w:t>
      </w:r>
    </w:p>
    <w:p>
      <w:pPr>
        <w:pStyle w:val="Compact"/>
        <w:numPr>
          <w:ilvl w:val="0"/>
          <w:numId w:val="1007"/>
        </w:numPr>
      </w:pPr>
      <w:r>
        <w:rPr>
          <w:b/>
          <w:bCs/>
        </w:rPr>
        <w:t xml:space="preserve">Block notifications outside of work hours</w:t>
      </w:r>
      <w:r>
        <w:t xml:space="preserve">:</w:t>
      </w:r>
      <w:r>
        <w:t xml:space="preserve"> </w:t>
      </w:r>
      <w:r>
        <w:t xml:space="preserve">We recommend configuring your devices and applications to prevent work notifications during non-work time.</w:t>
      </w:r>
      <w:r>
        <w:t xml:space="preserve"> </w:t>
      </w:r>
      <w:r>
        <w:t xml:space="preserve">We all need uninterrupted rest and relaxation time in order to stay healthy and productive in the medium and long term.</w:t>
      </w:r>
    </w:p>
    <w:p>
      <w:pPr>
        <w:pStyle w:val="Compact"/>
        <w:numPr>
          <w:ilvl w:val="0"/>
          <w:numId w:val="1007"/>
        </w:numPr>
      </w:pPr>
      <w:r>
        <w:rPr>
          <w:b/>
          <w:bCs/>
        </w:rPr>
        <w:t xml:space="preserve">Sending messages outside work hours</w:t>
      </w:r>
      <w:r>
        <w:t xml:space="preserve">:</w:t>
      </w:r>
      <w:r>
        <w:t xml:space="preserve"> </w:t>
      </w:r>
      <w:r>
        <w:t xml:space="preserve">There’s no expectation to only send emails or messages during normal work hours.</w:t>
      </w:r>
      <w:r>
        <w:t xml:space="preserve"> </w:t>
      </w:r>
      <w:r>
        <w:t xml:space="preserve">Feel free to send messages whenever you compose them—don’t spend effort scheduling messages for later delivery.</w:t>
      </w:r>
      <w:r>
        <w:t xml:space="preserve"> </w:t>
      </w:r>
      <w:r>
        <w:t xml:space="preserve">Recipients will manage their own notification schedules,</w:t>
      </w:r>
      <w:r>
        <w:t xml:space="preserve"> </w:t>
      </w:r>
      <w:r>
        <w:t xml:space="preserve">and they may be working different hours or want the information sooner.</w:t>
      </w:r>
    </w:p>
    <w:bookmarkEnd w:id="26"/>
    <w:bookmarkStart w:id="27" w:name="X5ad32562016252e1127594d807344d99655086f"/>
    <w:p>
      <w:pPr>
        <w:pStyle w:val="Heading2"/>
      </w:pPr>
      <w:r>
        <w:t xml:space="preserve">3.5 Setting Away Status and Autoresponse Checklist</w:t>
      </w:r>
    </w:p>
    <w:p>
      <w:pPr>
        <w:pStyle w:val="FirstParagraph"/>
      </w:pPr>
      <w:r>
        <w:t xml:space="preserve">When you’ll be away from work (vacation, conference, sick leave, etc.),</w:t>
      </w:r>
      <w:r>
        <w:t xml:space="preserve"> </w:t>
      </w:r>
      <w:r>
        <w:t xml:space="preserve">please help the team stay coordinated by setting appropriate away indicators:</w:t>
      </w:r>
    </w:p>
    <w:p>
      <w:pPr>
        <w:pStyle w:val="Compact"/>
        <w:numPr>
          <w:ilvl w:val="0"/>
          <w:numId w:val="1008"/>
        </w:numPr>
      </w:pPr>
      <w:r>
        <w:rPr>
          <w:b/>
          <w:bCs/>
        </w:rPr>
        <w:t xml:space="preserve">Outlook calendar</w:t>
      </w:r>
      <w:r>
        <w:t xml:space="preserve">: Mark yourself as away on your Outlook calendar for the dates you’ll be unavailable.</w:t>
      </w:r>
    </w:p>
    <w:p>
      <w:pPr>
        <w:pStyle w:val="Compact"/>
        <w:numPr>
          <w:ilvl w:val="0"/>
          <w:numId w:val="1009"/>
        </w:numPr>
      </w:pPr>
      <w:r>
        <w:rPr>
          <w:b/>
          <w:bCs/>
        </w:rPr>
        <w:t xml:space="preserve">Autoresponse</w:t>
      </w:r>
      <w:r>
        <w:t xml:space="preserve">: Set an autoresponse message that indicates when you expect to be back at work.</w:t>
      </w:r>
    </w:p>
    <w:p>
      <w:pPr>
        <w:pStyle w:val="Compact"/>
        <w:numPr>
          <w:ilvl w:val="0"/>
          <w:numId w:val="1010"/>
        </w:numPr>
      </w:pPr>
      <w:r>
        <w:rPr>
          <w:b/>
          <w:bCs/>
        </w:rPr>
        <w:t xml:space="preserve">Teams status</w:t>
      </w:r>
      <w:r>
        <w:t xml:space="preserve">: Update your Teams status to indicate you’re away (e.g.,</w:t>
      </w:r>
      <w:r>
        <w:t xml:space="preserve"> </w:t>
      </w:r>
      <w:r>
        <w:t xml:space="preserve">“On vacation until [date]”</w:t>
      </w:r>
      <w:r>
        <w:t xml:space="preserve">).</w:t>
      </w:r>
    </w:p>
    <w:bookmarkEnd w:id="27"/>
    <w:bookmarkStart w:id="28" w:name="task-management"/>
    <w:p>
      <w:pPr>
        <w:pStyle w:val="Heading2"/>
      </w:pPr>
      <w:r>
        <w:t xml:space="preserve">3.6 Task Management</w:t>
      </w:r>
    </w:p>
    <w:p>
      <w:pPr>
        <w:pStyle w:val="FirstParagraph"/>
      </w:pPr>
      <w:r>
        <w:t xml:space="preserve">We use a combination of tools to track and manage project tasks:</w:t>
      </w:r>
    </w:p>
    <w:p>
      <w:pPr>
        <w:pStyle w:val="Compact"/>
        <w:numPr>
          <w:ilvl w:val="0"/>
          <w:numId w:val="1011"/>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11"/>
        </w:numPr>
      </w:pPr>
      <w:r>
        <w:rPr>
          <w:b/>
          <w:bCs/>
        </w:rPr>
        <w:t xml:space="preserve">Microsoft Teams &amp; Planner</w:t>
      </w:r>
      <w:r>
        <w:t xml:space="preserve">:</w:t>
      </w:r>
      <w:r>
        <w:t xml:space="preserve"> </w:t>
      </w:r>
      <w:r>
        <w:t xml:space="preserve">For general lab tasks and personal task management.</w:t>
      </w:r>
      <w:r>
        <w:t xml:space="preserve"> </w:t>
      </w:r>
      <w:r>
        <w:t xml:space="preserve">Lab leadership may assign tasks through these tools, which integrate with Microsoft Teams.</w:t>
      </w:r>
      <w:r>
        <w:t xml:space="preserve"> </w:t>
      </w:r>
      <w:r>
        <w:t xml:space="preserve">Lab members are expected to set up a Teams page for important degree requirements (QE) and projects (grant proposals, papers, etc.).</w:t>
      </w:r>
      <w:r>
        <w:t xml:space="preserve"> </w:t>
      </w:r>
      <w:r>
        <w:t xml:space="preserve">Invite both Dr Morrison and Aiemjoy to the Teams page and assign them to review tasks with the deadline you need the review by.</w:t>
      </w:r>
      <w:r>
        <w:t xml:space="preserve"> </w:t>
      </w:r>
      <w:r>
        <w:t xml:space="preserve">We appreciate 2 weeks’ notice for letters and larger review projects.</w:t>
      </w:r>
    </w:p>
    <w:p>
      <w:pPr>
        <w:pStyle w:val="Compact"/>
        <w:numPr>
          <w:ilvl w:val="0"/>
          <w:numId w:val="1011"/>
        </w:numPr>
      </w:pPr>
      <w:r>
        <w:t xml:space="preserve">Generally, strive to complete assigned tasks by the date listed.</w:t>
      </w:r>
    </w:p>
    <w:p>
      <w:pPr>
        <w:pStyle w:val="Compact"/>
        <w:numPr>
          <w:ilvl w:val="0"/>
          <w:numId w:val="1011"/>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11"/>
        </w:numPr>
      </w:pPr>
      <w:r>
        <w:t xml:space="preserve">Update task status as you make progress so the team can stay coordinated.</w:t>
      </w:r>
    </w:p>
    <w:bookmarkEnd w:id="28"/>
    <w:bookmarkStart w:id="29" w:name="shared-documents"/>
    <w:p>
      <w:pPr>
        <w:pStyle w:val="Heading2"/>
      </w:pPr>
      <w:r>
        <w:t xml:space="preserve">3.7 Shared Documents</w:t>
      </w:r>
    </w:p>
    <w:p>
      <w:pPr>
        <w:pStyle w:val="Compact"/>
        <w:numPr>
          <w:ilvl w:val="0"/>
          <w:numId w:val="1012"/>
        </w:numPr>
      </w:pPr>
      <w:r>
        <w:t xml:space="preserve">We mostly use Microsoft 365 to collaborate and write internally and GoogleDocs when working with external collaborators.</w:t>
      </w:r>
      <w:r>
        <w:t xml:space="preserve"> </w:t>
      </w:r>
      <w:r>
        <w:t xml:space="preserve">These documents may be linked to in GitHub Issues or other task tracking tools.</w:t>
      </w:r>
      <w:r>
        <w:t xml:space="preserve"> </w:t>
      </w:r>
      <w:r>
        <w:t xml:space="preserve">Lab leadership often shares these with the whole team since tasks are overlapping,</w:t>
      </w:r>
      <w:r>
        <w:t xml:space="preserve"> </w:t>
      </w:r>
      <w:r>
        <w:t xml:space="preserve">and even if a task is assigned to one person, others may have valuable insights.</w:t>
      </w:r>
    </w:p>
    <w:bookmarkEnd w:id="29"/>
    <w:bookmarkStart w:id="31" w:name="uc-davis-box-and-sharepoint"/>
    <w:p>
      <w:pPr>
        <w:pStyle w:val="Heading2"/>
      </w:pPr>
      <w:r>
        <w:t xml:space="preserve">3.8 UC Davis Box and SharePoint</w:t>
      </w:r>
    </w:p>
    <w:p>
      <w:pPr>
        <w:pStyle w:val="Compact"/>
        <w:numPr>
          <w:ilvl w:val="0"/>
          <w:numId w:val="1013"/>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13"/>
        </w:numPr>
      </w:pPr>
      <w:r>
        <w:t xml:space="preserve">You can access Box via your UC Davis credentials. For more information, visit</w:t>
      </w:r>
      <w:r>
        <w:t xml:space="preserve"> </w:t>
      </w:r>
      <w:hyperlink r:id="rId30">
        <w:r>
          <w:rPr>
            <w:rStyle w:val="Hyperlink"/>
          </w:rPr>
          <w:t xml:space="preserve">UC Davis Box Support</w:t>
        </w:r>
      </w:hyperlink>
      <w:r>
        <w:t xml:space="preserve">.</w:t>
      </w:r>
    </w:p>
    <w:p>
      <w:pPr>
        <w:pStyle w:val="Compact"/>
        <w:numPr>
          <w:ilvl w:val="0"/>
          <w:numId w:val="1013"/>
        </w:numPr>
      </w:pPr>
      <w:r>
        <w:t xml:space="preserve">SharePoint is also used for collaborative document storage and team file sharing. Access SharePoint through your UC Davis Microsoft 365 account.</w:t>
      </w:r>
    </w:p>
    <w:bookmarkEnd w:id="31"/>
    <w:bookmarkStart w:id="36" w:name="meetings"/>
    <w:p>
      <w:pPr>
        <w:pStyle w:val="Heading2"/>
      </w:pPr>
      <w:r>
        <w:t xml:space="preserve">3.9 Meetings</w:t>
      </w:r>
    </w:p>
    <w:p>
      <w:pPr>
        <w:pStyle w:val="Compact"/>
        <w:numPr>
          <w:ilvl w:val="0"/>
          <w:numId w:val="1014"/>
        </w:numPr>
      </w:pPr>
      <w:r>
        <w:t xml:space="preserve">Our meetings start on the hour.</w:t>
      </w:r>
    </w:p>
    <w:p>
      <w:pPr>
        <w:pStyle w:val="Compact"/>
        <w:numPr>
          <w:ilvl w:val="0"/>
          <w:numId w:val="1014"/>
        </w:numPr>
      </w:pPr>
      <w:r>
        <w:t xml:space="preserve">If you are going to be late, please send a message in our Teams channel.</w:t>
      </w:r>
    </w:p>
    <w:p>
      <w:pPr>
        <w:pStyle w:val="Compact"/>
        <w:numPr>
          <w:ilvl w:val="0"/>
          <w:numId w:val="1014"/>
        </w:numPr>
      </w:pPr>
      <w:r>
        <w:t xml:space="preserve">If you are regularly not able to come on the hour, notify the team and we might choose to modify the agenda order or the start time.</w:t>
      </w:r>
    </w:p>
    <w:bookmarkStart w:id="35" w:name="sec-meeting-agendas"/>
    <w:p>
      <w:pPr>
        <w:pStyle w:val="Heading3"/>
      </w:pPr>
      <w:r>
        <w:t xml:space="preserve">3.9.1 Developing Meeting Agendas</w:t>
      </w:r>
    </w:p>
    <w:p>
      <w:pPr>
        <w:pStyle w:val="FirstParagraph"/>
      </w:pPr>
      <w:r>
        <w:t xml:space="preserve">An effective meeting agenda ensures that collaborative time is productive,</w:t>
      </w:r>
      <w:r>
        <w:t xml:space="preserve"> </w:t>
      </w:r>
      <w:r>
        <w:t xml:space="preserve">focused, and respectful of everyone’s schedule.</w:t>
      </w:r>
      <w:r>
        <w:t xml:space="preserve"> </w:t>
      </w:r>
      <w:r>
        <w:t xml:space="preserve">Whether organizing a weekly lab meeting,</w:t>
      </w:r>
      <w:r>
        <w:t xml:space="preserve"> </w:t>
      </w:r>
      <w:r>
        <w:t xml:space="preserve">a project synchronization check-in,</w:t>
      </w:r>
      <w:r>
        <w:t xml:space="preserve"> </w:t>
      </w:r>
      <w:r>
        <w:t xml:space="preserve">or a one-on-one advising session,</w:t>
      </w:r>
      <w:r>
        <w:t xml:space="preserve"> </w:t>
      </w:r>
      <w:r>
        <w:t xml:space="preserve">follow these guidelines when preparing agendas.</w:t>
      </w:r>
    </w:p>
    <w:bookmarkStart w:id="32" w:name="why-agendas-are-important"/>
    <w:p>
      <w:pPr>
        <w:pStyle w:val="Heading4"/>
      </w:pPr>
      <w:r>
        <w:t xml:space="preserve">3.9.1.1 Why agendas are important</w:t>
      </w:r>
    </w:p>
    <w:p>
      <w:pPr>
        <w:pStyle w:val="Compact"/>
        <w:numPr>
          <w:ilvl w:val="0"/>
          <w:numId w:val="1015"/>
        </w:numPr>
      </w:pPr>
      <w:r>
        <w:rPr>
          <w:b/>
          <w:bCs/>
        </w:rPr>
        <w:t xml:space="preserve">Clear purpose and focus</w:t>
      </w:r>
      <w:r>
        <w:t xml:space="preserve">:</w:t>
      </w:r>
      <w:r>
        <w:t xml:space="preserve"> </w:t>
      </w:r>
      <w:r>
        <w:t xml:space="preserve">Meetings without an agenda easily drift into unstructured conversation or unfocused status updates.</w:t>
      </w:r>
      <w:r>
        <w:t xml:space="preserve"> </w:t>
      </w:r>
      <w:r>
        <w:t xml:space="preserve">A written agenda clarifies the meeting’s objective before bringing people together.</w:t>
      </w:r>
    </w:p>
    <w:p>
      <w:pPr>
        <w:pStyle w:val="Compact"/>
        <w:numPr>
          <w:ilvl w:val="0"/>
          <w:numId w:val="1015"/>
        </w:numPr>
      </w:pPr>
      <w:r>
        <w:rPr>
          <w:b/>
          <w:bCs/>
        </w:rPr>
        <w:t xml:space="preserve">Preparation and respect for time</w:t>
      </w:r>
      <w:r>
        <w:t xml:space="preserve">:</w:t>
      </w:r>
      <w:r>
        <w:t xml:space="preserve"> </w:t>
      </w:r>
      <w:r>
        <w:t xml:space="preserve">Circulating an agenda in advance allows participants to review relevant materials,</w:t>
      </w:r>
      <w:r>
        <w:t xml:space="preserve"> </w:t>
      </w:r>
      <w:r>
        <w:t xml:space="preserve">gather required data,</w:t>
      </w:r>
      <w:r>
        <w:t xml:space="preserve"> </w:t>
      </w:r>
      <w:r>
        <w:t xml:space="preserve">and arrive ready to contribute substantive insights.</w:t>
      </w:r>
    </w:p>
    <w:p>
      <w:pPr>
        <w:pStyle w:val="Compact"/>
        <w:numPr>
          <w:ilvl w:val="0"/>
          <w:numId w:val="1015"/>
        </w:numPr>
      </w:pPr>
      <w:r>
        <w:rPr>
          <w:b/>
          <w:bCs/>
        </w:rPr>
        <w:t xml:space="preserve">Accountability and action items</w:t>
      </w:r>
      <w:r>
        <w:t xml:space="preserve">:</w:t>
      </w:r>
      <w:r>
        <w:t xml:space="preserve"> </w:t>
      </w:r>
      <w:r>
        <w:t xml:space="preserve">A structured agenda provides a natural framework for tracking decisions,</w:t>
      </w:r>
      <w:r>
        <w:t xml:space="preserve"> </w:t>
      </w:r>
      <w:r>
        <w:t xml:space="preserve">assigning clear ownership for action items,</w:t>
      </w:r>
      <w:r>
        <w:t xml:space="preserve"> </w:t>
      </w:r>
      <w:r>
        <w:t xml:space="preserve">and reviewing progress at subsequent meetings.</w:t>
      </w:r>
    </w:p>
    <w:bookmarkEnd w:id="32"/>
    <w:bookmarkStart w:id="33" w:name="core-content-inform-discuss-ask"/>
    <w:p>
      <w:pPr>
        <w:pStyle w:val="Heading4"/>
      </w:pPr>
      <w:r>
        <w:t xml:space="preserve">3.9.1.2 Core content: Inform, Discuss, Ask</w:t>
      </w:r>
    </w:p>
    <w:p>
      <w:pPr>
        <w:pStyle w:val="FirstParagraph"/>
      </w:pPr>
      <w:r>
        <w:t xml:space="preserve">Organize your agenda items using three distinct functional categories:</w:t>
      </w:r>
    </w:p>
    <w:p>
      <w:pPr>
        <w:pStyle w:val="Compact"/>
        <w:numPr>
          <w:ilvl w:val="0"/>
          <w:numId w:val="1016"/>
        </w:numPr>
      </w:pPr>
      <w:r>
        <w:rPr>
          <w:b/>
          <w:bCs/>
        </w:rPr>
        <w:t xml:space="preserve">Inform</w:t>
      </w:r>
      <w:r>
        <w:t xml:space="preserve">:</w:t>
      </w:r>
      <w:r>
        <w:t xml:space="preserve"> </w:t>
      </w:r>
      <w:r>
        <w:t xml:space="preserve">Brief announcements, status summaries, or project milestone updates.</w:t>
      </w:r>
      <w:r>
        <w:t xml:space="preserve"> </w:t>
      </w:r>
      <w:r>
        <w:t xml:space="preserve">These items share essential context that requires little to no debate.</w:t>
      </w:r>
      <w:r>
        <w:t xml:space="preserve"> </w:t>
      </w:r>
      <w:r>
        <w:t xml:space="preserve">Whenever possible,</w:t>
      </w:r>
      <w:r>
        <w:t xml:space="preserve"> </w:t>
      </w:r>
      <w:r>
        <w:t xml:space="preserve">share background details asynchronously before the meeting so live time can focus on deeper discussion.</w:t>
      </w:r>
    </w:p>
    <w:p>
      <w:pPr>
        <w:pStyle w:val="Compact"/>
        <w:numPr>
          <w:ilvl w:val="0"/>
          <w:numId w:val="1016"/>
        </w:numPr>
      </w:pPr>
      <w:r>
        <w:rPr>
          <w:b/>
          <w:bCs/>
        </w:rPr>
        <w:t xml:space="preserve">Discuss</w:t>
      </w:r>
      <w:r>
        <w:t xml:space="preserve">:</w:t>
      </w:r>
      <w:r>
        <w:t xml:space="preserve"> </w:t>
      </w:r>
      <w:r>
        <w:t xml:space="preserve">Topics requiring collaborative problem-solving,</w:t>
      </w:r>
      <w:r>
        <w:t xml:space="preserve"> </w:t>
      </w:r>
      <w:r>
        <w:t xml:space="preserve">methodological debate,</w:t>
      </w:r>
      <w:r>
        <w:t xml:space="preserve"> </w:t>
      </w:r>
      <w:r>
        <w:t xml:space="preserve">troubleshooting,</w:t>
      </w:r>
      <w:r>
        <w:t xml:space="preserve"> </w:t>
      </w:r>
      <w:r>
        <w:t xml:space="preserve">or synthesis of differing viewpoints.</w:t>
      </w:r>
      <w:r>
        <w:t xml:space="preserve"> </w:t>
      </w:r>
      <w:r>
        <w:t xml:space="preserve">These items benefit most from synchronous conversation.</w:t>
      </w:r>
    </w:p>
    <w:p>
      <w:pPr>
        <w:pStyle w:val="Compact"/>
        <w:numPr>
          <w:ilvl w:val="0"/>
          <w:numId w:val="1016"/>
        </w:numPr>
      </w:pPr>
      <w:r>
        <w:rPr>
          <w:b/>
          <w:bCs/>
        </w:rPr>
        <w:t xml:space="preserve">Ask</w:t>
      </w:r>
      <w:r>
        <w:t xml:space="preserve">:</w:t>
      </w:r>
      <w:r>
        <w:t xml:space="preserve"> </w:t>
      </w:r>
      <w:r>
        <w:t xml:space="preserve">Specific requests for decisions,</w:t>
      </w:r>
      <w:r>
        <w:t xml:space="preserve"> </w:t>
      </w:r>
      <w:r>
        <w:t xml:space="preserve">approvals,</w:t>
      </w:r>
      <w:r>
        <w:t xml:space="preserve"> </w:t>
      </w:r>
      <w:r>
        <w:t xml:space="preserve">feedback,</w:t>
      </w:r>
      <w:r>
        <w:t xml:space="preserve"> </w:t>
      </w:r>
      <w:r>
        <w:t xml:space="preserve">or resources from advisors, PIs, or team members.</w:t>
      </w:r>
      <w:r>
        <w:t xml:space="preserve"> </w:t>
      </w:r>
      <w:r>
        <w:t xml:space="preserve">Clearly framing what you need (for example,</w:t>
      </w:r>
      <w:r>
        <w:t xml:space="preserve"> </w:t>
      </w:r>
      <w:r>
        <w:t xml:space="preserve">“Decision on primary analysis model”</w:t>
      </w:r>
      <w:r>
        <w:t xml:space="preserve"> </w:t>
      </w:r>
      <w:r>
        <w:t xml:space="preserve">or</w:t>
      </w:r>
      <w:r>
        <w:t xml:space="preserve"> </w:t>
      </w:r>
      <w:r>
        <w:t xml:space="preserve">“Approval to submit abstract”</w:t>
      </w:r>
      <w:r>
        <w:t xml:space="preserve">)</w:t>
      </w:r>
      <w:r>
        <w:t xml:space="preserve"> </w:t>
      </w:r>
      <w:r>
        <w:t xml:space="preserve">helps attendees provide decisive guidance.</w:t>
      </w:r>
    </w:p>
    <w:bookmarkEnd w:id="33"/>
    <w:bookmarkStart w:id="34" w:name="formatting-and-style-guidelines"/>
    <w:p>
      <w:pPr>
        <w:pStyle w:val="Heading4"/>
      </w:pPr>
      <w:r>
        <w:t xml:space="preserve">3.9.1.3 Formatting and style guidelines</w:t>
      </w:r>
    </w:p>
    <w:p>
      <w:pPr>
        <w:pStyle w:val="Compact"/>
        <w:numPr>
          <w:ilvl w:val="0"/>
          <w:numId w:val="1017"/>
        </w:numPr>
      </w:pPr>
      <w:r>
        <w:rPr>
          <w:b/>
          <w:bCs/>
        </w:rPr>
        <w:t xml:space="preserve">Use clear category tags</w:t>
      </w:r>
      <w:r>
        <w:t xml:space="preserve">:</w:t>
      </w:r>
      <w:r>
        <w:t xml:space="preserve"> </w:t>
      </w:r>
      <w:r>
        <w:t xml:space="preserve">Prefix each bullet point with its category tag</w:t>
      </w:r>
      <w:r>
        <w:t xml:space="preserve"> </w:t>
      </w:r>
      <w:r>
        <w:t xml:space="preserve">(such as</w:t>
      </w:r>
      <w:r>
        <w:t xml:space="preserve"> </w:t>
      </w:r>
      <w:r>
        <w:rPr>
          <w:rStyle w:val="VerbatimChar"/>
        </w:rPr>
        <w:t xml:space="preserve">[Inform]</w:t>
      </w:r>
      <w:r>
        <w:t xml:space="preserve">,</w:t>
      </w:r>
      <w:r>
        <w:t xml:space="preserve"> </w:t>
      </w:r>
      <w:r>
        <w:rPr>
          <w:rStyle w:val="VerbatimChar"/>
        </w:rPr>
        <w:t xml:space="preserve">[Discuss]</w:t>
      </w:r>
      <w:r>
        <w:t xml:space="preserve">, or</w:t>
      </w:r>
      <w:r>
        <w:t xml:space="preserve"> </w:t>
      </w:r>
      <w:r>
        <w:rPr>
          <w:rStyle w:val="VerbatimChar"/>
        </w:rPr>
        <w:t xml:space="preserve">[Ask]</w:t>
      </w:r>
      <w:r>
        <w:t xml:space="preserve">)</w:t>
      </w:r>
      <w:r>
        <w:t xml:space="preserve"> </w:t>
      </w:r>
      <w:r>
        <w:t xml:space="preserve">so participants immediately understand their expected role for each topic.</w:t>
      </w:r>
    </w:p>
    <w:p>
      <w:pPr>
        <w:pStyle w:val="Compact"/>
        <w:numPr>
          <w:ilvl w:val="0"/>
          <w:numId w:val="1017"/>
        </w:numPr>
      </w:pPr>
      <w:r>
        <w:rPr>
          <w:b/>
          <w:bCs/>
        </w:rPr>
        <w:t xml:space="preserve">Include direct links</w:t>
      </w:r>
      <w:r>
        <w:t xml:space="preserve">:</w:t>
      </w:r>
      <w:r>
        <w:t xml:space="preserve"> </w:t>
      </w:r>
      <w:r>
        <w:t xml:space="preserve">Always include direct hyperlinks to relevant draft manuscripts,</w:t>
      </w:r>
      <w:r>
        <w:t xml:space="preserve"> </w:t>
      </w:r>
      <w:r>
        <w:t xml:space="preserve">code repositories,</w:t>
      </w:r>
      <w:r>
        <w:t xml:space="preserve"> </w:t>
      </w:r>
      <w:r>
        <w:t xml:space="preserve">pull requests,</w:t>
      </w:r>
      <w:r>
        <w:t xml:space="preserve"> </w:t>
      </w:r>
      <w:r>
        <w:t xml:space="preserve">or data summaries rather than requiring attendees to search for materials.</w:t>
      </w:r>
    </w:p>
    <w:p>
      <w:pPr>
        <w:pStyle w:val="Compact"/>
        <w:numPr>
          <w:ilvl w:val="0"/>
          <w:numId w:val="1017"/>
        </w:numPr>
      </w:pPr>
      <w:r>
        <w:rPr>
          <w:b/>
          <w:bCs/>
        </w:rPr>
        <w:t xml:space="preserve">Allocate time estimates</w:t>
      </w:r>
      <w:r>
        <w:t xml:space="preserve">:</w:t>
      </w:r>
      <w:r>
        <w:t xml:space="preserve"> </w:t>
      </w:r>
      <w:r>
        <w:t xml:space="preserve">Assign estimated time allocations to each major agenda topic</w:t>
      </w:r>
      <w:r>
        <w:t xml:space="preserve"> </w:t>
      </w:r>
      <w:r>
        <w:t xml:space="preserve">(for example,</w:t>
      </w:r>
      <w:r>
        <w:t xml:space="preserve"> </w:t>
      </w:r>
      <w:r>
        <w:rPr>
          <w:rStyle w:val="VerbatimChar"/>
        </w:rPr>
        <w:t xml:space="preserve">[Discuss] Simulation study edge cases (15 min)</w:t>
      </w:r>
      <w:r>
        <w:t xml:space="preserve">).</w:t>
      </w:r>
      <w:r>
        <w:t xml:space="preserve"> </w:t>
      </w:r>
      <w:r>
        <w:t xml:space="preserve">This prevents early topics from crowding out crucial decisions scheduled at the end.</w:t>
      </w:r>
    </w:p>
    <w:p>
      <w:pPr>
        <w:pStyle w:val="Compact"/>
        <w:numPr>
          <w:ilvl w:val="0"/>
          <w:numId w:val="1017"/>
        </w:numPr>
      </w:pPr>
      <w:r>
        <w:rPr>
          <w:b/>
          <w:bCs/>
        </w:rPr>
        <w:t xml:space="preserve">Distribute in advance</w:t>
      </w:r>
      <w:r>
        <w:t xml:space="preserve">:</w:t>
      </w:r>
      <w:r>
        <w:t xml:space="preserve"> </w:t>
      </w:r>
      <w:r>
        <w:t xml:space="preserve">Share the agenda in the calendar invitation,</w:t>
      </w:r>
      <w:r>
        <w:t xml:space="preserve"> </w:t>
      </w:r>
      <w:r>
        <w:t xml:space="preserve">by email,</w:t>
      </w:r>
      <w:r>
        <w:t xml:space="preserve"> </w:t>
      </w:r>
      <w:r>
        <w:t xml:space="preserve">or in the relevant Microsoft Teams channel at least 24 hours before the meeting.</w:t>
      </w:r>
    </w:p>
    <w:p>
      <w:pPr>
        <w:pStyle w:val="Compact"/>
        <w:numPr>
          <w:ilvl w:val="0"/>
          <w:numId w:val="1017"/>
        </w:numPr>
      </w:pPr>
      <w:r>
        <w:rPr>
          <w:b/>
          <w:bCs/>
        </w:rPr>
        <w:t xml:space="preserve">Record action items</w:t>
      </w:r>
      <w:r>
        <w:t xml:space="preserve">:</w:t>
      </w:r>
      <w:r>
        <w:t xml:space="preserve"> </w:t>
      </w:r>
      <w:r>
        <w:t xml:space="preserve">Conclude every meeting by summarizing agreed-upon next steps,</w:t>
      </w:r>
      <w:r>
        <w:t xml:space="preserve"> </w:t>
      </w:r>
      <w:r>
        <w:t xml:space="preserve">assigned owners,</w:t>
      </w:r>
      <w:r>
        <w:t xml:space="preserve"> </w:t>
      </w:r>
      <w:r>
        <w:t xml:space="preserve">and target completion dates.</w:t>
      </w:r>
    </w:p>
    <w:bookmarkEnd w:id="34"/>
    <w:bookmarkEnd w:id="35"/>
    <w:bookmarkEnd w:id="36"/>
    <w:bookmarkStart w:id="37" w:name="conference-room-booking"/>
    <w:p>
      <w:pPr>
        <w:pStyle w:val="Heading2"/>
      </w:pPr>
      <w:r>
        <w:t xml:space="preserve">3.10 Conference Room Booking</w:t>
      </w:r>
    </w:p>
    <w:p>
      <w:pPr>
        <w:pStyle w:val="FirstParagraph"/>
      </w:pPr>
      <w:r>
        <w:t xml:space="preserve">The MS1C Conference Room can be booked through its Outlook calendar.</w:t>
      </w:r>
    </w:p>
    <w:p>
      <w:pPr>
        <w:pStyle w:val="BodyText"/>
      </w:pPr>
      <w:r>
        <w:rPr>
          <w:b/>
          <w:bCs/>
        </w:rPr>
        <w:t xml:space="preserve">To book the room:</w:t>
      </w:r>
    </w:p>
    <w:p>
      <w:pPr>
        <w:pStyle w:val="Compact"/>
        <w:numPr>
          <w:ilvl w:val="0"/>
          <w:numId w:val="1018"/>
        </w:numPr>
      </w:pPr>
      <w:r>
        <w:t xml:space="preserve">Create a new event in Outlook Calendar</w:t>
      </w:r>
    </w:p>
    <w:p>
      <w:pPr>
        <w:pStyle w:val="Compact"/>
        <w:numPr>
          <w:ilvl w:val="0"/>
          <w:numId w:val="1018"/>
        </w:numPr>
      </w:pPr>
      <w:r>
        <w:t xml:space="preserve">Add the conference room as an attendee by typing</w:t>
      </w:r>
      <w:r>
        <w:t xml:space="preserve"> </w:t>
      </w:r>
      <w:r>
        <w:t xml:space="preserve">“ms1c”</w:t>
      </w:r>
    </w:p>
    <w:p>
      <w:pPr>
        <w:pStyle w:val="Compact"/>
        <w:numPr>
          <w:ilvl w:val="0"/>
          <w:numId w:val="1018"/>
        </w:numPr>
      </w:pPr>
      <w:r>
        <w:t xml:space="preserve">Select</w:t>
      </w:r>
      <w:r>
        <w:t xml:space="preserve"> </w:t>
      </w:r>
      <w:r>
        <w:t xml:space="preserve">“MS1C Conference Room”</w:t>
      </w:r>
      <w:r>
        <w:t xml:space="preserve"> </w:t>
      </w:r>
      <w:r>
        <w:t xml:space="preserve">from the results</w:t>
      </w:r>
    </w:p>
    <w:p>
      <w:pPr>
        <w:pStyle w:val="Compact"/>
        <w:numPr>
          <w:ilvl w:val="0"/>
          <w:numId w:val="1018"/>
        </w:numPr>
      </w:pPr>
      <w:r>
        <w:t xml:space="preserve">Send the meeting invitation</w:t>
      </w:r>
    </w:p>
    <w:p>
      <w:pPr>
        <w:pStyle w:val="FirstParagraph"/>
      </w:pPr>
      <w:r>
        <w:t xml:space="preserve">The room will automatically accept or decline based on its availability.</w:t>
      </w:r>
    </w:p>
    <w:p>
      <w:pPr>
        <w:pStyle w:val="BodyText"/>
      </w:pPr>
      <w:r>
        <w:rPr>
          <w:b/>
          <w:bCs/>
        </w:rPr>
        <w:t xml:space="preserve">To view the room’s calendar:</w:t>
      </w:r>
    </w:p>
    <w:p>
      <w:pPr>
        <w:pStyle w:val="Compact"/>
        <w:numPr>
          <w:ilvl w:val="0"/>
          <w:numId w:val="1019"/>
        </w:numPr>
      </w:pPr>
      <w:r>
        <w:t xml:space="preserve">In Outlook Calendar, click</w:t>
      </w:r>
      <w:r>
        <w:t xml:space="preserve"> </w:t>
      </w:r>
      <w:r>
        <w:t xml:space="preserve">“Add Calendar”</w:t>
      </w:r>
    </w:p>
    <w:p>
      <w:pPr>
        <w:pStyle w:val="Compact"/>
        <w:numPr>
          <w:ilvl w:val="0"/>
          <w:numId w:val="1019"/>
        </w:numPr>
      </w:pPr>
      <w:r>
        <w:t xml:space="preserve">Select</w:t>
      </w:r>
      <w:r>
        <w:t xml:space="preserve"> </w:t>
      </w:r>
      <w:r>
        <w:t xml:space="preserve">“Add Shared Calendar…”</w:t>
      </w:r>
      <w:r>
        <w:t xml:space="preserve"> </w:t>
      </w:r>
      <w:r>
        <w:t xml:space="preserve">or use</w:t>
      </w:r>
      <w:r>
        <w:t xml:space="preserve"> </w:t>
      </w:r>
      <w:r>
        <w:t xml:space="preserve">“Open Calendar…”</w:t>
      </w:r>
    </w:p>
    <w:p>
      <w:pPr>
        <w:pStyle w:val="Compact"/>
        <w:numPr>
          <w:ilvl w:val="0"/>
          <w:numId w:val="1019"/>
        </w:numPr>
      </w:pPr>
      <w:r>
        <w:t xml:space="preserve">Search for</w:t>
      </w:r>
      <w:r>
        <w:t xml:space="preserve"> </w:t>
      </w:r>
      <w:r>
        <w:t xml:space="preserve">“ms1c”</w:t>
      </w:r>
    </w:p>
    <w:p>
      <w:pPr>
        <w:pStyle w:val="Compact"/>
        <w:numPr>
          <w:ilvl w:val="0"/>
          <w:numId w:val="1019"/>
        </w:numPr>
      </w:pPr>
      <w:r>
        <w:t xml:space="preserve">Select</w:t>
      </w:r>
      <w:r>
        <w:t xml:space="preserve"> </w:t>
      </w:r>
      <w:r>
        <w:t xml:space="preserve">“MS1C Conference Room”</w:t>
      </w:r>
      <w:r>
        <w:t xml:space="preserve"> </w:t>
      </w:r>
      <w:r>
        <w:t xml:space="preserve">to add it to your calendar view</w:t>
      </w:r>
    </w:p>
    <w:p>
      <w:pPr>
        <w:pStyle w:val="FirstParagraph"/>
      </w:pPr>
      <w:r>
        <w:t xml:space="preserve">This allows you to check the room’s availability before scheduling.</w:t>
      </w:r>
    </w:p>
    <w:bookmarkEnd w:id="37"/>
    <w:bookmarkStart w:id="39" w:name="code-review"/>
    <w:p>
      <w:pPr>
        <w:pStyle w:val="Heading2"/>
      </w:pPr>
      <w:r>
        <w:t xml:space="preserve">3.11 Code Review</w:t>
      </w:r>
    </w:p>
    <w:p>
      <w:pPr>
        <w:pStyle w:val="FirstParagraph"/>
      </w:pPr>
      <w:r>
        <w:t xml:space="preserve">Code review guidance has moved to its own chapter:</w:t>
      </w:r>
      <w:r>
        <w:t xml:space="preserve"> </w:t>
      </w:r>
      <w:r>
        <w:t xml:space="preserve">see</w:t>
      </w:r>
      <w:r>
        <w:t xml:space="preserve"> </w:t>
      </w:r>
      <w:hyperlink r:id="rId38">
        <w:r>
          <w:rPr>
            <w:rStyle w:val="Hyperlink"/>
          </w:rPr>
          <w:t xml:space="preserve">Collaborative Software Development</w:t>
        </w:r>
      </w:hyperlink>
      <w:r>
        <w:t xml:space="preserve">.</w:t>
      </w:r>
    </w:p>
    <w:p>
      <w:r>
        <w:br w:type="page"/>
      </w:r>
    </w:p>
    <w:bookmarkEnd w:id="39"/>
    <w:bookmarkEnd w:id="40"/>
    <w:bookmarkStart w:id="60" w:name="reproducibility"/>
    <w:p>
      <w:pPr>
        <w:pStyle w:val="Heading1"/>
      </w:pPr>
      <w:r>
        <w:t xml:space="preserve">4. Reproducibility</w:t>
      </w:r>
    </w:p>
    <w:p>
      <w:pPr>
        <w:pStyle w:val="FirstParagraph"/>
      </w:pPr>
      <w:r>
        <w:t xml:space="preserve">Our lab adopts the following practices to maximize the reproducibility of our work.</w:t>
      </w:r>
    </w:p>
    <w:p>
      <w:pPr>
        <w:pStyle w:val="Compact"/>
        <w:numPr>
          <w:ilvl w:val="0"/>
          <w:numId w:val="1020"/>
        </w:numPr>
      </w:pPr>
      <w:r>
        <w:t xml:space="preserve">Design studies with appropriate methodology and adherence to best practices in epidemiology and biostatistics</w:t>
      </w:r>
    </w:p>
    <w:p>
      <w:pPr>
        <w:pStyle w:val="Compact"/>
        <w:numPr>
          <w:ilvl w:val="0"/>
          <w:numId w:val="1020"/>
        </w:numPr>
      </w:pPr>
      <w:r>
        <w:t xml:space="preserve">Register study protocols</w:t>
      </w:r>
    </w:p>
    <w:p>
      <w:pPr>
        <w:pStyle w:val="Compact"/>
        <w:numPr>
          <w:ilvl w:val="0"/>
          <w:numId w:val="1020"/>
        </w:numPr>
      </w:pPr>
      <w:r>
        <w:t xml:space="preserve">Write and register pre-analysis plans</w:t>
      </w:r>
    </w:p>
    <w:p>
      <w:pPr>
        <w:pStyle w:val="Compact"/>
        <w:numPr>
          <w:ilvl w:val="0"/>
          <w:numId w:val="1020"/>
        </w:numPr>
      </w:pPr>
      <w:r>
        <w:t xml:space="preserve">Create reproducible workflows</w:t>
      </w:r>
    </w:p>
    <w:p>
      <w:pPr>
        <w:pStyle w:val="Compact"/>
        <w:numPr>
          <w:ilvl w:val="0"/>
          <w:numId w:val="1020"/>
        </w:numPr>
      </w:pPr>
      <w:r>
        <w:t xml:space="preserve">Process and analyze data with internal replication and masking</w:t>
      </w:r>
    </w:p>
    <w:p>
      <w:pPr>
        <w:pStyle w:val="Compact"/>
        <w:numPr>
          <w:ilvl w:val="0"/>
          <w:numId w:val="1020"/>
        </w:numPr>
      </w:pPr>
      <w:r>
        <w:t xml:space="preserve">Use reporting checklists with manuscripts</w:t>
      </w:r>
    </w:p>
    <w:p>
      <w:pPr>
        <w:pStyle w:val="Compact"/>
        <w:numPr>
          <w:ilvl w:val="0"/>
          <w:numId w:val="1020"/>
        </w:numPr>
      </w:pPr>
      <w:r>
        <w:t xml:space="preserve">Publish preprints</w:t>
      </w:r>
    </w:p>
    <w:p>
      <w:pPr>
        <w:pStyle w:val="Compact"/>
        <w:numPr>
          <w:ilvl w:val="0"/>
          <w:numId w:val="1020"/>
        </w:numPr>
      </w:pPr>
      <w:r>
        <w:t xml:space="preserve">Publish data (when possible) and replication scripts</w:t>
      </w:r>
    </w:p>
    <w:bookmarkStart w:id="41"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21"/>
        </w:numPr>
      </w:pPr>
      <w:r>
        <w:t xml:space="preserve">Nuzzo R. How scientists fool themselves – and how they can stop</w:t>
      </w:r>
      <w:r>
        <w:t xml:space="preserve"> </w:t>
      </w:r>
      <w:r>
        <w:t xml:space="preserve">(Nuzzo 2015)</w:t>
      </w:r>
    </w:p>
    <w:p>
      <w:pPr>
        <w:numPr>
          <w:ilvl w:val="0"/>
          <w:numId w:val="1021"/>
        </w:numPr>
      </w:pPr>
      <w:r>
        <w:t xml:space="preserve">Stoddart C. Is there a reproducibility crisis in science?</w:t>
      </w:r>
      <w:r>
        <w:t xml:space="preserve"> </w:t>
      </w:r>
      <w:r>
        <w:t xml:space="preserve">(Stoddart 2019)</w:t>
      </w:r>
    </w:p>
    <w:p>
      <w:pPr>
        <w:numPr>
          <w:ilvl w:val="0"/>
          <w:numId w:val="1021"/>
        </w:numPr>
      </w:pPr>
      <w:r>
        <w:t xml:space="preserve">Munafò MR, et al. A manifesto for reproducible science</w:t>
      </w:r>
      <w:r>
        <w:t xml:space="preserve"> </w:t>
      </w:r>
      <w:r>
        <w:t xml:space="preserve">(Munafò et al. 2017)</w:t>
      </w:r>
    </w:p>
    <w:bookmarkEnd w:id="41"/>
    <w:bookmarkStart w:id="42"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42"/>
    <w:bookmarkStart w:id="44" w:name="register-study-protocols"/>
    <w:p>
      <w:pPr>
        <w:pStyle w:val="Heading2"/>
      </w:pPr>
      <w:r>
        <w:t xml:space="preserve">4.3 Register study protocols</w:t>
      </w:r>
    </w:p>
    <w:p>
      <w:pPr>
        <w:pStyle w:val="FirstParagraph"/>
      </w:pPr>
      <w:r>
        <w:t xml:space="preserve">We register all randomized trials on</w:t>
      </w:r>
      <w:r>
        <w:t xml:space="preserve"> </w:t>
      </w:r>
      <w:hyperlink r:id="rId43">
        <w:r>
          <w:rPr>
            <w:rStyle w:val="Hyperlink"/>
          </w:rPr>
          <w:t xml:space="preserve">clinicaltrials.gov</w:t>
        </w:r>
      </w:hyperlink>
      <w:r>
        <w:t xml:space="preserve">, and in some cases register observational studies as well.</w:t>
      </w:r>
    </w:p>
    <w:bookmarkEnd w:id="44"/>
    <w:bookmarkStart w:id="46"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45">
        <w:r>
          <w:rPr>
            <w:rStyle w:val="Hyperlink"/>
          </w:rPr>
          <w:t xml:space="preserve">https://osf.io/tgbxr/</w:t>
        </w:r>
      </w:hyperlink>
      <w:r>
        <w:t xml:space="preserve">. Generally, these include:</w:t>
      </w:r>
    </w:p>
    <w:p>
      <w:pPr>
        <w:pStyle w:val="Compact"/>
        <w:numPr>
          <w:ilvl w:val="0"/>
          <w:numId w:val="1022"/>
        </w:numPr>
      </w:pPr>
      <w:r>
        <w:t xml:space="preserve">Brief background on the study (a condensed version of the introduction section of the paper)</w:t>
      </w:r>
    </w:p>
    <w:p>
      <w:pPr>
        <w:pStyle w:val="Compact"/>
        <w:numPr>
          <w:ilvl w:val="0"/>
          <w:numId w:val="1022"/>
        </w:numPr>
      </w:pPr>
      <w:r>
        <w:t xml:space="preserve">Hypotheses / objectives</w:t>
      </w:r>
    </w:p>
    <w:p>
      <w:pPr>
        <w:pStyle w:val="Compact"/>
        <w:numPr>
          <w:ilvl w:val="0"/>
          <w:numId w:val="1022"/>
        </w:numPr>
      </w:pPr>
      <w:r>
        <w:t xml:space="preserve">Study design</w:t>
      </w:r>
    </w:p>
    <w:p>
      <w:pPr>
        <w:pStyle w:val="Compact"/>
        <w:numPr>
          <w:ilvl w:val="0"/>
          <w:numId w:val="1022"/>
        </w:numPr>
      </w:pPr>
      <w:r>
        <w:t xml:space="preserve">Description of data</w:t>
      </w:r>
    </w:p>
    <w:p>
      <w:pPr>
        <w:pStyle w:val="Compact"/>
        <w:numPr>
          <w:ilvl w:val="0"/>
          <w:numId w:val="1022"/>
        </w:numPr>
      </w:pPr>
      <w:r>
        <w:t xml:space="preserve">Definition of outcomes</w:t>
      </w:r>
    </w:p>
    <w:p>
      <w:pPr>
        <w:pStyle w:val="Compact"/>
        <w:numPr>
          <w:ilvl w:val="0"/>
          <w:numId w:val="1022"/>
        </w:numPr>
      </w:pPr>
      <w:r>
        <w:t xml:space="preserve">Definition of interventions / exposures</w:t>
      </w:r>
    </w:p>
    <w:p>
      <w:pPr>
        <w:pStyle w:val="Compact"/>
        <w:numPr>
          <w:ilvl w:val="0"/>
          <w:numId w:val="1022"/>
        </w:numPr>
      </w:pPr>
      <w:r>
        <w:t xml:space="preserve">Definition of covariates</w:t>
      </w:r>
    </w:p>
    <w:p>
      <w:pPr>
        <w:pStyle w:val="Compact"/>
        <w:numPr>
          <w:ilvl w:val="0"/>
          <w:numId w:val="1022"/>
        </w:numPr>
      </w:pPr>
      <w:r>
        <w:t xml:space="preserve">Statistical power calculation</w:t>
      </w:r>
    </w:p>
    <w:p>
      <w:pPr>
        <w:pStyle w:val="Compact"/>
        <w:numPr>
          <w:ilvl w:val="0"/>
          <w:numId w:val="1022"/>
        </w:numPr>
      </w:pPr>
      <w:r>
        <w:t xml:space="preserve">Statistical analysis:</w:t>
      </w:r>
    </w:p>
    <w:p>
      <w:pPr>
        <w:pStyle w:val="Compact"/>
        <w:numPr>
          <w:ilvl w:val="0"/>
          <w:numId w:val="1023"/>
        </w:numPr>
      </w:pPr>
      <w:r>
        <w:t xml:space="preserve">Type of model</w:t>
      </w:r>
    </w:p>
    <w:p>
      <w:pPr>
        <w:pStyle w:val="Compact"/>
        <w:numPr>
          <w:ilvl w:val="0"/>
          <w:numId w:val="1023"/>
        </w:numPr>
      </w:pPr>
      <w:r>
        <w:t xml:space="preserve">Covariate selection / screening</w:t>
      </w:r>
    </w:p>
    <w:p>
      <w:pPr>
        <w:pStyle w:val="Compact"/>
        <w:numPr>
          <w:ilvl w:val="0"/>
          <w:numId w:val="1023"/>
        </w:numPr>
      </w:pPr>
      <w:r>
        <w:t xml:space="preserve">Standard error estimation method</w:t>
      </w:r>
    </w:p>
    <w:p>
      <w:pPr>
        <w:pStyle w:val="Compact"/>
        <w:numPr>
          <w:ilvl w:val="0"/>
          <w:numId w:val="1023"/>
        </w:numPr>
      </w:pPr>
      <w:r>
        <w:t xml:space="preserve">Missing data analysis</w:t>
      </w:r>
    </w:p>
    <w:p>
      <w:pPr>
        <w:pStyle w:val="Compact"/>
        <w:numPr>
          <w:ilvl w:val="0"/>
          <w:numId w:val="1023"/>
        </w:numPr>
      </w:pPr>
      <w:r>
        <w:t xml:space="preserve">Assessment of effect modification / subgroup analyses</w:t>
      </w:r>
    </w:p>
    <w:p>
      <w:pPr>
        <w:pStyle w:val="Compact"/>
        <w:numPr>
          <w:ilvl w:val="0"/>
          <w:numId w:val="1023"/>
        </w:numPr>
      </w:pPr>
      <w:r>
        <w:t xml:space="preserve">Sensitivity analyses</w:t>
      </w:r>
    </w:p>
    <w:p>
      <w:pPr>
        <w:pStyle w:val="Compact"/>
        <w:numPr>
          <w:ilvl w:val="0"/>
          <w:numId w:val="1023"/>
        </w:numPr>
      </w:pPr>
      <w:r>
        <w:t xml:space="preserve">Negative control analyses</w:t>
      </w:r>
    </w:p>
    <w:bookmarkEnd w:id="46"/>
    <w:bookmarkStart w:id="48"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24"/>
        </w:numPr>
      </w:pPr>
      <w:r>
        <w:t xml:space="preserve">Chapter 5: Code repositories</w:t>
      </w:r>
    </w:p>
    <w:p>
      <w:pPr>
        <w:pStyle w:val="Compact"/>
        <w:numPr>
          <w:ilvl w:val="0"/>
          <w:numId w:val="1024"/>
        </w:numPr>
      </w:pPr>
      <w:r>
        <w:t xml:space="preserve">Chapter 6: Coding practices</w:t>
      </w:r>
    </w:p>
    <w:p>
      <w:pPr>
        <w:pStyle w:val="Compact"/>
        <w:numPr>
          <w:ilvl w:val="0"/>
          <w:numId w:val="1024"/>
        </w:numPr>
      </w:pPr>
      <w:r>
        <w:t xml:space="preserve">Chapter 7: Coding style</w:t>
      </w:r>
    </w:p>
    <w:p>
      <w:pPr>
        <w:pStyle w:val="Compact"/>
        <w:numPr>
          <w:ilvl w:val="0"/>
          <w:numId w:val="1024"/>
        </w:numPr>
      </w:pPr>
      <w:r>
        <w:t xml:space="preserve">Chapter 8: Code publication</w:t>
      </w:r>
    </w:p>
    <w:p>
      <w:pPr>
        <w:pStyle w:val="Compact"/>
        <w:numPr>
          <w:ilvl w:val="0"/>
          <w:numId w:val="1024"/>
        </w:numPr>
      </w:pPr>
      <w:r>
        <w:t xml:space="preserve">Chapter 9: Working with big data</w:t>
      </w:r>
    </w:p>
    <w:p>
      <w:pPr>
        <w:pStyle w:val="Compact"/>
        <w:numPr>
          <w:ilvl w:val="0"/>
          <w:numId w:val="1024"/>
        </w:numPr>
      </w:pPr>
      <w:r>
        <w:t xml:space="preserve">Chapter 10: Github</w:t>
      </w:r>
    </w:p>
    <w:p>
      <w:pPr>
        <w:pStyle w:val="Compact"/>
        <w:numPr>
          <w:ilvl w:val="0"/>
          <w:numId w:val="1024"/>
        </w:numPr>
      </w:pPr>
      <w:r>
        <w:t xml:space="preserve">Chapter 11: Unix</w:t>
      </w:r>
    </w:p>
    <w:p>
      <w:pPr>
        <w:pStyle w:val="FirstParagraph"/>
      </w:pPr>
      <w:r>
        <w:t xml:space="preserve">For additional learning resources on reproducible research practices, see the</w:t>
      </w:r>
      <w:r>
        <w:t xml:space="preserve"> </w:t>
      </w:r>
      <w:hyperlink r:id="rId47">
        <w:r>
          <w:rPr>
            <w:rStyle w:val="Hyperlink"/>
          </w:rPr>
          <w:t xml:space="preserve">UC Davis DataLab workshop on reproducible research</w:t>
        </w:r>
      </w:hyperlink>
      <w:r>
        <w:t xml:space="preserve">.</w:t>
      </w:r>
    </w:p>
    <w:bookmarkEnd w:id="48"/>
    <w:bookmarkStart w:id="50"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49">
        <w:r>
          <w:rPr>
            <w:rStyle w:val="Hyperlink"/>
          </w:rPr>
          <w:t xml:space="preserve">https://www.youtube.com/watch?v=WoYkY9MkbRE</w:t>
        </w:r>
      </w:hyperlink>
    </w:p>
    <w:bookmarkEnd w:id="50"/>
    <w:bookmarkStart w:id="55" w:name="Xe289aeea971506b7a80a2ab33a89f7337d82c7c"/>
    <w:p>
      <w:pPr>
        <w:pStyle w:val="Heading2"/>
      </w:pPr>
      <w:r>
        <w:t xml:space="preserve">4.7 Use reporting checklists with manuscripts</w:t>
      </w:r>
    </w:p>
    <w:p>
      <w:pPr>
        <w:pStyle w:val="FirstParagraph"/>
      </w:pPr>
      <w:r>
        <w:t xml:space="preserve">Using reporting checklists helps ensure</w:t>
      </w:r>
      <w:r>
        <w:t xml:space="preserve"> </w:t>
      </w:r>
      <w:r>
        <w:t xml:space="preserve">that peer-reviewed articles contain the information needed</w:t>
      </w:r>
      <w:r>
        <w:t xml:space="preserve"> </w:t>
      </w:r>
      <w:r>
        <w:t xml:space="preserve">for readers to assess the validity of your work</w:t>
      </w:r>
      <w:r>
        <w:t xml:space="preserve"> </w:t>
      </w:r>
      <w:r>
        <w:t xml:space="preserve">and/or attempt to reproduce it.</w:t>
      </w:r>
      <w:r>
        <w:t xml:space="preserve"> </w:t>
      </w:r>
      <w:r>
        <w:t xml:space="preserve">A collection of reporting checklists is available</w:t>
      </w:r>
      <w:r>
        <w:t xml:space="preserve"> </w:t>
      </w:r>
      <w:r>
        <w:t xml:space="preserve">from the</w:t>
      </w:r>
      <w:r>
        <w:t xml:space="preserve"> </w:t>
      </w:r>
      <w:hyperlink r:id="rId51">
        <w:r>
          <w:rPr>
            <w:rStyle w:val="Hyperlink"/>
          </w:rPr>
          <w:t xml:space="preserve">EQUATOR Network</w:t>
        </w:r>
      </w:hyperlink>
      <w:r>
        <w:t xml:space="preserve"> </w:t>
      </w:r>
      <w:r>
        <w:t xml:space="preserve">(</w:t>
      </w:r>
      <w:r>
        <w:t xml:space="preserve">“EQUATOR Network,”</w:t>
      </w:r>
      <w:r>
        <w:t xml:space="preserve"> </w:t>
      </w:r>
      <w:r>
        <w:t xml:space="preserve">n.d.)</w:t>
      </w:r>
      <w:r>
        <w:t xml:space="preserve">.</w:t>
      </w:r>
      <w:r>
        <w:t xml:space="preserve"> </w:t>
      </w:r>
      <w:r>
        <w:t xml:space="preserve">Commonly used checklists in our lab include:</w:t>
      </w:r>
    </w:p>
    <w:p>
      <w:pPr>
        <w:pStyle w:val="Compact"/>
        <w:numPr>
          <w:ilvl w:val="0"/>
          <w:numId w:val="1025"/>
        </w:numPr>
      </w:pPr>
      <w:hyperlink r:id="rId52">
        <w:r>
          <w:rPr>
            <w:rStyle w:val="Hyperlink"/>
          </w:rPr>
          <w:t xml:space="preserve">CONSORT</w:t>
        </w:r>
      </w:hyperlink>
      <w:r>
        <w:t xml:space="preserve"> </w:t>
      </w:r>
      <w:r>
        <w:t xml:space="preserve">(Consolidated Standards of Reporting Trials)</w:t>
      </w:r>
      <w:r>
        <w:t xml:space="preserve"> </w:t>
      </w:r>
      <w:r>
        <w:t xml:space="preserve">for randomized trials</w:t>
      </w:r>
    </w:p>
    <w:p>
      <w:pPr>
        <w:pStyle w:val="Compact"/>
        <w:numPr>
          <w:ilvl w:val="0"/>
          <w:numId w:val="1025"/>
        </w:numPr>
      </w:pPr>
      <w:hyperlink r:id="rId53">
        <w:r>
          <w:rPr>
            <w:rStyle w:val="Hyperlink"/>
          </w:rPr>
          <w:t xml:space="preserve">STROBE</w:t>
        </w:r>
      </w:hyperlink>
      <w:r>
        <w:t xml:space="preserve"> </w:t>
      </w:r>
      <w:r>
        <w:t xml:space="preserve">(Strengthening the Reporting of Observational Studies in Epidemiology)</w:t>
      </w:r>
      <w:r>
        <w:t xml:space="preserve"> </w:t>
      </w:r>
      <w:r>
        <w:t xml:space="preserve">for observational studies</w:t>
      </w:r>
    </w:p>
    <w:p>
      <w:pPr>
        <w:pStyle w:val="Compact"/>
        <w:numPr>
          <w:ilvl w:val="0"/>
          <w:numId w:val="1025"/>
        </w:numPr>
      </w:pPr>
      <w:hyperlink r:id="rId54">
        <w:r>
          <w:rPr>
            <w:rStyle w:val="Hyperlink"/>
          </w:rPr>
          <w:t xml:space="preserve">STARD</w:t>
        </w:r>
      </w:hyperlink>
      <w:r>
        <w:t xml:space="preserve"> </w:t>
      </w:r>
      <w:r>
        <w:t xml:space="preserve">(Standards for Reporting Diagnostic Accuracy Studies)</w:t>
      </w:r>
      <w:r>
        <w:t xml:space="preserve"> </w:t>
      </w:r>
      <w:r>
        <w:t xml:space="preserve">for diagnostic accuracy studies</w:t>
      </w:r>
    </w:p>
    <w:p>
      <w:pPr>
        <w:pStyle w:val="FirstParagraph"/>
      </w:pPr>
      <w:r>
        <w:t xml:space="preserve">Please ensure that your manuscript follows these reporting guidelines</w:t>
      </w:r>
      <w:r>
        <w:t xml:space="preserve"> </w:t>
      </w:r>
      <w:r>
        <w:t xml:space="preserve">before sending it for review.</w:t>
      </w:r>
    </w:p>
    <w:bookmarkEnd w:id="55"/>
    <w:bookmarkStart w:id="56"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 medRxiv</w:t>
      </w:r>
      <w:r>
        <w:t xml:space="preserve"> </w:t>
      </w:r>
      <w:r>
        <w:t xml:space="preserve">(</w:t>
      </w:r>
      <w:r>
        <w:t xml:space="preserve">“medRxiv,”</w:t>
      </w:r>
      <w:r>
        <w:t xml:space="preserve"> </w:t>
      </w:r>
      <w:r>
        <w:t xml:space="preserve">n.d.)</w:t>
      </w:r>
      <w:r>
        <w:t xml:space="preserve">.</w:t>
      </w:r>
    </w:p>
    <w:bookmarkEnd w:id="56"/>
    <w:bookmarkStart w:id="59"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 the Open Science Framework</w:t>
      </w:r>
      <w:r>
        <w:t xml:space="preserve"> </w:t>
      </w:r>
      <w:r>
        <w:t xml:space="preserve">(</w:t>
      </w:r>
      <w:r>
        <w:t xml:space="preserve">“Open Science Framework,”</w:t>
      </w:r>
      <w:r>
        <w:t xml:space="preserve"> </w:t>
      </w:r>
      <w:r>
        <w:t xml:space="preserve">n.d.)</w:t>
      </w:r>
      <w:r>
        <w:t xml:space="preserve">, share links to</w:t>
      </w:r>
      <w:r>
        <w:t xml:space="preserve"> </w:t>
      </w:r>
      <w:hyperlink r:id="rId57">
        <w:r>
          <w:rPr>
            <w:rStyle w:val="Hyperlink"/>
          </w:rPr>
          <w:t xml:space="preserve">Github</w:t>
        </w:r>
      </w:hyperlink>
      <w:r>
        <w:t xml:space="preserve"> </w:t>
      </w:r>
      <w:r>
        <w:t xml:space="preserve">repositories, and archive code on</w:t>
      </w:r>
      <w:r>
        <w:t xml:space="preserve"> </w:t>
      </w:r>
      <w:hyperlink r:id="rId58">
        <w:r>
          <w:rPr>
            <w:rStyle w:val="Hyperlink"/>
          </w:rPr>
          <w:t xml:space="preserve">Zenodo</w:t>
        </w:r>
      </w:hyperlink>
      <w:r>
        <w:t xml:space="preserve">.</w:t>
      </w:r>
    </w:p>
    <w:p>
      <w:r>
        <w:br w:type="page"/>
      </w:r>
    </w:p>
    <w:bookmarkEnd w:id="59"/>
    <w:bookmarkEnd w:id="60"/>
    <w:bookmarkStart w:id="93" w:name="sec-code-repositories"/>
    <w:p>
      <w:pPr>
        <w:pStyle w:val="Heading1"/>
      </w:pPr>
      <w:r>
        <w:t xml:space="preserve">5. Code repositories</w:t>
      </w:r>
    </w:p>
    <w:p>
      <w:pPr>
        <w:pStyle w:val="FirstParagraph"/>
      </w:pPr>
      <w:r>
        <w:t xml:space="preserve">This chapter has moved to</w:t>
      </w:r>
      <w:r>
        <w:t xml:space="preserve"> </w:t>
      </w:r>
      <w:hyperlink r:id="rId61">
        <w:r>
          <w:rPr>
            <w:rStyle w:val="Hyperlink"/>
            <w:i/>
            <w:iCs/>
          </w:rPr>
          <w:t xml:space="preserve">Principles of Scientific Computing</w:t>
        </w:r>
      </w:hyperlink>
      <w:r>
        <w:t xml:space="preserve">,</w:t>
      </w:r>
      <w:r>
        <w:t xml:space="preserve"> </w:t>
      </w:r>
      <w:r>
        <w:t xml:space="preserve">the Morrison Lab’s general-purpose guide to coding for research projects:</w:t>
      </w:r>
      <w:r>
        <w:t xml:space="preserve"> </w:t>
      </w:r>
      <w:hyperlink r:id="rId62">
        <w:r>
          <w:rPr>
            <w:rStyle w:val="Hyperlink"/>
            <w:b/>
            <w:bCs/>
          </w:rPr>
          <w:t xml:space="preserve">Code repositories</w:t>
        </w:r>
      </w:hyperlink>
      <w:r>
        <w:t xml:space="preserve"> </w:t>
      </w:r>
      <w:r>
        <w:t xml:space="preserve">(source:</w:t>
      </w:r>
      <w:r>
        <w:t xml:space="preserve"> </w:t>
      </w:r>
      <w:hyperlink r:id="rId63">
        <w:r>
          <w:rPr>
            <w:rStyle w:val="Hyperlink"/>
          </w:rPr>
          <w:t xml:space="preserve">https://github.com/Morrison-Lab/psc</w:t>
        </w:r>
      </w:hyperlink>
      <w:r>
        <w:t xml:space="preserve">).</w:t>
      </w:r>
    </w:p>
    <w:p>
      <w:pPr>
        <w:pStyle w:val="BodyText"/>
      </w:pPr>
      <w:bookmarkStart w:id="64" w:name="sec-analysis-file-placement"/>
      <w:bookmarkEnd w:id="64"/>
      <w:r>
        <w:t xml:space="preserve"> </w:t>
      </w:r>
      <w:bookmarkStart w:id="65" w:name="sec-repostatus"/>
      <w:bookmarkEnd w:id="65"/>
      <w:r>
        <w:t xml:space="preserve"> </w:t>
      </w:r>
      <w:bookmarkStart w:id="66" w:name="template-repositories"/>
      <w:bookmarkEnd w:id="66"/>
      <w:r>
        <w:t xml:space="preserve"> </w:t>
      </w:r>
      <w:bookmarkStart w:id="67" w:name="a-note-on-gitlab"/>
      <w:bookmarkEnd w:id="67"/>
      <w:r>
        <w:t xml:space="preserve"> </w:t>
      </w:r>
      <w:bookmarkStart w:id="68" w:name="package-structure"/>
      <w:bookmarkEnd w:id="68"/>
      <w:r>
        <w:t xml:space="preserve"> </w:t>
      </w:r>
      <w:bookmarkStart w:id="69" w:name="why-use-r-package-structure"/>
      <w:bookmarkEnd w:id="69"/>
      <w:r>
        <w:t xml:space="preserve"> </w:t>
      </w:r>
      <w:bookmarkStart w:id="70" w:name="basic-package-structure"/>
      <w:bookmarkEnd w:id="70"/>
      <w:r>
        <w:t xml:space="preserve"> </w:t>
      </w:r>
      <w:bookmarkStart w:id="71" w:name="vignettes-vs-articles"/>
      <w:bookmarkEnd w:id="71"/>
      <w:r>
        <w:t xml:space="preserve"> </w:t>
      </w:r>
      <w:bookmarkStart w:id="72" w:name="public-analyses-vignettes"/>
      <w:bookmarkEnd w:id="72"/>
      <w:r>
        <w:t xml:space="preserve"> </w:t>
      </w:r>
      <w:bookmarkStart w:id="73" w:name="X5a6893e23da55706a67e6c4db5db8bf8ee1a15d"/>
      <w:bookmarkEnd w:id="73"/>
      <w:r>
        <w:t xml:space="preserve"> </w:t>
      </w:r>
      <w:bookmarkStart w:id="74" w:name="keep-analysis-workbooks-tidy"/>
      <w:bookmarkEnd w:id="74"/>
      <w:r>
        <w:t xml:space="preserve"> </w:t>
      </w:r>
      <w:bookmarkStart w:id="75" w:name="shell-scripts-and-automation"/>
      <w:bookmarkEnd w:id="75"/>
      <w:r>
        <w:t xml:space="preserve"> </w:t>
      </w:r>
      <w:bookmarkStart w:id="76" w:name="storing-analysis-outputs"/>
      <w:bookmarkEnd w:id="76"/>
      <w:r>
        <w:t xml:space="preserve"> </w:t>
      </w:r>
      <w:bookmarkStart w:id="77" w:name="rproj-files"/>
      <w:bookmarkEnd w:id="77"/>
      <w:r>
        <w:t xml:space="preserve"> </w:t>
      </w:r>
      <w:bookmarkStart w:id="78" w:name="organizing-the-data-raw-folder"/>
      <w:bookmarkEnd w:id="78"/>
      <w:r>
        <w:t xml:space="preserve"> </w:t>
      </w:r>
      <w:bookmarkStart w:id="79" w:name="configuration-config-file"/>
      <w:bookmarkEnd w:id="79"/>
      <w:r>
        <w:t xml:space="preserve"> </w:t>
      </w:r>
      <w:bookmarkStart w:id="80" w:name="order-files-and-directories"/>
      <w:bookmarkEnd w:id="80"/>
      <w:r>
        <w:t xml:space="preserve"> </w:t>
      </w:r>
      <w:bookmarkStart w:id="81" w:name="Xbca27e34a9d49be3052c20f19c87d806d9e9577"/>
      <w:bookmarkEnd w:id="81"/>
      <w:r>
        <w:t xml:space="preserve"> </w:t>
      </w:r>
      <w:bookmarkStart w:id="82" w:name="standard-repository-statuses"/>
      <w:bookmarkEnd w:id="82"/>
      <w:r>
        <w:t xml:space="preserve"> </w:t>
      </w:r>
      <w:bookmarkStart w:id="83" w:name="adding-a-status-badge"/>
      <w:bookmarkEnd w:id="83"/>
      <w:r>
        <w:t xml:space="preserve"> </w:t>
      </w:r>
      <w:bookmarkStart w:id="84" w:name="lifecycle-management"/>
      <w:bookmarkEnd w:id="84"/>
    </w:p>
    <w:p>
      <w:pPr>
        <w:pStyle w:val="BodyText"/>
      </w:pPr>
      <w:r>
        <w:t xml:space="preserve">That page covers:</w:t>
      </w:r>
    </w:p>
    <w:p>
      <w:pPr>
        <w:pStyle w:val="Compact"/>
        <w:numPr>
          <w:ilvl w:val="0"/>
          <w:numId w:val="1026"/>
        </w:numPr>
      </w:pPr>
      <w:hyperlink r:id="rId85">
        <w:r>
          <w:rPr>
            <w:rStyle w:val="Hyperlink"/>
          </w:rPr>
          <w:t xml:space="preserve">Template repositories</w:t>
        </w:r>
      </w:hyperlink>
    </w:p>
    <w:p>
      <w:pPr>
        <w:pStyle w:val="Compact"/>
        <w:numPr>
          <w:ilvl w:val="0"/>
          <w:numId w:val="1026"/>
        </w:numPr>
      </w:pPr>
      <w:hyperlink r:id="rId86">
        <w:r>
          <w:rPr>
            <w:rStyle w:val="Hyperlink"/>
          </w:rPr>
          <w:t xml:space="preserve">Package Structure</w:t>
        </w:r>
      </w:hyperlink>
    </w:p>
    <w:p>
      <w:pPr>
        <w:pStyle w:val="Compact"/>
        <w:numPr>
          <w:ilvl w:val="0"/>
          <w:numId w:val="1026"/>
        </w:numPr>
      </w:pPr>
      <w:hyperlink r:id="rId87">
        <w:r>
          <w:rPr>
            <w:rStyle w:val="VerbatimChar"/>
          </w:rPr>
          <w:t xml:space="preserve">.Rproj</w:t>
        </w:r>
        <w:r>
          <w:rPr>
            <w:rStyle w:val="Hyperlink"/>
          </w:rPr>
          <w:t xml:space="preserve"> </w:t>
        </w:r>
        <w:r>
          <w:rPr>
            <w:rStyle w:val="Hyperlink"/>
          </w:rPr>
          <w:t xml:space="preserve">files</w:t>
        </w:r>
      </w:hyperlink>
    </w:p>
    <w:p>
      <w:pPr>
        <w:pStyle w:val="Compact"/>
        <w:numPr>
          <w:ilvl w:val="0"/>
          <w:numId w:val="1026"/>
        </w:numPr>
      </w:pPr>
      <w:hyperlink r:id="rId88">
        <w:r>
          <w:rPr>
            <w:rStyle w:val="Hyperlink"/>
          </w:rPr>
          <w:t xml:space="preserve">Organizing the</w:t>
        </w:r>
        <w:r>
          <w:rPr>
            <w:rStyle w:val="Hyperlink"/>
          </w:rPr>
          <w:t xml:space="preserve"> </w:t>
        </w:r>
        <w:r>
          <w:rPr>
            <w:rStyle w:val="VerbatimChar"/>
          </w:rPr>
          <w:t xml:space="preserve">data-raw</w:t>
        </w:r>
        <w:r>
          <w:rPr>
            <w:rStyle w:val="Hyperlink"/>
          </w:rPr>
          <w:t xml:space="preserve"> </w:t>
        </w:r>
        <w:r>
          <w:rPr>
            <w:rStyle w:val="Hyperlink"/>
          </w:rPr>
          <w:t xml:space="preserve">folder</w:t>
        </w:r>
      </w:hyperlink>
    </w:p>
    <w:p>
      <w:pPr>
        <w:pStyle w:val="Compact"/>
        <w:numPr>
          <w:ilvl w:val="0"/>
          <w:numId w:val="1026"/>
        </w:numPr>
      </w:pPr>
      <w:hyperlink r:id="rId89">
        <w:r>
          <w:rPr>
            <w:rStyle w:val="Hyperlink"/>
          </w:rPr>
          <w:t xml:space="preserve">Repository Status Badges</w:t>
        </w:r>
      </w:hyperlink>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91" name="Picture"/>
                  <a:graphic>
                    <a:graphicData uri="http://schemas.openxmlformats.org/drawingml/2006/picture">
                      <pic:pic>
                        <pic:nvPicPr>
                          <pic:cNvPr descr="/opt/quarto/share/formats/docx/note.png" id="92" name="Picture"/>
                          <pic:cNvPicPr>
                            <a:picLocks noChangeArrowheads="1" noChangeAspect="1"/>
                          </pic:cNvPicPr>
                        </pic:nvPicPr>
                        <pic:blipFill>
                          <a:blip r:embed="rId9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Looking for a specific section that used to be here?</w:t>
            </w:r>
          </w:p>
        </w:tc>
      </w:tr>
      <w:tr>
        <w:trPr>
          <w:cantSplit/>
        </w:trPr>
        <w:tc>
          <w:tcPr>
            <w:tcMar>
              <w:top w:w="108" w:type="dxa"/>
              <w:bottom w:w="108" w:type="dxa"/>
            </w:tcMar>
          </w:tcPr>
          <w:p>
            <w:pPr>
              <w:pStyle w:val="BodyText"/>
            </w:pPr>
            <w:pPr>
              <w:spacing w:before="16" w:after="16"/>
            </w:pPr>
            <w:r>
              <w:t xml:space="preserve">This chapter’s old section anchors still resolve on this page,</w:t>
            </w:r>
            <w:r>
              <w:t xml:space="preserve"> </w:t>
            </w:r>
            <w:r>
              <w:t xml:space="preserve">so old bookmarks and links land here,</w:t>
            </w:r>
            <w:r>
              <w:t xml:space="preserve"> </w:t>
            </w:r>
            <w:r>
              <w:t xml:space="preserve">but the content now lives on the page linked above,</w:t>
            </w:r>
            <w:r>
              <w:t xml:space="preserve"> </w:t>
            </w:r>
            <w:r>
              <w:t xml:space="preserve">under the same anchor.</w:t>
            </w:r>
            <w:r>
              <w:t xml:space="preserve"> </w:t>
            </w:r>
            <w:r>
              <w:t xml:space="preserve">For example,</w:t>
            </w:r>
            <w:r>
              <w:t xml:space="preserve"> </w:t>
            </w:r>
            <w:r>
              <w:rPr>
                <w:rStyle w:val="VerbatimChar"/>
              </w:rPr>
              <w:t xml:space="preserve">#sec-foo</w:t>
            </w:r>
            <w:r>
              <w:t xml:space="preserve"> </w:t>
            </w:r>
            <w:r>
              <w:t xml:space="preserve">here is</w:t>
            </w:r>
            <w:r>
              <w:t xml:space="preserve"> </w:t>
            </w:r>
            <w:r>
              <w:rPr>
                <w:rStyle w:val="VerbatimChar"/>
              </w:rPr>
              <w:t xml:space="preserve">chapters/code-repositories.html#sec-foo</w:t>
            </w:r>
            <w:r>
              <w:t xml:space="preserve"> </w:t>
            </w:r>
            <w:r>
              <w:t xml:space="preserve">on the psc site.</w:t>
            </w:r>
          </w:p>
          <w:p/>
        </w:tc>
      </w:tr>
    </w:tbl>
    <w:p>
      <w:r>
        <w:br w:type="page"/>
      </w:r>
    </w:p>
    <w:bookmarkEnd w:id="93"/>
    <w:bookmarkStart w:id="310" w:name="sec-r-coding-practices"/>
    <w:p>
      <w:pPr>
        <w:pStyle w:val="Heading1"/>
      </w:pPr>
      <w:r>
        <w:t xml:space="preserve">6. R Coding Practices</w:t>
      </w:r>
    </w:p>
    <w:p>
      <w:pPr>
        <w:pStyle w:val="FirstParagraph"/>
      </w:pPr>
      <w:r>
        <w:t xml:space="preserve">This chapter has moved to</w:t>
      </w:r>
      <w:r>
        <w:t xml:space="preserve"> </w:t>
      </w:r>
      <w:hyperlink r:id="rId61">
        <w:r>
          <w:rPr>
            <w:rStyle w:val="Hyperlink"/>
            <w:i/>
            <w:iCs/>
          </w:rPr>
          <w:t xml:space="preserve">Principles of Scientific Computing</w:t>
        </w:r>
      </w:hyperlink>
      <w:r>
        <w:t xml:space="preserve">,</w:t>
      </w:r>
      <w:r>
        <w:t xml:space="preserve"> </w:t>
      </w:r>
      <w:r>
        <w:t xml:space="preserve">the Morrison Lab’s general-purpose guide to coding for research projects:</w:t>
      </w:r>
      <w:r>
        <w:t xml:space="preserve"> </w:t>
      </w:r>
      <w:hyperlink r:id="rId94">
        <w:r>
          <w:rPr>
            <w:rStyle w:val="Hyperlink"/>
            <w:b/>
            <w:bCs/>
          </w:rPr>
          <w:t xml:space="preserve">R Coding Practices</w:t>
        </w:r>
      </w:hyperlink>
      <w:r>
        <w:t xml:space="preserve"> </w:t>
      </w:r>
      <w:r>
        <w:t xml:space="preserve">(source:</w:t>
      </w:r>
      <w:r>
        <w:t xml:space="preserve"> </w:t>
      </w:r>
      <w:hyperlink r:id="rId63">
        <w:r>
          <w:rPr>
            <w:rStyle w:val="Hyperlink"/>
          </w:rPr>
          <w:t xml:space="preserve">https://github.com/Morrison-Lab/psc</w:t>
        </w:r>
      </w:hyperlink>
      <w:r>
        <w:t xml:space="preserve">).</w:t>
      </w:r>
    </w:p>
    <w:p>
      <w:pPr>
        <w:pStyle w:val="BodyText"/>
      </w:pPr>
      <w:bookmarkStart w:id="95" w:name="sec-R6"/>
      <w:bookmarkEnd w:id="95"/>
      <w:r>
        <w:t xml:space="preserve"> </w:t>
      </w:r>
      <w:bookmarkStart w:id="96" w:name="sec-adr-code-pointers"/>
      <w:bookmarkEnd w:id="96"/>
      <w:r>
        <w:t xml:space="preserve"> </w:t>
      </w:r>
      <w:bookmarkStart w:id="97" w:name="sec-adr-format"/>
      <w:bookmarkEnd w:id="97"/>
      <w:r>
        <w:t xml:space="preserve"> </w:t>
      </w:r>
      <w:bookmarkStart w:id="98" w:name="sec-adr-storage"/>
      <w:bookmarkEnd w:id="98"/>
      <w:r>
        <w:t xml:space="preserve"> </w:t>
      </w:r>
      <w:bookmarkStart w:id="99" w:name="sec-adr-vs-pr"/>
      <w:bookmarkEnd w:id="99"/>
      <w:r>
        <w:t xml:space="preserve"> </w:t>
      </w:r>
      <w:bookmarkStart w:id="100" w:name="sec-adr-when"/>
      <w:bookmarkEnd w:id="100"/>
      <w:r>
        <w:t xml:space="preserve"> </w:t>
      </w:r>
      <w:bookmarkStart w:id="101" w:name="sec-adrs"/>
      <w:bookmarkEnd w:id="101"/>
      <w:r>
        <w:t xml:space="preserve"> </w:t>
      </w:r>
      <w:bookmarkStart w:id="102" w:name="sec-auto-styling"/>
      <w:bookmarkEnd w:id="102"/>
      <w:r>
        <w:t xml:space="preserve"> </w:t>
      </w:r>
      <w:bookmarkStart w:id="103" w:name="sec-benchmarking"/>
      <w:bookmarkEnd w:id="103"/>
      <w:r>
        <w:t xml:space="preserve"> </w:t>
      </w:r>
      <w:bookmarkStart w:id="104" w:name="sec-callr"/>
      <w:bookmarkEnd w:id="104"/>
      <w:r>
        <w:t xml:space="preserve"> </w:t>
      </w:r>
      <w:bookmarkStart w:id="105" w:name="sec-cli"/>
      <w:bookmarkEnd w:id="105"/>
      <w:r>
        <w:t xml:space="preserve"> </w:t>
      </w:r>
      <w:bookmarkStart w:id="106" w:name="sec-constructive-feedback"/>
      <w:bookmarkEnd w:id="106"/>
      <w:r>
        <w:t xml:space="preserve"> </w:t>
      </w:r>
      <w:bookmarkStart w:id="107" w:name="sec-covr"/>
      <w:bookmarkEnd w:id="107"/>
      <w:r>
        <w:t xml:space="preserve"> </w:t>
      </w:r>
      <w:bookmarkStart w:id="108" w:name="sec-cpp11"/>
      <w:bookmarkEnd w:id="108"/>
      <w:r>
        <w:t xml:space="preserve"> </w:t>
      </w:r>
      <w:bookmarkStart w:id="109" w:name="sec-crayon"/>
      <w:bookmarkEnd w:id="109"/>
      <w:r>
        <w:t xml:space="preserve"> </w:t>
      </w:r>
      <w:bookmarkStart w:id="110" w:name="sec-data-io"/>
      <w:bookmarkEnd w:id="110"/>
      <w:r>
        <w:t xml:space="preserve"> </w:t>
      </w:r>
      <w:bookmarkStart w:id="111" w:name="sec-decompose-qmd-chunks"/>
      <w:bookmarkEnd w:id="111"/>
      <w:r>
        <w:t xml:space="preserve"> </w:t>
      </w:r>
      <w:bookmarkStart w:id="112" w:name="sec-decompose-validation"/>
      <w:bookmarkEnd w:id="112"/>
      <w:r>
        <w:t xml:space="preserve"> </w:t>
      </w:r>
      <w:bookmarkStart w:id="113" w:name="sec-desc"/>
      <w:bookmarkEnd w:id="113"/>
      <w:r>
        <w:t xml:space="preserve"> </w:t>
      </w:r>
      <w:bookmarkStart w:id="114" w:name="sec-devtools"/>
      <w:bookmarkEnd w:id="114"/>
      <w:r>
        <w:t xml:space="preserve"> </w:t>
      </w:r>
      <w:bookmarkStart w:id="115" w:name="sec-documenting-code"/>
      <w:bookmarkEnd w:id="115"/>
      <w:r>
        <w:t xml:space="preserve"> </w:t>
      </w:r>
      <w:bookmarkStart w:id="116" w:name="sec-dont-repurpose-tests"/>
      <w:bookmarkEnd w:id="116"/>
      <w:r>
        <w:t xml:space="preserve"> </w:t>
      </w:r>
      <w:bookmarkStart w:id="117" w:name="sec-downlit"/>
      <w:bookmarkEnd w:id="117"/>
      <w:r>
        <w:t xml:space="preserve"> </w:t>
      </w:r>
      <w:bookmarkStart w:id="118" w:name="sec-dplyr"/>
      <w:bookmarkEnd w:id="118"/>
      <w:r>
        <w:t xml:space="preserve"> </w:t>
      </w:r>
      <w:bookmarkStart w:id="119" w:name="sec-forcats"/>
      <w:bookmarkEnd w:id="119"/>
      <w:r>
        <w:t xml:space="preserve"> </w:t>
      </w:r>
      <w:bookmarkStart w:id="120" w:name="sec-fs"/>
      <w:bookmarkEnd w:id="120"/>
      <w:r>
        <w:t xml:space="preserve"> </w:t>
      </w:r>
      <w:bookmarkStart w:id="121" w:name="sec-function-decomposition"/>
      <w:bookmarkEnd w:id="121"/>
      <w:r>
        <w:t xml:space="preserve"> </w:t>
      </w:r>
      <w:bookmarkStart w:id="122" w:name="sec-function-length-limits"/>
      <w:bookmarkEnd w:id="122"/>
      <w:r>
        <w:t xml:space="preserve"> </w:t>
      </w:r>
      <w:bookmarkStart w:id="123" w:name="sec-gargle"/>
      <w:bookmarkEnd w:id="123"/>
      <w:r>
        <w:t xml:space="preserve"> </w:t>
      </w:r>
      <w:bookmarkStart w:id="124" w:name="sec-getting-help-with-code"/>
      <w:bookmarkEnd w:id="124"/>
      <w:r>
        <w:t xml:space="preserve"> </w:t>
      </w:r>
      <w:bookmarkStart w:id="125" w:name="sec-ggplot2"/>
      <w:bookmarkEnd w:id="125"/>
      <w:r>
        <w:t xml:space="preserve"> </w:t>
      </w:r>
      <w:bookmarkStart w:id="126" w:name="sec-gh"/>
      <w:bookmarkEnd w:id="126"/>
      <w:r>
        <w:t xml:space="preserve"> </w:t>
      </w:r>
      <w:bookmarkStart w:id="127" w:name="sec-git-branches-and-tags"/>
      <w:bookmarkEnd w:id="127"/>
      <w:r>
        <w:t xml:space="preserve"> </w:t>
      </w:r>
      <w:bookmarkStart w:id="128" w:name="sec-here-package-practices"/>
      <w:bookmarkEnd w:id="128"/>
      <w:r>
        <w:t xml:space="preserve"> </w:t>
      </w:r>
      <w:bookmarkStart w:id="129" w:name="sec-here-pkg"/>
      <w:bookmarkEnd w:id="129"/>
      <w:r>
        <w:t xml:space="preserve"> </w:t>
      </w:r>
      <w:bookmarkStart w:id="130" w:name="sec-httr"/>
      <w:bookmarkEnd w:id="130"/>
      <w:r>
        <w:t xml:space="preserve"> </w:t>
      </w:r>
      <w:bookmarkStart w:id="131" w:name="sec-httr2"/>
      <w:bookmarkEnd w:id="131"/>
      <w:r>
        <w:t xml:space="preserve"> </w:t>
      </w:r>
      <w:bookmarkStart w:id="132" w:name="sec-iteration"/>
      <w:bookmarkEnd w:id="132"/>
      <w:r>
        <w:t xml:space="preserve"> </w:t>
      </w:r>
      <w:bookmarkStart w:id="133" w:name="sec-kiss"/>
      <w:bookmarkEnd w:id="133"/>
      <w:r>
        <w:t xml:space="preserve"> </w:t>
      </w:r>
      <w:bookmarkStart w:id="134" w:name="sec-lifecycle"/>
      <w:bookmarkEnd w:id="134"/>
      <w:r>
        <w:t xml:space="preserve"> </w:t>
      </w:r>
      <w:bookmarkStart w:id="135" w:name="sec-lintr"/>
      <w:bookmarkEnd w:id="135"/>
      <w:r>
        <w:t xml:space="preserve"> </w:t>
      </w:r>
      <w:bookmarkStart w:id="136" w:name="sec-lobstr"/>
      <w:bookmarkEnd w:id="136"/>
      <w:r>
        <w:t xml:space="preserve"> </w:t>
      </w:r>
      <w:bookmarkStart w:id="137" w:name="sec-lubridate"/>
      <w:bookmarkEnd w:id="137"/>
      <w:r>
        <w:t xml:space="preserve"> </w:t>
      </w:r>
      <w:bookmarkStart w:id="138" w:name="sec-memoise"/>
      <w:bookmarkEnd w:id="138"/>
      <w:r>
        <w:t xml:space="preserve"> </w:t>
      </w:r>
      <w:bookmarkStart w:id="139" w:name="sec-one-function-per-file"/>
      <w:bookmarkEnd w:id="139"/>
      <w:r>
        <w:t xml:space="preserve"> </w:t>
      </w:r>
      <w:bookmarkStart w:id="140" w:name="sec-pak"/>
      <w:bookmarkEnd w:id="140"/>
      <w:r>
        <w:t xml:space="preserve"> </w:t>
      </w:r>
      <w:bookmarkStart w:id="141" w:name="sec-pkgbuild"/>
      <w:bookmarkEnd w:id="141"/>
      <w:r>
        <w:t xml:space="preserve"> </w:t>
      </w:r>
      <w:bookmarkStart w:id="142" w:name="sec-pkgcache"/>
      <w:bookmarkEnd w:id="142"/>
      <w:r>
        <w:t xml:space="preserve"> </w:t>
      </w:r>
      <w:bookmarkStart w:id="143" w:name="sec-pkgdown"/>
      <w:bookmarkEnd w:id="143"/>
      <w:r>
        <w:t xml:space="preserve"> </w:t>
      </w:r>
      <w:bookmarkStart w:id="144" w:name="sec-pkgload"/>
      <w:bookmarkEnd w:id="144"/>
      <w:r>
        <w:t xml:space="preserve"> </w:t>
      </w:r>
      <w:bookmarkStart w:id="145" w:name="sec-prettyunits"/>
      <w:bookmarkEnd w:id="145"/>
      <w:r>
        <w:t xml:space="preserve"> </w:t>
      </w:r>
      <w:bookmarkStart w:id="146" w:name="sec-processx"/>
      <w:bookmarkEnd w:id="146"/>
      <w:r>
        <w:t xml:space="preserve"> </w:t>
      </w:r>
      <w:bookmarkStart w:id="147" w:name="sec-ps"/>
      <w:bookmarkEnd w:id="147"/>
      <w:r>
        <w:t xml:space="preserve"> </w:t>
      </w:r>
      <w:bookmarkStart w:id="148" w:name="sec-purrr"/>
      <w:bookmarkEnd w:id="148"/>
      <w:r>
        <w:t xml:space="preserve"> </w:t>
      </w:r>
      <w:bookmarkStart w:id="149" w:name="sec-r-lib-actions"/>
      <w:bookmarkEnd w:id="149"/>
      <w:r>
        <w:t xml:space="preserve"> </w:t>
      </w:r>
      <w:bookmarkStart w:id="150" w:name="sec-r-lib-packages"/>
      <w:bookmarkEnd w:id="150"/>
      <w:r>
        <w:t xml:space="preserve"> </w:t>
      </w:r>
      <w:bookmarkStart w:id="151" w:name="sec-r-package-tools"/>
      <w:bookmarkEnd w:id="151"/>
      <w:r>
        <w:t xml:space="preserve"> </w:t>
      </w:r>
      <w:bookmarkStart w:id="152" w:name="sec-r-qa-checklist"/>
      <w:bookmarkEnd w:id="152"/>
      <w:r>
        <w:t xml:space="preserve"> </w:t>
      </w:r>
      <w:bookmarkStart w:id="153" w:name="sec-r-resources"/>
      <w:bookmarkEnd w:id="153"/>
      <w:r>
        <w:t xml:space="preserve"> </w:t>
      </w:r>
      <w:bookmarkStart w:id="154" w:name="sec-r-testing"/>
      <w:bookmarkEnd w:id="154"/>
      <w:r>
        <w:t xml:space="preserve"> </w:t>
      </w:r>
      <w:bookmarkStart w:id="155" w:name="sec-r-version-control"/>
      <w:bookmarkEnd w:id="155"/>
      <w:r>
        <w:t xml:space="preserve"> </w:t>
      </w:r>
      <w:bookmarkStart w:id="156" w:name="sec-r-workflow"/>
      <w:bookmarkEnd w:id="156"/>
      <w:r>
        <w:t xml:space="preserve"> </w:t>
      </w:r>
      <w:bookmarkStart w:id="157" w:name="sec-rcmdcheck"/>
      <w:bookmarkEnd w:id="157"/>
      <w:r>
        <w:t xml:space="preserve"> </w:t>
      </w:r>
      <w:bookmarkStart w:id="158" w:name="sec-readr"/>
      <w:bookmarkEnd w:id="158"/>
      <w:r>
        <w:t xml:space="preserve"> </w:t>
      </w:r>
      <w:bookmarkStart w:id="159" w:name="sec-remotes"/>
      <w:bookmarkEnd w:id="159"/>
      <w:r>
        <w:t xml:space="preserve"> </w:t>
      </w:r>
      <w:bookmarkStart w:id="160" w:name="sec-revdepcheck"/>
      <w:bookmarkEnd w:id="160"/>
      <w:r>
        <w:t xml:space="preserve"> </w:t>
      </w:r>
      <w:bookmarkStart w:id="161" w:name="sec-reviewing-code"/>
      <w:bookmarkEnd w:id="161"/>
      <w:r>
        <w:t xml:space="preserve"> </w:t>
      </w:r>
      <w:bookmarkStart w:id="162" w:name="sec-rex"/>
      <w:bookmarkEnd w:id="162"/>
      <w:r>
        <w:t xml:space="preserve"> </w:t>
      </w:r>
      <w:bookmarkStart w:id="163" w:name="sec-rlang"/>
      <w:bookmarkEnd w:id="163"/>
      <w:r>
        <w:t xml:space="preserve"> </w:t>
      </w:r>
      <w:bookmarkStart w:id="164" w:name="sec-roxygen2"/>
      <w:bookmarkEnd w:id="164"/>
      <w:r>
        <w:t xml:space="preserve"> </w:t>
      </w:r>
      <w:bookmarkStart w:id="165" w:name="sec-scales"/>
      <w:bookmarkEnd w:id="165"/>
      <w:r>
        <w:t xml:space="preserve"> </w:t>
      </w:r>
      <w:bookmarkStart w:id="166" w:name="sec-sessioninfo"/>
      <w:bookmarkEnd w:id="166"/>
      <w:r>
        <w:t xml:space="preserve"> </w:t>
      </w:r>
      <w:bookmarkStart w:id="167" w:name="sec-snapshot-vs-explicit"/>
      <w:bookmarkEnd w:id="167"/>
      <w:r>
        <w:t xml:space="preserve"> </w:t>
      </w:r>
      <w:bookmarkStart w:id="168" w:name="sec-stringr"/>
      <w:bookmarkEnd w:id="168"/>
      <w:r>
        <w:t xml:space="preserve"> </w:t>
      </w:r>
      <w:bookmarkStart w:id="169" w:name="sec-styler"/>
      <w:bookmarkEnd w:id="169"/>
      <w:r>
        <w:t xml:space="preserve"> </w:t>
      </w:r>
      <w:bookmarkStart w:id="170" w:name="sec-tdd"/>
      <w:bookmarkEnd w:id="170"/>
      <w:r>
        <w:t xml:space="preserve"> </w:t>
      </w:r>
      <w:bookmarkStart w:id="171" w:name="sec-testing-best-practices"/>
      <w:bookmarkEnd w:id="171"/>
      <w:r>
        <w:t xml:space="preserve"> </w:t>
      </w:r>
      <w:bookmarkStart w:id="172" w:name="sec-testthat"/>
      <w:bookmarkEnd w:id="172"/>
      <w:r>
        <w:t xml:space="preserve"> </w:t>
      </w:r>
      <w:bookmarkStart w:id="173" w:name="sec-tibble"/>
      <w:bookmarkEnd w:id="173"/>
      <w:r>
        <w:t xml:space="preserve"> </w:t>
      </w:r>
      <w:bookmarkStart w:id="174" w:name="sec-tidyr"/>
      <w:bookmarkEnd w:id="174"/>
      <w:r>
        <w:t xml:space="preserve"> </w:t>
      </w:r>
      <w:bookmarkStart w:id="175" w:name="sec-tidyverse"/>
      <w:bookmarkEnd w:id="175"/>
      <w:r>
        <w:t xml:space="preserve"> </w:t>
      </w:r>
      <w:bookmarkStart w:id="176" w:name="sec-tool-building"/>
      <w:bookmarkEnd w:id="176"/>
      <w:r>
        <w:t xml:space="preserve"> </w:t>
      </w:r>
      <w:bookmarkStart w:id="177" w:name="sec-usethis"/>
      <w:bookmarkEnd w:id="177"/>
      <w:r>
        <w:t xml:space="preserve"> </w:t>
      </w:r>
      <w:bookmarkStart w:id="178" w:name="sec-variable-labels"/>
      <w:bookmarkEnd w:id="178"/>
      <w:r>
        <w:t xml:space="preserve"> </w:t>
      </w:r>
      <w:bookmarkStart w:id="179" w:name="sec-vctrs"/>
      <w:bookmarkEnd w:id="179"/>
      <w:r>
        <w:t xml:space="preserve"> </w:t>
      </w:r>
      <w:bookmarkStart w:id="180" w:name="sec-waldo"/>
      <w:bookmarkEnd w:id="180"/>
      <w:r>
        <w:t xml:space="preserve"> </w:t>
      </w:r>
      <w:bookmarkStart w:id="181" w:name="sec-what-to-look-for"/>
      <w:bookmarkEnd w:id="181"/>
      <w:r>
        <w:t xml:space="preserve"> </w:t>
      </w:r>
      <w:bookmarkStart w:id="182" w:name="sec-when-to-approve"/>
      <w:bookmarkEnd w:id="182"/>
      <w:r>
        <w:t xml:space="preserve"> </w:t>
      </w:r>
      <w:bookmarkStart w:id="183" w:name="sec-why-review-code"/>
      <w:bookmarkEnd w:id="183"/>
      <w:r>
        <w:t xml:space="preserve"> </w:t>
      </w:r>
      <w:bookmarkStart w:id="184" w:name="sec-withr"/>
      <w:bookmarkEnd w:id="184"/>
      <w:r>
        <w:t xml:space="preserve"> </w:t>
      </w:r>
      <w:bookmarkStart w:id="185" w:name="lab-protocols-for-code-and-data"/>
      <w:bookmarkEnd w:id="185"/>
      <w:r>
        <w:t xml:space="preserve"> </w:t>
      </w:r>
      <w:bookmarkStart w:id="186" w:name="usethis-package-setup-and-management"/>
      <w:bookmarkEnd w:id="186"/>
      <w:r>
        <w:t xml:space="preserve"> </w:t>
      </w:r>
      <w:bookmarkStart w:id="187" w:name="devtools-development-workflow"/>
      <w:bookmarkEnd w:id="187"/>
      <w:r>
        <w:t xml:space="preserve"> </w:t>
      </w:r>
      <w:bookmarkStart w:id="188" w:name="pkgdown-package-websites"/>
      <w:bookmarkEnd w:id="188"/>
      <w:r>
        <w:t xml:space="preserve"> </w:t>
      </w:r>
      <w:bookmarkStart w:id="189" w:name="alternatives-to-pkgdown"/>
      <w:bookmarkEnd w:id="189"/>
      <w:r>
        <w:t xml:space="preserve"> </w:t>
      </w:r>
      <w:bookmarkStart w:id="190" w:name="altdoc"/>
      <w:bookmarkEnd w:id="190"/>
      <w:r>
        <w:t xml:space="preserve"> </w:t>
      </w:r>
      <w:bookmarkStart w:id="191" w:name="pkgsite"/>
      <w:bookmarkEnd w:id="191"/>
      <w:r>
        <w:t xml:space="preserve"> </w:t>
      </w:r>
      <w:bookmarkStart w:id="192" w:name="quarto-for-package-documentation"/>
      <w:bookmarkEnd w:id="192"/>
      <w:r>
        <w:t xml:space="preserve"> </w:t>
      </w:r>
      <w:bookmarkStart w:id="193" w:name="comparison-summary"/>
      <w:bookmarkEnd w:id="193"/>
      <w:r>
        <w:t xml:space="preserve"> </w:t>
      </w:r>
      <w:bookmarkStart w:id="194" w:name="initial-setup"/>
      <w:bookmarkEnd w:id="194"/>
      <w:r>
        <w:t xml:space="preserve"> </w:t>
      </w:r>
      <w:bookmarkStart w:id="195" w:name="add-dependencies"/>
      <w:bookmarkEnd w:id="195"/>
      <w:r>
        <w:t xml:space="preserve"> </w:t>
      </w:r>
      <w:bookmarkStart w:id="196" w:name="write-functions"/>
      <w:bookmarkEnd w:id="196"/>
      <w:r>
        <w:t xml:space="preserve"> </w:t>
      </w:r>
      <w:bookmarkStart w:id="197" w:name="document"/>
      <w:bookmarkEnd w:id="197"/>
      <w:r>
        <w:t xml:space="preserve"> </w:t>
      </w:r>
      <w:bookmarkStart w:id="198" w:name="test"/>
      <w:bookmarkEnd w:id="198"/>
      <w:r>
        <w:t xml:space="preserve"> </w:t>
      </w:r>
      <w:bookmarkStart w:id="199" w:name="check"/>
      <w:bookmarkEnd w:id="199"/>
      <w:r>
        <w:t xml:space="preserve"> </w:t>
      </w:r>
      <w:bookmarkStart w:id="200" w:name="build-documentation-site"/>
      <w:bookmarkEnd w:id="200"/>
      <w:r>
        <w:t xml:space="preserve"> </w:t>
      </w:r>
      <w:bookmarkStart w:id="201" w:name="share-and-publish"/>
      <w:bookmarkEnd w:id="201"/>
      <w:r>
        <w:t xml:space="preserve"> </w:t>
      </w:r>
      <w:bookmarkStart w:id="202" w:name="organizing-scripts"/>
      <w:bookmarkEnd w:id="202"/>
      <w:r>
        <w:t xml:space="preserve"> </w:t>
      </w:r>
      <w:bookmarkStart w:id="203" w:name="when-to-use-snapshot-tests"/>
      <w:bookmarkEnd w:id="203"/>
      <w:r>
        <w:t xml:space="preserve"> </w:t>
      </w:r>
      <w:bookmarkStart w:id="204" w:name="when-to-use-explicit-value-tests"/>
      <w:bookmarkEnd w:id="204"/>
      <w:r>
        <w:t xml:space="preserve"> </w:t>
      </w:r>
      <w:bookmarkStart w:id="205" w:name="when-to-benchmark"/>
      <w:bookmarkEnd w:id="205"/>
      <w:r>
        <w:t xml:space="preserve"> </w:t>
      </w:r>
      <w:bookmarkStart w:id="206" w:name="setting-up-benchmarking-infrastructure"/>
      <w:bookmarkEnd w:id="206"/>
      <w:r>
        <w:t xml:space="preserve"> </w:t>
      </w:r>
      <w:bookmarkStart w:id="207" w:name="using-bench-for-performance-comparisons"/>
      <w:bookmarkEnd w:id="207"/>
      <w:r>
        <w:t xml:space="preserve"> </w:t>
      </w:r>
      <w:bookmarkStart w:id="208" w:name="X7ff0b0b5fd28daf32f6723699e3d921f714a0e8"/>
      <w:bookmarkEnd w:id="208"/>
      <w:r>
        <w:t xml:space="preserve"> </w:t>
      </w:r>
      <w:bookmarkStart w:id="209" w:name="Xc760a69c5ec4cc1b5b2fabb31ca8bcbe616ff7d"/>
      <w:bookmarkEnd w:id="209"/>
      <w:r>
        <w:t xml:space="preserve"> </w:t>
      </w:r>
      <w:bookmarkStart w:id="210" w:name="Xef7a31d7d6d783aa86699ade3c1a08284121615"/>
      <w:bookmarkEnd w:id="210"/>
      <w:r>
        <w:t xml:space="preserve"> </w:t>
      </w:r>
      <w:bookmarkStart w:id="211" w:name="performance-testing-with-testthat"/>
      <w:bookmarkEnd w:id="211"/>
      <w:r>
        <w:t xml:space="preserve"> </w:t>
      </w:r>
      <w:bookmarkStart w:id="212" w:name="best-practices"/>
      <w:bookmarkEnd w:id="212"/>
      <w:r>
        <w:t xml:space="preserve"> </w:t>
      </w:r>
      <w:bookmarkStart w:id="213" w:name="additional-resources"/>
      <w:bookmarkEnd w:id="213"/>
      <w:r>
        <w:t xml:space="preserve"> </w:t>
      </w:r>
      <w:bookmarkStart w:id="214" w:name="lapply-and-sapply"/>
      <w:bookmarkEnd w:id="214"/>
      <w:r>
        <w:t xml:space="preserve"> </w:t>
      </w:r>
      <w:bookmarkStart w:id="215" w:name="purrrmap-family"/>
      <w:bookmarkEnd w:id="215"/>
      <w:r>
        <w:t xml:space="preserve"> </w:t>
      </w:r>
      <w:bookmarkStart w:id="216" w:name="basevectorize-vs-purrrmap_"/>
      <w:bookmarkEnd w:id="216"/>
      <w:r>
        <w:t xml:space="preserve"> </w:t>
      </w:r>
      <w:bookmarkStart w:id="217" w:name="purrrpmap-for-multiple-arguments"/>
      <w:bookmarkEnd w:id="217"/>
      <w:r>
        <w:t xml:space="preserve"> </w:t>
      </w:r>
      <w:bookmarkStart w:id="218" w:name="parallel-processing"/>
      <w:bookmarkEnd w:id="218"/>
      <w:r>
        <w:t xml:space="preserve"> </w:t>
      </w:r>
      <w:bookmarkStart w:id="219" w:name="rds-files-preferred"/>
      <w:bookmarkEnd w:id="219"/>
      <w:r>
        <w:t xml:space="preserve"> </w:t>
      </w:r>
      <w:bookmarkStart w:id="220" w:name="csv-files"/>
      <w:bookmarkEnd w:id="220"/>
      <w:r>
        <w:t xml:space="preserve"> </w:t>
      </w:r>
      <w:bookmarkStart w:id="221" w:name="practical-branch-and-tag-commands"/>
      <w:bookmarkEnd w:id="221"/>
      <w:r>
        <w:t xml:space="preserve"> </w:t>
      </w:r>
      <w:bookmarkStart w:id="222" w:name="version-numbers"/>
      <w:bookmarkEnd w:id="222"/>
      <w:r>
        <w:t xml:space="preserve"> </w:t>
      </w:r>
      <w:bookmarkStart w:id="223" w:name="news-file"/>
      <w:bookmarkEnd w:id="223"/>
      <w:r>
        <w:t xml:space="preserve"> </w:t>
      </w:r>
      <w:bookmarkStart w:id="224" w:name="readme.rmd-and-readme.md"/>
      <w:bookmarkEnd w:id="224"/>
      <w:r>
        <w:t xml:space="preserve"> </w:t>
      </w:r>
      <w:bookmarkStart w:id="225" w:name="rstudio-built-in-formatting"/>
      <w:bookmarkEnd w:id="225"/>
      <w:r>
        <w:t xml:space="preserve"> </w:t>
      </w:r>
      <w:bookmarkStart w:id="226" w:name="styler-package"/>
      <w:bookmarkEnd w:id="226"/>
      <w:r>
        <w:t xml:space="preserve"> </w:t>
      </w:r>
      <w:bookmarkStart w:id="227" w:name="lintr-package"/>
      <w:bookmarkEnd w:id="227"/>
      <w:r>
        <w:t xml:space="preserve"> </w:t>
      </w:r>
      <w:bookmarkStart w:id="228" w:name="jarl-fast-rust-powered-linter"/>
      <w:bookmarkEnd w:id="228"/>
      <w:r>
        <w:t xml:space="preserve"> </w:t>
      </w:r>
      <w:bookmarkStart w:id="229" w:name="function-headers"/>
      <w:bookmarkEnd w:id="229"/>
      <w:r>
        <w:t xml:space="preserve"> </w:t>
      </w:r>
      <w:bookmarkStart w:id="230" w:name="using-...-dots-and-inheritdotparams"/>
      <w:bookmarkEnd w:id="230"/>
      <w:r>
        <w:t xml:space="preserve"> </w:t>
      </w:r>
      <w:bookmarkStart w:id="231" w:name="Xb061274386e3abd6de6716700a715b4a6eea4ca"/>
      <w:bookmarkEnd w:id="231"/>
      <w:r>
        <w:t xml:space="preserve"> </w:t>
      </w:r>
      <w:bookmarkStart w:id="232" w:name="script-headers"/>
      <w:bookmarkEnd w:id="232"/>
      <w:r>
        <w:t xml:space="preserve"> </w:t>
      </w:r>
      <w:bookmarkStart w:id="233" w:name="sections-and-subsections"/>
      <w:bookmarkEnd w:id="233"/>
      <w:r>
        <w:t xml:space="preserve"> </w:t>
      </w:r>
      <w:bookmarkStart w:id="234" w:name="code-folding"/>
      <w:bookmarkEnd w:id="234"/>
      <w:r>
        <w:t xml:space="preserve"> </w:t>
      </w:r>
      <w:bookmarkStart w:id="235" w:name="comments-in-the-body-of-your-code"/>
      <w:bookmarkEnd w:id="235"/>
      <w:r>
        <w:t xml:space="preserve"> </w:t>
      </w:r>
      <w:bookmarkStart w:id="236" w:name="object-naming"/>
      <w:bookmarkEnd w:id="236"/>
      <w:r>
        <w:t xml:space="preserve"> </w:t>
      </w:r>
      <w:bookmarkStart w:id="237" w:name="function-calls"/>
      <w:bookmarkEnd w:id="237"/>
      <w:r>
        <w:t xml:space="preserve"> </w:t>
      </w:r>
      <w:bookmarkStart w:id="238" w:name="when-to-decompose-a-function"/>
      <w:bookmarkEnd w:id="238"/>
      <w:r>
        <w:t xml:space="preserve"> </w:t>
      </w:r>
      <w:bookmarkStart w:id="239" w:name="how-to-decompose-in-practice"/>
      <w:bookmarkEnd w:id="239"/>
      <w:r>
        <w:t xml:space="preserve"> </w:t>
      </w:r>
      <w:bookmarkStart w:id="240" w:name="examples-borrowed-from-lab-package-prs"/>
      <w:bookmarkEnd w:id="240"/>
      <w:r>
        <w:t xml:space="preserve"> </w:t>
      </w:r>
      <w:bookmarkStart w:id="241" w:name="related-references"/>
      <w:bookmarkEnd w:id="241"/>
      <w:r>
        <w:t xml:space="preserve"> </w:t>
      </w:r>
      <w:bookmarkStart w:id="242" w:name="r-packages"/>
      <w:bookmarkEnd w:id="242"/>
      <w:r>
        <w:t xml:space="preserve"> </w:t>
      </w:r>
      <w:bookmarkStart w:id="243" w:name="why"/>
      <w:bookmarkEnd w:id="243"/>
      <w:r>
        <w:t xml:space="preserve"> </w:t>
      </w:r>
      <w:bookmarkStart w:id="244" w:name="X82cb167292354e6d55f501d979db1106686a1af"/>
      <w:bookmarkEnd w:id="244"/>
      <w:r>
        <w:t xml:space="preserve"> </w:t>
      </w:r>
      <w:bookmarkStart w:id="245" w:name="relationship-to-function-decomposition"/>
      <w:bookmarkEnd w:id="245"/>
      <w:r>
        <w:t xml:space="preserve"> </w:t>
      </w:r>
      <w:bookmarkStart w:id="246" w:name="readingsaving-data"/>
      <w:bookmarkEnd w:id="246"/>
      <w:r>
        <w:t xml:space="preserve"> </w:t>
      </w:r>
      <w:bookmarkStart w:id="247" w:name="rds-vs-.rdata-files"/>
      <w:bookmarkEnd w:id="247"/>
      <w:r>
        <w:t xml:space="preserve"> </w:t>
      </w:r>
      <w:bookmarkStart w:id="248" w:name="csvs"/>
      <w:bookmarkEnd w:id="248"/>
      <w:r>
        <w:t xml:space="preserve"> </w:t>
      </w:r>
      <w:bookmarkStart w:id="249" w:name="integrating-box-and-dropbox"/>
      <w:bookmarkEnd w:id="249"/>
      <w:r>
        <w:t xml:space="preserve"> </w:t>
      </w:r>
      <w:bookmarkStart w:id="250" w:name="box"/>
      <w:bookmarkEnd w:id="250"/>
      <w:r>
        <w:t xml:space="preserve"> </w:t>
      </w:r>
      <w:bookmarkStart w:id="251" w:name="dropbox"/>
      <w:bookmarkEnd w:id="251"/>
      <w:r>
        <w:t xml:space="preserve"> </w:t>
      </w:r>
      <w:bookmarkStart w:id="252" w:name="package-development"/>
      <w:bookmarkEnd w:id="252"/>
      <w:r>
        <w:t xml:space="preserve"> </w:t>
      </w:r>
      <w:bookmarkStart w:id="253" w:name="testing-and-quality"/>
      <w:bookmarkEnd w:id="253"/>
      <w:r>
        <w:t xml:space="preserve"> </w:t>
      </w:r>
      <w:bookmarkStart w:id="254" w:name="core-language-and-infrastructure"/>
      <w:bookmarkEnd w:id="254"/>
      <w:r>
        <w:t xml:space="preserve"> </w:t>
      </w:r>
      <w:bookmarkStart w:id="255" w:name="system-and-process"/>
      <w:bookmarkEnd w:id="255"/>
      <w:r>
        <w:t xml:space="preserve"> </w:t>
      </w:r>
      <w:bookmarkStart w:id="256" w:name="http-and-web"/>
      <w:bookmarkEnd w:id="256"/>
      <w:r>
        <w:t xml:space="preserve"> </w:t>
      </w:r>
      <w:bookmarkStart w:id="257" w:name="utilities"/>
      <w:bookmarkEnd w:id="257"/>
      <w:r>
        <w:t xml:space="preserve"> </w:t>
      </w:r>
      <w:bookmarkStart w:id="258" w:name="github-actions"/>
      <w:bookmarkEnd w:id="258"/>
      <w:r>
        <w:t xml:space="preserve"> </w:t>
      </w:r>
      <w:bookmarkStart w:id="259" w:name="core-tidyverse-packages"/>
      <w:bookmarkEnd w:id="259"/>
      <w:r>
        <w:t xml:space="preserve"> </w:t>
      </w:r>
      <w:bookmarkStart w:id="260" w:name="when-to-use-dplyr-vs-tidyr"/>
      <w:bookmarkEnd w:id="260"/>
      <w:r>
        <w:t xml:space="preserve"> </w:t>
      </w:r>
      <w:bookmarkStart w:id="261" w:name="base-r-to-tidyverse-translation"/>
      <w:bookmarkEnd w:id="261"/>
      <w:r>
        <w:t xml:space="preserve"> </w:t>
      </w:r>
      <w:bookmarkStart w:id="262" w:name="programming-with-tidyverse"/>
      <w:bookmarkEnd w:id="262"/>
      <w:r>
        <w:t xml:space="preserve"> </w:t>
      </w:r>
      <w:bookmarkStart w:id="263" w:name="coding-with-r-and-python"/>
      <w:bookmarkEnd w:id="263"/>
      <w:r>
        <w:t xml:space="preserve"> </w:t>
      </w:r>
      <w:bookmarkStart w:id="264" w:name="X4707fc3d29ccc8f46e4e422d4c06c560a63a17f"/>
      <w:bookmarkEnd w:id="264"/>
      <w:r>
        <w:t xml:space="preserve"> </w:t>
      </w:r>
      <w:bookmarkStart w:id="265" w:name="lapply-and-sapply-1"/>
      <w:bookmarkEnd w:id="265"/>
      <w:r>
        <w:t xml:space="preserve"> </w:t>
      </w:r>
      <w:bookmarkStart w:id="266" w:name="mapply-and-pmap"/>
      <w:bookmarkEnd w:id="266"/>
      <w:r>
        <w:t xml:space="preserve"> </w:t>
      </w:r>
      <w:bookmarkStart w:id="267" w:name="Xf551672fa8f1190aa44df63554b00ab4edf5974"/>
      <w:bookmarkEnd w:id="267"/>
      <w:r>
        <w:t xml:space="preserve"> </w:t>
      </w:r>
      <w:bookmarkStart w:id="268" w:name="parlapply"/>
      <w:bookmarkEnd w:id="268"/>
      <w:r>
        <w:t xml:space="preserve"> </w:t>
      </w:r>
      <w:bookmarkStart w:id="269" w:name="future.lapply"/>
      <w:bookmarkEnd w:id="269"/>
      <w:r>
        <w:t xml:space="preserve"> </w:t>
      </w:r>
      <w:bookmarkStart w:id="270" w:name="r-package-development"/>
      <w:bookmarkEnd w:id="270"/>
      <w:r>
        <w:t xml:space="preserve"> </w:t>
      </w:r>
      <w:bookmarkStart w:id="271" w:name="general-r-programming"/>
      <w:bookmarkEnd w:id="271"/>
      <w:r>
        <w:t xml:space="preserve"> </w:t>
      </w:r>
      <w:bookmarkStart w:id="272" w:name="shiny-development"/>
      <w:bookmarkEnd w:id="272"/>
      <w:r>
        <w:t xml:space="preserve"> </w:t>
      </w:r>
      <w:bookmarkStart w:id="273" w:name="git-and-version-control"/>
      <w:bookmarkEnd w:id="273"/>
      <w:r>
        <w:t xml:space="preserve"> </w:t>
      </w:r>
      <w:bookmarkStart w:id="274" w:name="tbl-snapshot-vs-explicit"/>
      <w:bookmarkEnd w:id="274"/>
      <w:r>
        <w:t xml:space="preserve"> </w:t>
      </w:r>
      <w:bookmarkStart w:id="275" w:name="tbl-keywords-internal-vs-nord"/>
      <w:bookmarkEnd w:id="275"/>
    </w:p>
    <w:p>
      <w:pPr>
        <w:pStyle w:val="BodyText"/>
      </w:pPr>
      <w:r>
        <w:t xml:space="preserve">That page covers:</w:t>
      </w:r>
    </w:p>
    <w:p>
      <w:pPr>
        <w:pStyle w:val="Compact"/>
        <w:numPr>
          <w:ilvl w:val="0"/>
          <w:numId w:val="1027"/>
        </w:numPr>
      </w:pPr>
      <w:hyperlink r:id="rId276">
        <w:r>
          <w:rPr>
            <w:rStyle w:val="Hyperlink"/>
          </w:rPr>
          <w:t xml:space="preserve">Lab Protocols for Code and Data</w:t>
        </w:r>
      </w:hyperlink>
    </w:p>
    <w:p>
      <w:pPr>
        <w:pStyle w:val="Compact"/>
        <w:numPr>
          <w:ilvl w:val="0"/>
          <w:numId w:val="1027"/>
        </w:numPr>
      </w:pPr>
      <w:hyperlink r:id="rId277">
        <w:r>
          <w:rPr>
            <w:rStyle w:val="Hyperlink"/>
          </w:rPr>
          <w:t xml:space="preserve">The Tool-Building Mindset</w:t>
        </w:r>
      </w:hyperlink>
    </w:p>
    <w:p>
      <w:pPr>
        <w:pStyle w:val="Compact"/>
        <w:numPr>
          <w:ilvl w:val="0"/>
          <w:numId w:val="1027"/>
        </w:numPr>
      </w:pPr>
      <w:hyperlink r:id="rId278">
        <w:r>
          <w:rPr>
            <w:rStyle w:val="Hyperlink"/>
          </w:rPr>
          <w:t xml:space="preserve">Essential R Package Development Tools</w:t>
        </w:r>
      </w:hyperlink>
    </w:p>
    <w:p>
      <w:pPr>
        <w:pStyle w:val="Compact"/>
        <w:numPr>
          <w:ilvl w:val="0"/>
          <w:numId w:val="1027"/>
        </w:numPr>
      </w:pPr>
      <w:hyperlink r:id="rId279">
        <w:r>
          <w:rPr>
            <w:rStyle w:val="Hyperlink"/>
          </w:rPr>
          <w:t xml:space="preserve">Complete Package Development Workflow</w:t>
        </w:r>
      </w:hyperlink>
    </w:p>
    <w:p>
      <w:pPr>
        <w:pStyle w:val="Compact"/>
        <w:numPr>
          <w:ilvl w:val="0"/>
          <w:numId w:val="1027"/>
        </w:numPr>
      </w:pPr>
      <w:hyperlink r:id="rId280">
        <w:r>
          <w:rPr>
            <w:rStyle w:val="Hyperlink"/>
          </w:rPr>
          <w:t xml:space="preserve">Organizing scripts</w:t>
        </w:r>
      </w:hyperlink>
    </w:p>
    <w:p>
      <w:pPr>
        <w:pStyle w:val="Compact"/>
        <w:numPr>
          <w:ilvl w:val="0"/>
          <w:numId w:val="1027"/>
        </w:numPr>
      </w:pPr>
      <w:hyperlink r:id="rId281">
        <w:r>
          <w:rPr>
            <w:rStyle w:val="Hyperlink"/>
          </w:rPr>
          <w:t xml:space="preserve">Testing Requirements</w:t>
        </w:r>
      </w:hyperlink>
    </w:p>
    <w:p>
      <w:pPr>
        <w:pStyle w:val="Compact"/>
        <w:numPr>
          <w:ilvl w:val="0"/>
          <w:numId w:val="1027"/>
        </w:numPr>
      </w:pPr>
      <w:hyperlink r:id="rId282">
        <w:r>
          <w:rPr>
            <w:rStyle w:val="Hyperlink"/>
          </w:rPr>
          <w:t xml:space="preserve">Test-Driven Development</w:t>
        </w:r>
      </w:hyperlink>
    </w:p>
    <w:p>
      <w:pPr>
        <w:pStyle w:val="Compact"/>
        <w:numPr>
          <w:ilvl w:val="0"/>
          <w:numId w:val="1027"/>
        </w:numPr>
      </w:pPr>
      <w:hyperlink r:id="rId283">
        <w:r>
          <w:rPr>
            <w:rStyle w:val="Hyperlink"/>
          </w:rPr>
          <w:t xml:space="preserve">Benchmarking</w:t>
        </w:r>
      </w:hyperlink>
    </w:p>
    <w:p>
      <w:pPr>
        <w:pStyle w:val="Compact"/>
        <w:numPr>
          <w:ilvl w:val="0"/>
          <w:numId w:val="1027"/>
        </w:numPr>
      </w:pPr>
      <w:hyperlink r:id="rId284">
        <w:r>
          <w:rPr>
            <w:rStyle w:val="Hyperlink"/>
          </w:rPr>
          <w:t xml:space="preserve">Iterative Operations</w:t>
        </w:r>
      </w:hyperlink>
    </w:p>
    <w:p>
      <w:pPr>
        <w:pStyle w:val="Compact"/>
        <w:numPr>
          <w:ilvl w:val="0"/>
          <w:numId w:val="1027"/>
        </w:numPr>
      </w:pPr>
      <w:hyperlink r:id="rId285">
        <w:r>
          <w:rPr>
            <w:rStyle w:val="Hyperlink"/>
          </w:rPr>
          <w:t xml:space="preserve">Reading and Saving Data</w:t>
        </w:r>
      </w:hyperlink>
    </w:p>
    <w:p>
      <w:pPr>
        <w:pStyle w:val="Compact"/>
        <w:numPr>
          <w:ilvl w:val="0"/>
          <w:numId w:val="1027"/>
        </w:numPr>
      </w:pPr>
      <w:hyperlink r:id="rId286">
        <w:r>
          <w:rPr>
            <w:rStyle w:val="Hyperlink"/>
          </w:rPr>
          <w:t xml:space="preserve">Version Control and Collaboration</w:t>
        </w:r>
      </w:hyperlink>
    </w:p>
    <w:p>
      <w:pPr>
        <w:pStyle w:val="Compact"/>
        <w:numPr>
          <w:ilvl w:val="0"/>
          <w:numId w:val="1027"/>
        </w:numPr>
      </w:pPr>
      <w:hyperlink r:id="rId287">
        <w:r>
          <w:rPr>
            <w:rStyle w:val="Hyperlink"/>
          </w:rPr>
          <w:t xml:space="preserve">Quality Assurance Checklist</w:t>
        </w:r>
      </w:hyperlink>
    </w:p>
    <w:p>
      <w:pPr>
        <w:pStyle w:val="Compact"/>
        <w:numPr>
          <w:ilvl w:val="0"/>
          <w:numId w:val="1027"/>
        </w:numPr>
      </w:pPr>
      <w:hyperlink r:id="rId288">
        <w:r>
          <w:rPr>
            <w:rStyle w:val="Hyperlink"/>
          </w:rPr>
          <w:t xml:space="preserve">Automated Code Styling</w:t>
        </w:r>
      </w:hyperlink>
    </w:p>
    <w:p>
      <w:pPr>
        <w:pStyle w:val="Compact"/>
        <w:numPr>
          <w:ilvl w:val="0"/>
          <w:numId w:val="1027"/>
        </w:numPr>
      </w:pPr>
      <w:hyperlink r:id="rId289">
        <w:r>
          <w:rPr>
            <w:rStyle w:val="Hyperlink"/>
          </w:rPr>
          <w:t xml:space="preserve">Documenting your code</w:t>
        </w:r>
      </w:hyperlink>
    </w:p>
    <w:p>
      <w:pPr>
        <w:pStyle w:val="Compact"/>
        <w:numPr>
          <w:ilvl w:val="0"/>
          <w:numId w:val="1027"/>
        </w:numPr>
      </w:pPr>
      <w:hyperlink r:id="rId290">
        <w:r>
          <w:rPr>
            <w:rStyle w:val="Hyperlink"/>
          </w:rPr>
          <w:t xml:space="preserve">Design Documentation with ADRs</w:t>
        </w:r>
      </w:hyperlink>
    </w:p>
    <w:p>
      <w:pPr>
        <w:pStyle w:val="Compact"/>
        <w:numPr>
          <w:ilvl w:val="0"/>
          <w:numId w:val="1027"/>
        </w:numPr>
      </w:pPr>
      <w:hyperlink r:id="rId291">
        <w:r>
          <w:rPr>
            <w:rStyle w:val="Hyperlink"/>
          </w:rPr>
          <w:t xml:space="preserve">Object naming</w:t>
        </w:r>
      </w:hyperlink>
    </w:p>
    <w:p>
      <w:pPr>
        <w:pStyle w:val="Compact"/>
        <w:numPr>
          <w:ilvl w:val="0"/>
          <w:numId w:val="1027"/>
        </w:numPr>
      </w:pPr>
      <w:hyperlink r:id="rId292">
        <w:r>
          <w:rPr>
            <w:rStyle w:val="Hyperlink"/>
          </w:rPr>
          <w:t xml:space="preserve">Function calls</w:t>
        </w:r>
      </w:hyperlink>
    </w:p>
    <w:p>
      <w:pPr>
        <w:pStyle w:val="Compact"/>
        <w:numPr>
          <w:ilvl w:val="0"/>
          <w:numId w:val="1027"/>
        </w:numPr>
      </w:pPr>
      <w:hyperlink r:id="rId293">
        <w:r>
          <w:rPr>
            <w:rStyle w:val="Hyperlink"/>
          </w:rPr>
          <w:t xml:space="preserve">Function decomposition</w:t>
        </w:r>
      </w:hyperlink>
    </w:p>
    <w:p>
      <w:pPr>
        <w:pStyle w:val="Compact"/>
        <w:numPr>
          <w:ilvl w:val="0"/>
          <w:numId w:val="1027"/>
        </w:numPr>
      </w:pPr>
      <w:hyperlink r:id="rId294">
        <w:r>
          <w:rPr>
            <w:rStyle w:val="Hyperlink"/>
          </w:rPr>
          <w:t xml:space="preserve">One function per file</w:t>
        </w:r>
      </w:hyperlink>
    </w:p>
    <w:p>
      <w:pPr>
        <w:pStyle w:val="Compact"/>
        <w:numPr>
          <w:ilvl w:val="0"/>
          <w:numId w:val="1027"/>
        </w:numPr>
      </w:pPr>
      <w:hyperlink r:id="rId295">
        <w:r>
          <w:rPr>
            <w:rStyle w:val="Hyperlink"/>
          </w:rPr>
          <w:t xml:space="preserve">Function length limits</w:t>
        </w:r>
      </w:hyperlink>
    </w:p>
    <w:p>
      <w:pPr>
        <w:pStyle w:val="Compact"/>
        <w:numPr>
          <w:ilvl w:val="0"/>
          <w:numId w:val="1027"/>
        </w:numPr>
      </w:pPr>
      <w:hyperlink r:id="rId296">
        <w:r>
          <w:rPr>
            <w:rStyle w:val="Hyperlink"/>
          </w:rPr>
          <w:t xml:space="preserve">Keep It Short and Simple (KISS)</w:t>
        </w:r>
      </w:hyperlink>
    </w:p>
    <w:p>
      <w:pPr>
        <w:pStyle w:val="Compact"/>
        <w:numPr>
          <w:ilvl w:val="0"/>
          <w:numId w:val="1027"/>
        </w:numPr>
      </w:pPr>
      <w:hyperlink r:id="rId297">
        <w:r>
          <w:rPr>
            <w:rStyle w:val="Hyperlink"/>
          </w:rPr>
          <w:t xml:space="preserve">Decomposing Code Chunks in Quarto Documents</w:t>
        </w:r>
      </w:hyperlink>
    </w:p>
    <w:p>
      <w:pPr>
        <w:pStyle w:val="Compact"/>
        <w:numPr>
          <w:ilvl w:val="0"/>
          <w:numId w:val="1027"/>
        </w:numPr>
      </w:pPr>
      <w:hyperlink r:id="rId298">
        <w:r>
          <w:rPr>
            <w:rStyle w:val="Hyperlink"/>
          </w:rPr>
          <w:t xml:space="preserve">The here package</w:t>
        </w:r>
      </w:hyperlink>
    </w:p>
    <w:p>
      <w:pPr>
        <w:pStyle w:val="Compact"/>
        <w:numPr>
          <w:ilvl w:val="0"/>
          <w:numId w:val="1027"/>
        </w:numPr>
      </w:pPr>
      <w:hyperlink r:id="rId299">
        <w:r>
          <w:rPr>
            <w:rStyle w:val="Hyperlink"/>
          </w:rPr>
          <w:t xml:space="preserve">Reading/Saving Data</w:t>
        </w:r>
      </w:hyperlink>
    </w:p>
    <w:p>
      <w:pPr>
        <w:pStyle w:val="Compact"/>
        <w:numPr>
          <w:ilvl w:val="0"/>
          <w:numId w:val="1027"/>
        </w:numPr>
      </w:pPr>
      <w:hyperlink r:id="rId300">
        <w:r>
          <w:rPr>
            <w:rStyle w:val="Hyperlink"/>
          </w:rPr>
          <w:t xml:space="preserve">Integrating Box and Dropbox</w:t>
        </w:r>
      </w:hyperlink>
    </w:p>
    <w:p>
      <w:pPr>
        <w:pStyle w:val="Compact"/>
        <w:numPr>
          <w:ilvl w:val="0"/>
          <w:numId w:val="1027"/>
        </w:numPr>
      </w:pPr>
      <w:hyperlink r:id="rId301">
        <w:r>
          <w:rPr>
            <w:rStyle w:val="Hyperlink"/>
          </w:rPr>
          <w:t xml:space="preserve">r-lib Packages</w:t>
        </w:r>
      </w:hyperlink>
    </w:p>
    <w:p>
      <w:pPr>
        <w:pStyle w:val="Compact"/>
        <w:numPr>
          <w:ilvl w:val="0"/>
          <w:numId w:val="1027"/>
        </w:numPr>
      </w:pPr>
      <w:hyperlink r:id="rId302">
        <w:r>
          <w:rPr>
            <w:rStyle w:val="Hyperlink"/>
          </w:rPr>
          <w:t xml:space="preserve">Tidyverse</w:t>
        </w:r>
      </w:hyperlink>
    </w:p>
    <w:p>
      <w:pPr>
        <w:pStyle w:val="Compact"/>
        <w:numPr>
          <w:ilvl w:val="0"/>
          <w:numId w:val="1027"/>
        </w:numPr>
      </w:pPr>
      <w:hyperlink r:id="rId303">
        <w:r>
          <w:rPr>
            <w:rStyle w:val="Hyperlink"/>
          </w:rPr>
          <w:t xml:space="preserve">Coding with R and Python</w:t>
        </w:r>
      </w:hyperlink>
    </w:p>
    <w:p>
      <w:pPr>
        <w:pStyle w:val="Compact"/>
        <w:numPr>
          <w:ilvl w:val="0"/>
          <w:numId w:val="1027"/>
        </w:numPr>
      </w:pPr>
      <w:hyperlink r:id="rId304">
        <w:r>
          <w:rPr>
            <w:rStyle w:val="Hyperlink"/>
          </w:rPr>
          <w:t xml:space="preserve">Repeating analyses with different variations</w:t>
        </w:r>
      </w:hyperlink>
    </w:p>
    <w:p>
      <w:pPr>
        <w:pStyle w:val="Compact"/>
        <w:numPr>
          <w:ilvl w:val="0"/>
          <w:numId w:val="1027"/>
        </w:numPr>
      </w:pPr>
      <w:hyperlink r:id="rId305">
        <w:r>
          <w:rPr>
            <w:rStyle w:val="Hyperlink"/>
          </w:rPr>
          <w:t xml:space="preserve">Reviewing Code</w:t>
        </w:r>
      </w:hyperlink>
    </w:p>
    <w:p>
      <w:pPr>
        <w:pStyle w:val="Compact"/>
        <w:numPr>
          <w:ilvl w:val="0"/>
          <w:numId w:val="1027"/>
        </w:numPr>
      </w:pPr>
      <w:hyperlink r:id="rId306">
        <w:r>
          <w:rPr>
            <w:rStyle w:val="Hyperlink"/>
          </w:rPr>
          <w:t xml:space="preserve">Getting Help with Code</w:t>
        </w:r>
      </w:hyperlink>
    </w:p>
    <w:p>
      <w:pPr>
        <w:pStyle w:val="Compact"/>
        <w:numPr>
          <w:ilvl w:val="0"/>
          <w:numId w:val="1027"/>
        </w:numPr>
      </w:pPr>
      <w:hyperlink r:id="rId307">
        <w:r>
          <w:rPr>
            <w:rStyle w:val="Hyperlink"/>
          </w:rPr>
          <w:t xml:space="preserve">Additional Resources</w:t>
        </w:r>
      </w:hyperlink>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08" name="Picture"/>
                  <a:graphic>
                    <a:graphicData uri="http://schemas.openxmlformats.org/drawingml/2006/picture">
                      <pic:pic>
                        <pic:nvPicPr>
                          <pic:cNvPr descr="/opt/quarto/share/formats/docx/note.png" id="309" name="Picture"/>
                          <pic:cNvPicPr>
                            <a:picLocks noChangeArrowheads="1" noChangeAspect="1"/>
                          </pic:cNvPicPr>
                        </pic:nvPicPr>
                        <pic:blipFill>
                          <a:blip r:embed="rId9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Looking for a specific section that used to be here?</w:t>
            </w:r>
          </w:p>
        </w:tc>
      </w:tr>
      <w:tr>
        <w:trPr>
          <w:cantSplit/>
        </w:trPr>
        <w:tc>
          <w:tcPr>
            <w:tcMar>
              <w:top w:w="108" w:type="dxa"/>
              <w:bottom w:w="108" w:type="dxa"/>
            </w:tcMar>
          </w:tcPr>
          <w:p>
            <w:pPr>
              <w:pStyle w:val="BodyText"/>
            </w:pPr>
            <w:pPr>
              <w:spacing w:before="16" w:after="16"/>
            </w:pPr>
            <w:r>
              <w:t xml:space="preserve">This chapter’s old section anchors still resolve on this page,</w:t>
            </w:r>
            <w:r>
              <w:t xml:space="preserve"> </w:t>
            </w:r>
            <w:r>
              <w:t xml:space="preserve">so old bookmarks and links land here,</w:t>
            </w:r>
            <w:r>
              <w:t xml:space="preserve"> </w:t>
            </w:r>
            <w:r>
              <w:t xml:space="preserve">but the content now lives on the page linked above,</w:t>
            </w:r>
            <w:r>
              <w:t xml:space="preserve"> </w:t>
            </w:r>
            <w:r>
              <w:t xml:space="preserve">under the same anchor.</w:t>
            </w:r>
            <w:r>
              <w:t xml:space="preserve"> </w:t>
            </w:r>
            <w:r>
              <w:t xml:space="preserve">For example,</w:t>
            </w:r>
            <w:r>
              <w:t xml:space="preserve"> </w:t>
            </w:r>
            <w:r>
              <w:rPr>
                <w:rStyle w:val="VerbatimChar"/>
              </w:rPr>
              <w:t xml:space="preserve">#sec-foo</w:t>
            </w:r>
            <w:r>
              <w:t xml:space="preserve"> </w:t>
            </w:r>
            <w:r>
              <w:t xml:space="preserve">here is</w:t>
            </w:r>
            <w:r>
              <w:t xml:space="preserve"> </w:t>
            </w:r>
            <w:r>
              <w:rPr>
                <w:rStyle w:val="VerbatimChar"/>
              </w:rPr>
              <w:t xml:space="preserve">chapters/coding-practices.html#sec-foo</w:t>
            </w:r>
            <w:r>
              <w:t xml:space="preserve"> </w:t>
            </w:r>
            <w:r>
              <w:t xml:space="preserve">on the psc site.</w:t>
            </w:r>
          </w:p>
          <w:p/>
        </w:tc>
      </w:tr>
    </w:tbl>
    <w:p>
      <w:r>
        <w:br w:type="page"/>
      </w:r>
    </w:p>
    <w:bookmarkEnd w:id="310"/>
    <w:bookmarkStart w:id="386" w:name="sec-r-code-style"/>
    <w:p>
      <w:pPr>
        <w:pStyle w:val="Heading1"/>
      </w:pPr>
      <w:r>
        <w:t xml:space="preserve">7. R Code Style</w:t>
      </w:r>
    </w:p>
    <w:p>
      <w:pPr>
        <w:pStyle w:val="FirstParagraph"/>
      </w:pPr>
      <w:r>
        <w:t xml:space="preserve">This chapter has moved to</w:t>
      </w:r>
      <w:r>
        <w:t xml:space="preserve"> </w:t>
      </w:r>
      <w:hyperlink r:id="rId61">
        <w:r>
          <w:rPr>
            <w:rStyle w:val="Hyperlink"/>
            <w:i/>
            <w:iCs/>
          </w:rPr>
          <w:t xml:space="preserve">Principles of Scientific Computing</w:t>
        </w:r>
      </w:hyperlink>
      <w:r>
        <w:t xml:space="preserve">,</w:t>
      </w:r>
      <w:r>
        <w:t xml:space="preserve"> </w:t>
      </w:r>
      <w:r>
        <w:t xml:space="preserve">the Morrison Lab’s general-purpose guide to coding for research projects:</w:t>
      </w:r>
      <w:r>
        <w:t xml:space="preserve"> </w:t>
      </w:r>
      <w:hyperlink r:id="rId311">
        <w:r>
          <w:rPr>
            <w:rStyle w:val="Hyperlink"/>
            <w:b/>
            <w:bCs/>
          </w:rPr>
          <w:t xml:space="preserve">R Code Style</w:t>
        </w:r>
      </w:hyperlink>
      <w:r>
        <w:t xml:space="preserve"> </w:t>
      </w:r>
      <w:r>
        <w:t xml:space="preserve">(source:</w:t>
      </w:r>
      <w:r>
        <w:t xml:space="preserve"> </w:t>
      </w:r>
      <w:hyperlink r:id="rId63">
        <w:r>
          <w:rPr>
            <w:rStyle w:val="Hyperlink"/>
          </w:rPr>
          <w:t xml:space="preserve">https://github.com/Morrison-Lab/psc</w:t>
        </w:r>
      </w:hyperlink>
      <w:r>
        <w:t xml:space="preserve">).</w:t>
      </w:r>
    </w:p>
    <w:p>
      <w:pPr>
        <w:pStyle w:val="BodyText"/>
      </w:pPr>
      <w:bookmarkStart w:id="312" w:name="sec-assertions-input-validation"/>
      <w:bookmarkEnd w:id="312"/>
      <w:r>
        <w:t xml:space="preserve"> </w:t>
      </w:r>
      <w:bookmarkStart w:id="313" w:name="sec-avoid-hardcoding-external-data"/>
      <w:bookmarkEnd w:id="313"/>
      <w:r>
        <w:t xml:space="preserve"> </w:t>
      </w:r>
      <w:bookmarkStart w:id="314" w:name="sec-avoid-nesting"/>
      <w:bookmarkEnd w:id="314"/>
      <w:r>
        <w:t xml:space="preserve"> </w:t>
      </w:r>
      <w:bookmarkStart w:id="315" w:name="sec-clean-code"/>
      <w:bookmarkEnd w:id="315"/>
      <w:r>
        <w:t xml:space="preserve"> </w:t>
      </w:r>
      <w:bookmarkStart w:id="316" w:name="sec-cli-styling-progress-outcomes"/>
      <w:bookmarkEnd w:id="316"/>
      <w:r>
        <w:t xml:space="preserve"> </w:t>
      </w:r>
      <w:bookmarkStart w:id="317" w:name="sec-comments"/>
      <w:bookmarkEnd w:id="317"/>
      <w:r>
        <w:t xml:space="preserve"> </w:t>
      </w:r>
      <w:bookmarkStart w:id="318" w:name="sec-construct-inputs"/>
      <w:bookmarkEnd w:id="318"/>
      <w:r>
        <w:t xml:space="preserve"> </w:t>
      </w:r>
      <w:bookmarkStart w:id="319" w:name="sec-function-docs"/>
      <w:bookmarkEnd w:id="319"/>
      <w:r>
        <w:t xml:space="preserve"> </w:t>
      </w:r>
      <w:bookmarkStart w:id="320" w:name="sec-here-package-style"/>
      <w:bookmarkEnd w:id="320"/>
      <w:r>
        <w:t xml:space="preserve"> </w:t>
      </w:r>
      <w:bookmarkStart w:id="321" w:name="sec-here-subpath"/>
      <w:bookmarkEnd w:id="321"/>
      <w:r>
        <w:t xml:space="preserve"> </w:t>
      </w:r>
      <w:bookmarkStart w:id="322" w:name="sec-object-naming"/>
      <w:bookmarkEnd w:id="322"/>
      <w:r>
        <w:t xml:space="preserve"> </w:t>
      </w:r>
      <w:bookmarkStart w:id="323" w:name="sec-package-code-practices"/>
      <w:bookmarkEnd w:id="323"/>
      <w:r>
        <w:t xml:space="preserve"> </w:t>
      </w:r>
      <w:bookmarkStart w:id="324" w:name="sec-per-operation-grouping"/>
      <w:bookmarkEnd w:id="324"/>
      <w:r>
        <w:t xml:space="preserve"> </w:t>
      </w:r>
      <w:bookmarkStart w:id="325" w:name="sec-prefer-packaged-functions"/>
      <w:bookmarkEnd w:id="325"/>
      <w:r>
        <w:t xml:space="preserve"> </w:t>
      </w:r>
      <w:bookmarkStart w:id="326" w:name="sec-r-resources-style"/>
      <w:bookmarkEnd w:id="326"/>
      <w:r>
        <w:t xml:space="preserve"> </w:t>
      </w:r>
      <w:bookmarkStart w:id="327" w:name="sec-semantic-line-breaks"/>
      <w:bookmarkEnd w:id="327"/>
      <w:r>
        <w:t xml:space="preserve"> </w:t>
      </w:r>
      <w:bookmarkStart w:id="328" w:name="sec-style-auto-style"/>
      <w:bookmarkEnd w:id="328"/>
      <w:r>
        <w:t xml:space="preserve"> </w:t>
      </w:r>
      <w:bookmarkStart w:id="329" w:name="sec-tidyverse-replacements"/>
      <w:bookmarkEnd w:id="329"/>
      <w:r>
        <w:t xml:space="preserve"> </w:t>
      </w:r>
      <w:bookmarkStart w:id="330" w:name="general-principles"/>
      <w:bookmarkEnd w:id="330"/>
      <w:r>
        <w:t xml:space="preserve"> </w:t>
      </w:r>
      <w:bookmarkStart w:id="331" w:name="meaningful-names"/>
      <w:bookmarkEnd w:id="331"/>
      <w:r>
        <w:t xml:space="preserve"> </w:t>
      </w:r>
      <w:bookmarkStart w:id="332" w:name="functions"/>
      <w:bookmarkEnd w:id="332"/>
      <w:r>
        <w:t xml:space="preserve"> </w:t>
      </w:r>
      <w:bookmarkStart w:id="333" w:name="comments"/>
      <w:bookmarkEnd w:id="333"/>
      <w:r>
        <w:t xml:space="preserve"> </w:t>
      </w:r>
      <w:bookmarkStart w:id="334" w:name="the-boy-scout-rule"/>
      <w:bookmarkEnd w:id="334"/>
      <w:r>
        <w:t xml:space="preserve"> </w:t>
      </w:r>
      <w:bookmarkStart w:id="335" w:name="dont-repeat-yourself-dry"/>
      <w:bookmarkEnd w:id="335"/>
      <w:r>
        <w:t xml:space="preserve"> </w:t>
      </w:r>
      <w:bookmarkStart w:id="336" w:name="explicit-return-statements"/>
      <w:bookmarkEnd w:id="336"/>
      <w:r>
        <w:t xml:space="preserve"> </w:t>
      </w:r>
      <w:bookmarkStart w:id="337" w:name="base-r-stopifnot"/>
      <w:bookmarkEnd w:id="337"/>
      <w:r>
        <w:t xml:space="preserve"> </w:t>
      </w:r>
      <w:bookmarkStart w:id="338" w:name="X61299030cb8ff94ada56d4bdbd93b8d1b32c6e5"/>
      <w:bookmarkEnd w:id="338"/>
      <w:r>
        <w:t xml:space="preserve"> </w:t>
      </w:r>
      <w:bookmarkStart w:id="339" w:name="X457f54817b75c878d21e6b46cc6bdb759c8b265"/>
      <w:bookmarkEnd w:id="339"/>
      <w:r>
        <w:t xml:space="preserve"> </w:t>
      </w:r>
      <w:bookmarkStart w:id="340" w:name="decomposing-validation-into-helpers"/>
      <w:bookmarkEnd w:id="340"/>
      <w:r>
        <w:t xml:space="preserve"> </w:t>
      </w:r>
      <w:bookmarkStart w:id="341" w:name="note-on-assertthat"/>
      <w:bookmarkEnd w:id="341"/>
      <w:r>
        <w:t xml:space="preserve"> </w:t>
      </w:r>
      <w:bookmarkStart w:id="342" w:name="Xe498262ae6be61f401e18dbcc7cafd360e15ce1"/>
      <w:bookmarkEnd w:id="342"/>
      <w:r>
        <w:t xml:space="preserve"> </w:t>
      </w:r>
      <w:bookmarkStart w:id="343" w:name="lambdas-in-map-and-apply-family-calls"/>
      <w:bookmarkEnd w:id="343"/>
      <w:r>
        <w:t xml:space="preserve"> </w:t>
      </w:r>
      <w:bookmarkStart w:id="344" w:name="X6cd99ac23357f519341a53b23e138c646ea1c45"/>
      <w:bookmarkEnd w:id="344"/>
      <w:r>
        <w:t xml:space="preserve"> </w:t>
      </w:r>
      <w:bookmarkStart w:id="345" w:name="X45da8616c13d9849c5079b09e6f10b14b1e8a62"/>
      <w:bookmarkEnd w:id="345"/>
      <w:r>
        <w:t xml:space="preserve"> </w:t>
      </w:r>
      <w:bookmarkStart w:id="346" w:name="X72c8559fef7141ca39114dc26401b510adc0c7e"/>
      <w:bookmarkEnd w:id="346"/>
      <w:r>
        <w:t xml:space="preserve"> </w:t>
      </w:r>
      <w:bookmarkStart w:id="347" w:name="X4e174cb9149f2b2e14b36b2edf87964fcbfdad4"/>
      <w:bookmarkEnd w:id="347"/>
      <w:r>
        <w:t xml:space="preserve"> </w:t>
      </w:r>
      <w:bookmarkStart w:id="348" w:name="line-breaks-and-formatting"/>
      <w:bookmarkEnd w:id="348"/>
      <w:r>
        <w:t xml:space="preserve"> </w:t>
      </w:r>
      <w:bookmarkStart w:id="349" w:name="blank-lines-before-lists"/>
      <w:bookmarkEnd w:id="349"/>
      <w:r>
        <w:t xml:space="preserve"> </w:t>
      </w:r>
      <w:bookmarkStart w:id="350" w:name="line-breaks-in-code"/>
      <w:bookmarkEnd w:id="350"/>
      <w:r>
        <w:t xml:space="preserve"> </w:t>
      </w:r>
      <w:bookmarkStart w:id="351" w:name="markdown-and-quarto-formatting"/>
      <w:bookmarkEnd w:id="351"/>
      <w:r>
        <w:t xml:space="preserve"> </w:t>
      </w:r>
      <w:bookmarkStart w:id="352" w:name="writing-about-code-in-quarto-documents"/>
      <w:bookmarkEnd w:id="352"/>
      <w:r>
        <w:t xml:space="preserve"> </w:t>
      </w:r>
      <w:bookmarkStart w:id="353" w:name="messaging-and-user-communication"/>
      <w:bookmarkEnd w:id="353"/>
      <w:r>
        <w:t xml:space="preserve"> </w:t>
      </w:r>
      <w:bookmarkStart w:id="354" w:name="styling"/>
      <w:bookmarkEnd w:id="354"/>
      <w:r>
        <w:t xml:space="preserve"> </w:t>
      </w:r>
      <w:bookmarkStart w:id="355" w:name="rstudio-shortcuts"/>
      <w:bookmarkEnd w:id="355"/>
      <w:r>
        <w:t xml:space="preserve"> </w:t>
      </w:r>
      <w:bookmarkStart w:id="356" w:name="styler"/>
      <w:bookmarkEnd w:id="356"/>
      <w:r>
        <w:t xml:space="preserve"> </w:t>
      </w:r>
      <w:bookmarkStart w:id="357" w:name="lintr"/>
      <w:bookmarkEnd w:id="357"/>
      <w:r>
        <w:t xml:space="preserve"> </w:t>
      </w:r>
      <w:bookmarkStart w:id="358" w:name="using-lintr"/>
      <w:bookmarkEnd w:id="358"/>
      <w:r>
        <w:t xml:space="preserve"> </w:t>
      </w:r>
      <w:bookmarkStart w:id="359" w:name="our-labs-lintr-configuration"/>
      <w:bookmarkEnd w:id="359"/>
      <w:r>
        <w:t xml:space="preserve"> </w:t>
      </w:r>
      <w:bookmarkStart w:id="360" w:name="jarl"/>
      <w:bookmarkEnd w:id="360"/>
      <w:r>
        <w:t xml:space="preserve"> </w:t>
      </w:r>
      <w:bookmarkStart w:id="361" w:name="key-features"/>
      <w:bookmarkEnd w:id="361"/>
      <w:r>
        <w:t xml:space="preserve"> </w:t>
      </w:r>
      <w:bookmarkStart w:id="362" w:name="basic-usage"/>
      <w:bookmarkEnd w:id="362"/>
      <w:r>
        <w:t xml:space="preserve"> </w:t>
      </w:r>
      <w:bookmarkStart w:id="363" w:name="comparison-with-lintr"/>
      <w:bookmarkEnd w:id="363"/>
      <w:r>
        <w:t xml:space="preserve"> </w:t>
      </w:r>
      <w:bookmarkStart w:id="364" w:name="X20514c3690be0e3afe0e3453b36bf4daf01ce44"/>
      <w:bookmarkEnd w:id="364"/>
    </w:p>
    <w:p>
      <w:pPr>
        <w:pStyle w:val="BodyText"/>
      </w:pPr>
      <w:r>
        <w:t xml:space="preserve">That page covers:</w:t>
      </w:r>
    </w:p>
    <w:p>
      <w:pPr>
        <w:pStyle w:val="Compact"/>
        <w:numPr>
          <w:ilvl w:val="0"/>
          <w:numId w:val="1028"/>
        </w:numPr>
      </w:pPr>
      <w:hyperlink r:id="rId365">
        <w:r>
          <w:rPr>
            <w:rStyle w:val="Hyperlink"/>
          </w:rPr>
          <w:t xml:space="preserve">General Principles</w:t>
        </w:r>
      </w:hyperlink>
    </w:p>
    <w:p>
      <w:pPr>
        <w:pStyle w:val="Compact"/>
        <w:numPr>
          <w:ilvl w:val="0"/>
          <w:numId w:val="1028"/>
        </w:numPr>
      </w:pPr>
      <w:hyperlink r:id="rId366">
        <w:r>
          <w:rPr>
            <w:rStyle w:val="Hyperlink"/>
          </w:rPr>
          <w:t xml:space="preserve">Clean Code Principles</w:t>
        </w:r>
      </w:hyperlink>
    </w:p>
    <w:p>
      <w:pPr>
        <w:pStyle w:val="Compact"/>
        <w:numPr>
          <w:ilvl w:val="0"/>
          <w:numId w:val="1028"/>
        </w:numPr>
      </w:pPr>
      <w:hyperlink r:id="rId367">
        <w:r>
          <w:rPr>
            <w:rStyle w:val="Hyperlink"/>
          </w:rPr>
          <w:t xml:space="preserve">Function Structure and Documentation</w:t>
        </w:r>
      </w:hyperlink>
    </w:p>
    <w:p>
      <w:pPr>
        <w:pStyle w:val="Compact"/>
        <w:numPr>
          <w:ilvl w:val="0"/>
          <w:numId w:val="1028"/>
        </w:numPr>
      </w:pPr>
      <w:hyperlink r:id="rId368">
        <w:r>
          <w:rPr>
            <w:rStyle w:val="Hyperlink"/>
          </w:rPr>
          <w:t xml:space="preserve">Assertions and Input Validation</w:t>
        </w:r>
      </w:hyperlink>
    </w:p>
    <w:p>
      <w:pPr>
        <w:pStyle w:val="Compact"/>
        <w:numPr>
          <w:ilvl w:val="0"/>
          <w:numId w:val="1028"/>
        </w:numPr>
      </w:pPr>
      <w:hyperlink r:id="rId369">
        <w:r>
          <w:rPr>
            <w:rStyle w:val="Hyperlink"/>
          </w:rPr>
          <w:t xml:space="preserve">Avoiding Deep Nesting</w:t>
        </w:r>
      </w:hyperlink>
    </w:p>
    <w:p>
      <w:pPr>
        <w:pStyle w:val="Compact"/>
        <w:numPr>
          <w:ilvl w:val="0"/>
          <w:numId w:val="1028"/>
        </w:numPr>
      </w:pPr>
      <w:hyperlink r:id="rId370">
        <w:r>
          <w:rPr>
            <w:rStyle w:val="Hyperlink"/>
          </w:rPr>
          <w:t xml:space="preserve">Prefer Existing Packaged Functions</w:t>
        </w:r>
      </w:hyperlink>
    </w:p>
    <w:p>
      <w:pPr>
        <w:pStyle w:val="Compact"/>
        <w:numPr>
          <w:ilvl w:val="0"/>
          <w:numId w:val="1028"/>
        </w:numPr>
      </w:pPr>
      <w:hyperlink r:id="rId371">
        <w:r>
          <w:rPr>
            <w:rStyle w:val="Hyperlink"/>
          </w:rPr>
          <w:t xml:space="preserve">Prefer Per-Operation Grouping</w:t>
        </w:r>
      </w:hyperlink>
    </w:p>
    <w:p>
      <w:pPr>
        <w:pStyle w:val="Compact"/>
        <w:numPr>
          <w:ilvl w:val="0"/>
          <w:numId w:val="1028"/>
        </w:numPr>
      </w:pPr>
      <w:hyperlink r:id="rId372">
        <w:r>
          <w:rPr>
            <w:rStyle w:val="Hyperlink"/>
          </w:rPr>
          <w:t xml:space="preserve">Avoid Hard-Coding Data with an External Source of Truth</w:t>
        </w:r>
      </w:hyperlink>
    </w:p>
    <w:p>
      <w:pPr>
        <w:pStyle w:val="Compact"/>
        <w:numPr>
          <w:ilvl w:val="0"/>
          <w:numId w:val="1028"/>
        </w:numPr>
      </w:pPr>
      <w:hyperlink r:id="rId373">
        <w:r>
          <w:rPr>
            <w:rStyle w:val="Hyperlink"/>
          </w:rPr>
          <w:t xml:space="preserve">Construct Complex Inputs Before the Call</w:t>
        </w:r>
      </w:hyperlink>
    </w:p>
    <w:p>
      <w:pPr>
        <w:pStyle w:val="Compact"/>
        <w:numPr>
          <w:ilvl w:val="0"/>
          <w:numId w:val="1028"/>
        </w:numPr>
      </w:pPr>
      <w:hyperlink r:id="rId374">
        <w:r>
          <w:rPr>
            <w:rStyle w:val="Hyperlink"/>
          </w:rPr>
          <w:t xml:space="preserve">Comments</w:t>
        </w:r>
      </w:hyperlink>
    </w:p>
    <w:p>
      <w:pPr>
        <w:pStyle w:val="Compact"/>
        <w:numPr>
          <w:ilvl w:val="0"/>
          <w:numId w:val="1028"/>
        </w:numPr>
      </w:pPr>
      <w:hyperlink r:id="rId375">
        <w:r>
          <w:rPr>
            <w:rStyle w:val="Hyperlink"/>
          </w:rPr>
          <w:t xml:space="preserve">Line Breaks and Formatting</w:t>
        </w:r>
      </w:hyperlink>
    </w:p>
    <w:p>
      <w:pPr>
        <w:pStyle w:val="Compact"/>
        <w:numPr>
          <w:ilvl w:val="0"/>
          <w:numId w:val="1028"/>
        </w:numPr>
      </w:pPr>
      <w:hyperlink r:id="rId376">
        <w:r>
          <w:rPr>
            <w:rStyle w:val="Hyperlink"/>
          </w:rPr>
          <w:t xml:space="preserve">Markdown and Quarto Formatting</w:t>
        </w:r>
      </w:hyperlink>
    </w:p>
    <w:p>
      <w:pPr>
        <w:pStyle w:val="Compact"/>
        <w:numPr>
          <w:ilvl w:val="0"/>
          <w:numId w:val="1028"/>
        </w:numPr>
      </w:pPr>
      <w:hyperlink r:id="rId377">
        <w:r>
          <w:rPr>
            <w:rStyle w:val="Hyperlink"/>
          </w:rPr>
          <w:t xml:space="preserve">Messaging and User Communication</w:t>
        </w:r>
      </w:hyperlink>
    </w:p>
    <w:p>
      <w:pPr>
        <w:pStyle w:val="Compact"/>
        <w:numPr>
          <w:ilvl w:val="0"/>
          <w:numId w:val="1028"/>
        </w:numPr>
      </w:pPr>
      <w:hyperlink r:id="rId378">
        <w:r>
          <w:rPr>
            <w:rStyle w:val="Hyperlink"/>
          </w:rPr>
          <w:t xml:space="preserve">Package Code Practices</w:t>
        </w:r>
      </w:hyperlink>
    </w:p>
    <w:p>
      <w:pPr>
        <w:pStyle w:val="Compact"/>
        <w:numPr>
          <w:ilvl w:val="0"/>
          <w:numId w:val="1028"/>
        </w:numPr>
      </w:pPr>
      <w:hyperlink r:id="rId379">
        <w:r>
          <w:rPr>
            <w:rStyle w:val="Hyperlink"/>
          </w:rPr>
          <w:t xml:space="preserve">Tidyverse Replacements</w:t>
        </w:r>
      </w:hyperlink>
    </w:p>
    <w:p>
      <w:pPr>
        <w:pStyle w:val="Compact"/>
        <w:numPr>
          <w:ilvl w:val="0"/>
          <w:numId w:val="1028"/>
        </w:numPr>
      </w:pPr>
      <w:hyperlink r:id="rId380">
        <w:r>
          <w:rPr>
            <w:rStyle w:val="Hyperlink"/>
          </w:rPr>
          <w:t xml:space="preserve">The here Package</w:t>
        </w:r>
      </w:hyperlink>
    </w:p>
    <w:p>
      <w:pPr>
        <w:pStyle w:val="Compact"/>
        <w:numPr>
          <w:ilvl w:val="0"/>
          <w:numId w:val="1028"/>
        </w:numPr>
      </w:pPr>
      <w:hyperlink r:id="rId381">
        <w:r>
          <w:rPr>
            <w:rStyle w:val="Hyperlink"/>
          </w:rPr>
          <w:t xml:space="preserve">Object Naming</w:t>
        </w:r>
      </w:hyperlink>
    </w:p>
    <w:p>
      <w:pPr>
        <w:pStyle w:val="Compact"/>
        <w:numPr>
          <w:ilvl w:val="0"/>
          <w:numId w:val="1028"/>
        </w:numPr>
      </w:pPr>
      <w:hyperlink r:id="rId382">
        <w:r>
          <w:rPr>
            <w:rStyle w:val="Hyperlink"/>
          </w:rPr>
          <w:t xml:space="preserve">Automated Tools for Style and Project Workflow</w:t>
        </w:r>
      </w:hyperlink>
    </w:p>
    <w:p>
      <w:pPr>
        <w:pStyle w:val="Compact"/>
        <w:numPr>
          <w:ilvl w:val="0"/>
          <w:numId w:val="1028"/>
        </w:numPr>
      </w:pPr>
      <w:hyperlink r:id="rId383">
        <w:r>
          <w:rPr>
            <w:rStyle w:val="Hyperlink"/>
          </w:rPr>
          <w:t xml:space="preserve">Additional Resources</w:t>
        </w:r>
      </w:hyperlink>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84" name="Picture"/>
                  <a:graphic>
                    <a:graphicData uri="http://schemas.openxmlformats.org/drawingml/2006/picture">
                      <pic:pic>
                        <pic:nvPicPr>
                          <pic:cNvPr descr="/opt/quarto/share/formats/docx/note.png" id="385" name="Picture"/>
                          <pic:cNvPicPr>
                            <a:picLocks noChangeArrowheads="1" noChangeAspect="1"/>
                          </pic:cNvPicPr>
                        </pic:nvPicPr>
                        <pic:blipFill>
                          <a:blip r:embed="rId9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Looking for a specific section that used to be here?</w:t>
            </w:r>
          </w:p>
        </w:tc>
      </w:tr>
      <w:tr>
        <w:trPr>
          <w:cantSplit/>
        </w:trPr>
        <w:tc>
          <w:tcPr>
            <w:tcMar>
              <w:top w:w="108" w:type="dxa"/>
              <w:bottom w:w="108" w:type="dxa"/>
            </w:tcMar>
          </w:tcPr>
          <w:p>
            <w:pPr>
              <w:pStyle w:val="BodyText"/>
            </w:pPr>
            <w:pPr>
              <w:spacing w:before="16" w:after="16"/>
            </w:pPr>
            <w:r>
              <w:t xml:space="preserve">This chapter’s old section anchors still resolve on this page,</w:t>
            </w:r>
            <w:r>
              <w:t xml:space="preserve"> </w:t>
            </w:r>
            <w:r>
              <w:t xml:space="preserve">so old bookmarks and links land here,</w:t>
            </w:r>
            <w:r>
              <w:t xml:space="preserve"> </w:t>
            </w:r>
            <w:r>
              <w:t xml:space="preserve">but the content now lives on the page linked above,</w:t>
            </w:r>
            <w:r>
              <w:t xml:space="preserve"> </w:t>
            </w:r>
            <w:r>
              <w:t xml:space="preserve">under the same anchor.</w:t>
            </w:r>
            <w:r>
              <w:t xml:space="preserve"> </w:t>
            </w:r>
            <w:r>
              <w:t xml:space="preserve">For example,</w:t>
            </w:r>
            <w:r>
              <w:t xml:space="preserve"> </w:t>
            </w:r>
            <w:r>
              <w:rPr>
                <w:rStyle w:val="VerbatimChar"/>
              </w:rPr>
              <w:t xml:space="preserve">#sec-foo</w:t>
            </w:r>
            <w:r>
              <w:t xml:space="preserve"> </w:t>
            </w:r>
            <w:r>
              <w:t xml:space="preserve">here is</w:t>
            </w:r>
            <w:r>
              <w:t xml:space="preserve"> </w:t>
            </w:r>
            <w:r>
              <w:rPr>
                <w:rStyle w:val="VerbatimChar"/>
              </w:rPr>
              <w:t xml:space="preserve">chapters/coding-style.html#sec-foo</w:t>
            </w:r>
            <w:r>
              <w:t xml:space="preserve"> </w:t>
            </w:r>
            <w:r>
              <w:t xml:space="preserve">on the psc site.</w:t>
            </w:r>
          </w:p>
          <w:p/>
        </w:tc>
      </w:tr>
    </w:tbl>
    <w:p>
      <w:r>
        <w:br w:type="page"/>
      </w:r>
    </w:p>
    <w:bookmarkEnd w:id="386"/>
    <w:bookmarkStart w:id="394" w:name="big-data"/>
    <w:p>
      <w:pPr>
        <w:pStyle w:val="Heading1"/>
      </w:pPr>
      <w:r>
        <w:t xml:space="preserve">8. Big data</w:t>
      </w:r>
    </w:p>
    <w:p>
      <w:pPr>
        <w:pStyle w:val="FirstParagraph"/>
      </w:pPr>
      <w:r>
        <w:t xml:space="preserve">This chapter has moved to</w:t>
      </w:r>
      <w:r>
        <w:t xml:space="preserve"> </w:t>
      </w:r>
      <w:hyperlink r:id="rId61">
        <w:r>
          <w:rPr>
            <w:rStyle w:val="Hyperlink"/>
            <w:i/>
            <w:iCs/>
          </w:rPr>
          <w:t xml:space="preserve">Principles of Scientific Computing</w:t>
        </w:r>
      </w:hyperlink>
      <w:r>
        <w:t xml:space="preserve">,</w:t>
      </w:r>
      <w:r>
        <w:t xml:space="preserve"> </w:t>
      </w:r>
      <w:r>
        <w:t xml:space="preserve">the Morrison Lab’s general-purpose guide to coding for research projects:</w:t>
      </w:r>
      <w:r>
        <w:t xml:space="preserve"> </w:t>
      </w:r>
      <w:hyperlink r:id="rId387">
        <w:r>
          <w:rPr>
            <w:rStyle w:val="Hyperlink"/>
            <w:b/>
            <w:bCs/>
          </w:rPr>
          <w:t xml:space="preserve">Big data</w:t>
        </w:r>
      </w:hyperlink>
      <w:r>
        <w:t xml:space="preserve"> </w:t>
      </w:r>
      <w:r>
        <w:t xml:space="preserve">(source:</w:t>
      </w:r>
      <w:r>
        <w:t xml:space="preserve"> </w:t>
      </w:r>
      <w:hyperlink r:id="rId63">
        <w:r>
          <w:rPr>
            <w:rStyle w:val="Hyperlink"/>
          </w:rPr>
          <w:t xml:space="preserve">https://github.com/Morrison-Lab/psc</w:t>
        </w:r>
      </w:hyperlink>
      <w:r>
        <w:t xml:space="preserve">).</w:t>
      </w:r>
    </w:p>
    <w:p>
      <w:pPr>
        <w:pStyle w:val="BodyText"/>
      </w:pPr>
      <w:bookmarkStart w:id="388" w:name="the-data.table-package"/>
      <w:bookmarkEnd w:id="388"/>
      <w:r>
        <w:t xml:space="preserve"> </w:t>
      </w:r>
      <w:bookmarkStart w:id="389" w:name="using-downsampled-data"/>
      <w:bookmarkEnd w:id="389"/>
      <w:r>
        <w:t xml:space="preserve"> </w:t>
      </w:r>
      <w:bookmarkStart w:id="390" w:name="optimal-rstudio-set-up"/>
      <w:bookmarkEnd w:id="390"/>
    </w:p>
    <w:p>
      <w:pPr>
        <w:pStyle w:val="BodyText"/>
      </w:pPr>
      <w:r>
        <w:t xml:space="preserve">That page covers:</w:t>
      </w:r>
    </w:p>
    <w:p>
      <w:pPr>
        <w:pStyle w:val="Compact"/>
        <w:numPr>
          <w:ilvl w:val="0"/>
          <w:numId w:val="1029"/>
        </w:numPr>
      </w:pPr>
      <w:hyperlink r:id="rId391">
        <w:r>
          <w:rPr>
            <w:rStyle w:val="Hyperlink"/>
          </w:rPr>
          <w:t xml:space="preserve">The data.table package</w:t>
        </w:r>
      </w:hyperlink>
    </w:p>
    <w:p>
      <w:pPr>
        <w:pStyle w:val="Compact"/>
        <w:numPr>
          <w:ilvl w:val="0"/>
          <w:numId w:val="1029"/>
        </w:numPr>
      </w:pPr>
      <w:hyperlink r:id="rId392">
        <w:r>
          <w:rPr>
            <w:rStyle w:val="Hyperlink"/>
          </w:rPr>
          <w:t xml:space="preserve">Using downsampled data</w:t>
        </w:r>
      </w:hyperlink>
    </w:p>
    <w:p>
      <w:pPr>
        <w:pStyle w:val="Compact"/>
        <w:numPr>
          <w:ilvl w:val="0"/>
          <w:numId w:val="1029"/>
        </w:numPr>
      </w:pPr>
      <w:hyperlink r:id="rId393">
        <w:r>
          <w:rPr>
            <w:rStyle w:val="Hyperlink"/>
          </w:rPr>
          <w:t xml:space="preserve">Optimal RStudio set up</w:t>
        </w:r>
      </w:hyperlink>
    </w:p>
    <w:p>
      <w:r>
        <w:br w:type="page"/>
      </w:r>
    </w:p>
    <w:bookmarkEnd w:id="394"/>
    <w:bookmarkStart w:id="410" w:name="data-masking"/>
    <w:p>
      <w:pPr>
        <w:pStyle w:val="Heading1"/>
      </w:pPr>
      <w:r>
        <w:t xml:space="preserve">9. Data masking</w:t>
      </w:r>
    </w:p>
    <w:p>
      <w:pPr>
        <w:pStyle w:val="FirstParagraph"/>
      </w:pPr>
      <w:r>
        <w:t xml:space="preserve">This chapter has moved to</w:t>
      </w:r>
      <w:r>
        <w:t xml:space="preserve"> </w:t>
      </w:r>
      <w:hyperlink r:id="rId61">
        <w:r>
          <w:rPr>
            <w:rStyle w:val="Hyperlink"/>
            <w:i/>
            <w:iCs/>
          </w:rPr>
          <w:t xml:space="preserve">Principles of Scientific Computing</w:t>
        </w:r>
      </w:hyperlink>
      <w:r>
        <w:t xml:space="preserve">,</w:t>
      </w:r>
      <w:r>
        <w:t xml:space="preserve"> </w:t>
      </w:r>
      <w:r>
        <w:t xml:space="preserve">the Morrison Lab’s general-purpose guide to coding for research projects:</w:t>
      </w:r>
      <w:r>
        <w:t xml:space="preserve"> </w:t>
      </w:r>
      <w:hyperlink r:id="rId395">
        <w:r>
          <w:rPr>
            <w:rStyle w:val="Hyperlink"/>
            <w:b/>
            <w:bCs/>
          </w:rPr>
          <w:t xml:space="preserve">Data masking</w:t>
        </w:r>
      </w:hyperlink>
      <w:r>
        <w:t xml:space="preserve"> </w:t>
      </w:r>
      <w:r>
        <w:t xml:space="preserve">(source:</w:t>
      </w:r>
      <w:r>
        <w:t xml:space="preserve"> </w:t>
      </w:r>
      <w:hyperlink r:id="rId63">
        <w:r>
          <w:rPr>
            <w:rStyle w:val="Hyperlink"/>
          </w:rPr>
          <w:t xml:space="preserve">https://github.com/Morrison-Lab/psc</w:t>
        </w:r>
      </w:hyperlink>
      <w:r>
        <w:t xml:space="preserve">).</w:t>
      </w:r>
    </w:p>
    <w:p>
      <w:pPr>
        <w:pStyle w:val="BodyText"/>
      </w:pPr>
      <w:bookmarkStart w:id="396" w:name="sec-data-masking-vs-tidy-selection"/>
      <w:bookmarkEnd w:id="396"/>
      <w:r>
        <w:t xml:space="preserve"> </w:t>
      </w:r>
      <w:bookmarkStart w:id="397" w:name="general-overview"/>
      <w:bookmarkEnd w:id="397"/>
      <w:r>
        <w:t xml:space="preserve"> </w:t>
      </w:r>
      <w:bookmarkStart w:id="398" w:name="what-is-data-masking"/>
      <w:bookmarkEnd w:id="398"/>
      <w:r>
        <w:t xml:space="preserve"> </w:t>
      </w:r>
      <w:bookmarkStart w:id="399" w:name="using-tidy-evaluation-for-data-masking"/>
      <w:bookmarkEnd w:id="399"/>
      <w:r>
        <w:t xml:space="preserve"> </w:t>
      </w:r>
      <w:bookmarkStart w:id="400" w:name="X118ff09008793bb586a8982fedb3eb2b41d1fc5"/>
      <w:bookmarkEnd w:id="400"/>
      <w:r>
        <w:t xml:space="preserve"> </w:t>
      </w:r>
      <w:bookmarkStart w:id="401" w:name="technical-overview"/>
      <w:bookmarkEnd w:id="401"/>
      <w:r>
        <w:t xml:space="preserve"> </w:t>
      </w:r>
      <w:bookmarkStart w:id="402" w:name="example"/>
      <w:bookmarkEnd w:id="402"/>
      <w:r>
        <w:t xml:space="preserve"> </w:t>
      </w:r>
      <w:bookmarkStart w:id="403" w:name="fig-data-masking"/>
      <w:bookmarkEnd w:id="403"/>
      <w:r>
        <w:t xml:space="preserve"> </w:t>
      </w:r>
      <w:bookmarkStart w:id="404" w:name="tbl-masking-selection"/>
      <w:bookmarkEnd w:id="404"/>
    </w:p>
    <w:p>
      <w:pPr>
        <w:pStyle w:val="BodyText"/>
      </w:pPr>
      <w:r>
        <w:t xml:space="preserve">That page covers:</w:t>
      </w:r>
    </w:p>
    <w:p>
      <w:pPr>
        <w:pStyle w:val="Compact"/>
        <w:numPr>
          <w:ilvl w:val="0"/>
          <w:numId w:val="1030"/>
        </w:numPr>
      </w:pPr>
      <w:hyperlink r:id="rId405">
        <w:r>
          <w:rPr>
            <w:rStyle w:val="Hyperlink"/>
          </w:rPr>
          <w:t xml:space="preserve">General Overview</w:t>
        </w:r>
      </w:hyperlink>
    </w:p>
    <w:p>
      <w:pPr>
        <w:pStyle w:val="Compact"/>
        <w:numPr>
          <w:ilvl w:val="0"/>
          <w:numId w:val="1030"/>
        </w:numPr>
      </w:pPr>
      <w:hyperlink r:id="rId406">
        <w:r>
          <w:rPr>
            <w:rStyle w:val="Hyperlink"/>
          </w:rPr>
          <w:t xml:space="preserve">Data masking vs. tidy selection</w:t>
        </w:r>
      </w:hyperlink>
    </w:p>
    <w:p>
      <w:pPr>
        <w:pStyle w:val="Compact"/>
        <w:numPr>
          <w:ilvl w:val="0"/>
          <w:numId w:val="1030"/>
        </w:numPr>
      </w:pPr>
      <w:hyperlink r:id="rId407">
        <w:r>
          <w:rPr>
            <w:rStyle w:val="Hyperlink"/>
          </w:rPr>
          <w:t xml:space="preserve">Technical Overview</w:t>
        </w:r>
      </w:hyperlink>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08" name="Picture"/>
                  <a:graphic>
                    <a:graphicData uri="http://schemas.openxmlformats.org/drawingml/2006/picture">
                      <pic:pic>
                        <pic:nvPicPr>
                          <pic:cNvPr descr="/opt/quarto/share/formats/docx/note.png" id="409" name="Picture"/>
                          <pic:cNvPicPr>
                            <a:picLocks noChangeArrowheads="1" noChangeAspect="1"/>
                          </pic:cNvPicPr>
                        </pic:nvPicPr>
                        <pic:blipFill>
                          <a:blip r:embed="rId9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Looking for a specific section that used to be here?</w:t>
            </w:r>
          </w:p>
        </w:tc>
      </w:tr>
      <w:tr>
        <w:trPr>
          <w:cantSplit/>
        </w:trPr>
        <w:tc>
          <w:tcPr>
            <w:tcMar>
              <w:top w:w="108" w:type="dxa"/>
              <w:bottom w:w="108" w:type="dxa"/>
            </w:tcMar>
          </w:tcPr>
          <w:p>
            <w:pPr>
              <w:pStyle w:val="BodyText"/>
            </w:pPr>
            <w:pPr>
              <w:spacing w:before="16" w:after="16"/>
            </w:pPr>
            <w:r>
              <w:t xml:space="preserve">This chapter’s old section anchors still resolve on this page,</w:t>
            </w:r>
            <w:r>
              <w:t xml:space="preserve"> </w:t>
            </w:r>
            <w:r>
              <w:t xml:space="preserve">so old bookmarks and links land here,</w:t>
            </w:r>
            <w:r>
              <w:t xml:space="preserve"> </w:t>
            </w:r>
            <w:r>
              <w:t xml:space="preserve">but the content now lives on the page linked above,</w:t>
            </w:r>
            <w:r>
              <w:t xml:space="preserve"> </w:t>
            </w:r>
            <w:r>
              <w:t xml:space="preserve">under the same anchor.</w:t>
            </w:r>
            <w:r>
              <w:t xml:space="preserve"> </w:t>
            </w:r>
            <w:r>
              <w:t xml:space="preserve">For example,</w:t>
            </w:r>
            <w:r>
              <w:t xml:space="preserve"> </w:t>
            </w:r>
            <w:r>
              <w:rPr>
                <w:rStyle w:val="VerbatimChar"/>
              </w:rPr>
              <w:t xml:space="preserve">#sec-foo</w:t>
            </w:r>
            <w:r>
              <w:t xml:space="preserve"> </w:t>
            </w:r>
            <w:r>
              <w:t xml:space="preserve">here is</w:t>
            </w:r>
            <w:r>
              <w:t xml:space="preserve"> </w:t>
            </w:r>
            <w:r>
              <w:rPr>
                <w:rStyle w:val="VerbatimChar"/>
              </w:rPr>
              <w:t xml:space="preserve">chapters/data-masking.html#sec-foo</w:t>
            </w:r>
            <w:r>
              <w:t xml:space="preserve"> </w:t>
            </w:r>
            <w:r>
              <w:t xml:space="preserve">on the psc site.</w:t>
            </w:r>
          </w:p>
          <w:p/>
        </w:tc>
      </w:tr>
    </w:tbl>
    <w:p>
      <w:r>
        <w:br w:type="page"/>
      </w:r>
    </w:p>
    <w:bookmarkEnd w:id="410"/>
    <w:bookmarkStart w:id="477" w:name="sec-quarto"/>
    <w:p>
      <w:pPr>
        <w:pStyle w:val="Heading1"/>
      </w:pPr>
      <w:r>
        <w:t xml:space="preserve">10. Quarto</w:t>
      </w:r>
    </w:p>
    <w:p>
      <w:pPr>
        <w:pStyle w:val="FirstParagraph"/>
      </w:pPr>
      <w:r>
        <w:t xml:space="preserve">This chapter has moved to</w:t>
      </w:r>
      <w:r>
        <w:t xml:space="preserve"> </w:t>
      </w:r>
      <w:hyperlink r:id="rId61">
        <w:r>
          <w:rPr>
            <w:rStyle w:val="Hyperlink"/>
            <w:i/>
            <w:iCs/>
          </w:rPr>
          <w:t xml:space="preserve">Principles of Scientific Computing</w:t>
        </w:r>
      </w:hyperlink>
      <w:r>
        <w:t xml:space="preserve">,</w:t>
      </w:r>
      <w:r>
        <w:t xml:space="preserve"> </w:t>
      </w:r>
      <w:r>
        <w:t xml:space="preserve">the Morrison Lab’s general-purpose guide to coding for research projects:</w:t>
      </w:r>
      <w:r>
        <w:t xml:space="preserve"> </w:t>
      </w:r>
      <w:hyperlink r:id="rId411">
        <w:r>
          <w:rPr>
            <w:rStyle w:val="Hyperlink"/>
            <w:b/>
            <w:bCs/>
          </w:rPr>
          <w:t xml:space="preserve">Quarto</w:t>
        </w:r>
      </w:hyperlink>
      <w:r>
        <w:t xml:space="preserve"> </w:t>
      </w:r>
      <w:r>
        <w:t xml:space="preserve">(source:</w:t>
      </w:r>
      <w:r>
        <w:t xml:space="preserve"> </w:t>
      </w:r>
      <w:hyperlink r:id="rId63">
        <w:r>
          <w:rPr>
            <w:rStyle w:val="Hyperlink"/>
          </w:rPr>
          <w:t xml:space="preserve">https://github.com/Morrison-Lab/psc</w:t>
        </w:r>
      </w:hyperlink>
      <w:r>
        <w:t xml:space="preserve">).</w:t>
      </w:r>
    </w:p>
    <w:p>
      <w:pPr>
        <w:pStyle w:val="BodyText"/>
      </w:pPr>
      <w:bookmarkStart w:id="412" w:name="sec-quarto-dashboards"/>
      <w:bookmarkEnd w:id="412"/>
      <w:r>
        <w:t xml:space="preserve"> </w:t>
      </w:r>
      <w:bookmarkStart w:id="413" w:name="introduction"/>
      <w:bookmarkEnd w:id="413"/>
      <w:r>
        <w:t xml:space="preserve"> </w:t>
      </w:r>
      <w:bookmarkStart w:id="414" w:name="key-features"/>
      <w:bookmarkEnd w:id="414"/>
      <w:r>
        <w:t xml:space="preserve"> </w:t>
      </w:r>
      <w:bookmarkStart w:id="415" w:name="why-quarto"/>
      <w:bookmarkEnd w:id="415"/>
      <w:r>
        <w:t xml:space="preserve"> </w:t>
      </w:r>
      <w:bookmarkStart w:id="416" w:name="getting-started"/>
      <w:bookmarkEnd w:id="416"/>
      <w:r>
        <w:t xml:space="preserve"> </w:t>
      </w:r>
      <w:bookmarkStart w:id="417" w:name="quarto-basics"/>
      <w:bookmarkEnd w:id="417"/>
      <w:r>
        <w:t xml:space="preserve"> </w:t>
      </w:r>
      <w:bookmarkStart w:id="418" w:name="creating-a-new-quarto-document"/>
      <w:bookmarkEnd w:id="418"/>
      <w:r>
        <w:t xml:space="preserve"> </w:t>
      </w:r>
      <w:bookmarkStart w:id="419" w:name="visual-vs.-source-editor"/>
      <w:bookmarkEnd w:id="419"/>
      <w:r>
        <w:t xml:space="preserve"> </w:t>
      </w:r>
      <w:bookmarkStart w:id="420" w:name="rendering-documents"/>
      <w:bookmarkEnd w:id="420"/>
      <w:r>
        <w:t xml:space="preserve"> </w:t>
      </w:r>
      <w:bookmarkStart w:id="421" w:name="code-chunks"/>
      <w:bookmarkEnd w:id="421"/>
      <w:r>
        <w:t xml:space="preserve"> </w:t>
      </w:r>
      <w:bookmarkStart w:id="422" w:name="format-specific-settings"/>
      <w:bookmarkEnd w:id="422"/>
      <w:r>
        <w:t xml:space="preserve"> </w:t>
      </w:r>
      <w:bookmarkStart w:id="423" w:name="text-formatting"/>
      <w:bookmarkEnd w:id="423"/>
      <w:r>
        <w:t xml:space="preserve"> </w:t>
      </w:r>
      <w:bookmarkStart w:id="424" w:name="building-quarto-books"/>
      <w:bookmarkEnd w:id="424"/>
      <w:r>
        <w:t xml:space="preserve"> </w:t>
      </w:r>
      <w:bookmarkStart w:id="425" w:name="creating-a-quarto-book"/>
      <w:bookmarkEnd w:id="425"/>
      <w:r>
        <w:t xml:space="preserve"> </w:t>
      </w:r>
      <w:bookmarkStart w:id="426" w:name="building-and-previewing"/>
      <w:bookmarkEnd w:id="426"/>
      <w:r>
        <w:t xml:space="preserve"> </w:t>
      </w:r>
      <w:bookmarkStart w:id="427" w:name="book-structure"/>
      <w:bookmarkEnd w:id="427"/>
      <w:r>
        <w:t xml:space="preserve"> </w:t>
      </w:r>
      <w:bookmarkStart w:id="428" w:name="book-features"/>
      <w:bookmarkEnd w:id="428"/>
      <w:r>
        <w:t xml:space="preserve"> </w:t>
      </w:r>
      <w:bookmarkStart w:id="429" w:name="example-this-lab-manual"/>
      <w:bookmarkEnd w:id="429"/>
      <w:r>
        <w:t xml:space="preserve"> </w:t>
      </w:r>
      <w:bookmarkStart w:id="430" w:name="resources"/>
      <w:bookmarkEnd w:id="430"/>
      <w:r>
        <w:t xml:space="preserve"> </w:t>
      </w:r>
      <w:bookmarkStart w:id="431" w:name="quarto-profiles"/>
      <w:bookmarkEnd w:id="431"/>
      <w:r>
        <w:t xml:space="preserve"> </w:t>
      </w:r>
      <w:bookmarkStart w:id="432" w:name="what-are-profiles"/>
      <w:bookmarkEnd w:id="432"/>
      <w:r>
        <w:t xml:space="preserve"> </w:t>
      </w:r>
      <w:bookmarkStart w:id="433" w:name="example-rendering-chapters-as-slides"/>
      <w:bookmarkEnd w:id="433"/>
      <w:r>
        <w:t xml:space="preserve"> </w:t>
      </w:r>
      <w:bookmarkStart w:id="434" w:name="creating-a-profile"/>
      <w:bookmarkEnd w:id="434"/>
      <w:r>
        <w:t xml:space="preserve"> </w:t>
      </w:r>
      <w:bookmarkStart w:id="435" w:name="common-use-cases"/>
      <w:bookmarkEnd w:id="435"/>
      <w:r>
        <w:t xml:space="preserve"> </w:t>
      </w:r>
      <w:bookmarkStart w:id="436" w:name="resources-1"/>
      <w:bookmarkEnd w:id="436"/>
      <w:r>
        <w:t xml:space="preserve"> </w:t>
      </w:r>
      <w:bookmarkStart w:id="437" w:name="advanced-features"/>
      <w:bookmarkEnd w:id="437"/>
      <w:r>
        <w:t xml:space="preserve"> </w:t>
      </w:r>
      <w:bookmarkStart w:id="438" w:name="cross-references"/>
      <w:bookmarkEnd w:id="438"/>
      <w:r>
        <w:t xml:space="preserve"> </w:t>
      </w:r>
      <w:bookmarkStart w:id="439" w:name="using-includes-for-modular-content"/>
      <w:bookmarkEnd w:id="439"/>
      <w:r>
        <w:t xml:space="preserve"> </w:t>
      </w:r>
      <w:bookmarkStart w:id="440" w:name="including-external-code-files"/>
      <w:bookmarkEnd w:id="440"/>
      <w:r>
        <w:t xml:space="preserve"> </w:t>
      </w:r>
      <w:bookmarkStart w:id="441" w:name="mermaid-diagrams"/>
      <w:bookmarkEnd w:id="441"/>
      <w:r>
        <w:t xml:space="preserve"> </w:t>
      </w:r>
      <w:bookmarkStart w:id="442" w:name="creating-mermaid-diagrams"/>
      <w:bookmarkEnd w:id="442"/>
      <w:r>
        <w:t xml:space="preserve"> </w:t>
      </w:r>
      <w:bookmarkStart w:id="443" w:name="known-issues-with-docx-and-pdf-output"/>
      <w:bookmarkEnd w:id="443"/>
      <w:r>
        <w:t xml:space="preserve"> </w:t>
      </w:r>
      <w:bookmarkStart w:id="444" w:name="rendering-failures-and-hangs"/>
      <w:bookmarkEnd w:id="444"/>
      <w:r>
        <w:t xml:space="preserve"> </w:t>
      </w:r>
      <w:bookmarkStart w:id="445" w:name="image-quality-issues"/>
      <w:bookmarkEnd w:id="445"/>
      <w:r>
        <w:t xml:space="preserve"> </w:t>
      </w:r>
      <w:bookmarkStart w:id="446" w:name="recommended-workarounds"/>
      <w:bookmarkEnd w:id="446"/>
      <w:r>
        <w:t xml:space="preserve"> </w:t>
      </w:r>
      <w:bookmarkStart w:id="447" w:name="X2edef8ce9f8bac616e9594daed1c60b0b595fc0"/>
      <w:bookmarkEnd w:id="447"/>
      <w:r>
        <w:t xml:space="preserve"> </w:t>
      </w:r>
      <w:bookmarkStart w:id="448" w:name="Xbfb676fb4e0cc03a5e43d4b5e20c58be3d2e99c"/>
      <w:bookmarkEnd w:id="448"/>
      <w:r>
        <w:t xml:space="preserve"> </w:t>
      </w:r>
      <w:bookmarkStart w:id="449" w:name="Xdafd877d5028a086c03193885ac2230894ef7ac"/>
      <w:bookmarkEnd w:id="449"/>
      <w:r>
        <w:t xml:space="preserve"> </w:t>
      </w:r>
      <w:bookmarkStart w:id="450" w:name="prefer-html-output-when-possible"/>
      <w:bookmarkEnd w:id="450"/>
      <w:r>
        <w:t xml:space="preserve"> </w:t>
      </w:r>
      <w:bookmarkStart w:id="451" w:name="real-world-example"/>
      <w:bookmarkEnd w:id="451"/>
      <w:r>
        <w:t xml:space="preserve"> </w:t>
      </w:r>
      <w:bookmarkStart w:id="452" w:name="future-outlook"/>
      <w:bookmarkEnd w:id="452"/>
      <w:r>
        <w:t xml:space="preserve"> </w:t>
      </w:r>
      <w:bookmarkStart w:id="453" w:name="summary"/>
      <w:bookmarkEnd w:id="453"/>
      <w:r>
        <w:t xml:space="preserve"> </w:t>
      </w:r>
      <w:bookmarkStart w:id="454" w:name="troubleshooting"/>
      <w:bookmarkEnd w:id="454"/>
      <w:r>
        <w:t xml:space="preserve"> </w:t>
      </w:r>
      <w:bookmarkStart w:id="455" w:name="checking-your-setup"/>
      <w:bookmarkEnd w:id="455"/>
      <w:r>
        <w:t xml:space="preserve"> </w:t>
      </w:r>
      <w:bookmarkStart w:id="456" w:name="diagnostic-tools"/>
      <w:bookmarkEnd w:id="456"/>
      <w:r>
        <w:t xml:space="preserve"> </w:t>
      </w:r>
      <w:bookmarkStart w:id="457" w:name="common-issues"/>
      <w:bookmarkEnd w:id="457"/>
      <w:r>
        <w:t xml:space="preserve"> </w:t>
      </w:r>
      <w:bookmarkStart w:id="458" w:name="advanced-troubleshooting"/>
      <w:bookmarkEnd w:id="458"/>
      <w:r>
        <w:t xml:space="preserve"> </w:t>
      </w:r>
      <w:bookmarkStart w:id="459" w:name="additional-resources"/>
      <w:bookmarkEnd w:id="459"/>
      <w:r>
        <w:t xml:space="preserve"> </w:t>
      </w:r>
      <w:bookmarkStart w:id="460" w:name="official-documentation"/>
      <w:bookmarkEnd w:id="460"/>
      <w:r>
        <w:t xml:space="preserve"> </w:t>
      </w:r>
      <w:bookmarkStart w:id="461" w:name="learning-resources"/>
      <w:bookmarkEnd w:id="461"/>
      <w:r>
        <w:t xml:space="preserve"> </w:t>
      </w:r>
      <w:bookmarkStart w:id="462" w:name="templates"/>
      <w:bookmarkEnd w:id="462"/>
      <w:r>
        <w:t xml:space="preserve"> </w:t>
      </w:r>
      <w:bookmarkStart w:id="463" w:name="extensions-and-tools"/>
      <w:bookmarkEnd w:id="463"/>
      <w:r>
        <w:t xml:space="preserve"> </w:t>
      </w:r>
      <w:bookmarkStart w:id="464" w:name="development-roadmap-and-known-issues"/>
      <w:bookmarkEnd w:id="464"/>
      <w:r>
        <w:t xml:space="preserve"> </w:t>
      </w:r>
      <w:bookmarkStart w:id="465" w:name="related-lab-manual-chapters"/>
      <w:bookmarkEnd w:id="465"/>
    </w:p>
    <w:p>
      <w:pPr>
        <w:pStyle w:val="BodyText"/>
      </w:pPr>
      <w:r>
        <w:t xml:space="preserve">That page covers:</w:t>
      </w:r>
    </w:p>
    <w:p>
      <w:pPr>
        <w:pStyle w:val="Compact"/>
        <w:numPr>
          <w:ilvl w:val="0"/>
          <w:numId w:val="1031"/>
        </w:numPr>
      </w:pPr>
      <w:hyperlink r:id="rId466">
        <w:r>
          <w:rPr>
            <w:rStyle w:val="Hyperlink"/>
          </w:rPr>
          <w:t xml:space="preserve">Introduction</w:t>
        </w:r>
      </w:hyperlink>
    </w:p>
    <w:p>
      <w:pPr>
        <w:pStyle w:val="Compact"/>
        <w:numPr>
          <w:ilvl w:val="0"/>
          <w:numId w:val="1031"/>
        </w:numPr>
      </w:pPr>
      <w:hyperlink r:id="rId467">
        <w:r>
          <w:rPr>
            <w:rStyle w:val="Hyperlink"/>
          </w:rPr>
          <w:t xml:space="preserve">Quarto Basics</w:t>
        </w:r>
      </w:hyperlink>
    </w:p>
    <w:p>
      <w:pPr>
        <w:pStyle w:val="Compact"/>
        <w:numPr>
          <w:ilvl w:val="0"/>
          <w:numId w:val="1031"/>
        </w:numPr>
      </w:pPr>
      <w:hyperlink r:id="rId468">
        <w:r>
          <w:rPr>
            <w:rStyle w:val="Hyperlink"/>
          </w:rPr>
          <w:t xml:space="preserve">Building Quarto Books</w:t>
        </w:r>
      </w:hyperlink>
    </w:p>
    <w:p>
      <w:pPr>
        <w:pStyle w:val="Compact"/>
        <w:numPr>
          <w:ilvl w:val="0"/>
          <w:numId w:val="1031"/>
        </w:numPr>
      </w:pPr>
      <w:hyperlink r:id="rId469">
        <w:r>
          <w:rPr>
            <w:rStyle w:val="Hyperlink"/>
          </w:rPr>
          <w:t xml:space="preserve">Dashboards</w:t>
        </w:r>
      </w:hyperlink>
    </w:p>
    <w:p>
      <w:pPr>
        <w:pStyle w:val="Compact"/>
        <w:numPr>
          <w:ilvl w:val="0"/>
          <w:numId w:val="1031"/>
        </w:numPr>
      </w:pPr>
      <w:hyperlink r:id="rId470">
        <w:r>
          <w:rPr>
            <w:rStyle w:val="Hyperlink"/>
          </w:rPr>
          <w:t xml:space="preserve">Quarto Profiles</w:t>
        </w:r>
      </w:hyperlink>
    </w:p>
    <w:p>
      <w:pPr>
        <w:pStyle w:val="Compact"/>
        <w:numPr>
          <w:ilvl w:val="0"/>
          <w:numId w:val="1031"/>
        </w:numPr>
      </w:pPr>
      <w:hyperlink r:id="rId471">
        <w:r>
          <w:rPr>
            <w:rStyle w:val="Hyperlink"/>
          </w:rPr>
          <w:t xml:space="preserve">Advanced Features</w:t>
        </w:r>
      </w:hyperlink>
    </w:p>
    <w:p>
      <w:pPr>
        <w:pStyle w:val="Compact"/>
        <w:numPr>
          <w:ilvl w:val="0"/>
          <w:numId w:val="1031"/>
        </w:numPr>
      </w:pPr>
      <w:hyperlink r:id="rId472">
        <w:r>
          <w:rPr>
            <w:rStyle w:val="Hyperlink"/>
          </w:rPr>
          <w:t xml:space="preserve">Mermaid Diagrams</w:t>
        </w:r>
      </w:hyperlink>
    </w:p>
    <w:p>
      <w:pPr>
        <w:pStyle w:val="Compact"/>
        <w:numPr>
          <w:ilvl w:val="0"/>
          <w:numId w:val="1031"/>
        </w:numPr>
      </w:pPr>
      <w:hyperlink r:id="rId473">
        <w:r>
          <w:rPr>
            <w:rStyle w:val="Hyperlink"/>
          </w:rPr>
          <w:t xml:space="preserve">Troubleshooting</w:t>
        </w:r>
      </w:hyperlink>
    </w:p>
    <w:p>
      <w:pPr>
        <w:pStyle w:val="Compact"/>
        <w:numPr>
          <w:ilvl w:val="0"/>
          <w:numId w:val="1031"/>
        </w:numPr>
      </w:pPr>
      <w:hyperlink r:id="rId474">
        <w:r>
          <w:rPr>
            <w:rStyle w:val="Hyperlink"/>
          </w:rPr>
          <w:t xml:space="preserve">Additional Resources</w:t>
        </w:r>
      </w:hyperlink>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75" name="Picture"/>
                  <a:graphic>
                    <a:graphicData uri="http://schemas.openxmlformats.org/drawingml/2006/picture">
                      <pic:pic>
                        <pic:nvPicPr>
                          <pic:cNvPr descr="/opt/quarto/share/formats/docx/note.png" id="476" name="Picture"/>
                          <pic:cNvPicPr>
                            <a:picLocks noChangeArrowheads="1" noChangeAspect="1"/>
                          </pic:cNvPicPr>
                        </pic:nvPicPr>
                        <pic:blipFill>
                          <a:blip r:embed="rId9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Looking for a specific section that used to be here?</w:t>
            </w:r>
          </w:p>
        </w:tc>
      </w:tr>
      <w:tr>
        <w:trPr>
          <w:cantSplit/>
        </w:trPr>
        <w:tc>
          <w:tcPr>
            <w:tcMar>
              <w:top w:w="108" w:type="dxa"/>
              <w:bottom w:w="108" w:type="dxa"/>
            </w:tcMar>
          </w:tcPr>
          <w:p>
            <w:pPr>
              <w:pStyle w:val="BodyText"/>
            </w:pPr>
            <w:pPr>
              <w:spacing w:before="16" w:after="16"/>
            </w:pPr>
            <w:r>
              <w:t xml:space="preserve">This chapter’s old section anchors still resolve on this page,</w:t>
            </w:r>
            <w:r>
              <w:t xml:space="preserve"> </w:t>
            </w:r>
            <w:r>
              <w:t xml:space="preserve">so old bookmarks and links land here,</w:t>
            </w:r>
            <w:r>
              <w:t xml:space="preserve"> </w:t>
            </w:r>
            <w:r>
              <w:t xml:space="preserve">but the content now lives on the page linked above,</w:t>
            </w:r>
            <w:r>
              <w:t xml:space="preserve"> </w:t>
            </w:r>
            <w:r>
              <w:t xml:space="preserve">usually under the same anchor.</w:t>
            </w:r>
            <w:r>
              <w:t xml:space="preserve"> </w:t>
            </w:r>
            <w:r>
              <w:t xml:space="preserve">For example,</w:t>
            </w:r>
            <w:r>
              <w:t xml:space="preserve"> </w:t>
            </w:r>
            <w:r>
              <w:rPr>
                <w:rStyle w:val="VerbatimChar"/>
              </w:rPr>
              <w:t xml:space="preserve">#sec-foo</w:t>
            </w:r>
            <w:r>
              <w:t xml:space="preserve"> </w:t>
            </w:r>
            <w:r>
              <w:t xml:space="preserve">here is</w:t>
            </w:r>
            <w:r>
              <w:t xml:space="preserve"> </w:t>
            </w:r>
            <w:r>
              <w:rPr>
                <w:rStyle w:val="VerbatimChar"/>
              </w:rPr>
              <w:t xml:space="preserve">chapters/quarto.html#sec-foo</w:t>
            </w:r>
            <w:r>
              <w:t xml:space="preserve"> </w:t>
            </w:r>
            <w:r>
              <w:t xml:space="preserve">on the psc site.</w:t>
            </w:r>
          </w:p>
          <w:p/>
        </w:tc>
      </w:tr>
    </w:tbl>
    <w:p>
      <w:r>
        <w:br w:type="page"/>
      </w:r>
    </w:p>
    <w:bookmarkEnd w:id="477"/>
    <w:bookmarkStart w:id="547" w:name="sec-github"/>
    <w:p>
      <w:pPr>
        <w:pStyle w:val="Heading1"/>
      </w:pPr>
      <w:r>
        <w:t xml:space="preserve">11. Github</w:t>
      </w:r>
    </w:p>
    <w:p>
      <w:pPr>
        <w:pStyle w:val="FirstParagraph"/>
      </w:pPr>
      <w:r>
        <w:t xml:space="preserve">This chapter has moved to</w:t>
      </w:r>
      <w:r>
        <w:t xml:space="preserve"> </w:t>
      </w:r>
      <w:hyperlink r:id="rId61">
        <w:r>
          <w:rPr>
            <w:rStyle w:val="Hyperlink"/>
            <w:i/>
            <w:iCs/>
          </w:rPr>
          <w:t xml:space="preserve">Principles of Scientific Computing</w:t>
        </w:r>
      </w:hyperlink>
      <w:r>
        <w:t xml:space="preserve">,</w:t>
      </w:r>
      <w:r>
        <w:t xml:space="preserve"> </w:t>
      </w:r>
      <w:r>
        <w:t xml:space="preserve">the Morrison Lab’s general-purpose guide to coding for research projects:</w:t>
      </w:r>
      <w:r>
        <w:t xml:space="preserve"> </w:t>
      </w:r>
      <w:hyperlink r:id="rId478">
        <w:r>
          <w:rPr>
            <w:rStyle w:val="Hyperlink"/>
            <w:b/>
            <w:bCs/>
          </w:rPr>
          <w:t xml:space="preserve">Git and GitHub</w:t>
        </w:r>
      </w:hyperlink>
      <w:r>
        <w:t xml:space="preserve"> </w:t>
      </w:r>
      <w:r>
        <w:t xml:space="preserve">(source:</w:t>
      </w:r>
      <w:r>
        <w:t xml:space="preserve"> </w:t>
      </w:r>
      <w:hyperlink r:id="rId63">
        <w:r>
          <w:rPr>
            <w:rStyle w:val="Hyperlink"/>
          </w:rPr>
          <w:t xml:space="preserve">https://github.com/Morrison-Lab/psc</w:t>
        </w:r>
      </w:hyperlink>
      <w:r>
        <w:t xml:space="preserve">).</w:t>
      </w:r>
    </w:p>
    <w:p>
      <w:pPr>
        <w:pStyle w:val="BodyText"/>
      </w:pPr>
      <w:bookmarkStart w:id="479" w:name="sec-cli-tools"/>
      <w:bookmarkEnd w:id="479"/>
      <w:r>
        <w:t xml:space="preserve"> </w:t>
      </w:r>
      <w:bookmarkStart w:id="480" w:name="sec-dev-branches"/>
      <w:bookmarkEnd w:id="480"/>
      <w:r>
        <w:t xml:space="preserve"> </w:t>
      </w:r>
      <w:bookmarkStart w:id="481" w:name="sec-export-cautions"/>
      <w:bookmarkEnd w:id="481"/>
      <w:r>
        <w:t xml:space="preserve"> </w:t>
      </w:r>
      <w:bookmarkStart w:id="482" w:name="sec-export-conversations"/>
      <w:bookmarkEnd w:id="482"/>
      <w:r>
        <w:t xml:space="preserve"> </w:t>
      </w:r>
      <w:bookmarkStart w:id="483" w:name="sec-export-gh"/>
      <w:bookmarkEnd w:id="483"/>
      <w:r>
        <w:t xml:space="preserve"> </w:t>
      </w:r>
      <w:bookmarkStart w:id="484" w:name="sec-export-graphql"/>
      <w:bookmarkEnd w:id="484"/>
      <w:r>
        <w:t xml:space="preserve"> </w:t>
      </w:r>
      <w:bookmarkStart w:id="485" w:name="sec-export-migration"/>
      <w:bookmarkEnd w:id="485"/>
      <w:r>
        <w:t xml:space="preserve"> </w:t>
      </w:r>
      <w:bookmarkStart w:id="486" w:name="sec-export-rest"/>
      <w:bookmarkEnd w:id="486"/>
      <w:r>
        <w:t xml:space="preserve"> </w:t>
      </w:r>
      <w:bookmarkStart w:id="487" w:name="sec-export-three-streams"/>
      <w:bookmarkEnd w:id="487"/>
      <w:r>
        <w:t xml:space="preserve"> </w:t>
      </w:r>
      <w:bookmarkStart w:id="488" w:name="sec-git-gui-clients"/>
      <w:bookmarkEnd w:id="488"/>
      <w:r>
        <w:t xml:space="preserve"> </w:t>
      </w:r>
      <w:bookmarkStart w:id="489" w:name="sec-gitattributes"/>
      <w:bookmarkEnd w:id="489"/>
      <w:r>
        <w:t xml:space="preserve"> </w:t>
      </w:r>
      <w:bookmarkStart w:id="490" w:name="sec-github-desktop"/>
      <w:bookmarkEnd w:id="490"/>
      <w:r>
        <w:t xml:space="preserve"> </w:t>
      </w:r>
      <w:bookmarkStart w:id="491" w:name="sec-gitkraken"/>
      <w:bookmarkEnd w:id="491"/>
      <w:r>
        <w:t xml:space="preserve"> </w:t>
      </w:r>
      <w:bookmarkStart w:id="492" w:name="sec-gitkraken-kepler"/>
      <w:bookmarkEnd w:id="492"/>
      <w:r>
        <w:t xml:space="preserve"> </w:t>
      </w:r>
      <w:bookmarkStart w:id="493" w:name="sec-gitlab"/>
      <w:bookmarkEnd w:id="493"/>
      <w:r>
        <w:t xml:space="preserve"> </w:t>
      </w:r>
      <w:bookmarkStart w:id="494" w:name="sec-install-gh"/>
      <w:bookmarkEnd w:id="494"/>
      <w:r>
        <w:t xml:space="preserve"> </w:t>
      </w:r>
      <w:bookmarkStart w:id="495" w:name="sec-install-glab"/>
      <w:bookmarkEnd w:id="495"/>
      <w:r>
        <w:t xml:space="preserve"> </w:t>
      </w:r>
      <w:bookmarkStart w:id="496" w:name="sec-removing-sensitive-data"/>
      <w:bookmarkEnd w:id="496"/>
      <w:r>
        <w:t xml:space="preserve"> </w:t>
      </w:r>
      <w:bookmarkStart w:id="497" w:name="basics"/>
      <w:bookmarkEnd w:id="497"/>
      <w:r>
        <w:t xml:space="preserve"> </w:t>
      </w:r>
      <w:bookmarkStart w:id="498" w:name="git-branching"/>
      <w:bookmarkEnd w:id="498"/>
      <w:r>
        <w:t xml:space="preserve"> </w:t>
      </w:r>
      <w:bookmarkStart w:id="499" w:name="example-workflow"/>
      <w:bookmarkEnd w:id="499"/>
      <w:r>
        <w:t xml:space="preserve"> </w:t>
      </w:r>
      <w:bookmarkStart w:id="500" w:name="pull-request-roles-and-protocol"/>
      <w:bookmarkEnd w:id="500"/>
      <w:r>
        <w:t xml:space="preserve"> </w:t>
      </w:r>
      <w:bookmarkStart w:id="501" w:name="commonly-used-git-commands"/>
      <w:bookmarkEnd w:id="501"/>
      <w:r>
        <w:t xml:space="preserve"> </w:t>
      </w:r>
      <w:bookmarkStart w:id="502" w:name="how-often-should-i-commit"/>
      <w:bookmarkEnd w:id="502"/>
      <w:r>
        <w:t xml:space="preserve"> </w:t>
      </w:r>
      <w:bookmarkStart w:id="503" w:name="repeated-amend-workflow"/>
      <w:bookmarkEnd w:id="503"/>
      <w:r>
        <w:t xml:space="preserve"> </w:t>
      </w:r>
      <w:bookmarkStart w:id="504" w:name="basic-workflow"/>
      <w:bookmarkEnd w:id="504"/>
      <w:r>
        <w:t xml:space="preserve"> </w:t>
      </w:r>
      <w:bookmarkStart w:id="505" w:name="key-points"/>
      <w:bookmarkEnd w:id="505"/>
      <w:r>
        <w:t xml:space="preserve"> </w:t>
      </w:r>
      <w:bookmarkStart w:id="506" w:name="what-should-be-pushed-to-github"/>
      <w:bookmarkEnd w:id="506"/>
      <w:r>
        <w:t xml:space="preserve"> </w:t>
      </w:r>
      <w:bookmarkStart w:id="507" w:name="the-linguist-generated-attribute"/>
      <w:bookmarkEnd w:id="507"/>
      <w:r>
        <w:t xml:space="preserve"> </w:t>
      </w:r>
      <w:bookmarkStart w:id="508" w:name="using-.gitattributes"/>
      <w:bookmarkEnd w:id="508"/>
      <w:r>
        <w:t xml:space="preserve"> </w:t>
      </w:r>
      <w:bookmarkStart w:id="509" w:name="other-useful-linguist-attributes"/>
      <w:bookmarkEnd w:id="509"/>
      <w:r>
        <w:t xml:space="preserve"> </w:t>
      </w:r>
      <w:bookmarkStart w:id="510" w:name="immediate-steps"/>
      <w:bookmarkEnd w:id="510"/>
      <w:r>
        <w:t xml:space="preserve"> </w:t>
      </w:r>
      <w:bookmarkStart w:id="511" w:name="tbl-git-workflow"/>
      <w:bookmarkEnd w:id="511"/>
      <w:r>
        <w:t xml:space="preserve"> </w:t>
      </w:r>
      <w:bookmarkStart w:id="512" w:name="tbl-git-commands"/>
      <w:bookmarkEnd w:id="512"/>
    </w:p>
    <w:p>
      <w:pPr>
        <w:pStyle w:val="BodyText"/>
      </w:pPr>
      <w:r>
        <w:t xml:space="preserve">That page covers:</w:t>
      </w:r>
    </w:p>
    <w:p>
      <w:pPr>
        <w:pStyle w:val="Compact"/>
        <w:numPr>
          <w:ilvl w:val="0"/>
          <w:numId w:val="1032"/>
        </w:numPr>
      </w:pPr>
      <w:hyperlink r:id="rId513">
        <w:r>
          <w:rPr>
            <w:rStyle w:val="Hyperlink"/>
          </w:rPr>
          <w:t xml:space="preserve">Basics</w:t>
        </w:r>
      </w:hyperlink>
    </w:p>
    <w:p>
      <w:pPr>
        <w:pStyle w:val="Compact"/>
        <w:numPr>
          <w:ilvl w:val="0"/>
          <w:numId w:val="1032"/>
        </w:numPr>
      </w:pPr>
      <w:hyperlink r:id="rId514">
        <w:r>
          <w:rPr>
            <w:rStyle w:val="Hyperlink"/>
          </w:rPr>
          <w:t xml:space="preserve">Graphical Git Clients</w:t>
        </w:r>
      </w:hyperlink>
    </w:p>
    <w:p>
      <w:pPr>
        <w:pStyle w:val="Compact"/>
        <w:numPr>
          <w:ilvl w:val="0"/>
          <w:numId w:val="1032"/>
        </w:numPr>
      </w:pPr>
      <w:hyperlink r:id="rId515">
        <w:r>
          <w:rPr>
            <w:rStyle w:val="Hyperlink"/>
          </w:rPr>
          <w:t xml:space="preserve">GitHub CLI and GitLab CLI</w:t>
        </w:r>
      </w:hyperlink>
    </w:p>
    <w:p>
      <w:pPr>
        <w:pStyle w:val="Compact"/>
        <w:numPr>
          <w:ilvl w:val="0"/>
          <w:numId w:val="1032"/>
        </w:numPr>
      </w:pPr>
      <w:hyperlink r:id="rId516">
        <w:r>
          <w:rPr>
            <w:rStyle w:val="Hyperlink"/>
          </w:rPr>
          <w:t xml:space="preserve">Git Branching</w:t>
        </w:r>
      </w:hyperlink>
    </w:p>
    <w:p>
      <w:pPr>
        <w:pStyle w:val="Compact"/>
        <w:numPr>
          <w:ilvl w:val="0"/>
          <w:numId w:val="1032"/>
        </w:numPr>
      </w:pPr>
      <w:hyperlink r:id="rId517">
        <w:r>
          <w:rPr>
            <w:rStyle w:val="Hyperlink"/>
          </w:rPr>
          <w:t xml:space="preserve">Personal Dev Branches</w:t>
        </w:r>
      </w:hyperlink>
    </w:p>
    <w:p>
      <w:pPr>
        <w:pStyle w:val="Compact"/>
        <w:numPr>
          <w:ilvl w:val="0"/>
          <w:numId w:val="1032"/>
        </w:numPr>
      </w:pPr>
      <w:hyperlink r:id="rId518">
        <w:r>
          <w:rPr>
            <w:rStyle w:val="Hyperlink"/>
          </w:rPr>
          <w:t xml:space="preserve">Example Workflow</w:t>
        </w:r>
      </w:hyperlink>
    </w:p>
    <w:p>
      <w:pPr>
        <w:pStyle w:val="Compact"/>
        <w:numPr>
          <w:ilvl w:val="0"/>
          <w:numId w:val="1032"/>
        </w:numPr>
      </w:pPr>
      <w:hyperlink r:id="rId519">
        <w:r>
          <w:rPr>
            <w:rStyle w:val="Hyperlink"/>
          </w:rPr>
          <w:t xml:space="preserve">Pull Request Roles and Protocol</w:t>
        </w:r>
      </w:hyperlink>
    </w:p>
    <w:p>
      <w:pPr>
        <w:pStyle w:val="Compact"/>
        <w:numPr>
          <w:ilvl w:val="0"/>
          <w:numId w:val="1032"/>
        </w:numPr>
      </w:pPr>
      <w:hyperlink r:id="rId520">
        <w:r>
          <w:rPr>
            <w:rStyle w:val="Hyperlink"/>
          </w:rPr>
          <w:t xml:space="preserve">Commonly Used Git Commands</w:t>
        </w:r>
      </w:hyperlink>
    </w:p>
    <w:p>
      <w:pPr>
        <w:pStyle w:val="Compact"/>
        <w:numPr>
          <w:ilvl w:val="0"/>
          <w:numId w:val="1032"/>
        </w:numPr>
      </w:pPr>
      <w:hyperlink r:id="rId521">
        <w:r>
          <w:rPr>
            <w:rStyle w:val="Hyperlink"/>
          </w:rPr>
          <w:t xml:space="preserve">How often should I commit?</w:t>
        </w:r>
      </w:hyperlink>
    </w:p>
    <w:p>
      <w:pPr>
        <w:pStyle w:val="Compact"/>
        <w:numPr>
          <w:ilvl w:val="0"/>
          <w:numId w:val="1032"/>
        </w:numPr>
      </w:pPr>
      <w:hyperlink r:id="rId522">
        <w:r>
          <w:rPr>
            <w:rStyle w:val="Hyperlink"/>
          </w:rPr>
          <w:t xml:space="preserve">Repeated Amend Workflow</w:t>
        </w:r>
      </w:hyperlink>
    </w:p>
    <w:p>
      <w:pPr>
        <w:pStyle w:val="Compact"/>
        <w:numPr>
          <w:ilvl w:val="0"/>
          <w:numId w:val="1032"/>
        </w:numPr>
      </w:pPr>
      <w:hyperlink r:id="rId523">
        <w:r>
          <w:rPr>
            <w:rStyle w:val="Hyperlink"/>
          </w:rPr>
          <w:t xml:space="preserve">What should be pushed to Github?</w:t>
        </w:r>
      </w:hyperlink>
    </w:p>
    <w:p>
      <w:pPr>
        <w:pStyle w:val="Compact"/>
        <w:numPr>
          <w:ilvl w:val="0"/>
          <w:numId w:val="1032"/>
        </w:numPr>
      </w:pPr>
      <w:hyperlink r:id="rId524">
        <w:r>
          <w:rPr>
            <w:rStyle w:val="Hyperlink"/>
          </w:rPr>
          <w:t xml:space="preserve">GitLab</w:t>
        </w:r>
      </w:hyperlink>
    </w:p>
    <w:p>
      <w:pPr>
        <w:pStyle w:val="Compact"/>
        <w:numPr>
          <w:ilvl w:val="0"/>
          <w:numId w:val="1032"/>
        </w:numPr>
      </w:pPr>
      <w:hyperlink r:id="rId525">
        <w:r>
          <w:rPr>
            <w:rStyle w:val="Hyperlink"/>
          </w:rPr>
          <w:t xml:space="preserve">Customizing How Files Appear on GitHub</w:t>
        </w:r>
      </w:hyperlink>
    </w:p>
    <w:p>
      <w:pPr>
        <w:pStyle w:val="Compact"/>
        <w:numPr>
          <w:ilvl w:val="0"/>
          <w:numId w:val="1032"/>
        </w:numPr>
      </w:pPr>
      <w:hyperlink r:id="rId526">
        <w:r>
          <w:rPr>
            <w:rStyle w:val="Hyperlink"/>
          </w:rPr>
          <w:t xml:space="preserve">Exporting Issue and Pull Request Conversations</w:t>
        </w:r>
      </w:hyperlink>
    </w:p>
    <w:p>
      <w:pPr>
        <w:pStyle w:val="Compact"/>
        <w:numPr>
          <w:ilvl w:val="0"/>
          <w:numId w:val="1032"/>
        </w:numPr>
      </w:pPr>
      <w:hyperlink r:id="rId527">
        <w:r>
          <w:rPr>
            <w:rStyle w:val="Hyperlink"/>
          </w:rPr>
          <w:t xml:space="preserve">Removing Sensitive Data from a Repository</w:t>
        </w:r>
      </w:hyperlink>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28" name="Picture"/>
                  <a:graphic>
                    <a:graphicData uri="http://schemas.openxmlformats.org/drawingml/2006/picture">
                      <pic:pic>
                        <pic:nvPicPr>
                          <pic:cNvPr descr="/opt/quarto/share/formats/docx/note.png" id="529" name="Picture"/>
                          <pic:cNvPicPr>
                            <a:picLocks noChangeArrowheads="1" noChangeAspect="1"/>
                          </pic:cNvPicPr>
                        </pic:nvPicPr>
                        <pic:blipFill>
                          <a:blip r:embed="rId9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Looking for a specific section that used to be here?</w:t>
            </w:r>
          </w:p>
        </w:tc>
      </w:tr>
      <w:tr>
        <w:trPr>
          <w:cantSplit/>
        </w:trPr>
        <w:tc>
          <w:tcPr>
            <w:tcMar>
              <w:top w:w="108" w:type="dxa"/>
              <w:bottom w:w="108" w:type="dxa"/>
            </w:tcMar>
          </w:tcPr>
          <w:p>
            <w:pPr>
              <w:pStyle w:val="BodyText"/>
            </w:pPr>
            <w:pPr>
              <w:spacing w:before="16" w:after="16"/>
            </w:pPr>
            <w:r>
              <w:t xml:space="preserve">This chapter’s old section anchors still resolve on this page,</w:t>
            </w:r>
            <w:r>
              <w:t xml:space="preserve"> </w:t>
            </w:r>
            <w:r>
              <w:t xml:space="preserve">so old bookmarks and links land here,</w:t>
            </w:r>
            <w:r>
              <w:t xml:space="preserve"> </w:t>
            </w:r>
            <w:r>
              <w:t xml:space="preserve">but the content now lives on the page linked above,</w:t>
            </w:r>
            <w:r>
              <w:t xml:space="preserve"> </w:t>
            </w:r>
            <w:r>
              <w:t xml:space="preserve">under the same anchor.</w:t>
            </w:r>
            <w:r>
              <w:t xml:space="preserve"> </w:t>
            </w:r>
            <w:r>
              <w:t xml:space="preserve">For example,</w:t>
            </w:r>
            <w:r>
              <w:t xml:space="preserve"> </w:t>
            </w:r>
            <w:r>
              <w:rPr>
                <w:rStyle w:val="VerbatimChar"/>
              </w:rPr>
              <w:t xml:space="preserve">#sec-foo</w:t>
            </w:r>
            <w:r>
              <w:t xml:space="preserve"> </w:t>
            </w:r>
            <w:r>
              <w:t xml:space="preserve">here is</w:t>
            </w:r>
            <w:r>
              <w:t xml:space="preserve"> </w:t>
            </w:r>
            <w:r>
              <w:rPr>
                <w:rStyle w:val="VerbatimChar"/>
              </w:rPr>
              <w:t xml:space="preserve">chapters/github.html#sec-foo</w:t>
            </w:r>
            <w:r>
              <w:t xml:space="preserve"> </w:t>
            </w:r>
            <w:r>
              <w:t xml:space="preserve">on the psc site.</w:t>
            </w:r>
          </w:p>
          <w:p/>
        </w:tc>
      </w:tr>
    </w:tbl>
    <w:bookmarkStart w:id="546" w:name="sec-github-education"/>
    <w:p>
      <w:pPr>
        <w:pStyle w:val="Heading2"/>
      </w:pPr>
      <w:r>
        <w:t xml:space="preserve">11.1 GitHub Education and Copilot Access</w:t>
      </w:r>
    </w:p>
    <w:bookmarkStart w:id="533" w:name="github-education-benefits"/>
    <w:p>
      <w:pPr>
        <w:pStyle w:val="Heading3"/>
      </w:pPr>
      <w:r>
        <w:t xml:space="preserve">11.1.1 GitHub Education Benefits</w:t>
      </w:r>
    </w:p>
    <w:p>
      <w:pPr>
        <w:pStyle w:val="FirstParagraph"/>
      </w:pPr>
      <w:r>
        <w:t xml:space="preserve">Students, faculty, and researchers at UC Davis can access GitHub Education benefits,</w:t>
      </w:r>
      <w:r>
        <w:t xml:space="preserve"> </w:t>
      </w:r>
      <w:r>
        <w:t xml:space="preserve">which include free access to GitHub Pro features and various developer tools.</w:t>
      </w:r>
    </w:p>
    <w:p>
      <w:pPr>
        <w:pStyle w:val="BodyText"/>
      </w:pPr>
      <w:r>
        <w:rPr>
          <w:b/>
          <w:bCs/>
        </w:rPr>
        <w:t xml:space="preserve">To sign up for GitHub Education:</w:t>
      </w:r>
    </w:p>
    <w:p>
      <w:pPr>
        <w:pStyle w:val="Compact"/>
        <w:numPr>
          <w:ilvl w:val="0"/>
          <w:numId w:val="1033"/>
        </w:numPr>
      </w:pPr>
      <w:r>
        <w:t xml:space="preserve">Visit the</w:t>
      </w:r>
      <w:r>
        <w:t xml:space="preserve"> </w:t>
      </w:r>
      <w:hyperlink r:id="rId530">
        <w:r>
          <w:rPr>
            <w:rStyle w:val="Hyperlink"/>
          </w:rPr>
          <w:t xml:space="preserve">GitHub Education website</w:t>
        </w:r>
      </w:hyperlink>
    </w:p>
    <w:p>
      <w:pPr>
        <w:pStyle w:val="Compact"/>
        <w:numPr>
          <w:ilvl w:val="0"/>
          <w:numId w:val="1033"/>
        </w:numPr>
      </w:pPr>
      <w:r>
        <w:t xml:space="preserve">Click</w:t>
      </w:r>
      <w:r>
        <w:t xml:space="preserve"> </w:t>
      </w:r>
      <w:r>
        <w:t xml:space="preserve">“Get benefits”</w:t>
      </w:r>
      <w:r>
        <w:t xml:space="preserve"> </w:t>
      </w:r>
      <w:r>
        <w:t xml:space="preserve">or</w:t>
      </w:r>
      <w:r>
        <w:t xml:space="preserve"> </w:t>
      </w:r>
      <w:r>
        <w:t xml:space="preserve">“Join GitHub Education”</w:t>
      </w:r>
    </w:p>
    <w:p>
      <w:pPr>
        <w:pStyle w:val="Compact"/>
        <w:numPr>
          <w:ilvl w:val="0"/>
          <w:numId w:val="1033"/>
        </w:numPr>
      </w:pPr>
      <w:r>
        <w:t xml:space="preserve">Sign in with your GitHub account (or create one if you don’t have one)</w:t>
      </w:r>
    </w:p>
    <w:p>
      <w:pPr>
        <w:pStyle w:val="Compact"/>
        <w:numPr>
          <w:ilvl w:val="0"/>
          <w:numId w:val="1033"/>
        </w:numPr>
      </w:pPr>
      <w:r>
        <w:t xml:space="preserve">Complete the application form using your UC Davis email address (ending in</w:t>
      </w:r>
      <w:r>
        <w:t xml:space="preserve"> </w:t>
      </w:r>
      <w:r>
        <w:rPr>
          <w:rStyle w:val="VerbatimChar"/>
        </w:rPr>
        <w:t xml:space="preserve">ucdavis.edu</w:t>
      </w:r>
      <w:r>
        <w:t xml:space="preserve">)</w:t>
      </w:r>
    </w:p>
    <w:p>
      <w:pPr>
        <w:pStyle w:val="Compact"/>
        <w:numPr>
          <w:ilvl w:val="0"/>
          <w:numId w:val="1033"/>
        </w:numPr>
      </w:pPr>
      <w:r>
        <w:t xml:space="preserve">Provide proof of your academic affiliation (e.g., upload a photo of your student ID or university letter)</w:t>
      </w:r>
    </w:p>
    <w:p>
      <w:pPr>
        <w:pStyle w:val="Compact"/>
        <w:numPr>
          <w:ilvl w:val="0"/>
          <w:numId w:val="1033"/>
        </w:numPr>
      </w:pPr>
      <w:r>
        <w:t xml:space="preserve">Wait for approval (typically takes a few days)</w:t>
      </w:r>
    </w:p>
    <w:p>
      <w:pPr>
        <w:pStyle w:val="FirstParagraph"/>
      </w:pPr>
      <w:r>
        <w:t xml:space="preserve">Once approved,</w:t>
      </w:r>
      <w:r>
        <w:t xml:space="preserve"> </w:t>
      </w:r>
      <w:r>
        <w:t xml:space="preserve">you’ll have access to the</w:t>
      </w:r>
      <w:r>
        <w:t xml:space="preserve"> </w:t>
      </w:r>
      <w:hyperlink r:id="rId531">
        <w:r>
          <w:rPr>
            <w:rStyle w:val="Hyperlink"/>
          </w:rPr>
          <w:t xml:space="preserve">GitHub Student Developer Pack</w:t>
        </w:r>
      </w:hyperlink>
      <w:r>
        <w:t xml:space="preserve"> </w:t>
      </w:r>
      <w:r>
        <w:t xml:space="preserve">(for students)</w:t>
      </w:r>
      <w:r>
        <w:t xml:space="preserve"> </w:t>
      </w:r>
      <w:r>
        <w:t xml:space="preserve">or</w:t>
      </w:r>
      <w:r>
        <w:t xml:space="preserve"> </w:t>
      </w:r>
      <w:hyperlink r:id="rId532">
        <w:r>
          <w:rPr>
            <w:rStyle w:val="Hyperlink"/>
          </w:rPr>
          <w:t xml:space="preserve">GitHub Teacher Toolbox</w:t>
        </w:r>
      </w:hyperlink>
      <w:r>
        <w:t xml:space="preserve"> </w:t>
      </w:r>
      <w:r>
        <w:t xml:space="preserve">(for faculty),</w:t>
      </w:r>
      <w:r>
        <w:t xml:space="preserve"> </w:t>
      </w:r>
      <w:r>
        <w:t xml:space="preserve">which includes numerous free tools and services for learning and development.</w:t>
      </w:r>
    </w:p>
    <w:bookmarkEnd w:id="533"/>
    <w:bookmarkStart w:id="545" w:name="X41b56039c71257be4531d08391ae81a73d29f03"/>
    <w:p>
      <w:pPr>
        <w:pStyle w:val="Heading3"/>
      </w:pPr>
      <w:r>
        <w:t xml:space="preserve">11.1.2 GitHub Copilot Access for UC Davis Members</w:t>
      </w:r>
    </w:p>
    <w:p>
      <w:pPr>
        <w:pStyle w:val="FirstParagraph"/>
      </w:pPr>
      <w:r>
        <w:t xml:space="preserve">GitHub Copilot is an AI-powered coding assistant that can significantly accelerate your work.</w:t>
      </w:r>
      <w:r>
        <w:t xml:space="preserve"> </w:t>
      </w:r>
      <w:r>
        <w:t xml:space="preserve">As a member of the UC Davis GitHub organization,</w:t>
      </w:r>
      <w:r>
        <w:t xml:space="preserve"> </w:t>
      </w:r>
      <w:r>
        <w:t xml:space="preserve">you may be eligible for a free Copilot seat.</w:t>
      </w:r>
    </w:p>
    <w:p>
      <w:pPr>
        <w:pStyle w:val="BodyText"/>
      </w:pPr>
      <w:r>
        <w:rPr>
          <w:b/>
          <w:bCs/>
        </w:rPr>
        <w:t xml:space="preserve">To request a Copilot seat:</w:t>
      </w:r>
    </w:p>
    <w:p>
      <w:pPr>
        <w:pStyle w:val="BodyText"/>
      </w:pPr>
      <w:r>
        <w:rPr>
          <w:b/>
          <w:bCs/>
        </w:rPr>
        <w:t xml:space="preserve">If you are not yet a member of the UC Davis GitHub organization:</w:t>
      </w:r>
    </w:p>
    <w:p>
      <w:pPr>
        <w:pStyle w:val="Compact"/>
        <w:numPr>
          <w:ilvl w:val="0"/>
          <w:numId w:val="1034"/>
        </w:numPr>
      </w:pPr>
      <w:r>
        <w:t xml:space="preserve">Ensure you have a GitHub account and have signed up for GitHub Education (see above)</w:t>
      </w:r>
    </w:p>
    <w:p>
      <w:pPr>
        <w:pStyle w:val="Compact"/>
        <w:numPr>
          <w:ilvl w:val="0"/>
          <w:numId w:val="1034"/>
        </w:numPr>
      </w:pPr>
      <w:r>
        <w:t xml:space="preserve">Go to the</w:t>
      </w:r>
      <w:r>
        <w:t xml:space="preserve"> </w:t>
      </w:r>
      <w:hyperlink r:id="rId534">
        <w:r>
          <w:rPr>
            <w:rStyle w:val="Hyperlink"/>
          </w:rPr>
          <w:t xml:space="preserve">UC Davis IT ServiceHub GitHub page</w:t>
        </w:r>
      </w:hyperlink>
    </w:p>
    <w:p>
      <w:pPr>
        <w:pStyle w:val="Compact"/>
        <w:numPr>
          <w:ilvl w:val="0"/>
          <w:numId w:val="1034"/>
        </w:numPr>
      </w:pPr>
      <w:r>
        <w:t xml:space="preserve">Click the blue</w:t>
      </w:r>
      <w:r>
        <w:t xml:space="preserve"> </w:t>
      </w:r>
      <w:r>
        <w:t xml:space="preserve">“Get GitHub!”</w:t>
      </w:r>
      <w:r>
        <w:t xml:space="preserve"> </w:t>
      </w:r>
      <w:r>
        <w:t xml:space="preserve">button near the top right</w:t>
      </w:r>
    </w:p>
    <w:p>
      <w:pPr>
        <w:pStyle w:val="Compact"/>
        <w:numPr>
          <w:ilvl w:val="0"/>
          <w:numId w:val="1034"/>
        </w:numPr>
      </w:pPr>
      <w:r>
        <w:t xml:space="preserve">When you receive the invitation email,</w:t>
      </w:r>
      <w:r>
        <w:t xml:space="preserve"> </w:t>
      </w:r>
      <w:r>
        <w:t xml:space="preserve">make sure to check the</w:t>
      </w:r>
      <w:r>
        <w:t xml:space="preserve"> </w:t>
      </w:r>
      <w:r>
        <w:t xml:space="preserve">“Ask for a GitHub Copilot seat (optional)”</w:t>
      </w:r>
      <w:r>
        <w:t xml:space="preserve"> </w:t>
      </w:r>
      <w:r>
        <w:t xml:space="preserve">checkbox before joining (</w:t>
      </w:r>
      <w:hyperlink w:anchor="fig-request-copilot-seat">
        <w:r>
          <w:rPr>
            <w:rStyle w:val="Hyperlink"/>
          </w:rPr>
          <w:t xml:space="preserve">Figure 11.1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538" w:name="fig-request-copilot-seat"/>
          <w:p>
            <w:pPr>
              <w:pStyle w:val="Compact"/>
              <w:jc w:val="center"/>
            </w:pPr>
            <w:r>
              <w:drawing>
                <wp:inline>
                  <wp:extent cx="5334000" cy="3052792"/>
                  <wp:effectExtent b="0" l="0" r="0" t="0"/>
                  <wp:docPr descr="" title="" id="536" name="Picture"/>
                  <a:graphic>
                    <a:graphicData uri="http://schemas.openxmlformats.org/drawingml/2006/picture">
                      <pic:pic>
                        <pic:nvPicPr>
                          <pic:cNvPr descr="assets/images/github-copilot-invitation-email.png" id="537" name="Picture"/>
                          <pic:cNvPicPr>
                            <a:picLocks noChangeArrowheads="1" noChangeAspect="1"/>
                          </pic:cNvPicPr>
                        </pic:nvPicPr>
                        <pic:blipFill>
                          <a:blip r:embed="rId535"/>
                          <a:stretch>
                            <a:fillRect/>
                          </a:stretch>
                        </pic:blipFill>
                        <pic:spPr bwMode="auto">
                          <a:xfrm>
                            <a:off x="0" y="0"/>
                            <a:ext cx="5334000" cy="305279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11.1: UC Davis GitHub invitation with Copilot seat option</w:t>
            </w:r>
          </w:p>
          <w:bookmarkEnd w:id="538"/>
        </w:tc>
      </w:tr>
    </w:tbl>
    <w:p>
      <w:pPr>
        <w:pStyle w:val="Compact"/>
        <w:numPr>
          <w:ilvl w:val="0"/>
          <w:numId w:val="1035"/>
        </w:numPr>
      </w:pPr>
      <w:r>
        <w:t xml:space="preserve">Click</w:t>
      </w:r>
      <w:r>
        <w:t xml:space="preserve"> </w:t>
      </w:r>
      <w:r>
        <w:t xml:space="preserve">“Join UC Davis”</w:t>
      </w:r>
      <w:r>
        <w:t xml:space="preserve"> </w:t>
      </w:r>
      <w:r>
        <w:t xml:space="preserve">to accept the invitation</w:t>
      </w:r>
    </w:p>
    <w:p>
      <w:pPr>
        <w:pStyle w:val="Compact"/>
        <w:numPr>
          <w:ilvl w:val="0"/>
          <w:numId w:val="1035"/>
        </w:numPr>
      </w:pPr>
      <w:r>
        <w:t xml:space="preserve">Follow the setup instructions to install and configure Copilot in your development environment</w:t>
      </w:r>
    </w:p>
    <w:p>
      <w:pPr>
        <w:pStyle w:val="FirstParagraph"/>
      </w:pPr>
      <w:r>
        <w:rPr>
          <w:b/>
          <w:bCs/>
        </w:rPr>
        <w:t xml:space="preserve">If you are already a member of the UC Davis GitHub organization:</w:t>
      </w:r>
    </w:p>
    <w:p>
      <w:pPr>
        <w:pStyle w:val="Compact"/>
        <w:numPr>
          <w:ilvl w:val="0"/>
          <w:numId w:val="1036"/>
        </w:numPr>
      </w:pPr>
      <w:r>
        <w:t xml:space="preserve">Go to your</w:t>
      </w:r>
      <w:r>
        <w:t xml:space="preserve"> </w:t>
      </w:r>
      <w:hyperlink r:id="rId539">
        <w:r>
          <w:rPr>
            <w:rStyle w:val="Hyperlink"/>
          </w:rPr>
          <w:t xml:space="preserve">GitHub Copilot settings</w:t>
        </w:r>
      </w:hyperlink>
    </w:p>
    <w:p>
      <w:pPr>
        <w:pStyle w:val="Compact"/>
        <w:numPr>
          <w:ilvl w:val="0"/>
          <w:numId w:val="1036"/>
        </w:numPr>
      </w:pPr>
      <w:r>
        <w:t xml:space="preserve">Scroll to the</w:t>
      </w:r>
      <w:r>
        <w:t xml:space="preserve"> </w:t>
      </w:r>
      <w:r>
        <w:t xml:space="preserve">“Get Copilot from an organization”</w:t>
      </w:r>
      <w:r>
        <w:t xml:space="preserve"> </w:t>
      </w:r>
      <w:r>
        <w:t xml:space="preserve">section at the bottom</w:t>
      </w:r>
    </w:p>
    <w:p>
      <w:pPr>
        <w:pStyle w:val="Compact"/>
        <w:numPr>
          <w:ilvl w:val="0"/>
          <w:numId w:val="1036"/>
        </w:numPr>
      </w:pPr>
      <w:r>
        <w:t xml:space="preserve">Find the</w:t>
      </w:r>
      <w:r>
        <w:t xml:space="preserve"> </w:t>
      </w:r>
      <w:r>
        <w:t xml:space="preserve">“ucdavis”</w:t>
      </w:r>
      <w:r>
        <w:t xml:space="preserve"> </w:t>
      </w:r>
      <w:r>
        <w:t xml:space="preserve">entry and click the request button</w:t>
      </w:r>
    </w:p>
    <w:tbl>
      <w:tblPr>
        <w:tblStyle w:val="Table"/>
        <w:tblW w:type="pct" w:w="5000"/>
        <w:tblLayout w:type="fixed"/>
        <w:tblLook w:firstRow="0" w:lastRow="0" w:firstColumn="0" w:lastColumn="0" w:noHBand="0" w:noVBand="0" w:val="0000"/>
      </w:tblPr>
      <w:tblGrid>
        <w:gridCol w:w="7920"/>
      </w:tblGrid>
      <w:tr>
        <w:tc>
          <w:tcPr/>
          <w:bookmarkStart w:id="543" w:name="fig-copilot-settings-org-options"/>
          <w:p>
            <w:pPr>
              <w:pStyle w:val="Compact"/>
              <w:jc w:val="center"/>
            </w:pPr>
            <w:r>
              <w:drawing>
                <wp:inline>
                  <wp:extent cx="5334000" cy="531962"/>
                  <wp:effectExtent b="0" l="0" r="0" t="0"/>
                  <wp:docPr descr="" title="" id="541" name="Picture"/>
                  <a:graphic>
                    <a:graphicData uri="http://schemas.openxmlformats.org/drawingml/2006/picture">
                      <pic:pic>
                        <pic:nvPicPr>
                          <pic:cNvPr descr="assets/images/github-copilot-settings-page.png" id="542" name="Picture"/>
                          <pic:cNvPicPr>
                            <a:picLocks noChangeArrowheads="1" noChangeAspect="1"/>
                          </pic:cNvPicPr>
                        </pic:nvPicPr>
                        <pic:blipFill>
                          <a:blip r:embed="rId540"/>
                          <a:stretch>
                            <a:fillRect/>
                          </a:stretch>
                        </pic:blipFill>
                        <pic:spPr bwMode="auto">
                          <a:xfrm>
                            <a:off x="0" y="0"/>
                            <a:ext cx="5334000" cy="53196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11.2: GitHub Copilot settings page showing organization options</w:t>
            </w:r>
          </w:p>
          <w:bookmarkEnd w:id="543"/>
        </w:tc>
      </w:tr>
    </w:tbl>
    <w:p>
      <w:pPr>
        <w:pStyle w:val="Compact"/>
        <w:numPr>
          <w:ilvl w:val="0"/>
          <w:numId w:val="1037"/>
        </w:numPr>
      </w:pPr>
      <w:r>
        <w:t xml:space="preserve">Wait for approval from the UC Davis GitHub organization administrators</w:t>
      </w:r>
    </w:p>
    <w:p>
      <w:pPr>
        <w:pStyle w:val="Compact"/>
        <w:numPr>
          <w:ilvl w:val="0"/>
          <w:numId w:val="1037"/>
        </w:numPr>
      </w:pPr>
      <w:r>
        <w:t xml:space="preserve">Once approved,</w:t>
      </w:r>
      <w:r>
        <w:t xml:space="preserve"> </w:t>
      </w:r>
      <w:r>
        <w:t xml:space="preserve">follow the setup instructions to install and configure Copilot in your development environment</w:t>
      </w:r>
    </w:p>
    <w:p>
      <w:pPr>
        <w:pStyle w:val="FirstParagraph"/>
      </w:pPr>
      <w:r>
        <w:t xml:space="preserve">For guidance on using GitHub Copilot effectively,</w:t>
      </w:r>
      <w:r>
        <w:t xml:space="preserve"> </w:t>
      </w:r>
      <w:r>
        <w:t xml:space="preserve">see the</w:t>
      </w:r>
      <w:r>
        <w:t xml:space="preserve"> </w:t>
      </w:r>
      <w:hyperlink r:id="rId544">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p>
      <w:r>
        <w:br w:type="page"/>
      </w:r>
    </w:p>
    <w:bookmarkEnd w:id="545"/>
    <w:bookmarkEnd w:id="546"/>
    <w:bookmarkEnd w:id="547"/>
    <w:bookmarkStart w:id="588" w:name="sec-collab-dev"/>
    <w:p>
      <w:pPr>
        <w:pStyle w:val="Heading1"/>
      </w:pPr>
      <w:r>
        <w:t xml:space="preserve">12. Collaborative Software Development</w:t>
      </w:r>
    </w:p>
    <w:p>
      <w:pPr>
        <w:pStyle w:val="FirstParagraph"/>
      </w:pPr>
      <w:r>
        <w:t xml:space="preserve">This chapter has moved to</w:t>
      </w:r>
      <w:r>
        <w:t xml:space="preserve"> </w:t>
      </w:r>
      <w:hyperlink r:id="rId61">
        <w:r>
          <w:rPr>
            <w:rStyle w:val="Hyperlink"/>
            <w:i/>
            <w:iCs/>
          </w:rPr>
          <w:t xml:space="preserve">Principles of Scientific Computing</w:t>
        </w:r>
      </w:hyperlink>
      <w:r>
        <w:t xml:space="preserve">,</w:t>
      </w:r>
      <w:r>
        <w:t xml:space="preserve"> </w:t>
      </w:r>
      <w:r>
        <w:t xml:space="preserve">the Morrison Lab’s general-purpose guide to coding for research projects:</w:t>
      </w:r>
      <w:r>
        <w:t xml:space="preserve"> </w:t>
      </w:r>
      <w:hyperlink r:id="rId38">
        <w:r>
          <w:rPr>
            <w:rStyle w:val="Hyperlink"/>
            <w:b/>
            <w:bCs/>
          </w:rPr>
          <w:t xml:space="preserve">Collaborative Software Development</w:t>
        </w:r>
      </w:hyperlink>
      <w:r>
        <w:t xml:space="preserve"> </w:t>
      </w:r>
      <w:r>
        <w:t xml:space="preserve">(source:</w:t>
      </w:r>
      <w:r>
        <w:t xml:space="preserve"> </w:t>
      </w:r>
      <w:hyperlink r:id="rId63">
        <w:r>
          <w:rPr>
            <w:rStyle w:val="Hyperlink"/>
          </w:rPr>
          <w:t xml:space="preserve">https://github.com/Morrison-Lab/psc</w:t>
        </w:r>
      </w:hyperlink>
      <w:r>
        <w:t xml:space="preserve">).</w:t>
      </w:r>
    </w:p>
    <w:p>
      <w:pPr>
        <w:pStyle w:val="BodyText"/>
      </w:pPr>
      <w:bookmarkStart w:id="548" w:name="sec-avoid-closing-restarting-prs"/>
      <w:bookmarkEnd w:id="548"/>
      <w:r>
        <w:t xml:space="preserve"> </w:t>
      </w:r>
      <w:bookmarkStart w:id="549" w:name="sec-code-review"/>
      <w:bookmarkEnd w:id="549"/>
      <w:r>
        <w:t xml:space="preserve"> </w:t>
      </w:r>
      <w:bookmarkStart w:id="550" w:name="sec-opening-pull-requests"/>
      <w:bookmarkEnd w:id="550"/>
      <w:r>
        <w:t xml:space="preserve"> </w:t>
      </w:r>
      <w:bookmarkStart w:id="551" w:name="sec-pr-assignee"/>
      <w:bookmarkEnd w:id="551"/>
      <w:r>
        <w:t xml:space="preserve"> </w:t>
      </w:r>
      <w:bookmarkStart w:id="552" w:name="sec-pr-author"/>
      <w:bookmarkEnd w:id="552"/>
      <w:r>
        <w:t xml:space="preserve"> </w:t>
      </w:r>
      <w:bookmarkStart w:id="553" w:name="sec-pr-issue-creator"/>
      <w:bookmarkEnd w:id="553"/>
      <w:r>
        <w:t xml:space="preserve"> </w:t>
      </w:r>
      <w:bookmarkStart w:id="554" w:name="sec-pr-merger"/>
      <w:bookmarkEnd w:id="554"/>
      <w:r>
        <w:t xml:space="preserve"> </w:t>
      </w:r>
      <w:bookmarkStart w:id="555" w:name="sec-pr-reviewer"/>
      <w:bookmarkEnd w:id="555"/>
      <w:r>
        <w:t xml:space="preserve"> </w:t>
      </w:r>
      <w:bookmarkStart w:id="556" w:name="sec-pr-roles"/>
      <w:bookmarkEnd w:id="556"/>
      <w:r>
        <w:t xml:space="preserve"> </w:t>
      </w:r>
      <w:bookmarkStart w:id="557" w:name="sec-pr-steward"/>
      <w:bookmarkEnd w:id="557"/>
      <w:r>
        <w:t xml:space="preserve"> </w:t>
      </w:r>
      <w:bookmarkStart w:id="558" w:name="sec-pull-requests"/>
      <w:bookmarkEnd w:id="558"/>
      <w:r>
        <w:t xml:space="preserve"> </w:t>
      </w:r>
      <w:bookmarkStart w:id="559" w:name="sec-resolving-review-threads"/>
      <w:bookmarkEnd w:id="559"/>
      <w:r>
        <w:t xml:space="preserve"> </w:t>
      </w:r>
      <w:bookmarkStart w:id="560" w:name="sec-responding-to-review-comments"/>
      <w:bookmarkEnd w:id="560"/>
      <w:r>
        <w:t xml:space="preserve"> </w:t>
      </w:r>
      <w:bookmarkStart w:id="561" w:name="sec-reviewing-pull-requests"/>
      <w:bookmarkEnd w:id="561"/>
      <w:r>
        <w:t xml:space="preserve"> </w:t>
      </w:r>
      <w:bookmarkStart w:id="562" w:name="sec-stacked-pull-requests"/>
      <w:bookmarkEnd w:id="562"/>
      <w:r>
        <w:t xml:space="preserve"> </w:t>
      </w:r>
      <w:bookmarkStart w:id="563" w:name="write-focused-prs"/>
      <w:bookmarkEnd w:id="563"/>
      <w:r>
        <w:t xml:space="preserve"> </w:t>
      </w:r>
      <w:bookmarkStart w:id="564" w:name="write-clear-pr-titles-and-descriptions"/>
      <w:bookmarkEnd w:id="564"/>
      <w:r>
        <w:t xml:space="preserve"> </w:t>
      </w:r>
      <w:bookmarkStart w:id="565" w:name="explain-technical-reasoning-up-front"/>
      <w:bookmarkEnd w:id="565"/>
      <w:r>
        <w:t xml:space="preserve"> </w:t>
      </w:r>
      <w:bookmarkStart w:id="566" w:name="request-reviews-in-the-right-order"/>
      <w:bookmarkEnd w:id="566"/>
      <w:r>
        <w:t xml:space="preserve"> </w:t>
      </w:r>
      <w:bookmarkStart w:id="567" w:name="include-tests-with-behavior-changes"/>
      <w:bookmarkEnd w:id="567"/>
      <w:r>
        <w:t xml:space="preserve"> </w:t>
      </w:r>
      <w:bookmarkStart w:id="568" w:name="separate-refactorings-from-feature-work"/>
      <w:bookmarkEnd w:id="568"/>
      <w:r>
        <w:t xml:space="preserve"> </w:t>
      </w:r>
      <w:bookmarkStart w:id="569" w:name="X50338839007aa36ec7a0c29a9ee5822857f20d8"/>
      <w:bookmarkEnd w:id="569"/>
      <w:r>
        <w:t xml:space="preserve"> </w:t>
      </w:r>
      <w:bookmarkStart w:id="570" w:name="stacked-pull-requests"/>
      <w:bookmarkEnd w:id="570"/>
      <w:r>
        <w:t xml:space="preserve"> </w:t>
      </w:r>
      <w:bookmarkStart w:id="571" w:name="what-are-stacked-pull-requests"/>
      <w:bookmarkEnd w:id="571"/>
      <w:r>
        <w:t xml:space="preserve"> </w:t>
      </w:r>
      <w:bookmarkStart w:id="572" w:name="benefits-of-stacked-pull-requests"/>
      <w:bookmarkEnd w:id="572"/>
      <w:r>
        <w:t xml:space="preserve"> </w:t>
      </w:r>
      <w:bookmarkStart w:id="573" w:name="core-principles-for-stacking"/>
      <w:bookmarkEnd w:id="573"/>
      <w:r>
        <w:t xml:space="preserve"> </w:t>
      </w:r>
      <w:bookmarkStart w:id="574" w:name="ci-rebasing-and-merging"/>
      <w:bookmarkEnd w:id="574"/>
      <w:r>
        <w:t xml:space="preserve"> </w:t>
      </w:r>
      <w:bookmarkStart w:id="575" w:name="purpose-of-code-review"/>
      <w:bookmarkEnd w:id="575"/>
      <w:r>
        <w:t xml:space="preserve"> </w:t>
      </w:r>
      <w:bookmarkStart w:id="576" w:name="monitor-prs-awaiting-your-review"/>
      <w:bookmarkEnd w:id="576"/>
      <w:r>
        <w:t xml:space="preserve"> </w:t>
      </w:r>
      <w:bookmarkStart w:id="577" w:name="write-review-comments-that-teach"/>
      <w:bookmarkEnd w:id="577"/>
      <w:r>
        <w:t xml:space="preserve"> </w:t>
      </w:r>
      <w:bookmarkStart w:id="578" w:name="use-review-as-mentoring"/>
      <w:bookmarkEnd w:id="578"/>
      <w:r>
        <w:t xml:space="preserve"> </w:t>
      </w:r>
      <w:bookmarkStart w:id="579" w:name="balance-direct-fixes-with-guidance"/>
      <w:bookmarkEnd w:id="579"/>
      <w:r>
        <w:t xml:space="preserve"> </w:t>
      </w:r>
      <w:bookmarkStart w:id="580" w:name="Xb79f8536e368ddea61466be29d8dc7bff058357"/>
      <w:bookmarkEnd w:id="580"/>
      <w:r>
        <w:t xml:space="preserve"> </w:t>
      </w:r>
      <w:bookmarkStart w:id="581" w:name="X5f65d278c65bbb0dc383f2bf0a669eebfe317ac"/>
      <w:bookmarkEnd w:id="581"/>
      <w:r>
        <w:t xml:space="preserve"> </w:t>
      </w:r>
      <w:bookmarkStart w:id="582" w:name="fig-github-suggestion-feature"/>
      <w:bookmarkEnd w:id="582"/>
      <w:r>
        <w:t xml:space="preserve"> </w:t>
      </w:r>
      <w:bookmarkStart w:id="583" w:name="fig-preview-comment"/>
      <w:bookmarkEnd w:id="583"/>
    </w:p>
    <w:p>
      <w:pPr>
        <w:pStyle w:val="BodyText"/>
      </w:pPr>
      <w:r>
        <w:t xml:space="preserve">That page covers:</w:t>
      </w:r>
    </w:p>
    <w:p>
      <w:pPr>
        <w:pStyle w:val="Compact"/>
        <w:numPr>
          <w:ilvl w:val="0"/>
          <w:numId w:val="1038"/>
        </w:numPr>
      </w:pPr>
      <w:hyperlink r:id="rId584">
        <w:r>
          <w:rPr>
            <w:rStyle w:val="Hyperlink"/>
          </w:rPr>
          <w:t xml:space="preserve">Pull Requests</w:t>
        </w:r>
      </w:hyperlink>
    </w:p>
    <w:p>
      <w:pPr>
        <w:pStyle w:val="Compact"/>
        <w:numPr>
          <w:ilvl w:val="0"/>
          <w:numId w:val="1038"/>
        </w:numPr>
      </w:pPr>
      <w:hyperlink r:id="rId585">
        <w:r>
          <w:rPr>
            <w:rStyle w:val="Hyperlink"/>
          </w:rPr>
          <w:t xml:space="preserve">Code Review</w:t>
        </w:r>
      </w:hyperlink>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86" name="Picture"/>
                  <a:graphic>
                    <a:graphicData uri="http://schemas.openxmlformats.org/drawingml/2006/picture">
                      <pic:pic>
                        <pic:nvPicPr>
                          <pic:cNvPr descr="/opt/quarto/share/formats/docx/note.png" id="587" name="Picture"/>
                          <pic:cNvPicPr>
                            <a:picLocks noChangeArrowheads="1" noChangeAspect="1"/>
                          </pic:cNvPicPr>
                        </pic:nvPicPr>
                        <pic:blipFill>
                          <a:blip r:embed="rId9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Looking for a specific section that used to be here?</w:t>
            </w:r>
          </w:p>
        </w:tc>
      </w:tr>
      <w:tr>
        <w:trPr>
          <w:cantSplit/>
        </w:trPr>
        <w:tc>
          <w:tcPr>
            <w:tcMar>
              <w:top w:w="108" w:type="dxa"/>
              <w:bottom w:w="108" w:type="dxa"/>
            </w:tcMar>
          </w:tcPr>
          <w:p>
            <w:pPr>
              <w:pStyle w:val="BodyText"/>
            </w:pPr>
            <w:pPr>
              <w:spacing w:before="16" w:after="16"/>
            </w:pPr>
            <w:r>
              <w:t xml:space="preserve">This chapter’s old section anchors still resolve on this page,</w:t>
            </w:r>
            <w:r>
              <w:t xml:space="preserve"> </w:t>
            </w:r>
            <w:r>
              <w:t xml:space="preserve">so old bookmarks and links land here,</w:t>
            </w:r>
            <w:r>
              <w:t xml:space="preserve"> </w:t>
            </w:r>
            <w:r>
              <w:t xml:space="preserve">but the content now lives on the page linked above,</w:t>
            </w:r>
            <w:r>
              <w:t xml:space="preserve"> </w:t>
            </w:r>
            <w:r>
              <w:t xml:space="preserve">under the same anchor.</w:t>
            </w:r>
            <w:r>
              <w:t xml:space="preserve"> </w:t>
            </w:r>
            <w:r>
              <w:t xml:space="preserve">For example,</w:t>
            </w:r>
            <w:r>
              <w:t xml:space="preserve"> </w:t>
            </w:r>
            <w:r>
              <w:rPr>
                <w:rStyle w:val="VerbatimChar"/>
              </w:rPr>
              <w:t xml:space="preserve">#sec-foo</w:t>
            </w:r>
            <w:r>
              <w:t xml:space="preserve"> </w:t>
            </w:r>
            <w:r>
              <w:t xml:space="preserve">here is</w:t>
            </w:r>
            <w:r>
              <w:t xml:space="preserve"> </w:t>
            </w:r>
            <w:r>
              <w:rPr>
                <w:rStyle w:val="VerbatimChar"/>
              </w:rPr>
              <w:t xml:space="preserve">chapters/collaborative-software-development.html#sec-foo</w:t>
            </w:r>
            <w:r>
              <w:t xml:space="preserve"> </w:t>
            </w:r>
            <w:r>
              <w:t xml:space="preserve">on the psc site.</w:t>
            </w:r>
          </w:p>
          <w:p/>
        </w:tc>
      </w:tr>
    </w:tbl>
    <w:p>
      <w:r>
        <w:br w:type="page"/>
      </w:r>
    </w:p>
    <w:bookmarkEnd w:id="588"/>
    <w:bookmarkStart w:id="632" w:name="sec-r-ci"/>
    <w:p>
      <w:pPr>
        <w:pStyle w:val="Heading1"/>
      </w:pPr>
      <w:r>
        <w:t xml:space="preserve">13. Continuous Integration</w:t>
      </w:r>
    </w:p>
    <w:p>
      <w:pPr>
        <w:pStyle w:val="FirstParagraph"/>
      </w:pPr>
      <w:r>
        <w:t xml:space="preserve">This chapter has moved to</w:t>
      </w:r>
      <w:r>
        <w:t xml:space="preserve"> </w:t>
      </w:r>
      <w:hyperlink r:id="rId61">
        <w:r>
          <w:rPr>
            <w:rStyle w:val="Hyperlink"/>
            <w:i/>
            <w:iCs/>
          </w:rPr>
          <w:t xml:space="preserve">Principles of Scientific Computing</w:t>
        </w:r>
      </w:hyperlink>
      <w:r>
        <w:t xml:space="preserve">,</w:t>
      </w:r>
      <w:r>
        <w:t xml:space="preserve"> </w:t>
      </w:r>
      <w:r>
        <w:t xml:space="preserve">the Morrison Lab’s general-purpose guide to coding for research projects:</w:t>
      </w:r>
      <w:r>
        <w:t xml:space="preserve"> </w:t>
      </w:r>
      <w:hyperlink r:id="rId589">
        <w:r>
          <w:rPr>
            <w:rStyle w:val="Hyperlink"/>
            <w:b/>
            <w:bCs/>
          </w:rPr>
          <w:t xml:space="preserve">Continuous Integration</w:t>
        </w:r>
      </w:hyperlink>
      <w:r>
        <w:t xml:space="preserve"> </w:t>
      </w:r>
      <w:r>
        <w:t xml:space="preserve">(source:</w:t>
      </w:r>
      <w:r>
        <w:t xml:space="preserve"> </w:t>
      </w:r>
      <w:hyperlink r:id="rId63">
        <w:r>
          <w:rPr>
            <w:rStyle w:val="Hyperlink"/>
          </w:rPr>
          <w:t xml:space="preserve">https://github.com/Morrison-Lab/psc</w:t>
        </w:r>
      </w:hyperlink>
      <w:r>
        <w:t xml:space="preserve">).</w:t>
      </w:r>
    </w:p>
    <w:p>
      <w:pPr>
        <w:pStyle w:val="BodyText"/>
      </w:pPr>
      <w:bookmarkStart w:id="590" w:name="sec-ci-concurrency"/>
      <w:bookmarkEnd w:id="590"/>
      <w:r>
        <w:t xml:space="preserve"> </w:t>
      </w:r>
      <w:bookmarkStart w:id="591" w:name="sec-ci-decomposition"/>
      <w:bookmarkEnd w:id="591"/>
      <w:r>
        <w:t xml:space="preserve"> </w:t>
      </w:r>
      <w:bookmarkStart w:id="592" w:name="sec-ci-design-patterns"/>
      <w:bookmarkEnd w:id="592"/>
      <w:r>
        <w:t xml:space="preserve"> </w:t>
      </w:r>
      <w:bookmarkStart w:id="593" w:name="sec-ci-fail-open-closed"/>
      <w:bookmarkEnd w:id="593"/>
      <w:r>
        <w:t xml:space="preserve"> </w:t>
      </w:r>
      <w:bookmarkStart w:id="594" w:name="sec-ci-idempotency"/>
      <w:bookmarkEnd w:id="594"/>
      <w:r>
        <w:t xml:space="preserve"> </w:t>
      </w:r>
      <w:bookmarkStart w:id="595" w:name="sec-ci-observability"/>
      <w:bookmarkEnd w:id="595"/>
      <w:r>
        <w:t xml:space="preserve"> </w:t>
      </w:r>
      <w:bookmarkStart w:id="596" w:name="sec-ci-retries"/>
      <w:bookmarkEnd w:id="596"/>
      <w:r>
        <w:t xml:space="preserve"> </w:t>
      </w:r>
      <w:bookmarkStart w:id="597" w:name="sec-ci-secrets"/>
      <w:bookmarkEnd w:id="597"/>
      <w:r>
        <w:t xml:space="preserve"> </w:t>
      </w:r>
      <w:bookmarkStart w:id="598" w:name="sec-ci-toctou"/>
      <w:bookmarkEnd w:id="598"/>
      <w:r>
        <w:t xml:space="preserve"> </w:t>
      </w:r>
      <w:bookmarkStart w:id="599" w:name="sec-pr-comment-automation"/>
      <w:bookmarkEnd w:id="599"/>
      <w:r>
        <w:t xml:space="preserve"> </w:t>
      </w:r>
      <w:bookmarkStart w:id="600" w:name="sec-reusable-workflow-collections"/>
      <w:bookmarkEnd w:id="600"/>
      <w:r>
        <w:t xml:space="preserve"> </w:t>
      </w:r>
      <w:bookmarkStart w:id="601" w:name="sec-setting-up-github-actions"/>
      <w:bookmarkEnd w:id="601"/>
      <w:r>
        <w:t xml:space="preserve"> </w:t>
      </w:r>
      <w:bookmarkStart w:id="602" w:name="understanding-github-actions"/>
      <w:bookmarkEnd w:id="602"/>
      <w:r>
        <w:t xml:space="preserve"> </w:t>
      </w:r>
      <w:bookmarkStart w:id="603" w:name="action-versioning"/>
      <w:bookmarkEnd w:id="603"/>
      <w:r>
        <w:t xml:space="preserve"> </w:t>
      </w:r>
      <w:bookmarkStart w:id="604" w:name="floating-mutable-tags"/>
      <w:bookmarkEnd w:id="604"/>
      <w:r>
        <w:t xml:space="preserve"> </w:t>
      </w:r>
      <w:bookmarkStart w:id="605" w:name="how-a-floating-tag-differs-from-a-branch"/>
      <w:bookmarkEnd w:id="605"/>
      <w:r>
        <w:t xml:space="preserve"> </w:t>
      </w:r>
      <w:bookmarkStart w:id="606" w:name="the-reproducibility-tradeoff"/>
      <w:bookmarkEnd w:id="606"/>
      <w:r>
        <w:t xml:space="preserve"> </w:t>
      </w:r>
      <w:bookmarkStart w:id="607" w:name="essential-workflows"/>
      <w:bookmarkEnd w:id="607"/>
      <w:r>
        <w:t xml:space="preserve"> </w:t>
      </w:r>
      <w:bookmarkStart w:id="608" w:name="interactive-setup"/>
      <w:bookmarkEnd w:id="608"/>
      <w:r>
        <w:t xml:space="preserve"> </w:t>
      </w:r>
      <w:bookmarkStart w:id="609" w:name="allowing-actions-to-create-pull-requests"/>
      <w:bookmarkEnd w:id="609"/>
      <w:r>
        <w:t xml:space="preserve"> </w:t>
      </w:r>
      <w:bookmarkStart w:id="610" w:name="how-github-actions-workflows-work"/>
      <w:bookmarkEnd w:id="610"/>
      <w:r>
        <w:t xml:space="preserve"> </w:t>
      </w:r>
      <w:bookmarkStart w:id="611" w:name="workflow-files-and-security"/>
      <w:bookmarkEnd w:id="611"/>
      <w:r>
        <w:t xml:space="preserve"> </w:t>
      </w:r>
      <w:bookmarkStart w:id="612" w:name="troubleshooting-failed-workflows"/>
      <w:bookmarkEnd w:id="612"/>
      <w:r>
        <w:t xml:space="preserve"> </w:t>
      </w:r>
      <w:bookmarkStart w:id="613" w:name="common-use-cases"/>
      <w:bookmarkEnd w:id="613"/>
      <w:r>
        <w:t xml:space="preserve"> </w:t>
      </w:r>
      <w:bookmarkStart w:id="614" w:name="comparison-of-popular-actions"/>
      <w:bookmarkEnd w:id="614"/>
      <w:r>
        <w:t xml:space="preserve"> </w:t>
      </w:r>
      <w:bookmarkStart w:id="615" w:name="tbl-pr-comment-features"/>
      <w:bookmarkEnd w:id="615"/>
      <w:r>
        <w:t xml:space="preserve"> </w:t>
      </w:r>
      <w:bookmarkStart w:id="616" w:name="choosing-the-right-action"/>
      <w:bookmarkEnd w:id="616"/>
      <w:r>
        <w:t xml:space="preserve"> </w:t>
      </w:r>
      <w:bookmarkStart w:id="617" w:name="security-considerations"/>
      <w:bookmarkEnd w:id="617"/>
      <w:r>
        <w:t xml:space="preserve"> </w:t>
      </w:r>
      <w:bookmarkStart w:id="618" w:name="fast-package-installation-with-r2u"/>
      <w:bookmarkEnd w:id="618"/>
      <w:r>
        <w:t xml:space="preserve"> </w:t>
      </w:r>
      <w:bookmarkStart w:id="619" w:name="additional-resources"/>
      <w:bookmarkEnd w:id="619"/>
    </w:p>
    <w:p>
      <w:pPr>
        <w:pStyle w:val="BodyText"/>
      </w:pPr>
      <w:r>
        <w:t xml:space="preserve">That page covers:</w:t>
      </w:r>
    </w:p>
    <w:p>
      <w:pPr>
        <w:pStyle w:val="Compact"/>
        <w:numPr>
          <w:ilvl w:val="0"/>
          <w:numId w:val="1039"/>
        </w:numPr>
      </w:pPr>
      <w:hyperlink r:id="rId620">
        <w:r>
          <w:rPr>
            <w:rStyle w:val="Hyperlink"/>
          </w:rPr>
          <w:t xml:space="preserve">Understanding GitHub Actions</w:t>
        </w:r>
      </w:hyperlink>
    </w:p>
    <w:p>
      <w:pPr>
        <w:pStyle w:val="Compact"/>
        <w:numPr>
          <w:ilvl w:val="0"/>
          <w:numId w:val="1039"/>
        </w:numPr>
      </w:pPr>
      <w:hyperlink r:id="rId621">
        <w:r>
          <w:rPr>
            <w:rStyle w:val="Hyperlink"/>
          </w:rPr>
          <w:t xml:space="preserve">Setting Up GitHub Actions</w:t>
        </w:r>
      </w:hyperlink>
    </w:p>
    <w:p>
      <w:pPr>
        <w:pStyle w:val="Compact"/>
        <w:numPr>
          <w:ilvl w:val="0"/>
          <w:numId w:val="1039"/>
        </w:numPr>
      </w:pPr>
      <w:hyperlink r:id="rId622">
        <w:r>
          <w:rPr>
            <w:rStyle w:val="Hyperlink"/>
          </w:rPr>
          <w:t xml:space="preserve">Reusable Workflow Collections</w:t>
        </w:r>
      </w:hyperlink>
    </w:p>
    <w:p>
      <w:pPr>
        <w:pStyle w:val="Compact"/>
        <w:numPr>
          <w:ilvl w:val="0"/>
          <w:numId w:val="1039"/>
        </w:numPr>
      </w:pPr>
      <w:hyperlink r:id="rId623">
        <w:r>
          <w:rPr>
            <w:rStyle w:val="Hyperlink"/>
          </w:rPr>
          <w:t xml:space="preserve">How GitHub Actions Workflows Work</w:t>
        </w:r>
      </w:hyperlink>
    </w:p>
    <w:p>
      <w:pPr>
        <w:pStyle w:val="Compact"/>
        <w:numPr>
          <w:ilvl w:val="0"/>
          <w:numId w:val="1039"/>
        </w:numPr>
      </w:pPr>
      <w:hyperlink r:id="rId624">
        <w:r>
          <w:rPr>
            <w:rStyle w:val="Hyperlink"/>
          </w:rPr>
          <w:t xml:space="preserve">Workflow Files and Security</w:t>
        </w:r>
      </w:hyperlink>
    </w:p>
    <w:p>
      <w:pPr>
        <w:pStyle w:val="Compact"/>
        <w:numPr>
          <w:ilvl w:val="0"/>
          <w:numId w:val="1039"/>
        </w:numPr>
      </w:pPr>
      <w:hyperlink r:id="rId625">
        <w:r>
          <w:rPr>
            <w:rStyle w:val="Hyperlink"/>
          </w:rPr>
          <w:t xml:space="preserve">Pipeline Design Patterns</w:t>
        </w:r>
      </w:hyperlink>
    </w:p>
    <w:p>
      <w:pPr>
        <w:pStyle w:val="Compact"/>
        <w:numPr>
          <w:ilvl w:val="0"/>
          <w:numId w:val="1039"/>
        </w:numPr>
      </w:pPr>
      <w:hyperlink r:id="rId626">
        <w:r>
          <w:rPr>
            <w:rStyle w:val="Hyperlink"/>
          </w:rPr>
          <w:t xml:space="preserve">Troubleshooting Failed Workflows</w:t>
        </w:r>
      </w:hyperlink>
    </w:p>
    <w:p>
      <w:pPr>
        <w:pStyle w:val="Compact"/>
        <w:numPr>
          <w:ilvl w:val="0"/>
          <w:numId w:val="1039"/>
        </w:numPr>
      </w:pPr>
      <w:hyperlink r:id="rId627">
        <w:r>
          <w:rPr>
            <w:rStyle w:val="Hyperlink"/>
          </w:rPr>
          <w:t xml:space="preserve">Pull Request Comment Automation</w:t>
        </w:r>
      </w:hyperlink>
    </w:p>
    <w:p>
      <w:pPr>
        <w:pStyle w:val="Compact"/>
        <w:numPr>
          <w:ilvl w:val="0"/>
          <w:numId w:val="1039"/>
        </w:numPr>
      </w:pPr>
      <w:hyperlink r:id="rId628">
        <w:r>
          <w:rPr>
            <w:rStyle w:val="Hyperlink"/>
          </w:rPr>
          <w:t xml:space="preserve">Fast Package Installation with r2u</w:t>
        </w:r>
      </w:hyperlink>
    </w:p>
    <w:p>
      <w:pPr>
        <w:pStyle w:val="Compact"/>
        <w:numPr>
          <w:ilvl w:val="0"/>
          <w:numId w:val="1039"/>
        </w:numPr>
      </w:pPr>
      <w:hyperlink r:id="rId629">
        <w:r>
          <w:rPr>
            <w:rStyle w:val="Hyperlink"/>
          </w:rPr>
          <w:t xml:space="preserve">Additional Resources</w:t>
        </w:r>
      </w:hyperlink>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30" name="Picture"/>
                  <a:graphic>
                    <a:graphicData uri="http://schemas.openxmlformats.org/drawingml/2006/picture">
                      <pic:pic>
                        <pic:nvPicPr>
                          <pic:cNvPr descr="/opt/quarto/share/formats/docx/note.png" id="631" name="Picture"/>
                          <pic:cNvPicPr>
                            <a:picLocks noChangeArrowheads="1" noChangeAspect="1"/>
                          </pic:cNvPicPr>
                        </pic:nvPicPr>
                        <pic:blipFill>
                          <a:blip r:embed="rId9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Looking for a specific section that used to be here?</w:t>
            </w:r>
          </w:p>
        </w:tc>
      </w:tr>
      <w:tr>
        <w:trPr>
          <w:cantSplit/>
        </w:trPr>
        <w:tc>
          <w:tcPr>
            <w:tcMar>
              <w:top w:w="108" w:type="dxa"/>
              <w:bottom w:w="108" w:type="dxa"/>
            </w:tcMar>
          </w:tcPr>
          <w:p>
            <w:pPr>
              <w:pStyle w:val="BodyText"/>
            </w:pPr>
            <w:pPr>
              <w:spacing w:before="16" w:after="16"/>
            </w:pPr>
            <w:r>
              <w:t xml:space="preserve">This chapter’s old section anchors still resolve on this page,</w:t>
            </w:r>
            <w:r>
              <w:t xml:space="preserve"> </w:t>
            </w:r>
            <w:r>
              <w:t xml:space="preserve">so old bookmarks and links land here,</w:t>
            </w:r>
            <w:r>
              <w:t xml:space="preserve"> </w:t>
            </w:r>
            <w:r>
              <w:t xml:space="preserve">but the content now lives on the page linked above,</w:t>
            </w:r>
            <w:r>
              <w:t xml:space="preserve"> </w:t>
            </w:r>
            <w:r>
              <w:t xml:space="preserve">under the same anchor.</w:t>
            </w:r>
            <w:r>
              <w:t xml:space="preserve"> </w:t>
            </w:r>
            <w:r>
              <w:t xml:space="preserve">For example,</w:t>
            </w:r>
            <w:r>
              <w:t xml:space="preserve"> </w:t>
            </w:r>
            <w:r>
              <w:rPr>
                <w:rStyle w:val="VerbatimChar"/>
              </w:rPr>
              <w:t xml:space="preserve">#sec-foo</w:t>
            </w:r>
            <w:r>
              <w:t xml:space="preserve"> </w:t>
            </w:r>
            <w:r>
              <w:t xml:space="preserve">here is</w:t>
            </w:r>
            <w:r>
              <w:t xml:space="preserve"> </w:t>
            </w:r>
            <w:r>
              <w:rPr>
                <w:rStyle w:val="VerbatimChar"/>
              </w:rPr>
              <w:t xml:space="preserve">chapters/continuous-integration.html#sec-foo</w:t>
            </w:r>
            <w:r>
              <w:t xml:space="preserve"> </w:t>
            </w:r>
            <w:r>
              <w:t xml:space="preserve">on the psc site.</w:t>
            </w:r>
          </w:p>
          <w:p/>
        </w:tc>
      </w:tr>
    </w:tbl>
    <w:p>
      <w:r>
        <w:br w:type="page"/>
      </w:r>
    </w:p>
    <w:bookmarkEnd w:id="632"/>
    <w:bookmarkStart w:id="696" w:name="sec-unix"/>
    <w:p>
      <w:pPr>
        <w:pStyle w:val="Heading1"/>
      </w:pPr>
      <w:r>
        <w:t xml:space="preserve">14. Unix</w:t>
      </w:r>
    </w:p>
    <w:p>
      <w:pPr>
        <w:pStyle w:val="FirstParagraph"/>
      </w:pPr>
      <w:r>
        <w:t xml:space="preserve">This chapter has moved to</w:t>
      </w:r>
      <w:r>
        <w:t xml:space="preserve"> </w:t>
      </w:r>
      <w:hyperlink r:id="rId61">
        <w:r>
          <w:rPr>
            <w:rStyle w:val="Hyperlink"/>
            <w:i/>
            <w:iCs/>
          </w:rPr>
          <w:t xml:space="preserve">Principles of Scientific Computing</w:t>
        </w:r>
      </w:hyperlink>
      <w:r>
        <w:t xml:space="preserve">,</w:t>
      </w:r>
      <w:r>
        <w:t xml:space="preserve"> </w:t>
      </w:r>
      <w:r>
        <w:t xml:space="preserve">the Morrison Lab’s general-purpose guide to coding for research projects:</w:t>
      </w:r>
      <w:r>
        <w:t xml:space="preserve"> </w:t>
      </w:r>
      <w:hyperlink r:id="rId633">
        <w:r>
          <w:rPr>
            <w:rStyle w:val="Hyperlink"/>
            <w:b/>
            <w:bCs/>
          </w:rPr>
          <w:t xml:space="preserve">Unix</w:t>
        </w:r>
      </w:hyperlink>
      <w:r>
        <w:t xml:space="preserve"> </w:t>
      </w:r>
      <w:r>
        <w:t xml:space="preserve">(source:</w:t>
      </w:r>
      <w:r>
        <w:t xml:space="preserve"> </w:t>
      </w:r>
      <w:hyperlink r:id="rId63">
        <w:r>
          <w:rPr>
            <w:rStyle w:val="Hyperlink"/>
          </w:rPr>
          <w:t xml:space="preserve">https://github.com/Morrison-Lab/psc</w:t>
        </w:r>
      </w:hyperlink>
      <w:r>
        <w:t xml:space="preserve">).</w:t>
      </w:r>
    </w:p>
    <w:p>
      <w:pPr>
        <w:pStyle w:val="BodyText"/>
      </w:pPr>
      <w:bookmarkStart w:id="634" w:name="sec-cli-tui-gui"/>
      <w:bookmarkEnd w:id="634"/>
      <w:r>
        <w:t xml:space="preserve"> </w:t>
      </w:r>
      <w:bookmarkStart w:id="635" w:name="sec-shell-style"/>
      <w:bookmarkEnd w:id="635"/>
      <w:r>
        <w:t xml:space="preserve"> </w:t>
      </w:r>
      <w:bookmarkStart w:id="636" w:name="sec-terminal-emulators"/>
      <w:bookmarkEnd w:id="636"/>
      <w:r>
        <w:t xml:space="preserve"> </w:t>
      </w:r>
      <w:bookmarkStart w:id="637" w:name="sec-zsh"/>
      <w:bookmarkEnd w:id="637"/>
      <w:r>
        <w:t xml:space="preserve"> </w:t>
      </w:r>
      <w:bookmarkStart w:id="638" w:name="command-line-interfaces-cli"/>
      <w:bookmarkEnd w:id="638"/>
      <w:r>
        <w:t xml:space="preserve"> </w:t>
      </w:r>
      <w:bookmarkStart w:id="639" w:name="terminal-user-interfaces-tui"/>
      <w:bookmarkEnd w:id="639"/>
      <w:r>
        <w:t xml:space="preserve"> </w:t>
      </w:r>
      <w:bookmarkStart w:id="640" w:name="graphical-user-interfaces-gui"/>
      <w:bookmarkEnd w:id="640"/>
      <w:r>
        <w:t xml:space="preserve"> </w:t>
      </w:r>
      <w:bookmarkStart w:id="641" w:name="summary-and-trade-offs"/>
      <w:bookmarkEnd w:id="641"/>
      <w:r>
        <w:t xml:space="preserve"> </w:t>
      </w:r>
      <w:bookmarkStart w:id="642" w:name="basics"/>
      <w:bookmarkEnd w:id="642"/>
      <w:r>
        <w:t xml:space="preserve"> </w:t>
      </w:r>
      <w:bookmarkStart w:id="643" w:name="recommended-options"/>
      <w:bookmarkEnd w:id="643"/>
      <w:r>
        <w:t xml:space="preserve"> </w:t>
      </w:r>
      <w:bookmarkStart w:id="644" w:name="ghostty"/>
      <w:bookmarkEnd w:id="644"/>
      <w:r>
        <w:t xml:space="preserve"> </w:t>
      </w:r>
      <w:bookmarkStart w:id="645" w:name="wezterm"/>
      <w:bookmarkEnd w:id="645"/>
      <w:r>
        <w:t xml:space="preserve"> </w:t>
      </w:r>
      <w:bookmarkStart w:id="646" w:name="alacritty"/>
      <w:bookmarkEnd w:id="646"/>
      <w:r>
        <w:t xml:space="preserve"> </w:t>
      </w:r>
      <w:bookmarkStart w:id="647" w:name="kitty"/>
      <w:bookmarkEnd w:id="647"/>
      <w:r>
        <w:t xml:space="preserve"> </w:t>
      </w:r>
      <w:bookmarkStart w:id="648" w:name="iterm2"/>
      <w:bookmarkEnd w:id="648"/>
      <w:r>
        <w:t xml:space="preserve"> </w:t>
      </w:r>
      <w:bookmarkStart w:id="649" w:name="windows-terminal"/>
      <w:bookmarkEnd w:id="649"/>
      <w:r>
        <w:t xml:space="preserve"> </w:t>
      </w:r>
      <w:bookmarkStart w:id="650" w:name="comparison-summary"/>
      <w:bookmarkEnd w:id="650"/>
      <w:r>
        <w:t xml:space="preserve"> </w:t>
      </w:r>
      <w:bookmarkStart w:id="651" w:name="syntax-for-both-macwindows"/>
      <w:bookmarkEnd w:id="651"/>
      <w:r>
        <w:t xml:space="preserve"> </w:t>
      </w:r>
      <w:bookmarkStart w:id="652" w:name="installing-zsh"/>
      <w:bookmarkEnd w:id="652"/>
      <w:r>
        <w:t xml:space="preserve"> </w:t>
      </w:r>
      <w:bookmarkStart w:id="653" w:name="installing-oh-my-zsh"/>
      <w:bookmarkEnd w:id="653"/>
      <w:r>
        <w:t xml:space="preserve"> </w:t>
      </w:r>
      <w:bookmarkStart w:id="654" w:name="the-two-plugins-we-use"/>
      <w:bookmarkEnd w:id="654"/>
      <w:r>
        <w:t xml:space="preserve"> </w:t>
      </w:r>
      <w:bookmarkStart w:id="655" w:name="more-plugins-at-no-install-cost"/>
      <w:bookmarkEnd w:id="655"/>
      <w:r>
        <w:t xml:space="preserve"> </w:t>
      </w:r>
      <w:bookmarkStart w:id="656" w:name="prompt-themes"/>
      <w:bookmarkEnd w:id="656"/>
      <w:r>
        <w:t xml:space="preserve"> </w:t>
      </w:r>
      <w:bookmarkStart w:id="657" w:name="X011670ee6c6000a8cba5cb4c9eb89f7822efe26"/>
      <w:bookmarkEnd w:id="657"/>
      <w:r>
        <w:t xml:space="preserve"> </w:t>
      </w:r>
      <w:bookmarkStart w:id="658" w:name="X78be3aeb742b1d2b9c7bd71a18d58f3a9503c9f"/>
      <w:bookmarkEnd w:id="658"/>
      <w:r>
        <w:t xml:space="preserve"> </w:t>
      </w:r>
      <w:bookmarkStart w:id="659" w:name="running-bash-scripts"/>
      <w:bookmarkEnd w:id="659"/>
      <w:r>
        <w:t xml:space="preserve"> </w:t>
      </w:r>
      <w:bookmarkStart w:id="660" w:name="error-handling"/>
      <w:bookmarkEnd w:id="660"/>
      <w:r>
        <w:t xml:space="preserve"> </w:t>
      </w:r>
      <w:bookmarkStart w:id="661" w:name="functions-and-naming"/>
      <w:bookmarkEnd w:id="661"/>
      <w:r>
        <w:t xml:space="preserve"> </w:t>
      </w:r>
      <w:bookmarkStart w:id="662" w:name="comments"/>
      <w:bookmarkEnd w:id="662"/>
      <w:r>
        <w:t xml:space="preserve"> </w:t>
      </w:r>
      <w:bookmarkStart w:id="663" w:name="logging"/>
      <w:bookmarkEnd w:id="663"/>
      <w:r>
        <w:t xml:space="preserve"> </w:t>
      </w:r>
      <w:bookmarkStart w:id="664" w:name="security"/>
      <w:bookmarkEnd w:id="664"/>
      <w:r>
        <w:t xml:space="preserve"> </w:t>
      </w:r>
      <w:bookmarkStart w:id="665" w:name="linting"/>
      <w:bookmarkEnd w:id="665"/>
      <w:r>
        <w:t xml:space="preserve"> </w:t>
      </w:r>
      <w:bookmarkStart w:id="666" w:name="portability"/>
      <w:bookmarkEnd w:id="666"/>
      <w:r>
        <w:t xml:space="preserve"> </w:t>
      </w:r>
      <w:bookmarkStart w:id="667" w:name="formatting"/>
      <w:bookmarkEnd w:id="667"/>
      <w:r>
        <w:t xml:space="preserve"> </w:t>
      </w:r>
      <w:bookmarkStart w:id="668" w:name="running-rscripts-in-windows"/>
      <w:bookmarkEnd w:id="668"/>
      <w:r>
        <w:t xml:space="preserve"> </w:t>
      </w:r>
      <w:bookmarkStart w:id="669" w:name="common-mistakes"/>
      <w:bookmarkEnd w:id="669"/>
      <w:r>
        <w:t xml:space="preserve"> </w:t>
      </w:r>
      <w:bookmarkStart w:id="670" w:name="checking-tasks-and-killing-jobs"/>
      <w:bookmarkEnd w:id="670"/>
      <w:r>
        <w:t xml:space="preserve"> </w:t>
      </w:r>
      <w:bookmarkStart w:id="671" w:name="running-big-jobs"/>
      <w:bookmarkEnd w:id="671"/>
      <w:r>
        <w:t xml:space="preserve"> </w:t>
      </w:r>
      <w:bookmarkStart w:id="672" w:name="example-code-for-runfilesavelogs"/>
      <w:bookmarkEnd w:id="672"/>
      <w:r>
        <w:t xml:space="preserve"> </w:t>
      </w:r>
      <w:bookmarkStart w:id="673" w:name="example-usage-for-runfilesavelogs"/>
      <w:bookmarkEnd w:id="673"/>
      <w:r>
        <w:t xml:space="preserve"> </w:t>
      </w:r>
      <w:bookmarkStart w:id="674" w:name="external-resources"/>
      <w:bookmarkEnd w:id="674"/>
      <w:r>
        <w:t xml:space="preserve"> </w:t>
      </w:r>
      <w:bookmarkStart w:id="675" w:name="tbl-cli-tui-gui"/>
      <w:bookmarkEnd w:id="675"/>
      <w:r>
        <w:t xml:space="preserve"> </w:t>
      </w:r>
      <w:bookmarkStart w:id="676" w:name="fig-unix-desktop"/>
      <w:bookmarkEnd w:id="676"/>
      <w:r>
        <w:t xml:space="preserve"> </w:t>
      </w:r>
      <w:bookmarkStart w:id="677" w:name="tbl-terminal-emulators"/>
      <w:bookmarkEnd w:id="677"/>
      <w:r>
        <w:t xml:space="preserve"> </w:t>
      </w:r>
      <w:bookmarkStart w:id="678" w:name="tbl-unix-basic-commands"/>
      <w:bookmarkEnd w:id="678"/>
      <w:r>
        <w:t xml:space="preserve"> </w:t>
      </w:r>
      <w:bookmarkStart w:id="679" w:name="fig-unix-terminal"/>
      <w:bookmarkEnd w:id="679"/>
      <w:r>
        <w:t xml:space="preserve"> </w:t>
      </w:r>
      <w:bookmarkStart w:id="680" w:name="tbl-unix-omz-plugins"/>
      <w:bookmarkEnd w:id="680"/>
      <w:r>
        <w:t xml:space="preserve"> </w:t>
      </w:r>
      <w:bookmarkStart w:id="681" w:name="tbl-unix-cli-tools"/>
      <w:bookmarkEnd w:id="681"/>
      <w:r>
        <w:t xml:space="preserve"> </w:t>
      </w:r>
      <w:bookmarkStart w:id="682" w:name="tbl-unix-bash-scripts"/>
      <w:bookmarkEnd w:id="682"/>
    </w:p>
    <w:p>
      <w:pPr>
        <w:pStyle w:val="BodyText"/>
      </w:pPr>
      <w:r>
        <w:t xml:space="preserve">That page covers:</w:t>
      </w:r>
    </w:p>
    <w:p>
      <w:pPr>
        <w:pStyle w:val="Compact"/>
        <w:numPr>
          <w:ilvl w:val="0"/>
          <w:numId w:val="1040"/>
        </w:numPr>
      </w:pPr>
      <w:hyperlink r:id="rId683">
        <w:r>
          <w:rPr>
            <w:rStyle w:val="Hyperlink"/>
          </w:rPr>
          <w:t xml:space="preserve">User interfaces: CLI, TUI, and GUI</w:t>
        </w:r>
      </w:hyperlink>
    </w:p>
    <w:p>
      <w:pPr>
        <w:pStyle w:val="Compact"/>
        <w:numPr>
          <w:ilvl w:val="0"/>
          <w:numId w:val="1040"/>
        </w:numPr>
      </w:pPr>
      <w:hyperlink r:id="rId684">
        <w:r>
          <w:rPr>
            <w:rStyle w:val="Hyperlink"/>
          </w:rPr>
          <w:t xml:space="preserve">Basics</w:t>
        </w:r>
      </w:hyperlink>
    </w:p>
    <w:p>
      <w:pPr>
        <w:pStyle w:val="Compact"/>
        <w:numPr>
          <w:ilvl w:val="0"/>
          <w:numId w:val="1040"/>
        </w:numPr>
      </w:pPr>
      <w:hyperlink r:id="rId685">
        <w:r>
          <w:rPr>
            <w:rStyle w:val="Hyperlink"/>
          </w:rPr>
          <w:t xml:space="preserve">Terminal Emulators</w:t>
        </w:r>
      </w:hyperlink>
    </w:p>
    <w:p>
      <w:pPr>
        <w:pStyle w:val="Compact"/>
        <w:numPr>
          <w:ilvl w:val="0"/>
          <w:numId w:val="1040"/>
        </w:numPr>
      </w:pPr>
      <w:hyperlink r:id="rId686">
        <w:r>
          <w:rPr>
            <w:rStyle w:val="Hyperlink"/>
          </w:rPr>
          <w:t xml:space="preserve">Syntax for both Mac/Windows</w:t>
        </w:r>
      </w:hyperlink>
    </w:p>
    <w:p>
      <w:pPr>
        <w:pStyle w:val="Compact"/>
        <w:numPr>
          <w:ilvl w:val="0"/>
          <w:numId w:val="1040"/>
        </w:numPr>
      </w:pPr>
      <w:hyperlink r:id="rId687">
        <w:r>
          <w:rPr>
            <w:rStyle w:val="Hyperlink"/>
          </w:rPr>
          <w:t xml:space="preserve">Zsh and Oh My Zsh</w:t>
        </w:r>
      </w:hyperlink>
    </w:p>
    <w:p>
      <w:pPr>
        <w:pStyle w:val="Compact"/>
        <w:numPr>
          <w:ilvl w:val="0"/>
          <w:numId w:val="1040"/>
        </w:numPr>
      </w:pPr>
      <w:hyperlink r:id="rId688">
        <w:r>
          <w:rPr>
            <w:rStyle w:val="Hyperlink"/>
          </w:rPr>
          <w:t xml:space="preserve">Running Bash Scripts</w:t>
        </w:r>
      </w:hyperlink>
    </w:p>
    <w:p>
      <w:pPr>
        <w:pStyle w:val="Compact"/>
        <w:numPr>
          <w:ilvl w:val="0"/>
          <w:numId w:val="1040"/>
        </w:numPr>
      </w:pPr>
      <w:hyperlink r:id="rId689">
        <w:r>
          <w:rPr>
            <w:rStyle w:val="Hyperlink"/>
          </w:rPr>
          <w:t xml:space="preserve">Shell Scripting Style</w:t>
        </w:r>
      </w:hyperlink>
    </w:p>
    <w:p>
      <w:pPr>
        <w:pStyle w:val="Compact"/>
        <w:numPr>
          <w:ilvl w:val="0"/>
          <w:numId w:val="1040"/>
        </w:numPr>
      </w:pPr>
      <w:hyperlink r:id="rId690">
        <w:r>
          <w:rPr>
            <w:rStyle w:val="Hyperlink"/>
          </w:rPr>
          <w:t xml:space="preserve">Running Rscripts in Windows</w:t>
        </w:r>
      </w:hyperlink>
    </w:p>
    <w:p>
      <w:pPr>
        <w:pStyle w:val="Compact"/>
        <w:numPr>
          <w:ilvl w:val="0"/>
          <w:numId w:val="1040"/>
        </w:numPr>
      </w:pPr>
      <w:hyperlink r:id="rId691">
        <w:r>
          <w:rPr>
            <w:rStyle w:val="Hyperlink"/>
          </w:rPr>
          <w:t xml:space="preserve">Checking tasks and killing jobs</w:t>
        </w:r>
      </w:hyperlink>
    </w:p>
    <w:p>
      <w:pPr>
        <w:pStyle w:val="Compact"/>
        <w:numPr>
          <w:ilvl w:val="0"/>
          <w:numId w:val="1040"/>
        </w:numPr>
      </w:pPr>
      <w:hyperlink r:id="rId692">
        <w:r>
          <w:rPr>
            <w:rStyle w:val="Hyperlink"/>
          </w:rPr>
          <w:t xml:space="preserve">Running big jobs</w:t>
        </w:r>
      </w:hyperlink>
    </w:p>
    <w:p>
      <w:pPr>
        <w:pStyle w:val="Compact"/>
        <w:numPr>
          <w:ilvl w:val="0"/>
          <w:numId w:val="1040"/>
        </w:numPr>
      </w:pPr>
      <w:hyperlink r:id="rId693">
        <w:r>
          <w:rPr>
            <w:rStyle w:val="Hyperlink"/>
          </w:rPr>
          <w:t xml:space="preserve">External Resources</w:t>
        </w:r>
      </w:hyperlink>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94" name="Picture"/>
                  <a:graphic>
                    <a:graphicData uri="http://schemas.openxmlformats.org/drawingml/2006/picture">
                      <pic:pic>
                        <pic:nvPicPr>
                          <pic:cNvPr descr="/opt/quarto/share/formats/docx/note.png" id="695" name="Picture"/>
                          <pic:cNvPicPr>
                            <a:picLocks noChangeArrowheads="1" noChangeAspect="1"/>
                          </pic:cNvPicPr>
                        </pic:nvPicPr>
                        <pic:blipFill>
                          <a:blip r:embed="rId9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Looking for a specific section that used to be here?</w:t>
            </w:r>
          </w:p>
        </w:tc>
      </w:tr>
      <w:tr>
        <w:trPr>
          <w:cantSplit/>
        </w:trPr>
        <w:tc>
          <w:tcPr>
            <w:tcMar>
              <w:top w:w="108" w:type="dxa"/>
              <w:bottom w:w="108" w:type="dxa"/>
            </w:tcMar>
          </w:tcPr>
          <w:p>
            <w:pPr>
              <w:pStyle w:val="BodyText"/>
            </w:pPr>
            <w:pPr>
              <w:spacing w:before="16" w:after="16"/>
            </w:pPr>
            <w:r>
              <w:t xml:space="preserve">This chapter’s old section anchors still resolve on this page,</w:t>
            </w:r>
            <w:r>
              <w:t xml:space="preserve"> </w:t>
            </w:r>
            <w:r>
              <w:t xml:space="preserve">so old bookmarks and links land here,</w:t>
            </w:r>
            <w:r>
              <w:t xml:space="preserve"> </w:t>
            </w:r>
            <w:r>
              <w:t xml:space="preserve">but the content now lives on the page linked above,</w:t>
            </w:r>
            <w:r>
              <w:t xml:space="preserve"> </w:t>
            </w:r>
            <w:r>
              <w:t xml:space="preserve">under the same anchor.</w:t>
            </w:r>
            <w:r>
              <w:t xml:space="preserve"> </w:t>
            </w:r>
            <w:r>
              <w:t xml:space="preserve">For example,</w:t>
            </w:r>
            <w:r>
              <w:t xml:space="preserve"> </w:t>
            </w:r>
            <w:r>
              <w:rPr>
                <w:rStyle w:val="VerbatimChar"/>
              </w:rPr>
              <w:t xml:space="preserve">#sec-foo</w:t>
            </w:r>
            <w:r>
              <w:t xml:space="preserve"> </w:t>
            </w:r>
            <w:r>
              <w:t xml:space="preserve">here is</w:t>
            </w:r>
            <w:r>
              <w:t xml:space="preserve"> </w:t>
            </w:r>
            <w:r>
              <w:rPr>
                <w:rStyle w:val="VerbatimChar"/>
              </w:rPr>
              <w:t xml:space="preserve">chapters/unix.html#sec-foo</w:t>
            </w:r>
            <w:r>
              <w:t xml:space="preserve"> </w:t>
            </w:r>
            <w:r>
              <w:t xml:space="preserve">on the psc site.</w:t>
            </w:r>
          </w:p>
          <w:p/>
        </w:tc>
      </w:tr>
    </w:tbl>
    <w:p>
      <w:r>
        <w:br w:type="page"/>
      </w:r>
    </w:p>
    <w:bookmarkEnd w:id="696"/>
    <w:bookmarkStart w:id="711" w:name="sec-reproducible-environments"/>
    <w:p>
      <w:pPr>
        <w:pStyle w:val="Heading1"/>
      </w:pPr>
      <w:r>
        <w:t xml:space="preserve">15. Reproducible Environments</w:t>
      </w:r>
    </w:p>
    <w:p>
      <w:pPr>
        <w:pStyle w:val="FirstParagraph"/>
      </w:pPr>
      <w:r>
        <w:t xml:space="preserve">This chapter has moved to</w:t>
      </w:r>
      <w:r>
        <w:t xml:space="preserve"> </w:t>
      </w:r>
      <w:hyperlink r:id="rId61">
        <w:r>
          <w:rPr>
            <w:rStyle w:val="Hyperlink"/>
            <w:i/>
            <w:iCs/>
          </w:rPr>
          <w:t xml:space="preserve">Principles of Scientific Computing</w:t>
        </w:r>
      </w:hyperlink>
      <w:r>
        <w:t xml:space="preserve">,</w:t>
      </w:r>
      <w:r>
        <w:t xml:space="preserve"> </w:t>
      </w:r>
      <w:r>
        <w:t xml:space="preserve">the Morrison Lab’s general-purpose guide to coding for research projects:</w:t>
      </w:r>
      <w:r>
        <w:t xml:space="preserve"> </w:t>
      </w:r>
      <w:hyperlink r:id="rId697">
        <w:r>
          <w:rPr>
            <w:rStyle w:val="Hyperlink"/>
            <w:b/>
            <w:bCs/>
          </w:rPr>
          <w:t xml:space="preserve">Reproducible Environments</w:t>
        </w:r>
      </w:hyperlink>
      <w:r>
        <w:t xml:space="preserve"> </w:t>
      </w:r>
      <w:r>
        <w:t xml:space="preserve">(source:</w:t>
      </w:r>
      <w:r>
        <w:t xml:space="preserve"> </w:t>
      </w:r>
      <w:hyperlink r:id="rId63">
        <w:r>
          <w:rPr>
            <w:rStyle w:val="Hyperlink"/>
          </w:rPr>
          <w:t xml:space="preserve">https://github.com/Morrison-Lab/psc</w:t>
        </w:r>
      </w:hyperlink>
      <w:r>
        <w:t xml:space="preserve">).</w:t>
      </w:r>
    </w:p>
    <w:p>
      <w:pPr>
        <w:pStyle w:val="BodyText"/>
      </w:pPr>
      <w:bookmarkStart w:id="698" w:name="package-version-control-with-renv"/>
      <w:bookmarkEnd w:id="698"/>
      <w:r>
        <w:t xml:space="preserve"> </w:t>
      </w:r>
      <w:bookmarkStart w:id="699" w:name="introduction"/>
      <w:bookmarkEnd w:id="699"/>
      <w:r>
        <w:t xml:space="preserve"> </w:t>
      </w:r>
      <w:bookmarkStart w:id="700" w:name="implementing-renv-in-projects"/>
      <w:bookmarkEnd w:id="700"/>
      <w:r>
        <w:t xml:space="preserve"> </w:t>
      </w:r>
      <w:bookmarkStart w:id="701" w:name="configuring-renv-settings"/>
      <w:bookmarkEnd w:id="701"/>
      <w:r>
        <w:t xml:space="preserve"> </w:t>
      </w:r>
      <w:bookmarkStart w:id="702" w:name="reducing-startup-messages"/>
      <w:bookmarkEnd w:id="702"/>
      <w:r>
        <w:t xml:space="preserve"> </w:t>
      </w:r>
      <w:bookmarkStart w:id="703" w:name="using-projects-with-renv"/>
      <w:bookmarkEnd w:id="703"/>
      <w:r>
        <w:t xml:space="preserve"> </w:t>
      </w:r>
      <w:bookmarkStart w:id="704" w:name="X95323e1d396258fce1ce82f3a573e34bd494b0b"/>
      <w:bookmarkEnd w:id="704"/>
      <w:r>
        <w:t xml:space="preserve"> </w:t>
      </w:r>
      <w:bookmarkStart w:id="705" w:name="managing-r-versions-with-rig"/>
      <w:bookmarkEnd w:id="705"/>
      <w:r>
        <w:t xml:space="preserve"> </w:t>
      </w:r>
      <w:bookmarkStart w:id="706" w:name="clearing-docker-cache"/>
      <w:bookmarkEnd w:id="706"/>
    </w:p>
    <w:p>
      <w:pPr>
        <w:pStyle w:val="BodyText"/>
      </w:pPr>
      <w:r>
        <w:t xml:space="preserve">That page covers:</w:t>
      </w:r>
    </w:p>
    <w:p>
      <w:pPr>
        <w:pStyle w:val="Compact"/>
        <w:numPr>
          <w:ilvl w:val="0"/>
          <w:numId w:val="1041"/>
        </w:numPr>
      </w:pPr>
      <w:hyperlink r:id="rId707">
        <w:r>
          <w:rPr>
            <w:rStyle w:val="Hyperlink"/>
          </w:rPr>
          <w:t xml:space="preserve">Package Version Control with renv</w:t>
        </w:r>
      </w:hyperlink>
    </w:p>
    <w:p>
      <w:pPr>
        <w:pStyle w:val="Compact"/>
        <w:numPr>
          <w:ilvl w:val="0"/>
          <w:numId w:val="1041"/>
        </w:numPr>
      </w:pPr>
      <w:hyperlink r:id="rId708">
        <w:r>
          <w:rPr>
            <w:rStyle w:val="Hyperlink"/>
          </w:rPr>
          <w:t xml:space="preserve">Fast Package Installation on Ubuntu with r2u</w:t>
        </w:r>
      </w:hyperlink>
    </w:p>
    <w:p>
      <w:pPr>
        <w:pStyle w:val="Compact"/>
        <w:numPr>
          <w:ilvl w:val="0"/>
          <w:numId w:val="1041"/>
        </w:numPr>
      </w:pPr>
      <w:hyperlink r:id="rId709">
        <w:r>
          <w:rPr>
            <w:rStyle w:val="Hyperlink"/>
          </w:rPr>
          <w:t xml:space="preserve">Managing R Versions with rig</w:t>
        </w:r>
      </w:hyperlink>
    </w:p>
    <w:p>
      <w:pPr>
        <w:pStyle w:val="Compact"/>
        <w:numPr>
          <w:ilvl w:val="0"/>
          <w:numId w:val="1041"/>
        </w:numPr>
      </w:pPr>
      <w:hyperlink r:id="rId710">
        <w:r>
          <w:rPr>
            <w:rStyle w:val="Hyperlink"/>
          </w:rPr>
          <w:t xml:space="preserve">Clearing Docker Cache</w:t>
        </w:r>
      </w:hyperlink>
    </w:p>
    <w:p>
      <w:r>
        <w:br w:type="page"/>
      </w:r>
    </w:p>
    <w:bookmarkEnd w:id="711"/>
    <w:bookmarkStart w:id="739" w:name="code-publication"/>
    <w:p>
      <w:pPr>
        <w:pStyle w:val="Heading1"/>
      </w:pPr>
      <w:r>
        <w:t xml:space="preserve">16. Code Publication</w:t>
      </w:r>
    </w:p>
    <w:p>
      <w:pPr>
        <w:pStyle w:val="FirstParagraph"/>
      </w:pPr>
      <w:r>
        <w:t xml:space="preserve">This chapter has moved to</w:t>
      </w:r>
      <w:r>
        <w:t xml:space="preserve"> </w:t>
      </w:r>
      <w:hyperlink r:id="rId61">
        <w:r>
          <w:rPr>
            <w:rStyle w:val="Hyperlink"/>
            <w:i/>
            <w:iCs/>
          </w:rPr>
          <w:t xml:space="preserve">Principles of Scientific Computing</w:t>
        </w:r>
      </w:hyperlink>
      <w:r>
        <w:t xml:space="preserve">,</w:t>
      </w:r>
      <w:r>
        <w:t xml:space="preserve"> </w:t>
      </w:r>
      <w:r>
        <w:t xml:space="preserve">the Morrison Lab’s general-purpose guide to coding for research projects:</w:t>
      </w:r>
      <w:r>
        <w:t xml:space="preserve"> </w:t>
      </w:r>
      <w:hyperlink r:id="rId712">
        <w:r>
          <w:rPr>
            <w:rStyle w:val="Hyperlink"/>
            <w:b/>
            <w:bCs/>
          </w:rPr>
          <w:t xml:space="preserve">Code Publication</w:t>
        </w:r>
      </w:hyperlink>
      <w:r>
        <w:t xml:space="preserve"> </w:t>
      </w:r>
      <w:r>
        <w:t xml:space="preserve">(source:</w:t>
      </w:r>
      <w:r>
        <w:t xml:space="preserve"> </w:t>
      </w:r>
      <w:hyperlink r:id="rId63">
        <w:r>
          <w:rPr>
            <w:rStyle w:val="Hyperlink"/>
          </w:rPr>
          <w:t xml:space="preserve">https://github.com/Morrison-Lab/psc</w:t>
        </w:r>
      </w:hyperlink>
      <w:r>
        <w:t xml:space="preserve">).</w:t>
      </w:r>
    </w:p>
    <w:p>
      <w:pPr>
        <w:pStyle w:val="BodyText"/>
      </w:pPr>
      <w:bookmarkStart w:id="713" w:name="sec-cran-release"/>
      <w:bookmarkEnd w:id="713"/>
      <w:r>
        <w:t xml:space="preserve"> </w:t>
      </w:r>
      <w:bookmarkStart w:id="714" w:name="sec-create-github-release"/>
      <w:bookmarkEnd w:id="714"/>
      <w:r>
        <w:t xml:space="preserve"> </w:t>
      </w:r>
      <w:bookmarkStart w:id="715" w:name="checklist-overview"/>
      <w:bookmarkEnd w:id="715"/>
      <w:r>
        <w:t xml:space="preserve"> </w:t>
      </w:r>
      <w:bookmarkStart w:id="716" w:name="fill-out-file-headers"/>
      <w:bookmarkEnd w:id="716"/>
      <w:r>
        <w:t xml:space="preserve"> </w:t>
      </w:r>
      <w:bookmarkStart w:id="717" w:name="clean-up-comments"/>
      <w:bookmarkEnd w:id="717"/>
      <w:r>
        <w:t xml:space="preserve"> </w:t>
      </w:r>
      <w:bookmarkStart w:id="718" w:name="document-functions"/>
      <w:bookmarkEnd w:id="718"/>
      <w:r>
        <w:t xml:space="preserve"> </w:t>
      </w:r>
      <w:bookmarkStart w:id="719" w:name="remove-deprecated-filepaths"/>
      <w:bookmarkEnd w:id="719"/>
      <w:r>
        <w:t xml:space="preserve"> </w:t>
      </w:r>
      <w:bookmarkStart w:id="720" w:name="ensure-project-runs-via-bash"/>
      <w:bookmarkEnd w:id="720"/>
      <w:r>
        <w:t xml:space="preserve"> </w:t>
      </w:r>
      <w:bookmarkStart w:id="721" w:name="complete-the-readme"/>
      <w:bookmarkEnd w:id="721"/>
      <w:r>
        <w:t xml:space="preserve"> </w:t>
      </w:r>
      <w:bookmarkStart w:id="722" w:name="clean-up-feature-branches"/>
      <w:bookmarkEnd w:id="722"/>
      <w:r>
        <w:t xml:space="preserve"> </w:t>
      </w:r>
      <w:bookmarkStart w:id="723" w:name="versioning"/>
      <w:bookmarkEnd w:id="723"/>
      <w:r>
        <w:t xml:space="preserve"> </w:t>
      </w:r>
      <w:bookmarkStart w:id="724" w:name="pre-release-checklist"/>
      <w:bookmarkEnd w:id="724"/>
      <w:r>
        <w:t xml:space="preserve"> </w:t>
      </w:r>
      <w:bookmarkStart w:id="725" w:name="submitting-to-cran"/>
      <w:bookmarkEnd w:id="725"/>
      <w:r>
        <w:t xml:space="preserve"> </w:t>
      </w:r>
      <w:bookmarkStart w:id="726" w:name="after-cran-acceptance"/>
      <w:bookmarkEnd w:id="726"/>
    </w:p>
    <w:p>
      <w:pPr>
        <w:pStyle w:val="BodyText"/>
      </w:pPr>
      <w:r>
        <w:t xml:space="preserve">That page covers:</w:t>
      </w:r>
    </w:p>
    <w:p>
      <w:pPr>
        <w:pStyle w:val="Compact"/>
        <w:numPr>
          <w:ilvl w:val="0"/>
          <w:numId w:val="1042"/>
        </w:numPr>
      </w:pPr>
      <w:hyperlink r:id="rId727">
        <w:r>
          <w:rPr>
            <w:rStyle w:val="Hyperlink"/>
          </w:rPr>
          <w:t xml:space="preserve">Checklist overview</w:t>
        </w:r>
      </w:hyperlink>
    </w:p>
    <w:p>
      <w:pPr>
        <w:pStyle w:val="Compact"/>
        <w:numPr>
          <w:ilvl w:val="0"/>
          <w:numId w:val="1042"/>
        </w:numPr>
      </w:pPr>
      <w:hyperlink r:id="rId728">
        <w:r>
          <w:rPr>
            <w:rStyle w:val="Hyperlink"/>
          </w:rPr>
          <w:t xml:space="preserve">Fill out file headers</w:t>
        </w:r>
      </w:hyperlink>
    </w:p>
    <w:p>
      <w:pPr>
        <w:pStyle w:val="Compact"/>
        <w:numPr>
          <w:ilvl w:val="0"/>
          <w:numId w:val="1042"/>
        </w:numPr>
      </w:pPr>
      <w:hyperlink r:id="rId729">
        <w:r>
          <w:rPr>
            <w:rStyle w:val="Hyperlink"/>
          </w:rPr>
          <w:t xml:space="preserve">Clean up comments</w:t>
        </w:r>
      </w:hyperlink>
    </w:p>
    <w:p>
      <w:pPr>
        <w:pStyle w:val="Compact"/>
        <w:numPr>
          <w:ilvl w:val="0"/>
          <w:numId w:val="1042"/>
        </w:numPr>
      </w:pPr>
      <w:hyperlink r:id="rId730">
        <w:r>
          <w:rPr>
            <w:rStyle w:val="Hyperlink"/>
          </w:rPr>
          <w:t xml:space="preserve">Document functions</w:t>
        </w:r>
      </w:hyperlink>
    </w:p>
    <w:p>
      <w:pPr>
        <w:pStyle w:val="Compact"/>
        <w:numPr>
          <w:ilvl w:val="0"/>
          <w:numId w:val="1042"/>
        </w:numPr>
      </w:pPr>
      <w:hyperlink r:id="rId731">
        <w:r>
          <w:rPr>
            <w:rStyle w:val="Hyperlink"/>
          </w:rPr>
          <w:t xml:space="preserve">Remove deprecated filepaths</w:t>
        </w:r>
      </w:hyperlink>
    </w:p>
    <w:p>
      <w:pPr>
        <w:pStyle w:val="Compact"/>
        <w:numPr>
          <w:ilvl w:val="0"/>
          <w:numId w:val="1042"/>
        </w:numPr>
      </w:pPr>
      <w:hyperlink r:id="rId732">
        <w:r>
          <w:rPr>
            <w:rStyle w:val="Hyperlink"/>
          </w:rPr>
          <w:t xml:space="preserve">Ensure project runs via bash</w:t>
        </w:r>
      </w:hyperlink>
    </w:p>
    <w:p>
      <w:pPr>
        <w:pStyle w:val="Compact"/>
        <w:numPr>
          <w:ilvl w:val="0"/>
          <w:numId w:val="1042"/>
        </w:numPr>
      </w:pPr>
      <w:hyperlink r:id="rId733">
        <w:r>
          <w:rPr>
            <w:rStyle w:val="Hyperlink"/>
          </w:rPr>
          <w:t xml:space="preserve">Complete the README</w:t>
        </w:r>
      </w:hyperlink>
    </w:p>
    <w:p>
      <w:pPr>
        <w:pStyle w:val="Compact"/>
        <w:numPr>
          <w:ilvl w:val="0"/>
          <w:numId w:val="1042"/>
        </w:numPr>
      </w:pPr>
      <w:hyperlink r:id="rId734">
        <w:r>
          <w:rPr>
            <w:rStyle w:val="Hyperlink"/>
          </w:rPr>
          <w:t xml:space="preserve">Clean up feature branches</w:t>
        </w:r>
      </w:hyperlink>
    </w:p>
    <w:p>
      <w:pPr>
        <w:pStyle w:val="Compact"/>
        <w:numPr>
          <w:ilvl w:val="0"/>
          <w:numId w:val="1042"/>
        </w:numPr>
      </w:pPr>
      <w:hyperlink r:id="rId735">
        <w:r>
          <w:rPr>
            <w:rStyle w:val="Hyperlink"/>
          </w:rPr>
          <w:t xml:space="preserve">Create GitHub release</w:t>
        </w:r>
      </w:hyperlink>
    </w:p>
    <w:p>
      <w:pPr>
        <w:pStyle w:val="Compact"/>
        <w:numPr>
          <w:ilvl w:val="0"/>
          <w:numId w:val="1042"/>
        </w:numPr>
      </w:pPr>
      <w:hyperlink r:id="rId736">
        <w:r>
          <w:rPr>
            <w:rStyle w:val="Hyperlink"/>
          </w:rPr>
          <w:t xml:space="preserve">Releasing to CRAN</w:t>
        </w:r>
      </w:hyperlink>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737" name="Picture"/>
                  <a:graphic>
                    <a:graphicData uri="http://schemas.openxmlformats.org/drawingml/2006/picture">
                      <pic:pic>
                        <pic:nvPicPr>
                          <pic:cNvPr descr="/opt/quarto/share/formats/docx/note.png" id="738" name="Picture"/>
                          <pic:cNvPicPr>
                            <a:picLocks noChangeArrowheads="1" noChangeAspect="1"/>
                          </pic:cNvPicPr>
                        </pic:nvPicPr>
                        <pic:blipFill>
                          <a:blip r:embed="rId9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Looking for a specific section that used to be here?</w:t>
            </w:r>
          </w:p>
        </w:tc>
      </w:tr>
      <w:tr>
        <w:trPr>
          <w:cantSplit/>
        </w:trPr>
        <w:tc>
          <w:tcPr>
            <w:tcMar>
              <w:top w:w="108" w:type="dxa"/>
              <w:bottom w:w="108" w:type="dxa"/>
            </w:tcMar>
          </w:tcPr>
          <w:p>
            <w:pPr>
              <w:pStyle w:val="BodyText"/>
            </w:pPr>
            <w:pPr>
              <w:spacing w:before="16" w:after="16"/>
            </w:pPr>
            <w:r>
              <w:t xml:space="preserve">This chapter’s old section anchors still resolve on this page,</w:t>
            </w:r>
            <w:r>
              <w:t xml:space="preserve"> </w:t>
            </w:r>
            <w:r>
              <w:t xml:space="preserve">so old bookmarks and links land here,</w:t>
            </w:r>
            <w:r>
              <w:t xml:space="preserve"> </w:t>
            </w:r>
            <w:r>
              <w:t xml:space="preserve">but the content now lives on the page linked above,</w:t>
            </w:r>
            <w:r>
              <w:t xml:space="preserve"> </w:t>
            </w:r>
            <w:r>
              <w:t xml:space="preserve">under the same anchor.</w:t>
            </w:r>
            <w:r>
              <w:t xml:space="preserve"> </w:t>
            </w:r>
            <w:r>
              <w:t xml:space="preserve">For example,</w:t>
            </w:r>
            <w:r>
              <w:t xml:space="preserve"> </w:t>
            </w:r>
            <w:r>
              <w:rPr>
                <w:rStyle w:val="VerbatimChar"/>
              </w:rPr>
              <w:t xml:space="preserve">#sec-foo</w:t>
            </w:r>
            <w:r>
              <w:t xml:space="preserve"> </w:t>
            </w:r>
            <w:r>
              <w:t xml:space="preserve">here is</w:t>
            </w:r>
            <w:r>
              <w:t xml:space="preserve"> </w:t>
            </w:r>
            <w:r>
              <w:rPr>
                <w:rStyle w:val="VerbatimChar"/>
              </w:rPr>
              <w:t xml:space="preserve">chapters/code-publication.html#sec-foo</w:t>
            </w:r>
            <w:r>
              <w:t xml:space="preserve"> </w:t>
            </w:r>
            <w:r>
              <w:t xml:space="preserve">on the psc site.</w:t>
            </w:r>
          </w:p>
          <w:p/>
        </w:tc>
      </w:tr>
    </w:tbl>
    <w:p>
      <w:r>
        <w:br w:type="page"/>
      </w:r>
    </w:p>
    <w:bookmarkEnd w:id="739"/>
    <w:bookmarkStart w:id="759" w:name="sec-data-publication"/>
    <w:p>
      <w:pPr>
        <w:pStyle w:val="Heading1"/>
      </w:pPr>
      <w:r>
        <w:t xml:space="preserve">17. Data Publication</w:t>
      </w:r>
    </w:p>
    <w:bookmarkStart w:id="740" w:name="overview"/>
    <w:p>
      <w:pPr>
        <w:pStyle w:val="Heading2"/>
      </w:pPr>
      <w:r>
        <w:t xml:space="preserve">17.1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w:t>
      </w:r>
      <w:r>
        <w:t xml:space="preserve"> </w:t>
      </w:r>
      <w:r>
        <w:t xml:space="preserve">(</w:t>
      </w:r>
      <w:r>
        <w:t xml:space="preserve">“Open Science Framework,”</w:t>
      </w:r>
      <w:r>
        <w:t xml:space="preserve"> </w:t>
      </w:r>
      <w:r>
        <w:t xml:space="preserve">n.d.)</w:t>
      </w:r>
      <w:r>
        <w:t xml:space="preserve">. For example, all of the data from the WASH Benefits trials (led by investigators at Berkeley, icddr,b, IPA-Kenya and others) are all stored through data components nested within in OSF projects: https://osf.io/tprw2/. Another good option is Dryad Digital Repository</w:t>
      </w:r>
      <w:r>
        <w:t xml:space="preserve"> </w:t>
      </w:r>
      <w:r>
        <w:t xml:space="preserve">(</w:t>
      </w:r>
      <w:r>
        <w:t xml:space="preserve">“Dryad Digital Repository,”</w:t>
      </w:r>
      <w:r>
        <w:t xml:space="preserve"> </w:t>
      </w:r>
      <w:r>
        <w:t xml:space="preserve">n.d.)</w:t>
      </w:r>
      <w:r>
        <w:t xml:space="preserve"> </w:t>
      </w:r>
      <w:r>
        <w:t xml:space="preserve">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740"/>
    <w:bookmarkStart w:id="745" w:name="removing-phi"/>
    <w:p>
      <w:pPr>
        <w:pStyle w:val="Heading2"/>
      </w:pPr>
      <w:r>
        <w:t xml:space="preserve">17.2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741" w:name="personal-information"/>
    <w:p>
      <w:pPr>
        <w:pStyle w:val="Heading3"/>
      </w:pPr>
      <w:r>
        <w:t xml:space="preserve">17.2.1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741"/>
    <w:bookmarkStart w:id="742" w:name="dates"/>
    <w:p>
      <w:pPr>
        <w:pStyle w:val="Heading3"/>
      </w:pPr>
      <w:r>
        <w:t xml:space="preserve">17.2.2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742"/>
    <w:bookmarkStart w:id="744" w:name="geographic-information"/>
    <w:p>
      <w:pPr>
        <w:pStyle w:val="Heading3"/>
      </w:pPr>
      <w:r>
        <w:t xml:space="preserve">17.2.3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p>
      <w:pPr>
        <w:pStyle w:val="BodyText"/>
      </w:pPr>
      <w:r>
        <w:t xml:space="preserve">For learning about working with geospatial data, see the</w:t>
      </w:r>
      <w:r>
        <w:t xml:space="preserve"> </w:t>
      </w:r>
      <w:hyperlink r:id="rId743">
        <w:r>
          <w:rPr>
            <w:rStyle w:val="Hyperlink"/>
          </w:rPr>
          <w:t xml:space="preserve">UC Davis DataLab GIS workshops</w:t>
        </w:r>
      </w:hyperlink>
      <w:r>
        <w:t xml:space="preserve">, including resources on QGIS and spatial SQL.</w:t>
      </w:r>
    </w:p>
    <w:bookmarkEnd w:id="744"/>
    <w:bookmarkEnd w:id="745"/>
    <w:bookmarkStart w:id="749" w:name="create-public-ids"/>
    <w:p>
      <w:pPr>
        <w:pStyle w:val="Heading2"/>
      </w:pPr>
      <w:r>
        <w:t xml:space="preserve">17.3 Create public IDs</w:t>
      </w:r>
    </w:p>
    <w:bookmarkStart w:id="746" w:name="rationale"/>
    <w:p>
      <w:pPr>
        <w:pStyle w:val="Heading3"/>
      </w:pPr>
      <w:r>
        <w:t xml:space="preserve">17.3.1 Rationale</w:t>
      </w:r>
    </w:p>
    <w:p>
      <w:pPr>
        <w:pStyle w:val="FirstParagraph"/>
      </w:pPr>
      <w:r>
        <w:t xml:space="preserve">The UC Davis IRB requires that public datasets not include the original study IDs to identify participants or other units in the study. The reason is that those IDs are linked in our private datasets to PHI. By creating a new set of public IDs, the public dataset is one step further removed from the potential to link to PHI.</w:t>
      </w:r>
    </w:p>
    <w:bookmarkEnd w:id="746"/>
    <w:bookmarkStart w:id="747" w:name="X91487d910db01b024f2469582e46c6c56caa238"/>
    <w:p>
      <w:pPr>
        <w:pStyle w:val="Heading3"/>
      </w:pPr>
      <w:r>
        <w:t xml:space="preserve">17.3.2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747"/>
    <w:bookmarkStart w:id="748" w:name="example-scripts"/>
    <w:p>
      <w:pPr>
        <w:pStyle w:val="Heading3"/>
      </w:pPr>
      <w:r>
        <w:t xml:space="preserve">17.3.3 Example scripts</w:t>
      </w:r>
    </w:p>
    <w:p>
      <w:pPr>
        <w:pStyle w:val="FirstParagraph"/>
      </w:pPr>
      <w:r>
        <w:t xml:space="preserve">Please see the reproducible example provided by the</w:t>
      </w:r>
      <w:r>
        <w:t xml:space="preserve"> </w:t>
      </w:r>
      <w:hyperlink r:id="rId12">
        <w:r>
          <w:rPr>
            <w:rStyle w:val="Hyperlink"/>
          </w:rPr>
          <w:t xml:space="preserve">Proctor Lab at UCSF</w:t>
        </w:r>
      </w:hyperlink>
      <w:r>
        <w:t xml:space="preserve"> </w:t>
      </w:r>
      <w:r>
        <w:t xml:space="preserve">that you can run and replicate when making data public for your projects.</w:t>
      </w:r>
      <w:r>
        <w:t xml:space="preserve"> </w:t>
      </w:r>
      <w:r>
        <w:t xml:space="preserve">The example contains the following files and folders:</w:t>
      </w:r>
    </w:p>
    <w:p>
      <w:pPr>
        <w:pStyle w:val="Compact"/>
        <w:numPr>
          <w:ilvl w:val="0"/>
          <w:numId w:val="1043"/>
        </w:numPr>
      </w:pPr>
      <w:r>
        <w:rPr>
          <w:rStyle w:val="VerbatimChar"/>
        </w:rPr>
        <w:t xml:space="preserve">data/final/</w:t>
      </w:r>
      <w:r>
        <w:t xml:space="preserve">- folder containing the projects final data in both csv and rds formats</w:t>
      </w:r>
      <w:r>
        <w:br/>
      </w:r>
    </w:p>
    <w:p>
      <w:pPr>
        <w:pStyle w:val="Compact"/>
        <w:numPr>
          <w:ilvl w:val="0"/>
          <w:numId w:val="1043"/>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043"/>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043"/>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043"/>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748"/>
    <w:bookmarkEnd w:id="749"/>
    <w:bookmarkStart w:id="755" w:name="create-a-data-repository"/>
    <w:p>
      <w:pPr>
        <w:pStyle w:val="Heading2"/>
      </w:pPr>
      <w:r>
        <w:t xml:space="preserve">17.4 Create a data repository</w:t>
      </w:r>
    </w:p>
    <w:p>
      <w:pPr>
        <w:pStyle w:val="FirstParagraph"/>
      </w:pPr>
      <w:r>
        <w:t xml:space="preserve">First, ensure that you create a codebook and metadata file for each public dataset</w:t>
      </w:r>
      <w:r>
        <w:t xml:space="preserve"> </w:t>
      </w:r>
      <w:r>
        <w:t xml:space="preserve">(</w:t>
      </w:r>
      <w:hyperlink r:id="rId750">
        <w:r>
          <w:rPr>
            <w:rStyle w:val="Hyperlink"/>
          </w:rPr>
          <w:t xml:space="preserve">see the DCC guide on Documenting datasets</w:t>
        </w:r>
      </w:hyperlink>
      <w:r>
        <w:t xml:space="preserve">).</w:t>
      </w:r>
      <w:r>
        <w:t xml:space="preserve"> </w:t>
      </w:r>
      <w:r>
        <w:t xml:space="preserve">Use the same name as the datasets,</w:t>
      </w:r>
      <w:r>
        <w:t xml:space="preserve"> </w:t>
      </w:r>
      <w:r>
        <w:t xml:space="preserve">but with</w:t>
      </w:r>
      <w:r>
        <w:t xml:space="preserve"> </w:t>
      </w:r>
      <w:r>
        <w:rPr>
          <w:rStyle w:val="VerbatimChar"/>
        </w:rPr>
        <w:t xml:space="preserve">-codebook.txt</w:t>
      </w:r>
      <w:r>
        <w:t xml:space="preserve">,</w:t>
      </w:r>
      <w:r>
        <w:t xml:space="preserve"> </w:t>
      </w:r>
      <w:r>
        <w:rPr>
          <w:rStyle w:val="VerbatimChar"/>
        </w:rPr>
        <w:t xml:space="preserve">-codebook.html</w:t>
      </w:r>
      <w:r>
        <w:t xml:space="preserve">, or</w:t>
      </w:r>
      <w:r>
        <w:t xml:space="preserve"> </w:t>
      </w:r>
      <w:r>
        <w:rPr>
          <w:rStyle w:val="VerbatimChar"/>
        </w:rPr>
        <w:t xml:space="preserve">-codebook.csv</w:t>
      </w:r>
      <w:r>
        <w:t xml:space="preserve"> </w:t>
      </w:r>
      <w:r>
        <w:t xml:space="preserve">at the end</w:t>
      </w:r>
      <w:r>
        <w:t xml:space="preserve"> </w:t>
      </w:r>
      <w:r>
        <w:t xml:space="preserve">(depending on the file format for the codebook).</w:t>
      </w:r>
      <w:r>
        <w:t xml:space="preserve"> </w:t>
      </w:r>
      <w:r>
        <w:t xml:space="preserve">One option is the R</w:t>
      </w:r>
      <w:r>
        <w:t xml:space="preserve"> </w:t>
      </w:r>
      <w:r>
        <w:rPr>
          <w:rStyle w:val="VerbatimChar"/>
        </w:rPr>
        <w:t xml:space="preserve">codebook</w:t>
      </w:r>
      <w:r>
        <w:t xml:space="preserve"> </w:t>
      </w:r>
      <w:r>
        <w:t xml:space="preserve">package,</w:t>
      </w:r>
      <w:r>
        <w:t xml:space="preserve"> </w:t>
      </w:r>
      <w:r>
        <w:t xml:space="preserve">which also generates JSON output that is machine-readable.</w:t>
      </w:r>
    </w:p>
    <w:p>
      <w:pPr>
        <w:pStyle w:val="BodyText"/>
      </w:pPr>
      <w:r>
        <w:t xml:space="preserve">For modern, standardized data dictionaries,</w:t>
      </w:r>
      <w:r>
        <w:t xml:space="preserve"> </w:t>
      </w:r>
      <w:r>
        <w:t xml:space="preserve">consider the</w:t>
      </w:r>
      <w:r>
        <w:t xml:space="preserve"> </w:t>
      </w:r>
      <w:hyperlink r:id="rId751">
        <w:r>
          <w:rPr>
            <w:rStyle w:val="Hyperlink"/>
          </w:rPr>
          <w:t xml:space="preserve">Tidyverse data-dict</w:t>
        </w:r>
      </w:hyperlink>
      <w:r>
        <w:t xml:space="preserve"> </w:t>
      </w:r>
      <w:r>
        <w:t xml:space="preserve">project.</w:t>
      </w:r>
      <w:r>
        <w:t xml:space="preserve"> </w:t>
      </w:r>
      <w:r>
        <w:t xml:space="preserve">The</w:t>
      </w:r>
      <w:r>
        <w:t xml:space="preserve"> </w:t>
      </w:r>
      <w:r>
        <w:rPr>
          <w:rStyle w:val="VerbatimChar"/>
        </w:rPr>
        <w:t xml:space="preserve">data-dict.yaml</w:t>
      </w:r>
      <w:r>
        <w:t xml:space="preserve"> </w:t>
      </w:r>
      <w:r>
        <w:t xml:space="preserve">specification defines an open,</w:t>
      </w:r>
      <w:r>
        <w:t xml:space="preserve"> </w:t>
      </w:r>
      <w:r>
        <w:t xml:space="preserve">lightweight,</w:t>
      </w:r>
      <w:r>
        <w:t xml:space="preserve"> </w:t>
      </w:r>
      <w:r>
        <w:t xml:space="preserve">plain-text YAML format for describing tabular datasets—including table schemas,</w:t>
      </w:r>
      <w:r>
        <w:t xml:space="preserve"> </w:t>
      </w:r>
      <w:r>
        <w:t xml:space="preserve">column data types,</w:t>
      </w:r>
      <w:r>
        <w:t xml:space="preserve"> </w:t>
      </w:r>
      <w:r>
        <w:t xml:space="preserve">descriptions,</w:t>
      </w:r>
      <w:r>
        <w:t xml:space="preserve"> </w:t>
      </w:r>
      <w:r>
        <w:t xml:space="preserve">relationships,</w:t>
      </w:r>
      <w:r>
        <w:t xml:space="preserve"> </w:t>
      </w:r>
      <w:r>
        <w:t xml:space="preserve">and validation constraints.</w:t>
      </w:r>
      <w:r>
        <w:t xml:space="preserve"> </w:t>
      </w:r>
      <w:r>
        <w:t xml:space="preserve">Because data dictionaries are defined in plain-text YAML files,</w:t>
      </w:r>
      <w:r>
        <w:t xml:space="preserve"> </w:t>
      </w:r>
      <w:r>
        <w:t xml:space="preserve">they can be version-controlled directly in Git alongside your analysis code.</w:t>
      </w:r>
      <w:r>
        <w:t xml:space="preserve"> </w:t>
      </w:r>
      <w:r>
        <w:t xml:space="preserve">The companion</w:t>
      </w:r>
      <w:r>
        <w:t xml:space="preserve"> </w:t>
      </w:r>
      <w:r>
        <w:rPr>
          <w:rStyle w:val="VerbatimChar"/>
        </w:rPr>
        <w:t xml:space="preserve">data-dict</w:t>
      </w:r>
      <w:r>
        <w:t xml:space="preserve"> </w:t>
      </w:r>
      <w:r>
        <w:t xml:space="preserve">command-line tool can draft dictionaries from existing data files,</w:t>
      </w:r>
      <w:r>
        <w:t xml:space="preserve"> </w:t>
      </w:r>
      <w:r>
        <w:t xml:space="preserve">validate dataset values against your dictionary rules,</w:t>
      </w:r>
      <w:r>
        <w:t xml:space="preserve"> </w:t>
      </w:r>
      <w:r>
        <w:t xml:space="preserve">and render self-contained HTML documentation reports.</w:t>
      </w:r>
    </w:p>
    <w:p>
      <w:pPr>
        <w:pStyle w:val="BodyText"/>
      </w:pPr>
      <w:r>
        <w:t xml:space="preserve">For additional guidance on data documentation best practices,</w:t>
      </w:r>
      <w:r>
        <w:t xml:space="preserve"> </w:t>
      </w:r>
      <w:r>
        <w:t xml:space="preserve">see the</w:t>
      </w:r>
      <w:r>
        <w:t xml:space="preserve"> </w:t>
      </w:r>
      <w:hyperlink r:id="rId752">
        <w:r>
          <w:rPr>
            <w:rStyle w:val="Hyperlink"/>
          </w:rPr>
          <w:t xml:space="preserve">UC Davis DataLab workshop on data documentation</w:t>
        </w:r>
      </w:hyperlink>
      <w:r>
        <w:t xml:space="preserve">.</w:t>
      </w:r>
    </w:p>
    <w:bookmarkStart w:id="754" w:name="X659912a983e12070198566d6758f84b7c139c71"/>
    <w:p>
      <w:pPr>
        <w:pStyle w:val="Heading3"/>
      </w:pPr>
      <w:r>
        <w:t xml:space="preserve">17.4.1 Steps for creating an Open Science Framework (OSF) repository:</w:t>
      </w:r>
    </w:p>
    <w:p>
      <w:pPr>
        <w:pStyle w:val="Compact"/>
        <w:numPr>
          <w:ilvl w:val="0"/>
          <w:numId w:val="1044"/>
        </w:numPr>
      </w:pPr>
      <w:r>
        <w:t xml:space="preserve">Create a new OSF project per these instructions: https://help.osf.io/article/252-create-a-project</w:t>
      </w:r>
    </w:p>
    <w:p>
      <w:pPr>
        <w:pStyle w:val="Compact"/>
        <w:numPr>
          <w:ilvl w:val="0"/>
          <w:numId w:val="1044"/>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044"/>
        </w:numPr>
      </w:pPr>
      <w:r>
        <w:t xml:space="preserve">Create a notebook component and upload the final .html files (which will not be on github… but see optional item below)</w:t>
      </w:r>
    </w:p>
    <w:p>
      <w:pPr>
        <w:pStyle w:val="Compact"/>
        <w:numPr>
          <w:ilvl w:val="0"/>
          <w:numId w:val="1044"/>
        </w:numPr>
      </w:pPr>
      <w:r>
        <w:t xml:space="preserve">On the OSF landing Wiki, provide some context. Here is a recent example: https://osf.io/954bt/</w:t>
      </w:r>
    </w:p>
    <w:p>
      <w:pPr>
        <w:pStyle w:val="Compact"/>
        <w:numPr>
          <w:ilvl w:val="0"/>
          <w:numId w:val="1044"/>
        </w:numPr>
      </w:pPr>
      <w:r>
        <w:t xml:space="preserve">Create a Digital Object Identifier (DOI) for the repository. A DOI is a unique identifier that provides a persistent link to content, such as a dataset in this case.</w:t>
      </w:r>
      <w:r>
        <w:t xml:space="preserve"> </w:t>
      </w:r>
      <w:hyperlink r:id="rId753">
        <w:r>
          <w:rPr>
            <w:rStyle w:val="Hyperlink"/>
          </w:rPr>
          <w:t xml:space="preserve">Learn more about DOIs</w:t>
        </w:r>
      </w:hyperlink>
    </w:p>
    <w:p>
      <w:pPr>
        <w:pStyle w:val="Compact"/>
        <w:numPr>
          <w:ilvl w:val="0"/>
          <w:numId w:val="1044"/>
        </w:numPr>
      </w:pPr>
      <w:r>
        <w:t xml:space="preserve">Optional: Complete the software checklist and system requirement guide for the analysis to guide others. Include it on the GitHub README for the project: https://github.com/proctor-ucsf/mordor-antibody</w:t>
      </w:r>
    </w:p>
    <w:bookmarkEnd w:id="754"/>
    <w:bookmarkEnd w:id="755"/>
    <w:bookmarkStart w:id="756" w:name="edit-and-test-analysis-scripts"/>
    <w:p>
      <w:pPr>
        <w:pStyle w:val="Heading2"/>
      </w:pPr>
      <w:r>
        <w:t xml:space="preserve">17.5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756"/>
    <w:bookmarkStart w:id="757" w:name="X9e5a2e412be73507d832915a5b2807bcc43a531"/>
    <w:p>
      <w:pPr>
        <w:pStyle w:val="Heading2"/>
      </w:pPr>
      <w:r>
        <w:t xml:space="preserve">17.6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(see</w:t>
      </w:r>
      <w:r>
        <w:t xml:space="preserve"> </w:t>
      </w:r>
      <w:hyperlink r:id="rId697">
        <w:r>
          <w:rPr>
            <w:rStyle w:val="Hyperlink"/>
          </w:rPr>
          <w:t xml:space="preserve">Reproducible Environments</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757"/>
    <w:bookmarkStart w:id="758" w:name="go-live"/>
    <w:p>
      <w:pPr>
        <w:pStyle w:val="Heading2"/>
      </w:pPr>
      <w:r>
        <w:t xml:space="preserve">17.7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studies from UCSF’s Proctor Foundation:</w:t>
      </w:r>
    </w:p>
    <w:p>
      <w:pPr>
        <w:pStyle w:val="Compact"/>
        <w:numPr>
          <w:ilvl w:val="0"/>
          <w:numId w:val="1045"/>
        </w:numPr>
      </w:pPr>
      <w:r>
        <w:t xml:space="preserve">ACTION - https://osf.io/ca3pe/</w:t>
      </w:r>
      <w:r>
        <w:br/>
      </w:r>
    </w:p>
    <w:p>
      <w:pPr>
        <w:pStyle w:val="Compact"/>
        <w:numPr>
          <w:ilvl w:val="0"/>
          <w:numId w:val="1045"/>
        </w:numPr>
      </w:pPr>
      <w:r>
        <w:t xml:space="preserve">NAITRE - https://osf.io/ujeyb/</w:t>
      </w:r>
      <w:r>
        <w:br/>
      </w:r>
    </w:p>
    <w:p>
      <w:pPr>
        <w:pStyle w:val="Compact"/>
        <w:numPr>
          <w:ilvl w:val="0"/>
          <w:numId w:val="1045"/>
        </w:numPr>
      </w:pPr>
      <w:r>
        <w:t xml:space="preserve">MORDOR Niger antibody study - https://osf.io/dgsq3/</w:t>
      </w:r>
    </w:p>
    <w:p>
      <w:pPr>
        <w:pStyle w:val="FirstParagraph"/>
      </w:pPr>
      <w:r>
        <w:t xml:space="preserve">Further reading on end-to-end data management: How to Store and Manage Your Data - PLOS</w:t>
      </w:r>
      <w:r>
        <w:t xml:space="preserve"> </w:t>
      </w:r>
      <w:r>
        <w:t xml:space="preserve">(</w:t>
      </w:r>
      <w:r>
        <w:t xml:space="preserve">“How to Store and Manage Your Data,”</w:t>
      </w:r>
      <w:r>
        <w:t xml:space="preserve"> </w:t>
      </w:r>
      <w:r>
        <w:t xml:space="preserve">n.d.)</w:t>
      </w:r>
    </w:p>
    <w:p>
      <w:r>
        <w:br w:type="page"/>
      </w:r>
    </w:p>
    <w:bookmarkEnd w:id="758"/>
    <w:bookmarkEnd w:id="759"/>
    <w:bookmarkStart w:id="807" w:name="sec-slurm"/>
    <w:p>
      <w:pPr>
        <w:pStyle w:val="Heading1"/>
      </w:pPr>
      <w:r>
        <w:t xml:space="preserve">18. High-performance computing (HPC)</w:t>
      </w:r>
    </w:p>
    <w:p>
      <w:pPr>
        <w:pStyle w:val="FirstParagraph"/>
      </w:pPr>
      <w:r>
        <w:t xml:space="preserve">When you need to run a script that requires a large amount of RAM, large files, or that uses parallelization, UC Davis provides several high-performance computing (HPC) resources.</w:t>
      </w:r>
    </w:p>
    <w:bookmarkStart w:id="763" w:name="uc-davis-computing-resources"/>
    <w:p>
      <w:pPr>
        <w:pStyle w:val="Heading2"/>
      </w:pPr>
      <w:r>
        <w:t xml:space="preserve">18.1 UC Davis Computing Resources</w:t>
      </w:r>
    </w:p>
    <w:bookmarkStart w:id="762" w:name="available-resources"/>
    <w:p>
      <w:pPr>
        <w:pStyle w:val="Heading3"/>
      </w:pPr>
      <w:r>
        <w:t xml:space="preserve">18.1.1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760">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046"/>
        </w:numPr>
      </w:pPr>
      <w:r>
        <w:rPr>
          <w:b/>
          <w:bCs/>
        </w:rPr>
        <w:t xml:space="preserve">Shiva</w:t>
      </w:r>
      <w:r>
        <w:t xml:space="preserve"> </w:t>
      </w:r>
      <w:r>
        <w:t xml:space="preserve">(shiva.ucdavis.edu): SLURM-based cluster for computational work</w:t>
      </w:r>
    </w:p>
    <w:p>
      <w:pPr>
        <w:pStyle w:val="Compact"/>
        <w:numPr>
          <w:ilvl w:val="0"/>
          <w:numId w:val="1046"/>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761">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762"/>
    <w:bookmarkEnd w:id="763"/>
    <w:bookmarkStart w:id="765" w:name="getting-started-with-slurm-clusters"/>
    <w:p>
      <w:pPr>
        <w:pStyle w:val="Heading2"/>
      </w:pPr>
      <w:r>
        <w:t xml:space="preserve">18.2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764" w:name="one-time-system-set-up"/>
    <w:p>
      <w:pPr>
        <w:pStyle w:val="Heading3"/>
      </w:pPr>
      <w:r>
        <w:t xml:space="preserve">18.2.1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764"/>
    <w:bookmarkEnd w:id="765"/>
    <w:bookmarkStart w:id="766" w:name="moving-files-to-the-cluster"/>
    <w:p>
      <w:pPr>
        <w:pStyle w:val="Heading2"/>
      </w:pPr>
      <w:r>
        <w:t xml:space="preserve">18.3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760">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766"/>
    <w:bookmarkStart w:id="767" w:name="installing-packages-on-the-cluster"/>
    <w:p>
      <w:pPr>
        <w:pStyle w:val="Heading2"/>
      </w:pPr>
      <w:r>
        <w:t xml:space="preserve">18.4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StringTok"/>
        </w:rPr>
        <w:t xml:space="preserve">"https://cran.r-project.org"</w:t>
      </w:r>
      <w:r>
        <w:rPr>
          <w:rStyle w:val="NormalTok"/>
        </w:rPr>
        <w:t xml:space="preserve">,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r>
        <w:rPr>
          <w:rStyle w:val="NormalTok"/>
        </w:rPr>
        <w:t xml:space="preserve">)</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760">
        <w:r>
          <w:rPr>
            <w:rStyle w:val="Hyperlink"/>
          </w:rPr>
          <w:t xml:space="preserve">hpc.ucdavis.edu</w:t>
        </w:r>
      </w:hyperlink>
      <w:r>
        <w:t xml:space="preserve"> </w:t>
      </w:r>
      <w:r>
        <w:t xml:space="preserve">for support information.</w:t>
      </w:r>
    </w:p>
    <w:bookmarkEnd w:id="767"/>
    <w:bookmarkStart w:id="771" w:name="testing-your-code"/>
    <w:p>
      <w:pPr>
        <w:pStyle w:val="Heading2"/>
      </w:pPr>
      <w:r>
        <w:t xml:space="preserve">18.5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768" w:name="the-command-line"/>
    <w:p>
      <w:pPr>
        <w:pStyle w:val="Heading3"/>
      </w:pPr>
      <w:r>
        <w:t xml:space="preserve">18.5.1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768"/>
    <w:bookmarkStart w:id="769" w:name="rstudio-server"/>
    <w:p>
      <w:pPr>
        <w:pStyle w:val="Heading3"/>
      </w:pPr>
      <w:r>
        <w:t xml:space="preserve">18.5.2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769"/>
    <w:bookmarkStart w:id="770" w:name="filepaths-configuration-on-the-cluster"/>
    <w:p>
      <w:pPr>
        <w:pStyle w:val="Heading3"/>
      </w:pPr>
      <w:r>
        <w:t xml:space="preserve">18.5.3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770"/>
    <w:bookmarkEnd w:id="771"/>
    <w:bookmarkStart w:id="790" w:name="sec-x11-forwarding"/>
    <w:p>
      <w:pPr>
        <w:pStyle w:val="Heading2"/>
      </w:pPr>
      <w:r>
        <w:t xml:space="preserve">18.6 Running graphical programs with X11 forwarding</w:t>
      </w:r>
    </w:p>
    <w:p>
      <w:pPr>
        <w:pStyle w:val="FirstParagraph"/>
      </w:pPr>
      <w:r>
        <w:t xml:space="preserve">Shiva’s SSH server permits X11 forwarding (checked August 2026),</w:t>
      </w:r>
      <w:r>
        <w:t xml:space="preserve"> </w:t>
      </w:r>
      <w:r>
        <w:t xml:space="preserve">so a graphical program started on the cluster can draw its window on your own computer.</w:t>
      </w:r>
      <w:r>
        <w:t xml:space="preserve"> </w:t>
      </w:r>
      <w:r>
        <w:t xml:space="preserve">This is worth setting up when you want a GUI text editor on the cluster,</w:t>
      </w:r>
      <w:r>
        <w:t xml:space="preserve"> </w:t>
      </w:r>
      <w:r>
        <w:t xml:space="preserve">or a web browser that sees the network from Shiva’s position rather than from yours.</w:t>
      </w:r>
    </w:p>
    <w:p>
      <w:pPr>
        <w:pStyle w:val="BodyText"/>
      </w:pPr>
      <w:r>
        <w:t xml:space="preserve">X11 forwarding sends every window update across the network,</w:t>
      </w:r>
      <w:r>
        <w:t xml:space="preserve"> </w:t>
      </w:r>
      <w:r>
        <w:t xml:space="preserve">so it suits a text editor much better than it suits a browser.</w:t>
      </w:r>
      <w:r>
        <w:t xml:space="preserve"> </w:t>
      </w:r>
      <w:r>
        <w:t xml:space="preserve">When all you want is to view a web page that Shiva itself is serving,</w:t>
      </w:r>
      <w:r>
        <w:t xml:space="preserve"> </w:t>
      </w:r>
      <w:r>
        <w:t xml:space="preserve">such as an</w:t>
      </w:r>
      <w:r>
        <w:t xml:space="preserve"> </w:t>
      </w:r>
      <w:hyperlink r:id="rId772">
        <w:r>
          <w:rPr>
            <w:rStyle w:val="Hyperlink"/>
          </w:rPr>
          <w:t xml:space="preserve">RStudio Server</w:t>
        </w:r>
      </w:hyperlink>
      <w:r>
        <w:t xml:space="preserve"> </w:t>
      </w:r>
      <w:r>
        <w:t xml:space="preserve">session</w:t>
      </w:r>
      <w:r>
        <w:t xml:space="preserve"> </w:t>
      </w:r>
      <w:r>
        <w:t xml:space="preserve">or a rendered report,</w:t>
      </w:r>
      <w:r>
        <w:t xml:space="preserve"> </w:t>
      </w:r>
      <w:r>
        <w:t xml:space="preserve">forward the port instead and use the browser already on your own computer:</w:t>
      </w:r>
    </w:p>
    <w:p>
      <w:pPr>
        <w:pStyle w:val="SourceCode"/>
      </w:pPr>
      <w:r>
        <w:rPr>
          <w:rStyle w:val="CommentTok"/>
        </w:rPr>
        <w:t xml:space="preserve"># from your own computer, not from Shiva</w:t>
      </w:r>
      <w:r>
        <w:br/>
      </w:r>
      <w:r>
        <w:rPr>
          <w:rStyle w:val="FunctionTok"/>
        </w:rPr>
        <w:t xml:space="preserve">ssh</w:t>
      </w:r>
      <w:r>
        <w:rPr>
          <w:rStyle w:val="NormalTok"/>
        </w:rPr>
        <w:t xml:space="preserve"> </w:t>
      </w:r>
      <w:r>
        <w:rPr>
          <w:rStyle w:val="AttributeTok"/>
        </w:rPr>
        <w:t xml:space="preserve">-L</w:t>
      </w:r>
      <w:r>
        <w:rPr>
          <w:rStyle w:val="NormalTok"/>
        </w:rPr>
        <w:t xml:space="preserve"> 8787:localhost:8787 USERNAME@shiva.ucdavis.edu</w:t>
      </w:r>
    </w:p>
    <w:p>
      <w:pPr>
        <w:pStyle w:val="FirstParagraph"/>
      </w:pPr>
      <w:r>
        <w:t xml:space="preserve">With that running,</w:t>
      </w:r>
      <w:r>
        <w:t xml:space="preserve"> </w:t>
      </w:r>
      <w:r>
        <w:rPr>
          <w:rStyle w:val="VerbatimChar"/>
        </w:rPr>
        <w:t xml:space="preserve">http://localhost:8787</w:t>
      </w:r>
      <w:r>
        <w:t xml:space="preserve"> </w:t>
      </w:r>
      <w:r>
        <w:t xml:space="preserve">in your local browser reaches the service on Shiva.</w:t>
      </w:r>
      <w:r>
        <w:t xml:space="preserve"> </w:t>
      </w:r>
      <w:r>
        <w:t xml:space="preserve">This is far faster than forwarding a browser window,</w:t>
      </w:r>
      <w:r>
        <w:t xml:space="preserve"> </w:t>
      </w:r>
      <w:r>
        <w:t xml:space="preserve">because only the page data crosses the network rather than every repainted pixel.</w:t>
      </w:r>
    </w:p>
    <w:bookmarkStart w:id="779" w:name="install-an-x-server-on-your-own-computer"/>
    <w:p>
      <w:pPr>
        <w:pStyle w:val="Heading3"/>
      </w:pPr>
      <w:r>
        <w:t xml:space="preserve">18.6.1 Install an X server on your own computer</w:t>
      </w:r>
    </w:p>
    <w:p>
      <w:pPr>
        <w:pStyle w:val="FirstParagraph"/>
      </w:pPr>
      <w:r>
        <w:t xml:space="preserve">The cluster draws into an X server,</w:t>
      </w:r>
      <w:r>
        <w:t xml:space="preserve"> </w:t>
      </w:r>
      <w:r>
        <w:t xml:space="preserve">and that server runs on your machine rather than on Shiva.</w:t>
      </w:r>
      <w:r>
        <w:t xml:space="preserve"> </w:t>
      </w:r>
      <w:r>
        <w:t xml:space="preserve">macOS and Windows do not ship one,</w:t>
      </w:r>
      <w:r>
        <w:t xml:space="preserve"> </w:t>
      </w:r>
      <w:r>
        <w:t xml:space="preserve">so install the software listed in</w:t>
      </w:r>
      <w:r>
        <w:t xml:space="preserve"> </w:t>
      </w:r>
      <w:hyperlink w:anchor="tbl-x11-servers">
        <w:r>
          <w:rPr>
            <w:rStyle w:val="Hyperlink"/>
          </w:rPr>
          <w:t xml:space="preserve">Table 18.1</w:t>
        </w:r>
      </w:hyperlink>
      <w:r>
        <w:t xml:space="preserve"> </w:t>
      </w:r>
      <w:r>
        <w:t xml:space="preserve">before your first attempt.</w:t>
      </w:r>
    </w:p>
    <w:tbl>
      <w:tblPr>
        <w:tblStyle w:val="Table"/>
        <w:tblW w:type="pct" w:w="5000"/>
        <w:tblLayout w:type="fixed"/>
        <w:tblLook w:firstRow="0" w:lastRow="0" w:firstColumn="0" w:lastColumn="0" w:noHBand="0" w:noVBand="0" w:val="0000"/>
      </w:tblPr>
      <w:tblGrid>
        <w:gridCol w:w="7920"/>
      </w:tblGrid>
      <w:tr>
        <w:tc>
          <w:tcPr/>
          <w:bookmarkStart w:id="778" w:name="tbl-x11-servers"/>
          <w:p>
            <w:pPr>
              <w:jc w:val="center"/>
            </w:pPr>
            <w:pPr>
              <w:jc w:val="left"/>
              <w:spacing w:before="200"/>
              <w:pStyle w:val="ImageCaption"/>
            </w:pPr>
            <w:r>
              <w:t xml:space="preserve">Table 18.1: Where to get an X server, by operating system</w:t>
            </w:r>
          </w:p>
          <w:tbl>
            <w:tblPr>
              <w:tblStyle w:val="Table"/>
              <w:tblW w:type="pct" w:w="5000"/>
              <w:tblLayout w:type="fixed"/>
              <w:tblLook w:firstRow="1" w:lastRow="0" w:firstColumn="0" w:lastColumn="0" w:noHBand="0" w:noVBand="0" w:val="0020"/>
            </w:tblPr>
            <w:tblGrid>
              <w:gridCol w:w="3712"/>
              <w:gridCol w:w="4207"/>
            </w:tblGrid>
            <w:tr>
              <w:trPr>
                <w:tblHeader w:val="on"/>
              </w:trPr>
              <w:tc>
                <w:tcPr/>
                <w:p>
                  <w:pPr>
                    <w:pStyle w:val="Compact"/>
                    <w:jc w:val="center"/>
                  </w:pPr>
                  <w:r>
                    <w:t xml:space="preserve">Your computer</w:t>
                  </w:r>
                </w:p>
              </w:tc>
              <w:tc>
                <w:tcPr/>
                <w:p>
                  <w:pPr>
                    <w:pStyle w:val="Compact"/>
                    <w:jc w:val="center"/>
                  </w:pPr>
                  <w:r>
                    <w:t xml:space="preserve">What to install</w:t>
                  </w:r>
                </w:p>
              </w:tc>
            </w:tr>
            <w:tr>
              <w:tc>
                <w:tcPr/>
                <w:p>
                  <w:pPr>
                    <w:pStyle w:val="Compact"/>
                    <w:jc w:val="center"/>
                  </w:pPr>
                  <w:r>
                    <w:t xml:space="preserve">macOS</w:t>
                  </w:r>
                </w:p>
              </w:tc>
              <w:tc>
                <w:tcPr/>
                <w:p>
                  <w:pPr>
                    <w:pStyle w:val="Compact"/>
                    <w:jc w:val="center"/>
                  </w:pPr>
                  <w:hyperlink r:id="rId773">
                    <w:r>
                      <w:rPr>
                        <w:rStyle w:val="Hyperlink"/>
                      </w:rPr>
                      <w:t xml:space="preserve">XQuartz</w:t>
                    </w:r>
                  </w:hyperlink>
                  <w:r>
                    <w:t xml:space="preserve">. Log out and back in after installing, so that</w:t>
                  </w:r>
                  <w:r>
                    <w:t xml:space="preserve"> </w:t>
                  </w:r>
                  <w:r>
                    <w:rPr>
                      <w:rStyle w:val="VerbatimChar"/>
                    </w:rPr>
                    <w:t xml:space="preserve">DISPLAY</w:t>
                  </w:r>
                  <w:r>
                    <w:t xml:space="preserve"> </w:t>
                  </w:r>
                  <w:r>
                    <w:t xml:space="preserve">is set.</w:t>
                  </w:r>
                </w:p>
              </w:tc>
            </w:tr>
            <w:tr>
              <w:tc>
                <w:tcPr/>
                <w:p>
                  <w:pPr>
                    <w:pStyle w:val="Compact"/>
                    <w:jc w:val="center"/>
                  </w:pPr>
                  <w:r>
                    <w:t xml:space="preserve">Windows</w:t>
                  </w:r>
                </w:p>
              </w:tc>
              <w:tc>
                <w:tcPr/>
                <w:p>
                  <w:pPr>
                    <w:pStyle w:val="Compact"/>
                    <w:jc w:val="center"/>
                  </w:pPr>
                  <w:hyperlink r:id="rId774">
                    <w:r>
                      <w:rPr>
                        <w:rStyle w:val="Hyperlink"/>
                      </w:rPr>
                      <w:t xml:space="preserve">VcXsrv</w:t>
                    </w:r>
                  </w:hyperlink>
                  <w:r>
                    <w:t xml:space="preserve">, or</w:t>
                  </w:r>
                  <w:r>
                    <w:t xml:space="preserve"> </w:t>
                  </w:r>
                  <w:hyperlink r:id="rId775">
                    <w:r>
                      <w:rPr>
                        <w:rStyle w:val="Hyperlink"/>
                      </w:rPr>
                      <w:t xml:space="preserve">MobaXterm</w:t>
                    </w:r>
                  </w:hyperlink>
                  <w:r>
                    <w:t xml:space="preserve">, which bundles an X server together with an SSH client.</w:t>
                  </w:r>
                </w:p>
              </w:tc>
            </w:tr>
            <w:tr>
              <w:tc>
                <w:tcPr/>
                <w:p>
                  <w:pPr>
                    <w:pStyle w:val="Compact"/>
                    <w:jc w:val="center"/>
                  </w:pPr>
                  <w:r>
                    <w:t xml:space="preserve">Windows, using WSL2</w:t>
                  </w:r>
                </w:p>
              </w:tc>
              <w:tc>
                <w:tcPr/>
                <w:p>
                  <w:pPr>
                    <w:pStyle w:val="Compact"/>
                    <w:jc w:val="center"/>
                  </w:pPr>
                  <w:r>
                    <w:t xml:space="preserve">Nothing.</w:t>
                  </w:r>
                  <w:r>
                    <w:t xml:space="preserve"> </w:t>
                  </w:r>
                  <w:hyperlink r:id="rId776">
                    <w:r>
                      <w:rPr>
                        <w:rStyle w:val="Hyperlink"/>
                      </w:rPr>
                      <w:t xml:space="preserve">WSLg</w:t>
                    </w:r>
                  </w:hyperlink>
                  <w:r>
                    <w:t xml:space="preserve"> </w:t>
                  </w:r>
                  <w:r>
                    <w:t xml:space="preserve">supplies the X server.</w:t>
                  </w:r>
                </w:p>
              </w:tc>
            </w:tr>
            <w:tr>
              <w:tc>
                <w:tcPr/>
                <w:p>
                  <w:pPr>
                    <w:pStyle w:val="Compact"/>
                    <w:jc w:val="center"/>
                  </w:pPr>
                  <w:r>
                    <w:t xml:space="preserve">Linux</w:t>
                  </w:r>
                </w:p>
              </w:tc>
              <w:tc>
                <w:tcPr/>
                <w:p>
                  <w:pPr>
                    <w:pStyle w:val="Compact"/>
                    <w:jc w:val="center"/>
                  </w:pPr>
                  <w:r>
                    <w:t xml:space="preserve">Usually nothing. An X11 session is itself an X server; a Wayland session relies on</w:t>
                  </w:r>
                  <w:r>
                    <w:t xml:space="preserve"> </w:t>
                  </w:r>
                  <w:hyperlink r:id="rId777">
                    <w:r>
                      <w:rPr>
                        <w:rStyle w:val="Hyperlink"/>
                      </w:rPr>
                      <w:t xml:space="preserve">Xwayland</w:t>
                    </w:r>
                  </w:hyperlink>
                  <w:r>
                    <w:t xml:space="preserve"> </w:t>
                  </w:r>
                  <w:r>
                    <w:t xml:space="preserve">for X11 compatibility. Confirm</w:t>
                  </w:r>
                  <w:r>
                    <w:t xml:space="preserve"> </w:t>
                  </w:r>
                  <w:r>
                    <w:rPr>
                      <w:rStyle w:val="VerbatimChar"/>
                    </w:rPr>
                    <w:t xml:space="preserve">DISPLAY</w:t>
                  </w:r>
                  <w:r>
                    <w:t xml:space="preserve"> </w:t>
                  </w:r>
                  <w:r>
                    <w:t xml:space="preserve">is set locally before you connect.</w:t>
                  </w:r>
                </w:p>
              </w:tc>
            </w:tr>
          </w:tbl>
          <w:bookmarkEnd w:id="778"/>
          <w:p/>
        </w:tc>
      </w:tr>
    </w:tbl>
    <w:bookmarkEnd w:id="779"/>
    <w:bookmarkStart w:id="780" w:name="connect-with-x11-forwarding-enabled"/>
    <w:p>
      <w:pPr>
        <w:pStyle w:val="Heading3"/>
      </w:pPr>
      <w:r>
        <w:t xml:space="preserve">18.6.2 Connect with X11 forwarding enabled</w:t>
      </w:r>
    </w:p>
    <w:p>
      <w:pPr>
        <w:pStyle w:val="FirstParagraph"/>
      </w:pPr>
      <w:r>
        <w:t xml:space="preserve">Ask for trusted X11 forwarding with</w:t>
      </w:r>
      <w:r>
        <w:t xml:space="preserve"> </w:t>
      </w:r>
      <w:r>
        <w:rPr>
          <w:rStyle w:val="VerbatimChar"/>
        </w:rPr>
        <w:t xml:space="preserve">-Y</w:t>
      </w:r>
      <w:r>
        <w:t xml:space="preserve">:</w:t>
      </w:r>
    </w:p>
    <w:p>
      <w:pPr>
        <w:pStyle w:val="SourceCode"/>
      </w:pPr>
      <w:r>
        <w:rPr>
          <w:rStyle w:val="FunctionTok"/>
        </w:rPr>
        <w:t xml:space="preserve">ssh</w:t>
      </w:r>
      <w:r>
        <w:rPr>
          <w:rStyle w:val="NormalTok"/>
        </w:rPr>
        <w:t xml:space="preserve"> </w:t>
      </w:r>
      <w:r>
        <w:rPr>
          <w:rStyle w:val="AttributeTok"/>
        </w:rPr>
        <w:t xml:space="preserve">-Y</w:t>
      </w:r>
      <w:r>
        <w:rPr>
          <w:rStyle w:val="NormalTok"/>
        </w:rPr>
        <w:t xml:space="preserve"> USERNAME@shiva.ucdavis.edu</w:t>
      </w:r>
    </w:p>
    <w:p>
      <w:pPr>
        <w:pStyle w:val="FirstParagraph"/>
      </w:pPr>
      <w:r>
        <w:t xml:space="preserve">Use</w:t>
      </w:r>
      <w:r>
        <w:t xml:space="preserve"> </w:t>
      </w:r>
      <w:r>
        <w:rPr>
          <w:rStyle w:val="VerbatimChar"/>
        </w:rPr>
        <w:t xml:space="preserve">-Y</w:t>
      </w:r>
      <w:r>
        <w:t xml:space="preserve"> </w:t>
      </w:r>
      <w:r>
        <w:t xml:space="preserve">rather than</w:t>
      </w:r>
      <w:r>
        <w:t xml:space="preserve"> </w:t>
      </w:r>
      <w:r>
        <w:rPr>
          <w:rStyle w:val="VerbatimChar"/>
        </w:rPr>
        <w:t xml:space="preserve">-X</w:t>
      </w:r>
      <w:r>
        <w:t xml:space="preserve"> </w:t>
      </w:r>
      <w:r>
        <w:t xml:space="preserve">here.</w:t>
      </w:r>
      <w:r>
        <w:t xml:space="preserve"> </w:t>
      </w:r>
      <w:r>
        <w:rPr>
          <w:rStyle w:val="VerbatimChar"/>
        </w:rPr>
        <w:t xml:space="preserve">-X</w:t>
      </w:r>
      <w:r>
        <w:t xml:space="preserve"> </w:t>
      </w:r>
      <w:r>
        <w:t xml:space="preserve">requests</w:t>
      </w:r>
      <w:r>
        <w:t xml:space="preserve"> </w:t>
      </w:r>
      <w:r>
        <w:rPr>
          <w:i/>
          <w:iCs/>
        </w:rPr>
        <w:t xml:space="preserve">untrusted</w:t>
      </w:r>
      <w:r>
        <w:t xml:space="preserve"> </w:t>
      </w:r>
      <w:r>
        <w:t xml:space="preserve">forwarding,</w:t>
      </w:r>
      <w:r>
        <w:t xml:space="preserve"> </w:t>
      </w:r>
      <w:r>
        <w:t xml:space="preserve">and by default OpenSSH refuses untrusted X11 connections</w:t>
      </w:r>
      <w:r>
        <w:t xml:space="preserve"> </w:t>
      </w:r>
      <w:r>
        <w:t xml:space="preserve">made more than twenty minutes into the session</w:t>
      </w:r>
      <w:r>
        <w:t xml:space="preserve"> </w:t>
      </w:r>
      <w:r>
        <w:t xml:space="preserve">(</w:t>
      </w:r>
      <w:r>
        <w:t xml:space="preserve">“Ssh_config(5) Manual Page,”</w:t>
      </w:r>
      <w:r>
        <w:t xml:space="preserve"> </w:t>
      </w:r>
      <w:r>
        <w:t xml:space="preserve">n.d.)</w:t>
      </w:r>
      <w:r>
        <w:t xml:space="preserve">.</w:t>
      </w:r>
      <w:r>
        <w:t xml:space="preserve"> </w:t>
      </w:r>
      <w:r>
        <w:t xml:space="preserve">Any window already on screen keeps working,</w:t>
      </w:r>
      <w:r>
        <w:t xml:space="preserve"> </w:t>
      </w:r>
      <w:r>
        <w:t xml:space="preserve">so the symptom is that a program you launch later in the session simply never appears.</w:t>
      </w:r>
      <w:r>
        <w:t xml:space="preserve"> </w:t>
      </w:r>
      <w:r>
        <w:t xml:space="preserve">Untrusted forwarding also restricts clients under the X11 SECURITY extension,</w:t>
      </w:r>
      <w:r>
        <w:t xml:space="preserve"> </w:t>
      </w:r>
      <w:r>
        <w:t xml:space="preserve">to stop them reading or tampering with data belonging to trusted clients</w:t>
      </w:r>
      <w:r>
        <w:t xml:space="preserve"> </w:t>
      </w:r>
      <w:r>
        <w:t xml:space="preserve">(</w:t>
      </w:r>
      <w:r>
        <w:t xml:space="preserve">“Ssh_config(5) Manual Page,”</w:t>
      </w:r>
      <w:r>
        <w:t xml:space="preserve"> </w:t>
      </w:r>
      <w:r>
        <w:t xml:space="preserve">n.d.)</w:t>
      </w:r>
      <w:r>
        <w:t xml:space="preserve">,</w:t>
      </w:r>
      <w:r>
        <w:t xml:space="preserve"> </w:t>
      </w:r>
      <w:r>
        <w:t xml:space="preserve">and some graphical toolkits fail outright under those restrictions.</w:t>
      </w:r>
    </w:p>
    <w:p>
      <w:pPr>
        <w:pStyle w:val="BodyText"/>
      </w:pPr>
      <w:r>
        <w:t xml:space="preserve">The exception is a Linux client running Debian or Ubuntu,</w:t>
      </w:r>
      <w:r>
        <w:t xml:space="preserve"> </w:t>
      </w:r>
      <w:r>
        <w:t xml:space="preserve">where</w:t>
      </w:r>
      <w:r>
        <w:t xml:space="preserve"> </w:t>
      </w:r>
      <w:r>
        <w:rPr>
          <w:rStyle w:val="VerbatimChar"/>
        </w:rPr>
        <w:t xml:space="preserve">ForwardX11Trusted</w:t>
      </w:r>
      <w:r>
        <w:t xml:space="preserve"> </w:t>
      </w:r>
      <w:r>
        <w:t xml:space="preserve">defaults to</w:t>
      </w:r>
      <w:r>
        <w:t xml:space="preserve"> </w:t>
      </w:r>
      <w:r>
        <w:rPr>
          <w:rStyle w:val="VerbatimChar"/>
        </w:rPr>
        <w:t xml:space="preserve">yes</w:t>
      </w:r>
      <w:r>
        <w:t xml:space="preserve"> </w:t>
      </w:r>
      <w:r>
        <w:t xml:space="preserve">and</w:t>
      </w:r>
      <w:r>
        <w:t xml:space="preserve"> </w:t>
      </w:r>
      <w:r>
        <w:rPr>
          <w:rStyle w:val="VerbatimChar"/>
        </w:rPr>
        <w:t xml:space="preserve">-X</w:t>
      </w:r>
      <w:r>
        <w:t xml:space="preserve"> </w:t>
      </w:r>
      <w:r>
        <w:t xml:space="preserve">therefore already means the same thing as</w:t>
      </w:r>
      <w:r>
        <w:t xml:space="preserve"> </w:t>
      </w:r>
      <w:r>
        <w:rPr>
          <w:rStyle w:val="VerbatimChar"/>
        </w:rPr>
        <w:t xml:space="preserve">-Y</w:t>
      </w:r>
      <w:r>
        <w:t xml:space="preserve"> </w:t>
      </w:r>
      <w:r>
        <w:t xml:space="preserve">(</w:t>
      </w:r>
      <w:r>
        <w:t xml:space="preserve">“Ssh_config(5) Manual Page, Debian Edition,”</w:t>
      </w:r>
      <w:r>
        <w:t xml:space="preserve"> </w:t>
      </w:r>
      <w:r>
        <w:t xml:space="preserve">n.d.)</w:t>
      </w:r>
      <w:r>
        <w:t xml:space="preserve">.</w:t>
      </w:r>
      <w:r>
        <w:t xml:space="preserve"> </w:t>
      </w:r>
      <w:r>
        <w:t xml:space="preserve">Passing</w:t>
      </w:r>
      <w:r>
        <w:t xml:space="preserve"> </w:t>
      </w:r>
      <w:r>
        <w:rPr>
          <w:rStyle w:val="VerbatimChar"/>
        </w:rPr>
        <w:t xml:space="preserve">-Y</w:t>
      </w:r>
      <w:r>
        <w:t xml:space="preserve"> </w:t>
      </w:r>
      <w:r>
        <w:t xml:space="preserve">is correct on every platform, so prefer it and do not worry about which case you are in.</w:t>
      </w:r>
    </w:p>
    <w:p>
      <w:pPr>
        <w:pStyle w:val="BodyText"/>
      </w:pPr>
      <w:r>
        <w:t xml:space="preserve">Trusted forwarding is a real tradeoff rather than a free upgrade.</w:t>
      </w:r>
      <w:r>
        <w:t xml:space="preserve"> </w:t>
      </w:r>
      <w:r>
        <w:t xml:space="preserve">It gives programs running on Shiva full access to your local display,</w:t>
      </w:r>
      <w:r>
        <w:t xml:space="preserve"> </w:t>
      </w:r>
      <w:r>
        <w:t xml:space="preserve">which includes reading input directed at your other windows</w:t>
      </w:r>
      <w:r>
        <w:t xml:space="preserve"> </w:t>
      </w:r>
      <w:r>
        <w:t xml:space="preserve">(</w:t>
      </w:r>
      <w:r>
        <w:t xml:space="preserve">“Ssh_config(5) Manual Page,”</w:t>
      </w:r>
      <w:r>
        <w:t xml:space="preserve"> </w:t>
      </w:r>
      <w:r>
        <w:t xml:space="preserve">n.d.)</w:t>
      </w:r>
      <w:r>
        <w:t xml:space="preserve">.</w:t>
      </w:r>
      <w:r>
        <w:t xml:space="preserve"> </w:t>
      </w:r>
      <w:r>
        <w:t xml:space="preserve">That is an acceptable risk for a cluster our lab administers and trusts;</w:t>
      </w:r>
      <w:r>
        <w:t xml:space="preserve"> </w:t>
      </w:r>
      <w:r>
        <w:t xml:space="preserve">do not extend the same setting to machines you do not trust.</w:t>
      </w:r>
    </w:p>
    <w:p>
      <w:pPr>
        <w:pStyle w:val="BodyText"/>
      </w:pPr>
      <w:r>
        <w:t xml:space="preserve">To avoid retyping the flag, add an entry to</w:t>
      </w:r>
      <w:r>
        <w:t xml:space="preserve"> </w:t>
      </w:r>
      <w:r>
        <w:rPr>
          <w:rStyle w:val="VerbatimChar"/>
        </w:rPr>
        <w:t xml:space="preserve">~/.ssh/config</w:t>
      </w:r>
      <w:r>
        <w:t xml:space="preserve"> </w:t>
      </w:r>
      <w:r>
        <w:t xml:space="preserve">on your own computer:</w:t>
      </w:r>
    </w:p>
    <w:p>
      <w:pPr>
        <w:pStyle w:val="SourceCode"/>
      </w:pPr>
      <w:r>
        <w:rPr>
          <w:rStyle w:val="VerbatimChar"/>
        </w:rPr>
        <w:t xml:space="preserve">Host shiva</w:t>
      </w:r>
      <w:r>
        <w:br/>
      </w:r>
      <w:r>
        <w:rPr>
          <w:rStyle w:val="VerbatimChar"/>
        </w:rPr>
        <w:t xml:space="preserve">  HostName shiva.ucdavis.edu</w:t>
      </w:r>
      <w:r>
        <w:br/>
      </w:r>
      <w:r>
        <w:rPr>
          <w:rStyle w:val="VerbatimChar"/>
        </w:rPr>
        <w:t xml:space="preserve">  User USERNAME</w:t>
      </w:r>
      <w:r>
        <w:br/>
      </w:r>
      <w:r>
        <w:rPr>
          <w:rStyle w:val="VerbatimChar"/>
        </w:rPr>
        <w:t xml:space="preserve">  ForwardX11 yes</w:t>
      </w:r>
      <w:r>
        <w:br/>
      </w:r>
      <w:r>
        <w:rPr>
          <w:rStyle w:val="VerbatimChar"/>
        </w:rPr>
        <w:t xml:space="preserve">  ForwardX11Trusted yes</w:t>
      </w:r>
      <w:r>
        <w:br/>
      </w:r>
      <w:r>
        <w:rPr>
          <w:rStyle w:val="VerbatimChar"/>
        </w:rPr>
        <w:t xml:space="preserve">  Compression yes</w:t>
      </w:r>
    </w:p>
    <w:p>
      <w:pPr>
        <w:pStyle w:val="FirstParagraph"/>
      </w:pPr>
      <w:r>
        <w:rPr>
          <w:rStyle w:val="VerbatimChar"/>
        </w:rPr>
        <w:t xml:space="preserve">ssh shiva</w:t>
      </w:r>
      <w:r>
        <w:t xml:space="preserve"> </w:t>
      </w:r>
      <w:r>
        <w:t xml:space="preserve">then forwards X11 automatically.</w:t>
      </w:r>
      <w:r>
        <w:t xml:space="preserve"> </w:t>
      </w:r>
      <w:r>
        <w:rPr>
          <w:rStyle w:val="VerbatimChar"/>
        </w:rPr>
        <w:t xml:space="preserve">Compression yes</w:t>
      </w:r>
      <w:r>
        <w:t xml:space="preserve"> </w:t>
      </w:r>
      <w:r>
        <w:t xml:space="preserve">is worth setting because X11 traffic compresses well over a slow link.</w:t>
      </w:r>
    </w:p>
    <w:bookmarkEnd w:id="780"/>
    <w:bookmarkStart w:id="781" w:name="check-that-the-forward-is-working"/>
    <w:p>
      <w:pPr>
        <w:pStyle w:val="Heading3"/>
      </w:pPr>
      <w:r>
        <w:t xml:space="preserve">18.6.3 Check that the forward is working</w:t>
      </w:r>
    </w:p>
    <w:p>
      <w:pPr>
        <w:pStyle w:val="FirstParagraph"/>
      </w:pPr>
      <w:r>
        <w:t xml:space="preserve">After logging in,</w:t>
      </w:r>
      <w:r>
        <w:t xml:space="preserve"> </w:t>
      </w:r>
      <w:r>
        <w:rPr>
          <w:rStyle w:val="VerbatimChar"/>
        </w:rPr>
        <w:t xml:space="preserve">DISPLAY</w:t>
      </w:r>
      <w:r>
        <w:t xml:space="preserve"> </w:t>
      </w:r>
      <w:r>
        <w:t xml:space="preserve">should be set:</w:t>
      </w:r>
    </w:p>
    <w:p>
      <w:pPr>
        <w:pStyle w:val="SourceCode"/>
      </w:pPr>
      <w:r>
        <w:rPr>
          <w:rStyle w:val="BuiltInTok"/>
        </w:rPr>
        <w:t xml:space="preserve">echo</w:t>
      </w:r>
      <w:r>
        <w:rPr>
          <w:rStyle w:val="NormalTok"/>
        </w:rPr>
        <w:t xml:space="preserve"> </w:t>
      </w:r>
      <w:r>
        <w:rPr>
          <w:rStyle w:val="VariableTok"/>
        </w:rPr>
        <w:t xml:space="preserve">$DISPLAY</w:t>
      </w:r>
      <w:r>
        <w:br/>
      </w:r>
      <w:r>
        <w:rPr>
          <w:rStyle w:val="CommentTok"/>
        </w:rPr>
        <w:t xml:space="preserve"># localhost:10.0</w:t>
      </w:r>
    </w:p>
    <w:p>
      <w:pPr>
        <w:pStyle w:val="FirstParagraph"/>
      </w:pPr>
      <w:r>
        <w:t xml:space="preserve">An empty result means the forward did not happen.</w:t>
      </w:r>
      <w:r>
        <w:t xml:space="preserve"> </w:t>
      </w:r>
      <w:r>
        <w:t xml:space="preserve">The usual causes are omitting</w:t>
      </w:r>
      <w:r>
        <w:t xml:space="preserve"> </w:t>
      </w:r>
      <w:r>
        <w:rPr>
          <w:rStyle w:val="VerbatimChar"/>
        </w:rPr>
        <w:t xml:space="preserve">-Y</w:t>
      </w:r>
      <w:r>
        <w:t xml:space="preserve">,</w:t>
      </w:r>
      <w:r>
        <w:t xml:space="preserve"> </w:t>
      </w:r>
      <w:r>
        <w:t xml:space="preserve">or not having an X server running on your own computer.</w:t>
      </w:r>
    </w:p>
    <w:p>
      <w:pPr>
        <w:pStyle w:val="BodyText"/>
      </w:pPr>
      <w:r>
        <w:t xml:space="preserve">To confirm that the connection reaches your display, ask the display to describe itself:</w:t>
      </w:r>
    </w:p>
    <w:p>
      <w:pPr>
        <w:pStyle w:val="SourceCode"/>
      </w:pPr>
      <w:r>
        <w:rPr>
          <w:rStyle w:val="ExtensionTok"/>
        </w:rPr>
        <w:t xml:space="preserve">xdpyinfo</w:t>
      </w:r>
      <w:r>
        <w:rPr>
          <w:rStyle w:val="NormalTok"/>
        </w:rPr>
        <w:t xml:space="preserve"> </w:t>
      </w:r>
      <w:r>
        <w:rPr>
          <w:rStyle w:val="KeywordTok"/>
        </w:rPr>
        <w:t xml:space="preserve">|</w:t>
      </w:r>
      <w:r>
        <w:rPr>
          <w:rStyle w:val="NormalTok"/>
        </w:rPr>
        <w:t xml:space="preserve"> </w:t>
      </w:r>
      <w:r>
        <w:rPr>
          <w:rStyle w:val="FunctionTok"/>
        </w:rPr>
        <w:t xml:space="preserve">head</w:t>
      </w:r>
      <w:r>
        <w:rPr>
          <w:rStyle w:val="NormalTok"/>
        </w:rPr>
        <w:t xml:space="preserve"> </w:t>
      </w:r>
      <w:r>
        <w:rPr>
          <w:rStyle w:val="AttributeTok"/>
        </w:rPr>
        <w:t xml:space="preserve">-3</w:t>
      </w:r>
    </w:p>
    <w:p>
      <w:pPr>
        <w:pStyle w:val="FirstParagraph"/>
      </w:pPr>
      <w:r>
        <w:t xml:space="preserve">Use</w:t>
      </w:r>
      <w:r>
        <w:t xml:space="preserve"> </w:t>
      </w:r>
      <w:r>
        <w:rPr>
          <w:rStyle w:val="VerbatimChar"/>
        </w:rPr>
        <w:t xml:space="preserve">xdpyinfo</w:t>
      </w:r>
      <w:r>
        <w:t xml:space="preserve"> </w:t>
      </w:r>
      <w:r>
        <w:t xml:space="preserve">rather than</w:t>
      </w:r>
      <w:r>
        <w:t xml:space="preserve"> </w:t>
      </w:r>
      <w:r>
        <w:rPr>
          <w:rStyle w:val="VerbatimChar"/>
        </w:rPr>
        <w:t xml:space="preserve">xeyes</w:t>
      </w:r>
      <w:r>
        <w:t xml:space="preserve"> </w:t>
      </w:r>
      <w:r>
        <w:t xml:space="preserve">for this test.</w:t>
      </w:r>
      <w:r>
        <w:t xml:space="preserve"> </w:t>
      </w:r>
      <w:r>
        <w:t xml:space="preserve">Shiva has the</w:t>
      </w:r>
      <w:r>
        <w:t xml:space="preserve"> </w:t>
      </w:r>
      <w:r>
        <w:rPr>
          <w:rStyle w:val="VerbatimChar"/>
        </w:rPr>
        <w:t xml:space="preserve">x11-utils</w:t>
      </w:r>
      <w:r>
        <w:t xml:space="preserve"> </w:t>
      </w:r>
      <w:r>
        <w:t xml:space="preserve">package, which provides</w:t>
      </w:r>
      <w:r>
        <w:t xml:space="preserve"> </w:t>
      </w:r>
      <w:r>
        <w:rPr>
          <w:rStyle w:val="VerbatimChar"/>
        </w:rPr>
        <w:t xml:space="preserve">xdpyinfo</w:t>
      </w:r>
      <w:r>
        <w:t xml:space="preserve">,</w:t>
      </w:r>
      <w:r>
        <w:t xml:space="preserve"> </w:t>
      </w:r>
      <w:r>
        <w:t xml:space="preserve">but not</w:t>
      </w:r>
      <w:r>
        <w:t xml:space="preserve"> </w:t>
      </w:r>
      <w:r>
        <w:rPr>
          <w:rStyle w:val="VerbatimChar"/>
        </w:rPr>
        <w:t xml:space="preserve">x11-apps</w:t>
      </w:r>
      <w:r>
        <w:t xml:space="preserve">, which provides</w:t>
      </w:r>
      <w:r>
        <w:t xml:space="preserve"> </w:t>
      </w:r>
      <w:r>
        <w:rPr>
          <w:rStyle w:val="VerbatimChar"/>
        </w:rPr>
        <w:t xml:space="preserve">xeyes</w:t>
      </w:r>
      <w:r>
        <w:t xml:space="preserve"> </w:t>
      </w:r>
      <w:r>
        <w:t xml:space="preserve">and</w:t>
      </w:r>
      <w:r>
        <w:t xml:space="preserve"> </w:t>
      </w:r>
      <w:r>
        <w:rPr>
          <w:rStyle w:val="VerbatimChar"/>
        </w:rPr>
        <w:t xml:space="preserve">xclock</w:t>
      </w:r>
      <w:r>
        <w:t xml:space="preserve"> </w:t>
      </w:r>
      <w:r>
        <w:t xml:space="preserve">(checked August 2026).</w:t>
      </w:r>
    </w:p>
    <w:bookmarkEnd w:id="781"/>
    <w:bookmarkStart w:id="784" w:name="install-graphical-programs-without-sudo"/>
    <w:p>
      <w:pPr>
        <w:pStyle w:val="Heading3"/>
      </w:pPr>
      <w:r>
        <w:t xml:space="preserve">18.6.4 Install graphical programs without</w:t>
      </w:r>
      <w:r>
        <w:t xml:space="preserve"> </w:t>
      </w:r>
      <w:r>
        <w:rPr>
          <w:rStyle w:val="VerbatimChar"/>
        </w:rPr>
        <w:t xml:space="preserve">sudo</w:t>
      </w:r>
    </w:p>
    <w:p>
      <w:pPr>
        <w:pStyle w:val="FirstParagraph"/>
      </w:pPr>
      <w:r>
        <w:t xml:space="preserve">Lab accounts on Shiva are not in the</w:t>
      </w:r>
      <w:r>
        <w:t xml:space="preserve"> </w:t>
      </w:r>
      <w:r>
        <w:rPr>
          <w:rStyle w:val="VerbatimChar"/>
        </w:rPr>
        <w:t xml:space="preserve">sudo</w:t>
      </w:r>
      <w:r>
        <w:t xml:space="preserve"> </w:t>
      </w:r>
      <w:r>
        <w:t xml:space="preserve">group,</w:t>
      </w:r>
      <w:r>
        <w:t xml:space="preserve"> </w:t>
      </w:r>
      <w:r>
        <w:t xml:space="preserve">which held only a handful of administrator accounts when this was checked in August 2026.</w:t>
      </w:r>
      <w:r>
        <w:t xml:space="preserve"> </w:t>
      </w:r>
      <w:r>
        <w:t xml:space="preserve">Run</w:t>
      </w:r>
      <w:r>
        <w:t xml:space="preserve"> </w:t>
      </w:r>
      <w:r>
        <w:rPr>
          <w:rStyle w:val="VerbatimChar"/>
        </w:rPr>
        <w:t xml:space="preserve">groups</w:t>
      </w:r>
      <w:r>
        <w:t xml:space="preserve"> </w:t>
      </w:r>
      <w:r>
        <w:t xml:space="preserve">to see which groups your own account belongs to.</w:t>
      </w:r>
      <w:r>
        <w:t xml:space="preserve"> </w:t>
      </w:r>
      <w:r>
        <w:t xml:space="preserve">This means</w:t>
      </w:r>
      <w:r>
        <w:t xml:space="preserve"> </w:t>
      </w:r>
      <w:r>
        <w:rPr>
          <w:rStyle w:val="VerbatimChar"/>
        </w:rPr>
        <w:t xml:space="preserve">apt install</w:t>
      </w:r>
      <w:r>
        <w:t xml:space="preserve"> </w:t>
      </w:r>
      <w:r>
        <w:t xml:space="preserve">is unavailable,</w:t>
      </w:r>
      <w:r>
        <w:t xml:space="preserve"> </w:t>
      </w:r>
      <w:r>
        <w:t xml:space="preserve">and most installation instructions written for Ubuntu will not apply.</w:t>
      </w:r>
      <w:r>
        <w:t xml:space="preserve"> </w:t>
      </w:r>
      <w:r>
        <w:t xml:space="preserve">Install into your home directory instead, which needs no special privileges.</w:t>
      </w:r>
    </w:p>
    <w:p>
      <w:pPr>
        <w:pStyle w:val="BodyText"/>
      </w:pPr>
      <w:r>
        <w:t xml:space="preserve">Note that this is necessary even for programs that appear to be present already.</w:t>
      </w:r>
      <w:r>
        <w:t xml:space="preserve"> </w:t>
      </w:r>
      <w:r>
        <w:t xml:space="preserve">The system Emacs at</w:t>
      </w:r>
      <w:r>
        <w:t xml:space="preserve"> </w:t>
      </w:r>
      <w:r>
        <w:rPr>
          <w:rStyle w:val="VerbatimChar"/>
        </w:rPr>
        <w:t xml:space="preserve">/usr/bin/emacs</w:t>
      </w:r>
      <w:r>
        <w:t xml:space="preserve"> </w:t>
      </w:r>
      <w:r>
        <w:t xml:space="preserve">is the</w:t>
      </w:r>
      <w:r>
        <w:t xml:space="preserve"> </w:t>
      </w:r>
      <w:r>
        <w:rPr>
          <w:rStyle w:val="VerbatimChar"/>
        </w:rPr>
        <w:t xml:space="preserve">emacs-nox</w:t>
      </w:r>
      <w:r>
        <w:t xml:space="preserve"> </w:t>
      </w:r>
      <w:r>
        <w:t xml:space="preserve">build,</w:t>
      </w:r>
      <w:r>
        <w:t xml:space="preserve"> </w:t>
      </w:r>
      <w:r>
        <w:t xml:space="preserve">which links no X libraries at all and so cannot open a window under any circumstances.</w:t>
      </w:r>
      <w:r>
        <w:t xml:space="preserve"> </w:t>
      </w:r>
      <w:r>
        <w:t xml:space="preserve">No web browser is installed on Shiva.</w:t>
      </w:r>
      <w:r>
        <w:t xml:space="preserve"> </w:t>
      </w:r>
      <w:r>
        <w:rPr>
          <w:rStyle w:val="VerbatimChar"/>
        </w:rPr>
        <w:t xml:space="preserve">module avail</w:t>
      </w:r>
      <w:r>
        <w:t xml:space="preserve"> </w:t>
      </w:r>
      <w:r>
        <w:t xml:space="preserve">on the login node lists only MPI and numerical libraries,</w:t>
      </w:r>
      <w:r>
        <w:t xml:space="preserve"> </w:t>
      </w:r>
      <w:r>
        <w:t xml:space="preserve">so it supplies neither one.</w:t>
      </w:r>
    </w:p>
    <w:p>
      <w:pPr>
        <w:pStyle w:val="BodyText"/>
      </w:pPr>
      <w:r>
        <w:t xml:space="preserve">For Emacs, use</w:t>
      </w:r>
      <w:r>
        <w:t xml:space="preserve"> </w:t>
      </w:r>
      <w:hyperlink r:id="rId782">
        <w:r>
          <w:rPr>
            <w:rStyle w:val="Hyperlink"/>
          </w:rPr>
          <w:t xml:space="preserve">conda-forge</w:t>
        </w:r>
      </w:hyperlink>
      <w:r>
        <w:t xml:space="preserve">,</w:t>
      </w:r>
      <w:r>
        <w:t xml:space="preserve"> </w:t>
      </w:r>
      <w:r>
        <w:t xml:space="preserve">whose build includes GTK and X11 support.</w:t>
      </w:r>
      <w:r>
        <w:t xml:space="preserve"> </w:t>
      </w:r>
      <w:r>
        <w:t xml:space="preserve">If you do not already have conda,</w:t>
      </w:r>
      <w:r>
        <w:t xml:space="preserve"> </w:t>
      </w:r>
      <w:r>
        <w:t xml:space="preserve">install</w:t>
      </w:r>
      <w:r>
        <w:t xml:space="preserve"> </w:t>
      </w:r>
      <w:hyperlink r:id="rId783">
        <w:r>
          <w:rPr>
            <w:rStyle w:val="Hyperlink"/>
          </w:rPr>
          <w:t xml:space="preserve">Miniforge</w:t>
        </w:r>
      </w:hyperlink>
      <w:r>
        <w:t xml:space="preserve"> </w:t>
      </w:r>
      <w:r>
        <w:t xml:space="preserve">into your home directory first.</w:t>
      </w:r>
    </w:p>
    <w:p>
      <w:pPr>
        <w:pStyle w:val="SourceCode"/>
      </w:pPr>
      <w:r>
        <w:rPr>
          <w:rStyle w:val="ExtensionTok"/>
        </w:rPr>
        <w:t xml:space="preserve">conda</w:t>
      </w:r>
      <w:r>
        <w:rPr>
          <w:rStyle w:val="NormalTok"/>
        </w:rPr>
        <w:t xml:space="preserve"> create </w:t>
      </w:r>
      <w:r>
        <w:rPr>
          <w:rStyle w:val="AttributeTok"/>
        </w:rPr>
        <w:t xml:space="preserve">-y</w:t>
      </w:r>
      <w:r>
        <w:rPr>
          <w:rStyle w:val="NormalTok"/>
        </w:rPr>
        <w:t xml:space="preserve"> </w:t>
      </w:r>
      <w:r>
        <w:rPr>
          <w:rStyle w:val="AttributeTok"/>
        </w:rPr>
        <w:t xml:space="preserve">-n</w:t>
      </w:r>
      <w:r>
        <w:rPr>
          <w:rStyle w:val="NormalTok"/>
        </w:rPr>
        <w:t xml:space="preserve"> gui </w:t>
      </w:r>
      <w:r>
        <w:rPr>
          <w:rStyle w:val="AttributeTok"/>
        </w:rPr>
        <w:t xml:space="preserve">-c</w:t>
      </w:r>
      <w:r>
        <w:rPr>
          <w:rStyle w:val="NormalTok"/>
        </w:rPr>
        <w:t xml:space="preserve"> conda-forge emacs</w:t>
      </w:r>
      <w:r>
        <w:br/>
      </w:r>
      <w:r>
        <w:rPr>
          <w:rStyle w:val="ExtensionTok"/>
        </w:rPr>
        <w:t xml:space="preserve">conda</w:t>
      </w:r>
      <w:r>
        <w:rPr>
          <w:rStyle w:val="NormalTok"/>
        </w:rPr>
        <w:t xml:space="preserve"> activate gui</w:t>
      </w:r>
      <w:r>
        <w:br/>
      </w:r>
      <w:r>
        <w:rPr>
          <w:rStyle w:val="ExtensionTok"/>
        </w:rPr>
        <w:t xml:space="preserve">emacs</w:t>
      </w:r>
      <w:r>
        <w:rPr>
          <w:rStyle w:val="NormalTok"/>
        </w:rPr>
        <w:t xml:space="preserve"> </w:t>
      </w:r>
      <w:r>
        <w:rPr>
          <w:rStyle w:val="KeywordTok"/>
        </w:rPr>
        <w:t xml:space="preserve">&amp;</w:t>
      </w:r>
    </w:p>
    <w:p>
      <w:pPr>
        <w:pStyle w:val="FirstParagraph"/>
      </w:pPr>
      <w:r>
        <w:t xml:space="preserve">For Firefox, use Mozilla’s official Linux build,</w:t>
      </w:r>
      <w:r>
        <w:t xml:space="preserve"> </w:t>
      </w:r>
      <w:r>
        <w:t xml:space="preserve">which is a self-contained directory that runs from anywhere:</w:t>
      </w:r>
    </w:p>
    <w:p>
      <w:pPr>
        <w:pStyle w:val="SourceCode"/>
      </w:pPr>
      <w:r>
        <w:rPr>
          <w:rStyle w:val="FunctionTok"/>
        </w:rPr>
        <w:t xml:space="preserve">mkdir</w:t>
      </w:r>
      <w:r>
        <w:rPr>
          <w:rStyle w:val="NormalTok"/>
        </w:rPr>
        <w:t xml:space="preserve"> </w:t>
      </w:r>
      <w:r>
        <w:rPr>
          <w:rStyle w:val="AttributeTok"/>
        </w:rPr>
        <w:t xml:space="preserve">-p</w:t>
      </w:r>
      <w:r>
        <w:rPr>
          <w:rStyle w:val="NormalTok"/>
        </w:rPr>
        <w:t xml:space="preserve"> ~/opt </w:t>
      </w:r>
      <w:r>
        <w:rPr>
          <w:rStyle w:val="KeywordTok"/>
        </w:rPr>
        <w:t xml:space="preserve">&amp;&amp;</w:t>
      </w:r>
      <w:r>
        <w:rPr>
          <w:rStyle w:val="NormalTok"/>
        </w:rPr>
        <w:t xml:space="preserve"> </w:t>
      </w:r>
      <w:r>
        <w:rPr>
          <w:rStyle w:val="BuiltInTok"/>
        </w:rPr>
        <w:t xml:space="preserve">cd</w:t>
      </w:r>
      <w:r>
        <w:rPr>
          <w:rStyle w:val="NormalTok"/>
        </w:rPr>
        <w:t xml:space="preserve"> ~/opt</w:t>
      </w:r>
      <w:r>
        <w:br/>
      </w:r>
      <w:r>
        <w:rPr>
          <w:rStyle w:val="ExtensionTok"/>
        </w:rPr>
        <w:t xml:space="preserve">curl</w:t>
      </w:r>
      <w:r>
        <w:rPr>
          <w:rStyle w:val="NormalTok"/>
        </w:rPr>
        <w:t xml:space="preserve"> </w:t>
      </w:r>
      <w:r>
        <w:rPr>
          <w:rStyle w:val="AttributeTok"/>
        </w:rPr>
        <w:t xml:space="preserve">-L</w:t>
      </w:r>
      <w:r>
        <w:rPr>
          <w:rStyle w:val="NormalTok"/>
        </w:rPr>
        <w:t xml:space="preserve"> </w:t>
      </w:r>
      <w:r>
        <w:rPr>
          <w:rStyle w:val="AttributeTok"/>
        </w:rPr>
        <w:t xml:space="preserve">-o</w:t>
      </w:r>
      <w:r>
        <w:rPr>
          <w:rStyle w:val="NormalTok"/>
        </w:rPr>
        <w:t xml:space="preserve"> firefox.tar.xz </w:t>
      </w:r>
      <w:r>
        <w:rPr>
          <w:rStyle w:val="DataTypeTok"/>
        </w:rPr>
        <w:t xml:space="preserve">\</w:t>
      </w:r>
      <w:r>
        <w:br/>
      </w:r>
      <w:r>
        <w:rPr>
          <w:rStyle w:val="NormalTok"/>
        </w:rPr>
        <w:t xml:space="preserve">  </w:t>
      </w:r>
      <w:r>
        <w:rPr>
          <w:rStyle w:val="StringTok"/>
        </w:rPr>
        <w:t xml:space="preserve">'https://download.mozilla.org/?product=firefox-latest-ssl&amp;os=linux64&amp;lang=en-US'</w:t>
      </w:r>
      <w:r>
        <w:br/>
      </w:r>
      <w:r>
        <w:rPr>
          <w:rStyle w:val="FunctionTok"/>
        </w:rPr>
        <w:t xml:space="preserve">tar</w:t>
      </w:r>
      <w:r>
        <w:rPr>
          <w:rStyle w:val="NormalTok"/>
        </w:rPr>
        <w:t xml:space="preserve"> xf firefox.tar.xz </w:t>
      </w:r>
      <w:r>
        <w:rPr>
          <w:rStyle w:val="KeywordTok"/>
        </w:rPr>
        <w:t xml:space="preserve">&amp;&amp;</w:t>
      </w:r>
      <w:r>
        <w:rPr>
          <w:rStyle w:val="NormalTok"/>
        </w:rPr>
        <w:t xml:space="preserve"> </w:t>
      </w:r>
      <w:r>
        <w:rPr>
          <w:rStyle w:val="FunctionTok"/>
        </w:rPr>
        <w:t xml:space="preserve">rm</w:t>
      </w:r>
      <w:r>
        <w:rPr>
          <w:rStyle w:val="NormalTok"/>
        </w:rPr>
        <w:t xml:space="preserve"> firefox.tar.xz</w:t>
      </w:r>
      <w:r>
        <w:br/>
      </w:r>
      <w:r>
        <w:rPr>
          <w:rStyle w:val="ExtensionTok"/>
        </w:rPr>
        <w:t xml:space="preserve">~/opt/firefox/firefox</w:t>
      </w:r>
      <w:r>
        <w:rPr>
          <w:rStyle w:val="NormalTok"/>
        </w:rPr>
        <w:t xml:space="preserve"> </w:t>
      </w:r>
      <w:r>
        <w:rPr>
          <w:rStyle w:val="KeywordTok"/>
        </w:rPr>
        <w:t xml:space="preserve">&amp;</w:t>
      </w:r>
    </w:p>
    <w:p>
      <w:pPr>
        <w:pStyle w:val="FirstParagraph"/>
      </w:pPr>
      <w:r>
        <w:t xml:space="preserve">Adding</w:t>
      </w:r>
      <w:r>
        <w:t xml:space="preserve"> </w:t>
      </w:r>
      <w:r>
        <w:rPr>
          <w:rStyle w:val="VerbatimChar"/>
        </w:rPr>
        <w:t xml:space="preserve">~/bin</w:t>
      </w:r>
      <w:r>
        <w:t xml:space="preserve"> </w:t>
      </w:r>
      <w:r>
        <w:t xml:space="preserve">to your</w:t>
      </w:r>
      <w:r>
        <w:t xml:space="preserve"> </w:t>
      </w:r>
      <w:r>
        <w:rPr>
          <w:rStyle w:val="VerbatimChar"/>
        </w:rPr>
        <w:t xml:space="preserve">PATH</w:t>
      </w:r>
      <w:r>
        <w:t xml:space="preserve"> </w:t>
      </w:r>
      <w:r>
        <w:t xml:space="preserve">and putting small wrapper scripts there</w:t>
      </w:r>
      <w:r>
        <w:t xml:space="preserve"> </w:t>
      </w:r>
      <w:r>
        <w:t xml:space="preserve">saves typing the full path each time.</w:t>
      </w:r>
    </w:p>
    <w:bookmarkEnd w:id="784"/>
    <w:bookmarkStart w:id="789" w:name="limitations"/>
    <w:p>
      <w:pPr>
        <w:pStyle w:val="Heading3"/>
      </w:pPr>
      <w:r>
        <w:t xml:space="preserve">18.6.5 Limitations</w:t>
      </w:r>
    </w:p>
    <w:p>
      <w:pPr>
        <w:pStyle w:val="FirstParagraph"/>
      </w:pPr>
      <w:r>
        <w:rPr>
          <w:b/>
          <w:bCs/>
        </w:rPr>
        <w:t xml:space="preserve">R cannot open plot windows on Shiva.</w:t>
      </w:r>
      <w:r>
        <w:t xml:space="preserve"> </w:t>
      </w:r>
      <w:r>
        <w:t xml:space="preserve">The installed R is built without X11 support,</w:t>
      </w:r>
      <w:r>
        <w:t xml:space="preserve"> </w:t>
      </w:r>
      <w:r>
        <w:t xml:space="preserve">which you can confirm with</w:t>
      </w:r>
      <w:r>
        <w:t xml:space="preserve"> </w:t>
      </w:r>
      <w:r>
        <w:rPr>
          <w:rStyle w:val="VerbatimChar"/>
        </w:rPr>
        <w:t xml:space="preserve">capabilities()["X11"]</w:t>
      </w:r>
      <w:r>
        <w:t xml:space="preserve">.</w:t>
      </w:r>
      <w:r>
        <w:t xml:space="preserve"> </w:t>
      </w:r>
      <w:r>
        <w:t xml:space="preserve">No amount of forwarding configuration changes this,</w:t>
      </w:r>
      <w:r>
        <w:t xml:space="preserve"> </w:t>
      </w:r>
      <w:r>
        <w:t xml:space="preserve">because the R binary itself has no X11 device compiled in.</w:t>
      </w:r>
      <w:r>
        <w:t xml:space="preserve"> </w:t>
      </w:r>
      <w:r>
        <w:t xml:space="preserve">Write plots to a file with</w:t>
      </w:r>
      <w:r>
        <w:t xml:space="preserve"> </w:t>
      </w:r>
      <w:hyperlink r:id="rId785">
        <w:r>
          <w:rPr>
            <w:rStyle w:val="VerbatimChar"/>
          </w:rPr>
          <w:t xml:space="preserve">{ragg}</w:t>
        </w:r>
      </w:hyperlink>
      <w:r>
        <w:t xml:space="preserve"> </w:t>
      </w:r>
      <w:r>
        <w:t xml:space="preserve">or</w:t>
      </w:r>
      <w:r>
        <w:t xml:space="preserve"> </w:t>
      </w:r>
      <w:r>
        <w:rPr>
          <w:rStyle w:val="VerbatimChar"/>
        </w:rPr>
        <w:t xml:space="preserve">ggplot2::ggsave()</w:t>
      </w:r>
      <w:r>
        <w:t xml:space="preserve"> </w:t>
      </w:r>
      <w:r>
        <w:t xml:space="preserve">and copy them back with</w:t>
      </w:r>
      <w:r>
        <w:t xml:space="preserve"> </w:t>
      </w:r>
      <w:r>
        <w:rPr>
          <w:rStyle w:val="VerbatimChar"/>
        </w:rPr>
        <w:t xml:space="preserve">scp</w:t>
      </w:r>
      <w:r>
        <w:t xml:space="preserve">,</w:t>
      </w:r>
      <w:r>
        <w:t xml:space="preserve"> </w:t>
      </w:r>
      <w:r>
        <w:t xml:space="preserve">or forward a port and use a browser-based graphics device such as</w:t>
      </w:r>
      <w:r>
        <w:t xml:space="preserve"> </w:t>
      </w:r>
      <w:hyperlink r:id="rId786">
        <w:r>
          <w:rPr>
            <w:rStyle w:val="VerbatimChar"/>
          </w:rPr>
          <w:t xml:space="preserve">{httpgd}</w:t>
        </w:r>
      </w:hyperlink>
      <w:r>
        <w:t xml:space="preserve">.</w:t>
      </w:r>
    </w:p>
    <w:p>
      <w:pPr>
        <w:pStyle w:val="BodyText"/>
      </w:pPr>
      <w:r>
        <w:rPr>
          <w:b/>
          <w:bCs/>
        </w:rPr>
        <w:t xml:space="preserve">The faster remote-desktop tools are unavailable.</w:t>
      </w:r>
      <w:r>
        <w:t xml:space="preserve"> </w:t>
      </w:r>
      <w:hyperlink r:id="rId787">
        <w:r>
          <w:rPr>
            <w:rStyle w:val="Hyperlink"/>
          </w:rPr>
          <w:t xml:space="preserve">Xpra</w:t>
        </w:r>
      </w:hyperlink>
      <w:r>
        <w:t xml:space="preserve">, VNC, and</w:t>
      </w:r>
      <w:r>
        <w:t xml:space="preserve"> </w:t>
      </w:r>
      <w:hyperlink r:id="rId788">
        <w:r>
          <w:rPr>
            <w:rStyle w:val="Hyperlink"/>
          </w:rPr>
          <w:t xml:space="preserve">X2Go</w:t>
        </w:r>
      </w:hyperlink>
      <w:r>
        <w:t xml:space="preserve"> </w:t>
      </w:r>
      <w:r>
        <w:t xml:space="preserve">all compress far better than plain X11 forwarding over a slow link.</w:t>
      </w:r>
      <w:r>
        <w:t xml:space="preserve"> </w:t>
      </w:r>
      <w:r>
        <w:t xml:space="preserve">All of them need an X server installed on the cluster itself,</w:t>
      </w:r>
      <w:r>
        <w:t xml:space="preserve"> </w:t>
      </w:r>
      <w:r>
        <w:t xml:space="preserve">which requires root,</w:t>
      </w:r>
      <w:r>
        <w:t xml:space="preserve"> </w:t>
      </w:r>
      <w:r>
        <w:t xml:space="preserve">so none can be set up from a lab account.</w:t>
      </w:r>
      <w:r>
        <w:t xml:space="preserve"> </w:t>
      </w:r>
      <w:r>
        <w:t xml:space="preserve">Contact the cluster administrators if the performance of plain forwarding is blocking your work.</w:t>
      </w:r>
    </w:p>
    <w:bookmarkEnd w:id="789"/>
    <w:bookmarkEnd w:id="790"/>
    <w:bookmarkStart w:id="800" w:name="X7880cdf8bb636dad42e7d655b4e5f617c2acb85"/>
    <w:p>
      <w:pPr>
        <w:pStyle w:val="Heading2"/>
      </w:pPr>
      <w:r>
        <w:t xml:space="preserve">18.7 Recovering a disconnected interactive session</w:t>
      </w:r>
    </w:p>
    <w:p>
      <w:pPr>
        <w:pStyle w:val="FirstParagraph"/>
      </w:pPr>
      <w:r>
        <w:t xml:space="preserve">Interactive sessions on a SLURM cluster —</w:t>
      </w:r>
      <w:r>
        <w:t xml:space="preserve"> </w:t>
      </w:r>
      <w:r>
        <w:t xml:space="preserve">a development node opened with</w:t>
      </w:r>
      <w:r>
        <w:t xml:space="preserve"> </w:t>
      </w:r>
      <w:r>
        <w:rPr>
          <w:rStyle w:val="VerbatimChar"/>
        </w:rPr>
        <w:t xml:space="preserve">sdev</w:t>
      </w:r>
      <w:r>
        <w:t xml:space="preserve">,</w:t>
      </w:r>
      <w:r>
        <w:t xml:space="preserve"> </w:t>
      </w:r>
      <w:r>
        <w:t xml:space="preserve">or a session started with</w:t>
      </w:r>
      <w:r>
        <w:t xml:space="preserve"> </w:t>
      </w:r>
      <w:r>
        <w:rPr>
          <w:rStyle w:val="VerbatimChar"/>
        </w:rPr>
        <w:t xml:space="preserve">srun --pty</w:t>
      </w:r>
      <w:r>
        <w:t xml:space="preserve"> </w:t>
      </w:r>
      <w:r>
        <w:t xml:space="preserve">(</w:t>
      </w:r>
      <w:r>
        <w:t xml:space="preserve">“Slurm Workload Manager,”</w:t>
      </w:r>
      <w:r>
        <w:t xml:space="preserve"> </w:t>
      </w:r>
      <w:r>
        <w:t xml:space="preserve">n.d.-e)</w:t>
      </w:r>
      <w:r>
        <w:t xml:space="preserve"> </w:t>
      </w:r>
      <w:r>
        <w:t xml:space="preserve">or</w:t>
      </w:r>
      <w:r>
        <w:t xml:space="preserve"> </w:t>
      </w:r>
      <w:r>
        <w:rPr>
          <w:rStyle w:val="VerbatimChar"/>
        </w:rPr>
        <w:t xml:space="preserve">salloc</w:t>
      </w:r>
      <w:r>
        <w:t xml:space="preserve"> </w:t>
      </w:r>
      <w:r>
        <w:t xml:space="preserve">(</w:t>
      </w:r>
      <w:r>
        <w:t xml:space="preserve">“Slurm Workload Manager,”</w:t>
      </w:r>
      <w:r>
        <w:t xml:space="preserve"> </w:t>
      </w:r>
      <w:r>
        <w:t xml:space="preserve">n.d.-a)</w:t>
      </w:r>
      <w:r>
        <w:t xml:space="preserve"> </w:t>
      </w:r>
      <w:r>
        <w:t xml:space="preserve">—</w:t>
      </w:r>
      <w:r>
        <w:t xml:space="preserve"> </w:t>
      </w:r>
      <w:r>
        <w:t xml:space="preserve">are tied to the terminal that launched them.</w:t>
      </w:r>
      <w:r>
        <w:t xml:space="preserve"> </w:t>
      </w:r>
      <w:r>
        <w:t xml:space="preserve">If your SSH connection drops (a broken pipe, a network blip, or closing your laptop),</w:t>
      </w:r>
      <w:r>
        <w:t xml:space="preserve"> </w:t>
      </w:r>
      <w:r>
        <w:t xml:space="preserve">SLURM usually sends the launching process a hang-up signal</w:t>
      </w:r>
      <w:r>
        <w:t xml:space="preserve"> </w:t>
      </w:r>
      <w:r>
        <w:t xml:space="preserve">and</w:t>
      </w:r>
      <w:r>
        <w:t xml:space="preserve"> </w:t>
      </w:r>
      <w:r>
        <w:rPr>
          <w:b/>
          <w:bCs/>
        </w:rPr>
        <w:t xml:space="preserve">tears down the whole job allocation</w:t>
      </w:r>
      <w:r>
        <w:t xml:space="preserve">, not just your shell.</w:t>
      </w:r>
      <w:r>
        <w:t xml:space="preserve"> </w:t>
      </w:r>
      <w:r>
        <w:t xml:space="preserve">When that happens there is nothing left to reconnect to,</w:t>
      </w:r>
      <w:r>
        <w:t xml:space="preserve"> </w:t>
      </w:r>
      <w:r>
        <w:t xml:space="preserve">and any unsaved work in that session is lost.</w:t>
      </w:r>
    </w:p>
    <w:p>
      <w:pPr>
        <w:pStyle w:val="BodyText"/>
      </w:pPr>
      <w:r>
        <w:t xml:space="preserve">There is no way to reattach to the</w:t>
      </w:r>
      <w:r>
        <w:t xml:space="preserve"> </w:t>
      </w:r>
      <w:r>
        <w:rPr>
          <w:i/>
          <w:iCs/>
        </w:rPr>
        <w:t xml:space="preserve">identical</w:t>
      </w:r>
      <w:r>
        <w:t xml:space="preserve"> </w:t>
      </w:r>
      <w:r>
        <w:t xml:space="preserve">shell once the allocation has been released.</w:t>
      </w:r>
      <w:r>
        <w:t xml:space="preserve"> </w:t>
      </w:r>
      <w:r>
        <w:t xml:space="preserve">The reliable strategy is to prevent the drop in the first place;</w:t>
      </w:r>
      <w:r>
        <w:t xml:space="preserve"> </w:t>
      </w:r>
      <w:r>
        <w:t xml:space="preserve">if the allocation does happen to survive, you can open a</w:t>
      </w:r>
      <w:r>
        <w:t xml:space="preserve"> </w:t>
      </w:r>
      <w:r>
        <w:rPr>
          <w:i/>
          <w:iCs/>
        </w:rPr>
        <w:t xml:space="preserve">new</w:t>
      </w:r>
      <w:r>
        <w:t xml:space="preserve"> </w:t>
      </w:r>
      <w:r>
        <w:t xml:space="preserve">shell inside it.</w:t>
      </w:r>
    </w:p>
    <w:bookmarkStart w:id="793" w:name="X2976c747b22dda872c0e3492a1d308b95af7e0f"/>
    <w:p>
      <w:pPr>
        <w:pStyle w:val="Heading3"/>
      </w:pPr>
      <w:r>
        <w:t xml:space="preserve">18.7.1 Prevent drops with a terminal multiplexer (recommended)</w:t>
      </w:r>
    </w:p>
    <w:p>
      <w:pPr>
        <w:pStyle w:val="FirstParagraph"/>
      </w:pPr>
      <w:r>
        <w:t xml:space="preserve">Start a terminal multiplexer such as</w:t>
      </w:r>
      <w:r>
        <w:t xml:space="preserve"> </w:t>
      </w:r>
      <w:hyperlink r:id="rId791">
        <w:r>
          <w:rPr>
            <w:rStyle w:val="VerbatimChar"/>
          </w:rPr>
          <w:t xml:space="preserve">tmux</w:t>
        </w:r>
      </w:hyperlink>
      <w:r>
        <w:t xml:space="preserve"> </w:t>
      </w:r>
      <w:r>
        <w:t xml:space="preserve">or</w:t>
      </w:r>
      <w:r>
        <w:t xml:space="preserve"> </w:t>
      </w:r>
      <w:hyperlink r:id="rId792">
        <w:r>
          <w:rPr>
            <w:rStyle w:val="VerbatimChar"/>
          </w:rPr>
          <w:t xml:space="preserve">screen</w:t>
        </w:r>
      </w:hyperlink>
      <w:r>
        <w:t xml:space="preserve"> </w:t>
      </w:r>
      <w:r>
        <w:rPr>
          <w:b/>
          <w:bCs/>
        </w:rPr>
        <w:t xml:space="preserve">on the login node</w:t>
      </w:r>
      <w:r>
        <w:t xml:space="preserve">,</w:t>
      </w:r>
      <w:r>
        <w:t xml:space="preserve"> </w:t>
      </w:r>
      <w:r>
        <w:t xml:space="preserve">then launch your interactive session from inside it:</w:t>
      </w:r>
    </w:p>
    <w:p>
      <w:pPr>
        <w:pStyle w:val="SourceCode"/>
      </w:pPr>
      <w:r>
        <w:rPr>
          <w:rStyle w:val="FunctionTok"/>
        </w:rPr>
        <w:t xml:space="preserve">ssh</w:t>
      </w:r>
      <w:r>
        <w:rPr>
          <w:rStyle w:val="NormalTok"/>
        </w:rPr>
        <w:t xml:space="preserve"> USERNAME@shiva.ucdavis.edu</w:t>
      </w:r>
      <w:r>
        <w:br/>
      </w:r>
      <w:r>
        <w:br/>
      </w:r>
      <w:r>
        <w:rPr>
          <w:rStyle w:val="CommentTok"/>
        </w:rPr>
        <w:t xml:space="preserve"># start a tmux session on the login node</w:t>
      </w:r>
      <w:r>
        <w:br/>
      </w:r>
      <w:r>
        <w:rPr>
          <w:rStyle w:val="ExtensionTok"/>
        </w:rPr>
        <w:t xml:space="preserve">tmux</w:t>
      </w:r>
      <w:r>
        <w:br/>
      </w:r>
      <w:r>
        <w:br/>
      </w:r>
      <w:r>
        <w:rPr>
          <w:rStyle w:val="CommentTok"/>
        </w:rPr>
        <w:t xml:space="preserve"># request your interactive allocation from inside tmux</w:t>
      </w:r>
      <w:r>
        <w:br/>
      </w:r>
      <w:r>
        <w:rPr>
          <w:rStyle w:val="ExtensionTok"/>
        </w:rPr>
        <w:t xml:space="preserve">sdev</w:t>
      </w:r>
      <w:r>
        <w:rPr>
          <w:rStyle w:val="NormalTok"/>
        </w:rPr>
        <w:t xml:space="preserve">          </w:t>
      </w:r>
      <w:r>
        <w:rPr>
          <w:rStyle w:val="CommentTok"/>
        </w:rPr>
        <w:t xml:space="preserve"># or: srun --pty bash</w:t>
      </w:r>
    </w:p>
    <w:p>
      <w:pPr>
        <w:pStyle w:val="FirstParagraph"/>
      </w:pPr>
      <w:r>
        <w:t xml:space="preserve">Because</w:t>
      </w:r>
      <w:r>
        <w:t xml:space="preserve"> </w:t>
      </w:r>
      <w:r>
        <w:rPr>
          <w:rStyle w:val="VerbatimChar"/>
        </w:rPr>
        <w:t xml:space="preserve">tmux</w:t>
      </w:r>
      <w:r>
        <w:t xml:space="preserve"> </w:t>
      </w:r>
      <w:r>
        <w:t xml:space="preserve">keeps running on the login node even after your SSH connection drops,</w:t>
      </w:r>
      <w:r>
        <w:t xml:space="preserve"> </w:t>
      </w:r>
      <w:r>
        <w:t xml:space="preserve">the launching process survives and the allocation stays alive.</w:t>
      </w:r>
      <w:r>
        <w:t xml:space="preserve"> </w:t>
      </w:r>
      <w:r>
        <w:t xml:space="preserve">When you reconnect, reattach to your multiplexer and you are back where you left off:</w:t>
      </w:r>
    </w:p>
    <w:p>
      <w:pPr>
        <w:pStyle w:val="SourceCode"/>
      </w:pPr>
      <w:r>
        <w:rPr>
          <w:rStyle w:val="FunctionTok"/>
        </w:rPr>
        <w:t xml:space="preserve">ssh</w:t>
      </w:r>
      <w:r>
        <w:rPr>
          <w:rStyle w:val="NormalTok"/>
        </w:rPr>
        <w:t xml:space="preserve"> USERNAME@shiva.ucdavis.edu</w:t>
      </w:r>
      <w:r>
        <w:br/>
      </w:r>
      <w:r>
        <w:rPr>
          <w:rStyle w:val="ExtensionTok"/>
        </w:rPr>
        <w:t xml:space="preserve">tmux</w:t>
      </w:r>
      <w:r>
        <w:rPr>
          <w:rStyle w:val="NormalTok"/>
        </w:rPr>
        <w:t xml:space="preserve"> ls         </w:t>
      </w:r>
      <w:r>
        <w:rPr>
          <w:rStyle w:val="CommentTok"/>
        </w:rPr>
        <w:t xml:space="preserve"># list existing sessions</w:t>
      </w:r>
      <w:r>
        <w:br/>
      </w:r>
      <w:r>
        <w:rPr>
          <w:rStyle w:val="ExtensionTok"/>
        </w:rPr>
        <w:t xml:space="preserve">tmux</w:t>
      </w:r>
      <w:r>
        <w:rPr>
          <w:rStyle w:val="NormalTok"/>
        </w:rPr>
        <w:t xml:space="preserve"> attach     </w:t>
      </w:r>
      <w:r>
        <w:rPr>
          <w:rStyle w:val="CommentTok"/>
        </w:rPr>
        <w:t xml:space="preserve"># reattach to the most recent session</w:t>
      </w:r>
    </w:p>
    <w:bookmarkEnd w:id="793"/>
    <w:bookmarkStart w:id="799" w:name="reconnect-to-a-surviving-allocation"/>
    <w:p>
      <w:pPr>
        <w:pStyle w:val="Heading3"/>
      </w:pPr>
      <w:r>
        <w:t xml:space="preserve">18.7.2 Reconnect to a surviving allocation</w:t>
      </w:r>
    </w:p>
    <w:p>
      <w:pPr>
        <w:pStyle w:val="FirstParagraph"/>
      </w:pPr>
      <w:r>
        <w:t xml:space="preserve">If you did not use a multiplexer,</w:t>
      </w:r>
      <w:r>
        <w:t xml:space="preserve"> </w:t>
      </w:r>
      <w:r>
        <w:t xml:space="preserve">you can still open a new shell on the nodes of a job that is</w:t>
      </w:r>
      <w:r>
        <w:t xml:space="preserve"> </w:t>
      </w:r>
      <w:r>
        <w:rPr>
          <w:b/>
          <w:bCs/>
        </w:rPr>
        <w:t xml:space="preserve">already running</w:t>
      </w:r>
      <w:r>
        <w:t xml:space="preserve"> </w:t>
      </w:r>
      <w:r>
        <w:t xml:space="preserve">—</w:t>
      </w:r>
      <w:r>
        <w:t xml:space="preserve"> </w:t>
      </w:r>
      <w:r>
        <w:t xml:space="preserve">most commonly a batch job submitted with</w:t>
      </w:r>
      <w:r>
        <w:t xml:space="preserve"> </w:t>
      </w:r>
      <w:r>
        <w:rPr>
          <w:rStyle w:val="VerbatimChar"/>
        </w:rPr>
        <w:t xml:space="preserve">sbatch</w:t>
      </w:r>
      <w:r>
        <w:t xml:space="preserve">,</w:t>
      </w:r>
      <w:r>
        <w:t xml:space="preserve"> </w:t>
      </w:r>
      <w:r>
        <w:t xml:space="preserve">or an interactive allocation that happened to survive.</w:t>
      </w:r>
      <w:r>
        <w:t xml:space="preserve"> </w:t>
      </w:r>
      <w:r>
        <w:t xml:space="preserve">This gives you a</w:t>
      </w:r>
      <w:r>
        <w:t xml:space="preserve"> </w:t>
      </w:r>
      <w:r>
        <w:rPr>
          <w:i/>
          <w:iCs/>
        </w:rPr>
        <w:t xml:space="preserve">new</w:t>
      </w:r>
      <w:r>
        <w:t xml:space="preserve"> </w:t>
      </w:r>
      <w:r>
        <w:t xml:space="preserve">shell (a new job step), not the original session.</w:t>
      </w:r>
    </w:p>
    <w:p>
      <w:pPr>
        <w:pStyle w:val="BodyText"/>
      </w:pPr>
      <w:r>
        <w:t xml:space="preserve">First, find the job ID</w:t>
      </w:r>
      <w:r>
        <w:t xml:space="preserve"> </w:t>
      </w:r>
      <w:r>
        <w:t xml:space="preserve">(</w:t>
      </w:r>
      <w:r>
        <w:t xml:space="preserve">“Slurm Workload Manager,”</w:t>
      </w:r>
      <w:r>
        <w:t xml:space="preserve"> </w:t>
      </w:r>
      <w:r>
        <w:t xml:space="preserve">n.d.-d)</w:t>
      </w:r>
      <w:r>
        <w:t xml:space="preserve">:</w:t>
      </w:r>
    </w:p>
    <w:p>
      <w:pPr>
        <w:pStyle w:val="SourceCode"/>
      </w:pPr>
      <w:r>
        <w:rPr>
          <w:rStyle w:val="ExtensionTok"/>
        </w:rPr>
        <w:t xml:space="preserve">squeue</w:t>
      </w:r>
      <w:r>
        <w:rPr>
          <w:rStyle w:val="NormalTok"/>
        </w:rPr>
        <w:t xml:space="preserve"> </w:t>
      </w:r>
      <w:r>
        <w:rPr>
          <w:rStyle w:val="AttributeTok"/>
        </w:rPr>
        <w:t xml:space="preserve">--me</w:t>
      </w:r>
      <w:r>
        <w:rPr>
          <w:rStyle w:val="NormalTok"/>
        </w:rPr>
        <w:t xml:space="preserve">        </w:t>
      </w:r>
      <w:r>
        <w:rPr>
          <w:rStyle w:val="CommentTok"/>
        </w:rPr>
        <w:t xml:space="preserve"># or: squeue -u $USER</w:t>
      </w:r>
    </w:p>
    <w:p>
      <w:pPr>
        <w:pStyle w:val="FirstParagraph"/>
      </w:pPr>
      <w:r>
        <w:t xml:space="preserve">Then launch a new interactive step inside that allocation,</w:t>
      </w:r>
      <w:r>
        <w:t xml:space="preserve"> </w:t>
      </w:r>
      <w:r>
        <w:t xml:space="preserve">replacing</w:t>
      </w:r>
      <w:r>
        <w:t xml:space="preserve"> </w:t>
      </w:r>
      <w:r>
        <w:rPr>
          <w:rStyle w:val="VerbatimChar"/>
        </w:rPr>
        <w:t xml:space="preserve">JOBID</w:t>
      </w:r>
      <w:r>
        <w:t xml:space="preserve"> </w:t>
      </w:r>
      <w:r>
        <w:t xml:space="preserve">with the ID reported by</w:t>
      </w:r>
      <w:r>
        <w:t xml:space="preserve"> </w:t>
      </w:r>
      <w:r>
        <w:rPr>
          <w:rStyle w:val="VerbatimChar"/>
        </w:rPr>
        <w:t xml:space="preserve">squeue</w:t>
      </w:r>
      <w:r>
        <w:t xml:space="preserve"> </w:t>
      </w:r>
      <w:r>
        <w:t xml:space="preserve">(</w:t>
      </w:r>
      <w:r>
        <w:t xml:space="preserve">“Slurm Workload Manager,”</w:t>
      </w:r>
      <w:r>
        <w:t xml:space="preserve"> </w:t>
      </w:r>
      <w:r>
        <w:t xml:space="preserve">n.d.-e)</w:t>
      </w:r>
      <w:r>
        <w:t xml:space="preserve">:</w:t>
      </w:r>
    </w:p>
    <w:p>
      <w:pPr>
        <w:pStyle w:val="SourceCode"/>
      </w:pPr>
      <w:r>
        <w:rPr>
          <w:rStyle w:val="ExtensionTok"/>
        </w:rPr>
        <w:t xml:space="preserve">srun</w:t>
      </w:r>
      <w:r>
        <w:rPr>
          <w:rStyle w:val="NormalTok"/>
        </w:rPr>
        <w:t xml:space="preserve"> </w:t>
      </w:r>
      <w:r>
        <w:rPr>
          <w:rStyle w:val="AttributeTok"/>
        </w:rPr>
        <w:t xml:space="preserve">--jobid</w:t>
      </w:r>
      <w:r>
        <w:rPr>
          <w:rStyle w:val="OperatorTok"/>
        </w:rPr>
        <w:t xml:space="preserve">=</w:t>
      </w:r>
      <w:r>
        <w:rPr>
          <w:rStyle w:val="NormalTok"/>
        </w:rPr>
        <w:t xml:space="preserve">JOBID </w:t>
      </w:r>
      <w:r>
        <w:rPr>
          <w:rStyle w:val="AttributeTok"/>
        </w:rPr>
        <w:t xml:space="preserve">--overlap</w:t>
      </w:r>
      <w:r>
        <w:rPr>
          <w:rStyle w:val="NormalTok"/>
        </w:rPr>
        <w:t xml:space="preserve"> </w:t>
      </w:r>
      <w:r>
        <w:rPr>
          <w:rStyle w:val="AttributeTok"/>
        </w:rPr>
        <w:t xml:space="preserve">--pty</w:t>
      </w:r>
      <w:r>
        <w:rPr>
          <w:rStyle w:val="NormalTok"/>
        </w:rPr>
        <w:t xml:space="preserve"> bash</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795" name="Picture"/>
                  <a:graphic>
                    <a:graphicData uri="http://schemas.openxmlformats.org/drawingml/2006/picture">
                      <pic:pic>
                        <pic:nvPicPr>
                          <pic:cNvPr descr="/opt/quarto/share/formats/docx/important.png" id="796" name="Picture"/>
                          <pic:cNvPicPr>
                            <a:picLocks noChangeArrowheads="1" noChangeAspect="1"/>
                          </pic:cNvPicPr>
                        </pic:nvPicPr>
                        <pic:blipFill>
                          <a:blip r:embed="rId79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The</w:t>
            </w:r>
            <w:r>
              <w:t xml:space="preserve"> </w:t>
            </w:r>
            <w:r>
              <w:rPr>
                <w:rStyle w:val="VerbatimChar"/>
              </w:rPr>
              <w:t xml:space="preserve">--overlap</w:t>
            </w:r>
            <w:r>
              <w:t xml:space="preserve"> </w:t>
            </w:r>
            <w:r>
              <w:t xml:space="preserve">flag is required on recent SLURM</w:t>
            </w:r>
          </w:p>
        </w:tc>
      </w:tr>
      <w:tr>
        <w:trPr>
          <w:cantSplit/>
        </w:trPr>
        <w:tc>
          <w:tcPr>
            <w:tcMar>
              <w:top w:w="108" w:type="dxa"/>
              <w:bottom w:w="108" w:type="dxa"/>
            </w:tcMar>
          </w:tcPr>
          <w:p>
            <w:pPr>
              <w:pStyle w:val="BodyText"/>
            </w:pPr>
            <w:pPr>
              <w:spacing w:before="16" w:after="16"/>
            </w:pPr>
            <w:r>
              <w:t xml:space="preserve">Since SLURM 20.11, a new job step requests exclusive use of the job’s resources by default,</w:t>
            </w:r>
            <w:r>
              <w:t xml:space="preserve"> </w:t>
            </w:r>
            <w:r>
              <w:t xml:space="preserve">so without</w:t>
            </w:r>
            <w:r>
              <w:t xml:space="preserve"> </w:t>
            </w:r>
            <w:r>
              <w:rPr>
                <w:rStyle w:val="VerbatimChar"/>
              </w:rPr>
              <w:t xml:space="preserve">--overlap</w:t>
            </w:r>
            <w:r>
              <w:t xml:space="preserve"> </w:t>
            </w:r>
            <w:r>
              <w:t xml:space="preserve">the</w:t>
            </w:r>
            <w:r>
              <w:t xml:space="preserve"> </w:t>
            </w:r>
            <w:r>
              <w:rPr>
                <w:rStyle w:val="VerbatimChar"/>
              </w:rPr>
              <w:t xml:space="preserve">srun</w:t>
            </w:r>
            <w:r>
              <w:t xml:space="preserve"> </w:t>
            </w:r>
            <w:r>
              <w:t xml:space="preserve">above will simply hang</w:t>
            </w:r>
            <w:r>
              <w:t xml:space="preserve"> </w:t>
            </w:r>
            <w:r>
              <w:t xml:space="preserve">waiting for resources the running step already holds.</w:t>
            </w:r>
            <w:r>
              <w:t xml:space="preserve"> </w:t>
            </w:r>
            <w:r>
              <w:t xml:space="preserve">Always include</w:t>
            </w:r>
            <w:r>
              <w:t xml:space="preserve"> </w:t>
            </w:r>
            <w:r>
              <w:rPr>
                <w:rStyle w:val="VerbatimChar"/>
              </w:rPr>
              <w:t xml:space="preserve">--overlap</w:t>
            </w:r>
            <w:r>
              <w:t xml:space="preserve"> </w:t>
            </w:r>
            <w:r>
              <w:t xml:space="preserve">when attaching to a running job.</w:t>
            </w:r>
          </w:p>
          <w:p/>
        </w:tc>
      </w:tr>
    </w:tbl>
    <w:p>
      <w:pPr>
        <w:pStyle w:val="BodyText"/>
      </w:pPr>
      <w:r>
        <w:t xml:space="preserve">If you only need to reattach to the input and output streams of an existing step</w:t>
      </w:r>
      <w:r>
        <w:t xml:space="preserve"> </w:t>
      </w:r>
      <w:r>
        <w:t xml:space="preserve">(rather than start a fresh shell),</w:t>
      </w:r>
      <w:r>
        <w:t xml:space="preserve"> </w:t>
      </w:r>
      <w:r>
        <w:rPr>
          <w:rStyle w:val="VerbatimChar"/>
        </w:rPr>
        <w:t xml:space="preserve">sattach JOBID.STEPID</w:t>
      </w:r>
      <w:r>
        <w:t xml:space="preserve"> </w:t>
      </w:r>
      <w:r>
        <w:t xml:space="preserve">does that instead</w:t>
      </w:r>
      <w:r>
        <w:t xml:space="preserve"> </w:t>
      </w:r>
      <w:r>
        <w:t xml:space="preserve">(</w:t>
      </w:r>
      <w:r>
        <w:t xml:space="preserve">“Slurm Workload Manager,”</w:t>
      </w:r>
      <w:r>
        <w:t xml:space="preserve"> </w:t>
      </w:r>
      <w:r>
        <w:t xml:space="preserve">n.d.-b)</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797" name="Picture"/>
                  <a:graphic>
                    <a:graphicData uri="http://schemas.openxmlformats.org/drawingml/2006/picture">
                      <pic:pic>
                        <pic:nvPicPr>
                          <pic:cNvPr descr="/opt/quarto/share/formats/docx/note.png" id="798" name="Picture"/>
                          <pic:cNvPicPr>
                            <a:picLocks noChangeArrowheads="1" noChangeAspect="1"/>
                          </pic:cNvPicPr>
                        </pic:nvPicPr>
                        <pic:blipFill>
                          <a:blip r:embed="rId9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Exact behavior varies by cluster:</w:t>
            </w:r>
            <w:r>
              <w:t xml:space="preserve"> </w:t>
            </w:r>
            <w:r>
              <w:t xml:space="preserve">some sites disable</w:t>
            </w:r>
            <w:r>
              <w:t xml:space="preserve"> </w:t>
            </w:r>
            <w:r>
              <w:rPr>
                <w:rStyle w:val="VerbatimChar"/>
              </w:rPr>
              <w:t xml:space="preserve">srun</w:t>
            </w:r>
            <w:r>
              <w:t xml:space="preserve"> </w:t>
            </w:r>
            <w:r>
              <w:t xml:space="preserve">into running jobs, wrap it in a local helper, or require different flags.</w:t>
            </w:r>
            <w:r>
              <w:t xml:space="preserve"> </w:t>
            </w:r>
            <w:r>
              <w:t xml:space="preserve">When in doubt,</w:t>
            </w:r>
            <w:r>
              <w:t xml:space="preserve"> </w:t>
            </w:r>
            <w:r>
              <w:t xml:space="preserve">check the</w:t>
            </w:r>
            <w:r>
              <w:t xml:space="preserve"> </w:t>
            </w:r>
            <w:hyperlink r:id="rId760">
              <w:r>
                <w:rPr>
                  <w:rStyle w:val="Hyperlink"/>
                </w:rPr>
                <w:t xml:space="preserve">UC Davis HPC documentation</w:t>
              </w:r>
            </w:hyperlink>
            <w:r>
              <w:t xml:space="preserve"> </w:t>
            </w:r>
            <w:r>
              <w:t xml:space="preserve">or contact HPC support.</w:t>
            </w:r>
          </w:p>
          <w:p/>
        </w:tc>
      </w:tr>
    </w:tbl>
    <w:bookmarkEnd w:id="799"/>
    <w:bookmarkEnd w:id="800"/>
    <w:bookmarkStart w:id="805" w:name="storage-group-storage-access"/>
    <w:p>
      <w:pPr>
        <w:pStyle w:val="Heading2"/>
      </w:pPr>
      <w:r>
        <w:t xml:space="preserve">18.8 Storage &amp; group storage access</w:t>
      </w:r>
    </w:p>
    <w:bookmarkStart w:id="801" w:name="individual-storage"/>
    <w:p>
      <w:pPr>
        <w:pStyle w:val="Heading3"/>
      </w:pPr>
      <w:r>
        <w:t xml:space="preserve">18.8.1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760">
        <w:r>
          <w:rPr>
            <w:rStyle w:val="Hyperlink"/>
          </w:rPr>
          <w:t xml:space="preserve">UC Davis HPC documentation</w:t>
        </w:r>
      </w:hyperlink>
      <w:r>
        <w:t xml:space="preserve"> </w:t>
      </w:r>
      <w:r>
        <w:t xml:space="preserve">for specific storage options and quotas.</w:t>
      </w:r>
    </w:p>
    <w:bookmarkEnd w:id="801"/>
    <w:bookmarkStart w:id="802" w:name="group-storage"/>
    <w:p>
      <w:pPr>
        <w:pStyle w:val="Heading3"/>
      </w:pPr>
      <w:r>
        <w:t xml:space="preserve">18.8.2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802"/>
    <w:bookmarkStart w:id="804" w:name="folder-permissions"/>
    <w:p>
      <w:pPr>
        <w:pStyle w:val="Heading3"/>
      </w:pPr>
      <w:r>
        <w:t xml:space="preserve">18.8.3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w:t>
      </w:r>
      <w:r>
        <w:t xml:space="preserve"> </w:t>
      </w:r>
      <w:r>
        <w:t xml:space="preserve">it is so that we can collaborate on an analysis within the research group,</w:t>
      </w:r>
      <w:r>
        <w:t xml:space="preserve"> </w:t>
      </w:r>
      <w:r>
        <w:t xml:space="preserve">so multiple people need to be able to access the folders.</w:t>
      </w:r>
      <w:r>
        <w:t xml:space="preserve"> </w:t>
      </w:r>
      <w:r>
        <w:t xml:space="preserve">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w:t>
      </w:r>
      <w:r>
        <w:t xml:space="preserve"> </w:t>
      </w:r>
      <w:r>
        <w:t xml:space="preserve">please check the folder’s permissions</w:t>
      </w:r>
      <w:r>
        <w:t xml:space="preserve"> </w:t>
      </w:r>
      <w:r>
        <w:t xml:space="preserve">to ensure that other group members are able to access its contents.</w:t>
      </w:r>
      <w:r>
        <w:t xml:space="preserve"> </w:t>
      </w:r>
      <w:r>
        <w:t xml:space="preserve">For example, you can inspect a folder’s permissions</w:t>
      </w:r>
      <w:r>
        <w:t xml:space="preserve"> </w:t>
      </w:r>
      <w:r>
        <w:t xml:space="preserve">by running</w:t>
      </w:r>
      <w:r>
        <w:t xml:space="preserve"> </w:t>
      </w:r>
      <w:r>
        <w:rPr>
          <w:rStyle w:val="VerbatimChar"/>
        </w:rPr>
        <w:t xml:space="preserve">ls -l</w:t>
      </w:r>
      <w:r>
        <w:t xml:space="preserve"> </w:t>
      </w:r>
      <w:r>
        <w:t xml:space="preserve">from the level above it.</w:t>
      </w:r>
      <w:r>
        <w:t xml:space="preserve"> </w:t>
      </w:r>
      <w:r>
        <w:t xml:space="preserve">For a quick refresher on interpreting the permission bits</w:t>
      </w:r>
      <w:r>
        <w:t xml:space="preserve"> </w:t>
      </w:r>
      <w:r>
        <w:t xml:space="preserve">and updating them with</w:t>
      </w:r>
      <w:r>
        <w:t xml:space="preserve"> </w:t>
      </w:r>
      <w:r>
        <w:rPr>
          <w:rStyle w:val="VerbatimChar"/>
        </w:rPr>
        <w:t xml:space="preserve">chmod</w:t>
      </w:r>
      <w:r>
        <w:t xml:space="preserve">,</w:t>
      </w:r>
      <w:r>
        <w:t xml:space="preserve"> </w:t>
      </w:r>
      <w:r>
        <w:t xml:space="preserve">see</w:t>
      </w:r>
      <w:r>
        <w:t xml:space="preserve"> </w:t>
      </w:r>
      <w:hyperlink r:id="rId803">
        <w:r>
          <w:rPr>
            <w:rStyle w:val="Hyperlink"/>
          </w:rPr>
          <w:t xml:space="preserve">this guide</w:t>
        </w:r>
      </w:hyperlink>
      <w:r>
        <w:t xml:space="preserve">.</w:t>
      </w:r>
    </w:p>
    <w:bookmarkEnd w:id="804"/>
    <w:bookmarkEnd w:id="805"/>
    <w:bookmarkStart w:id="806" w:name="running-big-jobs"/>
    <w:p>
      <w:pPr>
        <w:pStyle w:val="Heading2"/>
      </w:pPr>
      <w:r>
        <w:t xml:space="preserve">18.9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 from Slurm Workload Manager</w:t>
      </w:r>
      <w:r>
        <w:t xml:space="preserve"> </w:t>
      </w:r>
      <w:r>
        <w:t xml:space="preserve">(</w:t>
      </w:r>
      <w:r>
        <w:t xml:space="preserve">“Slurm Workload Manager,”</w:t>
      </w:r>
      <w:r>
        <w:t xml:space="preserve"> </w:t>
      </w:r>
      <w:r>
        <w:t xml:space="preserve">n.d.-c)</w:t>
      </w:r>
      <w:r>
        <w:t xml:space="preserve">. Here is an example of an sbatch script with the following options:</w:t>
      </w:r>
    </w:p>
    <w:p>
      <w:pPr>
        <w:pStyle w:val="Compact"/>
        <w:numPr>
          <w:ilvl w:val="0"/>
          <w:numId w:val="1047"/>
        </w:numPr>
      </w:pPr>
      <w:r>
        <w:rPr>
          <w:rStyle w:val="VerbatimChar"/>
        </w:rPr>
        <w:t xml:space="preserve">job-name=run_inc</w:t>
      </w:r>
      <w:r>
        <w:t xml:space="preserve">: Job name that will show up in the SLURM system</w:t>
      </w:r>
    </w:p>
    <w:p>
      <w:pPr>
        <w:pStyle w:val="Compact"/>
        <w:numPr>
          <w:ilvl w:val="0"/>
          <w:numId w:val="1047"/>
        </w:numPr>
      </w:pPr>
      <w:r>
        <w:rPr>
          <w:rStyle w:val="VerbatimChar"/>
        </w:rPr>
        <w:t xml:space="preserve">begin=now</w:t>
      </w:r>
      <w:r>
        <w:t xml:space="preserve">: Requests to start the job as soon as the requested resources are available</w:t>
      </w:r>
    </w:p>
    <w:p>
      <w:pPr>
        <w:pStyle w:val="Compact"/>
        <w:numPr>
          <w:ilvl w:val="0"/>
          <w:numId w:val="1047"/>
        </w:numPr>
      </w:pPr>
      <w:r>
        <w:rPr>
          <w:rStyle w:val="VerbatimChar"/>
        </w:rPr>
        <w:t xml:space="preserve">dependency=singleton</w:t>
      </w:r>
      <w:r>
        <w:t xml:space="preserve">: Jobs can begin after all previously launched jobs with the same name and user have ended.</w:t>
      </w:r>
    </w:p>
    <w:p>
      <w:pPr>
        <w:pStyle w:val="Compact"/>
        <w:numPr>
          <w:ilvl w:val="0"/>
          <w:numId w:val="1047"/>
        </w:numPr>
      </w:pPr>
      <w:r>
        <w:rPr>
          <w:rStyle w:val="VerbatimChar"/>
        </w:rPr>
        <w:t xml:space="preserve">mail-type=ALL</w:t>
      </w:r>
      <w:r>
        <w:t xml:space="preserve">: Receive all types of email notification (e.g., when job starts, fails, ends)</w:t>
      </w:r>
    </w:p>
    <w:p>
      <w:pPr>
        <w:pStyle w:val="Compact"/>
        <w:numPr>
          <w:ilvl w:val="0"/>
          <w:numId w:val="1047"/>
        </w:numPr>
      </w:pPr>
      <w:r>
        <w:rPr>
          <w:rStyle w:val="VerbatimChar"/>
        </w:rPr>
        <w:t xml:space="preserve">cpus-per-task=16</w:t>
      </w:r>
      <w:r>
        <w:t xml:space="preserve">: Request 16 processors per task. The default is one processor per task.</w:t>
      </w:r>
    </w:p>
    <w:p>
      <w:pPr>
        <w:pStyle w:val="Compact"/>
        <w:numPr>
          <w:ilvl w:val="0"/>
          <w:numId w:val="1047"/>
        </w:numPr>
      </w:pPr>
      <w:r>
        <w:rPr>
          <w:rStyle w:val="VerbatimChar"/>
        </w:rPr>
        <w:t xml:space="preserve">mem=64G</w:t>
      </w:r>
      <w:r>
        <w:t xml:space="preserve">: Request 64 GB memory per node.</w:t>
      </w:r>
    </w:p>
    <w:p>
      <w:pPr>
        <w:pStyle w:val="Compact"/>
        <w:numPr>
          <w:ilvl w:val="0"/>
          <w:numId w:val="1047"/>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047"/>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p>
      <w:r>
        <w:br w:type="page"/>
      </w:r>
    </w:p>
    <w:bookmarkEnd w:id="806"/>
    <w:bookmarkEnd w:id="807"/>
    <w:bookmarkStart w:id="839" w:name="working-with-ai"/>
    <w:p>
      <w:pPr>
        <w:pStyle w:val="Heading1"/>
      </w:pPr>
      <w:r>
        <w:t xml:space="preserve">19. Working with AI</w:t>
      </w:r>
    </w:p>
    <w:p>
      <w:pPr>
        <w:pStyle w:val="FirstParagraph"/>
      </w:pPr>
      <w:r>
        <w:t xml:space="preserve">Our notes on working responsibly and effectively with AI coding assistants</w:t>
      </w:r>
      <w:r>
        <w:t xml:space="preserve"> </w:t>
      </w:r>
      <w:r>
        <w:t xml:space="preserve">have moved to a dedicated site:</w:t>
      </w:r>
      <w:r>
        <w:t xml:space="preserve"> </w:t>
      </w:r>
      <w:hyperlink r:id="rId808">
        <w:r>
          <w:rPr>
            <w:rStyle w:val="Hyperlink"/>
            <w:b/>
            <w:bCs/>
          </w:rPr>
          <w:t xml:space="preserve">Working with AI</w:t>
        </w:r>
      </w:hyperlink>
      <w:r>
        <w:t xml:space="preserve"> </w:t>
      </w:r>
      <w:r>
        <w:t xml:space="preserve">(source:</w:t>
      </w:r>
      <w:r>
        <w:t xml:space="preserve"> </w:t>
      </w:r>
      <w:hyperlink r:id="rId809">
        <w:r>
          <w:rPr>
            <w:rStyle w:val="Hyperlink"/>
          </w:rPr>
          <w:t xml:space="preserve">https://github.com/Morrison-Lab/wai</w:t>
        </w:r>
      </w:hyperlink>
      <w:r>
        <w:t xml:space="preserve">).</w:t>
      </w:r>
    </w:p>
    <w:p>
      <w:pPr>
        <w:pStyle w:val="BodyText"/>
      </w:pPr>
      <w:r>
        <w:t xml:space="preserve">That site covers:</w:t>
      </w:r>
      <w:r>
        <w:t xml:space="preserve"> </w:t>
      </w:r>
      <w:bookmarkStart w:id="810" w:name="sec-ai-disclosure"/>
      <w:bookmarkEnd w:id="810"/>
      <w:bookmarkStart w:id="811" w:name="sec-ai-journal-articles"/>
      <w:bookmarkEnd w:id="811"/>
      <w:r>
        <w:t xml:space="preserve"> </w:t>
      </w:r>
      <w:bookmarkStart w:id="812" w:name="sec-ai-language-model"/>
      <w:bookmarkEnd w:id="812"/>
      <w:bookmarkStart w:id="813" w:name="sec-ai-harnesses"/>
      <w:bookmarkEnd w:id="813"/>
      <w:bookmarkStart w:id="814" w:name="sec-ai-agent-implementation"/>
      <w:bookmarkEnd w:id="814"/>
      <w:r>
        <w:t xml:space="preserve"> </w:t>
      </w:r>
      <w:bookmarkStart w:id="815" w:name="sec-ai-harness-construction"/>
      <w:bookmarkEnd w:id="815"/>
      <w:bookmarkStart w:id="816" w:name="sec-ai-agent-program-kind"/>
      <w:bookmarkEnd w:id="816"/>
      <w:r>
        <w:t xml:space="preserve"> </w:t>
      </w:r>
      <w:bookmarkStart w:id="817" w:name="sec-ai-harness-agent-relationship"/>
      <w:bookmarkEnd w:id="817"/>
      <w:bookmarkStart w:id="818" w:name="sec-ai-addressing-failing-workflows"/>
      <w:bookmarkEnd w:id="818"/>
      <w:r>
        <w:t xml:space="preserve"> </w:t>
      </w:r>
      <w:bookmarkStart w:id="819" w:name="sec-ai-benefits-hazards"/>
      <w:bookmarkEnd w:id="819"/>
      <w:bookmarkStart w:id="820" w:name="sec-ai-best-practices"/>
      <w:bookmarkEnd w:id="820"/>
      <w:bookmarkStart w:id="821" w:name="sec-ai-offline"/>
      <w:bookmarkEnd w:id="821"/>
      <w:r>
        <w:t xml:space="preserve"> </w:t>
      </w:r>
      <w:bookmarkStart w:id="822" w:name="sec-ai-copilot-settings"/>
      <w:bookmarkEnd w:id="822"/>
      <w:bookmarkStart w:id="823" w:name="sec-ai-agent-skills"/>
      <w:bookmarkEnd w:id="823"/>
      <w:bookmarkStart w:id="824" w:name="sec-ai-claude-cloud-env"/>
      <w:bookmarkEnd w:id="824"/>
      <w:r>
        <w:t xml:space="preserve"> </w:t>
      </w:r>
      <w:bookmarkStart w:id="825" w:name="sec-ai-when-to-use"/>
      <w:bookmarkEnd w:id="825"/>
      <w:bookmarkStart w:id="826" w:name="sec-ai-claude-code-windows"/>
      <w:bookmarkEnd w:id="826"/>
      <w:bookmarkStart w:id="827" w:name="sec-fully-clean"/>
      <w:bookmarkEnd w:id="827"/>
    </w:p>
    <w:p>
      <w:pPr>
        <w:numPr>
          <w:ilvl w:val="0"/>
          <w:numId w:val="1048"/>
        </w:numPr>
      </w:pPr>
      <w:hyperlink r:id="rId828">
        <w:r>
          <w:rPr>
            <w:rStyle w:val="Hyperlink"/>
            <w:b/>
            <w:bCs/>
          </w:rPr>
          <w:t xml:space="preserve">Policies for Using AI</w:t>
        </w:r>
      </w:hyperlink>
      <w:r>
        <w:t xml:space="preserve">:</w:t>
      </w:r>
      <w:r>
        <w:t xml:space="preserve"> </w:t>
      </w:r>
      <w:r>
        <w:t xml:space="preserve">responsibility for validation, disclosure, attribution, and using AI for</w:t>
      </w:r>
      <w:r>
        <w:t xml:space="preserve"> </w:t>
      </w:r>
      <w:r>
        <w:t xml:space="preserve">journal articles</w:t>
      </w:r>
    </w:p>
    <w:p>
      <w:pPr>
        <w:numPr>
          <w:ilvl w:val="0"/>
          <w:numId w:val="1048"/>
        </w:numPr>
      </w:pPr>
      <w:hyperlink r:id="rId829">
        <w:r>
          <w:rPr>
            <w:rStyle w:val="Hyperlink"/>
            <w:b/>
            <w:bCs/>
          </w:rPr>
          <w:t xml:space="preserve">Coding Agents</w:t>
        </w:r>
      </w:hyperlink>
      <w:r>
        <w:t xml:space="preserve">:</w:t>
      </w:r>
      <w:r>
        <w:t xml:space="preserve"> </w:t>
      </w:r>
      <w:r>
        <w:t xml:space="preserve">what language models, coding agents, and harnesses are; how to work with</w:t>
      </w:r>
      <w:r>
        <w:t xml:space="preserve"> </w:t>
      </w:r>
      <w:r>
        <w:t xml:space="preserve">them; benefits, hazards, and best practices; and configuring your</w:t>
      </w:r>
      <w:r>
        <w:t xml:space="preserve"> </w:t>
      </w:r>
      <w:r>
        <w:t xml:space="preserve">environment</w:t>
      </w:r>
    </w:p>
    <w:p>
      <w:pPr>
        <w:numPr>
          <w:ilvl w:val="0"/>
          <w:numId w:val="1048"/>
        </w:numPr>
      </w:pPr>
      <w:hyperlink r:id="rId830">
        <w:r>
          <w:rPr>
            <w:rStyle w:val="Hyperlink"/>
            <w:b/>
            <w:bCs/>
          </w:rPr>
          <w:t xml:space="preserve">Pull-Request Workflow with Agents</w:t>
        </w:r>
      </w:hyperlink>
      <w:r>
        <w:t xml:space="preserve">:</w:t>
      </w:r>
      <w:r>
        <w:t xml:space="preserve"> </w:t>
      </w:r>
      <w:r>
        <w:t xml:space="preserve">filing issues, claiming work, and driving a pull request to a clean,</w:t>
      </w:r>
      <w:r>
        <w:t xml:space="preserve"> </w:t>
      </w:r>
      <w:r>
        <w:t xml:space="preserve">mergeable state</w:t>
      </w:r>
    </w:p>
    <w:p>
      <w:pPr>
        <w:pStyle w:val="FirstParagraph"/>
      </w:pPr>
      <w:r>
        <w:t xml:space="preserve">Lab members who use AI tools must still adhere to the guidelines described</w:t>
      </w:r>
      <w:r>
        <w:t xml:space="preserve"> </w:t>
      </w:r>
      <w:r>
        <w:t xml:space="preserve">there.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31" name="Picture"/>
                  <a:graphic>
                    <a:graphicData uri="http://schemas.openxmlformats.org/drawingml/2006/picture">
                      <pic:pic>
                        <pic:nvPicPr>
                          <pic:cNvPr descr="/opt/quarto/share/formats/docx/note.png" id="832" name="Picture"/>
                          <pic:cNvPicPr>
                            <a:picLocks noChangeArrowheads="1" noChangeAspect="1"/>
                          </pic:cNvPicPr>
                        </pic:nvPicPr>
                        <pic:blipFill>
                          <a:blip r:embed="rId9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Looking for a specific section that used to be here?</w:t>
            </w:r>
          </w:p>
        </w:tc>
      </w:tr>
      <w:tr>
        <w:trPr>
          <w:cantSplit/>
        </w:trPr>
        <w:tc>
          <w:tcPr>
            <w:tcMar>
              <w:top w:w="108" w:type="dxa"/>
              <w:bottom w:w="108" w:type="dxa"/>
            </w:tcMar>
          </w:tcPr>
          <w:p>
            <w:pPr>
              <w:pStyle w:val="BodyText"/>
            </w:pPr>
            <w:pPr>
              <w:spacing w:before="16" w:after="16"/>
            </w:pPr>
            <w:r>
              <w:t xml:space="preserve">This chapter previously had section anchors like</w:t>
            </w:r>
            <w:r>
              <w:t xml:space="preserve"> </w:t>
            </w:r>
            <w:r>
              <w:rPr>
                <w:rStyle w:val="VerbatimChar"/>
              </w:rPr>
              <w:t xml:space="preserve">#sec-ai-best-practices</w:t>
            </w:r>
            <w:r>
              <w:t xml:space="preserve"> </w:t>
            </w:r>
            <w:r>
              <w:t xml:space="preserve">or</w:t>
            </w:r>
            <w:r>
              <w:t xml:space="preserve"> </w:t>
            </w:r>
            <w:r>
              <w:rPr>
                <w:rStyle w:val="VerbatimChar"/>
              </w:rPr>
              <w:t xml:space="preserve">#sec-ai-disclosure</w:t>
            </w:r>
            <w:r>
              <w:t xml:space="preserve"> </w:t>
            </w:r>
            <w:r>
              <w:t xml:space="preserve">for each subtopic. Those anchors still resolve on this</w:t>
            </w:r>
            <w:r>
              <w:t xml:space="preserve"> </w:t>
            </w:r>
            <w:r>
              <w:t xml:space="preserve">page (so old bookmarks and links won’t 404), but the content itself now</w:t>
            </w:r>
            <w:r>
              <w:t xml:space="preserve"> </w:t>
            </w:r>
            <w:r>
              <w:t xml:space="preserve">lives on the linked wai pages above — follow the matching bullet to find it.</w:t>
            </w:r>
          </w:p>
          <w:p/>
        </w:tc>
      </w:tr>
    </w:tbl>
    <w:bookmarkStart w:id="838" w:name="sec-institutional-ai-access"/>
    <w:p>
      <w:pPr>
        <w:pStyle w:val="Heading2"/>
      </w:pPr>
      <w:r>
        <w:t xml:space="preserve">19.1 Institutional AI account access</w:t>
      </w:r>
    </w:p>
    <w:bookmarkStart w:id="834" w:name="uc-davis-health-openai-access"/>
    <w:p>
      <w:pPr>
        <w:pStyle w:val="Heading3"/>
      </w:pPr>
      <w:r>
        <w:t xml:space="preserve">19.1.1 UC Davis Health OpenAI access</w:t>
      </w:r>
    </w:p>
    <w:p>
      <w:pPr>
        <w:pStyle w:val="FirstParagraph"/>
      </w:pPr>
      <w:r>
        <w:t xml:space="preserve">For lab members affiliated with UC Davis Health (UCDH)</w:t>
      </w:r>
      <w:r>
        <w:t xml:space="preserve"> </w:t>
      </w:r>
      <w:r>
        <w:t xml:space="preserve">or conducting health sciences research,</w:t>
      </w:r>
      <w:r>
        <w:t xml:space="preserve"> </w:t>
      </w:r>
      <w:r>
        <w:t xml:space="preserve">enterprise OpenAI accounts are provisioned</w:t>
      </w:r>
      <w:r>
        <w:t xml:space="preserve"> </w:t>
      </w:r>
      <w:r>
        <w:t xml:space="preserve">through the UCDH IT Self-Service (ITSS) ServiceNow catalog.</w:t>
      </w:r>
    </w:p>
    <w:p>
      <w:pPr>
        <w:pStyle w:val="BodyText"/>
      </w:pPr>
      <w:r>
        <w:t xml:space="preserve">To request an account:</w:t>
      </w:r>
    </w:p>
    <w:p>
      <w:pPr>
        <w:pStyle w:val="Compact"/>
        <w:numPr>
          <w:ilvl w:val="0"/>
          <w:numId w:val="1049"/>
        </w:numPr>
      </w:pPr>
      <w:r>
        <w:t xml:space="preserve">Navigate to the</w:t>
      </w:r>
      <w:r>
        <w:t xml:space="preserve"> </w:t>
      </w:r>
      <w:hyperlink r:id="rId833">
        <w:r>
          <w:rPr>
            <w:rStyle w:val="Hyperlink"/>
          </w:rPr>
          <w:t xml:space="preserve">UCDH ServiceNow OpenAI catalog item</w:t>
        </w:r>
      </w:hyperlink>
      <w:r>
        <w:t xml:space="preserve">.</w:t>
      </w:r>
    </w:p>
    <w:p>
      <w:pPr>
        <w:pStyle w:val="Compact"/>
        <w:numPr>
          <w:ilvl w:val="0"/>
          <w:numId w:val="1049"/>
        </w:numPr>
      </w:pPr>
      <w:r>
        <w:t xml:space="preserve">Log in with your UC Davis Health credentials and complete Duo two-factor authentication if prompted.</w:t>
      </w:r>
    </w:p>
    <w:p>
      <w:pPr>
        <w:pStyle w:val="Compact"/>
        <w:numPr>
          <w:ilvl w:val="0"/>
          <w:numId w:val="1049"/>
        </w:numPr>
      </w:pPr>
      <w:r>
        <w:t xml:space="preserve">Fill out the request form with your department, contact details, and business or research justification.</w:t>
      </w:r>
    </w:p>
    <w:p>
      <w:pPr>
        <w:pStyle w:val="Compact"/>
        <w:numPr>
          <w:ilvl w:val="0"/>
          <w:numId w:val="1049"/>
        </w:numPr>
      </w:pPr>
      <w:r>
        <w:t xml:space="preserve">Submit the request for processing by UCDH IT.</w:t>
      </w:r>
    </w:p>
    <w:p>
      <w:pPr>
        <w:pStyle w:val="Compact"/>
        <w:numPr>
          <w:ilvl w:val="0"/>
          <w:numId w:val="1049"/>
        </w:numPr>
      </w:pPr>
      <w:r>
        <w:t xml:space="preserve">Once approved, follow the instructions in the confirmation email to join the UC Davis Health OpenAI workspace.</w:t>
      </w:r>
    </w:p>
    <w:bookmarkEnd w:id="834"/>
    <w:bookmarkStart w:id="836" w:name="uc-davis-campus-openai-access"/>
    <w:p>
      <w:pPr>
        <w:pStyle w:val="Heading3"/>
      </w:pPr>
      <w:r>
        <w:t xml:space="preserve">19.1.2 UC Davis campus OpenAI access</w:t>
      </w:r>
    </w:p>
    <w:p>
      <w:pPr>
        <w:pStyle w:val="FirstParagraph"/>
      </w:pPr>
      <w:r>
        <w:t xml:space="preserve">For UC Davis campus affiliates,</w:t>
      </w:r>
      <w:r>
        <w:t xml:space="preserve"> </w:t>
      </w:r>
      <w:r>
        <w:t xml:space="preserve">access to ChatGPT Edu is managed through Information and Educational Technology (IET) Aggie AI.</w:t>
      </w:r>
      <w:r>
        <w:t xml:space="preserve"> </w:t>
      </w:r>
      <w:r>
        <w:t xml:space="preserve">See the</w:t>
      </w:r>
      <w:r>
        <w:t xml:space="preserve"> </w:t>
      </w:r>
      <w:hyperlink r:id="rId835">
        <w:r>
          <w:rPr>
            <w:rStyle w:val="Hyperlink"/>
          </w:rPr>
          <w:t xml:space="preserve">IET Aggie AI ChatGPT Edu documentation</w:t>
        </w:r>
      </w:hyperlink>
      <w:r>
        <w:t xml:space="preserve"> </w:t>
      </w:r>
      <w:r>
        <w:t xml:space="preserve">for setup instructions and eligibility details.</w:t>
      </w:r>
    </w:p>
    <w:bookmarkEnd w:id="836"/>
    <w:bookmarkStart w:id="837" w:name="data-security-and-compliance"/>
    <w:p>
      <w:pPr>
        <w:pStyle w:val="Heading3"/>
      </w:pPr>
      <w:r>
        <w:t xml:space="preserve">19.1.3 Data security and compliance</w:t>
      </w:r>
    </w:p>
    <w:p>
      <w:pPr>
        <w:pStyle w:val="FirstParagraph"/>
      </w:pPr>
      <w:r>
        <w:t xml:space="preserve">When using institutional AI accounts:</w:t>
      </w:r>
    </w:p>
    <w:p>
      <w:pPr>
        <w:pStyle w:val="Compact"/>
        <w:numPr>
          <w:ilvl w:val="0"/>
          <w:numId w:val="1050"/>
        </w:numPr>
      </w:pPr>
      <w:r>
        <w:t xml:space="preserve">Never submit Protected Health Information (PHI), personally identifiable information (PII), or restricted research data to AI tools unless authorized under an approved protocol.</w:t>
      </w:r>
    </w:p>
    <w:p>
      <w:pPr>
        <w:pStyle w:val="Compact"/>
        <w:numPr>
          <w:ilvl w:val="0"/>
          <w:numId w:val="1050"/>
        </w:numPr>
      </w:pPr>
      <w:r>
        <w:t xml:space="preserve">Follow all institutional data handling policies and the lab’s guidelines on</w:t>
      </w:r>
      <w:r>
        <w:t xml:space="preserve"> </w:t>
      </w:r>
      <w:hyperlink r:id="rId828">
        <w:r>
          <w:rPr>
            <w:rStyle w:val="Hyperlink"/>
          </w:rPr>
          <w:t xml:space="preserve">Working with AI</w:t>
        </w:r>
      </w:hyperlink>
      <w:r>
        <w:t xml:space="preserve">.</w:t>
      </w:r>
    </w:p>
    <w:p>
      <w:r>
        <w:br w:type="page"/>
      </w:r>
    </w:p>
    <w:bookmarkEnd w:id="837"/>
    <w:bookmarkEnd w:id="838"/>
    <w:bookmarkEnd w:id="839"/>
    <w:bookmarkStart w:id="849" w:name="checklists"/>
    <w:p>
      <w:pPr>
        <w:pStyle w:val="Heading1"/>
      </w:pPr>
      <w:r>
        <w:t xml:space="preserve">20. Checklists</w:t>
      </w:r>
    </w:p>
    <w:bookmarkStart w:id="840" w:name="sec-onboarding-checklist"/>
    <w:p>
      <w:pPr>
        <w:pStyle w:val="Heading2"/>
      </w:pPr>
      <w:r>
        <w:t xml:space="preserve">20.1 Onboarding checklist</w:t>
      </w:r>
    </w:p>
    <w:p>
      <w:pPr>
        <w:pStyle w:val="FirstParagraph"/>
      </w:pPr>
      <w:r>
        <w:t xml:space="preserve">Welcome to the lab! New members should complete the following checklist during their first week:</w:t>
      </w:r>
    </w:p>
    <w:p>
      <w:pPr>
        <w:pStyle w:val="Compact"/>
        <w:numPr>
          <w:ilvl w:val="0"/>
          <w:numId w:val="1051"/>
        </w:numPr>
      </w:pPr>
      <w:r>
        <w:rPr>
          <w:b/>
          <w:bCs/>
        </w:rPr>
        <w:t xml:space="preserve">Account setup</w:t>
      </w:r>
      <w:r>
        <w:t xml:space="preserve">: Request and confirm access to GitHub (join the</w:t>
      </w:r>
      <w:r>
        <w:t xml:space="preserve"> </w:t>
      </w:r>
      <w:r>
        <w:rPr>
          <w:rStyle w:val="VerbatimChar"/>
        </w:rPr>
        <w:t xml:space="preserve">UCD-SERG</w:t>
      </w:r>
      <w:r>
        <w:t xml:space="preserve"> </w:t>
      </w:r>
      <w:r>
        <w:t xml:space="preserve">organization),</w:t>
      </w:r>
      <w:r>
        <w:t xml:space="preserve"> </w:t>
      </w:r>
      <w:r>
        <w:t xml:space="preserve">Microsoft Teams, UC Davis email, and lab Box and SharePoint folders.</w:t>
      </w:r>
    </w:p>
    <w:p>
      <w:pPr>
        <w:pStyle w:val="Compact"/>
        <w:numPr>
          <w:ilvl w:val="0"/>
          <w:numId w:val="1052"/>
        </w:numPr>
      </w:pPr>
      <w:r>
        <w:rPr>
          <w:b/>
          <w:bCs/>
        </w:rPr>
        <w:t xml:space="preserve">Required trainings</w:t>
      </w:r>
      <w:r>
        <w:t xml:space="preserve">: Complete required CITI Human Subjects Biomedical Group 1 training</w:t>
      </w:r>
      <w:r>
        <w:t xml:space="preserve"> </w:t>
      </w:r>
      <w:r>
        <w:t xml:space="preserve">and share your certificate with lab leadership (see</w:t>
      </w:r>
      <w:r>
        <w:t xml:space="preserve"> </w:t>
      </w:r>
      <w:hyperlink w:anchor="sec-protecting-human-subjects">
        <w:r>
          <w:rPr>
            <w:rStyle w:val="Hyperlink"/>
          </w:rPr>
          <w:t xml:space="preserve">Section 2.3</w:t>
        </w:r>
      </w:hyperlink>
      <w:r>
        <w:t xml:space="preserve">).</w:t>
      </w:r>
    </w:p>
    <w:p>
      <w:pPr>
        <w:pStyle w:val="Compact"/>
        <w:numPr>
          <w:ilvl w:val="0"/>
          <w:numId w:val="1053"/>
        </w:numPr>
      </w:pPr>
      <w:r>
        <w:rPr>
          <w:b/>
          <w:bCs/>
        </w:rPr>
        <w:t xml:space="preserve">Read the lab manual</w:t>
      </w:r>
      <w:r>
        <w:t xml:space="preserve">: Review lab culture and conduct (</w:t>
      </w:r>
      <w:hyperlink w:anchor="sec-culture-and-conduct">
        <w:r>
          <w:rPr>
            <w:rStyle w:val="Hyperlink"/>
          </w:rPr>
          <w:t xml:space="preserve">Chapter 2</w:t>
        </w:r>
      </w:hyperlink>
      <w:r>
        <w:t xml:space="preserve">),</w:t>
      </w:r>
      <w:r>
        <w:t xml:space="preserve"> </w:t>
      </w:r>
      <w:r>
        <w:t xml:space="preserve">then the</w:t>
      </w:r>
      <w:r>
        <w:t xml:space="preserve"> </w:t>
      </w:r>
      <w:hyperlink r:id="rId311">
        <w:r>
          <w:rPr>
            <w:rStyle w:val="Hyperlink"/>
          </w:rPr>
          <w:t xml:space="preserve">coding style</w:t>
        </w:r>
      </w:hyperlink>
      <w:r>
        <w:t xml:space="preserve"> </w:t>
      </w:r>
      <w:r>
        <w:t xml:space="preserve">and</w:t>
      </w:r>
      <w:r>
        <w:t xml:space="preserve"> </w:t>
      </w:r>
      <w:hyperlink r:id="rId38">
        <w:r>
          <w:rPr>
            <w:rStyle w:val="Hyperlink"/>
          </w:rPr>
          <w:t xml:space="preserve">collaborative development</w:t>
        </w:r>
      </w:hyperlink>
      <w:r>
        <w:t xml:space="preserve"> </w:t>
      </w:r>
      <w:r>
        <w:t xml:space="preserve">chapters of</w:t>
      </w:r>
      <w:r>
        <w:t xml:space="preserve"> </w:t>
      </w:r>
      <w:r>
        <w:rPr>
          <w:i/>
          <w:iCs/>
        </w:rPr>
        <w:t xml:space="preserve">Principles of Scientific Computing</w:t>
      </w:r>
      <w:r>
        <w:t xml:space="preserve">.</w:t>
      </w:r>
    </w:p>
    <w:p>
      <w:pPr>
        <w:pStyle w:val="Compact"/>
        <w:numPr>
          <w:ilvl w:val="0"/>
          <w:numId w:val="1054"/>
        </w:numPr>
      </w:pPr>
      <w:r>
        <w:rPr>
          <w:b/>
          <w:bCs/>
        </w:rPr>
        <w:t xml:space="preserve">Environment setup</w:t>
      </w:r>
      <w:r>
        <w:t xml:space="preserve">: Configure your local R development environment,</w:t>
      </w:r>
      <w:r>
        <w:t xml:space="preserve"> </w:t>
      </w:r>
      <w:r>
        <w:t xml:space="preserve">clone a starter repository, and run</w:t>
      </w:r>
      <w:r>
        <w:t xml:space="preserve"> </w:t>
      </w:r>
      <w:r>
        <w:rPr>
          <w:rStyle w:val="VerbatimChar"/>
        </w:rPr>
        <w:t xml:space="preserve">renv::restore()</w:t>
      </w:r>
      <w:r>
        <w:t xml:space="preserve"> </w:t>
      </w:r>
      <w:r>
        <w:t xml:space="preserve">to verify reproducible package installation</w:t>
      </w:r>
      <w:r>
        <w:t xml:space="preserve"> </w:t>
      </w:r>
      <w:r>
        <w:t xml:space="preserve">(see</w:t>
      </w:r>
      <w:r>
        <w:t xml:space="preserve"> </w:t>
      </w:r>
      <w:hyperlink w:anchor="sec-reproducible-environments">
        <w:r>
          <w:rPr>
            <w:rStyle w:val="Hyperlink"/>
          </w:rPr>
          <w:t xml:space="preserve">Chapter 15</w:t>
        </w:r>
      </w:hyperlink>
      <w:r>
        <w:t xml:space="preserve">).</w:t>
      </w:r>
    </w:p>
    <w:p>
      <w:pPr>
        <w:pStyle w:val="Compact"/>
        <w:numPr>
          <w:ilvl w:val="0"/>
          <w:numId w:val="1055"/>
        </w:numPr>
      </w:pPr>
      <w:r>
        <w:rPr>
          <w:b/>
          <w:bCs/>
        </w:rPr>
        <w:t xml:space="preserve">HPC access</w:t>
      </w:r>
      <w:r>
        <w:t xml:space="preserve">: Confirm High-Performance Computing cluster access (Farm or Shiva)</w:t>
      </w:r>
      <w:r>
        <w:t xml:space="preserve"> </w:t>
      </w:r>
      <w:r>
        <w:t xml:space="preserve">and verify SSH keys if your project involves cluster computing (see</w:t>
      </w:r>
      <w:r>
        <w:t xml:space="preserve"> </w:t>
      </w:r>
      <w:hyperlink w:anchor="sec-slurm">
        <w:r>
          <w:rPr>
            <w:rStyle w:val="Hyperlink"/>
          </w:rPr>
          <w:t xml:space="preserve">Chapter 18</w:t>
        </w:r>
      </w:hyperlink>
      <w:r>
        <w:t xml:space="preserve">).</w:t>
      </w:r>
    </w:p>
    <w:p>
      <w:pPr>
        <w:pStyle w:val="Compact"/>
        <w:numPr>
          <w:ilvl w:val="0"/>
          <w:numId w:val="1056"/>
        </w:numPr>
      </w:pPr>
      <w:r>
        <w:rPr>
          <w:b/>
          <w:bCs/>
        </w:rPr>
        <w:t xml:space="preserve">Team introductions</w:t>
      </w:r>
      <w:r>
        <w:t xml:space="preserve">: Introduce yourself on Microsoft Teams and at the next weekly lab meeting.</w:t>
      </w:r>
    </w:p>
    <w:p>
      <w:pPr>
        <w:pStyle w:val="Compact"/>
        <w:numPr>
          <w:ilvl w:val="0"/>
          <w:numId w:val="1057"/>
        </w:numPr>
      </w:pPr>
      <w:r>
        <w:rPr>
          <w:b/>
          <w:bCs/>
        </w:rPr>
        <w:t xml:space="preserve">Initial 1:1 meeting</w:t>
      </w:r>
      <w:r>
        <w:t xml:space="preserve">: Schedule a one-on-one meeting with lab leadership</w:t>
      </w:r>
      <w:r>
        <w:t xml:space="preserve"> </w:t>
      </w:r>
      <w:r>
        <w:t xml:space="preserve">to align on project objectives, onboarding timeline, and initial milestones.</w:t>
      </w:r>
    </w:p>
    <w:bookmarkEnd w:id="840"/>
    <w:bookmarkStart w:id="841" w:name="pre-analysis-plan-checklist"/>
    <w:p>
      <w:pPr>
        <w:pStyle w:val="Heading2"/>
      </w:pPr>
      <w:r>
        <w:t xml:space="preserve">20.2 Pre-analysis plan checklist</w:t>
      </w:r>
    </w:p>
    <w:p>
      <w:pPr>
        <w:pStyle w:val="Compact"/>
        <w:numPr>
          <w:ilvl w:val="0"/>
          <w:numId w:val="1058"/>
        </w:numPr>
      </w:pPr>
      <w:r>
        <w:t xml:space="preserve">Brief background on the study (a condensed version of the introduction section of the paper)</w:t>
      </w:r>
    </w:p>
    <w:p>
      <w:pPr>
        <w:pStyle w:val="Compact"/>
        <w:numPr>
          <w:ilvl w:val="0"/>
          <w:numId w:val="1059"/>
        </w:numPr>
      </w:pPr>
      <w:r>
        <w:t xml:space="preserve">Hypotheses / objectives</w:t>
      </w:r>
    </w:p>
    <w:p>
      <w:pPr>
        <w:pStyle w:val="Compact"/>
        <w:numPr>
          <w:ilvl w:val="0"/>
          <w:numId w:val="1060"/>
        </w:numPr>
      </w:pPr>
      <w:r>
        <w:t xml:space="preserve">Study design</w:t>
      </w:r>
    </w:p>
    <w:p>
      <w:pPr>
        <w:pStyle w:val="Compact"/>
        <w:numPr>
          <w:ilvl w:val="0"/>
          <w:numId w:val="1061"/>
        </w:numPr>
      </w:pPr>
      <w:r>
        <w:t xml:space="preserve">Description of data</w:t>
      </w:r>
    </w:p>
    <w:p>
      <w:pPr>
        <w:pStyle w:val="Compact"/>
        <w:numPr>
          <w:ilvl w:val="0"/>
          <w:numId w:val="1062"/>
        </w:numPr>
      </w:pPr>
      <w:r>
        <w:t xml:space="preserve">Definition of outcomes</w:t>
      </w:r>
    </w:p>
    <w:p>
      <w:pPr>
        <w:pStyle w:val="Compact"/>
        <w:numPr>
          <w:ilvl w:val="0"/>
          <w:numId w:val="1063"/>
        </w:numPr>
      </w:pPr>
      <w:r>
        <w:t xml:space="preserve">Definition of interventions / exposures</w:t>
      </w:r>
    </w:p>
    <w:p>
      <w:pPr>
        <w:pStyle w:val="Compact"/>
        <w:numPr>
          <w:ilvl w:val="0"/>
          <w:numId w:val="1064"/>
        </w:numPr>
      </w:pPr>
      <w:r>
        <w:t xml:space="preserve">Definition of covariates</w:t>
      </w:r>
    </w:p>
    <w:p>
      <w:pPr>
        <w:pStyle w:val="Compact"/>
        <w:numPr>
          <w:ilvl w:val="0"/>
          <w:numId w:val="1065"/>
        </w:numPr>
      </w:pPr>
      <w:r>
        <w:t xml:space="preserve">Statistical power calculation</w:t>
      </w:r>
    </w:p>
    <w:p>
      <w:pPr>
        <w:pStyle w:val="Compact"/>
        <w:numPr>
          <w:ilvl w:val="0"/>
          <w:numId w:val="1066"/>
        </w:numPr>
      </w:pPr>
      <w:r>
        <w:t xml:space="preserve">Statistical model description</w:t>
      </w:r>
    </w:p>
    <w:p>
      <w:pPr>
        <w:pStyle w:val="Compact"/>
        <w:numPr>
          <w:ilvl w:val="0"/>
          <w:numId w:val="1067"/>
        </w:numPr>
      </w:pPr>
      <w:r>
        <w:t xml:space="preserve">Covariate selection / screening</w:t>
      </w:r>
    </w:p>
    <w:p>
      <w:pPr>
        <w:pStyle w:val="Compact"/>
        <w:numPr>
          <w:ilvl w:val="0"/>
          <w:numId w:val="1068"/>
        </w:numPr>
      </w:pPr>
      <w:r>
        <w:t xml:space="preserve">Standard error estimation method</w:t>
      </w:r>
    </w:p>
    <w:p>
      <w:pPr>
        <w:pStyle w:val="Compact"/>
        <w:numPr>
          <w:ilvl w:val="0"/>
          <w:numId w:val="1069"/>
        </w:numPr>
      </w:pPr>
      <w:r>
        <w:t xml:space="preserve">Missing data analysis</w:t>
      </w:r>
    </w:p>
    <w:p>
      <w:pPr>
        <w:pStyle w:val="Compact"/>
        <w:numPr>
          <w:ilvl w:val="0"/>
          <w:numId w:val="1070"/>
        </w:numPr>
      </w:pPr>
      <w:r>
        <w:t xml:space="preserve">Assessment of effect modification / subgroup analyses</w:t>
      </w:r>
    </w:p>
    <w:p>
      <w:pPr>
        <w:pStyle w:val="Compact"/>
        <w:numPr>
          <w:ilvl w:val="0"/>
          <w:numId w:val="1071"/>
        </w:numPr>
      </w:pPr>
      <w:r>
        <w:t xml:space="preserve">Sensitivity analyses</w:t>
      </w:r>
    </w:p>
    <w:p>
      <w:pPr>
        <w:pStyle w:val="Compact"/>
        <w:numPr>
          <w:ilvl w:val="0"/>
          <w:numId w:val="1072"/>
        </w:numPr>
      </w:pPr>
      <w:r>
        <w:t xml:space="preserve">Negative control analyses</w:t>
      </w:r>
    </w:p>
    <w:bookmarkEnd w:id="841"/>
    <w:bookmarkStart w:id="842" w:name="code-checklist"/>
    <w:p>
      <w:pPr>
        <w:pStyle w:val="Heading2"/>
      </w:pPr>
      <w:r>
        <w:t xml:space="preserve">20.3 Code checklist</w:t>
      </w:r>
    </w:p>
    <w:p>
      <w:pPr>
        <w:pStyle w:val="Compact"/>
        <w:numPr>
          <w:ilvl w:val="0"/>
          <w:numId w:val="1073"/>
        </w:numPr>
      </w:pPr>
      <w:r>
        <w:t xml:space="preserve">Does the script run without errors?</w:t>
      </w:r>
    </w:p>
    <w:p>
      <w:pPr>
        <w:pStyle w:val="Compact"/>
        <w:numPr>
          <w:ilvl w:val="0"/>
          <w:numId w:val="1074"/>
        </w:numPr>
      </w:pPr>
      <w:r>
        <w:t xml:space="preserve">Is code self-contained within repo and/or associated Box folder?</w:t>
      </w:r>
    </w:p>
    <w:p>
      <w:pPr>
        <w:pStyle w:val="Compact"/>
        <w:numPr>
          <w:ilvl w:val="0"/>
          <w:numId w:val="1075"/>
        </w:numPr>
      </w:pPr>
      <w:r>
        <w:t xml:space="preserve">Is all commented out code / remarks removed?</w:t>
      </w:r>
    </w:p>
    <w:p>
      <w:pPr>
        <w:pStyle w:val="Compact"/>
        <w:numPr>
          <w:ilvl w:val="0"/>
          <w:numId w:val="1076"/>
        </w:numPr>
      </w:pPr>
      <w:r>
        <w:t xml:space="preserve">Does the header accurately describe the process completed in the script?</w:t>
      </w:r>
    </w:p>
    <w:p>
      <w:pPr>
        <w:pStyle w:val="Compact"/>
        <w:numPr>
          <w:ilvl w:val="0"/>
          <w:numId w:val="1077"/>
        </w:numPr>
      </w:pPr>
      <w:r>
        <w:t xml:space="preserve">Is the script pushed to its github repository?</w:t>
      </w:r>
    </w:p>
    <w:p>
      <w:pPr>
        <w:pStyle w:val="Compact"/>
        <w:numPr>
          <w:ilvl w:val="0"/>
          <w:numId w:val="1078"/>
        </w:numPr>
      </w:pPr>
      <w:r>
        <w:t xml:space="preserve">Does the code adhere to the</w:t>
      </w:r>
      <w:r>
        <w:t xml:space="preserve"> </w:t>
      </w:r>
      <w:hyperlink r:id="rId311">
        <w:r>
          <w:rPr>
            <w:rStyle w:val="Hyperlink"/>
          </w:rPr>
          <w:t xml:space="preserve">coding style guide</w:t>
        </w:r>
      </w:hyperlink>
      <w:r>
        <w:t xml:space="preserve">?</w:t>
      </w:r>
    </w:p>
    <w:p>
      <w:pPr>
        <w:pStyle w:val="Compact"/>
        <w:numPr>
          <w:ilvl w:val="0"/>
          <w:numId w:val="1079"/>
        </w:numPr>
      </w:pPr>
      <w:r>
        <w:t xml:space="preserve">Are all warnings ignorable? Should any warnings be intentionally suppressed or addressed?</w:t>
      </w:r>
    </w:p>
    <w:bookmarkEnd w:id="842"/>
    <w:bookmarkStart w:id="844" w:name="manuscript-checklist"/>
    <w:p>
      <w:pPr>
        <w:pStyle w:val="Heading2"/>
      </w:pPr>
      <w:r>
        <w:t xml:space="preserve">20.4 Manuscript checklist</w:t>
      </w:r>
    </w:p>
    <w:p>
      <w:pPr>
        <w:pStyle w:val="FirstParagraph"/>
      </w:pPr>
      <w:r>
        <w:rPr>
          <w:i/>
          <w:iCs/>
        </w:rPr>
        <w:t xml:space="preserve">This is adapted in part from How small changes to a paper can help to smooth the review process</w:t>
      </w:r>
      <w:r>
        <w:rPr>
          <w:i/>
          <w:iCs/>
        </w:rPr>
        <w:t xml:space="preserve"> </w:t>
      </w:r>
      <w:r>
        <w:rPr>
          <w:i/>
          <w:iCs/>
        </w:rPr>
        <w:t xml:space="preserve">(White 2019)</w:t>
      </w:r>
      <w:r>
        <w:rPr>
          <w:i/>
          <w:iCs/>
        </w:rPr>
        <w:t xml:space="preserve">.</w:t>
      </w:r>
    </w:p>
    <w:p>
      <w:pPr>
        <w:pStyle w:val="Compact"/>
        <w:numPr>
          <w:ilvl w:val="0"/>
          <w:numId w:val="1080"/>
        </w:numPr>
      </w:pPr>
      <w:r>
        <w:t xml:space="preserve">Have you completed the relevant reporting checklist, if applicable? (See EQUATOR Network</w:t>
      </w:r>
      <w:r>
        <w:t xml:space="preserve"> </w:t>
      </w:r>
      <w:r>
        <w:t xml:space="preserve">(</w:t>
      </w:r>
      <w:r>
        <w:t xml:space="preserve">“EQUATOR Network,”</w:t>
      </w:r>
      <w:r>
        <w:t xml:space="preserve"> </w:t>
      </w:r>
      <w:r>
        <w:t xml:space="preserve">n.d.)</w:t>
      </w:r>
      <w:r>
        <w:t xml:space="preserve"> </w:t>
      </w:r>
      <w:r>
        <w:t xml:space="preserve">for a collection of checklists)</w:t>
      </w:r>
    </w:p>
    <w:p>
      <w:pPr>
        <w:pStyle w:val="Compact"/>
        <w:numPr>
          <w:ilvl w:val="0"/>
          <w:numId w:val="1081"/>
        </w:numPr>
      </w:pPr>
      <w:r>
        <w:t xml:space="preserve">Are the study results within the manuscript replicable (i.e., if you rerun the code in the study’s repository, the tables and figures will be exactly replicated?)</w:t>
      </w:r>
    </w:p>
    <w:p>
      <w:pPr>
        <w:pStyle w:val="Compact"/>
        <w:numPr>
          <w:ilvl w:val="0"/>
          <w:numId w:val="1082"/>
        </w:numPr>
      </w:pPr>
      <w:r>
        <w:t xml:space="preserve">Is a target journal selected?</w:t>
      </w:r>
    </w:p>
    <w:p>
      <w:pPr>
        <w:pStyle w:val="Compact"/>
        <w:numPr>
          <w:ilvl w:val="0"/>
          <w:numId w:val="1083"/>
        </w:numPr>
      </w:pPr>
      <w:r>
        <w:t xml:space="preserve">Is the title declarative, in other words, does it state the object/findings rather than suggest them?</w:t>
      </w:r>
    </w:p>
    <w:p>
      <w:pPr>
        <w:pStyle w:val="Compact"/>
        <w:numPr>
          <w:ilvl w:val="0"/>
          <w:numId w:val="1084"/>
        </w:numPr>
      </w:pPr>
      <w:r>
        <w:t xml:space="preserve">Is the word count of the manuscript close to the target journal’s allowance?</w:t>
      </w:r>
    </w:p>
    <w:p>
      <w:pPr>
        <w:pStyle w:val="Compact"/>
        <w:numPr>
          <w:ilvl w:val="0"/>
          <w:numId w:val="1085"/>
        </w:numPr>
      </w:pPr>
      <w:r>
        <w:t xml:space="preserve">Does the manuscript adhere to the formatting guide of the target journal?</w:t>
      </w:r>
    </w:p>
    <w:p>
      <w:pPr>
        <w:pStyle w:val="Compact"/>
        <w:numPr>
          <w:ilvl w:val="0"/>
          <w:numId w:val="1086"/>
        </w:numPr>
      </w:pPr>
      <w:r>
        <w:t xml:space="preserve">Does the manuscript use a consistent voice (passive or active – usually active is preferred … pun intended)?</w:t>
      </w:r>
    </w:p>
    <w:p>
      <w:pPr>
        <w:pStyle w:val="Compact"/>
        <w:numPr>
          <w:ilvl w:val="0"/>
          <w:numId w:val="1087"/>
        </w:numPr>
      </w:pPr>
      <w:r>
        <w:t xml:space="preserve">Is each figure and table (including supplementary material) referenced in the main text?</w:t>
      </w:r>
    </w:p>
    <w:p>
      <w:pPr>
        <w:pStyle w:val="Compact"/>
        <w:numPr>
          <w:ilvl w:val="0"/>
          <w:numId w:val="1088"/>
        </w:numPr>
      </w:pPr>
      <w:r>
        <w:t xml:space="preserve">Is there a caption for each figure and table (including supplementary material)?</w:t>
      </w:r>
    </w:p>
    <w:p>
      <w:pPr>
        <w:pStyle w:val="Compact"/>
        <w:numPr>
          <w:ilvl w:val="0"/>
          <w:numId w:val="1089"/>
        </w:numPr>
      </w:pPr>
      <w:r>
        <w:t xml:space="preserve">Are tables/figures and supplementary material numbered in accordance with their appearance in the main text?</w:t>
      </w:r>
    </w:p>
    <w:p>
      <w:pPr>
        <w:pStyle w:val="Compact"/>
        <w:numPr>
          <w:ilvl w:val="0"/>
          <w:numId w:val="1090"/>
        </w:numPr>
      </w:pPr>
      <w:r>
        <w:t xml:space="preserve">Does the text use past tense if it is reporting research findings or future tense if it is a study protocol?</w:t>
      </w:r>
    </w:p>
    <w:p>
      <w:pPr>
        <w:pStyle w:val="Compact"/>
        <w:numPr>
          <w:ilvl w:val="0"/>
          <w:numId w:val="1091"/>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092"/>
        </w:numPr>
      </w:pPr>
      <w:r>
        <w:t xml:space="preserve">Does the text use minimal abbreviations, and are all abbreviations defined at first use?</w:t>
      </w:r>
    </w:p>
    <w:p>
      <w:pPr>
        <w:pStyle w:val="Compact"/>
        <w:numPr>
          <w:ilvl w:val="0"/>
          <w:numId w:val="1093"/>
        </w:numPr>
      </w:pPr>
      <w:r>
        <w:t xml:space="preserve">Does the text avoid directionless words? (e.g., instead of writing,</w:t>
      </w:r>
      <w:r>
        <w:t xml:space="preserve"> </w:t>
      </w:r>
      <w:r>
        <w:t xml:space="preserve">‘Precipitation influences disease risk’</w:t>
      </w:r>
      <w:r>
        <w:t xml:space="preserve">, write,</w:t>
      </w:r>
      <w:r>
        <w:t xml:space="preserve"> </w:t>
      </w:r>
      <w:r>
        <w:t xml:space="preserve">‘Precipitation was associated with increased disease risk’</w:t>
      </w:r>
      <w:r>
        <w:t xml:space="preserve">).</w:t>
      </w:r>
    </w:p>
    <w:p>
      <w:pPr>
        <w:pStyle w:val="Compact"/>
        <w:numPr>
          <w:ilvl w:val="0"/>
          <w:numId w:val="1094"/>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095"/>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843">
        <w:r>
          <w:rPr>
            <w:rStyle w:val="Hyperlink"/>
          </w:rPr>
          <w:t xml:space="preserve">here</w:t>
        </w:r>
      </w:hyperlink>
      <w:r>
        <w:t xml:space="preserve">)</w:t>
      </w:r>
    </w:p>
    <w:p>
      <w:pPr>
        <w:pStyle w:val="Compact"/>
        <w:numPr>
          <w:ilvl w:val="0"/>
          <w:numId w:val="1096"/>
        </w:numPr>
      </w:pPr>
      <w:r>
        <w:t xml:space="preserve">Have you drafted author contributions? Do they follow the CRediT: Contributor Roles Taxonomy</w:t>
      </w:r>
      <w:r>
        <w:t xml:space="preserve"> </w:t>
      </w:r>
      <w:r>
        <w:t xml:space="preserve">(</w:t>
      </w:r>
      <w:r>
        <w:t xml:space="preserve">“CRediT,”</w:t>
      </w:r>
      <w:r>
        <w:t xml:space="preserve"> </w:t>
      </w:r>
      <w:r>
        <w:t xml:space="preserve">n.d.)</w:t>
      </w:r>
      <w:r>
        <w:t xml:space="preserve"> </w:t>
      </w:r>
      <w:r>
        <w:t xml:space="preserve">for author contributions?</w:t>
      </w:r>
    </w:p>
    <w:bookmarkEnd w:id="844"/>
    <w:bookmarkStart w:id="847" w:name="figure-checklist"/>
    <w:p>
      <w:pPr>
        <w:pStyle w:val="Heading2"/>
      </w:pPr>
      <w:r>
        <w:t xml:space="preserve">20.5 Figure checklist</w:t>
      </w:r>
    </w:p>
    <w:p>
      <w:pPr>
        <w:pStyle w:val="Compact"/>
        <w:numPr>
          <w:ilvl w:val="0"/>
          <w:numId w:val="1097"/>
        </w:numPr>
      </w:pPr>
      <w:r>
        <w:t xml:space="preserve">Are the x-axis and y-axis labeled?</w:t>
      </w:r>
    </w:p>
    <w:p>
      <w:pPr>
        <w:pStyle w:val="Compact"/>
        <w:numPr>
          <w:ilvl w:val="0"/>
          <w:numId w:val="1098"/>
        </w:numPr>
      </w:pPr>
      <w:r>
        <w:t xml:space="preserve">If the figure includes panels, is each panel labeled?</w:t>
      </w:r>
    </w:p>
    <w:p>
      <w:pPr>
        <w:pStyle w:val="Compact"/>
        <w:numPr>
          <w:ilvl w:val="0"/>
          <w:numId w:val="1099"/>
        </w:numPr>
      </w:pPr>
      <w:r>
        <w:t xml:space="preserve">Are there sufficient numerical / text labels and breaks on the x-axis and y-axis?</w:t>
      </w:r>
    </w:p>
    <w:p>
      <w:pPr>
        <w:pStyle w:val="Compact"/>
        <w:numPr>
          <w:ilvl w:val="0"/>
          <w:numId w:val="1100"/>
        </w:numPr>
      </w:pPr>
      <w:r>
        <w:t xml:space="preserve">Is the font size appropriate (i.e., large enough to read, not so large that it distracts from the data presented in the figure?)</w:t>
      </w:r>
    </w:p>
    <w:p>
      <w:pPr>
        <w:pStyle w:val="Compact"/>
        <w:numPr>
          <w:ilvl w:val="0"/>
          <w:numId w:val="1101"/>
        </w:numPr>
      </w:pPr>
      <w:r>
        <w:t xml:space="preserve">Are the colors used colorblind friendly? See a colorblind-friendly palette</w:t>
      </w:r>
      <w:r>
        <w:t xml:space="preserve"> </w:t>
      </w:r>
      <w:hyperlink r:id="rId845">
        <w:r>
          <w:rPr>
            <w:rStyle w:val="Hyperlink"/>
          </w:rPr>
          <w:t xml:space="preserve">here</w:t>
        </w:r>
      </w:hyperlink>
      <w:r>
        <w:t xml:space="preserve">, a neat palette generator with colorblind options</w:t>
      </w:r>
      <w:r>
        <w:t xml:space="preserve"> </w:t>
      </w:r>
      <w:hyperlink r:id="rId846">
        <w:r>
          <w:rPr>
            <w:rStyle w:val="Hyperlink"/>
          </w:rPr>
          <w:t xml:space="preserve">here</w:t>
        </w:r>
      </w:hyperlink>
      <w:r>
        <w:t xml:space="preserve">, and an article on why this matters: The misuse of colour in science communication</w:t>
      </w:r>
      <w:r>
        <w:t xml:space="preserve"> </w:t>
      </w:r>
      <w:r>
        <w:t xml:space="preserve">(Crameri et al. 2020)</w:t>
      </w:r>
    </w:p>
    <w:p>
      <w:pPr>
        <w:pStyle w:val="Compact"/>
        <w:numPr>
          <w:ilvl w:val="0"/>
          <w:numId w:val="1102"/>
        </w:numPr>
      </w:pPr>
      <w:r>
        <w:t xml:space="preserve">Are colors/shapes/line types defined in a legend?</w:t>
      </w:r>
    </w:p>
    <w:p>
      <w:pPr>
        <w:pStyle w:val="Compact"/>
        <w:numPr>
          <w:ilvl w:val="0"/>
          <w:numId w:val="1103"/>
        </w:numPr>
      </w:pPr>
      <w:r>
        <w:t xml:space="preserve">Are the legends and other labels easy to understand with minimal abbreviations?</w:t>
      </w:r>
    </w:p>
    <w:p>
      <w:pPr>
        <w:pStyle w:val="Compact"/>
        <w:numPr>
          <w:ilvl w:val="0"/>
          <w:numId w:val="1104"/>
        </w:numPr>
      </w:pPr>
      <w:r>
        <w:t xml:space="preserve">If there is overplotting, is transparency used to show overlapping data?</w:t>
      </w:r>
    </w:p>
    <w:p>
      <w:pPr>
        <w:pStyle w:val="Compact"/>
        <w:numPr>
          <w:ilvl w:val="0"/>
          <w:numId w:val="1105"/>
        </w:numPr>
      </w:pPr>
      <w:r>
        <w:t xml:space="preserve">Are 95% confidence intervals or other measures of precision shown, if applicable?</w:t>
      </w:r>
    </w:p>
    <w:bookmarkEnd w:id="847"/>
    <w:bookmarkStart w:id="848" w:name="sec-offboarding-checklist"/>
    <w:p>
      <w:pPr>
        <w:pStyle w:val="Heading2"/>
      </w:pPr>
      <w:r>
        <w:t xml:space="preserve">20.6 Offboarding checklist</w:t>
      </w:r>
    </w:p>
    <w:p>
      <w:pPr>
        <w:pStyle w:val="FirstParagraph"/>
      </w:pPr>
      <w:r>
        <w:t xml:space="preserve">When preparing to depart the lab, members should complete this offboarding checklist to ensure project continuity:</w:t>
      </w:r>
    </w:p>
    <w:p>
      <w:pPr>
        <w:pStyle w:val="Compact"/>
        <w:numPr>
          <w:ilvl w:val="0"/>
          <w:numId w:val="1106"/>
        </w:numPr>
      </w:pPr>
      <w:r>
        <w:rPr>
          <w:b/>
          <w:bCs/>
        </w:rPr>
        <w:t xml:space="preserve">Code handoff</w:t>
      </w:r>
      <w:r>
        <w:t xml:space="preserve">: Ensure all analysis code is committed, pushed to GitHub (</w:t>
      </w:r>
      <w:r>
        <w:rPr>
          <w:rStyle w:val="VerbatimChar"/>
        </w:rPr>
        <w:t xml:space="preserve">UCD-SERG</w:t>
      </w:r>
      <w:r>
        <w:t xml:space="preserve"> </w:t>
      </w:r>
      <w:r>
        <w:t xml:space="preserve">organization),</w:t>
      </w:r>
      <w:r>
        <w:t xml:space="preserve"> </w:t>
      </w:r>
      <w:r>
        <w:t xml:space="preserve">and documented with a self-contained</w:t>
      </w:r>
      <w:r>
        <w:t xml:space="preserve"> </w:t>
      </w:r>
      <w:r>
        <w:rPr>
          <w:rStyle w:val="VerbatimChar"/>
        </w:rPr>
        <w:t xml:space="preserve">README</w:t>
      </w:r>
      <w:r>
        <w:t xml:space="preserve"> </w:t>
      </w:r>
      <w:r>
        <w:t xml:space="preserve">and reproducible execution instructions (see</w:t>
      </w:r>
      <w:r>
        <w:t xml:space="preserve"> </w:t>
      </w:r>
      <w:hyperlink w:anchor="sec-code-repositories">
        <w:r>
          <w:rPr>
            <w:rStyle w:val="Hyperlink"/>
          </w:rPr>
          <w:t xml:space="preserve">Chapter 5</w:t>
        </w:r>
      </w:hyperlink>
      <w:r>
        <w:t xml:space="preserve">).</w:t>
      </w:r>
    </w:p>
    <w:p>
      <w:pPr>
        <w:pStyle w:val="Compact"/>
        <w:numPr>
          <w:ilvl w:val="0"/>
          <w:numId w:val="1107"/>
        </w:numPr>
      </w:pPr>
      <w:r>
        <w:rPr>
          <w:b/>
          <w:bCs/>
        </w:rPr>
        <w:t xml:space="preserve">Data archiving</w:t>
      </w:r>
      <w:r>
        <w:t xml:space="preserve">: Archive or transfer large datasets, raw files,</w:t>
      </w:r>
      <w:r>
        <w:t xml:space="preserve"> </w:t>
      </w:r>
      <w:r>
        <w:t xml:space="preserve">and simulation outputs per lab storage protocols (see</w:t>
      </w:r>
      <w:r>
        <w:t xml:space="preserve"> </w:t>
      </w:r>
      <w:hyperlink w:anchor="sec-data-publication">
        <w:r>
          <w:rPr>
            <w:rStyle w:val="Hyperlink"/>
          </w:rPr>
          <w:t xml:space="preserve">Chapter 17</w:t>
        </w:r>
      </w:hyperlink>
      <w:r>
        <w:t xml:space="preserve"> </w:t>
      </w:r>
      <w:r>
        <w:t xml:space="preserve">and</w:t>
      </w:r>
      <w:r>
        <w:t xml:space="preserve"> </w:t>
      </w:r>
      <w:hyperlink w:anchor="sec-slurm">
        <w:r>
          <w:rPr>
            <w:rStyle w:val="Hyperlink"/>
          </w:rPr>
          <w:t xml:space="preserve">Chapter 18</w:t>
        </w:r>
      </w:hyperlink>
      <w:r>
        <w:t xml:space="preserve">).</w:t>
      </w:r>
      <w:r>
        <w:t xml:space="preserve"> </w:t>
      </w:r>
      <w:r>
        <w:t xml:space="preserve">Ensure all shared Drive and Box datasets have clear data dictionaries and codebooks.</w:t>
      </w:r>
    </w:p>
    <w:p>
      <w:pPr>
        <w:pStyle w:val="Compact"/>
        <w:numPr>
          <w:ilvl w:val="0"/>
          <w:numId w:val="1108"/>
        </w:numPr>
      </w:pPr>
      <w:r>
        <w:rPr>
          <w:b/>
          <w:bCs/>
        </w:rPr>
        <w:t xml:space="preserve">Repository ownership</w:t>
      </w:r>
      <w:r>
        <w:t xml:space="preserve">: Transfer any remaining repository or branch administrative permissions</w:t>
      </w:r>
      <w:r>
        <w:t xml:space="preserve"> </w:t>
      </w:r>
      <w:r>
        <w:t xml:space="preserve">to the</w:t>
      </w:r>
      <w:r>
        <w:t xml:space="preserve"> </w:t>
      </w:r>
      <w:r>
        <w:rPr>
          <w:rStyle w:val="VerbatimChar"/>
        </w:rPr>
        <w:t xml:space="preserve">UCD-SERG</w:t>
      </w:r>
      <w:r>
        <w:t xml:space="preserve"> </w:t>
      </w:r>
      <w:r>
        <w:t xml:space="preserve">organization and lab leadership.</w:t>
      </w:r>
    </w:p>
    <w:p>
      <w:pPr>
        <w:pStyle w:val="Compact"/>
        <w:numPr>
          <w:ilvl w:val="0"/>
          <w:numId w:val="1109"/>
        </w:numPr>
      </w:pPr>
      <w:r>
        <w:rPr>
          <w:b/>
          <w:bCs/>
        </w:rPr>
        <w:t xml:space="preserve">Publication plan</w:t>
      </w:r>
      <w:r>
        <w:t xml:space="preserve">: Coordinate with lab leadership on outstanding manuscripts,</w:t>
      </w:r>
      <w:r>
        <w:t xml:space="preserve"> </w:t>
      </w:r>
      <w:r>
        <w:t xml:space="preserve">co-authorship agreements, remaining revisions, and target submission timelines.</w:t>
      </w:r>
    </w:p>
    <w:p>
      <w:pPr>
        <w:pStyle w:val="Compact"/>
        <w:numPr>
          <w:ilvl w:val="0"/>
          <w:numId w:val="1110"/>
        </w:numPr>
      </w:pPr>
      <w:r>
        <w:rPr>
          <w:b/>
          <w:bCs/>
        </w:rPr>
        <w:t xml:space="preserve">Account transition</w:t>
      </w:r>
      <w:r>
        <w:t xml:space="preserve">: Coordinate with lab leadership to transition or revoke personal access to shared lab accounts,</w:t>
      </w:r>
      <w:r>
        <w:t xml:space="preserve"> </w:t>
      </w:r>
      <w:r>
        <w:t xml:space="preserve">server credentials, and IRB protocols.</w:t>
      </w:r>
    </w:p>
    <w:p>
      <w:pPr>
        <w:pStyle w:val="Compact"/>
        <w:numPr>
          <w:ilvl w:val="0"/>
          <w:numId w:val="1111"/>
        </w:numPr>
      </w:pPr>
      <w:r>
        <w:rPr>
          <w:b/>
          <w:bCs/>
        </w:rPr>
        <w:t xml:space="preserve">Equipment return</w:t>
      </w:r>
      <w:r>
        <w:t xml:space="preserve">: Return any lab-issued equipment (keys, hardware, storage media)</w:t>
      </w:r>
      <w:r>
        <w:t xml:space="preserve"> </w:t>
      </w:r>
      <w:r>
        <w:t xml:space="preserve">and report any known hardware or configuration issues.</w:t>
      </w:r>
    </w:p>
    <w:p>
      <w:pPr>
        <w:pStyle w:val="Compact"/>
        <w:numPr>
          <w:ilvl w:val="0"/>
          <w:numId w:val="1112"/>
        </w:numPr>
      </w:pPr>
      <w:r>
        <w:rPr>
          <w:b/>
          <w:bCs/>
        </w:rPr>
        <w:t xml:space="preserve">Exit interview</w:t>
      </w:r>
      <w:r>
        <w:t xml:space="preserve">: Complete a departure check-in with lab leadership</w:t>
      </w:r>
      <w:r>
        <w:t xml:space="preserve"> </w:t>
      </w:r>
      <w:r>
        <w:t xml:space="preserve">to provide feedback and share forward contact details for future manuscript correspondence.</w:t>
      </w:r>
    </w:p>
    <w:p>
      <w:r>
        <w:br w:type="page"/>
      </w:r>
    </w:p>
    <w:bookmarkEnd w:id="848"/>
    <w:bookmarkEnd w:id="849"/>
    <w:bookmarkStart w:id="894" w:name="resources"/>
    <w:p>
      <w:pPr>
        <w:pStyle w:val="Heading1"/>
      </w:pPr>
      <w:r>
        <w:t xml:space="preserve">21. Resources</w:t>
      </w:r>
    </w:p>
    <w:p>
      <w:pPr>
        <w:pStyle w:val="FirstParagraph"/>
      </w:pPr>
      <w:r>
        <w:t xml:space="preserve">General-purpose resources have moved to the Morrison Lab’s sister sites:</w:t>
      </w:r>
    </w:p>
    <w:p>
      <w:pPr>
        <w:pStyle w:val="Compact"/>
        <w:numPr>
          <w:ilvl w:val="0"/>
          <w:numId w:val="1113"/>
        </w:numPr>
      </w:pPr>
      <w:r>
        <w:t xml:space="preserve">R, Git and GitHub, the command line, Python, Julia, and open science:</w:t>
      </w:r>
      <w:r>
        <w:t xml:space="preserve"> </w:t>
      </w:r>
      <w:r>
        <w:t xml:space="preserve">the</w:t>
      </w:r>
      <w:r>
        <w:t xml:space="preserve"> </w:t>
      </w:r>
      <w:hyperlink r:id="rId850">
        <w:r>
          <w:rPr>
            <w:rStyle w:val="Hyperlink"/>
          </w:rPr>
          <w:t xml:space="preserve">Resources page</w:t>
        </w:r>
      </w:hyperlink>
      <w:r>
        <w:t xml:space="preserve"> </w:t>
      </w:r>
      <w:r>
        <w:t xml:space="preserve">of</w:t>
      </w:r>
      <w:r>
        <w:t xml:space="preserve"> </w:t>
      </w:r>
      <w:hyperlink r:id="rId61">
        <w:r>
          <w:rPr>
            <w:rStyle w:val="Hyperlink"/>
            <w:i/>
            <w:iCs/>
          </w:rPr>
          <w:t xml:space="preserve">Principles of Scientific Computing</w:t>
        </w:r>
      </w:hyperlink>
    </w:p>
    <w:p>
      <w:pPr>
        <w:pStyle w:val="Compact"/>
        <w:numPr>
          <w:ilvl w:val="0"/>
          <w:numId w:val="1113"/>
        </w:numPr>
      </w:pPr>
      <w:r>
        <w:t xml:space="preserve">AI and coding agents:</w:t>
      </w:r>
      <w:r>
        <w:t xml:space="preserve"> </w:t>
      </w:r>
      <w:hyperlink r:id="rId808">
        <w:r>
          <w:rPr>
            <w:rStyle w:val="Hyperlink"/>
            <w:i/>
            <w:iCs/>
          </w:rPr>
          <w:t xml:space="preserve">Working with AI</w:t>
        </w:r>
      </w:hyperlink>
    </w:p>
    <w:p>
      <w:pPr>
        <w:pStyle w:val="Compact"/>
        <w:numPr>
          <w:ilvl w:val="0"/>
          <w:numId w:val="1113"/>
        </w:numPr>
      </w:pPr>
      <w:r>
        <w:t xml:space="preserve">Writing:</w:t>
      </w:r>
      <w:r>
        <w:t xml:space="preserve"> </w:t>
      </w:r>
      <w:hyperlink r:id="rId851">
        <w:r>
          <w:rPr>
            <w:rStyle w:val="Hyperlink"/>
          </w:rPr>
          <w:t xml:space="preserve">Further reading</w:t>
        </w:r>
      </w:hyperlink>
      <w:r>
        <w:t xml:space="preserve"> </w:t>
      </w:r>
      <w:r>
        <w:t xml:space="preserve">in</w:t>
      </w:r>
      <w:r>
        <w:t xml:space="preserve"> </w:t>
      </w:r>
      <w:hyperlink r:id="rId852">
        <w:r>
          <w:rPr>
            <w:rStyle w:val="Hyperlink"/>
            <w:i/>
            <w:iCs/>
          </w:rPr>
          <w:t xml:space="preserve">Principles of Scientific Writing</w:t>
        </w:r>
      </w:hyperlink>
    </w:p>
    <w:p>
      <w:pPr>
        <w:pStyle w:val="Compact"/>
        <w:numPr>
          <w:ilvl w:val="0"/>
          <w:numId w:val="1113"/>
        </w:numPr>
      </w:pPr>
      <w:r>
        <w:t xml:space="preserve">Presentations, posters, and scientific figures:</w:t>
      </w:r>
      <w:r>
        <w:t xml:space="preserve"> </w:t>
      </w:r>
      <w:hyperlink r:id="rId853">
        <w:r>
          <w:rPr>
            <w:rStyle w:val="Hyperlink"/>
          </w:rPr>
          <w:t xml:space="preserve">Slides, posters, and figures</w:t>
        </w:r>
      </w:hyperlink>
      <w:r>
        <w:t xml:space="preserve"> </w:t>
      </w:r>
      <w:r>
        <w:t xml:space="preserve">in</w:t>
      </w:r>
      <w:r>
        <w:t xml:space="preserve"> </w:t>
      </w:r>
      <w:hyperlink r:id="rId852">
        <w:r>
          <w:rPr>
            <w:rStyle w:val="Hyperlink"/>
            <w:i/>
            <w:iCs/>
          </w:rPr>
          <w:t xml:space="preserve">Principles of Scientific Writing</w:t>
        </w:r>
      </w:hyperlink>
    </w:p>
    <w:p>
      <w:pPr>
        <w:pStyle w:val="FirstParagraph"/>
      </w:pPr>
      <w:bookmarkStart w:id="854" w:name="books-and-comprehensive-guides"/>
      <w:bookmarkEnd w:id="854"/>
      <w:r>
        <w:t xml:space="preserve"> </w:t>
      </w:r>
      <w:bookmarkStart w:id="855" w:name="uc-davis-datalab-workshops-and-tutorials"/>
      <w:bookmarkEnd w:id="855"/>
      <w:r>
        <w:t xml:space="preserve"> </w:t>
      </w:r>
      <w:bookmarkStart w:id="856" w:name="cheat-sheets"/>
      <w:bookmarkEnd w:id="856"/>
      <w:r>
        <w:t xml:space="preserve"> </w:t>
      </w:r>
      <w:bookmarkStart w:id="857" w:name="style-and-best-practices"/>
      <w:bookmarkEnd w:id="857"/>
      <w:r>
        <w:t xml:space="preserve"> </w:t>
      </w:r>
      <w:bookmarkStart w:id="858" w:name="data-documentation-and-dictionaries"/>
      <w:bookmarkEnd w:id="858"/>
      <w:r>
        <w:t xml:space="preserve"> </w:t>
      </w:r>
      <w:bookmarkStart w:id="859" w:name="tidy-evaluation-resources"/>
      <w:bookmarkEnd w:id="859"/>
      <w:r>
        <w:t xml:space="preserve"> </w:t>
      </w:r>
      <w:bookmarkStart w:id="860" w:name="continuous-integration-for-r"/>
      <w:bookmarkEnd w:id="860"/>
      <w:r>
        <w:t xml:space="preserve"> </w:t>
      </w:r>
      <w:bookmarkStart w:id="861" w:name="resources-for-git-github"/>
      <w:bookmarkEnd w:id="861"/>
      <w:r>
        <w:t xml:space="preserve"> </w:t>
      </w:r>
      <w:bookmarkStart w:id="862" w:name="practical-computing-and-command-line"/>
      <w:bookmarkEnd w:id="862"/>
      <w:r>
        <w:t xml:space="preserve"> </w:t>
      </w:r>
      <w:bookmarkStart w:id="863" w:name="resources-for-python"/>
      <w:bookmarkEnd w:id="863"/>
      <w:r>
        <w:t xml:space="preserve"> </w:t>
      </w:r>
      <w:bookmarkStart w:id="864" w:name="resources-for-julia"/>
      <w:bookmarkEnd w:id="864"/>
      <w:r>
        <w:t xml:space="preserve"> </w:t>
      </w:r>
      <w:bookmarkStart w:id="865" w:name="artificial-intelligence-coding-agents"/>
      <w:bookmarkEnd w:id="865"/>
      <w:r>
        <w:t xml:space="preserve"> </w:t>
      </w:r>
      <w:bookmarkStart w:id="866" w:name="scientific-figures"/>
      <w:bookmarkEnd w:id="866"/>
      <w:r>
        <w:t xml:space="preserve"> </w:t>
      </w:r>
      <w:bookmarkStart w:id="867" w:name="writing"/>
      <w:bookmarkEnd w:id="867"/>
      <w:r>
        <w:t xml:space="preserve"> </w:t>
      </w:r>
      <w:bookmarkStart w:id="868" w:name="presentations"/>
      <w:bookmarkEnd w:id="868"/>
      <w:r>
        <w:t xml:space="preserve"> </w:t>
      </w:r>
      <w:bookmarkStart w:id="869" w:name="X951a5c013bfaeeb3379a0aa152a80b856716558"/>
      <w:bookmarkEnd w:id="869"/>
    </w:p>
    <w:bookmarkStart w:id="871" w:name="resources-for-r"/>
    <w:p>
      <w:pPr>
        <w:pStyle w:val="Heading2"/>
      </w:pPr>
      <w:r>
        <w:t xml:space="preserve">21.1 Resources for R</w:t>
      </w:r>
    </w:p>
    <w:p>
      <w:pPr>
        <w:pStyle w:val="Compact"/>
        <w:numPr>
          <w:ilvl w:val="0"/>
          <w:numId w:val="1114"/>
        </w:numPr>
      </w:pPr>
      <w:hyperlink r:id="rId870">
        <w:r>
          <w:rPr>
            <w:rStyle w:val="Hyperlink"/>
          </w:rPr>
          <w:t xml:space="preserve">DataCamp</w:t>
        </w:r>
      </w:hyperlink>
      <w:r>
        <w:t xml:space="preserve"> </w:t>
      </w:r>
      <w:r>
        <w:t xml:space="preserve">- email Kristen for access</w:t>
      </w:r>
    </w:p>
    <w:bookmarkEnd w:id="871"/>
    <w:bookmarkStart w:id="874" w:name="professional-advice"/>
    <w:p>
      <w:pPr>
        <w:pStyle w:val="Heading2"/>
      </w:pPr>
      <w:r>
        <w:t xml:space="preserve">21.2 Professional advice</w:t>
      </w:r>
    </w:p>
    <w:p>
      <w:pPr>
        <w:pStyle w:val="Compact"/>
        <w:numPr>
          <w:ilvl w:val="0"/>
          <w:numId w:val="1115"/>
        </w:numPr>
      </w:pPr>
      <w:hyperlink r:id="rId872">
        <w:r>
          <w:rPr>
            <w:rStyle w:val="Hyperlink"/>
          </w:rPr>
          <w:t xml:space="preserve">Professional advice, especially for your first job</w:t>
        </w:r>
      </w:hyperlink>
    </w:p>
    <w:p>
      <w:pPr>
        <w:pStyle w:val="Compact"/>
        <w:numPr>
          <w:ilvl w:val="0"/>
          <w:numId w:val="1115"/>
        </w:numPr>
      </w:pPr>
      <w:hyperlink r:id="rId873">
        <w:r>
          <w:rPr>
            <w:rStyle w:val="Hyperlink"/>
          </w:rPr>
          <w:t xml:space="preserve">Team Public Health Substack</w:t>
        </w:r>
      </w:hyperlink>
    </w:p>
    <w:bookmarkEnd w:id="874"/>
    <w:bookmarkStart w:id="877" w:name="funding"/>
    <w:p>
      <w:pPr>
        <w:pStyle w:val="Heading2"/>
      </w:pPr>
      <w:r>
        <w:t xml:space="preserve">21.3 Funding</w:t>
      </w:r>
    </w:p>
    <w:p>
      <w:pPr>
        <w:pStyle w:val="Compact"/>
        <w:numPr>
          <w:ilvl w:val="0"/>
          <w:numId w:val="1116"/>
        </w:numPr>
      </w:pPr>
      <w:hyperlink r:id="rId875">
        <w:r>
          <w:rPr>
            <w:rStyle w:val="Hyperlink"/>
          </w:rPr>
          <w:t xml:space="preserve">Building Your Funding Train</w:t>
        </w:r>
      </w:hyperlink>
    </w:p>
    <w:p>
      <w:pPr>
        <w:pStyle w:val="Compact"/>
        <w:numPr>
          <w:ilvl w:val="0"/>
          <w:numId w:val="1116"/>
        </w:numPr>
      </w:pPr>
      <w:hyperlink r:id="rId876">
        <w:r>
          <w:rPr>
            <w:rStyle w:val="Hyperlink"/>
          </w:rPr>
          <w:t xml:space="preserve">NIH Grant Writing Resources</w:t>
        </w:r>
      </w:hyperlink>
    </w:p>
    <w:bookmarkEnd w:id="877"/>
    <w:bookmarkStart w:id="880" w:name="ethics-and-global-health-research"/>
    <w:p>
      <w:pPr>
        <w:pStyle w:val="Heading2"/>
      </w:pPr>
      <w:r>
        <w:t xml:space="preserve">21.4 Ethics and global health research</w:t>
      </w:r>
    </w:p>
    <w:p>
      <w:pPr>
        <w:pStyle w:val="Compact"/>
        <w:numPr>
          <w:ilvl w:val="0"/>
          <w:numId w:val="1117"/>
        </w:numPr>
      </w:pPr>
      <w:hyperlink r:id="rId878">
        <w:r>
          <w:rPr>
            <w:rStyle w:val="Hyperlink"/>
          </w:rPr>
          <w:t xml:space="preserve">Global Code of Conduct For Research in Resource-Poor Settings</w:t>
        </w:r>
      </w:hyperlink>
    </w:p>
    <w:p>
      <w:pPr>
        <w:pStyle w:val="Compact"/>
        <w:numPr>
          <w:ilvl w:val="0"/>
          <w:numId w:val="1117"/>
        </w:numPr>
      </w:pPr>
      <w:r>
        <w:t xml:space="preserve">Who is a global health expert?</w:t>
      </w:r>
      <w:r>
        <w:t xml:space="preserve"> </w:t>
      </w:r>
      <w:r>
        <w:t xml:space="preserve">(Ojiako et al. 2023)</w:t>
      </w:r>
    </w:p>
    <w:p>
      <w:pPr>
        <w:pStyle w:val="Compact"/>
        <w:numPr>
          <w:ilvl w:val="0"/>
          <w:numId w:val="1117"/>
        </w:numPr>
      </w:pPr>
      <w:hyperlink r:id="rId879">
        <w:r>
          <w:rPr>
            <w:rStyle w:val="Hyperlink"/>
          </w:rPr>
          <w:t xml:space="preserve">Transforming Global Health Partnerships</w:t>
        </w:r>
      </w:hyperlink>
    </w:p>
    <w:bookmarkEnd w:id="880"/>
    <w:bookmarkStart w:id="891" w:name="comparable-lab-manuals"/>
    <w:p>
      <w:pPr>
        <w:pStyle w:val="Heading2"/>
      </w:pPr>
      <w:r>
        <w:t xml:space="preserve">21.5 Comparable Lab Manuals</w:t>
      </w:r>
    </w:p>
    <w:p>
      <w:pPr>
        <w:pStyle w:val="FirstParagraph"/>
      </w:pPr>
      <w:r>
        <w:t xml:space="preserve">Exploring lab manuals from peer research groups helps us identify best practices,</w:t>
      </w:r>
      <w:r>
        <w:t xml:space="preserve"> </w:t>
      </w:r>
      <w:r>
        <w:t xml:space="preserve">adapt proven onboarding workflows,</w:t>
      </w:r>
      <w:r>
        <w:t xml:space="preserve"> </w:t>
      </w:r>
      <w:r>
        <w:t xml:space="preserve">and align our open science standards with the broader computational biology and epidemiology communities:</w:t>
      </w:r>
    </w:p>
    <w:p>
      <w:pPr>
        <w:pStyle w:val="Compact"/>
        <w:numPr>
          <w:ilvl w:val="0"/>
          <w:numId w:val="1118"/>
        </w:numPr>
      </w:pPr>
      <w:hyperlink r:id="rId881">
        <w:r>
          <w:rPr>
            <w:rStyle w:val="Hyperlink"/>
          </w:rPr>
          <w:t xml:space="preserve">Benjamin-Chung Lab Manual</w:t>
        </w:r>
      </w:hyperlink>
      <w:r>
        <w:t xml:space="preserve"> </w:t>
      </w:r>
      <w:r>
        <w:t xml:space="preserve">(</w:t>
      </w:r>
      <w:hyperlink r:id="rId882">
        <w:r>
          <w:rPr>
            <w:rStyle w:val="Hyperlink"/>
          </w:rPr>
          <w:t xml:space="preserve">GitHub repository</w:t>
        </w:r>
      </w:hyperlink>
      <w:r>
        <w:t xml:space="preserve">) —</w:t>
      </w:r>
      <w:r>
        <w:t xml:space="preserve"> </w:t>
      </w:r>
      <w:r>
        <w:t xml:space="preserve">The computational epidemiology manual from which our manual originally adapted its structure,</w:t>
      </w:r>
      <w:r>
        <w:t xml:space="preserve"> </w:t>
      </w:r>
      <w:r>
        <w:t xml:space="preserve">covering reproducible R workflows,</w:t>
      </w:r>
      <w:r>
        <w:t xml:space="preserve"> </w:t>
      </w:r>
      <w:r>
        <w:t xml:space="preserve">collaborative development,</w:t>
      </w:r>
      <w:r>
        <w:t xml:space="preserve"> </w:t>
      </w:r>
      <w:r>
        <w:t xml:space="preserve">and computational research practices.</w:t>
      </w:r>
    </w:p>
    <w:p>
      <w:pPr>
        <w:pStyle w:val="Compact"/>
        <w:numPr>
          <w:ilvl w:val="0"/>
          <w:numId w:val="1118"/>
        </w:numPr>
      </w:pPr>
      <w:hyperlink r:id="rId883">
        <w:r>
          <w:rPr>
            <w:rStyle w:val="Hyperlink"/>
          </w:rPr>
          <w:t xml:space="preserve">Fay Lab Manual</w:t>
        </w:r>
      </w:hyperlink>
      <w:r>
        <w:t xml:space="preserve"> </w:t>
      </w:r>
      <w:r>
        <w:t xml:space="preserve">(</w:t>
      </w:r>
      <w:hyperlink r:id="rId884">
        <w:r>
          <w:rPr>
            <w:rStyle w:val="Hyperlink"/>
          </w:rPr>
          <w:t xml:space="preserve">GitHub repository</w:t>
        </w:r>
      </w:hyperlink>
      <w:r>
        <w:t xml:space="preserve">) —</w:t>
      </w:r>
      <w:r>
        <w:t xml:space="preserve"> </w:t>
      </w:r>
      <w:r>
        <w:t xml:space="preserve">An Openscapes-origin Quarto manual for quantitative fisheries ecology (UMass Dartmouth),</w:t>
      </w:r>
      <w:r>
        <w:t xml:space="preserve"> </w:t>
      </w:r>
      <w:r>
        <w:t xml:space="preserve">featuring detailed offboarding checklists,</w:t>
      </w:r>
      <w:r>
        <w:t xml:space="preserve"> </w:t>
      </w:r>
      <w:r>
        <w:t xml:space="preserve">departure handoff protocols,</w:t>
      </w:r>
      <w:r>
        <w:t xml:space="preserve"> </w:t>
      </w:r>
      <w:r>
        <w:t xml:space="preserve">and an open science communication philosophy.</w:t>
      </w:r>
    </w:p>
    <w:p>
      <w:pPr>
        <w:pStyle w:val="Compact"/>
        <w:numPr>
          <w:ilvl w:val="0"/>
          <w:numId w:val="1118"/>
        </w:numPr>
      </w:pPr>
      <w:hyperlink r:id="rId885">
        <w:r>
          <w:rPr>
            <w:rStyle w:val="Hyperlink"/>
          </w:rPr>
          <w:t xml:space="preserve">ContextLab Lab Manual</w:t>
        </w:r>
      </w:hyperlink>
      <w:r>
        <w:t xml:space="preserve"> </w:t>
      </w:r>
      <w:r>
        <w:t xml:space="preserve">(</w:t>
      </w:r>
      <w:hyperlink r:id="rId886">
        <w:r>
          <w:rPr>
            <w:rStyle w:val="Hyperlink"/>
          </w:rPr>
          <w:t xml:space="preserve">GitHub repository</w:t>
        </w:r>
      </w:hyperlink>
      <w:r>
        <w:t xml:space="preserve">) —</w:t>
      </w:r>
      <w:r>
        <w:t xml:space="preserve"> </w:t>
      </w:r>
      <w:r>
        <w:t xml:space="preserve">The Contextual Dynamics Lab manual at Dartmouth,</w:t>
      </w:r>
      <w:r>
        <w:t xml:space="preserve"> </w:t>
      </w:r>
      <w:r>
        <w:t xml:space="preserve">notable for requiring incoming lab members to make an interactive pull request</w:t>
      </w:r>
      <w:r>
        <w:t xml:space="preserve"> </w:t>
      </w:r>
      <w:r>
        <w:t xml:space="preserve">to learn contribution workflows hands-on.</w:t>
      </w:r>
    </w:p>
    <w:p>
      <w:pPr>
        <w:pStyle w:val="Compact"/>
        <w:numPr>
          <w:ilvl w:val="0"/>
          <w:numId w:val="1118"/>
        </w:numPr>
      </w:pPr>
      <w:hyperlink r:id="rId887">
        <w:r>
          <w:rPr>
            <w:rStyle w:val="Hyperlink"/>
          </w:rPr>
          <w:t xml:space="preserve">Proctor-UCSF DCC Handbook</w:t>
        </w:r>
      </w:hyperlink>
      <w:r>
        <w:t xml:space="preserve"> </w:t>
      </w:r>
      <w:r>
        <w:t xml:space="preserve">(</w:t>
      </w:r>
      <w:hyperlink r:id="rId888">
        <w:r>
          <w:rPr>
            <w:rStyle w:val="Hyperlink"/>
          </w:rPr>
          <w:t xml:space="preserve">GitHub repository</w:t>
        </w:r>
      </w:hyperlink>
      <w:r>
        <w:t xml:space="preserve">) —</w:t>
      </w:r>
      <w:r>
        <w:t xml:space="preserve"> </w:t>
      </w:r>
      <w:r>
        <w:t xml:space="preserve">A comprehensive handbook for the Data Coordinating Center at UCSF,</w:t>
      </w:r>
      <w:r>
        <w:t xml:space="preserve"> </w:t>
      </w:r>
      <w:r>
        <w:t xml:space="preserve">focusing on clinical trial data management,</w:t>
      </w:r>
      <w:r>
        <w:t xml:space="preserve"> </w:t>
      </w:r>
      <w:r>
        <w:t xml:space="preserve">REDCap workflows,</w:t>
      </w:r>
      <w:r>
        <w:t xml:space="preserve"> </w:t>
      </w:r>
      <w:r>
        <w:t xml:space="preserve">quality assurance,</w:t>
      </w:r>
      <w:r>
        <w:t xml:space="preserve"> </w:t>
      </w:r>
      <w:r>
        <w:t xml:space="preserve">and public data curation in global health settings.</w:t>
      </w:r>
    </w:p>
    <w:p>
      <w:pPr>
        <w:pStyle w:val="Compact"/>
        <w:numPr>
          <w:ilvl w:val="0"/>
          <w:numId w:val="1118"/>
        </w:numPr>
      </w:pPr>
      <w:hyperlink r:id="rId889">
        <w:r>
          <w:rPr>
            <w:rStyle w:val="Hyperlink"/>
          </w:rPr>
          <w:t xml:space="preserve">Quantitative Marine Ecology Lab Manual</w:t>
        </w:r>
      </w:hyperlink>
      <w:r>
        <w:t xml:space="preserve"> </w:t>
      </w:r>
      <w:r>
        <w:t xml:space="preserve">(</w:t>
      </w:r>
      <w:hyperlink r:id="rId890">
        <w:r>
          <w:rPr>
            <w:rStyle w:val="Hyperlink"/>
          </w:rPr>
          <w:t xml:space="preserve">GitHub repository</w:t>
        </w:r>
      </w:hyperlink>
      <w:r>
        <w:t xml:space="preserve">) —</w:t>
      </w:r>
      <w:r>
        <w:t xml:space="preserve"> </w:t>
      </w:r>
      <w:r>
        <w:t xml:space="preserve">A Quarto-based manual for Easton White’s research group at UNH,</w:t>
      </w:r>
      <w:r>
        <w:t xml:space="preserve"> </w:t>
      </w:r>
      <w:r>
        <w:t xml:space="preserve">featuring role-specific administrative checklists</w:t>
      </w:r>
      <w:r>
        <w:t xml:space="preserve"> </w:t>
      </w:r>
      <w:r>
        <w:t xml:space="preserve">and curated reading lists organized by career stage.</w:t>
      </w:r>
    </w:p>
    <w:bookmarkEnd w:id="891"/>
    <w:bookmarkStart w:id="893" w:name="sec-reading-watching-list"/>
    <w:p>
      <w:pPr>
        <w:pStyle w:val="Heading2"/>
      </w:pPr>
      <w:r>
        <w:t xml:space="preserve">21.6 Reading and Watching List</w:t>
      </w:r>
    </w:p>
    <w:p>
      <w:pPr>
        <w:pStyle w:val="Compact"/>
        <w:numPr>
          <w:ilvl w:val="0"/>
          <w:numId w:val="1119"/>
        </w:numPr>
      </w:pPr>
      <w:hyperlink r:id="rId892">
        <w:r>
          <w:rPr>
            <w:rStyle w:val="Hyperlink"/>
            <w:i/>
            <w:iCs/>
          </w:rPr>
          <w:t xml:space="preserve">Good Luck, Have Fun, Don’t Die</w:t>
        </w:r>
      </w:hyperlink>
      <w:r>
        <w:t xml:space="preserve"> </w:t>
      </w:r>
      <w:r>
        <w:t xml:space="preserve">—</w:t>
      </w:r>
      <w:r>
        <w:t xml:space="preserve"> </w:t>
      </w:r>
      <w:r>
        <w:t xml:space="preserve">A science fiction film directed by Gore Verbinski</w:t>
      </w:r>
      <w:r>
        <w:t xml:space="preserve"> </w:t>
      </w:r>
      <w:r>
        <w:t xml:space="preserve">following a traveler from the future who recruits patrons at a Los Angeles diner</w:t>
      </w:r>
      <w:r>
        <w:t xml:space="preserve"> </w:t>
      </w:r>
      <w:r>
        <w:t xml:space="preserve">to prevent a rogue artificial intelligence from destroying the world.</w:t>
      </w:r>
    </w:p>
    <w:p>
      <w:r>
        <w:br w:type="page"/>
      </w:r>
    </w:p>
    <w:bookmarkEnd w:id="893"/>
    <w:bookmarkEnd w:id="894"/>
    <w:bookmarkStart w:id="924" w:name="professional-development"/>
    <w:p>
      <w:pPr>
        <w:pStyle w:val="Heading1"/>
      </w:pPr>
      <w:r>
        <w:t xml:space="preserve">22. Professional Development</w:t>
      </w:r>
    </w:p>
    <w:bookmarkStart w:id="895" w:name="mentoring-philosophy"/>
    <w:p>
      <w:pPr>
        <w:pStyle w:val="Heading2"/>
      </w:pPr>
      <w:r>
        <w:t xml:space="preserve">22.1 Mentoring Philosophy</w:t>
      </w:r>
    </w:p>
    <w:p>
      <w:pPr>
        <w:pStyle w:val="FirstParagraph"/>
      </w:pPr>
      <w:r>
        <w:t xml:space="preserve">We believe in individualized mentoring that supports each person’s unique career goals. Effective mentoring requires:</w:t>
      </w:r>
    </w:p>
    <w:p>
      <w:pPr>
        <w:pStyle w:val="Compact"/>
        <w:numPr>
          <w:ilvl w:val="0"/>
          <w:numId w:val="1120"/>
        </w:numPr>
      </w:pPr>
      <w:r>
        <w:t xml:space="preserve">Regular, open communication between mentees and mentors</w:t>
      </w:r>
    </w:p>
    <w:p>
      <w:pPr>
        <w:pStyle w:val="Compact"/>
        <w:numPr>
          <w:ilvl w:val="0"/>
          <w:numId w:val="1120"/>
        </w:numPr>
      </w:pPr>
      <w:r>
        <w:t xml:space="preserve">Mutual respect and trust</w:t>
      </w:r>
    </w:p>
    <w:p>
      <w:pPr>
        <w:pStyle w:val="Compact"/>
        <w:numPr>
          <w:ilvl w:val="0"/>
          <w:numId w:val="1120"/>
        </w:numPr>
      </w:pPr>
      <w:r>
        <w:t xml:space="preserve">Clear expectations and goals</w:t>
      </w:r>
    </w:p>
    <w:p>
      <w:pPr>
        <w:pStyle w:val="Compact"/>
        <w:numPr>
          <w:ilvl w:val="0"/>
          <w:numId w:val="1120"/>
        </w:numPr>
      </w:pPr>
      <w:r>
        <w:t xml:space="preserve">Constructive feedback</w:t>
      </w:r>
    </w:p>
    <w:p>
      <w:pPr>
        <w:pStyle w:val="Compact"/>
        <w:numPr>
          <w:ilvl w:val="0"/>
          <w:numId w:val="1120"/>
        </w:numPr>
      </w:pPr>
      <w:r>
        <w:t xml:space="preserve">Support for both research and career development</w:t>
      </w:r>
    </w:p>
    <w:bookmarkEnd w:id="895"/>
    <w:bookmarkStart w:id="898" w:name="individual-development-plans"/>
    <w:p>
      <w:pPr>
        <w:pStyle w:val="Heading2"/>
      </w:pPr>
      <w:r>
        <w:t xml:space="preserve">22.2 Individual Development Plans</w:t>
      </w:r>
    </w:p>
    <w:p>
      <w:pPr>
        <w:pStyle w:val="FirstParagraph"/>
      </w:pPr>
      <w:r>
        <w:t xml:space="preserve">All graduate students and postdocs should maintain an Individual Development Plan (IDP) that outlines:</w:t>
      </w:r>
    </w:p>
    <w:p>
      <w:pPr>
        <w:pStyle w:val="Compact"/>
        <w:numPr>
          <w:ilvl w:val="0"/>
          <w:numId w:val="1121"/>
        </w:numPr>
      </w:pPr>
      <w:r>
        <w:t xml:space="preserve">Short-term and long-term career goals</w:t>
      </w:r>
    </w:p>
    <w:p>
      <w:pPr>
        <w:pStyle w:val="Compact"/>
        <w:numPr>
          <w:ilvl w:val="0"/>
          <w:numId w:val="1121"/>
        </w:numPr>
      </w:pPr>
      <w:r>
        <w:t xml:space="preserve">Skills to develop</w:t>
      </w:r>
    </w:p>
    <w:p>
      <w:pPr>
        <w:pStyle w:val="Compact"/>
        <w:numPr>
          <w:ilvl w:val="0"/>
          <w:numId w:val="1121"/>
        </w:numPr>
      </w:pPr>
      <w:r>
        <w:t xml:space="preserve">Training needs and opportunities</w:t>
      </w:r>
    </w:p>
    <w:p>
      <w:pPr>
        <w:pStyle w:val="Compact"/>
        <w:numPr>
          <w:ilvl w:val="0"/>
          <w:numId w:val="1121"/>
        </w:numPr>
      </w:pPr>
      <w:r>
        <w:t xml:space="preserve">Timeline and milestones</w:t>
      </w:r>
    </w:p>
    <w:p>
      <w:pPr>
        <w:pStyle w:val="Compact"/>
        <w:numPr>
          <w:ilvl w:val="0"/>
          <w:numId w:val="1121"/>
        </w:numPr>
      </w:pPr>
      <w:r>
        <w:t xml:space="preserve">Progress toward goals</w:t>
      </w:r>
    </w:p>
    <w:p>
      <w:pPr>
        <w:pStyle w:val="FirstParagraph"/>
      </w:pPr>
      <w:r>
        <w:t xml:space="preserve">Update your IDP at least annually and discuss it with your PI. Useful resources:</w:t>
      </w:r>
    </w:p>
    <w:p>
      <w:pPr>
        <w:pStyle w:val="Compact"/>
        <w:numPr>
          <w:ilvl w:val="0"/>
          <w:numId w:val="1122"/>
        </w:numPr>
      </w:pPr>
      <w:hyperlink r:id="rId896">
        <w:r>
          <w:rPr>
            <w:rStyle w:val="Hyperlink"/>
          </w:rPr>
          <w:t xml:space="preserve">myIDP - Individual Development Plan tool</w:t>
        </w:r>
      </w:hyperlink>
    </w:p>
    <w:p>
      <w:pPr>
        <w:pStyle w:val="Compact"/>
        <w:numPr>
          <w:ilvl w:val="0"/>
          <w:numId w:val="1122"/>
        </w:numPr>
      </w:pPr>
      <w:hyperlink r:id="rId897">
        <w:r>
          <w:rPr>
            <w:rStyle w:val="Hyperlink"/>
          </w:rPr>
          <w:t xml:space="preserve">NIH OITE Career Resources</w:t>
        </w:r>
      </w:hyperlink>
    </w:p>
    <w:bookmarkEnd w:id="898"/>
    <w:bookmarkStart w:id="903" w:name="sec-hidden-curriculum"/>
    <w:p>
      <w:pPr>
        <w:pStyle w:val="Heading2"/>
      </w:pPr>
      <w:r>
        <w:t xml:space="preserve">22.3 Navigating the Hidden Curriculum</w:t>
      </w:r>
    </w:p>
    <w:p>
      <w:pPr>
        <w:pStyle w:val="FirstParagraph"/>
      </w:pPr>
      <w:r>
        <w:t xml:space="preserve">The</w:t>
      </w:r>
      <w:r>
        <w:t xml:space="preserve"> </w:t>
      </w:r>
      <w:r>
        <w:t xml:space="preserve">“hidden curriculum”</w:t>
      </w:r>
      <w:r>
        <w:t xml:space="preserve"> </w:t>
      </w:r>
      <w:r>
        <w:t xml:space="preserve">refers to the unspoken norms,</w:t>
      </w:r>
      <w:r>
        <w:t xml:space="preserve"> </w:t>
      </w:r>
      <w:r>
        <w:t xml:space="preserve">unwritten expectations,</w:t>
      </w:r>
      <w:r>
        <w:t xml:space="preserve"> </w:t>
      </w:r>
      <w:r>
        <w:t xml:space="preserve">and cultural practices in graduate school and academic research</w:t>
      </w:r>
      <w:r>
        <w:t xml:space="preserve"> </w:t>
      </w:r>
      <w:r>
        <w:t xml:space="preserve">that are rarely taught in formal coursework</w:t>
      </w:r>
      <w:r>
        <w:t xml:space="preserve"> </w:t>
      </w:r>
      <w:r>
        <w:t xml:space="preserve">but are critical for long-term success and well-being.</w:t>
      </w:r>
      <w:r>
        <w:t xml:space="preserve"> </w:t>
      </w:r>
      <w:r>
        <w:t xml:space="preserve">Demystifying these implicit rules ensures equitable access</w:t>
      </w:r>
      <w:r>
        <w:t xml:space="preserve"> </w:t>
      </w:r>
      <w:r>
        <w:t xml:space="preserve">to academic opportunities for scholars from all backgrounds.</w:t>
      </w:r>
    </w:p>
    <w:bookmarkStart w:id="899" w:name="sec-managing-up"/>
    <w:p>
      <w:pPr>
        <w:pStyle w:val="Heading3"/>
      </w:pPr>
      <w:r>
        <w:t xml:space="preserve">22.3.1 Managing Up and Mentoring Relationships</w:t>
      </w:r>
    </w:p>
    <w:p>
      <w:pPr>
        <w:pStyle w:val="FirstParagraph"/>
      </w:pPr>
      <w:r>
        <w:t xml:space="preserve">Mentorship is a collaborative partnership.</w:t>
      </w:r>
      <w:r>
        <w:t xml:space="preserve"> </w:t>
      </w:r>
      <w:r>
        <w:t xml:space="preserve">Taking active ownership of your mentoring relationships helps ensure you receive</w:t>
      </w:r>
      <w:r>
        <w:t xml:space="preserve"> </w:t>
      </w:r>
      <w:r>
        <w:t xml:space="preserve">the guidance and feedback you need:</w:t>
      </w:r>
    </w:p>
    <w:p>
      <w:pPr>
        <w:pStyle w:val="Compact"/>
        <w:numPr>
          <w:ilvl w:val="0"/>
          <w:numId w:val="1123"/>
        </w:numPr>
      </w:pPr>
      <w:r>
        <w:rPr>
          <w:b/>
          <w:bCs/>
        </w:rPr>
        <w:t xml:space="preserve">Set clear meeting agendas</w:t>
      </w:r>
      <w:r>
        <w:t xml:space="preserve">: Send a brief bulleted agenda</w:t>
      </w:r>
      <w:r>
        <w:t xml:space="preserve"> </w:t>
      </w:r>
      <w:r>
        <w:t xml:space="preserve">and updated materials at least 24 hours before 1-on-1 meetings.</w:t>
      </w:r>
    </w:p>
    <w:p>
      <w:pPr>
        <w:pStyle w:val="Compact"/>
        <w:numPr>
          <w:ilvl w:val="0"/>
          <w:numId w:val="1123"/>
        </w:numPr>
      </w:pPr>
      <w:r>
        <w:rPr>
          <w:b/>
          <w:bCs/>
        </w:rPr>
        <w:t xml:space="preserve">Clarify priorities and timelines</w:t>
      </w:r>
      <w:r>
        <w:t xml:space="preserve">: Agree on concrete milestones,</w:t>
      </w:r>
      <w:r>
        <w:t xml:space="preserve"> </w:t>
      </w:r>
      <w:r>
        <w:t xml:space="preserve">deadlines, and expectations for feedback turnarounds.</w:t>
      </w:r>
    </w:p>
    <w:p>
      <w:pPr>
        <w:pStyle w:val="Compact"/>
        <w:numPr>
          <w:ilvl w:val="0"/>
          <w:numId w:val="1123"/>
        </w:numPr>
      </w:pPr>
      <w:r>
        <w:rPr>
          <w:b/>
          <w:bCs/>
        </w:rPr>
        <w:t xml:space="preserve">Build a mentoring team</w:t>
      </w:r>
      <w:r>
        <w:t xml:space="preserve">: Seek guidance from multiple mentors,</w:t>
      </w:r>
      <w:r>
        <w:t xml:space="preserve"> </w:t>
      </w:r>
      <w:r>
        <w:t xml:space="preserve">including thesis committee members, peer mentors, senior graduate students,</w:t>
      </w:r>
      <w:r>
        <w:t xml:space="preserve"> </w:t>
      </w:r>
      <w:r>
        <w:t xml:space="preserve">and external collaborators.</w:t>
      </w:r>
      <w:r>
        <w:t xml:space="preserve"> </w:t>
      </w:r>
      <w:r>
        <w:t xml:space="preserve">No single mentor can meet all training, professional, and personal needs.</w:t>
      </w:r>
    </w:p>
    <w:bookmarkEnd w:id="899"/>
    <w:bookmarkStart w:id="900" w:name="sec-imposter-feelings"/>
    <w:p>
      <w:pPr>
        <w:pStyle w:val="Heading3"/>
      </w:pPr>
      <w:r>
        <w:t xml:space="preserve">22.3.2 Normalizing Setbacks and Imposter Feelings</w:t>
      </w:r>
    </w:p>
    <w:p>
      <w:pPr>
        <w:pStyle w:val="FirstParagraph"/>
      </w:pPr>
      <w:r>
        <w:t xml:space="preserve">Graduate training involves tackling open-ended scientific problems</w:t>
      </w:r>
      <w:r>
        <w:t xml:space="preserve"> </w:t>
      </w:r>
      <w:r>
        <w:t xml:space="preserve">where methods fail, experiments yield inconclusive results,</w:t>
      </w:r>
      <w:r>
        <w:t xml:space="preserve"> </w:t>
      </w:r>
      <w:r>
        <w:t xml:space="preserve">and manuscripts face rejection:</w:t>
      </w:r>
    </w:p>
    <w:p>
      <w:pPr>
        <w:pStyle w:val="Compact"/>
        <w:numPr>
          <w:ilvl w:val="0"/>
          <w:numId w:val="1124"/>
        </w:numPr>
      </w:pPr>
      <w:r>
        <w:rPr>
          <w:b/>
          <w:bCs/>
        </w:rPr>
        <w:t xml:space="preserve">Imposter feelings are common</w:t>
      </w:r>
      <w:r>
        <w:t xml:space="preserve">: Experiencing self-doubt or feeling underqualified</w:t>
      </w:r>
      <w:r>
        <w:t xml:space="preserve"> </w:t>
      </w:r>
      <w:r>
        <w:t xml:space="preserve">is a widely shared experience in high-rigor research environments,</w:t>
      </w:r>
      <w:r>
        <w:t xml:space="preserve"> </w:t>
      </w:r>
      <w:r>
        <w:t xml:space="preserve">especially during early transitions.</w:t>
      </w:r>
      <w:r>
        <w:t xml:space="preserve"> </w:t>
      </w:r>
      <w:r>
        <w:t xml:space="preserve">It reflects the challenging nature of scientific discovery,</w:t>
      </w:r>
      <w:r>
        <w:t xml:space="preserve"> </w:t>
      </w:r>
      <w:r>
        <w:t xml:space="preserve">not personal inadequacy.</w:t>
      </w:r>
    </w:p>
    <w:p>
      <w:pPr>
        <w:pStyle w:val="Compact"/>
        <w:numPr>
          <w:ilvl w:val="0"/>
          <w:numId w:val="1124"/>
        </w:numPr>
      </w:pPr>
      <w:r>
        <w:rPr>
          <w:b/>
          <w:bCs/>
        </w:rPr>
        <w:t xml:space="preserve">Analytical iterations are normal</w:t>
      </w:r>
      <w:r>
        <w:t xml:space="preserve">: Bugs, refactored data pipelines,</w:t>
      </w:r>
      <w:r>
        <w:t xml:space="preserve"> </w:t>
      </w:r>
      <w:r>
        <w:t xml:space="preserve">and revisions are standard components of the scientific process.</w:t>
      </w:r>
    </w:p>
    <w:p>
      <w:pPr>
        <w:pStyle w:val="Compact"/>
        <w:numPr>
          <w:ilvl w:val="0"/>
          <w:numId w:val="1124"/>
        </w:numPr>
      </w:pPr>
      <w:r>
        <w:rPr>
          <w:b/>
          <w:bCs/>
        </w:rPr>
        <w:t xml:space="preserve">Establish healthy boundaries</w:t>
      </w:r>
      <w:r>
        <w:t xml:space="preserve">: Sustainable productivity requires rest,</w:t>
      </w:r>
      <w:r>
        <w:t xml:space="preserve"> </w:t>
      </w:r>
      <w:r>
        <w:t xml:space="preserve">structured time off, and hobbies outside academia.</w:t>
      </w:r>
      <w:r>
        <w:t xml:space="preserve"> </w:t>
      </w:r>
      <w:r>
        <w:t xml:space="preserve">Seek out campus health and counseling resources when facing persistent stress.</w:t>
      </w:r>
    </w:p>
    <w:bookmarkEnd w:id="900"/>
    <w:bookmarkStart w:id="901" w:name="sec-demystifying-publishing"/>
    <w:p>
      <w:pPr>
        <w:pStyle w:val="Heading3"/>
      </w:pPr>
      <w:r>
        <w:t xml:space="preserve">22.3.3 Demystifying Publishing and Peer Review</w:t>
      </w:r>
    </w:p>
    <w:p>
      <w:pPr>
        <w:pStyle w:val="FirstParagraph"/>
      </w:pPr>
      <w:r>
        <w:t xml:space="preserve">Navigating scientific publication requires understanding the review lifecycle:</w:t>
      </w:r>
    </w:p>
    <w:p>
      <w:pPr>
        <w:pStyle w:val="Compact"/>
        <w:numPr>
          <w:ilvl w:val="0"/>
          <w:numId w:val="1125"/>
        </w:numPr>
      </w:pPr>
      <w:r>
        <w:rPr>
          <w:b/>
          <w:bCs/>
        </w:rPr>
        <w:t xml:space="preserve">Rejection is a normal part of publishing</w:t>
      </w:r>
      <w:r>
        <w:t xml:space="preserve">: In academic publishing,</w:t>
      </w:r>
      <w:r>
        <w:t xml:space="preserve"> </w:t>
      </w:r>
      <w:r>
        <w:t xml:space="preserve">manuscripts frequently undergo multiple rounds of submission;</w:t>
      </w:r>
      <w:r>
        <w:t xml:space="preserve"> </w:t>
      </w:r>
      <w:r>
        <w:t xml:space="preserve">rejection provides an opportunity to refine arguments</w:t>
      </w:r>
      <w:r>
        <w:t xml:space="preserve"> </w:t>
      </w:r>
      <w:r>
        <w:t xml:space="preserve">and submit to a better-matched venue.</w:t>
      </w:r>
    </w:p>
    <w:p>
      <w:pPr>
        <w:pStyle w:val="Compact"/>
        <w:numPr>
          <w:ilvl w:val="0"/>
          <w:numId w:val="1125"/>
        </w:numPr>
      </w:pPr>
      <w:r>
        <w:rPr>
          <w:b/>
          <w:bCs/>
        </w:rPr>
        <w:t xml:space="preserve">Approaching reviewer feedback</w:t>
      </w:r>
      <w:r>
        <w:t xml:space="preserve">: Read peer reviews,</w:t>
      </w:r>
      <w:r>
        <w:t xml:space="preserve"> </w:t>
      </w:r>
      <w:r>
        <w:t xml:space="preserve">step back for a day to process feedback,</w:t>
      </w:r>
      <w:r>
        <w:t xml:space="preserve"> </w:t>
      </w:r>
      <w:r>
        <w:t xml:space="preserve">and draft systematic, point-by-point response letters</w:t>
      </w:r>
      <w:r>
        <w:t xml:space="preserve"> </w:t>
      </w:r>
      <w:r>
        <w:t xml:space="preserve">using the guidance in</w:t>
      </w:r>
      <w:r>
        <w:t xml:space="preserve"> </w:t>
      </w:r>
      <w:hyperlink w:anchor="sec-responding-to-peer-review">
        <w:r>
          <w:rPr>
            <w:rStyle w:val="Hyperlink"/>
          </w:rPr>
          <w:t xml:space="preserve">Section 24.2</w:t>
        </w:r>
      </w:hyperlink>
      <w:r>
        <w:t xml:space="preserve">.</w:t>
      </w:r>
    </w:p>
    <w:p>
      <w:pPr>
        <w:pStyle w:val="Compact"/>
        <w:numPr>
          <w:ilvl w:val="0"/>
          <w:numId w:val="1125"/>
        </w:numPr>
      </w:pPr>
      <w:r>
        <w:rPr>
          <w:b/>
          <w:bCs/>
        </w:rPr>
        <w:t xml:space="preserve">Authorship conversations</w:t>
      </w:r>
      <w:r>
        <w:t xml:space="preserve">: Initiate discussions regarding authorship order</w:t>
      </w:r>
      <w:r>
        <w:t xml:space="preserve"> </w:t>
      </w:r>
      <w:r>
        <w:t xml:space="preserve">and contribution roles early in every project and revisit them regularly.</w:t>
      </w:r>
    </w:p>
    <w:bookmarkEnd w:id="901"/>
    <w:bookmarkStart w:id="902" w:name="sec-strategic-networking"/>
    <w:p>
      <w:pPr>
        <w:pStyle w:val="Heading3"/>
      </w:pPr>
      <w:r>
        <w:t xml:space="preserve">22.3.4 Strategic Networking and Visibility</w:t>
      </w:r>
    </w:p>
    <w:p>
      <w:pPr>
        <w:pStyle w:val="FirstParagraph"/>
      </w:pPr>
      <w:r>
        <w:t xml:space="preserve">Building professional connections expands research opportunities and career horizons:</w:t>
      </w:r>
    </w:p>
    <w:p>
      <w:pPr>
        <w:pStyle w:val="Compact"/>
        <w:numPr>
          <w:ilvl w:val="0"/>
          <w:numId w:val="1126"/>
        </w:numPr>
      </w:pPr>
      <w:r>
        <w:rPr>
          <w:b/>
          <w:bCs/>
        </w:rPr>
        <w:t xml:space="preserve">Conferences as networking venues</w:t>
      </w:r>
      <w:r>
        <w:t xml:space="preserve">: Prepare a clear 60-second summary</w:t>
      </w:r>
      <w:r>
        <w:t xml:space="preserve"> </w:t>
      </w:r>
      <w:r>
        <w:t xml:space="preserve">of your research question, key methods, and scientific impact.</w:t>
      </w:r>
    </w:p>
    <w:p>
      <w:pPr>
        <w:pStyle w:val="Compact"/>
        <w:numPr>
          <w:ilvl w:val="0"/>
          <w:numId w:val="1126"/>
        </w:numPr>
      </w:pPr>
      <w:r>
        <w:rPr>
          <w:b/>
          <w:bCs/>
        </w:rPr>
        <w:t xml:space="preserve">Engage with speakers</w:t>
      </w:r>
      <w:r>
        <w:t xml:space="preserve">: Introduce yourself after departmental seminars</w:t>
      </w:r>
      <w:r>
        <w:t xml:space="preserve"> </w:t>
      </w:r>
      <w:r>
        <w:t xml:space="preserve">or during poster sessions to ask focused questions about their work.</w:t>
      </w:r>
    </w:p>
    <w:p>
      <w:pPr>
        <w:pStyle w:val="Compact"/>
        <w:numPr>
          <w:ilvl w:val="0"/>
          <w:numId w:val="1126"/>
        </w:numPr>
      </w:pPr>
      <w:r>
        <w:rPr>
          <w:b/>
          <w:bCs/>
        </w:rPr>
        <w:t xml:space="preserve">Peer networks</w:t>
      </w:r>
      <w:r>
        <w:t xml:space="preserve">: Cultivate strong relationships with cohort members and lab peers;</w:t>
      </w:r>
      <w:r>
        <w:t xml:space="preserve"> </w:t>
      </w:r>
      <w:r>
        <w:t xml:space="preserve">colleagues at your career stage will become future collaborators,</w:t>
      </w:r>
      <w:r>
        <w:t xml:space="preserve"> </w:t>
      </w:r>
      <w:r>
        <w:t xml:space="preserve">reviewers, and lifelong allies.</w:t>
      </w:r>
    </w:p>
    <w:bookmarkEnd w:id="902"/>
    <w:bookmarkEnd w:id="903"/>
    <w:bookmarkStart w:id="907" w:name="presentations-and-conferences"/>
    <w:p>
      <w:pPr>
        <w:pStyle w:val="Heading2"/>
      </w:pPr>
      <w:r>
        <w:t xml:space="preserve">22.4 Presentations and Conferences</w:t>
      </w:r>
    </w:p>
    <w:p>
      <w:pPr>
        <w:pStyle w:val="FirstParagraph"/>
      </w:pPr>
      <w:r>
        <w:t xml:space="preserve">We encourage lab members to present their work at conferences and seminars:</w:t>
      </w:r>
    </w:p>
    <w:p>
      <w:pPr>
        <w:pStyle w:val="Compact"/>
        <w:numPr>
          <w:ilvl w:val="0"/>
          <w:numId w:val="1127"/>
        </w:numPr>
      </w:pPr>
      <w:r>
        <w:t xml:space="preserve">Discuss conference opportunities with PIs early</w:t>
      </w:r>
    </w:p>
    <w:p>
      <w:pPr>
        <w:pStyle w:val="Compact"/>
        <w:numPr>
          <w:ilvl w:val="0"/>
          <w:numId w:val="1127"/>
        </w:numPr>
      </w:pPr>
      <w:r>
        <w:t xml:space="preserve">Submit abstracts with PI approval</w:t>
      </w:r>
    </w:p>
    <w:p>
      <w:pPr>
        <w:pStyle w:val="Compact"/>
        <w:numPr>
          <w:ilvl w:val="0"/>
          <w:numId w:val="1127"/>
        </w:numPr>
      </w:pPr>
      <w:r>
        <w:t xml:space="preserve">Practice presentations in lab meeting before the conference</w:t>
      </w:r>
    </w:p>
    <w:p>
      <w:pPr>
        <w:pStyle w:val="Compact"/>
        <w:numPr>
          <w:ilvl w:val="0"/>
          <w:numId w:val="1127"/>
        </w:numPr>
      </w:pPr>
      <w:r>
        <w:t xml:space="preserve">Prioritize clear visuals over text-dense slides following our</w:t>
      </w:r>
      <w:r>
        <w:t xml:space="preserve"> </w:t>
      </w:r>
      <w:hyperlink w:anchor="sec-show-dont-tell">
        <w:r>
          <w:rPr>
            <w:rStyle w:val="Hyperlink"/>
          </w:rPr>
          <w:t xml:space="preserve">Show, Don’t Tell</w:t>
        </w:r>
      </w:hyperlink>
      <w:r>
        <w:t xml:space="preserve"> </w:t>
      </w:r>
      <w:r>
        <w:t xml:space="preserve">principle</w:t>
      </w:r>
    </w:p>
    <w:p>
      <w:pPr>
        <w:pStyle w:val="Compact"/>
        <w:numPr>
          <w:ilvl w:val="0"/>
          <w:numId w:val="1127"/>
        </w:numPr>
      </w:pPr>
      <w:r>
        <w:t xml:space="preserve">Funding for conferences depends on availability and should be discussed in advance</w:t>
      </w:r>
    </w:p>
    <w:bookmarkStart w:id="906" w:name="sec-slide-deck-guidelines"/>
    <w:p>
      <w:pPr>
        <w:pStyle w:val="Heading3"/>
      </w:pPr>
      <w:r>
        <w:t xml:space="preserve">22.4.1 Slides, posters, and figures</w:t>
      </w:r>
    </w:p>
    <w:p>
      <w:pPr>
        <w:pStyle w:val="FirstParagraph"/>
      </w:pPr>
      <w:r>
        <w:t xml:space="preserve">Our guidelines for slide decks,</w:t>
      </w:r>
      <w:r>
        <w:t xml:space="preserve"> </w:t>
      </w:r>
      <w:r>
        <w:t xml:space="preserve">our presentation and poster resources,</w:t>
      </w:r>
      <w:r>
        <w:t xml:space="preserve"> </w:t>
      </w:r>
      <w:r>
        <w:t xml:space="preserve">and our checklist for scientific figures</w:t>
      </w:r>
      <w:r>
        <w:t xml:space="preserve"> </w:t>
      </w:r>
      <w:r>
        <w:t xml:space="preserve">have moved to</w:t>
      </w:r>
      <w:r>
        <w:t xml:space="preserve"> </w:t>
      </w:r>
      <w:hyperlink r:id="rId853">
        <w:r>
          <w:rPr>
            <w:rStyle w:val="Hyperlink"/>
          </w:rPr>
          <w:t xml:space="preserve">Slides, posters, and figures</w:t>
        </w:r>
      </w:hyperlink>
      <w:r>
        <w:t xml:space="preserve"> </w:t>
      </w:r>
      <w:r>
        <w:t xml:space="preserve">in</w:t>
      </w:r>
      <w:r>
        <w:t xml:space="preserve"> </w:t>
      </w:r>
      <w:hyperlink r:id="rId852">
        <w:r>
          <w:rPr>
            <w:rStyle w:val="Hyperlink"/>
            <w:i/>
            <w:iCs/>
          </w:rPr>
          <w:t xml:space="preserve">Principles of Scientific Writing</w:t>
        </w:r>
      </w:hyperlink>
      <w:r>
        <w:t xml:space="preserve">.</w:t>
      </w:r>
    </w:p>
    <w:p>
      <w:pPr>
        <w:pStyle w:val="BodyText"/>
      </w:pPr>
      <w:bookmarkStart w:id="904" w:name="sec-presentation-resources"/>
      <w:bookmarkEnd w:id="904"/>
      <w:r>
        <w:t xml:space="preserve"> </w:t>
      </w:r>
      <w:bookmarkStart w:id="905" w:name="scientific-figures"/>
      <w:bookmarkEnd w:id="905"/>
    </w:p>
    <w:bookmarkEnd w:id="906"/>
    <w:bookmarkEnd w:id="907"/>
    <w:bookmarkStart w:id="909" w:name="grant-writing"/>
    <w:p>
      <w:pPr>
        <w:pStyle w:val="Heading2"/>
      </w:pPr>
      <w:r>
        <w:t xml:space="preserve">22.5 Grant Writing</w:t>
      </w:r>
    </w:p>
    <w:p>
      <w:pPr>
        <w:pStyle w:val="Compact"/>
        <w:numPr>
          <w:ilvl w:val="0"/>
          <w:numId w:val="1128"/>
        </w:numPr>
      </w:pPr>
      <w:r>
        <w:t xml:space="preserve">Graduate students and postdocs are encouraged to apply for fellowships (e.g., NIH F31, NSF GRFP, K awards)</w:t>
      </w:r>
    </w:p>
    <w:p>
      <w:pPr>
        <w:pStyle w:val="Compact"/>
        <w:numPr>
          <w:ilvl w:val="0"/>
          <w:numId w:val="1128"/>
        </w:numPr>
      </w:pPr>
      <w:r>
        <w:t xml:space="preserve">PIs will support fellowship applications with feedback, letters of support, and mentoring</w:t>
      </w:r>
    </w:p>
    <w:p>
      <w:pPr>
        <w:pStyle w:val="Compact"/>
        <w:numPr>
          <w:ilvl w:val="0"/>
          <w:numId w:val="1128"/>
        </w:numPr>
      </w:pPr>
      <w:r>
        <w:t xml:space="preserve">Start planning fellowship applications well in advance of deadlines (typically 3-6 months)</w:t>
      </w:r>
    </w:p>
    <w:p>
      <w:pPr>
        <w:pStyle w:val="Compact"/>
        <w:numPr>
          <w:ilvl w:val="0"/>
          <w:numId w:val="1128"/>
        </w:numPr>
      </w:pPr>
      <w:r>
        <w:t xml:space="preserve">Attend grant writing workshops and seek feedback from multiple sources</w:t>
      </w:r>
    </w:p>
    <w:p>
      <w:pPr>
        <w:pStyle w:val="FirstParagraph"/>
      </w:pPr>
      <w:r>
        <w:rPr>
          <w:b/>
          <w:bCs/>
        </w:rPr>
        <w:t xml:space="preserve">Resources:</w:t>
      </w:r>
    </w:p>
    <w:p>
      <w:pPr>
        <w:pStyle w:val="Compact"/>
        <w:numPr>
          <w:ilvl w:val="0"/>
          <w:numId w:val="1129"/>
        </w:numPr>
      </w:pPr>
      <w:hyperlink r:id="rId875">
        <w:r>
          <w:rPr>
            <w:rStyle w:val="Hyperlink"/>
          </w:rPr>
          <w:t xml:space="preserve">Building Your Funding Train</w:t>
        </w:r>
      </w:hyperlink>
    </w:p>
    <w:p>
      <w:pPr>
        <w:pStyle w:val="Compact"/>
        <w:numPr>
          <w:ilvl w:val="0"/>
          <w:numId w:val="1129"/>
        </w:numPr>
      </w:pPr>
      <w:hyperlink r:id="rId908">
        <w:r>
          <w:rPr>
            <w:rStyle w:val="Hyperlink"/>
          </w:rPr>
          <w:t xml:space="preserve">NIH Funding Opportunities</w:t>
        </w:r>
      </w:hyperlink>
    </w:p>
    <w:p>
      <w:pPr>
        <w:pStyle w:val="Compact"/>
        <w:numPr>
          <w:ilvl w:val="0"/>
          <w:numId w:val="1129"/>
        </w:numPr>
      </w:pPr>
      <w:hyperlink r:id="rId876">
        <w:r>
          <w:rPr>
            <w:rStyle w:val="Hyperlink"/>
          </w:rPr>
          <w:t xml:space="preserve">NIH Grant Writing Resources</w:t>
        </w:r>
      </w:hyperlink>
    </w:p>
    <w:bookmarkEnd w:id="909"/>
    <w:bookmarkStart w:id="920" w:name="sec-dissertation-requirements"/>
    <w:p>
      <w:pPr>
        <w:pStyle w:val="Heading2"/>
      </w:pPr>
      <w:r>
        <w:t xml:space="preserve">22.6 PhD Dissertation Requirements</w:t>
      </w:r>
    </w:p>
    <w:p>
      <w:pPr>
        <w:pStyle w:val="FirstParagraph"/>
      </w:pPr>
      <w:r>
        <w:t xml:space="preserve">Understanding what constitutes a sufficient PhD dissertation is crucial for setting realistic expectations and timelines.</w:t>
      </w:r>
      <w:r>
        <w:t xml:space="preserve"> </w:t>
      </w:r>
      <w:r>
        <w:t xml:space="preserve">The dissertation represents an important milestone,</w:t>
      </w:r>
      <w:r>
        <w:t xml:space="preserve"> </w:t>
      </w:r>
      <w:r>
        <w:t xml:space="preserve">but it doesn’t need to be your magnum opus.</w:t>
      </w:r>
    </w:p>
    <w:bookmarkStart w:id="910" w:name="review-previous-dissertations"/>
    <w:p>
      <w:pPr>
        <w:pStyle w:val="Heading3"/>
      </w:pPr>
      <w:r>
        <w:t xml:space="preserve">22.6.1 Review Previous Dissertations</w:t>
      </w:r>
    </w:p>
    <w:p>
      <w:pPr>
        <w:pStyle w:val="FirstParagraph"/>
      </w:pPr>
      <w:r>
        <w:t xml:space="preserve">Before setting your dissertation goals,</w:t>
      </w:r>
      <w:r>
        <w:t xml:space="preserve"> </w:t>
      </w:r>
      <w:r>
        <w:t xml:space="preserve">read previous dissertations from students in your program.</w:t>
      </w:r>
      <w:r>
        <w:t xml:space="preserve"> </w:t>
      </w:r>
      <w:r>
        <w:t xml:space="preserve">This helps you:</w:t>
      </w:r>
    </w:p>
    <w:p>
      <w:pPr>
        <w:pStyle w:val="Compact"/>
        <w:numPr>
          <w:ilvl w:val="0"/>
          <w:numId w:val="1130"/>
        </w:numPr>
      </w:pPr>
      <w:r>
        <w:t xml:space="preserve">Understand the typical scope and depth expected</w:t>
      </w:r>
    </w:p>
    <w:p>
      <w:pPr>
        <w:pStyle w:val="Compact"/>
        <w:numPr>
          <w:ilvl w:val="0"/>
          <w:numId w:val="1130"/>
        </w:numPr>
      </w:pPr>
      <w:r>
        <w:t xml:space="preserve">See different approaches to structure and presentation</w:t>
      </w:r>
    </w:p>
    <w:p>
      <w:pPr>
        <w:pStyle w:val="Compact"/>
        <w:numPr>
          <w:ilvl w:val="0"/>
          <w:numId w:val="1130"/>
        </w:numPr>
      </w:pPr>
      <w:r>
        <w:t xml:space="preserve">Calibrate your expectations based on successful examples</w:t>
      </w:r>
    </w:p>
    <w:p>
      <w:pPr>
        <w:pStyle w:val="Compact"/>
        <w:numPr>
          <w:ilvl w:val="0"/>
          <w:numId w:val="1130"/>
        </w:numPr>
      </w:pPr>
      <w:r>
        <w:t xml:space="preserve">Identify common patterns and standards in your field</w:t>
      </w:r>
    </w:p>
    <w:p>
      <w:pPr>
        <w:pStyle w:val="FirstParagraph"/>
      </w:pPr>
      <w:r>
        <w:t xml:space="preserve">Most universities maintain electronic dissertation repositories,</w:t>
      </w:r>
      <w:r>
        <w:t xml:space="preserve"> </w:t>
      </w:r>
      <w:r>
        <w:t xml:space="preserve">making it easy to access recent examples from your program.</w:t>
      </w:r>
    </w:p>
    <w:bookmarkEnd w:id="910"/>
    <w:bookmarkStart w:id="911" w:name="publication-requirements"/>
    <w:p>
      <w:pPr>
        <w:pStyle w:val="Heading3"/>
      </w:pPr>
      <w:r>
        <w:t xml:space="preserve">22.6.2 Publication Requirements</w:t>
      </w:r>
    </w:p>
    <w:p>
      <w:pPr>
        <w:pStyle w:val="FirstParagraph"/>
      </w:pPr>
      <w:r>
        <w:t xml:space="preserve">Three first-author papers typically suffice for a dissertation in public health and biomedical sciences.</w:t>
      </w:r>
      <w:r>
        <w:t xml:space="preserve"> </w:t>
      </w:r>
      <w:r>
        <w:t xml:space="preserve">If academic peers in reputable journals have approved your work through peer review,</w:t>
      </w:r>
      <w:r>
        <w:t xml:space="preserve"> </w:t>
      </w:r>
      <w:r>
        <w:t xml:space="preserve">this demonstrates that your research meets professional standards.</w:t>
      </w:r>
      <w:r>
        <w:t xml:space="preserve"> </w:t>
      </w:r>
      <w:r>
        <w:t xml:space="preserve">Your dissertation committee should recognize this external validation.</w:t>
      </w:r>
    </w:p>
    <w:p>
      <w:pPr>
        <w:pStyle w:val="BodyText"/>
      </w:pPr>
      <w:r>
        <w:t xml:space="preserve">The specific publication requirements may vary by program and institution,</w:t>
      </w:r>
      <w:r>
        <w:t xml:space="preserve"> </w:t>
      </w:r>
      <w:r>
        <w:t xml:space="preserve">so consult your program’s guidelines and discuss expectations with your committee early.</w:t>
      </w:r>
      <w:r>
        <w:t xml:space="preserve"> </w:t>
      </w:r>
      <w:r>
        <w:t xml:space="preserve">However, three substantial first-author publications generally demonstrate:</w:t>
      </w:r>
    </w:p>
    <w:p>
      <w:pPr>
        <w:pStyle w:val="Compact"/>
        <w:numPr>
          <w:ilvl w:val="0"/>
          <w:numId w:val="1131"/>
        </w:numPr>
      </w:pPr>
      <w:r>
        <w:t xml:space="preserve">Independent research capability</w:t>
      </w:r>
    </w:p>
    <w:p>
      <w:pPr>
        <w:pStyle w:val="Compact"/>
        <w:numPr>
          <w:ilvl w:val="0"/>
          <w:numId w:val="1131"/>
        </w:numPr>
      </w:pPr>
      <w:r>
        <w:t xml:space="preserve">Ability to communicate findings effectively</w:t>
      </w:r>
    </w:p>
    <w:p>
      <w:pPr>
        <w:pStyle w:val="Compact"/>
        <w:numPr>
          <w:ilvl w:val="0"/>
          <w:numId w:val="1131"/>
        </w:numPr>
      </w:pPr>
      <w:r>
        <w:t xml:space="preserve">Contribution to the scientific literature</w:t>
      </w:r>
    </w:p>
    <w:p>
      <w:pPr>
        <w:pStyle w:val="Compact"/>
        <w:numPr>
          <w:ilvl w:val="0"/>
          <w:numId w:val="1131"/>
        </w:numPr>
      </w:pPr>
      <w:r>
        <w:t xml:space="preserve">Readiness for an academic or research career</w:t>
      </w:r>
    </w:p>
    <w:bookmarkEnd w:id="911"/>
    <w:bookmarkStart w:id="912" w:name="external-validation-and-fast-tracking"/>
    <w:p>
      <w:pPr>
        <w:pStyle w:val="Heading3"/>
      </w:pPr>
      <w:r>
        <w:t xml:space="preserve">22.6.3 External Validation and Fast-Tracking</w:t>
      </w:r>
    </w:p>
    <w:p>
      <w:pPr>
        <w:pStyle w:val="FirstParagraph"/>
      </w:pPr>
      <w:r>
        <w:t xml:space="preserve">If you have a job offer waiting,</w:t>
      </w:r>
      <w:r>
        <w:t xml:space="preserve"> </w:t>
      </w:r>
      <w:r>
        <w:t xml:space="preserve">you can usually get fast-tracked through the dissertation process.</w:t>
      </w:r>
      <w:r>
        <w:t xml:space="preserve"> </w:t>
      </w:r>
      <w:r>
        <w:t xml:space="preserve">The reasoning is straightforward:</w:t>
      </w:r>
      <w:r>
        <w:t xml:space="preserve"> </w:t>
      </w:r>
      <w:r>
        <w:t xml:space="preserve">your work has been externally validated as worthwhile by prospective employers.</w:t>
      </w:r>
    </w:p>
    <w:p>
      <w:pPr>
        <w:pStyle w:val="BodyText"/>
      </w:pPr>
      <w:r>
        <w:t xml:space="preserve">Since most post-PhD positions offer better compensation than graduate stipends,</w:t>
      </w:r>
      <w:r>
        <w:t xml:space="preserve"> </w:t>
      </w:r>
      <w:r>
        <w:t xml:space="preserve">it’s difficult to justify prolonging your graduation</w:t>
      </w:r>
      <w:r>
        <w:t xml:space="preserve"> </w:t>
      </w:r>
      <w:r>
        <w:t xml:space="preserve">when you’ve already demonstrated professional competence.</w:t>
      </w:r>
      <w:r>
        <w:t xml:space="preserve"> </w:t>
      </w:r>
      <w:r>
        <w:t xml:space="preserve">This applies whether the job offer is in academia,</w:t>
      </w:r>
      <w:r>
        <w:t xml:space="preserve"> </w:t>
      </w:r>
      <w:r>
        <w:t xml:space="preserve">industry,</w:t>
      </w:r>
      <w:r>
        <w:t xml:space="preserve"> </w:t>
      </w:r>
      <w:r>
        <w:t xml:space="preserve">government,</w:t>
      </w:r>
      <w:r>
        <w:t xml:space="preserve"> </w:t>
      </w:r>
      <w:r>
        <w:t xml:space="preserve">or nonprofit sectors.</w:t>
      </w:r>
    </w:p>
    <w:bookmarkEnd w:id="912"/>
    <w:bookmarkStart w:id="916" w:name="Xf7e5f1b0b64a3c55df6fef626e920eee1335225"/>
    <w:p>
      <w:pPr>
        <w:pStyle w:val="Heading3"/>
      </w:pPr>
      <w:r>
        <w:t xml:space="preserve">22.6.4 Historical Context: The Masterpiece Tradition</w:t>
      </w:r>
    </w:p>
    <w:p>
      <w:pPr>
        <w:pStyle w:val="FirstParagraph"/>
      </w:pPr>
      <w:r>
        <w:t xml:space="preserve">The</w:t>
      </w:r>
      <w:r>
        <w:t xml:space="preserve"> </w:t>
      </w:r>
      <w:hyperlink r:id="rId913">
        <w:r>
          <w:rPr>
            <w:rStyle w:val="Hyperlink"/>
          </w:rPr>
          <w:t xml:space="preserve">dissertation</w:t>
        </w:r>
      </w:hyperlink>
      <w:r>
        <w:t xml:space="preserve"> </w:t>
      </w:r>
      <w:r>
        <w:t xml:space="preserve">(or thesis),</w:t>
      </w:r>
      <w:r>
        <w:t xml:space="preserve"> </w:t>
      </w:r>
      <w:r>
        <w:t xml:space="preserve">a requirement for earning a</w:t>
      </w:r>
      <w:r>
        <w:t xml:space="preserve"> </w:t>
      </w:r>
      <w:hyperlink r:id="rId914">
        <w:r>
          <w:rPr>
            <w:rStyle w:val="Hyperlink"/>
          </w:rPr>
          <w:t xml:space="preserve">PhD</w:t>
        </w:r>
      </w:hyperlink>
      <w:r>
        <w:t xml:space="preserve">,</w:t>
      </w:r>
      <w:r>
        <w:t xml:space="preserve"> </w:t>
      </w:r>
      <w:r>
        <w:t xml:space="preserve">is a spiritual successor to an apprentice’s</w:t>
      </w:r>
      <w:r>
        <w:t xml:space="preserve"> </w:t>
      </w:r>
      <w:hyperlink r:id="rId915">
        <w:r>
          <w:rPr>
            <w:rStyle w:val="Hyperlink"/>
          </w:rPr>
          <w:t xml:space="preserve">masterpiece</w:t>
        </w:r>
      </w:hyperlink>
      <w:r>
        <w:t xml:space="preserve"> </w:t>
      </w:r>
      <w:r>
        <w:t xml:space="preserve">in craft guilds.</w:t>
      </w:r>
      <w:r>
        <w:t xml:space="preserve"> </w:t>
      </w:r>
      <w:r>
        <w:t xml:space="preserve">Historically,</w:t>
      </w:r>
      <w:r>
        <w:t xml:space="preserve"> </w:t>
      </w:r>
      <w:r>
        <w:t xml:space="preserve">a masterpiece was the piece of work that demonstrated an apprentice had achieved sufficient skill to join the guild as a master craftsperson.</w:t>
      </w:r>
      <w:r>
        <w:t xml:space="preserve"> </w:t>
      </w:r>
      <w:r>
        <w:t xml:space="preserve">It was not meant to be the best work they would ever produce—it was meant to prove they were ready to work independently.</w:t>
      </w:r>
    </w:p>
    <w:p>
      <w:pPr>
        <w:pStyle w:val="BodyText"/>
      </w:pPr>
      <w:r>
        <w:t xml:space="preserve">Similarly,</w:t>
      </w:r>
      <w:r>
        <w:t xml:space="preserve"> </w:t>
      </w:r>
      <w:r>
        <w:t xml:space="preserve">your dissertation should demonstrate that you’re ready to conduct independent research.</w:t>
      </w:r>
      <w:r>
        <w:t xml:space="preserve"> </w:t>
      </w:r>
      <w:r>
        <w:t xml:space="preserve">It’s your first professional-level work,</w:t>
      </w:r>
      <w:r>
        <w:t xml:space="preserve"> </w:t>
      </w:r>
      <w:r>
        <w:t xml:space="preserve">not your career highlight.</w:t>
      </w:r>
      <w:r>
        <w:t xml:space="preserve"> </w:t>
      </w:r>
      <w:r>
        <w:t xml:space="preserve">This perspective helps set appropriate expectations:</w:t>
      </w:r>
    </w:p>
    <w:p>
      <w:pPr>
        <w:pStyle w:val="Compact"/>
        <w:numPr>
          <w:ilvl w:val="0"/>
          <w:numId w:val="1132"/>
        </w:numPr>
      </w:pPr>
      <w:r>
        <w:t xml:space="preserve">The dissertation proves you can conduct rigorous research</w:t>
      </w:r>
    </w:p>
    <w:p>
      <w:pPr>
        <w:pStyle w:val="Compact"/>
        <w:numPr>
          <w:ilvl w:val="0"/>
          <w:numId w:val="1132"/>
        </w:numPr>
      </w:pPr>
      <w:r>
        <w:t xml:space="preserve">It doesn’t need to solve every problem in your field</w:t>
      </w:r>
    </w:p>
    <w:p>
      <w:pPr>
        <w:pStyle w:val="Compact"/>
        <w:numPr>
          <w:ilvl w:val="0"/>
          <w:numId w:val="1132"/>
        </w:numPr>
      </w:pPr>
      <w:r>
        <w:t xml:space="preserve">It doesn’t need to be flawless</w:t>
      </w:r>
    </w:p>
    <w:p>
      <w:pPr>
        <w:pStyle w:val="Compact"/>
        <w:numPr>
          <w:ilvl w:val="0"/>
          <w:numId w:val="1132"/>
        </w:numPr>
      </w:pPr>
      <w:r>
        <w:t xml:space="preserve">It doesn’t need to be all-encompassing</w:t>
      </w:r>
    </w:p>
    <w:p>
      <w:pPr>
        <w:pStyle w:val="Compact"/>
        <w:numPr>
          <w:ilvl w:val="0"/>
          <w:numId w:val="1132"/>
        </w:numPr>
      </w:pPr>
      <w:r>
        <w:t xml:space="preserve">It just needs to constitute incremental progress in your field</w:t>
      </w:r>
    </w:p>
    <w:bookmarkEnd w:id="916"/>
    <w:bookmarkStart w:id="917" w:name="setting-realistic-expectations"/>
    <w:p>
      <w:pPr>
        <w:pStyle w:val="Heading3"/>
      </w:pPr>
      <w:r>
        <w:t xml:space="preserve">22.6.5 Setting Realistic Expectations</w:t>
      </w:r>
    </w:p>
    <w:p>
      <w:pPr>
        <w:pStyle w:val="FirstParagraph"/>
      </w:pPr>
      <w:r>
        <w:t xml:space="preserve">Many PhD students struggle with perfectionism or</w:t>
      </w:r>
      <w:r>
        <w:t xml:space="preserve"> </w:t>
      </w:r>
      <w:r>
        <w:t xml:space="preserve">“scope creep”</w:t>
      </w:r>
      <w:r>
        <w:t xml:space="preserve"> </w:t>
      </w:r>
      <w:r>
        <w:t xml:space="preserve">in their dissertations.</w:t>
      </w:r>
      <w:r>
        <w:t xml:space="preserve"> </w:t>
      </w:r>
      <w:r>
        <w:t xml:space="preserve">Remember:</w:t>
      </w:r>
    </w:p>
    <w:p>
      <w:pPr>
        <w:pStyle w:val="Compact"/>
        <w:numPr>
          <w:ilvl w:val="0"/>
          <w:numId w:val="1133"/>
        </w:numPr>
      </w:pPr>
      <w:r>
        <w:t xml:space="preserve">Done is better than perfect when it comes to dissertations</w:t>
      </w:r>
    </w:p>
    <w:p>
      <w:pPr>
        <w:pStyle w:val="Compact"/>
        <w:numPr>
          <w:ilvl w:val="0"/>
          <w:numId w:val="1133"/>
        </w:numPr>
      </w:pPr>
      <w:r>
        <w:t xml:space="preserve">You’ll have your entire career to refine and expand on these ideas</w:t>
      </w:r>
    </w:p>
    <w:p>
      <w:pPr>
        <w:pStyle w:val="Compact"/>
        <w:numPr>
          <w:ilvl w:val="0"/>
          <w:numId w:val="1133"/>
        </w:numPr>
      </w:pPr>
      <w:r>
        <w:t xml:space="preserve">The goal is to finish and move forward,</w:t>
      </w:r>
      <w:r>
        <w:t xml:space="preserve"> </w:t>
      </w:r>
      <w:r>
        <w:t xml:space="preserve">not to write the definitive work on your topic</w:t>
      </w:r>
    </w:p>
    <w:p>
      <w:pPr>
        <w:pStyle w:val="Compact"/>
        <w:numPr>
          <w:ilvl w:val="0"/>
          <w:numId w:val="1133"/>
        </w:numPr>
      </w:pPr>
      <w:r>
        <w:t xml:space="preserve">Your committee wants to see you succeed and graduate</w:t>
      </w:r>
    </w:p>
    <w:p>
      <w:pPr>
        <w:pStyle w:val="FirstParagraph"/>
      </w:pPr>
      <w:r>
        <w:t xml:space="preserve">Focus on making a solid,</w:t>
      </w:r>
      <w:r>
        <w:t xml:space="preserve"> </w:t>
      </w:r>
      <w:r>
        <w:t xml:space="preserve">incremental contribution to knowledge in your field.</w:t>
      </w:r>
      <w:r>
        <w:t xml:space="preserve"> </w:t>
      </w:r>
      <w:r>
        <w:t xml:space="preserve">That’s what a dissertation is meant to be—no more,</w:t>
      </w:r>
      <w:r>
        <w:t xml:space="preserve"> </w:t>
      </w:r>
      <w:r>
        <w:t xml:space="preserve">no less.</w:t>
      </w:r>
    </w:p>
    <w:bookmarkEnd w:id="917"/>
    <w:bookmarkStart w:id="919" w:name="resources-1"/>
    <w:p>
      <w:pPr>
        <w:pStyle w:val="Heading3"/>
      </w:pPr>
      <w:r>
        <w:t xml:space="preserve">22.6.6 Resources</w:t>
      </w:r>
    </w:p>
    <w:p>
      <w:pPr>
        <w:pStyle w:val="FirstParagraph"/>
      </w:pPr>
      <w:r>
        <w:rPr>
          <w:b/>
          <w:bCs/>
        </w:rPr>
        <w:t xml:space="preserve">Dissertation writing tools:</w:t>
      </w:r>
    </w:p>
    <w:p>
      <w:pPr>
        <w:pStyle w:val="Compact"/>
        <w:numPr>
          <w:ilvl w:val="0"/>
          <w:numId w:val="1134"/>
        </w:numPr>
      </w:pPr>
      <w:hyperlink r:id="rId918">
        <w:r>
          <w:rPr>
            <w:rStyle w:val="Hyperlink"/>
          </w:rPr>
          <w:t xml:space="preserve">quarto-thesis</w:t>
        </w:r>
      </w:hyperlink>
      <w:r>
        <w:t xml:space="preserve"> </w:t>
      </w:r>
      <w:r>
        <w:t xml:space="preserve">- Quarto extension for creating masters or PhD theses with professional LaTeX formatting</w:t>
      </w:r>
    </w:p>
    <w:bookmarkEnd w:id="919"/>
    <w:bookmarkEnd w:id="920"/>
    <w:bookmarkStart w:id="922" w:name="teaching-and-outreach"/>
    <w:p>
      <w:pPr>
        <w:pStyle w:val="Heading2"/>
      </w:pPr>
      <w:r>
        <w:t xml:space="preserve">22.7 Teaching and Outreach</w:t>
      </w:r>
    </w:p>
    <w:p>
      <w:pPr>
        <w:pStyle w:val="FirstParagraph"/>
      </w:pPr>
      <w:r>
        <w:t xml:space="preserve">Teaching and outreach are valuable professional development opportunities:</w:t>
      </w:r>
    </w:p>
    <w:p>
      <w:pPr>
        <w:pStyle w:val="Compact"/>
        <w:numPr>
          <w:ilvl w:val="0"/>
          <w:numId w:val="1135"/>
        </w:numPr>
      </w:pPr>
      <w:r>
        <w:t xml:space="preserve">Graduate students are encouraged to gain teaching experience</w:t>
      </w:r>
    </w:p>
    <w:p>
      <w:pPr>
        <w:pStyle w:val="Compact"/>
        <w:numPr>
          <w:ilvl w:val="0"/>
          <w:numId w:val="1135"/>
        </w:numPr>
      </w:pPr>
      <w:r>
        <w:t xml:space="preserve">We support science communication and outreach activities</w:t>
      </w:r>
    </w:p>
    <w:p>
      <w:pPr>
        <w:pStyle w:val="Compact"/>
        <w:numPr>
          <w:ilvl w:val="0"/>
          <w:numId w:val="1135"/>
        </w:numPr>
      </w:pPr>
      <w:r>
        <w:t xml:space="preserve">Discuss opportunities with PIs</w:t>
      </w:r>
    </w:p>
    <w:p>
      <w:pPr>
        <w:pStyle w:val="FirstParagraph"/>
      </w:pPr>
      <w:r>
        <w:t xml:space="preserve">The</w:t>
      </w:r>
      <w:r>
        <w:t xml:space="preserve"> </w:t>
      </w:r>
      <w:hyperlink r:id="rId743">
        <w:r>
          <w:rPr>
            <w:rStyle w:val="Hyperlink"/>
          </w:rPr>
          <w:t xml:space="preserve">UC Davis DataLab</w:t>
        </w:r>
      </w:hyperlink>
      <w:r>
        <w:t xml:space="preserve"> </w:t>
      </w:r>
      <w:r>
        <w:t xml:space="preserve">offers various workshops and learning materials that can support your teaching and professional development. Their</w:t>
      </w:r>
      <w:r>
        <w:t xml:space="preserve"> </w:t>
      </w:r>
      <w:hyperlink r:id="rId921">
        <w:r>
          <w:rPr>
            <w:rStyle w:val="Hyperlink"/>
          </w:rPr>
          <w:t xml:space="preserve">workshop index</w:t>
        </w:r>
      </w:hyperlink>
      <w:r>
        <w:t xml:space="preserve"> </w:t>
      </w:r>
      <w:r>
        <w:t xml:space="preserve">provides a comprehensive catalog of available resources.</w:t>
      </w:r>
    </w:p>
    <w:bookmarkEnd w:id="922"/>
    <w:bookmarkStart w:id="923" w:name="networking"/>
    <w:p>
      <w:pPr>
        <w:pStyle w:val="Heading2"/>
      </w:pPr>
      <w:r>
        <w:t xml:space="preserve">22.8 Networking</w:t>
      </w:r>
    </w:p>
    <w:p>
      <w:pPr>
        <w:pStyle w:val="FirstParagraph"/>
      </w:pPr>
      <w:r>
        <w:t xml:space="preserve">Building a professional network is important for your career:</w:t>
      </w:r>
    </w:p>
    <w:p>
      <w:pPr>
        <w:pStyle w:val="Compact"/>
        <w:numPr>
          <w:ilvl w:val="0"/>
          <w:numId w:val="1136"/>
        </w:numPr>
      </w:pPr>
      <w:r>
        <w:t xml:space="preserve">Attend seminars and departmental events</w:t>
      </w:r>
    </w:p>
    <w:p>
      <w:pPr>
        <w:pStyle w:val="Compact"/>
        <w:numPr>
          <w:ilvl w:val="0"/>
          <w:numId w:val="1136"/>
        </w:numPr>
      </w:pPr>
      <w:r>
        <w:t xml:space="preserve">Connect with researchers in your field</w:t>
      </w:r>
    </w:p>
    <w:p>
      <w:pPr>
        <w:pStyle w:val="Compact"/>
        <w:numPr>
          <w:ilvl w:val="0"/>
          <w:numId w:val="1136"/>
        </w:numPr>
      </w:pPr>
      <w:r>
        <w:t xml:space="preserve">Join professional societies</w:t>
      </w:r>
    </w:p>
    <w:p>
      <w:pPr>
        <w:pStyle w:val="Compact"/>
        <w:numPr>
          <w:ilvl w:val="0"/>
          <w:numId w:val="1136"/>
        </w:numPr>
      </w:pPr>
      <w:r>
        <w:t xml:space="preserve">Use professional social media platforms to share research and engage with the scientific community</w:t>
      </w:r>
    </w:p>
    <w:p>
      <w:r>
        <w:br w:type="page"/>
      </w:r>
    </w:p>
    <w:bookmarkEnd w:id="923"/>
    <w:bookmarkEnd w:id="924"/>
    <w:bookmarkStart w:id="931" w:name="sec-writing"/>
    <w:p>
      <w:pPr>
        <w:pStyle w:val="Heading1"/>
      </w:pPr>
      <w:r>
        <w:t xml:space="preserve">23. Writing</w:t>
      </w:r>
    </w:p>
    <w:bookmarkStart w:id="925" w:name="writing-to-clarify-your-thinking"/>
    <w:p>
      <w:pPr>
        <w:pStyle w:val="Heading2"/>
      </w:pPr>
      <w:r>
        <w:t xml:space="preserve">23.1 Writing to Clarify Your Thinking</w:t>
      </w:r>
    </w:p>
    <w:p>
      <w:pPr>
        <w:pStyle w:val="FirstParagraph"/>
      </w:pPr>
      <w:r>
        <w:t xml:space="preserve">Writing is a powerful tool for clarifying your thoughts,</w:t>
      </w:r>
      <w:r>
        <w:t xml:space="preserve"> </w:t>
      </w:r>
      <w:r>
        <w:t xml:space="preserve">even before you start searching for answers.</w:t>
      </w:r>
      <w:r>
        <w:t xml:space="preserve"> </w:t>
      </w:r>
      <w:r>
        <w:t xml:space="preserve">When questions or ideas come up,</w:t>
      </w:r>
      <w:r>
        <w:t xml:space="preserve"> </w:t>
      </w:r>
      <w:r>
        <w:t xml:space="preserve">it’s good practice to write them down immediately—this helps you:</w:t>
      </w:r>
    </w:p>
    <w:p>
      <w:pPr>
        <w:pStyle w:val="Compact"/>
        <w:numPr>
          <w:ilvl w:val="0"/>
          <w:numId w:val="1137"/>
        </w:numPr>
      </w:pPr>
      <w:r>
        <w:t xml:space="preserve">Organize your thoughts and identify what you actually need to know</w:t>
      </w:r>
    </w:p>
    <w:p>
      <w:pPr>
        <w:pStyle w:val="Compact"/>
        <w:numPr>
          <w:ilvl w:val="0"/>
          <w:numId w:val="1137"/>
        </w:numPr>
      </w:pPr>
      <w:r>
        <w:t xml:space="preserve">Articulate the problem more precisely</w:t>
      </w:r>
    </w:p>
    <w:p>
      <w:pPr>
        <w:pStyle w:val="Compact"/>
        <w:numPr>
          <w:ilvl w:val="0"/>
          <w:numId w:val="1137"/>
        </w:numPr>
      </w:pPr>
      <w:r>
        <w:t xml:space="preserve">Often realize the answer yourself through the process of writing</w:t>
      </w:r>
    </w:p>
    <w:p>
      <w:pPr>
        <w:pStyle w:val="FirstParagraph"/>
      </w:pPr>
      <w:r>
        <w:t xml:space="preserve">As Leslie Lamport,</w:t>
      </w:r>
      <w:r>
        <w:t xml:space="preserve"> </w:t>
      </w:r>
      <w:r>
        <w:t xml:space="preserve">a Turing Award winner and computer scientist,</w:t>
      </w:r>
      <w:r>
        <w:t xml:space="preserve"> </w:t>
      </w:r>
      <w:r>
        <w:t xml:space="preserve">states:</w:t>
      </w:r>
      <w:r>
        <w:t xml:space="preserve"> </w:t>
      </w:r>
      <w:r>
        <w:t xml:space="preserve">“If you think you understand something,</w:t>
      </w:r>
      <w:r>
        <w:t xml:space="preserve"> </w:t>
      </w:r>
      <w:r>
        <w:t xml:space="preserve">and don’t write down your ideas,</w:t>
      </w:r>
      <w:r>
        <w:t xml:space="preserve"> </w:t>
      </w:r>
      <w:r>
        <w:t xml:space="preserve">you only think you’re thinking”</w:t>
      </w:r>
      <w:r>
        <w:t xml:space="preserve"> </w:t>
      </w:r>
      <w:r>
        <w:t xml:space="preserve">(Lamport 2019)</w:t>
      </w:r>
      <w:r>
        <w:t xml:space="preserve">.</w:t>
      </w:r>
    </w:p>
    <w:bookmarkEnd w:id="925"/>
    <w:bookmarkStart w:id="926" w:name="sec-plain-prose"/>
    <w:p>
      <w:pPr>
        <w:pStyle w:val="Heading2"/>
      </w:pPr>
      <w:r>
        <w:t xml:space="preserve">23.2 Plain, Direct Prose</w:t>
      </w:r>
    </w:p>
    <w:p>
      <w:pPr>
        <w:pStyle w:val="FirstParagraph"/>
      </w:pPr>
      <w:r>
        <w:t xml:space="preserve">Write user-facing prose in a plain, direct style.</w:t>
      </w:r>
      <w:r>
        <w:t xml:space="preserve"> </w:t>
      </w:r>
      <w:r>
        <w:t xml:space="preserve">This applies to everything a reader sees —</w:t>
      </w:r>
      <w:r>
        <w:t xml:space="preserve"> </w:t>
      </w:r>
      <w:r>
        <w:t xml:space="preserve">pull request, issue, and commit text, docs, READMEs, code comments, release notes, and messages.</w:t>
      </w:r>
    </w:p>
    <w:p>
      <w:pPr>
        <w:pStyle w:val="BodyText"/>
      </w:pPr>
      <w:r>
        <w:t xml:space="preserve">The guide of record is the lab’s</w:t>
      </w:r>
      <w:r>
        <w:t xml:space="preserve"> </w:t>
      </w:r>
      <w:r>
        <w:rPr>
          <w:b/>
          <w:bCs/>
        </w:rPr>
        <w:t xml:space="preserve">Principles of Scientific Writing (PSW)</w:t>
      </w:r>
      <w:r>
        <w:t xml:space="preserve">:</w:t>
      </w:r>
      <w:r>
        <w:t xml:space="preserve"> </w:t>
      </w:r>
      <w:hyperlink r:id="rId852">
        <w:r>
          <w:rPr>
            <w:rStyle w:val="Hyperlink"/>
          </w:rPr>
          <w:t xml:space="preserve">https://morrison-lab.github.io/psw/</w:t>
        </w:r>
      </w:hyperlink>
      <w:r>
        <w:t xml:space="preserve">.</w:t>
      </w:r>
      <w:r>
        <w:t xml:space="preserve"> </w:t>
      </w:r>
      <w:r>
        <w:t xml:space="preserve">The rules below operationalize it.</w:t>
      </w:r>
      <w:r>
        <w:t xml:space="preserve"> </w:t>
      </w:r>
      <w:r>
        <w:t xml:space="preserve">When PSW and this guidance disagree, PSW wins.</w:t>
      </w:r>
    </w:p>
    <w:p>
      <w:pPr>
        <w:pStyle w:val="Compact"/>
        <w:numPr>
          <w:ilvl w:val="0"/>
          <w:numId w:val="1138"/>
        </w:numPr>
      </w:pPr>
      <w:r>
        <w:rPr>
          <w:b/>
          <w:bCs/>
        </w:rPr>
        <w:t xml:space="preserve">Limit dependent (subordinate) clauses.</w:t>
      </w:r>
      <w:r>
        <w:t xml:space="preserve"> </w:t>
      </w:r>
      <w:r>
        <w:t xml:space="preserve">One per sentence is plenty.</w:t>
      </w:r>
      <w:r>
        <w:t xml:space="preserve"> </w:t>
      </w:r>
      <w:r>
        <w:t xml:space="preserve">When two or more stack up, split the sentence.</w:t>
      </w:r>
    </w:p>
    <w:p>
      <w:pPr>
        <w:pStyle w:val="Compact"/>
        <w:numPr>
          <w:ilvl w:val="0"/>
          <w:numId w:val="1138"/>
        </w:numPr>
      </w:pPr>
      <w:r>
        <w:rPr>
          <w:b/>
          <w:bCs/>
        </w:rPr>
        <w:t xml:space="preserve">Cut low-content filler and jargon.</w:t>
      </w:r>
      <w:r>
        <w:t xml:space="preserve"> </w:t>
      </w:r>
      <w:r>
        <w:t xml:space="preserve">Delete words that add no information</w:t>
      </w:r>
      <w:r>
        <w:t xml:space="preserve"> </w:t>
      </w:r>
      <w:r>
        <w:t xml:space="preserve">(</w:t>
      </w:r>
      <w:r>
        <w:t xml:space="preserve">“it is worth noting”</w:t>
      </w:r>
      <w:r>
        <w:t xml:space="preserve">,</w:t>
      </w:r>
      <w:r>
        <w:t xml:space="preserve"> </w:t>
      </w:r>
      <w:r>
        <w:t xml:space="preserve">“in order to”</w:t>
      </w:r>
      <w:r>
        <w:t xml:space="preserve"> </w:t>
      </w:r>
      <w:r>
        <w:t xml:space="preserve">-&gt;</w:t>
      </w:r>
      <w:r>
        <w:t xml:space="preserve"> </w:t>
      </w:r>
      <w:r>
        <w:t xml:space="preserve">“to”</w:t>
      </w:r>
      <w:r>
        <w:t xml:space="preserve">,</w:t>
      </w:r>
      <w:r>
        <w:t xml:space="preserve"> </w:t>
      </w:r>
      <w:r>
        <w:t xml:space="preserve">“due to the fact that”</w:t>
      </w:r>
      <w:r>
        <w:t xml:space="preserve"> </w:t>
      </w:r>
      <w:r>
        <w:t xml:space="preserve">-&gt;</w:t>
      </w:r>
      <w:r>
        <w:t xml:space="preserve"> </w:t>
      </w:r>
      <w:r>
        <w:t xml:space="preserve">“because”</w:t>
      </w:r>
      <w:r>
        <w:t xml:space="preserve">).</w:t>
      </w:r>
    </w:p>
    <w:p>
      <w:pPr>
        <w:pStyle w:val="Compact"/>
        <w:numPr>
          <w:ilvl w:val="0"/>
          <w:numId w:val="1138"/>
        </w:numPr>
      </w:pPr>
      <w:r>
        <w:rPr>
          <w:b/>
          <w:bCs/>
        </w:rPr>
        <w:t xml:space="preserve">Prefer plain (Anglish) words over Latin-derived ones</w:t>
      </w:r>
      <w:r>
        <w:t xml:space="preserve"> </w:t>
      </w:r>
      <w:r>
        <w:t xml:space="preserve">(PSW,</w:t>
      </w:r>
      <w:r>
        <w:t xml:space="preserve"> </w:t>
      </w:r>
      <w:r>
        <w:t xml:space="preserve">“Word choice”</w:t>
      </w:r>
      <w:r>
        <w:t xml:space="preserve">).</w:t>
      </w:r>
      <w:r>
        <w:t xml:space="preserve"> </w:t>
      </w:r>
      <w:r>
        <w:t xml:space="preserve">“before”</w:t>
      </w:r>
      <w:r>
        <w:t xml:space="preserve">, not</w:t>
      </w:r>
      <w:r>
        <w:t xml:space="preserve"> </w:t>
      </w:r>
      <w:r>
        <w:t xml:space="preserve">“prior to”</w:t>
      </w:r>
      <w:r>
        <w:t xml:space="preserve">;</w:t>
      </w:r>
      <w:r>
        <w:t xml:space="preserve"> </w:t>
      </w:r>
      <w:r>
        <w:t xml:space="preserve">“needed”</w:t>
      </w:r>
      <w:r>
        <w:t xml:space="preserve">, not</w:t>
      </w:r>
      <w:r>
        <w:t xml:space="preserve"> </w:t>
      </w:r>
      <w:r>
        <w:t xml:space="preserve">“necessary”</w:t>
      </w:r>
      <w:r>
        <w:t xml:space="preserve">;</w:t>
      </w:r>
      <w:r>
        <w:t xml:space="preserve"> </w:t>
      </w:r>
      <w:r>
        <w:t xml:space="preserve">“use”</w:t>
      </w:r>
      <w:r>
        <w:t xml:space="preserve">, not</w:t>
      </w:r>
      <w:r>
        <w:t xml:space="preserve"> </w:t>
      </w:r>
      <w:r>
        <w:t xml:space="preserve">“utilize”</w:t>
      </w:r>
      <w:r>
        <w:t xml:space="preserve">.</w:t>
      </w:r>
      <w:r>
        <w:t xml:space="preserve"> </w:t>
      </w:r>
      <w:r>
        <w:t xml:space="preserve">A heuristic, not a purity rule.</w:t>
      </w:r>
    </w:p>
    <w:p>
      <w:pPr>
        <w:pStyle w:val="Compact"/>
        <w:numPr>
          <w:ilvl w:val="0"/>
          <w:numId w:val="1138"/>
        </w:numPr>
      </w:pPr>
      <w:r>
        <w:rPr>
          <w:b/>
          <w:bCs/>
        </w:rPr>
        <w:t xml:space="preserve">Prefer simple declarative sentences and active voice.</w:t>
      </w:r>
      <w:r>
        <w:t xml:space="preserve"> </w:t>
      </w:r>
      <w:r>
        <w:t xml:space="preserve">Subject, verb, point.</w:t>
      </w:r>
      <w:r>
        <w:t xml:space="preserve"> </w:t>
      </w:r>
      <w:r>
        <w:t xml:space="preserve">Name the actor, then the action.</w:t>
      </w:r>
    </w:p>
    <w:p>
      <w:pPr>
        <w:pStyle w:val="Compact"/>
        <w:numPr>
          <w:ilvl w:val="0"/>
          <w:numId w:val="1138"/>
        </w:numPr>
      </w:pPr>
      <w:r>
        <w:rPr>
          <w:b/>
          <w:bCs/>
        </w:rPr>
        <w:t xml:space="preserve">Join independent clauses with coordinating conjunctions</w:t>
      </w:r>
      <w:r>
        <w:t xml:space="preserve"> </w:t>
      </w:r>
      <w:r>
        <w:t xml:space="preserve">(and, but, so, or)</w:t>
      </w:r>
      <w:r>
        <w:t xml:space="preserve"> </w:t>
      </w:r>
      <w:r>
        <w:t xml:space="preserve">over subordinate constructions.</w:t>
      </w:r>
      <w:r>
        <w:t xml:space="preserve"> </w:t>
      </w:r>
      <w:r>
        <w:t xml:space="preserve">Prefer</w:t>
      </w:r>
      <w:r>
        <w:t xml:space="preserve"> </w:t>
      </w:r>
      <w:r>
        <w:t xml:space="preserve">“X is fast, but Y is correct”</w:t>
      </w:r>
      <w:r>
        <w:t xml:space="preserve"> </w:t>
      </w:r>
      <w:r>
        <w:t xml:space="preserve">over</w:t>
      </w:r>
      <w:r>
        <w:t xml:space="preserve"> </w:t>
      </w:r>
      <w:r>
        <w:t xml:space="preserve">“While X is fast, Y is correct.”</w:t>
      </w:r>
    </w:p>
    <w:p>
      <w:pPr>
        <w:pStyle w:val="FirstParagraph"/>
      </w:pPr>
      <w:r>
        <w:t xml:space="preserve">This is a default, not an absolute rule.</w:t>
      </w:r>
      <w:r>
        <w:t xml:space="preserve"> </w:t>
      </w:r>
      <w:r>
        <w:t xml:space="preserve">Keep a clause or a technical term when removing it would lose meaning or precision.</w:t>
      </w:r>
      <w:r>
        <w:t xml:space="preserve"> </w:t>
      </w:r>
      <w:r>
        <w:t xml:space="preserve">Never trade an honest hedge for false confidence.</w:t>
      </w:r>
    </w:p>
    <w:bookmarkEnd w:id="926"/>
    <w:bookmarkStart w:id="927" w:name="sec-ai-tells"/>
    <w:p>
      <w:pPr>
        <w:pStyle w:val="Heading2"/>
      </w:pPr>
      <w:r>
        <w:t xml:space="preserve">23.3 Scanning for AI Tells</w:t>
      </w:r>
    </w:p>
    <w:p>
      <w:pPr>
        <w:pStyle w:val="FirstParagraph"/>
      </w:pPr>
      <w:r>
        <w:t xml:space="preserve">When AI tools draft or edit prose, the result often carries telltale signs of</w:t>
      </w:r>
      <w:r>
        <w:t xml:space="preserve"> </w:t>
      </w:r>
      <w:r>
        <w:t xml:space="preserve">machine authorship.</w:t>
      </w:r>
    </w:p>
    <w:p>
      <w:pPr>
        <w:pStyle w:val="BodyText"/>
      </w:pPr>
      <w:r>
        <w:t xml:space="preserve">Write plainly up front, then scan the draft for AI tells before sending.</w:t>
      </w:r>
      <w:r>
        <w:t xml:space="preserve"> </w:t>
      </w:r>
      <w:r>
        <w:t xml:space="preserve">Before presenting non-trivial prose —</w:t>
      </w:r>
      <w:r>
        <w:t xml:space="preserve"> </w:t>
      </w:r>
      <w:r>
        <w:t xml:space="preserve">pull request and issue descriptions, commit bodies, README, doc, and vignette text, or long answers —</w:t>
      </w:r>
      <w:r>
        <w:t xml:space="preserve"> </w:t>
      </w:r>
      <w:r>
        <w:t xml:space="preserve">self-check it and cut the tells.</w:t>
      </w:r>
      <w:r>
        <w:t xml:space="preserve"> </w:t>
      </w:r>
      <w:r>
        <w:t xml:space="preserve">Apply the same catalog when reviewing someone else’s prose too:</w:t>
      </w:r>
    </w:p>
    <w:p>
      <w:pPr>
        <w:pStyle w:val="Compact"/>
        <w:numPr>
          <w:ilvl w:val="0"/>
          <w:numId w:val="1139"/>
        </w:numPr>
      </w:pPr>
      <w:r>
        <w:rPr>
          <w:b/>
          <w:bCs/>
        </w:rPr>
        <w:t xml:space="preserve">Overused vocabulary:</w:t>
      </w:r>
      <w:r>
        <w:t xml:space="preserve"> </w:t>
      </w:r>
      <w:r>
        <w:t xml:space="preserve">actionable (-&gt;</w:t>
      </w:r>
      <w:r>
        <w:t xml:space="preserve"> </w:t>
      </w:r>
      <w:r>
        <w:t xml:space="preserve">“to act on”</w:t>
      </w:r>
      <w:r>
        <w:t xml:space="preserve">), delve, leverage, utilize,</w:t>
      </w:r>
      <w:r>
        <w:t xml:space="preserve"> </w:t>
      </w:r>
      <w:r>
        <w:t xml:space="preserve">tapestry, testament, realm, robust, seamless, holistic, nuanced, multifaceted,</w:t>
      </w:r>
      <w:r>
        <w:t xml:space="preserve"> </w:t>
      </w:r>
      <w:r>
        <w:t xml:space="preserve">pivotal, crucial,</w:t>
      </w:r>
      <w:r>
        <w:t xml:space="preserve"> </w:t>
      </w:r>
      <w:r>
        <w:t xml:space="preserve">“in today’s fast-paced world”</w:t>
      </w:r>
      <w:r>
        <w:t xml:space="preserve">,</w:t>
      </w:r>
      <w:r>
        <w:t xml:space="preserve"> </w:t>
      </w:r>
      <w:r>
        <w:t xml:space="preserve">“stands as a testament to”</w:t>
      </w:r>
      <w:r>
        <w:t xml:space="preserve">.</w:t>
      </w:r>
    </w:p>
    <w:p>
      <w:pPr>
        <w:pStyle w:val="Compact"/>
        <w:numPr>
          <w:ilvl w:val="0"/>
          <w:numId w:val="1139"/>
        </w:numPr>
      </w:pPr>
      <w:r>
        <w:rPr>
          <w:b/>
          <w:bCs/>
        </w:rPr>
        <w:t xml:space="preserve">Rhetorical reflexes:</w:t>
      </w:r>
      <w:r>
        <w:t xml:space="preserve"> </w:t>
      </w:r>
      <w:r>
        <w:t xml:space="preserve">the</w:t>
      </w:r>
      <w:r>
        <w:t xml:space="preserve"> </w:t>
      </w:r>
      <w:r>
        <w:t xml:space="preserve">“it’s not just X, it’s Y”</w:t>
      </w:r>
      <w:r>
        <w:t xml:space="preserve"> </w:t>
      </w:r>
      <w:r>
        <w:t xml:space="preserve">antithesis (the biggest tell),</w:t>
      </w:r>
      <w:r>
        <w:t xml:space="preserve"> </w:t>
      </w:r>
      <w:r>
        <w:t xml:space="preserve">mechanical rule-of-three lists, signposting filler (</w:t>
      </w:r>
      <w:r>
        <w:t xml:space="preserve">“it is worth noting that”</w:t>
      </w:r>
      <w:r>
        <w:t xml:space="preserve">,</w:t>
      </w:r>
      <w:r>
        <w:t xml:space="preserve"> </w:t>
      </w:r>
      <w:r>
        <w:t xml:space="preserve">“importantly”</w:t>
      </w:r>
      <w:r>
        <w:t xml:space="preserve">),</w:t>
      </w:r>
      <w:r>
        <w:t xml:space="preserve"> </w:t>
      </w:r>
      <w:r>
        <w:t xml:space="preserve">hedging stacks, hollow</w:t>
      </w:r>
      <w:r>
        <w:t xml:space="preserve"> </w:t>
      </w:r>
      <w:r>
        <w:t xml:space="preserve">“in conclusion”</w:t>
      </w:r>
      <w:r>
        <w:t xml:space="preserve"> </w:t>
      </w:r>
      <w:r>
        <w:t xml:space="preserve">restatements.</w:t>
      </w:r>
    </w:p>
    <w:p>
      <w:pPr>
        <w:pStyle w:val="Compact"/>
        <w:numPr>
          <w:ilvl w:val="0"/>
          <w:numId w:val="1139"/>
        </w:numPr>
      </w:pPr>
      <w:r>
        <w:rPr>
          <w:b/>
          <w:bCs/>
        </w:rPr>
        <w:t xml:space="preserve">Structural and typographic:</w:t>
      </w:r>
      <w:r>
        <w:t xml:space="preserve"> </w:t>
      </w:r>
      <w:r>
        <w:t xml:space="preserve">em-dash overuse as a default connector,</w:t>
      </w:r>
      <w:r>
        <w:t xml:space="preserve"> </w:t>
      </w:r>
      <w:r>
        <w:t xml:space="preserve">bold-leading</w:t>
      </w:r>
      <w:r>
        <w:t xml:space="preserve"> </w:t>
      </w:r>
      <w:r>
        <w:rPr>
          <w:rStyle w:val="VerbatimChar"/>
        </w:rPr>
        <w:t xml:space="preserve">**Term:**</w:t>
      </w:r>
      <w:r>
        <w:t xml:space="preserve"> </w:t>
      </w:r>
      <w:r>
        <w:t xml:space="preserve">bullets applied mechanically,</w:t>
      </w:r>
      <w:r>
        <w:t xml:space="preserve"> </w:t>
      </w:r>
      <w:r>
        <w:t xml:space="preserve">emoji section headers,</w:t>
      </w:r>
      <w:r>
        <w:t xml:space="preserve"> </w:t>
      </w:r>
      <w:r>
        <w:t xml:space="preserve">conspicuously uniform paragraph rhythm.</w:t>
      </w:r>
    </w:p>
    <w:p>
      <w:pPr>
        <w:pStyle w:val="Compact"/>
        <w:numPr>
          <w:ilvl w:val="0"/>
          <w:numId w:val="1139"/>
        </w:numPr>
      </w:pPr>
      <w:r>
        <w:rPr>
          <w:b/>
          <w:bCs/>
        </w:rPr>
        <w:t xml:space="preserve">Tonal:</w:t>
      </w:r>
      <w:r>
        <w:t xml:space="preserve"> </w:t>
      </w:r>
      <w:r>
        <w:t xml:space="preserve">promotional register, reflexive both-sidesing,</w:t>
      </w:r>
      <w:r>
        <w:t xml:space="preserve"> </w:t>
      </w:r>
      <w:r>
        <w:t xml:space="preserve">vague universals with no concrete names or numbers.</w:t>
      </w:r>
    </w:p>
    <w:p>
      <w:pPr>
        <w:pStyle w:val="FirstParagraph"/>
      </w:pPr>
      <w:r>
        <w:t xml:space="preserve">De-slop — cut the filler and the reflexes —</w:t>
      </w:r>
      <w:r>
        <w:t xml:space="preserve"> </w:t>
      </w:r>
      <w:r>
        <w:t xml:space="preserve">but do not ban words outright or sand the text into a flat, voiceless register.</w:t>
      </w:r>
      <w:r>
        <w:t xml:space="preserve"> </w:t>
      </w:r>
      <w:r>
        <w:t xml:space="preserve">Any single tell is innocent;</w:t>
      </w:r>
      <w:r>
        <w:t xml:space="preserve"> </w:t>
      </w:r>
      <w:r>
        <w:t xml:space="preserve">clustering and mechanical repetition are the signal.</w:t>
      </w:r>
      <w:r>
        <w:t xml:space="preserve"> </w:t>
      </w:r>
      <w:r>
        <w:t xml:space="preserve">Code, terse status lines, and short conversational replies are exempt.</w:t>
      </w:r>
    </w:p>
    <w:bookmarkEnd w:id="927"/>
    <w:bookmarkStart w:id="930" w:name="sec-show-dont-tell"/>
    <w:p>
      <w:pPr>
        <w:pStyle w:val="Heading2"/>
      </w:pPr>
      <w:r>
        <w:t xml:space="preserve">23.4 Show, Don’t Tell</w:t>
      </w:r>
    </w:p>
    <w:p>
      <w:pPr>
        <w:pStyle w:val="FirstParagraph"/>
      </w:pPr>
      <w:r>
        <w:t xml:space="preserve">The adage</w:t>
      </w:r>
      <w:r>
        <w:t xml:space="preserve"> </w:t>
      </w:r>
      <w:r>
        <w:t xml:space="preserve">“show, don’t tell”</w:t>
      </w:r>
      <w:r>
        <w:t xml:space="preserve"> </w:t>
      </w:r>
      <w:r>
        <w:t xml:space="preserve">(or</w:t>
      </w:r>
      <w:r>
        <w:t xml:space="preserve"> </w:t>
      </w:r>
      <w:r>
        <w:t xml:space="preserve">“a picture is worth a thousand words”</w:t>
      </w:r>
      <w:r>
        <w:t xml:space="preserve">)</w:t>
      </w:r>
      <w:r>
        <w:t xml:space="preserve"> </w:t>
      </w:r>
      <w:r>
        <w:t xml:space="preserve">is a foundational communication principle across research manuscripts,</w:t>
      </w:r>
      <w:r>
        <w:t xml:space="preserve"> </w:t>
      </w:r>
      <w:r>
        <w:t xml:space="preserve">technical documentation,</w:t>
      </w:r>
      <w:r>
        <w:t xml:space="preserve"> </w:t>
      </w:r>
      <w:r>
        <w:t xml:space="preserve">and oral presentations.</w:t>
      </w:r>
    </w:p>
    <w:p>
      <w:pPr>
        <w:pStyle w:val="BodyText"/>
      </w:pPr>
      <w:r>
        <w:t xml:space="preserve">Whenever conveying complex concepts,</w:t>
      </w:r>
      <w:r>
        <w:t xml:space="preserve"> </w:t>
      </w:r>
      <w:r>
        <w:t xml:space="preserve">workflows,</w:t>
      </w:r>
      <w:r>
        <w:t xml:space="preserve"> </w:t>
      </w:r>
      <w:r>
        <w:t xml:space="preserve">data patterns,</w:t>
      </w:r>
      <w:r>
        <w:t xml:space="preserve"> </w:t>
      </w:r>
      <w:r>
        <w:t xml:space="preserve">or system architectures,</w:t>
      </w:r>
      <w:r>
        <w:t xml:space="preserve"> </w:t>
      </w:r>
      <w:r>
        <w:t xml:space="preserve">favor concrete visual evidence and direct demonstration over dense verbal exposition.</w:t>
      </w:r>
    </w:p>
    <w:bookmarkStart w:id="928" w:name="in-scientific-manuscripts-and-reports"/>
    <w:p>
      <w:pPr>
        <w:pStyle w:val="Heading3"/>
      </w:pPr>
      <w:r>
        <w:t xml:space="preserve">23.4.1 In scientific manuscripts and reports</w:t>
      </w:r>
    </w:p>
    <w:p>
      <w:pPr>
        <w:pStyle w:val="Compact"/>
        <w:numPr>
          <w:ilvl w:val="0"/>
          <w:numId w:val="1140"/>
        </w:numPr>
      </w:pPr>
      <w:r>
        <w:rPr>
          <w:b/>
          <w:bCs/>
        </w:rPr>
        <w:t xml:space="preserve">Lead with clear figures and tables:</w:t>
      </w:r>
      <w:r>
        <w:t xml:space="preserve"> </w:t>
      </w:r>
      <w:r>
        <w:t xml:space="preserve">Instead of describing multi-step analytical pipelines or multi-group comparative trends in lengthy paragraphs,</w:t>
      </w:r>
      <w:r>
        <w:t xml:space="preserve"> </w:t>
      </w:r>
      <w:r>
        <w:t xml:space="preserve">present the data in a well-labeled plot or diagram.</w:t>
      </w:r>
    </w:p>
    <w:p>
      <w:pPr>
        <w:pStyle w:val="Compact"/>
        <w:numPr>
          <w:ilvl w:val="0"/>
          <w:numId w:val="1140"/>
        </w:numPr>
      </w:pPr>
      <w:r>
        <w:rPr>
          <w:b/>
          <w:bCs/>
        </w:rPr>
        <w:t xml:space="preserve">Support visuals with interpretation, not repetition:</w:t>
      </w:r>
      <w:r>
        <w:t xml:space="preserve"> </w:t>
      </w:r>
      <w:r>
        <w:t xml:space="preserve">Use the narrative text to guide the reader through the key insights and takeaways of a figure</w:t>
      </w:r>
      <w:r>
        <w:t xml:space="preserve"> </w:t>
      </w:r>
      <w:r>
        <w:t xml:space="preserve">rather than exhaustively listing every number already legible in a table or plot.</w:t>
      </w:r>
    </w:p>
    <w:p>
      <w:pPr>
        <w:pStyle w:val="Compact"/>
        <w:numPr>
          <w:ilvl w:val="0"/>
          <w:numId w:val="1140"/>
        </w:numPr>
      </w:pPr>
      <w:r>
        <w:rPr>
          <w:b/>
          <w:bCs/>
        </w:rPr>
        <w:t xml:space="preserve">Use diagrams for conceptual models:</w:t>
      </w:r>
      <w:r>
        <w:t xml:space="preserve"> </w:t>
      </w:r>
      <w:r>
        <w:t xml:space="preserve">Directed acyclic graphs (DAGs),</w:t>
      </w:r>
      <w:r>
        <w:t xml:space="preserve"> </w:t>
      </w:r>
      <w:r>
        <w:t xml:space="preserve">CONSORT flow diagrams,</w:t>
      </w:r>
      <w:r>
        <w:t xml:space="preserve"> </w:t>
      </w:r>
      <w:r>
        <w:t xml:space="preserve">and workflow schematics clarify methodological structures much faster than textual descriptions alone.</w:t>
      </w:r>
    </w:p>
    <w:bookmarkEnd w:id="928"/>
    <w:bookmarkStart w:id="929" w:name="in-conference-and-lab-presentations"/>
    <w:p>
      <w:pPr>
        <w:pStyle w:val="Heading3"/>
      </w:pPr>
      <w:r>
        <w:t xml:space="preserve">23.4.2 In conference and lab presentations</w:t>
      </w:r>
    </w:p>
    <w:p>
      <w:pPr>
        <w:pStyle w:val="Compact"/>
        <w:numPr>
          <w:ilvl w:val="0"/>
          <w:numId w:val="1141"/>
        </w:numPr>
      </w:pPr>
      <w:r>
        <w:rPr>
          <w:b/>
          <w:bCs/>
        </w:rPr>
        <w:t xml:space="preserve">Minimize text on slides:</w:t>
      </w:r>
      <w:r>
        <w:t xml:space="preserve"> </w:t>
      </w:r>
      <w:r>
        <w:t xml:space="preserve">Audiences cannot read dense bulleted paragraphs while simultaneously listening to a speaker.</w:t>
      </w:r>
      <w:r>
        <w:t xml:space="preserve"> </w:t>
      </w:r>
      <w:r>
        <w:t xml:space="preserve">Replace text-heavy slides with clean visuals,</w:t>
      </w:r>
      <w:r>
        <w:t xml:space="preserve"> </w:t>
      </w:r>
      <w:r>
        <w:t xml:space="preserve">diagrams,</w:t>
      </w:r>
      <w:r>
        <w:t xml:space="preserve"> </w:t>
      </w:r>
      <w:r>
        <w:t xml:space="preserve">or summary charts.</w:t>
      </w:r>
    </w:p>
    <w:p>
      <w:pPr>
        <w:pStyle w:val="Compact"/>
        <w:numPr>
          <w:ilvl w:val="0"/>
          <w:numId w:val="1141"/>
        </w:numPr>
      </w:pPr>
      <w:r>
        <w:rPr>
          <w:b/>
          <w:bCs/>
        </w:rPr>
        <w:t xml:space="preserve">Highlight key focal points:</w:t>
      </w:r>
      <w:r>
        <w:t xml:space="preserve"> </w:t>
      </w:r>
      <w:r>
        <w:t xml:space="preserve">Use callouts,</w:t>
      </w:r>
      <w:r>
        <w:t xml:space="preserve"> </w:t>
      </w:r>
      <w:r>
        <w:t xml:space="preserve">annotations,</w:t>
      </w:r>
      <w:r>
        <w:t xml:space="preserve"> </w:t>
      </w:r>
      <w:r>
        <w:t xml:space="preserve">or sequential visual reveals to focus attention on the specific relationship being discussed.</w:t>
      </w:r>
    </w:p>
    <w:p>
      <w:pPr>
        <w:pStyle w:val="Compact"/>
        <w:numPr>
          <w:ilvl w:val="0"/>
          <w:numId w:val="1141"/>
        </w:numPr>
      </w:pPr>
      <w:r>
        <w:rPr>
          <w:b/>
          <w:bCs/>
        </w:rPr>
        <w:t xml:space="preserve">Demonstrate rather than assert:</w:t>
      </w:r>
      <w:r>
        <w:t xml:space="preserve"> </w:t>
      </w:r>
      <w:r>
        <w:t xml:space="preserve">When presenting software tools or analytical pipelines,</w:t>
      </w:r>
      <w:r>
        <w:t xml:space="preserve"> </w:t>
      </w:r>
      <w:r>
        <w:t xml:space="preserve">show live output,</w:t>
      </w:r>
      <w:r>
        <w:t xml:space="preserve"> </w:t>
      </w:r>
      <w:r>
        <w:t xml:space="preserve">reproducible code snippets,</w:t>
      </w:r>
      <w:r>
        <w:t xml:space="preserve"> </w:t>
      </w:r>
      <w:r>
        <w:t xml:space="preserve">or screenshots rather than merely listing features.</w:t>
      </w:r>
    </w:p>
    <w:p>
      <w:r>
        <w:br w:type="page"/>
      </w:r>
    </w:p>
    <w:bookmarkEnd w:id="929"/>
    <w:bookmarkEnd w:id="930"/>
    <w:bookmarkEnd w:id="931"/>
    <w:bookmarkStart w:id="947" w:name="manuscript-preparation-and-publication"/>
    <w:p>
      <w:pPr>
        <w:pStyle w:val="Heading1"/>
      </w:pPr>
      <w:r>
        <w:t xml:space="preserve">24. Manuscript Preparation and Publication</w:t>
      </w:r>
    </w:p>
    <w:bookmarkStart w:id="932" w:name="publication-process"/>
    <w:p>
      <w:pPr>
        <w:pStyle w:val="Heading2"/>
      </w:pPr>
      <w:r>
        <w:t xml:space="preserve">24.1 Publication Process</w:t>
      </w:r>
    </w:p>
    <w:p>
      <w:pPr>
        <w:pStyle w:val="FirstParagraph"/>
      </w:pPr>
      <w:r>
        <w:t xml:space="preserve">The typical workflow for manuscript preparation and publication:</w:t>
      </w:r>
    </w:p>
    <w:p>
      <w:pPr>
        <w:pStyle w:val="Compact"/>
        <w:numPr>
          <w:ilvl w:val="0"/>
          <w:numId w:val="1142"/>
        </w:numPr>
      </w:pPr>
      <w:r>
        <w:rPr>
          <w:b/>
          <w:bCs/>
        </w:rPr>
        <w:t xml:space="preserve">Planning</w:t>
      </w:r>
      <w:r>
        <w:t xml:space="preserve">: Discuss target journals, outline, and timeline with PIs</w:t>
      </w:r>
    </w:p>
    <w:p>
      <w:pPr>
        <w:pStyle w:val="Compact"/>
        <w:numPr>
          <w:ilvl w:val="0"/>
          <w:numId w:val="1142"/>
        </w:numPr>
      </w:pPr>
      <w:r>
        <w:rPr>
          <w:b/>
          <w:bCs/>
        </w:rPr>
        <w:t xml:space="preserve">Drafting</w:t>
      </w:r>
      <w:r>
        <w:t xml:space="preserve">: Lead author prepares initial draft</w:t>
      </w:r>
    </w:p>
    <w:p>
      <w:pPr>
        <w:pStyle w:val="Compact"/>
        <w:numPr>
          <w:ilvl w:val="0"/>
          <w:numId w:val="1142"/>
        </w:numPr>
      </w:pPr>
      <w:r>
        <w:rPr>
          <w:b/>
          <w:bCs/>
        </w:rPr>
        <w:t xml:space="preserve">Internal review</w:t>
      </w:r>
      <w:r>
        <w:t xml:space="preserve">: Co-authors review and provide feedback</w:t>
      </w:r>
    </w:p>
    <w:p>
      <w:pPr>
        <w:pStyle w:val="Compact"/>
        <w:numPr>
          <w:ilvl w:val="0"/>
          <w:numId w:val="1142"/>
        </w:numPr>
      </w:pPr>
      <w:r>
        <w:rPr>
          <w:b/>
          <w:bCs/>
        </w:rPr>
        <w:t xml:space="preserve">Revision</w:t>
      </w:r>
      <w:r>
        <w:t xml:space="preserve">: Lead author incorporates feedback iteratively</w:t>
      </w:r>
    </w:p>
    <w:p>
      <w:pPr>
        <w:pStyle w:val="Compact"/>
        <w:numPr>
          <w:ilvl w:val="0"/>
          <w:numId w:val="1142"/>
        </w:numPr>
      </w:pPr>
      <w:r>
        <w:rPr>
          <w:b/>
          <w:bCs/>
        </w:rPr>
        <w:t xml:space="preserve">PI approval</w:t>
      </w:r>
      <w:r>
        <w:t xml:space="preserve">: Obtain final approval from PIs before submission</w:t>
      </w:r>
    </w:p>
    <w:p>
      <w:pPr>
        <w:pStyle w:val="Compact"/>
        <w:numPr>
          <w:ilvl w:val="0"/>
          <w:numId w:val="1142"/>
        </w:numPr>
      </w:pPr>
      <w:r>
        <w:rPr>
          <w:b/>
          <w:bCs/>
        </w:rPr>
        <w:t xml:space="preserve">Submission</w:t>
      </w:r>
      <w:r>
        <w:t xml:space="preserve">: Submit to journal</w:t>
      </w:r>
    </w:p>
    <w:p>
      <w:pPr>
        <w:pStyle w:val="Compact"/>
        <w:numPr>
          <w:ilvl w:val="0"/>
          <w:numId w:val="1142"/>
        </w:numPr>
      </w:pPr>
      <w:r>
        <w:rPr>
          <w:b/>
          <w:bCs/>
        </w:rPr>
        <w:t xml:space="preserve">Revisions</w:t>
      </w:r>
      <w:r>
        <w:t xml:space="preserve">: Lead author coordinates response to peer reviewers</w:t>
      </w:r>
    </w:p>
    <w:p>
      <w:pPr>
        <w:pStyle w:val="Compact"/>
        <w:numPr>
          <w:ilvl w:val="0"/>
          <w:numId w:val="1142"/>
        </w:numPr>
      </w:pPr>
      <w:r>
        <w:rPr>
          <w:b/>
          <w:bCs/>
        </w:rPr>
        <w:t xml:space="preserve">Publication</w:t>
      </w:r>
      <w:r>
        <w:t xml:space="preserve">: Celebrate and share!</w:t>
      </w:r>
    </w:p>
    <w:bookmarkEnd w:id="932"/>
    <w:bookmarkStart w:id="935" w:name="sec-responding-to-peer-review"/>
    <w:p>
      <w:pPr>
        <w:pStyle w:val="Heading2"/>
      </w:pPr>
      <w:r>
        <w:t xml:space="preserve">24.2 Responding to Peer Review</w:t>
      </w:r>
    </w:p>
    <w:p>
      <w:pPr>
        <w:pStyle w:val="FirstParagraph"/>
      </w:pPr>
      <w:r>
        <w:t xml:space="preserve">When a journal asks for revisions,</w:t>
      </w:r>
      <w:r>
        <w:t xml:space="preserve"> </w:t>
      </w:r>
      <w:r>
        <w:t xml:space="preserve">you will typically need to provide a point-by-point response to the reviewers’ comments.</w:t>
      </w:r>
      <w:r>
        <w:t xml:space="preserve"> </w:t>
      </w:r>
      <w:r>
        <w:t xml:space="preserve">The key strategy is to use the</w:t>
      </w:r>
      <w:r>
        <w:t xml:space="preserve"> </w:t>
      </w:r>
      <w:hyperlink r:id="rId933">
        <w:r>
          <w:rPr>
            <w:rStyle w:val="Hyperlink"/>
          </w:rPr>
          <w:t xml:space="preserve">“yes-and”</w:t>
        </w:r>
        <w:r>
          <w:rPr>
            <w:rStyle w:val="Hyperlink"/>
          </w:rPr>
          <w:t xml:space="preserve"> </w:t>
        </w:r>
        <w:r>
          <w:rPr>
            <w:rStyle w:val="Hyperlink"/>
          </w:rPr>
          <w:t xml:space="preserve">approach</w:t>
        </w:r>
      </w:hyperlink>
      <w:r>
        <w:t xml:space="preserve"> </w:t>
      </w:r>
      <w:r>
        <w:t xml:space="preserve">from improvisational theater—building on what reviewers say</w:t>
      </w:r>
      <w:r>
        <w:t xml:space="preserve"> </w:t>
      </w:r>
      <w:r>
        <w:t xml:space="preserve">rather than contradicting them.</w:t>
      </w:r>
      <w:r>
        <w:t xml:space="preserve"> </w:t>
      </w:r>
      <w:r>
        <w:t xml:space="preserve">Try to avoid explicitly disagreeing with reviewers if at all possible.</w:t>
      </w:r>
    </w:p>
    <w:p>
      <w:pPr>
        <w:pStyle w:val="BodyText"/>
      </w:pPr>
      <w:r>
        <w:rPr>
          <w:b/>
          <w:bCs/>
        </w:rPr>
        <w:t xml:space="preserve">Standard response format:</w:t>
      </w:r>
    </w:p>
    <w:p>
      <w:pPr>
        <w:pStyle w:val="BodyText"/>
      </w:pPr>
      <w:r>
        <w:t xml:space="preserve">The typical response follows this pattern:</w:t>
      </w:r>
    </w:p>
    <w:p>
      <w:pPr>
        <w:pStyle w:val="BlockText"/>
      </w:pPr>
      <w:r>
        <w:t xml:space="preserve">“Thank you for raising this important point. We agree, and now state (page ##):</w:t>
      </w:r>
    </w:p>
    <w:p>
      <w:pPr>
        <w:pStyle w:val="BlockText"/>
      </w:pPr>
      <w:r>
        <w:t xml:space="preserve">[quote a section of the revised manuscript here]”</w:t>
      </w:r>
    </w:p>
    <w:p>
      <w:pPr>
        <w:pStyle w:val="FirstParagraph"/>
      </w:pPr>
      <w:r>
        <w:rPr>
          <w:b/>
          <w:bCs/>
        </w:rPr>
        <w:t xml:space="preserve">Balancing direct response and manuscript content:</w:t>
      </w:r>
    </w:p>
    <w:p>
      <w:pPr>
        <w:pStyle w:val="BodyText"/>
      </w:pPr>
      <w:r>
        <w:t xml:space="preserve">There can be some overlap between the direct response to the reviewer</w:t>
      </w:r>
      <w:r>
        <w:t xml:space="preserve"> </w:t>
      </w:r>
      <w:r>
        <w:t xml:space="preserve">(the sentences before</w:t>
      </w:r>
      <w:r>
        <w:t xml:space="preserve"> </w:t>
      </w:r>
      <w:r>
        <w:t xml:space="preserve">“now state”</w:t>
      </w:r>
      <w:r>
        <w:t xml:space="preserve">)</w:t>
      </w:r>
      <w:r>
        <w:t xml:space="preserve"> </w:t>
      </w:r>
      <w:r>
        <w:t xml:space="preserve">and what goes into the revised manuscript</w:t>
      </w:r>
      <w:r>
        <w:t xml:space="preserve"> </w:t>
      </w:r>
      <w:r>
        <w:t xml:space="preserve">(the part after</w:t>
      </w:r>
      <w:r>
        <w:t xml:space="preserve"> </w:t>
      </w:r>
      <w:r>
        <w:t xml:space="preserve">“(page ##)”</w:t>
      </w:r>
      <w:r>
        <w:t xml:space="preserve">).</w:t>
      </w:r>
      <w:r>
        <w:t xml:space="preserve"> </w:t>
      </w:r>
      <w:r>
        <w:t xml:space="preserve">This is acceptable,</w:t>
      </w:r>
      <w:r>
        <w:t xml:space="preserve"> </w:t>
      </w:r>
      <w:r>
        <w:t xml:space="preserve">but we usually try to put as much of the content into the revised manuscript as possible,</w:t>
      </w:r>
      <w:r>
        <w:t xml:space="preserve"> </w:t>
      </w:r>
      <w:r>
        <w:t xml:space="preserve">and minimize the direct response section.</w:t>
      </w:r>
      <w:r>
        <w:t xml:space="preserve"> </w:t>
      </w:r>
      <w:r>
        <w:t xml:space="preserve">The goal is to make the manuscript self-contained</w:t>
      </w:r>
      <w:r>
        <w:t xml:space="preserve"> </w:t>
      </w:r>
      <w:r>
        <w:t xml:space="preserve">while showing the reviewer that you’ve addressed their concern.</w:t>
      </w:r>
    </w:p>
    <w:p>
      <w:pPr>
        <w:pStyle w:val="BodyText"/>
      </w:pPr>
      <w:r>
        <w:rPr>
          <w:b/>
          <w:bCs/>
        </w:rPr>
        <w:t xml:space="preserve">When content already exists:</w:t>
      </w:r>
    </w:p>
    <w:p>
      <w:pPr>
        <w:pStyle w:val="BodyText"/>
      </w:pPr>
      <w:r>
        <w:t xml:space="preserve">Sometimes,</w:t>
      </w:r>
      <w:r>
        <w:t xml:space="preserve"> </w:t>
      </w:r>
      <w:r>
        <w:t xml:space="preserve">a reviewer asks for content that was already in the manuscript.</w:t>
      </w:r>
      <w:r>
        <w:t xml:space="preserve"> </w:t>
      </w:r>
      <w:r>
        <w:t xml:space="preserve">In these cases,</w:t>
      </w:r>
      <w:r>
        <w:t xml:space="preserve"> </w:t>
      </w:r>
      <w:r>
        <w:t xml:space="preserve">first see if there’s anything you can elaborate or clarify.</w:t>
      </w:r>
      <w:r>
        <w:t xml:space="preserve"> </w:t>
      </w:r>
      <w:r>
        <w:t xml:space="preserve">Even if you don’t see room for improvement,</w:t>
      </w:r>
      <w:r>
        <w:t xml:space="preserve"> </w:t>
      </w:r>
      <w:r>
        <w:t xml:space="preserve">you can usually respond with:</w:t>
      </w:r>
    </w:p>
    <w:p>
      <w:pPr>
        <w:pStyle w:val="BlockText"/>
      </w:pPr>
      <w:r>
        <w:t xml:space="preserve">“We agree, and now state (page ##):</w:t>
      </w:r>
    </w:p>
    <w:p>
      <w:pPr>
        <w:pStyle w:val="BlockText"/>
      </w:pPr>
      <w:r>
        <w:t xml:space="preserve">[quote the content that was already there before]”</w:t>
      </w:r>
    </w:p>
    <w:p>
      <w:pPr>
        <w:pStyle w:val="FirstParagraph"/>
      </w:pPr>
      <w:r>
        <w:t xml:space="preserve">The reviewer doesn’t need to know that they missed it the last time</w:t>
      </w:r>
      <w:r>
        <w:t xml:space="preserve"> </w:t>
      </w:r>
      <w:r>
        <w:t xml:space="preserve">(see also:</w:t>
      </w:r>
      <w:r>
        <w:t xml:space="preserve"> </w:t>
      </w:r>
      <w:hyperlink r:id="rId934">
        <w:r>
          <w:rPr>
            <w:rStyle w:val="Hyperlink"/>
          </w:rPr>
          <w:t xml:space="preserve">implicature</w:t>
        </w:r>
      </w:hyperlink>
      <w:r>
        <w:t xml:space="preserve">.</w:t>
      </w:r>
    </w:p>
    <w:p>
      <w:pPr>
        <w:pStyle w:val="BodyText"/>
      </w:pPr>
      <w:r>
        <w:rPr>
          <w:b/>
          <w:bCs/>
        </w:rPr>
        <w:t xml:space="preserve">Additional tips:</w:t>
      </w:r>
    </w:p>
    <w:p>
      <w:pPr>
        <w:pStyle w:val="Compact"/>
        <w:numPr>
          <w:ilvl w:val="0"/>
          <w:numId w:val="1143"/>
        </w:numPr>
      </w:pPr>
      <w:r>
        <w:t xml:space="preserve">Always thank reviewers for their time and feedback</w:t>
      </w:r>
    </w:p>
    <w:p>
      <w:pPr>
        <w:pStyle w:val="Compact"/>
        <w:numPr>
          <w:ilvl w:val="0"/>
          <w:numId w:val="1143"/>
        </w:numPr>
      </w:pPr>
      <w:r>
        <w:t xml:space="preserve">Quote page numbers from the revised manuscript</w:t>
      </w:r>
    </w:p>
    <w:p>
      <w:pPr>
        <w:pStyle w:val="Compact"/>
        <w:numPr>
          <w:ilvl w:val="0"/>
          <w:numId w:val="1143"/>
        </w:numPr>
      </w:pPr>
      <w:r>
        <w:t xml:space="preserve">Use direct quotes from your revised text when possible</w:t>
      </w:r>
    </w:p>
    <w:p>
      <w:pPr>
        <w:pStyle w:val="Compact"/>
        <w:numPr>
          <w:ilvl w:val="0"/>
          <w:numId w:val="1143"/>
        </w:numPr>
      </w:pPr>
      <w:r>
        <w:t xml:space="preserve">Maintain a respectful and collaborative tone throughout</w:t>
      </w:r>
    </w:p>
    <w:p>
      <w:pPr>
        <w:pStyle w:val="Compact"/>
        <w:numPr>
          <w:ilvl w:val="0"/>
          <w:numId w:val="1143"/>
        </w:numPr>
      </w:pPr>
      <w:r>
        <w:t xml:space="preserve">If you make changes beyond what the reviewer requested, mention them briefly</w:t>
      </w:r>
    </w:p>
    <w:bookmarkEnd w:id="935"/>
    <w:bookmarkStart w:id="938" w:name="preprints-and-open-access"/>
    <w:p>
      <w:pPr>
        <w:pStyle w:val="Heading2"/>
      </w:pPr>
      <w:r>
        <w:t xml:space="preserve">24.3 Preprints and Open Access</w:t>
      </w:r>
    </w:p>
    <w:p>
      <w:pPr>
        <w:pStyle w:val="Compact"/>
        <w:numPr>
          <w:ilvl w:val="0"/>
          <w:numId w:val="1144"/>
        </w:numPr>
      </w:pPr>
      <w:r>
        <w:t xml:space="preserve">We encourage posting preprints prior to or during peer review on platforms like</w:t>
      </w:r>
      <w:r>
        <w:t xml:space="preserve"> </w:t>
      </w:r>
      <w:hyperlink r:id="rId936">
        <w:r>
          <w:rPr>
            <w:rStyle w:val="Hyperlink"/>
          </w:rPr>
          <w:t xml:space="preserve">medRxiv</w:t>
        </w:r>
      </w:hyperlink>
      <w:r>
        <w:t xml:space="preserve"> </w:t>
      </w:r>
      <w:r>
        <w:t xml:space="preserve">or</w:t>
      </w:r>
      <w:r>
        <w:t xml:space="preserve"> </w:t>
      </w:r>
      <w:hyperlink r:id="rId937">
        <w:r>
          <w:rPr>
            <w:rStyle w:val="Hyperlink"/>
          </w:rPr>
          <w:t xml:space="preserve">bioRxiv</w:t>
        </w:r>
      </w:hyperlink>
    </w:p>
    <w:p>
      <w:pPr>
        <w:pStyle w:val="Compact"/>
        <w:numPr>
          <w:ilvl w:val="0"/>
          <w:numId w:val="1144"/>
        </w:numPr>
      </w:pPr>
      <w:r>
        <w:t xml:space="preserve">Preprints allow rapid dissemination of findings and can be cited in grant applications</w:t>
      </w:r>
    </w:p>
    <w:p>
      <w:pPr>
        <w:pStyle w:val="Compact"/>
        <w:numPr>
          <w:ilvl w:val="0"/>
          <w:numId w:val="1144"/>
        </w:numPr>
      </w:pPr>
      <w:r>
        <w:t xml:space="preserve">We support publishing in open access journals when possible to maximize accessibility</w:t>
      </w:r>
    </w:p>
    <w:p>
      <w:pPr>
        <w:pStyle w:val="Compact"/>
        <w:numPr>
          <w:ilvl w:val="0"/>
          <w:numId w:val="1144"/>
        </w:numPr>
      </w:pPr>
      <w:r>
        <w:t xml:space="preserve">Many funders, including NIH, have public access policies that require making publications freely available</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936">
        <w:r>
          <w:rPr>
            <w:rStyle w:val="Hyperlink"/>
          </w:rPr>
          <w:t xml:space="preserve">medRxiv</w:t>
        </w:r>
      </w:hyperlink>
      <w:r>
        <w:t xml:space="preserve">.</w:t>
      </w:r>
    </w:p>
    <w:bookmarkEnd w:id="938"/>
    <w:bookmarkStart w:id="939" w:name="reporting-checklists"/>
    <w:p>
      <w:pPr>
        <w:pStyle w:val="Heading2"/>
      </w:pPr>
      <w:r>
        <w:t xml:space="preserve">24.4 Reporting Checklists</w:t>
      </w:r>
    </w:p>
    <w:p>
      <w:pPr>
        <w:pStyle w:val="FirstParagraph"/>
      </w:pPr>
      <w:r>
        <w:t xml:space="preserve">Using reporting checklists ensures that publications contain information needed for readers to assess validity and reproducibility. We use checklists appropriate to study design:</w:t>
      </w:r>
    </w:p>
    <w:p>
      <w:pPr>
        <w:pStyle w:val="Compact"/>
        <w:numPr>
          <w:ilvl w:val="0"/>
          <w:numId w:val="1145"/>
        </w:numPr>
      </w:pPr>
      <w:r>
        <w:t xml:space="preserve">CONSORT for randomized trials</w:t>
      </w:r>
    </w:p>
    <w:p>
      <w:pPr>
        <w:pStyle w:val="Compact"/>
        <w:numPr>
          <w:ilvl w:val="0"/>
          <w:numId w:val="1145"/>
        </w:numPr>
      </w:pPr>
      <w:r>
        <w:t xml:space="preserve">STROBE for observational studies</w:t>
      </w:r>
    </w:p>
    <w:p>
      <w:pPr>
        <w:pStyle w:val="Compact"/>
        <w:numPr>
          <w:ilvl w:val="0"/>
          <w:numId w:val="1145"/>
        </w:numPr>
      </w:pPr>
      <w:r>
        <w:t xml:space="preserve">PRISMA for systematic reviews</w:t>
      </w:r>
    </w:p>
    <w:p>
      <w:pPr>
        <w:pStyle w:val="Compact"/>
        <w:numPr>
          <w:ilvl w:val="0"/>
          <w:numId w:val="1145"/>
        </w:numPr>
      </w:pPr>
      <w:r>
        <w:t xml:space="preserve">Others as appropriate (see</w:t>
      </w:r>
      <w:r>
        <w:t xml:space="preserve"> </w:t>
      </w:r>
      <w:hyperlink r:id="rId51">
        <w:r>
          <w:rPr>
            <w:rStyle w:val="Hyperlink"/>
          </w:rPr>
          <w:t xml:space="preserve">EQUATOR Network</w:t>
        </w:r>
      </w:hyperlink>
      <w:r>
        <w:t xml:space="preserve">)</w:t>
      </w:r>
    </w:p>
    <w:bookmarkEnd w:id="939"/>
    <w:bookmarkStart w:id="940" w:name="manuscript-checklist-1"/>
    <w:p>
      <w:pPr>
        <w:pStyle w:val="Heading2"/>
      </w:pPr>
      <w:r>
        <w:t xml:space="preserve">24.5 Manuscript Checklist</w:t>
      </w:r>
    </w:p>
    <w:p>
      <w:pPr>
        <w:pStyle w:val="FirstParagraph"/>
      </w:pPr>
      <w:r>
        <w:t xml:space="preserve">Before submitting a manuscript:</w:t>
      </w:r>
    </w:p>
    <w:p>
      <w:pPr>
        <w:pStyle w:val="Compact"/>
        <w:numPr>
          <w:ilvl w:val="0"/>
          <w:numId w:val="1146"/>
        </w:numPr>
      </w:pPr>
      <w:r>
        <w:t xml:space="preserve">Completed relevant reporting checklist</w:t>
      </w:r>
    </w:p>
    <w:p>
      <w:pPr>
        <w:pStyle w:val="Compact"/>
        <w:numPr>
          <w:ilvl w:val="0"/>
          <w:numId w:val="1147"/>
        </w:numPr>
      </w:pPr>
      <w:r>
        <w:t xml:space="preserve">Results are reproducible (rerunning code replicates tables/figures exactly)</w:t>
      </w:r>
    </w:p>
    <w:p>
      <w:pPr>
        <w:pStyle w:val="Compact"/>
        <w:numPr>
          <w:ilvl w:val="0"/>
          <w:numId w:val="1148"/>
        </w:numPr>
      </w:pPr>
      <w:r>
        <w:t xml:space="preserve">Target journal selected</w:t>
      </w:r>
    </w:p>
    <w:p>
      <w:pPr>
        <w:pStyle w:val="Compact"/>
        <w:numPr>
          <w:ilvl w:val="0"/>
          <w:numId w:val="1149"/>
        </w:numPr>
      </w:pPr>
      <w:r>
        <w:t xml:space="preserve">Title is declarative and states findings clearly</w:t>
      </w:r>
    </w:p>
    <w:p>
      <w:pPr>
        <w:pStyle w:val="Compact"/>
        <w:numPr>
          <w:ilvl w:val="0"/>
          <w:numId w:val="1150"/>
        </w:numPr>
      </w:pPr>
      <w:r>
        <w:t xml:space="preserve">Word count meets journal requirements</w:t>
      </w:r>
    </w:p>
    <w:p>
      <w:pPr>
        <w:pStyle w:val="Compact"/>
        <w:numPr>
          <w:ilvl w:val="0"/>
          <w:numId w:val="1151"/>
        </w:numPr>
      </w:pPr>
      <w:r>
        <w:t xml:space="preserve">Manuscript follows journal formatting guidelines</w:t>
      </w:r>
    </w:p>
    <w:p>
      <w:pPr>
        <w:pStyle w:val="Compact"/>
        <w:numPr>
          <w:ilvl w:val="0"/>
          <w:numId w:val="1152"/>
        </w:numPr>
      </w:pPr>
      <w:r>
        <w:t xml:space="preserve">Consistent voice throughout (typically active voice)</w:t>
      </w:r>
    </w:p>
    <w:p>
      <w:pPr>
        <w:pStyle w:val="Compact"/>
        <w:numPr>
          <w:ilvl w:val="0"/>
          <w:numId w:val="1153"/>
        </w:numPr>
      </w:pPr>
      <w:r>
        <w:t xml:space="preserve">All figures and tables referenced in main text</w:t>
      </w:r>
    </w:p>
    <w:p>
      <w:pPr>
        <w:pStyle w:val="Compact"/>
        <w:numPr>
          <w:ilvl w:val="0"/>
          <w:numId w:val="1154"/>
        </w:numPr>
      </w:pPr>
      <w:r>
        <w:t xml:space="preserve">Captions for all figures and tables</w:t>
      </w:r>
    </w:p>
    <w:p>
      <w:pPr>
        <w:pStyle w:val="Compact"/>
        <w:numPr>
          <w:ilvl w:val="0"/>
          <w:numId w:val="1155"/>
        </w:numPr>
      </w:pPr>
      <w:r>
        <w:t xml:space="preserve">Tables/figures numbered by order of appearance</w:t>
      </w:r>
    </w:p>
    <w:p>
      <w:pPr>
        <w:pStyle w:val="Compact"/>
        <w:numPr>
          <w:ilvl w:val="0"/>
          <w:numId w:val="1156"/>
        </w:numPr>
      </w:pPr>
      <w:r>
        <w:t xml:space="preserve">Abbreviations defined at first use and used sparingly</w:t>
      </w:r>
    </w:p>
    <w:p>
      <w:pPr>
        <w:pStyle w:val="Compact"/>
        <w:numPr>
          <w:ilvl w:val="0"/>
          <w:numId w:val="1157"/>
        </w:numPr>
      </w:pPr>
      <w:r>
        <w:t xml:space="preserve">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158"/>
        </w:numPr>
      </w:pPr>
      <w:r>
        <w:t xml:space="preserve">Avoid directionless statements (specify direction of associations)</w:t>
      </w:r>
    </w:p>
    <w:p>
      <w:pPr>
        <w:pStyle w:val="Compact"/>
        <w:numPr>
          <w:ilvl w:val="0"/>
          <w:numId w:val="1159"/>
        </w:numPr>
      </w:pPr>
      <w:r>
        <w:t xml:space="preserve">Causal language only when supported by study design</w:t>
      </w:r>
    </w:p>
    <w:p>
      <w:pPr>
        <w:pStyle w:val="Compact"/>
        <w:numPr>
          <w:ilvl w:val="0"/>
          <w:numId w:val="1160"/>
        </w:numPr>
      </w:pPr>
      <w:r>
        <w:t xml:space="preserve">Avoid</w:t>
      </w:r>
      <w:r>
        <w:t xml:space="preserve"> </w:t>
      </w:r>
      <w:r>
        <w:t xml:space="preserve">“significant”</w:t>
      </w:r>
      <w:r>
        <w:t xml:space="preserve"> </w:t>
      </w:r>
      <w:r>
        <w:t xml:space="preserve">(easily confused with statistical significance)</w:t>
      </w:r>
    </w:p>
    <w:p>
      <w:pPr>
        <w:pStyle w:val="Compact"/>
        <w:numPr>
          <w:ilvl w:val="0"/>
          <w:numId w:val="1161"/>
        </w:numPr>
      </w:pPr>
      <w:r>
        <w:t xml:space="preserve">Author contributions drafted using CRediT Taxonomy</w:t>
      </w:r>
    </w:p>
    <w:bookmarkEnd w:id="940"/>
    <w:bookmarkStart w:id="944" w:name="X601c277811850b6b996e665d440b29e734b34e7"/>
    <w:p>
      <w:pPr>
        <w:pStyle w:val="Heading2"/>
      </w:pPr>
      <w:r>
        <w:t xml:space="preserve">24.6 Formatting tables with</w:t>
      </w:r>
      <w:r>
        <w:t xml:space="preserve"> </w:t>
      </w:r>
      <w:r>
        <w:rPr>
          <w:rStyle w:val="VerbatimChar"/>
        </w:rPr>
        <w:t xml:space="preserve">gtsummary</w:t>
      </w:r>
      <w:r>
        <w:t xml:space="preserve"> </w:t>
      </w:r>
      <w:r>
        <w:t xml:space="preserve">+</w:t>
      </w:r>
      <w:r>
        <w:t xml:space="preserve"> </w:t>
      </w:r>
      <w:r>
        <w:rPr>
          <w:rStyle w:val="VerbatimChar"/>
        </w:rPr>
        <w:t xml:space="preserve">flextable</w:t>
      </w:r>
      <w:r>
        <w:t xml:space="preserve"> </w:t>
      </w:r>
      <w:r>
        <w:t xml:space="preserve">+</w:t>
      </w:r>
      <w:r>
        <w:t xml:space="preserve"> </w:t>
      </w:r>
      <w:r>
        <w:rPr>
          <w:rStyle w:val="VerbatimChar"/>
        </w:rPr>
        <w:t xml:space="preserve">flexlsx</w:t>
      </w:r>
    </w:p>
    <w:p>
      <w:pPr>
        <w:pStyle w:val="FirstParagraph"/>
      </w:pPr>
      <w:r>
        <w:t xml:space="preserve">One practical workflow for publication-ready tables is to use</w:t>
      </w:r>
      <w:r>
        <w:t xml:space="preserve"> </w:t>
      </w:r>
      <w:hyperlink r:id="rId941">
        <w:r>
          <w:rPr>
            <w:rStyle w:val="VerbatimChar"/>
          </w:rPr>
          <w:t xml:space="preserve">{gtsummary}</w:t>
        </w:r>
      </w:hyperlink>
      <w:r>
        <w:t xml:space="preserve"> </w:t>
      </w:r>
      <w:r>
        <w:t xml:space="preserve">to create summary/regression tables,</w:t>
      </w:r>
      <w:r>
        <w:t xml:space="preserve"> </w:t>
      </w:r>
      <w:r>
        <w:t xml:space="preserve">convert to</w:t>
      </w:r>
      <w:r>
        <w:t xml:space="preserve"> </w:t>
      </w:r>
      <w:hyperlink r:id="rId942">
        <w:r>
          <w:rPr>
            <w:rStyle w:val="VerbatimChar"/>
          </w:rPr>
          <w:t xml:space="preserve">{flextable}</w:t>
        </w:r>
      </w:hyperlink>
      <w:r>
        <w:t xml:space="preserve"> </w:t>
      </w:r>
      <w:r>
        <w:t xml:space="preserve">for styling,</w:t>
      </w:r>
      <w:r>
        <w:t xml:space="preserve"> </w:t>
      </w:r>
      <w:r>
        <w:t xml:space="preserve">and export to Excel with</w:t>
      </w:r>
      <w:r>
        <w:t xml:space="preserve"> </w:t>
      </w:r>
      <w:hyperlink r:id="rId943">
        <w:r>
          <w:rPr>
            <w:rStyle w:val="VerbatimChar"/>
          </w:rPr>
          <w:t xml:space="preserve">{flexlsx}</w:t>
        </w:r>
      </w:hyperlink>
      <w:r>
        <w:t xml:space="preserve">.</w:t>
      </w:r>
    </w:p>
    <w:p>
      <w:pPr>
        <w:pStyle w:val="SourceCode"/>
      </w:pPr>
      <w:r>
        <w:rPr>
          <w:rStyle w:val="InformationTok"/>
        </w:rPr>
        <w:t xml:space="preserve">```{r}</w:t>
      </w:r>
      <w:r>
        <w:br/>
      </w:r>
      <w:r>
        <w:rPr>
          <w:rStyle w:val="CommentTok"/>
        </w:rPr>
        <w:t xml:space="preserve">#| eval: false</w:t>
      </w:r>
      <w:r>
        <w:br/>
      </w:r>
      <w:r>
        <w:br/>
      </w:r>
      <w:r>
        <w:rPr>
          <w:rStyle w:val="NormalTok"/>
        </w:rPr>
        <w:t xml:space="preserve">tbl1 </w:t>
      </w:r>
      <w:r>
        <w:rPr>
          <w:rStyle w:val="OtherTok"/>
        </w:rPr>
        <w:t xml:space="preserve">&lt;-</w:t>
      </w:r>
      <w:r>
        <w:br/>
      </w:r>
      <w:r>
        <w:rPr>
          <w:rStyle w:val="NormalTok"/>
        </w:rPr>
        <w:t xml:space="preserve">  trial </w:t>
      </w:r>
      <w:r>
        <w:rPr>
          <w:rStyle w:val="SpecialCharTok"/>
        </w:rPr>
        <w:t xml:space="preserve">|&gt;</w:t>
      </w:r>
      <w:r>
        <w:br/>
      </w:r>
      <w:r>
        <w:rPr>
          <w:rStyle w:val="NormalTok"/>
        </w:rPr>
        <w:t xml:space="preserve">  gtsummary</w:t>
      </w:r>
      <w:r>
        <w:rPr>
          <w:rStyle w:val="SpecialCharTok"/>
        </w:rPr>
        <w:t xml:space="preserve">::</w:t>
      </w:r>
      <w:r>
        <w:rPr>
          <w:rStyle w:val="FunctionTok"/>
        </w:rPr>
        <w:t xml:space="preserve">tbl_summary</w:t>
      </w:r>
      <w:r>
        <w:rPr>
          <w:rStyle w:val="NormalTok"/>
        </w:rPr>
        <w:t xml:space="preserve">(</w:t>
      </w:r>
      <w:r>
        <w:rPr>
          <w:rStyle w:val="AttributeTok"/>
        </w:rPr>
        <w:t xml:space="preserve">by =</w:t>
      </w:r>
      <w:r>
        <w:rPr>
          <w:rStyle w:val="NormalTok"/>
        </w:rPr>
        <w:t xml:space="preserve"> trt) </w:t>
      </w:r>
      <w:r>
        <w:rPr>
          <w:rStyle w:val="SpecialCharTok"/>
        </w:rPr>
        <w:t xml:space="preserve">|&gt;</w:t>
      </w:r>
      <w:r>
        <w:br/>
      </w:r>
      <w:r>
        <w:rPr>
          <w:rStyle w:val="NormalTok"/>
        </w:rPr>
        <w:t xml:space="preserve">  gtsummary</w:t>
      </w:r>
      <w:r>
        <w:rPr>
          <w:rStyle w:val="SpecialCharTok"/>
        </w:rPr>
        <w:t xml:space="preserve">::</w:t>
      </w:r>
      <w:r>
        <w:rPr>
          <w:rStyle w:val="FunctionTok"/>
        </w:rPr>
        <w:t xml:space="preserve">as_flex_table</w:t>
      </w:r>
      <w:r>
        <w:rPr>
          <w:rStyle w:val="NormalTok"/>
        </w:rPr>
        <w:t xml:space="preserve">() </w:t>
      </w:r>
      <w:r>
        <w:rPr>
          <w:rStyle w:val="SpecialCharTok"/>
        </w:rPr>
        <w:t xml:space="preserve">|&gt;</w:t>
      </w:r>
      <w:r>
        <w:br/>
      </w:r>
      <w:r>
        <w:rPr>
          <w:rStyle w:val="NormalTok"/>
        </w:rPr>
        <w:t xml:space="preserve">  flextable</w:t>
      </w:r>
      <w:r>
        <w:rPr>
          <w:rStyle w:val="SpecialCharTok"/>
        </w:rPr>
        <w:t xml:space="preserve">::</w:t>
      </w:r>
      <w:r>
        <w:rPr>
          <w:rStyle w:val="FunctionTok"/>
        </w:rPr>
        <w:t xml:space="preserve">autofit</w:t>
      </w:r>
      <w:r>
        <w:rPr>
          <w:rStyle w:val="NormalTok"/>
        </w:rPr>
        <w:t xml:space="preserve">()</w:t>
      </w:r>
      <w:r>
        <w:br/>
      </w:r>
      <w:r>
        <w:br/>
      </w:r>
      <w:r>
        <w:rPr>
          <w:rStyle w:val="NormalTok"/>
        </w:rPr>
        <w:t xml:space="preserve">flexlsx</w:t>
      </w:r>
      <w:r>
        <w:rPr>
          <w:rStyle w:val="SpecialCharTok"/>
        </w:rPr>
        <w:t xml:space="preserve">::</w:t>
      </w:r>
      <w:r>
        <w:rPr>
          <w:rStyle w:val="FunctionTok"/>
        </w:rPr>
        <w:t xml:space="preserve">write_xlsx</w:t>
      </w:r>
      <w:r>
        <w:rPr>
          <w:rStyle w:val="NormalTok"/>
        </w:rPr>
        <w:t xml:space="preserve">(tbl1, </w:t>
      </w:r>
      <w:r>
        <w:rPr>
          <w:rStyle w:val="AttributeTok"/>
        </w:rPr>
        <w:t xml:space="preserve">path =</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"table-1.xlsx"</w:t>
      </w:r>
      <w:r>
        <w:rPr>
          <w:rStyle w:val="NormalTok"/>
        </w:rPr>
        <w:t xml:space="preserve">))</w:t>
      </w:r>
      <w:r>
        <w:br/>
      </w:r>
      <w:r>
        <w:rPr>
          <w:rStyle w:val="InformationTok"/>
        </w:rPr>
        <w:t xml:space="preserve">```</w:t>
      </w:r>
    </w:p>
    <w:p>
      <w:pPr>
        <w:pStyle w:val="FirstParagraph"/>
      </w:pPr>
      <w:r>
        <w:t xml:space="preserve">This gives you a reproducible table pipeline:</w:t>
      </w:r>
    </w:p>
    <w:p>
      <w:pPr>
        <w:pStyle w:val="Compact"/>
        <w:numPr>
          <w:ilvl w:val="0"/>
          <w:numId w:val="1162"/>
        </w:numPr>
      </w:pPr>
      <w:r>
        <w:t xml:space="preserve">Define table content with</w:t>
      </w:r>
      <w:r>
        <w:t xml:space="preserve"> </w:t>
      </w:r>
      <w:r>
        <w:rPr>
          <w:rStyle w:val="VerbatimChar"/>
        </w:rPr>
        <w:t xml:space="preserve">gtsummary::tbl_summary()</w:t>
      </w:r>
      <w:r>
        <w:t xml:space="preserve"> </w:t>
      </w:r>
      <w:r>
        <w:t xml:space="preserve">(or</w:t>
      </w:r>
      <w:r>
        <w:t xml:space="preserve"> </w:t>
      </w:r>
      <w:r>
        <w:rPr>
          <w:rStyle w:val="VerbatimChar"/>
        </w:rPr>
        <w:t xml:space="preserve">gtsummary::tbl_regression()</w:t>
      </w:r>
      <w:r>
        <w:t xml:space="preserve"> </w:t>
      </w:r>
      <w:r>
        <w:t xml:space="preserve">for model tables).</w:t>
      </w:r>
    </w:p>
    <w:p>
      <w:pPr>
        <w:pStyle w:val="Compact"/>
        <w:numPr>
          <w:ilvl w:val="0"/>
          <w:numId w:val="1162"/>
        </w:numPr>
      </w:pPr>
      <w:r>
        <w:t xml:space="preserve">Apply presentation formatting with</w:t>
      </w:r>
      <w:r>
        <w:t xml:space="preserve"> </w:t>
      </w:r>
      <w:r>
        <w:rPr>
          <w:rStyle w:val="VerbatimChar"/>
        </w:rPr>
        <w:t xml:space="preserve">flextable</w:t>
      </w:r>
      <w:r>
        <w:t xml:space="preserve"> </w:t>
      </w:r>
      <w:r>
        <w:t xml:space="preserve">verbs.</w:t>
      </w:r>
    </w:p>
    <w:p>
      <w:pPr>
        <w:pStyle w:val="Compact"/>
        <w:numPr>
          <w:ilvl w:val="0"/>
          <w:numId w:val="1162"/>
        </w:numPr>
      </w:pPr>
      <w:r>
        <w:t xml:space="preserve">Export an</w:t>
      </w:r>
      <w:r>
        <w:t xml:space="preserve"> </w:t>
      </w:r>
      <w:r>
        <w:rPr>
          <w:rStyle w:val="VerbatimChar"/>
        </w:rPr>
        <w:t xml:space="preserve">.xlsx</w:t>
      </w:r>
      <w:r>
        <w:t xml:space="preserve"> </w:t>
      </w:r>
      <w:r>
        <w:t xml:space="preserve">file for collaborator review</w:t>
      </w:r>
      <w:r>
        <w:t xml:space="preserve"> </w:t>
      </w:r>
      <w:r>
        <w:t xml:space="preserve">while preserving your R workflow.</w:t>
      </w:r>
    </w:p>
    <w:bookmarkEnd w:id="944"/>
    <w:bookmarkStart w:id="946" w:name="scientific-writing-claims-and-evidence"/>
    <w:p>
      <w:pPr>
        <w:pStyle w:val="Heading2"/>
      </w:pPr>
      <w:r>
        <w:t xml:space="preserve">24.7 Scientific Writing: Claims and Evidence</w:t>
      </w:r>
    </w:p>
    <w:p>
      <w:pPr>
        <w:pStyle w:val="FirstParagraph"/>
      </w:pPr>
      <w:r>
        <w:t xml:space="preserve">All factual claims in scientific writing should be supported by appropriate evidence.</w:t>
      </w:r>
    </w:p>
    <w:p>
      <w:pPr>
        <w:pStyle w:val="BodyText"/>
      </w:pPr>
      <w:r>
        <w:rPr>
          <w:b/>
          <w:bCs/>
        </w:rPr>
        <w:t xml:space="preserve">Citation requirements:</w:t>
      </w:r>
    </w:p>
    <w:p>
      <w:pPr>
        <w:pStyle w:val="Compact"/>
        <w:numPr>
          <w:ilvl w:val="0"/>
          <w:numId w:val="1163"/>
        </w:numPr>
      </w:pPr>
      <w:r>
        <w:rPr>
          <w:b/>
          <w:bCs/>
        </w:rPr>
        <w:t xml:space="preserve">Cite primary sources</w:t>
      </w:r>
      <w:r>
        <w:t xml:space="preserve"> </w:t>
      </w:r>
      <w:r>
        <w:t xml:space="preserve">for factual statements about established knowledge, methods, or findings</w:t>
      </w:r>
    </w:p>
    <w:p>
      <w:pPr>
        <w:pStyle w:val="Compact"/>
        <w:numPr>
          <w:ilvl w:val="0"/>
          <w:numId w:val="1163"/>
        </w:numPr>
      </w:pPr>
      <w:r>
        <w:rPr>
          <w:b/>
          <w:bCs/>
        </w:rPr>
        <w:t xml:space="preserve">Cite official documentation</w:t>
      </w:r>
      <w:r>
        <w:t xml:space="preserve"> </w:t>
      </w:r>
      <w:r>
        <w:t xml:space="preserve">when describing how software, tools, or systems work</w:t>
      </w:r>
    </w:p>
    <w:p>
      <w:pPr>
        <w:pStyle w:val="Compact"/>
        <w:numPr>
          <w:ilvl w:val="0"/>
          <w:numId w:val="1163"/>
        </w:numPr>
      </w:pPr>
      <w:r>
        <w:rPr>
          <w:b/>
          <w:bCs/>
        </w:rPr>
        <w:t xml:space="preserve">Link to authoritative sources</w:t>
      </w:r>
      <w:r>
        <w:t xml:space="preserve"> </w:t>
      </w:r>
      <w:r>
        <w:t xml:space="preserve">like peer-reviewed publications, official repositories, or technical specifications</w:t>
      </w:r>
    </w:p>
    <w:p>
      <w:pPr>
        <w:pStyle w:val="Compact"/>
        <w:numPr>
          <w:ilvl w:val="0"/>
          <w:numId w:val="1163"/>
        </w:numPr>
      </w:pPr>
      <w:r>
        <w:t xml:space="preserve">Avoid citing secondary sources when primary sources are available</w:t>
      </w:r>
    </w:p>
    <w:p>
      <w:pPr>
        <w:pStyle w:val="FirstParagraph"/>
      </w:pPr>
      <w:r>
        <w:rPr>
          <w:b/>
          <w:bCs/>
        </w:rPr>
        <w:t xml:space="preserve">When you can’t find a citation:</w:t>
      </w:r>
    </w:p>
    <w:p>
      <w:pPr>
        <w:pStyle w:val="Compact"/>
        <w:numPr>
          <w:ilvl w:val="0"/>
          <w:numId w:val="1164"/>
        </w:numPr>
      </w:pPr>
      <w:r>
        <w:rPr>
          <w:b/>
          <w:bCs/>
        </w:rPr>
        <w:t xml:space="preserve">Demonstrate directly</w:t>
      </w:r>
      <w:r>
        <w:t xml:space="preserve">: Show the behavior through experiments, data, or explicit examples</w:t>
      </w:r>
    </w:p>
    <w:p>
      <w:pPr>
        <w:pStyle w:val="Compact"/>
        <w:numPr>
          <w:ilvl w:val="0"/>
          <w:numId w:val="1164"/>
        </w:numPr>
      </w:pPr>
      <w:r>
        <w:rPr>
          <w:b/>
          <w:bCs/>
        </w:rPr>
        <w:t xml:space="preserve">Acknowledge uncertainty</w:t>
      </w:r>
      <w:r>
        <w:t xml:space="preserve">: Use appropriate hedging language (</w:t>
      </w:r>
      <w:r>
        <w:t xml:space="preserve">“may”</w:t>
      </w:r>
      <w:r>
        <w:t xml:space="preserve">,</w:t>
      </w:r>
      <w:r>
        <w:t xml:space="preserve"> </w:t>
      </w:r>
      <w:r>
        <w:t xml:space="preserve">“appears to”</w:t>
      </w:r>
      <w:r>
        <w:t xml:space="preserve">,</w:t>
      </w:r>
      <w:r>
        <w:t xml:space="preserve"> </w:t>
      </w:r>
      <w:r>
        <w:t xml:space="preserve">“in our experience”</w:t>
      </w:r>
      <w:r>
        <w:t xml:space="preserve">) when evidence is limited</w:t>
      </w:r>
    </w:p>
    <w:p>
      <w:pPr>
        <w:pStyle w:val="Compact"/>
        <w:numPr>
          <w:ilvl w:val="0"/>
          <w:numId w:val="1164"/>
        </w:numPr>
      </w:pPr>
      <w:r>
        <w:rPr>
          <w:b/>
          <w:bCs/>
        </w:rPr>
        <w:t xml:space="preserve">Remove the claim</w:t>
      </w:r>
      <w:r>
        <w:t xml:space="preserve">: If you cannot substantiate a claim with either citations or direct evidence, consider whether it needs to be included</w:t>
      </w:r>
    </w:p>
    <w:p>
      <w:pPr>
        <w:pStyle w:val="FirstParagraph"/>
      </w:pPr>
      <w:r>
        <w:rPr>
          <w:b/>
          <w:bCs/>
        </w:rPr>
        <w:t xml:space="preserve">Why this matters:</w:t>
      </w:r>
    </w:p>
    <w:p>
      <w:pPr>
        <w:pStyle w:val="Compact"/>
        <w:numPr>
          <w:ilvl w:val="0"/>
          <w:numId w:val="1165"/>
        </w:numPr>
      </w:pPr>
      <w:r>
        <w:t xml:space="preserve">Builds reader trust and credibility</w:t>
      </w:r>
    </w:p>
    <w:p>
      <w:pPr>
        <w:pStyle w:val="Compact"/>
        <w:numPr>
          <w:ilvl w:val="0"/>
          <w:numId w:val="1165"/>
        </w:numPr>
      </w:pPr>
      <w:r>
        <w:t xml:space="preserve">Enables readers to verify information independently</w:t>
      </w:r>
    </w:p>
    <w:p>
      <w:pPr>
        <w:pStyle w:val="Compact"/>
        <w:numPr>
          <w:ilvl w:val="0"/>
          <w:numId w:val="1165"/>
        </w:numPr>
      </w:pPr>
      <w:r>
        <w:t xml:space="preserve">Maintains scientific rigor in all communications</w:t>
      </w:r>
    </w:p>
    <w:p>
      <w:pPr>
        <w:pStyle w:val="Compact"/>
        <w:numPr>
          <w:ilvl w:val="0"/>
          <w:numId w:val="1165"/>
        </w:numPr>
      </w:pPr>
      <w:r>
        <w:t xml:space="preserve">Prevents propagation of misinformation</w:t>
      </w:r>
    </w:p>
    <w:p>
      <w:pPr>
        <w:pStyle w:val="FirstParagraph"/>
      </w:pPr>
      <w:r>
        <w:t xml:space="preserve">This principle applies to all lab writing, including:</w:t>
      </w:r>
      <w:r>
        <w:t xml:space="preserve"> </w:t>
      </w:r>
      <w:r>
        <w:t xml:space="preserve">manuscripts, documentation, grant applications, and technical reports.</w:t>
      </w:r>
    </w:p>
    <w:p>
      <w:pPr>
        <w:pStyle w:val="BodyText"/>
      </w:pPr>
      <w:r>
        <w:rPr>
          <w:b/>
          <w:bCs/>
        </w:rPr>
        <w:t xml:space="preserve">Using AI tools for writing:</w:t>
      </w:r>
    </w:p>
    <w:p>
      <w:pPr>
        <w:pStyle w:val="BodyText"/>
      </w:pPr>
      <w:r>
        <w:t xml:space="preserve">When using AI tools to help develop manuscripts or other academic writing,</w:t>
      </w:r>
      <w:r>
        <w:t xml:space="preserve"> </w:t>
      </w:r>
      <w:r>
        <w:t xml:space="preserve">follow the special guidance in the</w:t>
      </w:r>
      <w:r>
        <w:t xml:space="preserve"> </w:t>
      </w:r>
      <w:hyperlink r:id="rId945">
        <w:r>
          <w:rPr>
            <w:rStyle w:val="Hyperlink"/>
          </w:rPr>
          <w:t xml:space="preserve">wai site’s</w:t>
        </w:r>
        <w:r>
          <w:rPr>
            <w:rStyle w:val="Hyperlink"/>
          </w:rPr>
          <w:t xml:space="preserve"> </w:t>
        </w:r>
        <w:r>
          <w:rPr>
            <w:rStyle w:val="Hyperlink"/>
          </w:rPr>
          <w:t xml:space="preserve">“Using AI for Journal Articles”</w:t>
        </w:r>
        <w:r>
          <w:rPr>
            <w:rStyle w:val="Hyperlink"/>
          </w:rPr>
          <w:t xml:space="preserve"> </w:t>
        </w:r>
        <w:r>
          <w:rPr>
            <w:rStyle w:val="Hyperlink"/>
          </w:rPr>
          <w:t xml:space="preserve">section</w:t>
        </w:r>
      </w:hyperlink>
      <w:r>
        <w:t xml:space="preserve"> </w:t>
      </w:r>
      <w:r>
        <w:t xml:space="preserve">to ensure transparency,</w:t>
      </w:r>
      <w:r>
        <w:t xml:space="preserve"> </w:t>
      </w:r>
      <w:r>
        <w:t xml:space="preserve">maintain intellectual ownership,</w:t>
      </w:r>
      <w:r>
        <w:t xml:space="preserve"> </w:t>
      </w:r>
      <w:r>
        <w:t xml:space="preserve">and avoid plagiarism.</w:t>
      </w:r>
    </w:p>
    <w:p>
      <w:r>
        <w:br w:type="page"/>
      </w:r>
    </w:p>
    <w:bookmarkEnd w:id="946"/>
    <w:bookmarkEnd w:id="947"/>
    <w:bookmarkStart w:id="991" w:name="references"/>
    <w:p>
      <w:pPr>
        <w:pStyle w:val="Heading1"/>
      </w:pPr>
      <w:r>
        <w:t xml:space="preserve">References</w:t>
      </w:r>
    </w:p>
    <w:bookmarkStart w:id="990" w:name="refs"/>
    <w:bookmarkStart w:id="948" w:name="ref-benjaminchunglab"/>
    <w:p>
      <w:pPr>
        <w:pStyle w:val="Bibliography"/>
      </w:pPr>
      <w:r>
        <w:t xml:space="preserve">Benjamin-Chung, Jade, Kunal Mishra, Stephanie Djajadi, et al. 2024.</w:t>
      </w:r>
      <w:r>
        <w:t xml:space="preserve"> </w:t>
      </w:r>
      <w:r>
        <w:rPr>
          <w:i/>
          <w:iCs/>
        </w:rPr>
        <w:t xml:space="preserve">Benjamin-Chung Lab Manual</w:t>
      </w:r>
      <w:r>
        <w:t xml:space="preserve">.</w:t>
      </w:r>
      <w:r>
        <w:t xml:space="preserve"> </w:t>
      </w:r>
      <w:hyperlink r:id="rId881">
        <w:r>
          <w:rPr>
            <w:rStyle w:val="Hyperlink"/>
          </w:rPr>
          <w:t xml:space="preserve">https://jadebc.github.io/lab-manual/</w:t>
        </w:r>
      </w:hyperlink>
      <w:r>
        <w:t xml:space="preserve">.</w:t>
      </w:r>
    </w:p>
    <w:bookmarkEnd w:id="948"/>
    <w:bookmarkStart w:id="950" w:name="ref-crameri2020"/>
    <w:p>
      <w:pPr>
        <w:pStyle w:val="Bibliography"/>
      </w:pPr>
      <w:r>
        <w:t xml:space="preserve">Crameri, Fabio, Grace E. Shephard, and Philip J. Heron. 2020.</w:t>
      </w:r>
      <w:r>
        <w:t xml:space="preserve"> </w:t>
      </w:r>
      <w:r>
        <w:t xml:space="preserve">“The Misuse of Colour in Science Communication.”</w:t>
      </w:r>
      <w:r>
        <w:t xml:space="preserve"> </w:t>
      </w:r>
      <w:r>
        <w:rPr>
          <w:i/>
          <w:iCs/>
        </w:rPr>
        <w:t xml:space="preserve">Nature Communications</w:t>
      </w:r>
      <w:r>
        <w:t xml:space="preserve"> </w:t>
      </w:r>
      <w:r>
        <w:t xml:space="preserve">11.</w:t>
      </w:r>
      <w:r>
        <w:t xml:space="preserve"> </w:t>
      </w:r>
      <w:hyperlink r:id="rId949">
        <w:r>
          <w:rPr>
            <w:rStyle w:val="Hyperlink"/>
          </w:rPr>
          <w:t xml:space="preserve">https://doi.org/10.1038/s41467-020-19160-7</w:t>
        </w:r>
      </w:hyperlink>
      <w:r>
        <w:t xml:space="preserve">.</w:t>
      </w:r>
    </w:p>
    <w:bookmarkEnd w:id="950"/>
    <w:bookmarkStart w:id="952" w:name="ref-creativecommons"/>
    <w:p>
      <w:pPr>
        <w:pStyle w:val="Bibliography"/>
      </w:pPr>
      <w:r>
        <w:t xml:space="preserve">“Creative Commons Attribution-NonCommercial 4.0 International License.”</w:t>
      </w:r>
      <w:r>
        <w:t xml:space="preserve"> </w:t>
      </w:r>
      <w:r>
        <w:t xml:space="preserve">n.d. Creative Commons.</w:t>
      </w:r>
      <w:r>
        <w:t xml:space="preserve"> </w:t>
      </w:r>
      <w:hyperlink r:id="rId951">
        <w:r>
          <w:rPr>
            <w:rStyle w:val="Hyperlink"/>
          </w:rPr>
          <w:t xml:space="preserve">http://creativecommons.org/licenses/by-nc/4.0/</w:t>
        </w:r>
      </w:hyperlink>
      <w:r>
        <w:t xml:space="preserve">.</w:t>
      </w:r>
    </w:p>
    <w:bookmarkEnd w:id="952"/>
    <w:bookmarkStart w:id="954" w:name="ref-credit"/>
    <w:p>
      <w:pPr>
        <w:pStyle w:val="Bibliography"/>
      </w:pPr>
      <w:r>
        <w:t xml:space="preserve">“CRediT: Contributor Roles Taxonomy.”</w:t>
      </w:r>
      <w:r>
        <w:t xml:space="preserve"> </w:t>
      </w:r>
      <w:r>
        <w:t xml:space="preserve">n.d. PLOS ONE.</w:t>
      </w:r>
      <w:r>
        <w:t xml:space="preserve"> </w:t>
      </w:r>
      <w:hyperlink r:id="rId953">
        <w:r>
          <w:rPr>
            <w:rStyle w:val="Hyperlink"/>
          </w:rPr>
          <w:t xml:space="preserve">https://journals.plos.org/plosone/s/authorship</w:t>
        </w:r>
      </w:hyperlink>
      <w:r>
        <w:t xml:space="preserve">.</w:t>
      </w:r>
    </w:p>
    <w:bookmarkEnd w:id="954"/>
    <w:bookmarkStart w:id="956" w:name="ref-dryad"/>
    <w:p>
      <w:pPr>
        <w:pStyle w:val="Bibliography"/>
      </w:pPr>
      <w:r>
        <w:t xml:space="preserve">“Dryad Digital Repository.”</w:t>
      </w:r>
      <w:r>
        <w:t xml:space="preserve"> </w:t>
      </w:r>
      <w:r>
        <w:t xml:space="preserve">n.d. Dryad.</w:t>
      </w:r>
      <w:r>
        <w:t xml:space="preserve"> </w:t>
      </w:r>
      <w:hyperlink r:id="rId955">
        <w:r>
          <w:rPr>
            <w:rStyle w:val="Hyperlink"/>
          </w:rPr>
          <w:t xml:space="preserve">https://datadryad.org/</w:t>
        </w:r>
      </w:hyperlink>
      <w:r>
        <w:t xml:space="preserve">.</w:t>
      </w:r>
    </w:p>
    <w:bookmarkEnd w:id="956"/>
    <w:bookmarkStart w:id="957" w:name="ref-equatornetwork"/>
    <w:p>
      <w:pPr>
        <w:pStyle w:val="Bibliography"/>
      </w:pPr>
      <w:r>
        <w:t xml:space="preserve">“EQUATOR Network: Enhancing the QUAlity and Transparency of Health Research.”</w:t>
      </w:r>
      <w:r>
        <w:t xml:space="preserve"> </w:t>
      </w:r>
      <w:r>
        <w:t xml:space="preserve">n.d. EQUATOR Network.</w:t>
      </w:r>
      <w:r>
        <w:t xml:space="preserve"> </w:t>
      </w:r>
      <w:hyperlink r:id="rId51">
        <w:r>
          <w:rPr>
            <w:rStyle w:val="Hyperlink"/>
          </w:rPr>
          <w:t xml:space="preserve">https://www.equator-network.org/</w:t>
        </w:r>
      </w:hyperlink>
      <w:r>
        <w:t xml:space="preserve">.</w:t>
      </w:r>
    </w:p>
    <w:bookmarkEnd w:id="957"/>
    <w:bookmarkStart w:id="959" w:name="ref-plos_data"/>
    <w:p>
      <w:pPr>
        <w:pStyle w:val="Bibliography"/>
      </w:pPr>
      <w:r>
        <w:t xml:space="preserve">“How to Store and Manage Your Data.”</w:t>
      </w:r>
      <w:r>
        <w:t xml:space="preserve"> </w:t>
      </w:r>
      <w:r>
        <w:t xml:space="preserve">n.d. PLOS.</w:t>
      </w:r>
      <w:r>
        <w:t xml:space="preserve"> </w:t>
      </w:r>
      <w:hyperlink r:id="rId958">
        <w:r>
          <w:rPr>
            <w:rStyle w:val="Hyperlink"/>
          </w:rPr>
          <w:t xml:space="preserve">https://plos.org/resource/how-to-store-and-manage-your-data/</w:t>
        </w:r>
      </w:hyperlink>
      <w:r>
        <w:t xml:space="preserve">.</w:t>
      </w:r>
    </w:p>
    <w:bookmarkEnd w:id="959"/>
    <w:bookmarkStart w:id="960" w:name="ref-icmje"/>
    <w:p>
      <w:pPr>
        <w:pStyle w:val="Bibliography"/>
      </w:pPr>
      <w:r>
        <w:t xml:space="preserve">International Committee of Medical Journal Editors. n.d.</w:t>
      </w:r>
      <w:r>
        <w:t xml:space="preserve"> </w:t>
      </w:r>
      <w:r>
        <w:t xml:space="preserve">“Defining the Role of Authors and Contributors.”</w:t>
      </w:r>
      <w:r>
        <w:t xml:space="preserve"> </w:t>
      </w:r>
      <w:r>
        <w:t xml:space="preserve">ICMJE.</w:t>
      </w:r>
      <w:r>
        <w:t xml:space="preserve"> </w:t>
      </w:r>
      <w:hyperlink r:id="rId19">
        <w:r>
          <w:rPr>
            <w:rStyle w:val="Hyperlink"/>
          </w:rPr>
          <w:t xml:space="preserve">http://www.icmje.org/recommendations/browse/roles-and-responsibilities/defining-the-role-of-authors-and-contributors.html</w:t>
        </w:r>
      </w:hyperlink>
      <w:r>
        <w:t xml:space="preserve">.</w:t>
      </w:r>
    </w:p>
    <w:bookmarkEnd w:id="960"/>
    <w:bookmarkStart w:id="962" w:name="ref-lamport2019think"/>
    <w:p>
      <w:pPr>
        <w:pStyle w:val="Bibliography"/>
      </w:pPr>
      <w:r>
        <w:t xml:space="preserve">Lamport, Leslie. 2019.</w:t>
      </w:r>
      <w:r>
        <w:t xml:space="preserve"> </w:t>
      </w:r>
      <w:r>
        <w:rPr>
          <w:i/>
          <w:iCs/>
        </w:rPr>
        <w:t xml:space="preserve">Think and Write with Leslie Lamport</w:t>
      </w:r>
      <w:r>
        <w:t xml:space="preserve">. Podcast interview.</w:t>
      </w:r>
      <w:r>
        <w:t xml:space="preserve"> </w:t>
      </w:r>
      <w:hyperlink r:id="rId961">
        <w:r>
          <w:rPr>
            <w:rStyle w:val="Hyperlink"/>
          </w:rPr>
          <w:t xml:space="preserve">https://mentors.fm/2019/08/13/think-and-write-with-leslie-lamport/</w:t>
        </w:r>
      </w:hyperlink>
      <w:r>
        <w:t xml:space="preserve">.</w:t>
      </w:r>
    </w:p>
    <w:bookmarkEnd w:id="962"/>
    <w:bookmarkStart w:id="963" w:name="ref-medRxiv"/>
    <w:p>
      <w:pPr>
        <w:pStyle w:val="Bibliography"/>
      </w:pPr>
      <w:r>
        <w:t xml:space="preserve">“medRxiv: The Preprint Server for Health Sciences.”</w:t>
      </w:r>
      <w:r>
        <w:t xml:space="preserve"> </w:t>
      </w:r>
      <w:r>
        <w:t xml:space="preserve">n.d. Cold Spring Harbor Laboratory.</w:t>
      </w:r>
      <w:r>
        <w:t xml:space="preserve"> </w:t>
      </w:r>
      <w:hyperlink r:id="rId936">
        <w:r>
          <w:rPr>
            <w:rStyle w:val="Hyperlink"/>
          </w:rPr>
          <w:t xml:space="preserve">https://www.medrxiv.org/</w:t>
        </w:r>
      </w:hyperlink>
      <w:r>
        <w:t xml:space="preserve">.</w:t>
      </w:r>
    </w:p>
    <w:bookmarkEnd w:id="963"/>
    <w:bookmarkStart w:id="965" w:name="ref-munafo2017"/>
    <w:p>
      <w:pPr>
        <w:pStyle w:val="Bibliography"/>
      </w:pPr>
      <w:r>
        <w:t xml:space="preserve">Munafò, Marcus R., Brian A. Nosek, Dorothy V. M. Bishop, et al. 2017.</w:t>
      </w:r>
      <w:r>
        <w:t xml:space="preserve"> </w:t>
      </w:r>
      <w:r>
        <w:t xml:space="preserve">“A Manifesto for Reproducible Science.”</w:t>
      </w:r>
      <w:r>
        <w:t xml:space="preserve"> </w:t>
      </w:r>
      <w:r>
        <w:rPr>
          <w:i/>
          <w:iCs/>
        </w:rPr>
        <w:t xml:space="preserve">Nature Human Behaviour</w:t>
      </w:r>
      <w:r>
        <w:t xml:space="preserve"> </w:t>
      </w:r>
      <w:r>
        <w:t xml:space="preserve">1.</w:t>
      </w:r>
      <w:r>
        <w:t xml:space="preserve"> </w:t>
      </w:r>
      <w:hyperlink r:id="rId964">
        <w:r>
          <w:rPr>
            <w:rStyle w:val="Hyperlink"/>
          </w:rPr>
          <w:t xml:space="preserve">https://doi.org/10.1038/s41562-016-0021</w:t>
        </w:r>
      </w:hyperlink>
      <w:r>
        <w:t xml:space="preserve">.</w:t>
      </w:r>
    </w:p>
    <w:bookmarkEnd w:id="965"/>
    <w:bookmarkStart w:id="967" w:name="ref-nuzzo2015"/>
    <w:p>
      <w:pPr>
        <w:pStyle w:val="Bibliography"/>
      </w:pPr>
      <w:r>
        <w:t xml:space="preserve">Nuzzo, Regina. 2015.</w:t>
      </w:r>
      <w:r>
        <w:t xml:space="preserve"> </w:t>
      </w:r>
      <w:r>
        <w:t xml:space="preserve">“How Scientists Fool Themselves – and How They Can Stop.”</w:t>
      </w:r>
      <w:r>
        <w:t xml:space="preserve"> </w:t>
      </w:r>
      <w:r>
        <w:rPr>
          <w:i/>
          <w:iCs/>
        </w:rPr>
        <w:t xml:space="preserve">Nature</w:t>
      </w:r>
      <w:r>
        <w:t xml:space="preserve"> </w:t>
      </w:r>
      <w:r>
        <w:t xml:space="preserve">526: 182–85.</w:t>
      </w:r>
      <w:r>
        <w:t xml:space="preserve"> </w:t>
      </w:r>
      <w:hyperlink r:id="rId966">
        <w:r>
          <w:rPr>
            <w:rStyle w:val="Hyperlink"/>
          </w:rPr>
          <w:t xml:space="preserve">https://doi.org/10.1038/526182a</w:t>
        </w:r>
      </w:hyperlink>
      <w:r>
        <w:t xml:space="preserve">.</w:t>
      </w:r>
    </w:p>
    <w:bookmarkEnd w:id="967"/>
    <w:bookmarkStart w:id="969" w:name="ref-ojiako2023"/>
    <w:p>
      <w:pPr>
        <w:pStyle w:val="Bibliography"/>
      </w:pPr>
      <w:r>
        <w:t xml:space="preserve">Ojiako, Chiamaka P., Lazenya Weekes-Richemond, Vuyiseka Dubula-Majola, and Marie-Claire Wangari. 2023.</w:t>
      </w:r>
      <w:r>
        <w:t xml:space="preserve"> </w:t>
      </w:r>
      <w:r>
        <w:t xml:space="preserve">“Who Is a Global Health Expert?”</w:t>
      </w:r>
      <w:r>
        <w:t xml:space="preserve"> </w:t>
      </w:r>
      <w:r>
        <w:rPr>
          <w:i/>
          <w:iCs/>
        </w:rPr>
        <w:t xml:space="preserve">PLOS Global Public Health</w:t>
      </w:r>
      <w:r>
        <w:t xml:space="preserve"> </w:t>
      </w:r>
      <w:r>
        <w:t xml:space="preserve">3 (8): e0002269.</w:t>
      </w:r>
      <w:r>
        <w:t xml:space="preserve"> </w:t>
      </w:r>
      <w:hyperlink r:id="rId968">
        <w:r>
          <w:rPr>
            <w:rStyle w:val="Hyperlink"/>
          </w:rPr>
          <w:t xml:space="preserve">https://doi.org/10.1371/journal.pgph.0002269</w:t>
        </w:r>
      </w:hyperlink>
      <w:r>
        <w:t xml:space="preserve">.</w:t>
      </w:r>
    </w:p>
    <w:bookmarkEnd w:id="969"/>
    <w:bookmarkStart w:id="971" w:name="ref-osf"/>
    <w:p>
      <w:pPr>
        <w:pStyle w:val="Bibliography"/>
      </w:pPr>
      <w:r>
        <w:t xml:space="preserve">“Open Science Framework.”</w:t>
      </w:r>
      <w:r>
        <w:t xml:space="preserve"> </w:t>
      </w:r>
      <w:r>
        <w:t xml:space="preserve">n.d. Center for Open Science.</w:t>
      </w:r>
      <w:r>
        <w:t xml:space="preserve"> </w:t>
      </w:r>
      <w:hyperlink r:id="rId970">
        <w:r>
          <w:rPr>
            <w:rStyle w:val="Hyperlink"/>
          </w:rPr>
          <w:t xml:space="preserve">https://osf.io/</w:t>
        </w:r>
      </w:hyperlink>
      <w:r>
        <w:t xml:space="preserve">.</w:t>
      </w:r>
    </w:p>
    <w:bookmarkEnd w:id="971"/>
    <w:bookmarkStart w:id="973" w:name="ref-slurm-salloc"/>
    <w:p>
      <w:pPr>
        <w:pStyle w:val="Bibliography"/>
      </w:pPr>
      <w:r>
        <w:t xml:space="preserve">“Slurm Workload Manager: Salloc Documentation.”</w:t>
      </w:r>
      <w:r>
        <w:t xml:space="preserve"> </w:t>
      </w:r>
      <w:r>
        <w:t xml:space="preserve">n.d.-a. SchedMD.</w:t>
      </w:r>
      <w:r>
        <w:t xml:space="preserve"> </w:t>
      </w:r>
      <w:hyperlink r:id="rId972">
        <w:r>
          <w:rPr>
            <w:rStyle w:val="Hyperlink"/>
          </w:rPr>
          <w:t xml:space="preserve">https://slurm.schedmd.com/salloc.html</w:t>
        </w:r>
      </w:hyperlink>
      <w:r>
        <w:t xml:space="preserve">.</w:t>
      </w:r>
    </w:p>
    <w:bookmarkEnd w:id="973"/>
    <w:bookmarkStart w:id="975" w:name="ref-slurm-sattach"/>
    <w:p>
      <w:pPr>
        <w:pStyle w:val="Bibliography"/>
      </w:pPr>
      <w:r>
        <w:t xml:space="preserve">“Slurm Workload Manager: Sattach Documentation.”</w:t>
      </w:r>
      <w:r>
        <w:t xml:space="preserve"> </w:t>
      </w:r>
      <w:r>
        <w:t xml:space="preserve">n.d.-b. SchedMD.</w:t>
      </w:r>
      <w:r>
        <w:t xml:space="preserve"> </w:t>
      </w:r>
      <w:hyperlink r:id="rId974">
        <w:r>
          <w:rPr>
            <w:rStyle w:val="Hyperlink"/>
          </w:rPr>
          <w:t xml:space="preserve">https://slurm.schedmd.com/sattach.html</w:t>
        </w:r>
      </w:hyperlink>
      <w:r>
        <w:t xml:space="preserve">.</w:t>
      </w:r>
    </w:p>
    <w:bookmarkEnd w:id="975"/>
    <w:bookmarkStart w:id="977" w:name="ref-slurm"/>
    <w:p>
      <w:pPr>
        <w:pStyle w:val="Bibliography"/>
      </w:pPr>
      <w:r>
        <w:t xml:space="preserve">“Slurm Workload Manager: Sbatch Documentation.”</w:t>
      </w:r>
      <w:r>
        <w:t xml:space="preserve"> </w:t>
      </w:r>
      <w:r>
        <w:t xml:space="preserve">n.d.-c. SchedMD.</w:t>
      </w:r>
      <w:r>
        <w:t xml:space="preserve"> </w:t>
      </w:r>
      <w:hyperlink r:id="rId976">
        <w:r>
          <w:rPr>
            <w:rStyle w:val="Hyperlink"/>
          </w:rPr>
          <w:t xml:space="preserve">https://slurm.schedmd.com/sbatch.html</w:t>
        </w:r>
      </w:hyperlink>
      <w:r>
        <w:t xml:space="preserve">.</w:t>
      </w:r>
    </w:p>
    <w:bookmarkEnd w:id="977"/>
    <w:bookmarkStart w:id="979" w:name="ref-slurm-squeue"/>
    <w:p>
      <w:pPr>
        <w:pStyle w:val="Bibliography"/>
      </w:pPr>
      <w:r>
        <w:t xml:space="preserve">“Slurm Workload Manager: Squeue Documentation.”</w:t>
      </w:r>
      <w:r>
        <w:t xml:space="preserve"> </w:t>
      </w:r>
      <w:r>
        <w:t xml:space="preserve">n.d.-d. SchedMD.</w:t>
      </w:r>
      <w:r>
        <w:t xml:space="preserve"> </w:t>
      </w:r>
      <w:hyperlink r:id="rId978">
        <w:r>
          <w:rPr>
            <w:rStyle w:val="Hyperlink"/>
          </w:rPr>
          <w:t xml:space="preserve">https://slurm.schedmd.com/squeue.html</w:t>
        </w:r>
      </w:hyperlink>
      <w:r>
        <w:t xml:space="preserve">.</w:t>
      </w:r>
    </w:p>
    <w:bookmarkEnd w:id="979"/>
    <w:bookmarkStart w:id="981" w:name="ref-slurm-srun"/>
    <w:p>
      <w:pPr>
        <w:pStyle w:val="Bibliography"/>
      </w:pPr>
      <w:r>
        <w:t xml:space="preserve">“Slurm Workload Manager: Srun Documentation.”</w:t>
      </w:r>
      <w:r>
        <w:t xml:space="preserve"> </w:t>
      </w:r>
      <w:r>
        <w:t xml:space="preserve">n.d.-e. SchedMD.</w:t>
      </w:r>
      <w:r>
        <w:t xml:space="preserve"> </w:t>
      </w:r>
      <w:hyperlink r:id="rId980">
        <w:r>
          <w:rPr>
            <w:rStyle w:val="Hyperlink"/>
          </w:rPr>
          <w:t xml:space="preserve">https://slurm.schedmd.com/srun.html</w:t>
        </w:r>
      </w:hyperlink>
      <w:r>
        <w:t xml:space="preserve">.</w:t>
      </w:r>
    </w:p>
    <w:bookmarkEnd w:id="981"/>
    <w:bookmarkStart w:id="983" w:name="ref-openssh-ssh-config"/>
    <w:p>
      <w:pPr>
        <w:pStyle w:val="Bibliography"/>
      </w:pPr>
      <w:r>
        <w:t xml:space="preserve">“Ssh_config(5) Manual Page.”</w:t>
      </w:r>
      <w:r>
        <w:t xml:space="preserve"> </w:t>
      </w:r>
      <w:r>
        <w:t xml:space="preserve">n.d. OpenBSD.</w:t>
      </w:r>
      <w:r>
        <w:t xml:space="preserve"> </w:t>
      </w:r>
      <w:hyperlink r:id="rId982">
        <w:r>
          <w:rPr>
            <w:rStyle w:val="Hyperlink"/>
          </w:rPr>
          <w:t xml:space="preserve">https://man.openbsd.org/ssh_config</w:t>
        </w:r>
      </w:hyperlink>
      <w:r>
        <w:t xml:space="preserve">.</w:t>
      </w:r>
    </w:p>
    <w:bookmarkEnd w:id="983"/>
    <w:bookmarkStart w:id="985" w:name="ref-openssh-ssh-config-debian"/>
    <w:p>
      <w:pPr>
        <w:pStyle w:val="Bibliography"/>
      </w:pPr>
      <w:r>
        <w:t xml:space="preserve">“Ssh_config(5) Manual Page, Debian Edition.”</w:t>
      </w:r>
      <w:r>
        <w:t xml:space="preserve"> </w:t>
      </w:r>
      <w:r>
        <w:t xml:space="preserve">n.d. Debian Project.</w:t>
      </w:r>
      <w:r>
        <w:t xml:space="preserve"> </w:t>
      </w:r>
      <w:hyperlink r:id="rId984">
        <w:r>
          <w:rPr>
            <w:rStyle w:val="Hyperlink"/>
          </w:rPr>
          <w:t xml:space="preserve">https://manpages.debian.org/stable/openssh-client/ssh_config.5.en.html</w:t>
        </w:r>
      </w:hyperlink>
      <w:r>
        <w:t xml:space="preserve">.</w:t>
      </w:r>
    </w:p>
    <w:bookmarkEnd w:id="985"/>
    <w:bookmarkStart w:id="987" w:name="ref-stoddart2019"/>
    <w:p>
      <w:pPr>
        <w:pStyle w:val="Bibliography"/>
      </w:pPr>
      <w:r>
        <w:t xml:space="preserve">Stoddart, Charlotte. 2019.</w:t>
      </w:r>
      <w:r>
        <w:t xml:space="preserve"> </w:t>
      </w:r>
      <w:r>
        <w:t xml:space="preserve">“Is There a Reproducibility Crisis in Science?”</w:t>
      </w:r>
      <w:r>
        <w:t xml:space="preserve"> </w:t>
      </w:r>
      <w:r>
        <w:rPr>
          <w:i/>
          <w:iCs/>
        </w:rPr>
        <w:t xml:space="preserve">Nature</w:t>
      </w:r>
      <w:r>
        <w:t xml:space="preserve">, ahead of print.</w:t>
      </w:r>
      <w:r>
        <w:t xml:space="preserve"> </w:t>
      </w:r>
      <w:hyperlink r:id="rId986">
        <w:r>
          <w:rPr>
            <w:rStyle w:val="Hyperlink"/>
          </w:rPr>
          <w:t xml:space="preserve">https://doi.org/10.1038/d41586-019-00067-3</w:t>
        </w:r>
      </w:hyperlink>
      <w:r>
        <w:t xml:space="preserve">.</w:t>
      </w:r>
    </w:p>
    <w:bookmarkEnd w:id="987"/>
    <w:bookmarkStart w:id="989" w:name="ref-white2019"/>
    <w:p>
      <w:pPr>
        <w:pStyle w:val="Bibliography"/>
      </w:pPr>
      <w:r>
        <w:t xml:space="preserve">White, Michael. 2019.</w:t>
      </w:r>
      <w:r>
        <w:t xml:space="preserve"> </w:t>
      </w:r>
      <w:r>
        <w:t xml:space="preserve">“How Small Changes to a Paper Can Help to Smooth the Review Process.”</w:t>
      </w:r>
      <w:r>
        <w:t xml:space="preserve"> </w:t>
      </w:r>
      <w:r>
        <w:rPr>
          <w:i/>
          <w:iCs/>
        </w:rPr>
        <w:t xml:space="preserve">Nature</w:t>
      </w:r>
      <w:r>
        <w:t xml:space="preserve">, ahead of print.</w:t>
      </w:r>
      <w:r>
        <w:t xml:space="preserve"> </w:t>
      </w:r>
      <w:hyperlink r:id="rId988">
        <w:r>
          <w:rPr>
            <w:rStyle w:val="Hyperlink"/>
          </w:rPr>
          <w:t xml:space="preserve">https://doi.org/10.1038/d41586-019-01431-z</w:t>
        </w:r>
      </w:hyperlink>
      <w:r>
        <w:t xml:space="preserve">.</w:t>
      </w:r>
    </w:p>
    <w:bookmarkEnd w:id="989"/>
    <w:bookmarkEnd w:id="990"/>
    <w:p>
      <w:r>
        <w:br w:type="page"/>
      </w:r>
    </w:p>
    <w:bookmarkEnd w:id="991"/>
    <w:bookmarkStart w:id="993" w:name="sec-appendix-copilot-instructions"/>
    <w:p>
      <w:pPr>
        <w:pStyle w:val="Heading1"/>
      </w:pPr>
      <w:r>
        <w:t xml:space="preserve">Copilot Instructions File</w:t>
      </w:r>
    </w:p>
    <w:p>
      <w:pPr>
        <w:pStyle w:val="FirstParagraph"/>
      </w:pPr>
      <w:r>
        <w:t xml:space="preserve">For the complete</w:t>
      </w:r>
      <w:r>
        <w:t xml:space="preserve"> </w:t>
      </w:r>
      <w:r>
        <w:rPr>
          <w:rStyle w:val="VerbatimChar"/>
        </w:rPr>
        <w:t xml:space="preserve">.github/copilot-instructions.md</w:t>
      </w:r>
      <w:r>
        <w:t xml:space="preserve"> </w:t>
      </w:r>
      <w:r>
        <w:t xml:space="preserve">file,</w:t>
      </w:r>
      <w:r>
        <w:t xml:space="preserve"> </w:t>
      </w:r>
      <w:r>
        <w:t xml:space="preserve">please view the HTML version of this appendix at:</w:t>
      </w:r>
      <w:r>
        <w:t xml:space="preserve"> </w:t>
      </w:r>
      <w:hyperlink r:id="rId992">
        <w:r>
          <w:rPr>
            <w:rStyle w:val="Hyperlink"/>
          </w:rPr>
          <w:t xml:space="preserve">https://ucd-serg.github.io/lab-manual/appendix-copilot-instructions.html</w:t>
        </w:r>
      </w:hyperlink>
    </w:p>
    <w:p>
      <w:r>
        <w:br w:type="page"/>
      </w:r>
    </w:p>
    <w:bookmarkEnd w:id="993"/>
    <w:bookmarkStart w:id="995" w:name="sec-appendix-copilot-setup-steps"/>
    <w:p>
      <w:pPr>
        <w:pStyle w:val="Heading1"/>
      </w:pPr>
      <w:r>
        <w:t xml:space="preserve">Copilot Setup Steps File</w:t>
      </w:r>
    </w:p>
    <w:p>
      <w:pPr>
        <w:pStyle w:val="FirstParagraph"/>
      </w:pPr>
      <w:r>
        <w:t xml:space="preserve">For the complete</w:t>
      </w:r>
      <w:r>
        <w:t xml:space="preserve"> </w:t>
      </w:r>
      <w:r>
        <w:rPr>
          <w:rStyle w:val="VerbatimChar"/>
        </w:rPr>
        <w:t xml:space="preserve">.github/workflows/copilot-setup-steps.yml</w:t>
      </w:r>
      <w:r>
        <w:t xml:space="preserve"> </w:t>
      </w:r>
      <w:r>
        <w:t xml:space="preserve">file,</w:t>
      </w:r>
      <w:r>
        <w:t xml:space="preserve"> </w:t>
      </w:r>
      <w:r>
        <w:t xml:space="preserve">please view the HTML version of this appendix at:</w:t>
      </w:r>
      <w:r>
        <w:t xml:space="preserve"> </w:t>
      </w:r>
      <w:hyperlink r:id="rId994">
        <w:r>
          <w:rPr>
            <w:rStyle w:val="Hyperlink"/>
          </w:rPr>
          <w:t xml:space="preserve">https://ucd-serg.github.io/lab-manual/appendix-copilot-setup-steps.html</w:t>
        </w:r>
      </w:hyperlink>
    </w:p>
    <w:p>
      <w:r>
        <w:br w:type="page"/>
      </w:r>
    </w:p>
    <w:bookmarkEnd w:id="995"/>
    <w:bookmarkStart w:id="996" w:name="document-generation-metadata"/>
    <w:p>
      <w:pPr>
        <w:pStyle w:val="Heading1"/>
      </w:pPr>
      <w:r>
        <w:t xml:space="preserve">Document Generation Metadata</w:t>
      </w:r>
    </w:p>
    <w:p>
      <w:pPr>
        <w:pStyle w:val="FirstParagraph"/>
      </w:pPr>
      <w:r>
        <w:t xml:space="preserve">This document was generated from the following git commit:</w:t>
      </w:r>
    </w:p>
    <w:p>
      <w:pPr>
        <w:pStyle w:val="Compact"/>
        <w:numPr>
          <w:ilvl w:val="0"/>
          <w:numId w:val="1166"/>
        </w:numPr>
      </w:pPr>
      <w:ins w:id="985" w:author="PR Preview" w:date="2024-01-01T00:00:00Z">
        <w:r>
          <w:rPr>
            <w:b/>
            <w:bCs/>
          </w:rPr>
          <w:t xml:space="preserve">Branch:</w:t>
        </w:r>
      </w:ins>
      <w:ins w:id="985" w:author="PR Preview" w:date="2024-01-01T00:00:00Z">
        <w:r>
          <w:t xml:space="preserve"> </w:t>
        </w:r>
      </w:ins>
      <w:ins w:id="985" w:author="PR Preview" w:date="2024-01-01T00:00:00Z">
        <w:r>
          <w:t xml:space="preserve">HEAD</w:t>
        </w:r>
      </w:ins>
    </w:p>
    <w:p>
      <w:pPr>
        <w:pStyle w:val="Compact"/>
        <w:numPr>
          <w:ilvl w:val="0"/>
          <w:numId w:val="1166"/>
        </w:numPr>
      </w:pPr>
      <w:ins w:id="986" w:author="PR Preview" w:date="2024-01-01T00:00:00Z">
        <w:r>
          <w:rPr>
            <w:b/>
            <w:bCs/>
          </w:rPr>
          <w:t xml:space="preserve">Commit:</w:t>
        </w:r>
      </w:ins>
      <w:ins w:id="986" w:author="PR Preview" w:date="2024-01-01T00:00:00Z">
        <w:r>
          <w:t xml:space="preserve"> </w:t>
        </w:r>
      </w:ins>
      <w:ins w:id="986" w:author="PR Preview" w:date="2024-01-01T00:00:00Z">
        <w:r>
          <w:t xml:space="preserve">3a6136a</w:t>
        </w:r>
      </w:ins>
    </w:p>
    <w:p>
      <w:pPr>
        <w:pStyle w:val="Compact"/>
        <w:numPr>
          <w:ilvl w:val="0"/>
          <w:numId w:val="1166"/>
        </w:numPr>
      </w:pPr>
      <w:ins w:id="987" w:author="PR Preview" w:date="2024-01-01T00:00:00Z">
        <w:r>
          <w:rPr>
            <w:b/>
            <w:bCs/>
          </w:rPr>
          <w:t xml:space="preserve">Full commit hash:</w:t>
        </w:r>
      </w:ins>
      <w:ins w:id="987" w:author="PR Preview" w:date="2024-01-01T00:00:00Z">
        <w:r>
          <w:t xml:space="preserve"> </w:t>
        </w:r>
      </w:ins>
      <w:ins w:id="987" w:author="PR Preview" w:date="2024-01-01T00:00:00Z">
        <w:r>
          <w:t xml:space="preserve">3a6136a84157b4faf5f4174ece656864ebdd4146</w:t>
        </w:r>
      </w:ins>
    </w:p>
    <w:p>
      <w:pPr>
        <w:pStyle w:val="Compact"/>
        <w:numPr>
          <w:ilvl w:val="0"/>
          <w:numId w:val="1166"/>
        </w:numPr>
      </w:pPr>
      <w:ins w:id="988" w:author="PR Preview" w:date="2024-01-01T00:00:00Z">
        <w:r>
          <w:rPr>
            <w:b/>
            <w:bCs/>
          </w:rPr>
          <w:t xml:space="preserve">Commit date:</w:t>
        </w:r>
      </w:ins>
      <w:ins w:id="988" w:author="PR Preview" w:date="2024-01-01T00:00:00Z">
        <w:r>
          <w:t xml:space="preserve"> </w:t>
        </w:r>
      </w:ins>
      <w:ins w:id="988" w:author="PR Preview" w:date="2024-01-01T00:00:00Z">
        <w:r>
          <w:t xml:space="preserve">2026-10-14 00:35:59 -0700</w:t>
        </w:r>
      </w:ins>
    </w:p>
    <w:p>
      <w:pPr>
        <w:pStyle w:val="FirstParagraph"/>
      </w:pPr>
      <w:r>
        <w:t xml:space="preserve">When transferring edits from this DOCX file back to the Quarto source files,</w:t>
      </w:r>
      <w:r>
        <w:t xml:space="preserve"> </w:t>
      </w:r>
      <w:r>
        <w:t xml:space="preserve">use this commit information to set up the PR correctly and account for any commits that have been added since this document was generated.</w:t>
      </w:r>
    </w:p>
    <w:bookmarkEnd w:id="99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2"/>
  </w:num>
  <w:num w:numId="1009">
    <w:abstractNumId w:val="992"/>
  </w:num>
  <w:num w:numId="1010">
    <w:abstractNumId w:val="992"/>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8">
    <w:abstractNumId w:val="991"/>
  </w:num>
  <w:num w:numId="1039">
    <w:abstractNumId w:val="991"/>
  </w:num>
  <w:num w:numId="1040">
    <w:abstractNumId w:val="991"/>
  </w:num>
  <w:num w:numId="1041">
    <w:abstractNumId w:val="991"/>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1"/>
  </w:num>
  <w:num w:numId="1047">
    <w:abstractNumId w:val="991"/>
  </w:num>
  <w:num w:numId="1048">
    <w:abstractNumId w:val="991"/>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2"/>
  </w:num>
  <w:num w:numId="1052">
    <w:abstractNumId w:val="992"/>
  </w:num>
  <w:num w:numId="1053">
    <w:abstractNumId w:val="992"/>
  </w:num>
  <w:num w:numId="1054">
    <w:abstractNumId w:val="992"/>
  </w:num>
  <w:num w:numId="1055">
    <w:abstractNumId w:val="992"/>
  </w:num>
  <w:num w:numId="1056">
    <w:abstractNumId w:val="992"/>
  </w:num>
  <w:num w:numId="1057">
    <w:abstractNumId w:val="992"/>
  </w:num>
  <w:num w:numId="1058">
    <w:abstractNumId w:val="992"/>
  </w:num>
  <w:num w:numId="1059">
    <w:abstractNumId w:val="992"/>
  </w:num>
  <w:num w:numId="1060">
    <w:abstractNumId w:val="992"/>
  </w:num>
  <w:num w:numId="1061">
    <w:abstractNumId w:val="992"/>
  </w:num>
  <w:num w:numId="1062">
    <w:abstractNumId w:val="992"/>
  </w:num>
  <w:num w:numId="1063">
    <w:abstractNumId w:val="992"/>
  </w:num>
  <w:num w:numId="1064">
    <w:abstractNumId w:val="992"/>
  </w:num>
  <w:num w:numId="1065">
    <w:abstractNumId w:val="992"/>
  </w:num>
  <w:num w:numId="1066">
    <w:abstractNumId w:val="992"/>
  </w:num>
  <w:num w:numId="1067">
    <w:abstractNumId w:val="992"/>
  </w:num>
  <w:num w:numId="1068">
    <w:abstractNumId w:val="992"/>
  </w:num>
  <w:num w:numId="1069">
    <w:abstractNumId w:val="992"/>
  </w:num>
  <w:num w:numId="1070">
    <w:abstractNumId w:val="992"/>
  </w:num>
  <w:num w:numId="1071">
    <w:abstractNumId w:val="992"/>
  </w:num>
  <w:num w:numId="1072">
    <w:abstractNumId w:val="992"/>
  </w:num>
  <w:num w:numId="1073">
    <w:abstractNumId w:val="992"/>
  </w:num>
  <w:num w:numId="1074">
    <w:abstractNumId w:val="992"/>
  </w:num>
  <w:num w:numId="1075">
    <w:abstractNumId w:val="992"/>
  </w:num>
  <w:num w:numId="1076">
    <w:abstractNumId w:val="992"/>
  </w:num>
  <w:num w:numId="1077">
    <w:abstractNumId w:val="992"/>
  </w:num>
  <w:num w:numId="1078">
    <w:abstractNumId w:val="992"/>
  </w:num>
  <w:num w:numId="1079">
    <w:abstractNumId w:val="992"/>
  </w:num>
  <w:num w:numId="1080">
    <w:abstractNumId w:val="992"/>
  </w:num>
  <w:num w:numId="1081">
    <w:abstractNumId w:val="992"/>
  </w:num>
  <w:num w:numId="1082">
    <w:abstractNumId w:val="992"/>
  </w:num>
  <w:num w:numId="1083">
    <w:abstractNumId w:val="992"/>
  </w:num>
  <w:num w:numId="1084">
    <w:abstractNumId w:val="992"/>
  </w:num>
  <w:num w:numId="1085">
    <w:abstractNumId w:val="992"/>
  </w:num>
  <w:num w:numId="1086">
    <w:abstractNumId w:val="992"/>
  </w:num>
  <w:num w:numId="1087">
    <w:abstractNumId w:val="992"/>
  </w:num>
  <w:num w:numId="1088">
    <w:abstractNumId w:val="992"/>
  </w:num>
  <w:num w:numId="1089">
    <w:abstractNumId w:val="992"/>
  </w:num>
  <w:num w:numId="1090">
    <w:abstractNumId w:val="992"/>
  </w:num>
  <w:num w:numId="1091">
    <w:abstractNumId w:val="992"/>
  </w:num>
  <w:num w:numId="1092">
    <w:abstractNumId w:val="992"/>
  </w:num>
  <w:num w:numId="1093">
    <w:abstractNumId w:val="992"/>
  </w:num>
  <w:num w:numId="1094">
    <w:abstractNumId w:val="992"/>
  </w:num>
  <w:num w:numId="1095">
    <w:abstractNumId w:val="992"/>
  </w:num>
  <w:num w:numId="1096">
    <w:abstractNumId w:val="992"/>
  </w:num>
  <w:num w:numId="1097">
    <w:abstractNumId w:val="992"/>
  </w:num>
  <w:num w:numId="1098">
    <w:abstractNumId w:val="992"/>
  </w:num>
  <w:num w:numId="1099">
    <w:abstractNumId w:val="992"/>
  </w:num>
  <w:num w:numId="1100">
    <w:abstractNumId w:val="992"/>
  </w:num>
  <w:num w:numId="1101">
    <w:abstractNumId w:val="992"/>
  </w:num>
  <w:num w:numId="1102">
    <w:abstractNumId w:val="992"/>
  </w:num>
  <w:num w:numId="1103">
    <w:abstractNumId w:val="992"/>
  </w:num>
  <w:num w:numId="1104">
    <w:abstractNumId w:val="992"/>
  </w:num>
  <w:num w:numId="1105">
    <w:abstractNumId w:val="992"/>
  </w:num>
  <w:num w:numId="1106">
    <w:abstractNumId w:val="992"/>
  </w:num>
  <w:num w:numId="1107">
    <w:abstractNumId w:val="992"/>
  </w:num>
  <w:num w:numId="1108">
    <w:abstractNumId w:val="992"/>
  </w:num>
  <w:num w:numId="1109">
    <w:abstractNumId w:val="992"/>
  </w:num>
  <w:num w:numId="1110">
    <w:abstractNumId w:val="992"/>
  </w:num>
  <w:num w:numId="1111">
    <w:abstractNumId w:val="992"/>
  </w:num>
  <w:num w:numId="1112">
    <w:abstractNumId w:val="992"/>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3">
    <w:abstractNumId w:val="991"/>
  </w:num>
  <w:num w:numId="1144">
    <w:abstractNumId w:val="991"/>
  </w:num>
  <w:num w:numId="1145">
    <w:abstractNumId w:val="991"/>
  </w:num>
  <w:num w:numId="1146">
    <w:abstractNumId w:val="992"/>
  </w:num>
  <w:num w:numId="1147">
    <w:abstractNumId w:val="992"/>
  </w:num>
  <w:num w:numId="1148">
    <w:abstractNumId w:val="992"/>
  </w:num>
  <w:num w:numId="1149">
    <w:abstractNumId w:val="992"/>
  </w:num>
  <w:num w:numId="1150">
    <w:abstractNumId w:val="992"/>
  </w:num>
  <w:num w:numId="1151">
    <w:abstractNumId w:val="992"/>
  </w:num>
  <w:num w:numId="1152">
    <w:abstractNumId w:val="992"/>
  </w:num>
  <w:num w:numId="1153">
    <w:abstractNumId w:val="992"/>
  </w:num>
  <w:num w:numId="1154">
    <w:abstractNumId w:val="992"/>
  </w:num>
  <w:num w:numId="1155">
    <w:abstractNumId w:val="992"/>
  </w:num>
  <w:num w:numId="1156">
    <w:abstractNumId w:val="992"/>
  </w:num>
  <w:num w:numId="1157">
    <w:abstractNumId w:val="992"/>
  </w:num>
  <w:num w:numId="1158">
    <w:abstractNumId w:val="992"/>
  </w:num>
  <w:num w:numId="1159">
    <w:abstractNumId w:val="992"/>
  </w:num>
  <w:num w:numId="1160">
    <w:abstractNumId w:val="992"/>
  </w:num>
  <w:num w:numId="1161">
    <w:abstractNumId w:val="992"/>
  </w:num>
  <w:num w:numId="1162">
    <w:abstractNumId w:val="991"/>
  </w:num>
  <w:num w:numId="1163">
    <w:abstractNumId w:val="991"/>
  </w:num>
  <w:num w:numId="1164">
    <w:abstractNumId w:val="991"/>
  </w:num>
  <w:num w:numId="1165">
    <w:abstractNumId w:val="991"/>
  </w:num>
  <w:num w:numId="116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794" Type="http://schemas.openxmlformats.org/officeDocument/2006/relationships/image" Target="media/rId794.png"/><Relationship Id="rId90" Type="http://schemas.openxmlformats.org/officeDocument/2006/relationships/image" Target="media/rId90.png"/><Relationship Id="rId535" Type="http://schemas.openxmlformats.org/officeDocument/2006/relationships/image" Target="media/rId535.png"/><Relationship Id="rId540" Type="http://schemas.openxmlformats.org/officeDocument/2006/relationships/image" Target="media/rId540.png"/><Relationship Id="rId761" Type="http://schemas.openxmlformats.org/officeDocument/2006/relationships/hyperlink" Target="assets/files/PHS_Shared_Compute_Environments.pdf" TargetMode="External"/><Relationship Id="rId43" Type="http://schemas.openxmlformats.org/officeDocument/2006/relationships/hyperlink" Target="clinicaltrials.gov" TargetMode="External"/><Relationship Id="rId57" Type="http://schemas.openxmlformats.org/officeDocument/2006/relationships/hyperlink" Target="github.com" TargetMode="External"/><Relationship Id="rId951" Type="http://schemas.openxmlformats.org/officeDocument/2006/relationships/hyperlink" Target="http://creativecommons.org/licenses/by-nc/4.0/" TargetMode="External"/><Relationship Id="rId845" Type="http://schemas.openxmlformats.org/officeDocument/2006/relationships/hyperlink" Target="http://www.cookbook-r.com/Graphs/Colors_(ggplot2)/#a-colorblind-friendly-palette" TargetMode="External"/><Relationship Id="rId19" Type="http://schemas.openxmlformats.org/officeDocument/2006/relationships/hyperlink" Target="http://www.icmje.org/recommendations/browse/roles-and-responsibilities/defining-the-role-of-authors-and-contributors.html" TargetMode="External"/><Relationship Id="rId782" Type="http://schemas.openxmlformats.org/officeDocument/2006/relationships/hyperlink" Target="https://conda-forge.org/" TargetMode="External"/><Relationship Id="rId885" Type="http://schemas.openxmlformats.org/officeDocument/2006/relationships/hyperlink" Target="https://contextlab.github.io/lab-manual/" TargetMode="External"/><Relationship Id="rId943" Type="http://schemas.openxmlformats.org/officeDocument/2006/relationships/hyperlink" Target="https://cran.r-project.org/package=flexlsx" TargetMode="External"/><Relationship Id="rId786" Type="http://schemas.openxmlformats.org/officeDocument/2006/relationships/hyperlink" Target="https://cran.r-project.org/package=httpgd" TargetMode="External"/><Relationship Id="rId20" Type="http://schemas.openxmlformats.org/officeDocument/2006/relationships/hyperlink" Target="https://credit.niso.org/" TargetMode="External"/><Relationship Id="rId751" Type="http://schemas.openxmlformats.org/officeDocument/2006/relationships/hyperlink" Target="https://data-dict.tidyverse.org/" TargetMode="External"/><Relationship Id="rId955" Type="http://schemas.openxmlformats.org/officeDocument/2006/relationships/hyperlink" Target="https://datadryad.org/" TargetMode="External"/><Relationship Id="rId942" Type="http://schemas.openxmlformats.org/officeDocument/2006/relationships/hyperlink" Target="https://davidgohel.github.io/flextable/" TargetMode="External"/><Relationship Id="rId872" Type="http://schemas.openxmlformats.org/officeDocument/2006/relationships/hyperlink" Target="https://docs.google.com/document/d/1ckgRCcr7FFPyymyMA6Y_-cB_vftOyrrxT28c6gRg0PI/edit" TargetMode="External"/><Relationship Id="rId966" Type="http://schemas.openxmlformats.org/officeDocument/2006/relationships/hyperlink" Target="https://doi.org/10.1038/526182a" TargetMode="External"/><Relationship Id="rId986" Type="http://schemas.openxmlformats.org/officeDocument/2006/relationships/hyperlink" Target="https://doi.org/10.1038/d41586-019-00067-3" TargetMode="External"/><Relationship Id="rId988" Type="http://schemas.openxmlformats.org/officeDocument/2006/relationships/hyperlink" Target="https://doi.org/10.1038/d41586-019-01431-z" TargetMode="External"/><Relationship Id="rId949" Type="http://schemas.openxmlformats.org/officeDocument/2006/relationships/hyperlink" Target="https://doi.org/10.1038/s41467-020-19160-7" TargetMode="External"/><Relationship Id="rId964" Type="http://schemas.openxmlformats.org/officeDocument/2006/relationships/hyperlink" Target="https://doi.org/10.1038/s41562-016-0021" TargetMode="External"/><Relationship Id="rId968" Type="http://schemas.openxmlformats.org/officeDocument/2006/relationships/hyperlink" Target="https://doi.org/10.1371/journal.pgph.0002269" TargetMode="External"/><Relationship Id="rId530" Type="http://schemas.openxmlformats.org/officeDocument/2006/relationships/hyperlink" Target="https://education.github.com/" TargetMode="External"/><Relationship Id="rId531" Type="http://schemas.openxmlformats.org/officeDocument/2006/relationships/hyperlink" Target="https://education.github.com/pack" TargetMode="External"/><Relationship Id="rId532" Type="http://schemas.openxmlformats.org/officeDocument/2006/relationships/hyperlink" Target="https://education.github.com/teachers" TargetMode="External"/><Relationship Id="rId914" Type="http://schemas.openxmlformats.org/officeDocument/2006/relationships/hyperlink" Target="https://en.wikipedia.org/wiki/Doctor_of_Philosophy#History" TargetMode="External"/><Relationship Id="rId892" Type="http://schemas.openxmlformats.org/officeDocument/2006/relationships/hyperlink" Target="https://en.wikipedia.org/wiki/Good_Luck,_Have_Fun,_Don%27t_Die" TargetMode="External"/><Relationship Id="rId934" Type="http://schemas.openxmlformats.org/officeDocument/2006/relationships/hyperlink" Target="https://en.wikipedia.org/wiki/Implicature" TargetMode="External"/><Relationship Id="rId915" Type="http://schemas.openxmlformats.org/officeDocument/2006/relationships/hyperlink" Target="https://en.wikipedia.org/wiki/Masterpiece#History" TargetMode="External"/><Relationship Id="rId913" Type="http://schemas.openxmlformats.org/officeDocument/2006/relationships/hyperlink" Target="https://en.wikipedia.org/wiki/Thesis" TargetMode="External"/><Relationship Id="rId933" Type="http://schemas.openxmlformats.org/officeDocument/2006/relationships/hyperlink" Target="https://en.wikipedia.org/wiki/Yes,_and_..." TargetMode="External"/><Relationship Id="rId886" Type="http://schemas.openxmlformats.org/officeDocument/2006/relationships/hyperlink" Target="https://github.com/ContextLab/lab-manual" TargetMode="External"/><Relationship Id="rId63" Type="http://schemas.openxmlformats.org/officeDocument/2006/relationships/hyperlink" Target="https://github.com/Morrison-Lab/psc" TargetMode="External"/><Relationship Id="rId809" Type="http://schemas.openxmlformats.org/officeDocument/2006/relationships/hyperlink" Target="https://github.com/Morrison-Lab/wai" TargetMode="External"/><Relationship Id="rId787" Type="http://schemas.openxmlformats.org/officeDocument/2006/relationships/hyperlink" Target="https://github.com/Xpra-org/xpra" TargetMode="External"/><Relationship Id="rId783" Type="http://schemas.openxmlformats.org/officeDocument/2006/relationships/hyperlink" Target="https://github.com/conda-forge/miniforge" TargetMode="External"/><Relationship Id="rId882" Type="http://schemas.openxmlformats.org/officeDocument/2006/relationships/hyperlink" Target="https://github.com/jadebc/lab-manual" TargetMode="External"/><Relationship Id="rId918" Type="http://schemas.openxmlformats.org/officeDocument/2006/relationships/hyperlink" Target="https://github.com/nmfs-opensci/quarto-thesis" TargetMode="External"/><Relationship Id="rId888" Type="http://schemas.openxmlformats.org/officeDocument/2006/relationships/hyperlink" Target="https://github.com/proctor-ucsf/dcc-handbook" TargetMode="External"/><Relationship Id="rId890" Type="http://schemas.openxmlformats.org/officeDocument/2006/relationships/hyperlink" Target="https://github.com/quantmarineecolab/lab-manual" TargetMode="External"/><Relationship Id="rId539" Type="http://schemas.openxmlformats.org/officeDocument/2006/relationships/hyperlink" Target="https://github.com/settings/copilot/features" TargetMode="External"/><Relationship Id="rId884" Type="http://schemas.openxmlformats.org/officeDocument/2006/relationships/hyperlink" Target="https://github.com/thefaylab/lab-manual" TargetMode="External"/><Relationship Id="rId791" Type="http://schemas.openxmlformats.org/officeDocument/2006/relationships/hyperlink" Target="https://github.com/tmux/tmux/wiki" TargetMode="External"/><Relationship Id="rId743" Type="http://schemas.openxmlformats.org/officeDocument/2006/relationships/hyperlink" Target="https://github.com/ucdavisdatalab" TargetMode="External"/><Relationship Id="rId752" Type="http://schemas.openxmlformats.org/officeDocument/2006/relationships/hyperlink" Target="https://github.com/ucdavisdatalab/workshop_how-to-data-documentation" TargetMode="External"/><Relationship Id="rId47" Type="http://schemas.openxmlformats.org/officeDocument/2006/relationships/hyperlink" Target="https://github.com/ucdavisdatalab/workshop_reproducible_research" TargetMode="External"/><Relationship Id="rId908" Type="http://schemas.openxmlformats.org/officeDocument/2006/relationships/hyperlink" Target="https://grants.nih.gov" TargetMode="External"/><Relationship Id="rId875" Type="http://schemas.openxmlformats.org/officeDocument/2006/relationships/hyperlink" Target="https://grantwriting.stanford.edu/resources/funding-train/" TargetMode="External"/><Relationship Id="rId760" Type="http://schemas.openxmlformats.org/officeDocument/2006/relationships/hyperlink" Target="https://hpc.ucdavis.edu/" TargetMode="External"/><Relationship Id="rId835" Type="http://schemas.openxmlformats.org/officeDocument/2006/relationships/hyperlink" Target="https://iet.ucdavis.edu/aggie-ai/ai-tools/chatgpt-edu" TargetMode="External"/><Relationship Id="rId881" Type="http://schemas.openxmlformats.org/officeDocument/2006/relationships/hyperlink" Target="https://jadebc.github.io/lab-manual/" TargetMode="External"/><Relationship Id="rId11" Type="http://schemas.openxmlformats.org/officeDocument/2006/relationships/hyperlink" Target="https://jadebc.github.io/lab-manual/index.html" TargetMode="External"/><Relationship Id="rId843" Type="http://schemas.openxmlformats.org/officeDocument/2006/relationships/hyperlink" Target="https://journals.lww.com/epidem/Fulltext/2001/05000/The_Value_of_P.2.aspx" TargetMode="External"/><Relationship Id="rId953" Type="http://schemas.openxmlformats.org/officeDocument/2006/relationships/hyperlink" Target="https://journals.plos.org/plosone/s/authorship" TargetMode="External"/><Relationship Id="rId776" Type="http://schemas.openxmlformats.org/officeDocument/2006/relationships/hyperlink" Target="https://learn.microsoft.com/en-us/windows/wsl/tutorials/gui-apps" TargetMode="External"/><Relationship Id="rId879" Type="http://schemas.openxmlformats.org/officeDocument/2006/relationships/hyperlink" Target="https://link.springer.com/book/9783031537929" TargetMode="External"/><Relationship Id="rId982" Type="http://schemas.openxmlformats.org/officeDocument/2006/relationships/hyperlink" Target="https://man.openbsd.org/ssh_config" TargetMode="External"/><Relationship Id="rId984" Type="http://schemas.openxmlformats.org/officeDocument/2006/relationships/hyperlink" Target="https://manpages.debian.org/stable/openssh-client/ssh_config.5.en.html" TargetMode="External"/><Relationship Id="rId846" Type="http://schemas.openxmlformats.org/officeDocument/2006/relationships/hyperlink" Target="https://medialab.github.io/iwanthue/?utm_source=Nature+Briefing&amp;utm_campaign=2c68711076-briefing-dy-20211006&amp;utm_medium=email&amp;utm_term=0_c9dfd39373-2c68711076-44335685" TargetMode="External"/><Relationship Id="rId961" Type="http://schemas.openxmlformats.org/officeDocument/2006/relationships/hyperlink" Target="https://mentors.fm/2019/08/13/think-and-write-with-leslie-lamport/" TargetMode="External"/><Relationship Id="rId775" Type="http://schemas.openxmlformats.org/officeDocument/2006/relationships/hyperlink" Target="https://mobaxterm.mobatek.net/" TargetMode="External"/><Relationship Id="rId61" Type="http://schemas.openxmlformats.org/officeDocument/2006/relationships/hyperlink" Target="https://morrison-lab.github.io/psc/" TargetMode="External"/><Relationship Id="rId387" Type="http://schemas.openxmlformats.org/officeDocument/2006/relationships/hyperlink" Target="https://morrison-lab.github.io/psc/chapters/big-data.html" TargetMode="External"/><Relationship Id="rId393" Type="http://schemas.openxmlformats.org/officeDocument/2006/relationships/hyperlink" Target="https://morrison-lab.github.io/psc/chapters/big-data.html#sec-optimal-rstudio-set-up" TargetMode="External"/><Relationship Id="rId391" Type="http://schemas.openxmlformats.org/officeDocument/2006/relationships/hyperlink" Target="https://morrison-lab.github.io/psc/chapters/big-data.html#sec-the-data-table-package" TargetMode="External"/><Relationship Id="rId392" Type="http://schemas.openxmlformats.org/officeDocument/2006/relationships/hyperlink" Target="https://morrison-lab.github.io/psc/chapters/big-data.html#sec-using-downsampled-data" TargetMode="External"/><Relationship Id="rId712" Type="http://schemas.openxmlformats.org/officeDocument/2006/relationships/hyperlink" Target="https://morrison-lab.github.io/psc/chapters/code-publication.html" TargetMode="External"/><Relationship Id="rId727" Type="http://schemas.openxmlformats.org/officeDocument/2006/relationships/hyperlink" Target="https://morrison-lab.github.io/psc/chapters/code-publication.html#sec-checklist-overview" TargetMode="External"/><Relationship Id="rId729" Type="http://schemas.openxmlformats.org/officeDocument/2006/relationships/hyperlink" Target="https://morrison-lab.github.io/psc/chapters/code-publication.html#sec-clean-up-comments" TargetMode="External"/><Relationship Id="rId734" Type="http://schemas.openxmlformats.org/officeDocument/2006/relationships/hyperlink" Target="https://morrison-lab.github.io/psc/chapters/code-publication.html#sec-clean-up-feature-branches" TargetMode="External"/><Relationship Id="rId733" Type="http://schemas.openxmlformats.org/officeDocument/2006/relationships/hyperlink" Target="https://morrison-lab.github.io/psc/chapters/code-publication.html#sec-complete-the-readme" TargetMode="External"/><Relationship Id="rId736" Type="http://schemas.openxmlformats.org/officeDocument/2006/relationships/hyperlink" Target="https://morrison-lab.github.io/psc/chapters/code-publication.html#sec-cran-release" TargetMode="External"/><Relationship Id="rId735" Type="http://schemas.openxmlformats.org/officeDocument/2006/relationships/hyperlink" Target="https://morrison-lab.github.io/psc/chapters/code-publication.html#sec-create-github-release" TargetMode="External"/><Relationship Id="rId730" Type="http://schemas.openxmlformats.org/officeDocument/2006/relationships/hyperlink" Target="https://morrison-lab.github.io/psc/chapters/code-publication.html#sec-document-functions" TargetMode="External"/><Relationship Id="rId732" Type="http://schemas.openxmlformats.org/officeDocument/2006/relationships/hyperlink" Target="https://morrison-lab.github.io/psc/chapters/code-publication.html#sec-ensure-project-runs-via-bash" TargetMode="External"/><Relationship Id="rId728" Type="http://schemas.openxmlformats.org/officeDocument/2006/relationships/hyperlink" Target="https://morrison-lab.github.io/psc/chapters/code-publication.html#sec-fill-out-file-headers" TargetMode="External"/><Relationship Id="rId731" Type="http://schemas.openxmlformats.org/officeDocument/2006/relationships/hyperlink" Target="https://morrison-lab.github.io/psc/chapters/code-publication.html#sec-remove-deprecated-filepaths" TargetMode="External"/><Relationship Id="rId62" Type="http://schemas.openxmlformats.org/officeDocument/2006/relationships/hyperlink" Target="https://morrison-lab.github.io/psc/chapters/code-repositories.html" TargetMode="External"/><Relationship Id="rId88" Type="http://schemas.openxmlformats.org/officeDocument/2006/relationships/hyperlink" Target="https://morrison-lab.github.io/psc/chapters/code-repositories.html#sec-organizing-the-data-raw-folder" TargetMode="External"/><Relationship Id="rId86" Type="http://schemas.openxmlformats.org/officeDocument/2006/relationships/hyperlink" Target="https://morrison-lab.github.io/psc/chapters/code-repositories.html#sec-package-structure" TargetMode="External"/><Relationship Id="rId89" Type="http://schemas.openxmlformats.org/officeDocument/2006/relationships/hyperlink" Target="https://morrison-lab.github.io/psc/chapters/code-repositories.html#sec-repostatus" TargetMode="External"/><Relationship Id="rId87" Type="http://schemas.openxmlformats.org/officeDocument/2006/relationships/hyperlink" Target="https://morrison-lab.github.io/psc/chapters/code-repositories.html#sec-rproj-files" TargetMode="External"/><Relationship Id="rId85" Type="http://schemas.openxmlformats.org/officeDocument/2006/relationships/hyperlink" Target="https://morrison-lab.github.io/psc/chapters/code-repositories.html#sec-template-repositories" TargetMode="External"/><Relationship Id="rId94" Type="http://schemas.openxmlformats.org/officeDocument/2006/relationships/hyperlink" Target="https://morrison-lab.github.io/psc/chapters/coding-practices.html" TargetMode="External"/><Relationship Id="rId290" Type="http://schemas.openxmlformats.org/officeDocument/2006/relationships/hyperlink" Target="https://morrison-lab.github.io/psc/chapters/coding-practices.html#sec-adrs" TargetMode="External"/><Relationship Id="rId288" Type="http://schemas.openxmlformats.org/officeDocument/2006/relationships/hyperlink" Target="https://morrison-lab.github.io/psc/chapters/coding-practices.html#sec-auto-styling" TargetMode="External"/><Relationship Id="rId283" Type="http://schemas.openxmlformats.org/officeDocument/2006/relationships/hyperlink" Target="https://morrison-lab.github.io/psc/chapters/coding-practices.html#sec-benchmarking" TargetMode="External"/><Relationship Id="rId291" Type="http://schemas.openxmlformats.org/officeDocument/2006/relationships/hyperlink" Target="https://morrison-lab.github.io/psc/chapters/coding-practices.html#sec-coding-practices-object-naming" TargetMode="External"/><Relationship Id="rId303" Type="http://schemas.openxmlformats.org/officeDocument/2006/relationships/hyperlink" Target="https://morrison-lab.github.io/psc/chapters/coding-practices.html#sec-coding-with-r-and-python" TargetMode="External"/><Relationship Id="rId285" Type="http://schemas.openxmlformats.org/officeDocument/2006/relationships/hyperlink" Target="https://morrison-lab.github.io/psc/chapters/coding-practices.html#sec-data-io" TargetMode="External"/><Relationship Id="rId297" Type="http://schemas.openxmlformats.org/officeDocument/2006/relationships/hyperlink" Target="https://morrison-lab.github.io/psc/chapters/coding-practices.html#sec-decompose-qmd-chunks" TargetMode="External"/><Relationship Id="rId289" Type="http://schemas.openxmlformats.org/officeDocument/2006/relationships/hyperlink" Target="https://morrison-lab.github.io/psc/chapters/coding-practices.html#sec-documenting-code" TargetMode="External"/><Relationship Id="rId292" Type="http://schemas.openxmlformats.org/officeDocument/2006/relationships/hyperlink" Target="https://morrison-lab.github.io/psc/chapters/coding-practices.html#sec-function-calls" TargetMode="External"/><Relationship Id="rId293" Type="http://schemas.openxmlformats.org/officeDocument/2006/relationships/hyperlink" Target="https://morrison-lab.github.io/psc/chapters/coding-practices.html#sec-function-decomposition" TargetMode="External"/><Relationship Id="rId295" Type="http://schemas.openxmlformats.org/officeDocument/2006/relationships/hyperlink" Target="https://morrison-lab.github.io/psc/chapters/coding-practices.html#sec-function-length-limits" TargetMode="External"/><Relationship Id="rId306" Type="http://schemas.openxmlformats.org/officeDocument/2006/relationships/hyperlink" Target="https://morrison-lab.github.io/psc/chapters/coding-practices.html#sec-getting-help-with-code" TargetMode="External"/><Relationship Id="rId298" Type="http://schemas.openxmlformats.org/officeDocument/2006/relationships/hyperlink" Target="https://morrison-lab.github.io/psc/chapters/coding-practices.html#sec-here-package-practices" TargetMode="External"/><Relationship Id="rId300" Type="http://schemas.openxmlformats.org/officeDocument/2006/relationships/hyperlink" Target="https://morrison-lab.github.io/psc/chapters/coding-practices.html#sec-integrating-box-and-dropbox" TargetMode="External"/><Relationship Id="rId284" Type="http://schemas.openxmlformats.org/officeDocument/2006/relationships/hyperlink" Target="https://morrison-lab.github.io/psc/chapters/coding-practices.html#sec-iteration" TargetMode="External"/><Relationship Id="rId296" Type="http://schemas.openxmlformats.org/officeDocument/2006/relationships/hyperlink" Target="https://morrison-lab.github.io/psc/chapters/coding-practices.html#sec-kiss" TargetMode="External"/><Relationship Id="rId276" Type="http://schemas.openxmlformats.org/officeDocument/2006/relationships/hyperlink" Target="https://morrison-lab.github.io/psc/chapters/coding-practices.html#sec-lab-protocols-for-code-and-data" TargetMode="External"/><Relationship Id="rId294" Type="http://schemas.openxmlformats.org/officeDocument/2006/relationships/hyperlink" Target="https://morrison-lab.github.io/psc/chapters/coding-practices.html#sec-one-function-per-file" TargetMode="External"/><Relationship Id="rId280" Type="http://schemas.openxmlformats.org/officeDocument/2006/relationships/hyperlink" Target="https://morrison-lab.github.io/psc/chapters/coding-practices.html#sec-organizing-scripts" TargetMode="External"/><Relationship Id="rId301" Type="http://schemas.openxmlformats.org/officeDocument/2006/relationships/hyperlink" Target="https://morrison-lab.github.io/psc/chapters/coding-practices.html#sec-r-lib-packages" TargetMode="External"/><Relationship Id="rId278" Type="http://schemas.openxmlformats.org/officeDocument/2006/relationships/hyperlink" Target="https://morrison-lab.github.io/psc/chapters/coding-practices.html#sec-r-package-tools" TargetMode="External"/><Relationship Id="rId287" Type="http://schemas.openxmlformats.org/officeDocument/2006/relationships/hyperlink" Target="https://morrison-lab.github.io/psc/chapters/coding-practices.html#sec-r-qa-checklist" TargetMode="External"/><Relationship Id="rId307" Type="http://schemas.openxmlformats.org/officeDocument/2006/relationships/hyperlink" Target="https://morrison-lab.github.io/psc/chapters/coding-practices.html#sec-r-resources" TargetMode="External"/><Relationship Id="rId281" Type="http://schemas.openxmlformats.org/officeDocument/2006/relationships/hyperlink" Target="https://morrison-lab.github.io/psc/chapters/coding-practices.html#sec-r-testing" TargetMode="External"/><Relationship Id="rId286" Type="http://schemas.openxmlformats.org/officeDocument/2006/relationships/hyperlink" Target="https://morrison-lab.github.io/psc/chapters/coding-practices.html#sec-r-version-control" TargetMode="External"/><Relationship Id="rId279" Type="http://schemas.openxmlformats.org/officeDocument/2006/relationships/hyperlink" Target="https://morrison-lab.github.io/psc/chapters/coding-practices.html#sec-r-workflow" TargetMode="External"/><Relationship Id="rId299" Type="http://schemas.openxmlformats.org/officeDocument/2006/relationships/hyperlink" Target="https://morrison-lab.github.io/psc/chapters/coding-practices.html#sec-readingsaving-data" TargetMode="External"/><Relationship Id="rId304" Type="http://schemas.openxmlformats.org/officeDocument/2006/relationships/hyperlink" Target="https://morrison-lab.github.io/psc/chapters/coding-practices.html#sec-repeating-analyses-with-different-variations" TargetMode="External"/><Relationship Id="rId305" Type="http://schemas.openxmlformats.org/officeDocument/2006/relationships/hyperlink" Target="https://morrison-lab.github.io/psc/chapters/coding-practices.html#sec-reviewing-code" TargetMode="External"/><Relationship Id="rId282" Type="http://schemas.openxmlformats.org/officeDocument/2006/relationships/hyperlink" Target="https://morrison-lab.github.io/psc/chapters/coding-practices.html#sec-tdd" TargetMode="External"/><Relationship Id="rId302" Type="http://schemas.openxmlformats.org/officeDocument/2006/relationships/hyperlink" Target="https://morrison-lab.github.io/psc/chapters/coding-practices.html#sec-tidyverse" TargetMode="External"/><Relationship Id="rId277" Type="http://schemas.openxmlformats.org/officeDocument/2006/relationships/hyperlink" Target="https://morrison-lab.github.io/psc/chapters/coding-practices.html#sec-tool-building" TargetMode="External"/><Relationship Id="rId311" Type="http://schemas.openxmlformats.org/officeDocument/2006/relationships/hyperlink" Target="https://morrison-lab.github.io/psc/chapters/coding-style.html" TargetMode="External"/><Relationship Id="rId368" Type="http://schemas.openxmlformats.org/officeDocument/2006/relationships/hyperlink" Target="https://morrison-lab.github.io/psc/chapters/coding-style.html#sec-assertions-input-validation" TargetMode="External"/><Relationship Id="rId372" Type="http://schemas.openxmlformats.org/officeDocument/2006/relationships/hyperlink" Target="https://morrison-lab.github.io/psc/chapters/coding-style.html#sec-avoid-hardcoding-external-data" TargetMode="External"/><Relationship Id="rId369" Type="http://schemas.openxmlformats.org/officeDocument/2006/relationships/hyperlink" Target="https://morrison-lab.github.io/psc/chapters/coding-style.html#sec-avoid-nesting" TargetMode="External"/><Relationship Id="rId366" Type="http://schemas.openxmlformats.org/officeDocument/2006/relationships/hyperlink" Target="https://morrison-lab.github.io/psc/chapters/coding-style.html#sec-clean-code" TargetMode="External"/><Relationship Id="rId374" Type="http://schemas.openxmlformats.org/officeDocument/2006/relationships/hyperlink" Target="https://morrison-lab.github.io/psc/chapters/coding-style.html#sec-comments" TargetMode="External"/><Relationship Id="rId373" Type="http://schemas.openxmlformats.org/officeDocument/2006/relationships/hyperlink" Target="https://morrison-lab.github.io/psc/chapters/coding-style.html#sec-construct-inputs" TargetMode="External"/><Relationship Id="rId367" Type="http://schemas.openxmlformats.org/officeDocument/2006/relationships/hyperlink" Target="https://morrison-lab.github.io/psc/chapters/coding-style.html#sec-function-docs" TargetMode="External"/><Relationship Id="rId365" Type="http://schemas.openxmlformats.org/officeDocument/2006/relationships/hyperlink" Target="https://morrison-lab.github.io/psc/chapters/coding-style.html#sec-general-principles" TargetMode="External"/><Relationship Id="rId380" Type="http://schemas.openxmlformats.org/officeDocument/2006/relationships/hyperlink" Target="https://morrison-lab.github.io/psc/chapters/coding-style.html#sec-here-package-style" TargetMode="External"/><Relationship Id="rId375" Type="http://schemas.openxmlformats.org/officeDocument/2006/relationships/hyperlink" Target="https://morrison-lab.github.io/psc/chapters/coding-style.html#sec-line-breaks-and-formatting" TargetMode="External"/><Relationship Id="rId376" Type="http://schemas.openxmlformats.org/officeDocument/2006/relationships/hyperlink" Target="https://morrison-lab.github.io/psc/chapters/coding-style.html#sec-markdown-and-quarto-formatting" TargetMode="External"/><Relationship Id="rId377" Type="http://schemas.openxmlformats.org/officeDocument/2006/relationships/hyperlink" Target="https://morrison-lab.github.io/psc/chapters/coding-style.html#sec-messaging-and-user-communication" TargetMode="External"/><Relationship Id="rId381" Type="http://schemas.openxmlformats.org/officeDocument/2006/relationships/hyperlink" Target="https://morrison-lab.github.io/psc/chapters/coding-style.html#sec-object-naming" TargetMode="External"/><Relationship Id="rId378" Type="http://schemas.openxmlformats.org/officeDocument/2006/relationships/hyperlink" Target="https://morrison-lab.github.io/psc/chapters/coding-style.html#sec-package-code-practices" TargetMode="External"/><Relationship Id="rId371" Type="http://schemas.openxmlformats.org/officeDocument/2006/relationships/hyperlink" Target="https://morrison-lab.github.io/psc/chapters/coding-style.html#sec-per-operation-grouping" TargetMode="External"/><Relationship Id="rId370" Type="http://schemas.openxmlformats.org/officeDocument/2006/relationships/hyperlink" Target="https://morrison-lab.github.io/psc/chapters/coding-style.html#sec-prefer-packaged-functions" TargetMode="External"/><Relationship Id="rId383" Type="http://schemas.openxmlformats.org/officeDocument/2006/relationships/hyperlink" Target="https://morrison-lab.github.io/psc/chapters/coding-style.html#sec-r-resources-style" TargetMode="External"/><Relationship Id="rId382" Type="http://schemas.openxmlformats.org/officeDocument/2006/relationships/hyperlink" Target="https://morrison-lab.github.io/psc/chapters/coding-style.html#sec-style-auto-style" TargetMode="External"/><Relationship Id="rId379" Type="http://schemas.openxmlformats.org/officeDocument/2006/relationships/hyperlink" Target="https://morrison-lab.github.io/psc/chapters/coding-style.html#sec-tidyverse-replacements" TargetMode="External"/><Relationship Id="rId38" Type="http://schemas.openxmlformats.org/officeDocument/2006/relationships/hyperlink" Target="https://morrison-lab.github.io/psc/chapters/collaborative-software-development.html" TargetMode="External"/><Relationship Id="rId585" Type="http://schemas.openxmlformats.org/officeDocument/2006/relationships/hyperlink" Target="https://morrison-lab.github.io/psc/chapters/collaborative-software-development.html#sec-code-review" TargetMode="External"/><Relationship Id="rId584" Type="http://schemas.openxmlformats.org/officeDocument/2006/relationships/hyperlink" Target="https://morrison-lab.github.io/psc/chapters/collaborative-software-development.html#sec-pull-requests" TargetMode="External"/><Relationship Id="rId589" Type="http://schemas.openxmlformats.org/officeDocument/2006/relationships/hyperlink" Target="https://morrison-lab.github.io/psc/chapters/continuous-integration.html" TargetMode="External"/><Relationship Id="rId625" Type="http://schemas.openxmlformats.org/officeDocument/2006/relationships/hyperlink" Target="https://morrison-lab.github.io/psc/chapters/continuous-integration.html#sec-ci-design-patterns" TargetMode="External"/><Relationship Id="rId629" Type="http://schemas.openxmlformats.org/officeDocument/2006/relationships/hyperlink" Target="https://morrison-lab.github.io/psc/chapters/continuous-integration.html#sec-continuous-integration-additional-resources" TargetMode="External"/><Relationship Id="rId628" Type="http://schemas.openxmlformats.org/officeDocument/2006/relationships/hyperlink" Target="https://morrison-lab.github.io/psc/chapters/continuous-integration.html#sec-fast-package-installation-with-r2u" TargetMode="External"/><Relationship Id="rId623" Type="http://schemas.openxmlformats.org/officeDocument/2006/relationships/hyperlink" Target="https://morrison-lab.github.io/psc/chapters/continuous-integration.html#sec-how-github-actions-workflows-work" TargetMode="External"/><Relationship Id="rId627" Type="http://schemas.openxmlformats.org/officeDocument/2006/relationships/hyperlink" Target="https://morrison-lab.github.io/psc/chapters/continuous-integration.html#sec-pr-comment-automation" TargetMode="External"/><Relationship Id="rId622" Type="http://schemas.openxmlformats.org/officeDocument/2006/relationships/hyperlink" Target="https://morrison-lab.github.io/psc/chapters/continuous-integration.html#sec-reusable-workflow-collections" TargetMode="External"/><Relationship Id="rId621" Type="http://schemas.openxmlformats.org/officeDocument/2006/relationships/hyperlink" Target="https://morrison-lab.github.io/psc/chapters/continuous-integration.html#sec-setting-up-github-actions" TargetMode="External"/><Relationship Id="rId626" Type="http://schemas.openxmlformats.org/officeDocument/2006/relationships/hyperlink" Target="https://morrison-lab.github.io/psc/chapters/continuous-integration.html#sec-troubleshooting-failed-workflows" TargetMode="External"/><Relationship Id="rId620" Type="http://schemas.openxmlformats.org/officeDocument/2006/relationships/hyperlink" Target="https://morrison-lab.github.io/psc/chapters/continuous-integration.html#sec-understanding-github-actions" TargetMode="External"/><Relationship Id="rId624" Type="http://schemas.openxmlformats.org/officeDocument/2006/relationships/hyperlink" Target="https://morrison-lab.github.io/psc/chapters/continuous-integration.html#sec-workflow-files-and-security" TargetMode="External"/><Relationship Id="rId395" Type="http://schemas.openxmlformats.org/officeDocument/2006/relationships/hyperlink" Target="https://morrison-lab.github.io/psc/chapters/data-masking.html" TargetMode="External"/><Relationship Id="rId406" Type="http://schemas.openxmlformats.org/officeDocument/2006/relationships/hyperlink" Target="https://morrison-lab.github.io/psc/chapters/data-masking.html#sec-data-masking-vs-tidy-selection" TargetMode="External"/><Relationship Id="rId405" Type="http://schemas.openxmlformats.org/officeDocument/2006/relationships/hyperlink" Target="https://morrison-lab.github.io/psc/chapters/data-masking.html#sec-general-overview" TargetMode="External"/><Relationship Id="rId407" Type="http://schemas.openxmlformats.org/officeDocument/2006/relationships/hyperlink" Target="https://morrison-lab.github.io/psc/chapters/data-masking.html#sec-technical-overview" TargetMode="External"/><Relationship Id="rId478" Type="http://schemas.openxmlformats.org/officeDocument/2006/relationships/hyperlink" Target="https://morrison-lab.github.io/psc/chapters/github.html" TargetMode="External"/><Relationship Id="rId515" Type="http://schemas.openxmlformats.org/officeDocument/2006/relationships/hyperlink" Target="https://morrison-lab.github.io/psc/chapters/github.html#sec-cli-tools" TargetMode="External"/><Relationship Id="rId520" Type="http://schemas.openxmlformats.org/officeDocument/2006/relationships/hyperlink" Target="https://morrison-lab.github.io/psc/chapters/github.html#sec-commonly-used-git-commands" TargetMode="External"/><Relationship Id="rId517" Type="http://schemas.openxmlformats.org/officeDocument/2006/relationships/hyperlink" Target="https://morrison-lab.github.io/psc/chapters/github.html#sec-dev-branches" TargetMode="External"/><Relationship Id="rId518" Type="http://schemas.openxmlformats.org/officeDocument/2006/relationships/hyperlink" Target="https://morrison-lab.github.io/psc/chapters/github.html#sec-example-workflow" TargetMode="External"/><Relationship Id="rId526" Type="http://schemas.openxmlformats.org/officeDocument/2006/relationships/hyperlink" Target="https://morrison-lab.github.io/psc/chapters/github.html#sec-export-conversations" TargetMode="External"/><Relationship Id="rId516" Type="http://schemas.openxmlformats.org/officeDocument/2006/relationships/hyperlink" Target="https://morrison-lab.github.io/psc/chapters/github.html#sec-git-branching" TargetMode="External"/><Relationship Id="rId514" Type="http://schemas.openxmlformats.org/officeDocument/2006/relationships/hyperlink" Target="https://morrison-lab.github.io/psc/chapters/github.html#sec-git-gui-clients" TargetMode="External"/><Relationship Id="rId525" Type="http://schemas.openxmlformats.org/officeDocument/2006/relationships/hyperlink" Target="https://morrison-lab.github.io/psc/chapters/github.html#sec-gitattributes" TargetMode="External"/><Relationship Id="rId513" Type="http://schemas.openxmlformats.org/officeDocument/2006/relationships/hyperlink" Target="https://morrison-lab.github.io/psc/chapters/github.html#sec-github-basics" TargetMode="External"/><Relationship Id="rId524" Type="http://schemas.openxmlformats.org/officeDocument/2006/relationships/hyperlink" Target="https://morrison-lab.github.io/psc/chapters/github.html#sec-gitlab" TargetMode="External"/><Relationship Id="rId521" Type="http://schemas.openxmlformats.org/officeDocument/2006/relationships/hyperlink" Target="https://morrison-lab.github.io/psc/chapters/github.html#sec-how-often-should-i-commit" TargetMode="External"/><Relationship Id="rId519" Type="http://schemas.openxmlformats.org/officeDocument/2006/relationships/hyperlink" Target="https://morrison-lab.github.io/psc/chapters/github.html#sec-pull-request-roles-and-protocol" TargetMode="External"/><Relationship Id="rId527" Type="http://schemas.openxmlformats.org/officeDocument/2006/relationships/hyperlink" Target="https://morrison-lab.github.io/psc/chapters/github.html#sec-removing-sensitive-data" TargetMode="External"/><Relationship Id="rId522" Type="http://schemas.openxmlformats.org/officeDocument/2006/relationships/hyperlink" Target="https://morrison-lab.github.io/psc/chapters/github.html#sec-repeated-amend-workflow" TargetMode="External"/><Relationship Id="rId523" Type="http://schemas.openxmlformats.org/officeDocument/2006/relationships/hyperlink" Target="https://morrison-lab.github.io/psc/chapters/github.html#sec-what-should-be-pushed-to-github" TargetMode="External"/><Relationship Id="rId411" Type="http://schemas.openxmlformats.org/officeDocument/2006/relationships/hyperlink" Target="https://morrison-lab.github.io/psc/chapters/quarto.html" TargetMode="External"/><Relationship Id="rId471" Type="http://schemas.openxmlformats.org/officeDocument/2006/relationships/hyperlink" Target="https://morrison-lab.github.io/psc/chapters/quarto.html#sec-advanced-features" TargetMode="External"/><Relationship Id="rId468" Type="http://schemas.openxmlformats.org/officeDocument/2006/relationships/hyperlink" Target="https://morrison-lab.github.io/psc/chapters/quarto.html#sec-building-quarto-books" TargetMode="External"/><Relationship Id="rId472" Type="http://schemas.openxmlformats.org/officeDocument/2006/relationships/hyperlink" Target="https://morrison-lab.github.io/psc/chapters/quarto.html#sec-mermaid-diagrams" TargetMode="External"/><Relationship Id="rId474" Type="http://schemas.openxmlformats.org/officeDocument/2006/relationships/hyperlink" Target="https://morrison-lab.github.io/psc/chapters/quarto.html#sec-quarto-additional-resources" TargetMode="External"/><Relationship Id="rId467" Type="http://schemas.openxmlformats.org/officeDocument/2006/relationships/hyperlink" Target="https://morrison-lab.github.io/psc/chapters/quarto.html#sec-quarto-basics" TargetMode="External"/><Relationship Id="rId469" Type="http://schemas.openxmlformats.org/officeDocument/2006/relationships/hyperlink" Target="https://morrison-lab.github.io/psc/chapters/quarto.html#sec-quarto-dashboards" TargetMode="External"/><Relationship Id="rId466" Type="http://schemas.openxmlformats.org/officeDocument/2006/relationships/hyperlink" Target="https://morrison-lab.github.io/psc/chapters/quarto.html#sec-quarto-introduction" TargetMode="External"/><Relationship Id="rId470" Type="http://schemas.openxmlformats.org/officeDocument/2006/relationships/hyperlink" Target="https://morrison-lab.github.io/psc/chapters/quarto.html#sec-quarto-profiles" TargetMode="External"/><Relationship Id="rId473" Type="http://schemas.openxmlformats.org/officeDocument/2006/relationships/hyperlink" Target="https://morrison-lab.github.io/psc/chapters/quarto.html#sec-troubleshooting" TargetMode="External"/><Relationship Id="rId697" Type="http://schemas.openxmlformats.org/officeDocument/2006/relationships/hyperlink" Target="https://morrison-lab.github.io/psc/chapters/reproducible-environments.html" TargetMode="External"/><Relationship Id="rId710" Type="http://schemas.openxmlformats.org/officeDocument/2006/relationships/hyperlink" Target="https://morrison-lab.github.io/psc/chapters/reproducible-environments.html#sec-clearing-docker-cache" TargetMode="External"/><Relationship Id="rId708" Type="http://schemas.openxmlformats.org/officeDocument/2006/relationships/hyperlink" Target="https://morrison-lab.github.io/psc/chapters/reproducible-environments.html#sec-fast-package-installation-on-ubuntu-with-r2u" TargetMode="External"/><Relationship Id="rId709" Type="http://schemas.openxmlformats.org/officeDocument/2006/relationships/hyperlink" Target="https://morrison-lab.github.io/psc/chapters/reproducible-environments.html#sec-managing-r-versions-with-rig" TargetMode="External"/><Relationship Id="rId707" Type="http://schemas.openxmlformats.org/officeDocument/2006/relationships/hyperlink" Target="https://morrison-lab.github.io/psc/chapters/reproducible-environments.html#sec-package-version-control-with-renv" TargetMode="External"/><Relationship Id="rId850" Type="http://schemas.openxmlformats.org/officeDocument/2006/relationships/hyperlink" Target="https://morrison-lab.github.io/psc/chapters/resources.html" TargetMode="External"/><Relationship Id="rId633" Type="http://schemas.openxmlformats.org/officeDocument/2006/relationships/hyperlink" Target="https://morrison-lab.github.io/psc/chapters/unix.html" TargetMode="External"/><Relationship Id="rId691" Type="http://schemas.openxmlformats.org/officeDocument/2006/relationships/hyperlink" Target="https://morrison-lab.github.io/psc/chapters/unix.html#sec-checking-tasks-and-killing-jobs" TargetMode="External"/><Relationship Id="rId683" Type="http://schemas.openxmlformats.org/officeDocument/2006/relationships/hyperlink" Target="https://morrison-lab.github.io/psc/chapters/unix.html#sec-cli-tui-gui" TargetMode="External"/><Relationship Id="rId693" Type="http://schemas.openxmlformats.org/officeDocument/2006/relationships/hyperlink" Target="https://morrison-lab.github.io/psc/chapters/unix.html#sec-external-resources" TargetMode="External"/><Relationship Id="rId688" Type="http://schemas.openxmlformats.org/officeDocument/2006/relationships/hyperlink" Target="https://morrison-lab.github.io/psc/chapters/unix.html#sec-running-bash-scripts" TargetMode="External"/><Relationship Id="rId692" Type="http://schemas.openxmlformats.org/officeDocument/2006/relationships/hyperlink" Target="https://morrison-lab.github.io/psc/chapters/unix.html#sec-running-big-jobs" TargetMode="External"/><Relationship Id="rId690" Type="http://schemas.openxmlformats.org/officeDocument/2006/relationships/hyperlink" Target="https://morrison-lab.github.io/psc/chapters/unix.html#sec-running-rscripts-in-windows" TargetMode="External"/><Relationship Id="rId689" Type="http://schemas.openxmlformats.org/officeDocument/2006/relationships/hyperlink" Target="https://morrison-lab.github.io/psc/chapters/unix.html#sec-shell-style" TargetMode="External"/><Relationship Id="rId686" Type="http://schemas.openxmlformats.org/officeDocument/2006/relationships/hyperlink" Target="https://morrison-lab.github.io/psc/chapters/unix.html#sec-syntax-for-both-macwindows" TargetMode="External"/><Relationship Id="rId685" Type="http://schemas.openxmlformats.org/officeDocument/2006/relationships/hyperlink" Target="https://morrison-lab.github.io/psc/chapters/unix.html#sec-terminal-emulators" TargetMode="External"/><Relationship Id="rId684" Type="http://schemas.openxmlformats.org/officeDocument/2006/relationships/hyperlink" Target="https://morrison-lab.github.io/psc/chapters/unix.html#sec-unix-basics" TargetMode="External"/><Relationship Id="rId687" Type="http://schemas.openxmlformats.org/officeDocument/2006/relationships/hyperlink" Target="https://morrison-lab.github.io/psc/chapters/unix.html#sec-zsh" TargetMode="External"/><Relationship Id="rId852" Type="http://schemas.openxmlformats.org/officeDocument/2006/relationships/hyperlink" Target="https://morrison-lab.github.io/psw/" TargetMode="External"/><Relationship Id="rId851" Type="http://schemas.openxmlformats.org/officeDocument/2006/relationships/hyperlink" Target="https://morrison-lab.github.io/psw/chapters/intro.html#sec-further-reading" TargetMode="External"/><Relationship Id="rId853" Type="http://schemas.openxmlformats.org/officeDocument/2006/relationships/hyperlink" Target="https://morrison-lab.github.io/psw/chapters/slides-posters-figures.html" TargetMode="External"/><Relationship Id="rId808" Type="http://schemas.openxmlformats.org/officeDocument/2006/relationships/hyperlink" Target="https://morrison-lab.github.io/wai/" TargetMode="External"/><Relationship Id="rId828" Type="http://schemas.openxmlformats.org/officeDocument/2006/relationships/hyperlink" Target="https://morrison-lab.github.io/wai/chapters/ai-use-policies.html" TargetMode="External"/><Relationship Id="rId945" Type="http://schemas.openxmlformats.org/officeDocument/2006/relationships/hyperlink" Target="https://morrison-lab.github.io/wai/chapters/ai-use-policies.html#sec-ai-journal-articles" TargetMode="External"/><Relationship Id="rId829" Type="http://schemas.openxmlformats.org/officeDocument/2006/relationships/hyperlink" Target="https://morrison-lab.github.io/wai/chapters/coding-agents.html" TargetMode="External"/><Relationship Id="rId544" Type="http://schemas.openxmlformats.org/officeDocument/2006/relationships/hyperlink" Target="https://morrison-lab.github.io/wai/chapters/coding-agents.html#sec-ai-best-practices" TargetMode="External"/><Relationship Id="rId830" Type="http://schemas.openxmlformats.org/officeDocument/2006/relationships/hyperlink" Target="https://morrison-lab.github.io/wai/chapters/pr-workflow-with-agents.html" TargetMode="External"/><Relationship Id="rId896" Type="http://schemas.openxmlformats.org/officeDocument/2006/relationships/hyperlink" Target="https://myidp.sciencecareers.org/" TargetMode="External"/><Relationship Id="rId970" Type="http://schemas.openxmlformats.org/officeDocument/2006/relationships/hyperlink" Target="https://osf.io/" TargetMode="External"/><Relationship Id="rId45" Type="http://schemas.openxmlformats.org/officeDocument/2006/relationships/hyperlink" Target="https://osf.io/tgbxr/" TargetMode="External"/><Relationship Id="rId958" Type="http://schemas.openxmlformats.org/officeDocument/2006/relationships/hyperlink" Target="https://plos.org/resource/how-to-store-and-manage-your-data/" TargetMode="External"/><Relationship Id="rId772" Type="http://schemas.openxmlformats.org/officeDocument/2006/relationships/hyperlink" Target="https://posit.co/products/open-source/rstudio-server/" TargetMode="External"/><Relationship Id="rId887" Type="http://schemas.openxmlformats.org/officeDocument/2006/relationships/hyperlink" Target="https://proctor-ucsf.github.io/dcc-handbook/" TargetMode="External"/><Relationship Id="rId750" Type="http://schemas.openxmlformats.org/officeDocument/2006/relationships/hyperlink" Target="https://proctor-ucsf.github.io/dcc-handbook/datawrangling.html#documenting-datasets" TargetMode="External"/><Relationship Id="rId12" Type="http://schemas.openxmlformats.org/officeDocument/2006/relationships/hyperlink" Target="https://proctor-ucsf.github.io/dcc-handbook/publicdata.html" TargetMode="External"/><Relationship Id="rId889" Type="http://schemas.openxmlformats.org/officeDocument/2006/relationships/hyperlink" Target="https://quantmarineecolab.github.io/lab-manual/" TargetMode="External"/><Relationship Id="rId785" Type="http://schemas.openxmlformats.org/officeDocument/2006/relationships/hyperlink" Target="https://ragg.r-lib.org/" TargetMode="External"/><Relationship Id="rId17" Type="http://schemas.openxmlformats.org/officeDocument/2006/relationships/hyperlink" Target="https://research.ucdavis.edu/policiescompliance/irb-admin/education/" TargetMode="External"/><Relationship Id="rId753" Type="http://schemas.openxmlformats.org/officeDocument/2006/relationships/hyperlink" Target="https://researchdata.princeton.edu/research-lifecycle-guide/publishing-and-preservation/dois" TargetMode="External"/><Relationship Id="rId534" Type="http://schemas.openxmlformats.org/officeDocument/2006/relationships/hyperlink" Target="https://servicehub.ucdavis.edu/servicehub?id=it_catalog_content&amp;sys_id=951add951b5798103f4286ae6e4bcb12" TargetMode="External"/><Relationship Id="rId30" Type="http://schemas.openxmlformats.org/officeDocument/2006/relationships/hyperlink" Target="https://servicehub.ucdavis.edu/servicehub?id=ucd_kb_article&amp;sysparm_article=KB0000184" TargetMode="External"/><Relationship Id="rId972" Type="http://schemas.openxmlformats.org/officeDocument/2006/relationships/hyperlink" Target="https://slurm.schedmd.com/salloc.html" TargetMode="External"/><Relationship Id="rId974" Type="http://schemas.openxmlformats.org/officeDocument/2006/relationships/hyperlink" Target="https://slurm.schedmd.com/sattach.html" TargetMode="External"/><Relationship Id="rId976" Type="http://schemas.openxmlformats.org/officeDocument/2006/relationships/hyperlink" Target="https://slurm.schedmd.com/sbatch.html" TargetMode="External"/><Relationship Id="rId978" Type="http://schemas.openxmlformats.org/officeDocument/2006/relationships/hyperlink" Target="https://slurm.schedmd.com/squeue.html" TargetMode="External"/><Relationship Id="rId980" Type="http://schemas.openxmlformats.org/officeDocument/2006/relationships/hyperlink" Target="https://slurm.schedmd.com/srun.html" TargetMode="External"/><Relationship Id="rId774" Type="http://schemas.openxmlformats.org/officeDocument/2006/relationships/hyperlink" Target="https://sourceforge.net/projects/vcxsrv/" TargetMode="External"/><Relationship Id="rId873" Type="http://schemas.openxmlformats.org/officeDocument/2006/relationships/hyperlink" Target="https://teampublichealth.substack.com/" TargetMode="External"/><Relationship Id="rId883" Type="http://schemas.openxmlformats.org/officeDocument/2006/relationships/hyperlink" Target="https://thefaylab.github.io/lab-manual/" TargetMode="External"/><Relationship Id="rId992" Type="http://schemas.openxmlformats.org/officeDocument/2006/relationships/hyperlink" Target="https://ucd-serg.github.io/lab-manual/appendix-copilot-instructions.html" TargetMode="External"/><Relationship Id="rId994" Type="http://schemas.openxmlformats.org/officeDocument/2006/relationships/hyperlink" Target="https://ucd-serg.github.io/lab-manual/appendix-copilot-setup-steps.html" TargetMode="External"/><Relationship Id="rId921" Type="http://schemas.openxmlformats.org/officeDocument/2006/relationships/hyperlink" Target="https://ucdavisdatalab.github.io/workshop_index/" TargetMode="External"/><Relationship Id="rId833" Type="http://schemas.openxmlformats.org/officeDocument/2006/relationships/hyperlink" Target="https://ucdh.service-now.com/itss?id=sc_cat_item&amp;sys_id=738dd2ac93eba650c4dbb1847aba100d" TargetMode="External"/><Relationship Id="rId9" Type="http://schemas.openxmlformats.org/officeDocument/2006/relationships/hyperlink" Target="https://ucdserg.ucdavis.edu" TargetMode="External"/><Relationship Id="rId777" Type="http://schemas.openxmlformats.org/officeDocument/2006/relationships/hyperlink" Target="https://wiki.archlinux.org/title/Wayland" TargetMode="External"/><Relationship Id="rId788" Type="http://schemas.openxmlformats.org/officeDocument/2006/relationships/hyperlink" Target="https://wiki.x2go.org/" TargetMode="External"/><Relationship Id="rId937" Type="http://schemas.openxmlformats.org/officeDocument/2006/relationships/hyperlink" Target="https://www.biorxiv.org/" TargetMode="External"/><Relationship Id="rId803" Type="http://schemas.openxmlformats.org/officeDocument/2006/relationships/hyperlink" Target="https://www.chriswrites.com/how-to-change-file-permissions-using-the-terminal/" TargetMode="External"/><Relationship Id="rId941" Type="http://schemas.openxmlformats.org/officeDocument/2006/relationships/hyperlink" Target="https://www.danieldsjoberg.com/gtsummary/" TargetMode="External"/><Relationship Id="rId870" Type="http://schemas.openxmlformats.org/officeDocument/2006/relationships/hyperlink" Target="https://www.datacamp.com/" TargetMode="External"/><Relationship Id="rId51" Type="http://schemas.openxmlformats.org/officeDocument/2006/relationships/hyperlink" Target="https://www.equator-network.org/" TargetMode="External"/><Relationship Id="rId52" Type="http://schemas.openxmlformats.org/officeDocument/2006/relationships/hyperlink" Target="https://www.equator-network.org/reporting-guidelines/consort/" TargetMode="External"/><Relationship Id="rId54" Type="http://schemas.openxmlformats.org/officeDocument/2006/relationships/hyperlink" Target="https://www.equator-network.org/reporting-guidelines/stard/" TargetMode="External"/><Relationship Id="rId53" Type="http://schemas.openxmlformats.org/officeDocument/2006/relationships/hyperlink" Target="https://www.equator-network.org/reporting-guidelines/strobe/" TargetMode="External"/><Relationship Id="rId878" Type="http://schemas.openxmlformats.org/officeDocument/2006/relationships/hyperlink" Target="https://www.globalcodeofconduct.org/" TargetMode="External"/><Relationship Id="rId792" Type="http://schemas.openxmlformats.org/officeDocument/2006/relationships/hyperlink" Target="https://www.gnu.org/software/screen/" TargetMode="External"/><Relationship Id="rId936" Type="http://schemas.openxmlformats.org/officeDocument/2006/relationships/hyperlink" Target="https://www.medrxiv.org/" TargetMode="External"/><Relationship Id="rId876" Type="http://schemas.openxmlformats.org/officeDocument/2006/relationships/hyperlink" Target="https://www.niaid.nih.gov/grants-contracts/write-grant-application" TargetMode="External"/><Relationship Id="rId897" Type="http://schemas.openxmlformats.org/officeDocument/2006/relationships/hyperlink" Target="https://www.training.nih.gov/career-services/" TargetMode="External"/><Relationship Id="rId773" Type="http://schemas.openxmlformats.org/officeDocument/2006/relationships/hyperlink" Target="https://www.xquartz.org/" TargetMode="External"/><Relationship Id="rId49" Type="http://schemas.openxmlformats.org/officeDocument/2006/relationships/hyperlink" Target="https://www.youtube.com/watch?v=WoYkY9MkbRE" TargetMode="External"/><Relationship Id="rId58" Type="http://schemas.openxmlformats.org/officeDocument/2006/relationships/hyperlink" Target="zenodo.org" TargetMode="External"/></Relationships>
</file>

<file path=word/_rels/footnotes.xml.rels><?xml version='1.0' encoding='UTF-8' standalone='yes'?>
<Relationships xmlns="http://schemas.openxmlformats.org/package/2006/relationships"><Relationship Id="rId761" Type="http://schemas.openxmlformats.org/officeDocument/2006/relationships/hyperlink" Target="assets/files/PHS_Shared_Compute_Environments.pdf" TargetMode="External"/><Relationship Id="rId43" Type="http://schemas.openxmlformats.org/officeDocument/2006/relationships/hyperlink" Target="clinicaltrials.gov" TargetMode="External"/><Relationship Id="rId57" Type="http://schemas.openxmlformats.org/officeDocument/2006/relationships/hyperlink" Target="github.com" TargetMode="External"/><Relationship Id="rId951" Type="http://schemas.openxmlformats.org/officeDocument/2006/relationships/hyperlink" Target="http://creativecommons.org/licenses/by-nc/4.0/" TargetMode="External"/><Relationship Id="rId845" Type="http://schemas.openxmlformats.org/officeDocument/2006/relationships/hyperlink" Target="http://www.cookbook-r.com/Graphs/Colors_(ggplot2)/#a-colorblind-friendly-palette" TargetMode="External"/><Relationship Id="rId19" Type="http://schemas.openxmlformats.org/officeDocument/2006/relationships/hyperlink" Target="http://www.icmje.org/recommendations/browse/roles-and-responsibilities/defining-the-role-of-authors-and-contributors.html" TargetMode="External"/><Relationship Id="rId782" Type="http://schemas.openxmlformats.org/officeDocument/2006/relationships/hyperlink" Target="https://conda-forge.org/" TargetMode="External"/><Relationship Id="rId885" Type="http://schemas.openxmlformats.org/officeDocument/2006/relationships/hyperlink" Target="https://contextlab.github.io/lab-manual/" TargetMode="External"/><Relationship Id="rId943" Type="http://schemas.openxmlformats.org/officeDocument/2006/relationships/hyperlink" Target="https://cran.r-project.org/package=flexlsx" TargetMode="External"/><Relationship Id="rId786" Type="http://schemas.openxmlformats.org/officeDocument/2006/relationships/hyperlink" Target="https://cran.r-project.org/package=httpgd" TargetMode="External"/><Relationship Id="rId20" Type="http://schemas.openxmlformats.org/officeDocument/2006/relationships/hyperlink" Target="https://credit.niso.org/" TargetMode="External"/><Relationship Id="rId751" Type="http://schemas.openxmlformats.org/officeDocument/2006/relationships/hyperlink" Target="https://data-dict.tidyverse.org/" TargetMode="External"/><Relationship Id="rId955" Type="http://schemas.openxmlformats.org/officeDocument/2006/relationships/hyperlink" Target="https://datadryad.org/" TargetMode="External"/><Relationship Id="rId942" Type="http://schemas.openxmlformats.org/officeDocument/2006/relationships/hyperlink" Target="https://davidgohel.github.io/flextable/" TargetMode="External"/><Relationship Id="rId872" Type="http://schemas.openxmlformats.org/officeDocument/2006/relationships/hyperlink" Target="https://docs.google.com/document/d/1ckgRCcr7FFPyymyMA6Y_-cB_vftOyrrxT28c6gRg0PI/edit" TargetMode="External"/><Relationship Id="rId966" Type="http://schemas.openxmlformats.org/officeDocument/2006/relationships/hyperlink" Target="https://doi.org/10.1038/526182a" TargetMode="External"/><Relationship Id="rId986" Type="http://schemas.openxmlformats.org/officeDocument/2006/relationships/hyperlink" Target="https://doi.org/10.1038/d41586-019-00067-3" TargetMode="External"/><Relationship Id="rId988" Type="http://schemas.openxmlformats.org/officeDocument/2006/relationships/hyperlink" Target="https://doi.org/10.1038/d41586-019-01431-z" TargetMode="External"/><Relationship Id="rId949" Type="http://schemas.openxmlformats.org/officeDocument/2006/relationships/hyperlink" Target="https://doi.org/10.1038/s41467-020-19160-7" TargetMode="External"/><Relationship Id="rId964" Type="http://schemas.openxmlformats.org/officeDocument/2006/relationships/hyperlink" Target="https://doi.org/10.1038/s41562-016-0021" TargetMode="External"/><Relationship Id="rId968" Type="http://schemas.openxmlformats.org/officeDocument/2006/relationships/hyperlink" Target="https://doi.org/10.1371/journal.pgph.0002269" TargetMode="External"/><Relationship Id="rId530" Type="http://schemas.openxmlformats.org/officeDocument/2006/relationships/hyperlink" Target="https://education.github.com/" TargetMode="External"/><Relationship Id="rId531" Type="http://schemas.openxmlformats.org/officeDocument/2006/relationships/hyperlink" Target="https://education.github.com/pack" TargetMode="External"/><Relationship Id="rId532" Type="http://schemas.openxmlformats.org/officeDocument/2006/relationships/hyperlink" Target="https://education.github.com/teachers" TargetMode="External"/><Relationship Id="rId914" Type="http://schemas.openxmlformats.org/officeDocument/2006/relationships/hyperlink" Target="https://en.wikipedia.org/wiki/Doctor_of_Philosophy#History" TargetMode="External"/><Relationship Id="rId892" Type="http://schemas.openxmlformats.org/officeDocument/2006/relationships/hyperlink" Target="https://en.wikipedia.org/wiki/Good_Luck,_Have_Fun,_Don%27t_Die" TargetMode="External"/><Relationship Id="rId934" Type="http://schemas.openxmlformats.org/officeDocument/2006/relationships/hyperlink" Target="https://en.wikipedia.org/wiki/Implicature" TargetMode="External"/><Relationship Id="rId915" Type="http://schemas.openxmlformats.org/officeDocument/2006/relationships/hyperlink" Target="https://en.wikipedia.org/wiki/Masterpiece#History" TargetMode="External"/><Relationship Id="rId913" Type="http://schemas.openxmlformats.org/officeDocument/2006/relationships/hyperlink" Target="https://en.wikipedia.org/wiki/Thesis" TargetMode="External"/><Relationship Id="rId933" Type="http://schemas.openxmlformats.org/officeDocument/2006/relationships/hyperlink" Target="https://en.wikipedia.org/wiki/Yes,_and_..." TargetMode="External"/><Relationship Id="rId886" Type="http://schemas.openxmlformats.org/officeDocument/2006/relationships/hyperlink" Target="https://github.com/ContextLab/lab-manual" TargetMode="External"/><Relationship Id="rId63" Type="http://schemas.openxmlformats.org/officeDocument/2006/relationships/hyperlink" Target="https://github.com/Morrison-Lab/psc" TargetMode="External"/><Relationship Id="rId809" Type="http://schemas.openxmlformats.org/officeDocument/2006/relationships/hyperlink" Target="https://github.com/Morrison-Lab/wai" TargetMode="External"/><Relationship Id="rId787" Type="http://schemas.openxmlformats.org/officeDocument/2006/relationships/hyperlink" Target="https://github.com/Xpra-org/xpra" TargetMode="External"/><Relationship Id="rId783" Type="http://schemas.openxmlformats.org/officeDocument/2006/relationships/hyperlink" Target="https://github.com/conda-forge/miniforge" TargetMode="External"/><Relationship Id="rId882" Type="http://schemas.openxmlformats.org/officeDocument/2006/relationships/hyperlink" Target="https://github.com/jadebc/lab-manual" TargetMode="External"/><Relationship Id="rId918" Type="http://schemas.openxmlformats.org/officeDocument/2006/relationships/hyperlink" Target="https://github.com/nmfs-opensci/quarto-thesis" TargetMode="External"/><Relationship Id="rId888" Type="http://schemas.openxmlformats.org/officeDocument/2006/relationships/hyperlink" Target="https://github.com/proctor-ucsf/dcc-handbook" TargetMode="External"/><Relationship Id="rId890" Type="http://schemas.openxmlformats.org/officeDocument/2006/relationships/hyperlink" Target="https://github.com/quantmarineecolab/lab-manual" TargetMode="External"/><Relationship Id="rId539" Type="http://schemas.openxmlformats.org/officeDocument/2006/relationships/hyperlink" Target="https://github.com/settings/copilot/features" TargetMode="External"/><Relationship Id="rId884" Type="http://schemas.openxmlformats.org/officeDocument/2006/relationships/hyperlink" Target="https://github.com/thefaylab/lab-manual" TargetMode="External"/><Relationship Id="rId791" Type="http://schemas.openxmlformats.org/officeDocument/2006/relationships/hyperlink" Target="https://github.com/tmux/tmux/wiki" TargetMode="External"/><Relationship Id="rId743" Type="http://schemas.openxmlformats.org/officeDocument/2006/relationships/hyperlink" Target="https://github.com/ucdavisdatalab" TargetMode="External"/><Relationship Id="rId752" Type="http://schemas.openxmlformats.org/officeDocument/2006/relationships/hyperlink" Target="https://github.com/ucdavisdatalab/workshop_how-to-data-documentation" TargetMode="External"/><Relationship Id="rId47" Type="http://schemas.openxmlformats.org/officeDocument/2006/relationships/hyperlink" Target="https://github.com/ucdavisdatalab/workshop_reproducible_research" TargetMode="External"/><Relationship Id="rId908" Type="http://schemas.openxmlformats.org/officeDocument/2006/relationships/hyperlink" Target="https://grants.nih.gov" TargetMode="External"/><Relationship Id="rId875" Type="http://schemas.openxmlformats.org/officeDocument/2006/relationships/hyperlink" Target="https://grantwriting.stanford.edu/resources/funding-train/" TargetMode="External"/><Relationship Id="rId760" Type="http://schemas.openxmlformats.org/officeDocument/2006/relationships/hyperlink" Target="https://hpc.ucdavis.edu/" TargetMode="External"/><Relationship Id="rId835" Type="http://schemas.openxmlformats.org/officeDocument/2006/relationships/hyperlink" Target="https://iet.ucdavis.edu/aggie-ai/ai-tools/chatgpt-edu" TargetMode="External"/><Relationship Id="rId881" Type="http://schemas.openxmlformats.org/officeDocument/2006/relationships/hyperlink" Target="https://jadebc.github.io/lab-manual/" TargetMode="External"/><Relationship Id="rId11" Type="http://schemas.openxmlformats.org/officeDocument/2006/relationships/hyperlink" Target="https://jadebc.github.io/lab-manual/index.html" TargetMode="External"/><Relationship Id="rId843" Type="http://schemas.openxmlformats.org/officeDocument/2006/relationships/hyperlink" Target="https://journals.lww.com/epidem/Fulltext/2001/05000/The_Value_of_P.2.aspx" TargetMode="External"/><Relationship Id="rId953" Type="http://schemas.openxmlformats.org/officeDocument/2006/relationships/hyperlink" Target="https://journals.plos.org/plosone/s/authorship" TargetMode="External"/><Relationship Id="rId776" Type="http://schemas.openxmlformats.org/officeDocument/2006/relationships/hyperlink" Target="https://learn.microsoft.com/en-us/windows/wsl/tutorials/gui-apps" TargetMode="External"/><Relationship Id="rId879" Type="http://schemas.openxmlformats.org/officeDocument/2006/relationships/hyperlink" Target="https://link.springer.com/book/9783031537929" TargetMode="External"/><Relationship Id="rId982" Type="http://schemas.openxmlformats.org/officeDocument/2006/relationships/hyperlink" Target="https://man.openbsd.org/ssh_config" TargetMode="External"/><Relationship Id="rId984" Type="http://schemas.openxmlformats.org/officeDocument/2006/relationships/hyperlink" Target="https://manpages.debian.org/stable/openssh-client/ssh_config.5.en.html" TargetMode="External"/><Relationship Id="rId846" Type="http://schemas.openxmlformats.org/officeDocument/2006/relationships/hyperlink" Target="https://medialab.github.io/iwanthue/?utm_source=Nature+Briefing&amp;utm_campaign=2c68711076-briefing-dy-20211006&amp;utm_medium=email&amp;utm_term=0_c9dfd39373-2c68711076-44335685" TargetMode="External"/><Relationship Id="rId961" Type="http://schemas.openxmlformats.org/officeDocument/2006/relationships/hyperlink" Target="https://mentors.fm/2019/08/13/think-and-write-with-leslie-lamport/" TargetMode="External"/><Relationship Id="rId775" Type="http://schemas.openxmlformats.org/officeDocument/2006/relationships/hyperlink" Target="https://mobaxterm.mobatek.net/" TargetMode="External"/><Relationship Id="rId61" Type="http://schemas.openxmlformats.org/officeDocument/2006/relationships/hyperlink" Target="https://morrison-lab.github.io/psc/" TargetMode="External"/><Relationship Id="rId387" Type="http://schemas.openxmlformats.org/officeDocument/2006/relationships/hyperlink" Target="https://morrison-lab.github.io/psc/chapters/big-data.html" TargetMode="External"/><Relationship Id="rId393" Type="http://schemas.openxmlformats.org/officeDocument/2006/relationships/hyperlink" Target="https://morrison-lab.github.io/psc/chapters/big-data.html#sec-optimal-rstudio-set-up" TargetMode="External"/><Relationship Id="rId391" Type="http://schemas.openxmlformats.org/officeDocument/2006/relationships/hyperlink" Target="https://morrison-lab.github.io/psc/chapters/big-data.html#sec-the-data-table-package" TargetMode="External"/><Relationship Id="rId392" Type="http://schemas.openxmlformats.org/officeDocument/2006/relationships/hyperlink" Target="https://morrison-lab.github.io/psc/chapters/big-data.html#sec-using-downsampled-data" TargetMode="External"/><Relationship Id="rId712" Type="http://schemas.openxmlformats.org/officeDocument/2006/relationships/hyperlink" Target="https://morrison-lab.github.io/psc/chapters/code-publication.html" TargetMode="External"/><Relationship Id="rId727" Type="http://schemas.openxmlformats.org/officeDocument/2006/relationships/hyperlink" Target="https://morrison-lab.github.io/psc/chapters/code-publication.html#sec-checklist-overview" TargetMode="External"/><Relationship Id="rId729" Type="http://schemas.openxmlformats.org/officeDocument/2006/relationships/hyperlink" Target="https://morrison-lab.github.io/psc/chapters/code-publication.html#sec-clean-up-comments" TargetMode="External"/><Relationship Id="rId734" Type="http://schemas.openxmlformats.org/officeDocument/2006/relationships/hyperlink" Target="https://morrison-lab.github.io/psc/chapters/code-publication.html#sec-clean-up-feature-branches" TargetMode="External"/><Relationship Id="rId733" Type="http://schemas.openxmlformats.org/officeDocument/2006/relationships/hyperlink" Target="https://morrison-lab.github.io/psc/chapters/code-publication.html#sec-complete-the-readme" TargetMode="External"/><Relationship Id="rId736" Type="http://schemas.openxmlformats.org/officeDocument/2006/relationships/hyperlink" Target="https://morrison-lab.github.io/psc/chapters/code-publication.html#sec-cran-release" TargetMode="External"/><Relationship Id="rId735" Type="http://schemas.openxmlformats.org/officeDocument/2006/relationships/hyperlink" Target="https://morrison-lab.github.io/psc/chapters/code-publication.html#sec-create-github-release" TargetMode="External"/><Relationship Id="rId730" Type="http://schemas.openxmlformats.org/officeDocument/2006/relationships/hyperlink" Target="https://morrison-lab.github.io/psc/chapters/code-publication.html#sec-document-functions" TargetMode="External"/><Relationship Id="rId732" Type="http://schemas.openxmlformats.org/officeDocument/2006/relationships/hyperlink" Target="https://morrison-lab.github.io/psc/chapters/code-publication.html#sec-ensure-project-runs-via-bash" TargetMode="External"/><Relationship Id="rId728" Type="http://schemas.openxmlformats.org/officeDocument/2006/relationships/hyperlink" Target="https://morrison-lab.github.io/psc/chapters/code-publication.html#sec-fill-out-file-headers" TargetMode="External"/><Relationship Id="rId731" Type="http://schemas.openxmlformats.org/officeDocument/2006/relationships/hyperlink" Target="https://morrison-lab.github.io/psc/chapters/code-publication.html#sec-remove-deprecated-filepaths" TargetMode="External"/><Relationship Id="rId62" Type="http://schemas.openxmlformats.org/officeDocument/2006/relationships/hyperlink" Target="https://morrison-lab.github.io/psc/chapters/code-repositories.html" TargetMode="External"/><Relationship Id="rId88" Type="http://schemas.openxmlformats.org/officeDocument/2006/relationships/hyperlink" Target="https://morrison-lab.github.io/psc/chapters/code-repositories.html#sec-organizing-the-data-raw-folder" TargetMode="External"/><Relationship Id="rId86" Type="http://schemas.openxmlformats.org/officeDocument/2006/relationships/hyperlink" Target="https://morrison-lab.github.io/psc/chapters/code-repositories.html#sec-package-structure" TargetMode="External"/><Relationship Id="rId89" Type="http://schemas.openxmlformats.org/officeDocument/2006/relationships/hyperlink" Target="https://morrison-lab.github.io/psc/chapters/code-repositories.html#sec-repostatus" TargetMode="External"/><Relationship Id="rId87" Type="http://schemas.openxmlformats.org/officeDocument/2006/relationships/hyperlink" Target="https://morrison-lab.github.io/psc/chapters/code-repositories.html#sec-rproj-files" TargetMode="External"/><Relationship Id="rId85" Type="http://schemas.openxmlformats.org/officeDocument/2006/relationships/hyperlink" Target="https://morrison-lab.github.io/psc/chapters/code-repositories.html#sec-template-repositories" TargetMode="External"/><Relationship Id="rId94" Type="http://schemas.openxmlformats.org/officeDocument/2006/relationships/hyperlink" Target="https://morrison-lab.github.io/psc/chapters/coding-practices.html" TargetMode="External"/><Relationship Id="rId290" Type="http://schemas.openxmlformats.org/officeDocument/2006/relationships/hyperlink" Target="https://morrison-lab.github.io/psc/chapters/coding-practices.html#sec-adrs" TargetMode="External"/><Relationship Id="rId288" Type="http://schemas.openxmlformats.org/officeDocument/2006/relationships/hyperlink" Target="https://morrison-lab.github.io/psc/chapters/coding-practices.html#sec-auto-styling" TargetMode="External"/><Relationship Id="rId283" Type="http://schemas.openxmlformats.org/officeDocument/2006/relationships/hyperlink" Target="https://morrison-lab.github.io/psc/chapters/coding-practices.html#sec-benchmarking" TargetMode="External"/><Relationship Id="rId291" Type="http://schemas.openxmlformats.org/officeDocument/2006/relationships/hyperlink" Target="https://morrison-lab.github.io/psc/chapters/coding-practices.html#sec-coding-practices-object-naming" TargetMode="External"/><Relationship Id="rId303" Type="http://schemas.openxmlformats.org/officeDocument/2006/relationships/hyperlink" Target="https://morrison-lab.github.io/psc/chapters/coding-practices.html#sec-coding-with-r-and-python" TargetMode="External"/><Relationship Id="rId285" Type="http://schemas.openxmlformats.org/officeDocument/2006/relationships/hyperlink" Target="https://morrison-lab.github.io/psc/chapters/coding-practices.html#sec-data-io" TargetMode="External"/><Relationship Id="rId297" Type="http://schemas.openxmlformats.org/officeDocument/2006/relationships/hyperlink" Target="https://morrison-lab.github.io/psc/chapters/coding-practices.html#sec-decompose-qmd-chunks" TargetMode="External"/><Relationship Id="rId289" Type="http://schemas.openxmlformats.org/officeDocument/2006/relationships/hyperlink" Target="https://morrison-lab.github.io/psc/chapters/coding-practices.html#sec-documenting-code" TargetMode="External"/><Relationship Id="rId292" Type="http://schemas.openxmlformats.org/officeDocument/2006/relationships/hyperlink" Target="https://morrison-lab.github.io/psc/chapters/coding-practices.html#sec-function-calls" TargetMode="External"/><Relationship Id="rId293" Type="http://schemas.openxmlformats.org/officeDocument/2006/relationships/hyperlink" Target="https://morrison-lab.github.io/psc/chapters/coding-practices.html#sec-function-decomposition" TargetMode="External"/><Relationship Id="rId295" Type="http://schemas.openxmlformats.org/officeDocument/2006/relationships/hyperlink" Target="https://morrison-lab.github.io/psc/chapters/coding-practices.html#sec-function-length-limits" TargetMode="External"/><Relationship Id="rId306" Type="http://schemas.openxmlformats.org/officeDocument/2006/relationships/hyperlink" Target="https://morrison-lab.github.io/psc/chapters/coding-practices.html#sec-getting-help-with-code" TargetMode="External"/><Relationship Id="rId298" Type="http://schemas.openxmlformats.org/officeDocument/2006/relationships/hyperlink" Target="https://morrison-lab.github.io/psc/chapters/coding-practices.html#sec-here-package-practices" TargetMode="External"/><Relationship Id="rId300" Type="http://schemas.openxmlformats.org/officeDocument/2006/relationships/hyperlink" Target="https://morrison-lab.github.io/psc/chapters/coding-practices.html#sec-integrating-box-and-dropbox" TargetMode="External"/><Relationship Id="rId284" Type="http://schemas.openxmlformats.org/officeDocument/2006/relationships/hyperlink" Target="https://morrison-lab.github.io/psc/chapters/coding-practices.html#sec-iteration" TargetMode="External"/><Relationship Id="rId296" Type="http://schemas.openxmlformats.org/officeDocument/2006/relationships/hyperlink" Target="https://morrison-lab.github.io/psc/chapters/coding-practices.html#sec-kiss" TargetMode="External"/><Relationship Id="rId276" Type="http://schemas.openxmlformats.org/officeDocument/2006/relationships/hyperlink" Target="https://morrison-lab.github.io/psc/chapters/coding-practices.html#sec-lab-protocols-for-code-and-data" TargetMode="External"/><Relationship Id="rId294" Type="http://schemas.openxmlformats.org/officeDocument/2006/relationships/hyperlink" Target="https://morrison-lab.github.io/psc/chapters/coding-practices.html#sec-one-function-per-file" TargetMode="External"/><Relationship Id="rId280" Type="http://schemas.openxmlformats.org/officeDocument/2006/relationships/hyperlink" Target="https://morrison-lab.github.io/psc/chapters/coding-practices.html#sec-organizing-scripts" TargetMode="External"/><Relationship Id="rId301" Type="http://schemas.openxmlformats.org/officeDocument/2006/relationships/hyperlink" Target="https://morrison-lab.github.io/psc/chapters/coding-practices.html#sec-r-lib-packages" TargetMode="External"/><Relationship Id="rId278" Type="http://schemas.openxmlformats.org/officeDocument/2006/relationships/hyperlink" Target="https://morrison-lab.github.io/psc/chapters/coding-practices.html#sec-r-package-tools" TargetMode="External"/><Relationship Id="rId287" Type="http://schemas.openxmlformats.org/officeDocument/2006/relationships/hyperlink" Target="https://morrison-lab.github.io/psc/chapters/coding-practices.html#sec-r-qa-checklist" TargetMode="External"/><Relationship Id="rId307" Type="http://schemas.openxmlformats.org/officeDocument/2006/relationships/hyperlink" Target="https://morrison-lab.github.io/psc/chapters/coding-practices.html#sec-r-resources" TargetMode="External"/><Relationship Id="rId281" Type="http://schemas.openxmlformats.org/officeDocument/2006/relationships/hyperlink" Target="https://morrison-lab.github.io/psc/chapters/coding-practices.html#sec-r-testing" TargetMode="External"/><Relationship Id="rId286" Type="http://schemas.openxmlformats.org/officeDocument/2006/relationships/hyperlink" Target="https://morrison-lab.github.io/psc/chapters/coding-practices.html#sec-r-version-control" TargetMode="External"/><Relationship Id="rId279" Type="http://schemas.openxmlformats.org/officeDocument/2006/relationships/hyperlink" Target="https://morrison-lab.github.io/psc/chapters/coding-practices.html#sec-r-workflow" TargetMode="External"/><Relationship Id="rId299" Type="http://schemas.openxmlformats.org/officeDocument/2006/relationships/hyperlink" Target="https://morrison-lab.github.io/psc/chapters/coding-practices.html#sec-readingsaving-data" TargetMode="External"/><Relationship Id="rId304" Type="http://schemas.openxmlformats.org/officeDocument/2006/relationships/hyperlink" Target="https://morrison-lab.github.io/psc/chapters/coding-practices.html#sec-repeating-analyses-with-different-variations" TargetMode="External"/><Relationship Id="rId305" Type="http://schemas.openxmlformats.org/officeDocument/2006/relationships/hyperlink" Target="https://morrison-lab.github.io/psc/chapters/coding-practices.html#sec-reviewing-code" TargetMode="External"/><Relationship Id="rId282" Type="http://schemas.openxmlformats.org/officeDocument/2006/relationships/hyperlink" Target="https://morrison-lab.github.io/psc/chapters/coding-practices.html#sec-tdd" TargetMode="External"/><Relationship Id="rId302" Type="http://schemas.openxmlformats.org/officeDocument/2006/relationships/hyperlink" Target="https://morrison-lab.github.io/psc/chapters/coding-practices.html#sec-tidyverse" TargetMode="External"/><Relationship Id="rId277" Type="http://schemas.openxmlformats.org/officeDocument/2006/relationships/hyperlink" Target="https://morrison-lab.github.io/psc/chapters/coding-practices.html#sec-tool-building" TargetMode="External"/><Relationship Id="rId311" Type="http://schemas.openxmlformats.org/officeDocument/2006/relationships/hyperlink" Target="https://morrison-lab.github.io/psc/chapters/coding-style.html" TargetMode="External"/><Relationship Id="rId368" Type="http://schemas.openxmlformats.org/officeDocument/2006/relationships/hyperlink" Target="https://morrison-lab.github.io/psc/chapters/coding-style.html#sec-assertions-input-validation" TargetMode="External"/><Relationship Id="rId372" Type="http://schemas.openxmlformats.org/officeDocument/2006/relationships/hyperlink" Target="https://morrison-lab.github.io/psc/chapters/coding-style.html#sec-avoid-hardcoding-external-data" TargetMode="External"/><Relationship Id="rId369" Type="http://schemas.openxmlformats.org/officeDocument/2006/relationships/hyperlink" Target="https://morrison-lab.github.io/psc/chapters/coding-style.html#sec-avoid-nesting" TargetMode="External"/><Relationship Id="rId366" Type="http://schemas.openxmlformats.org/officeDocument/2006/relationships/hyperlink" Target="https://morrison-lab.github.io/psc/chapters/coding-style.html#sec-clean-code" TargetMode="External"/><Relationship Id="rId374" Type="http://schemas.openxmlformats.org/officeDocument/2006/relationships/hyperlink" Target="https://morrison-lab.github.io/psc/chapters/coding-style.html#sec-comments" TargetMode="External"/><Relationship Id="rId373" Type="http://schemas.openxmlformats.org/officeDocument/2006/relationships/hyperlink" Target="https://morrison-lab.github.io/psc/chapters/coding-style.html#sec-construct-inputs" TargetMode="External"/><Relationship Id="rId367" Type="http://schemas.openxmlformats.org/officeDocument/2006/relationships/hyperlink" Target="https://morrison-lab.github.io/psc/chapters/coding-style.html#sec-function-docs" TargetMode="External"/><Relationship Id="rId365" Type="http://schemas.openxmlformats.org/officeDocument/2006/relationships/hyperlink" Target="https://morrison-lab.github.io/psc/chapters/coding-style.html#sec-general-principles" TargetMode="External"/><Relationship Id="rId380" Type="http://schemas.openxmlformats.org/officeDocument/2006/relationships/hyperlink" Target="https://morrison-lab.github.io/psc/chapters/coding-style.html#sec-here-package-style" TargetMode="External"/><Relationship Id="rId375" Type="http://schemas.openxmlformats.org/officeDocument/2006/relationships/hyperlink" Target="https://morrison-lab.github.io/psc/chapters/coding-style.html#sec-line-breaks-and-formatting" TargetMode="External"/><Relationship Id="rId376" Type="http://schemas.openxmlformats.org/officeDocument/2006/relationships/hyperlink" Target="https://morrison-lab.github.io/psc/chapters/coding-style.html#sec-markdown-and-quarto-formatting" TargetMode="External"/><Relationship Id="rId377" Type="http://schemas.openxmlformats.org/officeDocument/2006/relationships/hyperlink" Target="https://morrison-lab.github.io/psc/chapters/coding-style.html#sec-messaging-and-user-communication" TargetMode="External"/><Relationship Id="rId381" Type="http://schemas.openxmlformats.org/officeDocument/2006/relationships/hyperlink" Target="https://morrison-lab.github.io/psc/chapters/coding-style.html#sec-object-naming" TargetMode="External"/><Relationship Id="rId378" Type="http://schemas.openxmlformats.org/officeDocument/2006/relationships/hyperlink" Target="https://morrison-lab.github.io/psc/chapters/coding-style.html#sec-package-code-practices" TargetMode="External"/><Relationship Id="rId371" Type="http://schemas.openxmlformats.org/officeDocument/2006/relationships/hyperlink" Target="https://morrison-lab.github.io/psc/chapters/coding-style.html#sec-per-operation-grouping" TargetMode="External"/><Relationship Id="rId370" Type="http://schemas.openxmlformats.org/officeDocument/2006/relationships/hyperlink" Target="https://morrison-lab.github.io/psc/chapters/coding-style.html#sec-prefer-packaged-functions" TargetMode="External"/><Relationship Id="rId383" Type="http://schemas.openxmlformats.org/officeDocument/2006/relationships/hyperlink" Target="https://morrison-lab.github.io/psc/chapters/coding-style.html#sec-r-resources-style" TargetMode="External"/><Relationship Id="rId382" Type="http://schemas.openxmlformats.org/officeDocument/2006/relationships/hyperlink" Target="https://morrison-lab.github.io/psc/chapters/coding-style.html#sec-style-auto-style" TargetMode="External"/><Relationship Id="rId379" Type="http://schemas.openxmlformats.org/officeDocument/2006/relationships/hyperlink" Target="https://morrison-lab.github.io/psc/chapters/coding-style.html#sec-tidyverse-replacements" TargetMode="External"/><Relationship Id="rId38" Type="http://schemas.openxmlformats.org/officeDocument/2006/relationships/hyperlink" Target="https://morrison-lab.github.io/psc/chapters/collaborative-software-development.html" TargetMode="External"/><Relationship Id="rId585" Type="http://schemas.openxmlformats.org/officeDocument/2006/relationships/hyperlink" Target="https://morrison-lab.github.io/psc/chapters/collaborative-software-development.html#sec-code-review" TargetMode="External"/><Relationship Id="rId584" Type="http://schemas.openxmlformats.org/officeDocument/2006/relationships/hyperlink" Target="https://morrison-lab.github.io/psc/chapters/collaborative-software-development.html#sec-pull-requests" TargetMode="External"/><Relationship Id="rId589" Type="http://schemas.openxmlformats.org/officeDocument/2006/relationships/hyperlink" Target="https://morrison-lab.github.io/psc/chapters/continuous-integration.html" TargetMode="External"/><Relationship Id="rId625" Type="http://schemas.openxmlformats.org/officeDocument/2006/relationships/hyperlink" Target="https://morrison-lab.github.io/psc/chapters/continuous-integration.html#sec-ci-design-patterns" TargetMode="External"/><Relationship Id="rId629" Type="http://schemas.openxmlformats.org/officeDocument/2006/relationships/hyperlink" Target="https://morrison-lab.github.io/psc/chapters/continuous-integration.html#sec-continuous-integration-additional-resources" TargetMode="External"/><Relationship Id="rId628" Type="http://schemas.openxmlformats.org/officeDocument/2006/relationships/hyperlink" Target="https://morrison-lab.github.io/psc/chapters/continuous-integration.html#sec-fast-package-installation-with-r2u" TargetMode="External"/><Relationship Id="rId623" Type="http://schemas.openxmlformats.org/officeDocument/2006/relationships/hyperlink" Target="https://morrison-lab.github.io/psc/chapters/continuous-integration.html#sec-how-github-actions-workflows-work" TargetMode="External"/><Relationship Id="rId627" Type="http://schemas.openxmlformats.org/officeDocument/2006/relationships/hyperlink" Target="https://morrison-lab.github.io/psc/chapters/continuous-integration.html#sec-pr-comment-automation" TargetMode="External"/><Relationship Id="rId622" Type="http://schemas.openxmlformats.org/officeDocument/2006/relationships/hyperlink" Target="https://morrison-lab.github.io/psc/chapters/continuous-integration.html#sec-reusable-workflow-collections" TargetMode="External"/><Relationship Id="rId621" Type="http://schemas.openxmlformats.org/officeDocument/2006/relationships/hyperlink" Target="https://morrison-lab.github.io/psc/chapters/continuous-integration.html#sec-setting-up-github-actions" TargetMode="External"/><Relationship Id="rId626" Type="http://schemas.openxmlformats.org/officeDocument/2006/relationships/hyperlink" Target="https://morrison-lab.github.io/psc/chapters/continuous-integration.html#sec-troubleshooting-failed-workflows" TargetMode="External"/><Relationship Id="rId620" Type="http://schemas.openxmlformats.org/officeDocument/2006/relationships/hyperlink" Target="https://morrison-lab.github.io/psc/chapters/continuous-integration.html#sec-understanding-github-actions" TargetMode="External"/><Relationship Id="rId624" Type="http://schemas.openxmlformats.org/officeDocument/2006/relationships/hyperlink" Target="https://morrison-lab.github.io/psc/chapters/continuous-integration.html#sec-workflow-files-and-security" TargetMode="External"/><Relationship Id="rId395" Type="http://schemas.openxmlformats.org/officeDocument/2006/relationships/hyperlink" Target="https://morrison-lab.github.io/psc/chapters/data-masking.html" TargetMode="External"/><Relationship Id="rId406" Type="http://schemas.openxmlformats.org/officeDocument/2006/relationships/hyperlink" Target="https://morrison-lab.github.io/psc/chapters/data-masking.html#sec-data-masking-vs-tidy-selection" TargetMode="External"/><Relationship Id="rId405" Type="http://schemas.openxmlformats.org/officeDocument/2006/relationships/hyperlink" Target="https://morrison-lab.github.io/psc/chapters/data-masking.html#sec-general-overview" TargetMode="External"/><Relationship Id="rId407" Type="http://schemas.openxmlformats.org/officeDocument/2006/relationships/hyperlink" Target="https://morrison-lab.github.io/psc/chapters/data-masking.html#sec-technical-overview" TargetMode="External"/><Relationship Id="rId478" Type="http://schemas.openxmlformats.org/officeDocument/2006/relationships/hyperlink" Target="https://morrison-lab.github.io/psc/chapters/github.html" TargetMode="External"/><Relationship Id="rId515" Type="http://schemas.openxmlformats.org/officeDocument/2006/relationships/hyperlink" Target="https://morrison-lab.github.io/psc/chapters/github.html#sec-cli-tools" TargetMode="External"/><Relationship Id="rId520" Type="http://schemas.openxmlformats.org/officeDocument/2006/relationships/hyperlink" Target="https://morrison-lab.github.io/psc/chapters/github.html#sec-commonly-used-git-commands" TargetMode="External"/><Relationship Id="rId517" Type="http://schemas.openxmlformats.org/officeDocument/2006/relationships/hyperlink" Target="https://morrison-lab.github.io/psc/chapters/github.html#sec-dev-branches" TargetMode="External"/><Relationship Id="rId518" Type="http://schemas.openxmlformats.org/officeDocument/2006/relationships/hyperlink" Target="https://morrison-lab.github.io/psc/chapters/github.html#sec-example-workflow" TargetMode="External"/><Relationship Id="rId526" Type="http://schemas.openxmlformats.org/officeDocument/2006/relationships/hyperlink" Target="https://morrison-lab.github.io/psc/chapters/github.html#sec-export-conversations" TargetMode="External"/><Relationship Id="rId516" Type="http://schemas.openxmlformats.org/officeDocument/2006/relationships/hyperlink" Target="https://morrison-lab.github.io/psc/chapters/github.html#sec-git-branching" TargetMode="External"/><Relationship Id="rId514" Type="http://schemas.openxmlformats.org/officeDocument/2006/relationships/hyperlink" Target="https://morrison-lab.github.io/psc/chapters/github.html#sec-git-gui-clients" TargetMode="External"/><Relationship Id="rId525" Type="http://schemas.openxmlformats.org/officeDocument/2006/relationships/hyperlink" Target="https://morrison-lab.github.io/psc/chapters/github.html#sec-gitattributes" TargetMode="External"/><Relationship Id="rId513" Type="http://schemas.openxmlformats.org/officeDocument/2006/relationships/hyperlink" Target="https://morrison-lab.github.io/psc/chapters/github.html#sec-github-basics" TargetMode="External"/><Relationship Id="rId524" Type="http://schemas.openxmlformats.org/officeDocument/2006/relationships/hyperlink" Target="https://morrison-lab.github.io/psc/chapters/github.html#sec-gitlab" TargetMode="External"/><Relationship Id="rId521" Type="http://schemas.openxmlformats.org/officeDocument/2006/relationships/hyperlink" Target="https://morrison-lab.github.io/psc/chapters/github.html#sec-how-often-should-i-commit" TargetMode="External"/><Relationship Id="rId519" Type="http://schemas.openxmlformats.org/officeDocument/2006/relationships/hyperlink" Target="https://morrison-lab.github.io/psc/chapters/github.html#sec-pull-request-roles-and-protocol" TargetMode="External"/><Relationship Id="rId527" Type="http://schemas.openxmlformats.org/officeDocument/2006/relationships/hyperlink" Target="https://morrison-lab.github.io/psc/chapters/github.html#sec-removing-sensitive-data" TargetMode="External"/><Relationship Id="rId522" Type="http://schemas.openxmlformats.org/officeDocument/2006/relationships/hyperlink" Target="https://morrison-lab.github.io/psc/chapters/github.html#sec-repeated-amend-workflow" TargetMode="External"/><Relationship Id="rId523" Type="http://schemas.openxmlformats.org/officeDocument/2006/relationships/hyperlink" Target="https://morrison-lab.github.io/psc/chapters/github.html#sec-what-should-be-pushed-to-github" TargetMode="External"/><Relationship Id="rId411" Type="http://schemas.openxmlformats.org/officeDocument/2006/relationships/hyperlink" Target="https://morrison-lab.github.io/psc/chapters/quarto.html" TargetMode="External"/><Relationship Id="rId471" Type="http://schemas.openxmlformats.org/officeDocument/2006/relationships/hyperlink" Target="https://morrison-lab.github.io/psc/chapters/quarto.html#sec-advanced-features" TargetMode="External"/><Relationship Id="rId468" Type="http://schemas.openxmlformats.org/officeDocument/2006/relationships/hyperlink" Target="https://morrison-lab.github.io/psc/chapters/quarto.html#sec-building-quarto-books" TargetMode="External"/><Relationship Id="rId472" Type="http://schemas.openxmlformats.org/officeDocument/2006/relationships/hyperlink" Target="https://morrison-lab.github.io/psc/chapters/quarto.html#sec-mermaid-diagrams" TargetMode="External"/><Relationship Id="rId474" Type="http://schemas.openxmlformats.org/officeDocument/2006/relationships/hyperlink" Target="https://morrison-lab.github.io/psc/chapters/quarto.html#sec-quarto-additional-resources" TargetMode="External"/><Relationship Id="rId467" Type="http://schemas.openxmlformats.org/officeDocument/2006/relationships/hyperlink" Target="https://morrison-lab.github.io/psc/chapters/quarto.html#sec-quarto-basics" TargetMode="External"/><Relationship Id="rId469" Type="http://schemas.openxmlformats.org/officeDocument/2006/relationships/hyperlink" Target="https://morrison-lab.github.io/psc/chapters/quarto.html#sec-quarto-dashboards" TargetMode="External"/><Relationship Id="rId466" Type="http://schemas.openxmlformats.org/officeDocument/2006/relationships/hyperlink" Target="https://morrison-lab.github.io/psc/chapters/quarto.html#sec-quarto-introduction" TargetMode="External"/><Relationship Id="rId470" Type="http://schemas.openxmlformats.org/officeDocument/2006/relationships/hyperlink" Target="https://morrison-lab.github.io/psc/chapters/quarto.html#sec-quarto-profiles" TargetMode="External"/><Relationship Id="rId473" Type="http://schemas.openxmlformats.org/officeDocument/2006/relationships/hyperlink" Target="https://morrison-lab.github.io/psc/chapters/quarto.html#sec-troubleshooting" TargetMode="External"/><Relationship Id="rId697" Type="http://schemas.openxmlformats.org/officeDocument/2006/relationships/hyperlink" Target="https://morrison-lab.github.io/psc/chapters/reproducible-environments.html" TargetMode="External"/><Relationship Id="rId710" Type="http://schemas.openxmlformats.org/officeDocument/2006/relationships/hyperlink" Target="https://morrison-lab.github.io/psc/chapters/reproducible-environments.html#sec-clearing-docker-cache" TargetMode="External"/><Relationship Id="rId708" Type="http://schemas.openxmlformats.org/officeDocument/2006/relationships/hyperlink" Target="https://morrison-lab.github.io/psc/chapters/reproducible-environments.html#sec-fast-package-installation-on-ubuntu-with-r2u" TargetMode="External"/><Relationship Id="rId709" Type="http://schemas.openxmlformats.org/officeDocument/2006/relationships/hyperlink" Target="https://morrison-lab.github.io/psc/chapters/reproducible-environments.html#sec-managing-r-versions-with-rig" TargetMode="External"/><Relationship Id="rId707" Type="http://schemas.openxmlformats.org/officeDocument/2006/relationships/hyperlink" Target="https://morrison-lab.github.io/psc/chapters/reproducible-environments.html#sec-package-version-control-with-renv" TargetMode="External"/><Relationship Id="rId850" Type="http://schemas.openxmlformats.org/officeDocument/2006/relationships/hyperlink" Target="https://morrison-lab.github.io/psc/chapters/resources.html" TargetMode="External"/><Relationship Id="rId633" Type="http://schemas.openxmlformats.org/officeDocument/2006/relationships/hyperlink" Target="https://morrison-lab.github.io/psc/chapters/unix.html" TargetMode="External"/><Relationship Id="rId691" Type="http://schemas.openxmlformats.org/officeDocument/2006/relationships/hyperlink" Target="https://morrison-lab.github.io/psc/chapters/unix.html#sec-checking-tasks-and-killing-jobs" TargetMode="External"/><Relationship Id="rId683" Type="http://schemas.openxmlformats.org/officeDocument/2006/relationships/hyperlink" Target="https://morrison-lab.github.io/psc/chapters/unix.html#sec-cli-tui-gui" TargetMode="External"/><Relationship Id="rId693" Type="http://schemas.openxmlformats.org/officeDocument/2006/relationships/hyperlink" Target="https://morrison-lab.github.io/psc/chapters/unix.html#sec-external-resources" TargetMode="External"/><Relationship Id="rId688" Type="http://schemas.openxmlformats.org/officeDocument/2006/relationships/hyperlink" Target="https://morrison-lab.github.io/psc/chapters/unix.html#sec-running-bash-scripts" TargetMode="External"/><Relationship Id="rId692" Type="http://schemas.openxmlformats.org/officeDocument/2006/relationships/hyperlink" Target="https://morrison-lab.github.io/psc/chapters/unix.html#sec-running-big-jobs" TargetMode="External"/><Relationship Id="rId690" Type="http://schemas.openxmlformats.org/officeDocument/2006/relationships/hyperlink" Target="https://morrison-lab.github.io/psc/chapters/unix.html#sec-running-rscripts-in-windows" TargetMode="External"/><Relationship Id="rId689" Type="http://schemas.openxmlformats.org/officeDocument/2006/relationships/hyperlink" Target="https://morrison-lab.github.io/psc/chapters/unix.html#sec-shell-style" TargetMode="External"/><Relationship Id="rId686" Type="http://schemas.openxmlformats.org/officeDocument/2006/relationships/hyperlink" Target="https://morrison-lab.github.io/psc/chapters/unix.html#sec-syntax-for-both-macwindows" TargetMode="External"/><Relationship Id="rId685" Type="http://schemas.openxmlformats.org/officeDocument/2006/relationships/hyperlink" Target="https://morrison-lab.github.io/psc/chapters/unix.html#sec-terminal-emulators" TargetMode="External"/><Relationship Id="rId684" Type="http://schemas.openxmlformats.org/officeDocument/2006/relationships/hyperlink" Target="https://morrison-lab.github.io/psc/chapters/unix.html#sec-unix-basics" TargetMode="External"/><Relationship Id="rId687" Type="http://schemas.openxmlformats.org/officeDocument/2006/relationships/hyperlink" Target="https://morrison-lab.github.io/psc/chapters/unix.html#sec-zsh" TargetMode="External"/><Relationship Id="rId852" Type="http://schemas.openxmlformats.org/officeDocument/2006/relationships/hyperlink" Target="https://morrison-lab.github.io/psw/" TargetMode="External"/><Relationship Id="rId851" Type="http://schemas.openxmlformats.org/officeDocument/2006/relationships/hyperlink" Target="https://morrison-lab.github.io/psw/chapters/intro.html#sec-further-reading" TargetMode="External"/><Relationship Id="rId853" Type="http://schemas.openxmlformats.org/officeDocument/2006/relationships/hyperlink" Target="https://morrison-lab.github.io/psw/chapters/slides-posters-figures.html" TargetMode="External"/><Relationship Id="rId808" Type="http://schemas.openxmlformats.org/officeDocument/2006/relationships/hyperlink" Target="https://morrison-lab.github.io/wai/" TargetMode="External"/><Relationship Id="rId828" Type="http://schemas.openxmlformats.org/officeDocument/2006/relationships/hyperlink" Target="https://morrison-lab.github.io/wai/chapters/ai-use-policies.html" TargetMode="External"/><Relationship Id="rId945" Type="http://schemas.openxmlformats.org/officeDocument/2006/relationships/hyperlink" Target="https://morrison-lab.github.io/wai/chapters/ai-use-policies.html#sec-ai-journal-articles" TargetMode="External"/><Relationship Id="rId829" Type="http://schemas.openxmlformats.org/officeDocument/2006/relationships/hyperlink" Target="https://morrison-lab.github.io/wai/chapters/coding-agents.html" TargetMode="External"/><Relationship Id="rId544" Type="http://schemas.openxmlformats.org/officeDocument/2006/relationships/hyperlink" Target="https://morrison-lab.github.io/wai/chapters/coding-agents.html#sec-ai-best-practices" TargetMode="External"/><Relationship Id="rId830" Type="http://schemas.openxmlformats.org/officeDocument/2006/relationships/hyperlink" Target="https://morrison-lab.github.io/wai/chapters/pr-workflow-with-agents.html" TargetMode="External"/><Relationship Id="rId896" Type="http://schemas.openxmlformats.org/officeDocument/2006/relationships/hyperlink" Target="https://myidp.sciencecareers.org/" TargetMode="External"/><Relationship Id="rId970" Type="http://schemas.openxmlformats.org/officeDocument/2006/relationships/hyperlink" Target="https://osf.io/" TargetMode="External"/><Relationship Id="rId45" Type="http://schemas.openxmlformats.org/officeDocument/2006/relationships/hyperlink" Target="https://osf.io/tgbxr/" TargetMode="External"/><Relationship Id="rId958" Type="http://schemas.openxmlformats.org/officeDocument/2006/relationships/hyperlink" Target="https://plos.org/resource/how-to-store-and-manage-your-data/" TargetMode="External"/><Relationship Id="rId772" Type="http://schemas.openxmlformats.org/officeDocument/2006/relationships/hyperlink" Target="https://posit.co/products/open-source/rstudio-server/" TargetMode="External"/><Relationship Id="rId887" Type="http://schemas.openxmlformats.org/officeDocument/2006/relationships/hyperlink" Target="https://proctor-ucsf.github.io/dcc-handbook/" TargetMode="External"/><Relationship Id="rId750" Type="http://schemas.openxmlformats.org/officeDocument/2006/relationships/hyperlink" Target="https://proctor-ucsf.github.io/dcc-handbook/datawrangling.html#documenting-datasets" TargetMode="External"/><Relationship Id="rId12" Type="http://schemas.openxmlformats.org/officeDocument/2006/relationships/hyperlink" Target="https://proctor-ucsf.github.io/dcc-handbook/publicdata.html" TargetMode="External"/><Relationship Id="rId889" Type="http://schemas.openxmlformats.org/officeDocument/2006/relationships/hyperlink" Target="https://quantmarineecolab.github.io/lab-manual/" TargetMode="External"/><Relationship Id="rId785" Type="http://schemas.openxmlformats.org/officeDocument/2006/relationships/hyperlink" Target="https://ragg.r-lib.org/" TargetMode="External"/><Relationship Id="rId17" Type="http://schemas.openxmlformats.org/officeDocument/2006/relationships/hyperlink" Target="https://research.ucdavis.edu/policiescompliance/irb-admin/education/" TargetMode="External"/><Relationship Id="rId753" Type="http://schemas.openxmlformats.org/officeDocument/2006/relationships/hyperlink" Target="https://researchdata.princeton.edu/research-lifecycle-guide/publishing-and-preservation/dois" TargetMode="External"/><Relationship Id="rId534" Type="http://schemas.openxmlformats.org/officeDocument/2006/relationships/hyperlink" Target="https://servicehub.ucdavis.edu/servicehub?id=it_catalog_content&amp;sys_id=951add951b5798103f4286ae6e4bcb12" TargetMode="External"/><Relationship Id="rId30" Type="http://schemas.openxmlformats.org/officeDocument/2006/relationships/hyperlink" Target="https://servicehub.ucdavis.edu/servicehub?id=ucd_kb_article&amp;sysparm_article=KB0000184" TargetMode="External"/><Relationship Id="rId972" Type="http://schemas.openxmlformats.org/officeDocument/2006/relationships/hyperlink" Target="https://slurm.schedmd.com/salloc.html" TargetMode="External"/><Relationship Id="rId974" Type="http://schemas.openxmlformats.org/officeDocument/2006/relationships/hyperlink" Target="https://slurm.schedmd.com/sattach.html" TargetMode="External"/><Relationship Id="rId976" Type="http://schemas.openxmlformats.org/officeDocument/2006/relationships/hyperlink" Target="https://slurm.schedmd.com/sbatch.html" TargetMode="External"/><Relationship Id="rId978" Type="http://schemas.openxmlformats.org/officeDocument/2006/relationships/hyperlink" Target="https://slurm.schedmd.com/squeue.html" TargetMode="External"/><Relationship Id="rId980" Type="http://schemas.openxmlformats.org/officeDocument/2006/relationships/hyperlink" Target="https://slurm.schedmd.com/srun.html" TargetMode="External"/><Relationship Id="rId774" Type="http://schemas.openxmlformats.org/officeDocument/2006/relationships/hyperlink" Target="https://sourceforge.net/projects/vcxsrv/" TargetMode="External"/><Relationship Id="rId873" Type="http://schemas.openxmlformats.org/officeDocument/2006/relationships/hyperlink" Target="https://teampublichealth.substack.com/" TargetMode="External"/><Relationship Id="rId883" Type="http://schemas.openxmlformats.org/officeDocument/2006/relationships/hyperlink" Target="https://thefaylab.github.io/lab-manual/" TargetMode="External"/><Relationship Id="rId992" Type="http://schemas.openxmlformats.org/officeDocument/2006/relationships/hyperlink" Target="https://ucd-serg.github.io/lab-manual/appendix-copilot-instructions.html" TargetMode="External"/><Relationship Id="rId994" Type="http://schemas.openxmlformats.org/officeDocument/2006/relationships/hyperlink" Target="https://ucd-serg.github.io/lab-manual/appendix-copilot-setup-steps.html" TargetMode="External"/><Relationship Id="rId921" Type="http://schemas.openxmlformats.org/officeDocument/2006/relationships/hyperlink" Target="https://ucdavisdatalab.github.io/workshop_index/" TargetMode="External"/><Relationship Id="rId833" Type="http://schemas.openxmlformats.org/officeDocument/2006/relationships/hyperlink" Target="https://ucdh.service-now.com/itss?id=sc_cat_item&amp;sys_id=738dd2ac93eba650c4dbb1847aba100d" TargetMode="External"/><Relationship Id="rId9" Type="http://schemas.openxmlformats.org/officeDocument/2006/relationships/hyperlink" Target="https://ucdserg.ucdavis.edu" TargetMode="External"/><Relationship Id="rId777" Type="http://schemas.openxmlformats.org/officeDocument/2006/relationships/hyperlink" Target="https://wiki.archlinux.org/title/Wayland" TargetMode="External"/><Relationship Id="rId788" Type="http://schemas.openxmlformats.org/officeDocument/2006/relationships/hyperlink" Target="https://wiki.x2go.org/" TargetMode="External"/><Relationship Id="rId937" Type="http://schemas.openxmlformats.org/officeDocument/2006/relationships/hyperlink" Target="https://www.biorxiv.org/" TargetMode="External"/><Relationship Id="rId803" Type="http://schemas.openxmlformats.org/officeDocument/2006/relationships/hyperlink" Target="https://www.chriswrites.com/how-to-change-file-permissions-using-the-terminal/" TargetMode="External"/><Relationship Id="rId941" Type="http://schemas.openxmlformats.org/officeDocument/2006/relationships/hyperlink" Target="https://www.danieldsjoberg.com/gtsummary/" TargetMode="External"/><Relationship Id="rId870" Type="http://schemas.openxmlformats.org/officeDocument/2006/relationships/hyperlink" Target="https://www.datacamp.com/" TargetMode="External"/><Relationship Id="rId51" Type="http://schemas.openxmlformats.org/officeDocument/2006/relationships/hyperlink" Target="https://www.equator-network.org/" TargetMode="External"/><Relationship Id="rId52" Type="http://schemas.openxmlformats.org/officeDocument/2006/relationships/hyperlink" Target="https://www.equator-network.org/reporting-guidelines/consort/" TargetMode="External"/><Relationship Id="rId54" Type="http://schemas.openxmlformats.org/officeDocument/2006/relationships/hyperlink" Target="https://www.equator-network.org/reporting-guidelines/stard/" TargetMode="External"/><Relationship Id="rId53" Type="http://schemas.openxmlformats.org/officeDocument/2006/relationships/hyperlink" Target="https://www.equator-network.org/reporting-guidelines/strobe/" TargetMode="External"/><Relationship Id="rId878" Type="http://schemas.openxmlformats.org/officeDocument/2006/relationships/hyperlink" Target="https://www.globalcodeofconduct.org/" TargetMode="External"/><Relationship Id="rId792" Type="http://schemas.openxmlformats.org/officeDocument/2006/relationships/hyperlink" Target="https://www.gnu.org/software/screen/" TargetMode="External"/><Relationship Id="rId936" Type="http://schemas.openxmlformats.org/officeDocument/2006/relationships/hyperlink" Target="https://www.medrxiv.org/" TargetMode="External"/><Relationship Id="rId876" Type="http://schemas.openxmlformats.org/officeDocument/2006/relationships/hyperlink" Target="https://www.niaid.nih.gov/grants-contracts/write-grant-application" TargetMode="External"/><Relationship Id="rId897" Type="http://schemas.openxmlformats.org/officeDocument/2006/relationships/hyperlink" Target="https://www.training.nih.gov/career-services/" TargetMode="External"/><Relationship Id="rId773" Type="http://schemas.openxmlformats.org/officeDocument/2006/relationships/hyperlink" Target="https://www.xquartz.org/" TargetMode="External"/><Relationship Id="rId49" Type="http://schemas.openxmlformats.org/officeDocument/2006/relationships/hyperlink" Target="https://www.youtube.com/watch?v=WoYkY9MkbRE" TargetMode="External"/><Relationship Id="rId58" Type="http://schemas.openxmlformats.org/officeDocument/2006/relationships/hyperlink" Target="zenodo.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
  <cp:keywords/>
  <dcterms:created xsi:type="dcterms:W3CDTF">2026-10-14T07:39:44Z</dcterms:created>
  <dcterms:modified xsi:type="dcterms:W3CDTF">2026-10-14T07:39:44Z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date">
    <vt:lpwstr>Last updated: 2026-10-14</vt:lpwstr>
  </property>
  <property fmtid="{D5CDD505-2E9C-101B-9397-08002B2CF9AE}" pid="7" name="date-format">
    <vt:lpwstr>[Last updated:] YYYY-MM-DD</vt:lpwstr>
  </property>
  <property fmtid="{D5CDD505-2E9C-101B-9397-08002B2CF9AE}" pid="8" name="editor">
    <vt:lpwstr>source</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emplate-partials">
    <vt:lpwstr/>
  </property>
  <property fmtid="{D5CDD505-2E9C-101B-9397-08002B2CF9AE}" pid="14" name="toc-title">
    <vt:lpwstr>Table of contents</vt:lpwstr>
  </property>
</Properties>
</file>