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2026-01-12</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p>
      <w:r>
        <w:br w:type="page"/>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p>
      <w:r>
        <w:br w:type="page"/>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p>
      <w:r>
        <w:br w:type="page"/>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p>
      <w:r>
        <w:br w:type="page"/>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p>
      <w:r>
        <w:br w:type="page"/>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1"/>
    <w:bookmarkEnd w:id="252"/>
    <w:bookmarkStart w:id="263"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57" w:name="fig-data-masking"/>
          <w:p>
            <w:pPr>
              <w:pStyle w:val="Compact"/>
              <w:jc w:val="center"/>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1"/>
    <w:bookmarkEnd w:id="262"/>
    <w:bookmarkEnd w:id="263"/>
    <w:bookmarkStart w:id="285"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73"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73"/>
          <w:p/>
        </w:tc>
      </w:tr>
    </w:tbl>
    <w:p>
      <w:pPr>
        <w:pStyle w:val="BodyText"/>
      </w:pPr>
      <w:r>
        <w:t xml:space="preserve">Other helpful commands are listed below.</w:t>
      </w:r>
    </w:p>
    <w:bookmarkEnd w:id="274"/>
    <w:bookmarkStart w:id="276"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75"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75"/>
          <w:p/>
        </w:tc>
      </w:tr>
    </w:tbl>
    <w:bookmarkEnd w:id="276"/>
    <w:bookmarkStart w:id="27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7"/>
    <w:bookmarkStart w:id="28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8"/>
    <w:bookmarkStart w:id="280"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9">
        <w:r>
          <w:rPr>
            <w:rStyle w:val="Hyperlink"/>
          </w:rPr>
          <w:t xml:space="preserve">Repeated Amend chapter</w:t>
        </w:r>
      </w:hyperlink>
      <w:r>
        <w:t xml:space="preserve"> </w:t>
      </w:r>
      <w:r>
        <w:t xml:space="preserve">in Happy Git with R.</w:t>
      </w:r>
    </w:p>
    <w:bookmarkEnd w:id="280"/>
    <w:bookmarkEnd w:id="281"/>
    <w:bookmarkStart w:id="28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3">
        <w:r>
          <w:rPr>
            <w:rStyle w:val="Hyperlink"/>
          </w:rPr>
          <w:t xml:space="preserve">great discussion of project-oriented workflows</w:t>
        </w:r>
      </w:hyperlink>
      <w:r>
        <w:t xml:space="preserve">, extolling the virtues of a self-contained, portable projects, for your reference.</w:t>
      </w:r>
    </w:p>
    <w:p>
      <w:r>
        <w:br w:type="page"/>
      </w:r>
    </w:p>
    <w:bookmarkEnd w:id="284"/>
    <w:bookmarkEnd w:id="285"/>
    <w:bookmarkStart w:id="308" w:name="sec-unix"/>
    <w:p>
      <w:pPr>
        <w:pStyle w:val="Heading1"/>
      </w:pPr>
      <w:r>
        <w:t xml:space="preserve">11. Unix</w:t>
      </w:r>
    </w:p>
    <w:p>
      <w:pPr>
        <w:pStyle w:val="FirstParagraph"/>
      </w:pPr>
      <w:r>
        <w:t xml:space="preserve">Adapted by UCD-SeRG team from</w:t>
      </w:r>
      <w:r>
        <w:t xml:space="preserve"> </w:t>
      </w:r>
      <w:hyperlink r:id="rId28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9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90" w:name="fig-unix-desktop"/>
          <w:p>
            <w:pPr>
              <w:pStyle w:val="Compact"/>
              <w:jc w:val="center"/>
            </w:pPr>
            <w:r>
              <w:drawing>
                <wp:inline>
                  <wp:extent cx="5334000" cy="3380267"/>
                  <wp:effectExtent b="0" l="0" r="0" t="0"/>
                  <wp:docPr descr="" title="" id="288" name="Picture"/>
                  <a:graphic>
                    <a:graphicData uri="http://schemas.openxmlformats.org/drawingml/2006/picture">
                      <pic:pic>
                        <pic:nvPicPr>
                          <pic:cNvPr descr="assets/images/ex-desktop.jpg" id="289" name="Picture"/>
                          <pic:cNvPicPr>
                            <a:picLocks noChangeArrowheads="1" noChangeAspect="1"/>
                          </pic:cNvPicPr>
                        </pic:nvPicPr>
                        <pic:blipFill>
                          <a:blip r:embed="rId28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90"/>
        </w:tc>
      </w:tr>
    </w:tbl>
    <w:bookmarkEnd w:id="291"/>
    <w:bookmarkStart w:id="297"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92"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9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6" w:name="fig-unix-terminal"/>
          <w:p>
            <w:pPr>
              <w:pStyle w:val="Compact"/>
              <w:jc w:val="center"/>
            </w:pPr>
            <w:r>
              <w:drawing>
                <wp:inline>
                  <wp:extent cx="4488872" cy="8862646"/>
                  <wp:effectExtent b="0" l="0" r="0" t="0"/>
                  <wp:docPr descr="" title="" id="294" name="Picture"/>
                  <a:graphic>
                    <a:graphicData uri="http://schemas.openxmlformats.org/drawingml/2006/picture">
                      <pic:pic>
                        <pic:nvPicPr>
                          <pic:cNvPr descr="assets/images/ex-terminal.PNG" id="295" name="Picture"/>
                          <pic:cNvPicPr>
                            <a:picLocks noChangeArrowheads="1" noChangeAspect="1"/>
                          </pic:cNvPicPr>
                        </pic:nvPicPr>
                        <pic:blipFill>
                          <a:blip r:embed="rId29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96"/>
        </w:tc>
      </w:tr>
    </w:tbl>
    <w:bookmarkEnd w:id="297"/>
    <w:bookmarkStart w:id="299"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98"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98"/>
          <w:p/>
        </w:tc>
      </w:tr>
    </w:tbl>
    <w:bookmarkEnd w:id="299"/>
    <w:bookmarkStart w:id="30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0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0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01"/>
    <w:bookmarkEnd w:id="302"/>
    <w:bookmarkStart w:id="30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03"/>
    <w:bookmarkStart w:id="30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0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0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05"/>
    <w:bookmarkStart w:id="30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06"/>
    <w:bookmarkEnd w:id="307"/>
    <w:bookmarkEnd w:id="308"/>
    <w:bookmarkStart w:id="314" w:name="reproducible-environments"/>
    <w:p>
      <w:pPr>
        <w:pStyle w:val="Heading1"/>
      </w:pPr>
      <w:r>
        <w:t xml:space="preserve">12. Reproducible Environments</w:t>
      </w:r>
    </w:p>
    <w:p>
      <w:pPr>
        <w:pStyle w:val="FirstParagraph"/>
      </w:pPr>
      <w:r>
        <w:t xml:space="preserve">Adapted by UCD-SeRG team from</w:t>
      </w:r>
      <w:r>
        <w:t xml:space="preserve"> </w:t>
      </w:r>
      <w:hyperlink r:id="rId309">
        <w:r>
          <w:rPr>
            <w:rStyle w:val="Hyperlink"/>
          </w:rPr>
          <w:t xml:space="preserve">original by Anna Nguyen</w:t>
        </w:r>
      </w:hyperlink>
    </w:p>
    <w:bookmarkStart w:id="313" w:name="package-version-control-with-renv"/>
    <w:p>
      <w:pPr>
        <w:pStyle w:val="Heading2"/>
      </w:pPr>
      <w:r>
        <w:t xml:space="preserve">12.1 Package Version Control with renv</w:t>
      </w:r>
    </w:p>
    <w:bookmarkStart w:id="31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10"/>
    <w:bookmarkStart w:id="31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11"/>
    <w:bookmarkStart w:id="31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p>
      <w:r>
        <w:br w:type="page"/>
      </w:r>
    </w:p>
    <w:bookmarkEnd w:id="312"/>
    <w:bookmarkEnd w:id="313"/>
    <w:bookmarkEnd w:id="314"/>
    <w:bookmarkStart w:id="329" w:name="code-publication"/>
    <w:p>
      <w:pPr>
        <w:pStyle w:val="Heading1"/>
      </w:pPr>
      <w:r>
        <w:t xml:space="preserve">13. Code Publication</w:t>
      </w:r>
    </w:p>
    <w:p>
      <w:pPr>
        <w:pStyle w:val="FirstParagraph"/>
      </w:pPr>
      <w:r>
        <w:t xml:space="preserve">Adapted by UCD-SeRG team from</w:t>
      </w:r>
      <w:r>
        <w:t xml:space="preserve"> </w:t>
      </w:r>
      <w:hyperlink r:id="rId315">
        <w:r>
          <w:rPr>
            <w:rStyle w:val="Hyperlink"/>
          </w:rPr>
          <w:t xml:space="preserve">original by Nolan Pokpongkiat</w:t>
        </w:r>
      </w:hyperlink>
    </w:p>
    <w:bookmarkStart w:id="31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6"/>
    <w:bookmarkStart w:id="31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7">
        <w:r>
          <w:rPr>
            <w:rStyle w:val="Hyperlink"/>
          </w:rPr>
          <w:t xml:space="preserve">here.</w:t>
        </w:r>
      </w:hyperlink>
    </w:p>
    <w:bookmarkEnd w:id="318"/>
    <w:bookmarkStart w:id="31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9"/>
    <w:bookmarkStart w:id="32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20">
        <w:r>
          <w:rPr>
            <w:rStyle w:val="Hyperlink"/>
          </w:rPr>
          <w:t xml:space="preserve">here.</w:t>
        </w:r>
      </w:hyperlink>
    </w:p>
    <w:bookmarkEnd w:id="321"/>
    <w:bookmarkStart w:id="32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22"/>
    <w:bookmarkStart w:id="32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23">
        <w:r>
          <w:rPr>
            <w:rStyle w:val="Hyperlink"/>
          </w:rPr>
          <w:t xml:space="preserve">here.</w:t>
        </w:r>
      </w:hyperlink>
    </w:p>
    <w:bookmarkEnd w:id="324"/>
    <w:bookmarkStart w:id="32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25"/>
    <w:bookmarkStart w:id="32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6"/>
    <w:bookmarkStart w:id="32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7">
        <w:r>
          <w:rPr>
            <w:rStyle w:val="Hyperlink"/>
          </w:rPr>
          <w:t xml:space="preserve">here.</w:t>
        </w:r>
      </w:hyperlink>
    </w:p>
    <w:p>
      <w:r>
        <w:br w:type="page"/>
      </w:r>
    </w:p>
    <w:bookmarkEnd w:id="328"/>
    <w:bookmarkEnd w:id="329"/>
    <w:bookmarkStart w:id="35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30">
        <w:r>
          <w:rPr>
            <w:rStyle w:val="Hyperlink"/>
          </w:rPr>
          <w:t xml:space="preserve">Proctor-UCSF Lab Manual</w:t>
        </w:r>
      </w:hyperlink>
    </w:p>
    <w:bookmarkStart w:id="33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3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3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33"/>
    <w:bookmarkStart w:id="33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3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34"/>
    <w:bookmarkStart w:id="33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35"/>
    <w:bookmarkStart w:id="33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6"/>
    <w:bookmarkEnd w:id="337"/>
    <w:bookmarkStart w:id="341" w:name="create-public-ids"/>
    <w:p>
      <w:pPr>
        <w:pStyle w:val="Heading2"/>
      </w:pPr>
      <w:r>
        <w:t xml:space="preserve">14.3 Create public IDs</w:t>
      </w:r>
    </w:p>
    <w:bookmarkStart w:id="33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8"/>
    <w:bookmarkStart w:id="33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9"/>
    <w:bookmarkStart w:id="34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40"/>
    <w:bookmarkEnd w:id="341"/>
    <w:bookmarkStart w:id="34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4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4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4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44"/>
    <w:bookmarkEnd w:id="345"/>
    <w:bookmarkStart w:id="34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6"/>
    <w:bookmarkStart w:id="34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7"/>
    <w:bookmarkStart w:id="34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8">
        <w:r>
          <w:rPr>
            <w:rStyle w:val="Hyperlink"/>
          </w:rPr>
          <w:t xml:space="preserve">How to Store and Manage Your Data - PLOS</w:t>
        </w:r>
      </w:hyperlink>
    </w:p>
    <w:p>
      <w:r>
        <w:br w:type="page"/>
      </w:r>
    </w:p>
    <w:bookmarkEnd w:id="349"/>
    <w:bookmarkEnd w:id="350"/>
    <w:bookmarkStart w:id="371" w:name="sec-slurm"/>
    <w:p>
      <w:pPr>
        <w:pStyle w:val="Heading1"/>
      </w:pPr>
      <w:r>
        <w:t xml:space="preserve">15. High-performance computing (HPC)</w:t>
      </w:r>
    </w:p>
    <w:p>
      <w:pPr>
        <w:pStyle w:val="FirstParagraph"/>
      </w:pPr>
      <w:r>
        <w:t xml:space="preserve">Adapted by UCD-SeRG team from</w:t>
      </w:r>
      <w:r>
        <w:t xml:space="preserve"> </w:t>
      </w:r>
      <w:hyperlink r:id="rId35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55" w:name="uc-davis-computing-resources"/>
    <w:p>
      <w:pPr>
        <w:pStyle w:val="Heading2"/>
      </w:pPr>
      <w:r>
        <w:t xml:space="preserve">15.1 UC Davis Computing Resources</w:t>
      </w:r>
    </w:p>
    <w:bookmarkStart w:id="35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54"/>
    <w:bookmarkEnd w:id="355"/>
    <w:bookmarkStart w:id="35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6"/>
    <w:bookmarkEnd w:id="357"/>
    <w:bookmarkStart w:id="35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8"/>
    <w:bookmarkStart w:id="35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52">
        <w:r>
          <w:rPr>
            <w:rStyle w:val="Hyperlink"/>
          </w:rPr>
          <w:t xml:space="preserve">hpc.ucdavis.edu</w:t>
        </w:r>
      </w:hyperlink>
      <w:r>
        <w:t xml:space="preserve"> </w:t>
      </w:r>
      <w:r>
        <w:t xml:space="preserve">for support information.</w:t>
      </w:r>
    </w:p>
    <w:bookmarkEnd w:id="359"/>
    <w:bookmarkStart w:id="36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6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60"/>
    <w:bookmarkStart w:id="36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61"/>
    <w:bookmarkStart w:id="36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62"/>
    <w:bookmarkEnd w:id="363"/>
    <w:bookmarkStart w:id="368" w:name="storage-group-storage-access"/>
    <w:p>
      <w:pPr>
        <w:pStyle w:val="Heading2"/>
      </w:pPr>
      <w:r>
        <w:t xml:space="preserve">15.6 Storage &amp; group storage access</w:t>
      </w:r>
    </w:p>
    <w:bookmarkStart w:id="36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52">
        <w:r>
          <w:rPr>
            <w:rStyle w:val="Hyperlink"/>
          </w:rPr>
          <w:t xml:space="preserve">UC Davis HPC documentation</w:t>
        </w:r>
      </w:hyperlink>
      <w:r>
        <w:t xml:space="preserve"> </w:t>
      </w:r>
      <w:r>
        <w:t xml:space="preserve">for specific storage options and quotas.</w:t>
      </w:r>
    </w:p>
    <w:bookmarkEnd w:id="364"/>
    <w:bookmarkStart w:id="36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65"/>
    <w:bookmarkStart w:id="36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7"/>
    <w:bookmarkEnd w:id="368"/>
    <w:bookmarkStart w:id="37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70"/>
    <w:bookmarkEnd w:id="371"/>
    <w:bookmarkStart w:id="434" w:name="working-with-ai"/>
    <w:p>
      <w:pPr>
        <w:pStyle w:val="Heading1"/>
      </w:pPr>
      <w:r>
        <w:t xml:space="preserve">16. Working with AI</w:t>
      </w:r>
    </w:p>
    <w:p>
      <w:pPr>
        <w:pStyle w:val="FirstParagraph"/>
      </w:pPr>
      <w:hyperlink r:id="rId37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73"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73"/>
    <w:bookmarkStart w:id="374"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74"/>
    <w:bookmarkStart w:id="375"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75"/>
    <w:bookmarkStart w:id="433" w:name="coding-agents"/>
    <w:p>
      <w:pPr>
        <w:pStyle w:val="Heading2"/>
      </w:pPr>
      <w:r>
        <w:t xml:space="preserve">16.4 Coding Agents</w:t>
      </w:r>
    </w:p>
    <w:p>
      <w:pPr>
        <w:pStyle w:val="FirstParagraph"/>
      </w:pPr>
      <w:r>
        <w:t xml:space="preserve">We recommend working with</w:t>
      </w:r>
      <w:r>
        <w:t xml:space="preserve"> </w:t>
      </w:r>
      <w:hyperlink r:id="rId376">
        <w:r>
          <w:rPr>
            <w:rStyle w:val="Hyperlink"/>
            <w:b/>
            <w:bCs/>
          </w:rPr>
          <w:t xml:space="preserve">AI coding agents</w:t>
        </w:r>
      </w:hyperlink>
      <w:r>
        <w:t xml:space="preserve"> </w:t>
      </w:r>
      <w:r>
        <w:t xml:space="preserve">to</w:t>
      </w:r>
      <w:r>
        <w:t xml:space="preserve"> </w:t>
      </w:r>
      <w:hyperlink r:id="rId372">
        <w:r>
          <w:rPr>
            <w:rStyle w:val="Hyperlink"/>
          </w:rPr>
          <w:t xml:space="preserve">help you code</w:t>
        </w:r>
      </w:hyperlink>
      <w:r>
        <w:t xml:space="preserve">.</w:t>
      </w:r>
    </w:p>
    <w:bookmarkStart w:id="378" w:name="what-are-ai-coding-agents"/>
    <w:p>
      <w:pPr>
        <w:pStyle w:val="Heading3"/>
      </w:pPr>
      <w:r>
        <w:t xml:space="preserve">16.4.1 What are AI coding agents?</w:t>
      </w:r>
    </w:p>
    <w:p>
      <w:pPr>
        <w:pStyle w:val="FirstParagraph"/>
      </w:pPr>
      <w:r>
        <w:t xml:space="preserve">AI coding agents are</w:t>
      </w:r>
      <w:r>
        <w:t xml:space="preserve"> </w:t>
      </w:r>
      <w:hyperlink r:id="rId37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78"/>
    <w:bookmarkStart w:id="388"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79"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79"/>
    <w:bookmarkStart w:id="380"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80"/>
    <w:bookmarkStart w:id="383"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8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8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83"/>
    <w:bookmarkStart w:id="384"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84"/>
    <w:bookmarkStart w:id="385"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85"/>
    <w:bookmarkStart w:id="387"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86">
        <w:r>
          <w:rPr>
            <w:rStyle w:val="Hyperlink"/>
          </w:rPr>
          <w:t xml:space="preserve">GitHub Copilot coding agent documentation</w:t>
        </w:r>
      </w:hyperlink>
      <w:r>
        <w:t xml:space="preserve">.</w:t>
      </w:r>
    </w:p>
    <w:bookmarkEnd w:id="387"/>
    <w:bookmarkEnd w:id="388"/>
    <w:bookmarkStart w:id="394"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93" w:name="further-readingviewing"/>
    <w:p>
      <w:pPr>
        <w:pStyle w:val="Heading4"/>
      </w:pPr>
      <w:ins w:id="2102" w:author="PR Preview" w:date="2024-01-01T00:00:00Z">
        <w:r>
          <w:t xml:space="preserve">16.4.3.1 Further reading/viewing</w:t>
        </w:r>
      </w:ins>
    </w:p>
    <w:p>
      <w:pPr>
        <w:pStyle w:val="Compact"/>
        <w:numPr>
          <w:ilvl w:val="0"/>
          <w:numId w:val="1098"/>
        </w:numPr>
      </w:pPr>
      <w:ins w:id="2103" w:author="PR Preview" w:date="2024-01-01T00:00:00Z">
        <w:r>
          <w:rPr>
            <w:i/>
            <w:iCs/>
          </w:rPr>
          <w:t xml:space="preserve">I Robot</w:t>
        </w:r>
      </w:ins>
      <w:ins w:id="2103" w:author="PR Preview" w:date="2024-01-01T00:00:00Z">
        <w:r>
          <w:t xml:space="preserve"> </w:t>
        </w:r>
      </w:ins>
      <w:ins w:id="2103" w:author="PR Preview" w:date="2024-01-01T00:00:00Z">
        <w:r>
          <w:t xml:space="preserve">(Asimov 1950)</w:t>
        </w:r>
      </w:ins>
    </w:p>
    <w:p>
      <w:pPr>
        <w:pStyle w:val="Compact"/>
        <w:numPr>
          <w:ilvl w:val="0"/>
          <w:numId w:val="1098"/>
        </w:numPr>
      </w:pPr>
      <w:ins w:id="2104" w:author="PR Preview" w:date="2024-01-01T00:00:00Z">
        <w:r>
          <w:rPr>
            <w:i/>
            <w:iCs/>
          </w:rPr>
          <w:t xml:space="preserve">Dune</w:t>
        </w:r>
      </w:ins>
      <w:ins w:id="2104" w:author="PR Preview" w:date="2024-01-01T00:00:00Z">
        <w:r>
          <w:t xml:space="preserve"> </w:t>
        </w:r>
      </w:ins>
      <w:ins w:id="2104" w:author="PR Preview" w:date="2024-01-01T00:00:00Z">
        <w:r>
          <w:t xml:space="preserve">(Herbert 1965)</w:t>
        </w:r>
      </w:ins>
    </w:p>
    <w:p>
      <w:pPr>
        <w:pStyle w:val="Compact"/>
        <w:numPr>
          <w:ilvl w:val="0"/>
          <w:numId w:val="1098"/>
        </w:numPr>
      </w:pPr>
      <w:ins w:id="2105" w:author="PR Preview" w:date="2024-01-01T00:00:00Z">
        <w:r>
          <w:t xml:space="preserve">“2001: A Space Odyssey”</w:t>
        </w:r>
      </w:ins>
      <w:ins w:id="2105" w:author="PR Preview" w:date="2024-01-01T00:00:00Z">
        <w:r>
          <w:t xml:space="preserve"> </w:t>
        </w:r>
      </w:ins>
      <w:ins w:id="2105" w:author="PR Preview" w:date="2024-01-01T00:00:00Z">
        <w:r>
          <w:t xml:space="preserve">(1968)</w:t>
        </w:r>
      </w:ins>
    </w:p>
    <w:p>
      <w:pPr>
        <w:pStyle w:val="Compact"/>
        <w:numPr>
          <w:ilvl w:val="0"/>
          <w:numId w:val="1098"/>
        </w:numPr>
      </w:pPr>
      <w:ins w:id="2106" w:author="PR Preview" w:date="2024-01-01T00:00:00Z">
        <w:r>
          <w:t xml:space="preserve">“The Terminator”</w:t>
        </w:r>
      </w:ins>
      <w:ins w:id="2106" w:author="PR Preview" w:date="2024-01-01T00:00:00Z">
        <w:r>
          <w:t xml:space="preserve"> </w:t>
        </w:r>
      </w:ins>
      <w:ins w:id="2106" w:author="PR Preview" w:date="2024-01-01T00:00:00Z">
        <w:r>
          <w:t xml:space="preserve">(1984)</w:t>
        </w:r>
      </w:ins>
    </w:p>
    <w:p>
      <w:pPr>
        <w:pStyle w:val="Compact"/>
        <w:numPr>
          <w:ilvl w:val="0"/>
          <w:numId w:val="1098"/>
        </w:numPr>
      </w:pPr>
      <w:ins w:id="2107" w:author="PR Preview" w:date="2024-01-01T00:00:00Z">
        <w:r>
          <w:t xml:space="preserve">“The Matrix”</w:t>
        </w:r>
      </w:ins>
      <w:ins w:id="2107" w:author="PR Preview" w:date="2024-01-01T00:00:00Z">
        <w:r>
          <w:t xml:space="preserve"> </w:t>
        </w:r>
      </w:ins>
      <w:ins w:id="2107" w:author="PR Preview" w:date="2024-01-01T00:00:00Z">
        <w:r>
          <w:t xml:space="preserve">(1999)</w:t>
        </w:r>
      </w:ins>
    </w:p>
    <w:p>
      <w:pPr>
        <w:pStyle w:val="Compact"/>
        <w:numPr>
          <w:ilvl w:val="0"/>
          <w:numId w:val="1098"/>
        </w:numPr>
      </w:pPr>
      <w:ins w:id="2108" w:author="PR Preview" w:date="2024-01-01T00:00:00Z">
        <w:r>
          <w:t xml:space="preserve">“Blade Runner”</w:t>
        </w:r>
      </w:ins>
      <w:ins w:id="2108" w:author="PR Preview" w:date="2024-01-01T00:00:00Z">
        <w:r>
          <w:t xml:space="preserve"> </w:t>
        </w:r>
      </w:ins>
      <w:ins w:id="2108" w:author="PR Preview" w:date="2024-01-01T00:00:00Z">
        <w:r>
          <w:t xml:space="preserve">(1982)</w:t>
        </w:r>
      </w:ins>
    </w:p>
    <w:p>
      <w:pPr>
        <w:pStyle w:val="Compact"/>
        <w:numPr>
          <w:ilvl w:val="0"/>
          <w:numId w:val="1098"/>
        </w:numPr>
      </w:pPr>
      <w:ins w:id="2109" w:author="PR Preview" w:date="2024-01-01T00:00:00Z">
        <w:r>
          <w:t xml:space="preserve">“WarGames”</w:t>
        </w:r>
      </w:ins>
      <w:ins w:id="2109" w:author="PR Preview" w:date="2024-01-01T00:00:00Z">
        <w:r>
          <w:t xml:space="preserve"> </w:t>
        </w:r>
      </w:ins>
      <w:ins w:id="2109" w:author="PR Preview" w:date="2024-01-01T00:00:00Z">
        <w:r>
          <w:t xml:space="preserve">(1983)</w:t>
        </w:r>
      </w:ins>
    </w:p>
    <w:p>
      <w:pPr>
        <w:pStyle w:val="Compact"/>
        <w:numPr>
          <w:ilvl w:val="0"/>
          <w:numId w:val="1098"/>
        </w:numPr>
      </w:pPr>
      <w:ins w:id="2110" w:author="PR Preview" w:date="2024-01-01T00:00:00Z">
        <w:r>
          <w:rPr>
            <w:i/>
            <w:iCs/>
          </w:rPr>
          <w:t xml:space="preserve">Ender’s Game</w:t>
        </w:r>
      </w:ins>
      <w:ins w:id="2110" w:author="PR Preview" w:date="2024-01-01T00:00:00Z">
        <w:r>
          <w:t xml:space="preserve"> </w:t>
        </w:r>
      </w:ins>
      <w:ins w:id="2110" w:author="PR Preview" w:date="2024-01-01T00:00:00Z">
        <w:r>
          <w:t xml:space="preserve">(Card 1985)</w:t>
        </w:r>
      </w:ins>
    </w:p>
    <w:p>
      <w:pPr>
        <w:pStyle w:val="Compact"/>
        <w:numPr>
          <w:ilvl w:val="0"/>
          <w:numId w:val="1098"/>
        </w:numPr>
      </w:pPr>
      <w:ins w:id="2111" w:author="PR Preview" w:date="2024-01-01T00:00:00Z">
        <w:r>
          <w:t xml:space="preserve">“The Humans are Dead”</w:t>
        </w:r>
      </w:ins>
      <w:ins w:id="2111" w:author="PR Preview" w:date="2024-01-01T00:00:00Z">
        <w:r>
          <w:t xml:space="preserve"> </w:t>
        </w:r>
      </w:ins>
      <w:ins w:id="2111" w:author="PR Preview" w:date="2024-01-01T00:00:00Z">
        <w:r>
          <w:t xml:space="preserve">(Flight of the Conchords 2007)</w:t>
        </w:r>
      </w:ins>
    </w:p>
    <w:p>
      <w:pPr>
        <w:pStyle w:val="CaptionedFigure"/>
      </w:pPr>
      <w:ins w:id="2112" w:author="PR Preview" w:date="2024-01-01T00:00:00Z">
        <w:r>
          <w:drawing>
            <wp:inline>
              <wp:extent cx="5334000" cy="2224278"/>
              <wp:effectExtent b="0" l="0" r="0" t="0"/>
              <wp:docPr descr="Agents" title="" id="390" name="Picture"/>
              <a:graphic>
                <a:graphicData uri="http://schemas.openxmlformats.org/drawingml/2006/picture">
                  <pic:pic>
                    <pic:nvPicPr>
                      <pic:cNvPr descr="assets/images/matrix-agents.png" id="391" name="Picture"/>
                      <pic:cNvPicPr>
                        <a:picLocks noChangeArrowheads="1" noChangeAspect="1"/>
                      </pic:cNvPicPr>
                    </pic:nvPicPr>
                    <pic:blipFill>
                      <a:blip r:embed="rId389"/>
                      <a:stretch>
                        <a:fillRect/>
                      </a:stretch>
                    </pic:blipFill>
                    <pic:spPr bwMode="auto">
                      <a:xfrm>
                        <a:off x="0" y="0"/>
                        <a:ext cx="5334000" cy="2224278"/>
                      </a:xfrm>
                      <a:prstGeom prst="rect">
                        <a:avLst/>
                      </a:prstGeom>
                      <a:noFill/>
                      <a:ln w="9525">
                        <a:noFill/>
                        <a:headEnd/>
                        <a:tailEnd/>
                      </a:ln>
                    </pic:spPr>
                  </pic:pic>
                </a:graphicData>
              </a:graphic>
            </wp:inline>
          </w:drawing>
        </w:r>
      </w:ins>
    </w:p>
    <w:p>
      <w:pPr>
        <w:pStyle w:val="ImageCaption"/>
      </w:pPr>
      <w:hyperlink r:id="rId392">
        <w:r>
          <w:rPr>
            <w:rStyle w:val="Hyperlink"/>
          </w:rPr>
          <w:t xml:space="preserve">Agents</w:t>
        </w:r>
      </w:hyperlink>
    </w:p>
    <w:bookmarkEnd w:id="393"/>
    <w:bookmarkEnd w:id="394"/>
    <w:bookmarkStart w:id="398"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6" name="Picture"/>
                  <a:graphic>
                    <a:graphicData uri="http://schemas.openxmlformats.org/drawingml/2006/picture">
                      <pic:pic>
                        <pic:nvPicPr>
                          <pic:cNvPr descr="/opt/quarto/share/formats/docx/warning.png" id="397" name="Picture"/>
                          <pic:cNvPicPr>
                            <a:picLocks noChangeArrowheads="1" noChangeAspect="1"/>
                          </pic:cNvPicPr>
                        </pic:nvPicPr>
                        <pic:blipFill>
                          <a:blip r:embed="rId3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0"/>
              </w:numPr>
            </w:pPr>
            <w:r>
              <w:t xml:space="preserve">Access secrets and credentials</w:t>
            </w:r>
          </w:p>
          <w:p>
            <w:pPr>
              <w:pStyle w:val="Compact"/>
              <w:numPr>
                <w:ilvl w:val="0"/>
                <w:numId w:val="1100"/>
              </w:numPr>
            </w:pPr>
            <w:r>
              <w:t xml:space="preserve">Deploy code to production</w:t>
            </w:r>
          </w:p>
          <w:p>
            <w:pPr>
              <w:pStyle w:val="Compact"/>
              <w:numPr>
                <w:ilvl w:val="0"/>
                <w:numId w:val="110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8"/>
    <w:bookmarkStart w:id="403"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00"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1"/>
        </w:numPr>
      </w:pPr>
      <w:r>
        <w:t xml:space="preserve">Data exfiltration</w:t>
      </w:r>
    </w:p>
    <w:p>
      <w:pPr>
        <w:pStyle w:val="Compact"/>
        <w:numPr>
          <w:ilvl w:val="0"/>
          <w:numId w:val="1101"/>
        </w:numPr>
      </w:pPr>
      <w:r>
        <w:t xml:space="preserve">Accidental leaks of sensitive information</w:t>
      </w:r>
    </w:p>
    <w:p>
      <w:pPr>
        <w:pStyle w:val="Compact"/>
        <w:numPr>
          <w:ilvl w:val="0"/>
          <w:numId w:val="1101"/>
        </w:numPr>
      </w:pPr>
      <w:r>
        <w:t xml:space="preserve">Execution of malicious instructions</w:t>
      </w:r>
    </w:p>
    <w:p>
      <w:pPr>
        <w:pStyle w:val="FirstParagraph"/>
      </w:pPr>
      <w:r>
        <w:t xml:space="preserve">By default, the agent’s firewall allows access to:</w:t>
      </w:r>
    </w:p>
    <w:p>
      <w:pPr>
        <w:pStyle w:val="Compact"/>
        <w:numPr>
          <w:ilvl w:val="0"/>
          <w:numId w:val="1102"/>
        </w:numPr>
      </w:pPr>
      <w:r>
        <w:t xml:space="preserve">Common OS package repositories (Debian, Ubuntu, Red Hat, etc.)</w:t>
      </w:r>
    </w:p>
    <w:p>
      <w:pPr>
        <w:pStyle w:val="Compact"/>
        <w:numPr>
          <w:ilvl w:val="0"/>
          <w:numId w:val="1102"/>
        </w:numPr>
      </w:pPr>
      <w:r>
        <w:t xml:space="preserve">Popular container registries (Docker Hub, Azure Container Registry, AWS ECR, etc.)</w:t>
      </w:r>
    </w:p>
    <w:p>
      <w:pPr>
        <w:pStyle w:val="Compact"/>
        <w:numPr>
          <w:ilvl w:val="0"/>
          <w:numId w:val="1102"/>
        </w:numPr>
      </w:pPr>
      <w:r>
        <w:t xml:space="preserve">Language-specific package registries (npm, PyPI, Maven, RubyGems, etc.)</w:t>
      </w:r>
    </w:p>
    <w:p>
      <w:pPr>
        <w:pStyle w:val="Compact"/>
        <w:numPr>
          <w:ilvl w:val="0"/>
          <w:numId w:val="110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9">
        <w:r>
          <w:rPr>
            <w:rStyle w:val="Hyperlink"/>
          </w:rPr>
          <w:t xml:space="preserve">Copilot allowlist reference</w:t>
        </w:r>
      </w:hyperlink>
      <w:r>
        <w:t xml:space="preserve">.</w:t>
      </w:r>
    </w:p>
    <w:bookmarkEnd w:id="400"/>
    <w:bookmarkStart w:id="402"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3"/>
        </w:numPr>
      </w:pPr>
      <w:r>
        <w:t xml:space="preserve">Add custom hosts to the allowlist (for internal dependencies or additional registries)</w:t>
      </w:r>
    </w:p>
    <w:p>
      <w:pPr>
        <w:pStyle w:val="Compact"/>
        <w:numPr>
          <w:ilvl w:val="0"/>
          <w:numId w:val="1103"/>
        </w:numPr>
      </w:pPr>
      <w:r>
        <w:t xml:space="preserve">Opt out of the default recommended allowlist for stricter security</w:t>
      </w:r>
    </w:p>
    <w:p>
      <w:pPr>
        <w:pStyle w:val="Compact"/>
        <w:numPr>
          <w:ilvl w:val="0"/>
          <w:numId w:val="110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01">
        <w:r>
          <w:rPr>
            <w:rStyle w:val="Hyperlink"/>
          </w:rPr>
          <w:t xml:space="preserve">Customizing or disabling the firewall for GitHub Copilot coding agent</w:t>
        </w:r>
      </w:hyperlink>
      <w:r>
        <w:t xml:space="preserve">.</w:t>
      </w:r>
    </w:p>
    <w:bookmarkEnd w:id="402"/>
    <w:bookmarkEnd w:id="403"/>
    <w:bookmarkStart w:id="407"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40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0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0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07"/>
    <w:bookmarkStart w:id="408"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4"/>
        </w:numPr>
      </w:pPr>
      <w:r>
        <w:t xml:space="preserve">Lab members can export Quarto content to Word format for review</w:t>
      </w:r>
    </w:p>
    <w:p>
      <w:pPr>
        <w:pStyle w:val="Compact"/>
        <w:numPr>
          <w:ilvl w:val="0"/>
          <w:numId w:val="1104"/>
        </w:numPr>
      </w:pPr>
      <w:r>
        <w:t xml:space="preserve">Reviewers can make edits, add tracked changes, and insert comments in Word</w:t>
      </w:r>
    </w:p>
    <w:p>
      <w:pPr>
        <w:pStyle w:val="Compact"/>
        <w:numPr>
          <w:ilvl w:val="0"/>
          <w:numId w:val="110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8"/>
    <w:bookmarkStart w:id="432" w:name="copilot-instructions-for-this-repository"/>
    <w:p>
      <w:pPr>
        <w:pStyle w:val="Heading3"/>
      </w:pPr>
      <w:ins w:id="1159" w:author="PR Preview" w:date="2024-01-01T00:00:00Z">
        <w:r>
          <w:t xml:space="preserve">16.4.8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6"/>
        </w:numPr>
      </w:pPr>
      <w:r>
        <w:t xml:space="preserve">Markdown and Quarto formatting rules (e.g., blank lines before lists, line breaks in prose)</w:t>
      </w:r>
    </w:p>
    <w:p>
      <w:pPr>
        <w:pStyle w:val="Compact"/>
        <w:numPr>
          <w:ilvl w:val="0"/>
          <w:numId w:val="11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6"/>
        </w:numPr>
      </w:pPr>
      <w:r>
        <w:t xml:space="preserve">File organization patterns (e.g., using Quarto includes for modular content)</w:t>
      </w:r>
    </w:p>
    <w:p>
      <w:pPr>
        <w:pStyle w:val="Compact"/>
        <w:numPr>
          <w:ilvl w:val="0"/>
          <w:numId w:val="1106"/>
        </w:numPr>
      </w:pPr>
      <w:r>
        <w:t xml:space="preserve">How to work with DOCX files for hybrid editing workflows</w:t>
      </w:r>
    </w:p>
    <w:p>
      <w:pPr>
        <w:pStyle w:val="Compact"/>
        <w:numPr>
          <w:ilvl w:val="0"/>
          <w:numId w:val="11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opt/quarto/share/formats/docx/note.png" id="41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31"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17" w:name="markdown-and-quarto-formatting-1"/>
          <w:p>
            <w:pPr>
              <w:pStyle w:val="Heading2"/>
            </w:pPr>
            <w:r>
              <w:t xml:space="preserve">17.1 Markdown and Quarto Formatting</w:t>
            </w:r>
          </w:p>
          <w:bookmarkStart w:id="411"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p>
          <w:bookmarkEnd w:id="411"/>
          <w:bookmarkStart w:id="412"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7"/>
              </w:numPr>
            </w:pPr>
            <w:r>
              <w:t xml:space="preserve">Lists in all .qmd files throughout the repository</w:t>
            </w:r>
          </w:p>
          <w:bookmarkEnd w:id="412"/>
          <w:bookmarkStart w:id="413"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8"/>
              </w:numPr>
            </w:pPr>
            <w:r>
              <w:t xml:space="preserve">Improves readability of source .qmd files</w:t>
            </w:r>
          </w:p>
          <w:p>
            <w:pPr>
              <w:pStyle w:val="Compact"/>
              <w:numPr>
                <w:ilvl w:val="0"/>
                <w:numId w:val="1108"/>
              </w:numPr>
            </w:pPr>
            <w:r>
              <w:t xml:space="preserve">Makes git diffs clearer and easier to review</w:t>
            </w:r>
          </w:p>
          <w:p>
            <w:pPr>
              <w:pStyle w:val="Compact"/>
              <w:numPr>
                <w:ilvl w:val="0"/>
                <w:numId w:val="1108"/>
              </w:numPr>
            </w:pPr>
            <w:r>
              <w:t xml:space="preserve">Helps identify specific changes in version control</w:t>
            </w:r>
          </w:p>
          <w:p>
            <w:pPr>
              <w:pStyle w:val="Compact"/>
              <w:numPr>
                <w:ilvl w:val="0"/>
                <w:numId w:val="1108"/>
              </w:numPr>
            </w:pPr>
            <w:r>
              <w:t xml:space="preserve">Prevents horizontal scrolling when editing</w:t>
            </w:r>
          </w:p>
          <w:p>
            <w:pPr>
              <w:pStyle w:val="Compact"/>
              <w:numPr>
                <w:ilvl w:val="0"/>
                <w:numId w:val="1108"/>
              </w:numPr>
            </w:pPr>
            <w:r>
              <w:t xml:space="preserve">Follows semantic line breaks best practice</w:t>
            </w:r>
          </w:p>
          <w:p>
            <w:pPr>
              <w:pStyle w:val="FirstParagraph"/>
            </w:pPr>
            <w:r>
              <w:rPr>
                <w:b/>
                <w:bCs/>
              </w:rPr>
              <w:t xml:space="preserve">Guidelines:</w:t>
            </w:r>
          </w:p>
          <w:p>
            <w:pPr>
              <w:pStyle w:val="Compact"/>
              <w:numPr>
                <w:ilvl w:val="0"/>
                <w:numId w:val="1109"/>
              </w:numPr>
            </w:pPr>
            <w:r>
              <w:t xml:space="preserve">Break after complete sentences (at periods)</w:t>
            </w:r>
          </w:p>
          <w:p>
            <w:pPr>
              <w:pStyle w:val="Compact"/>
              <w:numPr>
                <w:ilvl w:val="0"/>
                <w:numId w:val="1109"/>
              </w:numPr>
            </w:pPr>
            <w:r>
              <w:t xml:space="preserve">Break after long phrases or clauses (at commas or conjunctions)</w:t>
            </w:r>
          </w:p>
          <w:p>
            <w:pPr>
              <w:pStyle w:val="Compact"/>
              <w:numPr>
                <w:ilvl w:val="0"/>
                <w:numId w:val="1109"/>
              </w:numPr>
            </w:pPr>
            <w:r>
              <w:t xml:space="preserve">Break after approximately 60-80 characters when appropriate</w:t>
            </w:r>
          </w:p>
          <w:p>
            <w:pPr>
              <w:pStyle w:val="Compact"/>
              <w:numPr>
                <w:ilvl w:val="0"/>
                <w:numId w:val="1109"/>
              </w:numPr>
            </w:pPr>
            <w:r>
              <w:t xml:space="preserve">Keep related short phrases together on one line</w:t>
            </w:r>
          </w:p>
          <w:p>
            <w:pPr>
              <w:pStyle w:val="Compact"/>
              <w:numPr>
                <w:ilvl w:val="0"/>
                <w:numId w:val="1109"/>
              </w:numPr>
            </w:pPr>
            <w:r>
              <w:t xml:space="preserve">Don’t break in the middle of inline code, links, or formatting</w:t>
            </w:r>
          </w:p>
          <w:bookmarkEnd w:id="413"/>
          <w:bookmarkStart w:id="414" w:name="why-this-matters"/>
          <w:p>
            <w:pPr>
              <w:pStyle w:val="Heading3"/>
            </w:pPr>
            <w:r>
              <w:t xml:space="preserve">17.1.4 Why This Matters</w:t>
            </w:r>
          </w:p>
          <w:p>
            <w:pPr>
              <w:pStyle w:val="Compact"/>
              <w:numPr>
                <w:ilvl w:val="0"/>
                <w:numId w:val="1110"/>
              </w:numPr>
            </w:pPr>
            <w:r>
              <w:t xml:space="preserve">Ensures consistent markdown rendering across different platforms</w:t>
            </w:r>
          </w:p>
          <w:p>
            <w:pPr>
              <w:pStyle w:val="Compact"/>
              <w:numPr>
                <w:ilvl w:val="0"/>
                <w:numId w:val="1110"/>
              </w:numPr>
            </w:pPr>
            <w:r>
              <w:t xml:space="preserve">Improves readability in both source and rendered forms</w:t>
            </w:r>
          </w:p>
          <w:p>
            <w:pPr>
              <w:pStyle w:val="Compact"/>
              <w:numPr>
                <w:ilvl w:val="0"/>
                <w:numId w:val="1110"/>
              </w:numPr>
            </w:pPr>
            <w:r>
              <w:t xml:space="preserve">Prevents rendering issues in Quarto books</w:t>
            </w:r>
          </w:p>
          <w:p>
            <w:pPr>
              <w:pStyle w:val="Compact"/>
              <w:numPr>
                <w:ilvl w:val="0"/>
                <w:numId w:val="1110"/>
              </w:numPr>
            </w:pPr>
            <w:r>
              <w:t xml:space="preserve">Follows markdown best practices</w:t>
            </w:r>
          </w:p>
          <w:bookmarkEnd w:id="414"/>
          <w:bookmarkStart w:id="416"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15">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3"/>
              </w:numPr>
            </w:pPr>
            <w:r>
              <w:t xml:space="preserve">Automatic numbering of figures, tables, and equations</w:t>
            </w:r>
          </w:p>
          <w:p>
            <w:pPr>
              <w:pStyle w:val="Compact"/>
              <w:numPr>
                <w:ilvl w:val="0"/>
                <w:numId w:val="1113"/>
              </w:numPr>
            </w:pPr>
            <w:r>
              <w:t xml:space="preserve">Automatic updates when content is reordered</w:t>
            </w:r>
          </w:p>
          <w:p>
            <w:pPr>
              <w:pStyle w:val="Compact"/>
              <w:numPr>
                <w:ilvl w:val="0"/>
                <w:numId w:val="1113"/>
              </w:numPr>
            </w:pPr>
            <w:r>
              <w:t xml:space="preserve">Clickable cross-references in HTML and PDF output</w:t>
            </w:r>
          </w:p>
          <w:p>
            <w:pPr>
              <w:pStyle w:val="Compact"/>
              <w:numPr>
                <w:ilvl w:val="0"/>
                <w:numId w:val="1113"/>
              </w:numPr>
            </w:pPr>
            <w:r>
              <w:t xml:space="preserve">Consistent formatting across all output formats</w:t>
            </w:r>
          </w:p>
          <w:p>
            <w:pPr>
              <w:pStyle w:val="Compact"/>
              <w:numPr>
                <w:ilvl w:val="0"/>
                <w:numId w:val="1113"/>
              </w:numPr>
            </w:pPr>
            <w:r>
              <w:t xml:space="preserve">Better accessibility for screen readers</w:t>
            </w:r>
          </w:p>
          <w:bookmarkEnd w:id="416"/>
          <w:bookmarkEnd w:id="417"/>
          <w:bookmarkStart w:id="418" w:name="r-code-style"/>
          <w:p>
            <w:pPr>
              <w:pStyle w:val="Heading2"/>
            </w:pPr>
            <w:r>
              <w:t xml:space="preserve">17.2 R Code Style</w:t>
            </w:r>
          </w:p>
          <w:p>
            <w:pPr>
              <w:pStyle w:val="Compact"/>
              <w:numPr>
                <w:ilvl w:val="0"/>
                <w:numId w:val="1114"/>
              </w:numPr>
            </w:pPr>
            <w:r>
              <w:t xml:space="preserve">Follow the tidyverse style guide: https://style.tidyverse.org</w:t>
            </w:r>
          </w:p>
          <w:p>
            <w:pPr>
              <w:pStyle w:val="Compact"/>
              <w:numPr>
                <w:ilvl w:val="0"/>
                <w:numId w:val="111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4"/>
              </w:numPr>
            </w:pPr>
            <w:r>
              <w:t xml:space="preserve">All R projects should use R package structure</w:t>
            </w:r>
          </w:p>
          <w:bookmarkEnd w:id="418"/>
          <w:bookmarkStart w:id="428" w:name="file-organization"/>
          <w:p>
            <w:pPr>
              <w:pStyle w:val="Heading2"/>
            </w:pPr>
            <w:r>
              <w:t xml:space="preserve">17.3 File Organization</w:t>
            </w:r>
          </w:p>
          <w:bookmarkStart w:id="427"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9" w:name="why-use-includes"/>
          <w:p>
            <w:pPr>
              <w:pStyle w:val="Heading4"/>
            </w:pPr>
            <w:r>
              <w:t xml:space="preserve">17.3.1.1 Why Use Includes?</w:t>
            </w:r>
          </w:p>
          <w:p>
            <w:pPr>
              <w:numPr>
                <w:ilvl w:val="0"/>
                <w:numId w:val="111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5"/>
              </w:numPr>
            </w:pPr>
            <w:r>
              <w:rPr>
                <w:b/>
                <w:bCs/>
              </w:rPr>
              <w:t xml:space="preserve">Modular Maintenance</w:t>
            </w:r>
            <w:r>
              <w:t xml:space="preserve">: Each section lives in its own file, making it easier to:</w:t>
            </w:r>
          </w:p>
          <w:p>
            <w:pPr>
              <w:pStyle w:val="Compact"/>
              <w:numPr>
                <w:ilvl w:val="1"/>
                <w:numId w:val="1116"/>
              </w:numPr>
            </w:pPr>
            <w:r>
              <w:t xml:space="preserve">Find and edit specific content</w:t>
            </w:r>
          </w:p>
          <w:p>
            <w:pPr>
              <w:pStyle w:val="Compact"/>
              <w:numPr>
                <w:ilvl w:val="1"/>
                <w:numId w:val="1116"/>
              </w:numPr>
            </w:pPr>
            <w:r>
              <w:t xml:space="preserve">Reuse sections across chapters if needed</w:t>
            </w:r>
          </w:p>
          <w:p>
            <w:pPr>
              <w:pStyle w:val="Compact"/>
              <w:numPr>
                <w:ilvl w:val="1"/>
                <w:numId w:val="1116"/>
              </w:numPr>
            </w:pPr>
            <w:r>
              <w:t xml:space="preserve">Work on different sections simultaneously without merge conflicts</w:t>
            </w:r>
          </w:p>
          <w:p>
            <w:pPr>
              <w:pStyle w:val="Compact"/>
              <w:numPr>
                <w:ilvl w:val="1"/>
                <w:numId w:val="1116"/>
              </w:numPr>
            </w:pPr>
            <w:r>
              <w:t xml:space="preserve">Test and preview individual sections</w:t>
            </w:r>
          </w:p>
          <w:p>
            <w:pPr>
              <w:numPr>
                <w:ilvl w:val="0"/>
                <w:numId w:val="1115"/>
              </w:numPr>
            </w:pPr>
            <w:r>
              <w:rPr>
                <w:b/>
                <w:bCs/>
              </w:rPr>
              <w:t xml:space="preserve">Clear Structure</w:t>
            </w:r>
            <w:r>
              <w:t xml:space="preserve">: The main chapter file becomes a table of contents showing the organization at a glance.</w:t>
            </w:r>
          </w:p>
          <w:bookmarkEnd w:id="419"/>
          <w:bookmarkStart w:id="421"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7"/>
              </w:numPr>
            </w:pPr>
            <w:r>
              <w:t xml:space="preserve">Contains the chapter title and introduction</w:t>
            </w:r>
          </w:p>
          <w:p>
            <w:pPr>
              <w:pStyle w:val="Compact"/>
              <w:numPr>
                <w:ilvl w:val="0"/>
                <w:numId w:val="1117"/>
              </w:numPr>
            </w:pPr>
            <w:r>
              <w:t xml:space="preserve">Contains section headings (##, ###, etc.)</w:t>
            </w:r>
          </w:p>
          <w:p>
            <w:pPr>
              <w:pStyle w:val="Compact"/>
              <w:numPr>
                <w:ilvl w:val="0"/>
                <w:numId w:val="111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20">
              <w:r>
                <w:rPr>
                  <w:rStyle w:val="Hyperlink"/>
                </w:rPr>
                <w:t xml:space="preserve">https://quarto.org/docs/authoring/includes.html</w:t>
              </w:r>
            </w:hyperlink>
            <w:r>
              <w:t xml:space="preserve"> </w:t>
            </w:r>
            <w:r>
              <w:t xml:space="preserve">for details)</w:t>
            </w:r>
          </w:p>
          <w:p>
            <w:pPr>
              <w:pStyle w:val="Compact"/>
              <w:numPr>
                <w:ilvl w:val="0"/>
                <w:numId w:val="111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8"/>
              </w:numPr>
            </w:pPr>
            <w:r>
              <w:t xml:space="preserve">Stored in a subdirectory matching the chapter name</w:t>
            </w:r>
          </w:p>
          <w:p>
            <w:pPr>
              <w:pStyle w:val="Compact"/>
              <w:numPr>
                <w:ilvl w:val="0"/>
                <w:numId w:val="1118"/>
              </w:numPr>
            </w:pPr>
            <w:r>
              <w:t xml:space="preserve">Contains only the content for that section (no heading)</w:t>
            </w:r>
          </w:p>
          <w:p>
            <w:pPr>
              <w:pStyle w:val="Compact"/>
              <w:numPr>
                <w:ilvl w:val="0"/>
                <w:numId w:val="1118"/>
              </w:numPr>
            </w:pPr>
            <w:r>
              <w:t xml:space="preserve">The heading stays in the main chapter file</w:t>
            </w:r>
          </w:p>
          <w:p>
            <w:pPr>
              <w:pStyle w:val="Compact"/>
              <w:numPr>
                <w:ilvl w:val="0"/>
                <w:numId w:val="1118"/>
              </w:numPr>
            </w:pPr>
            <w:r>
              <w:t xml:space="preserve">Named descriptively using kebab-case</w:t>
            </w:r>
          </w:p>
          <w:bookmarkEnd w:id="421"/>
          <w:bookmarkStart w:id="422"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22"/>
          <w:bookmarkStart w:id="423" w:name="file-naming-conventions"/>
          <w:p>
            <w:pPr>
              <w:pStyle w:val="Heading4"/>
            </w:pPr>
            <w:r>
              <w:t xml:space="preserve">17.3.1.4 File Naming Conventions</w:t>
            </w:r>
          </w:p>
          <w:p>
            <w:pPr>
              <w:pStyle w:val="Compact"/>
              <w:numPr>
                <w:ilvl w:val="0"/>
                <w:numId w:val="111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1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1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19"/>
              </w:numPr>
            </w:pPr>
            <w:r>
              <w:t xml:space="preserve">Use descriptive names that clearly indicate the content</w:t>
            </w:r>
          </w:p>
          <w:p>
            <w:pPr>
              <w:pStyle w:val="Compact"/>
              <w:numPr>
                <w:ilvl w:val="0"/>
                <w:numId w:val="111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23"/>
          <w:bookmarkStart w:id="424"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24"/>
          <w:bookmarkStart w:id="425"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0"/>
              </w:numPr>
            </w:pPr>
            <w:r>
              <w:t xml:space="preserve">Adding a new section to a chapter</w:t>
            </w:r>
          </w:p>
          <w:p>
            <w:pPr>
              <w:pStyle w:val="Compact"/>
              <w:numPr>
                <w:ilvl w:val="0"/>
                <w:numId w:val="1120"/>
              </w:numPr>
            </w:pPr>
            <w:r>
              <w:t xml:space="preserve">A section becomes long enough to benefit from being in its own file (&gt;20-30 lines)</w:t>
            </w:r>
          </w:p>
          <w:p>
            <w:pPr>
              <w:pStyle w:val="Compact"/>
              <w:numPr>
                <w:ilvl w:val="0"/>
                <w:numId w:val="1120"/>
              </w:numPr>
            </w:pPr>
            <w:r>
              <w:t xml:space="preserve">Content might be reused elsewhere</w:t>
            </w:r>
          </w:p>
          <w:p>
            <w:pPr>
              <w:pStyle w:val="Compact"/>
              <w:numPr>
                <w:ilvl w:val="0"/>
                <w:numId w:val="1120"/>
              </w:numPr>
            </w:pPr>
            <w:r>
              <w:t xml:space="preserve">You want to work on a section independently</w:t>
            </w:r>
          </w:p>
          <w:bookmarkEnd w:id="425"/>
          <w:bookmarkStart w:id="426"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1"/>
              </w:numPr>
            </w:pPr>
            <w:r>
              <w:t xml:space="preserve">Create a subdirectory matching the chapter name</w:t>
            </w:r>
          </w:p>
          <w:p>
            <w:pPr>
              <w:pStyle w:val="Compact"/>
              <w:numPr>
                <w:ilvl w:val="0"/>
                <w:numId w:val="1121"/>
              </w:numPr>
            </w:pPr>
            <w:r>
              <w:t xml:space="preserve">Extract each section into its own include file</w:t>
            </w:r>
          </w:p>
          <w:p>
            <w:pPr>
              <w:pStyle w:val="Compact"/>
              <w:numPr>
                <w:ilvl w:val="0"/>
                <w:numId w:val="1121"/>
              </w:numPr>
            </w:pPr>
            <w:r>
              <w:t xml:space="preserve">Update the main chapter file to use includes</w:t>
            </w:r>
          </w:p>
          <w:p>
            <w:pPr>
              <w:pStyle w:val="Compact"/>
              <w:numPr>
                <w:ilvl w:val="0"/>
                <w:numId w:val="1121"/>
              </w:numPr>
            </w:pPr>
            <w:r>
              <w:t xml:space="preserve">Keep headings in the main file</w:t>
            </w:r>
          </w:p>
          <w:p>
            <w:pPr>
              <w:pStyle w:val="Compact"/>
              <w:numPr>
                <w:ilvl w:val="0"/>
                <w:numId w:val="1121"/>
              </w:numPr>
            </w:pPr>
            <w:r>
              <w:t xml:space="preserve">Ensure blank lines before include statements</w:t>
            </w:r>
          </w:p>
          <w:p>
            <w:pPr>
              <w:pStyle w:val="Compact"/>
              <w:numPr>
                <w:ilvl w:val="0"/>
                <w:numId w:val="1121"/>
              </w:numPr>
            </w:pPr>
            <w:r>
              <w:t xml:space="preserve">Test that rendering still works correctly</w:t>
            </w:r>
          </w:p>
          <w:bookmarkEnd w:id="426"/>
          <w:bookmarkEnd w:id="427"/>
          <w:bookmarkEnd w:id="428"/>
          <w:bookmarkStart w:id="429"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2"/>
              </w:numPr>
            </w:pPr>
            <w:r>
              <w:rPr>
                <w:b/>
                <w:bCs/>
              </w:rPr>
              <w:t xml:space="preserve">Review comments</w:t>
            </w:r>
            <w:r>
              <w:t xml:space="preserve">: Look for and address any comments in the DOCX file that may provide context or instructions for edits</w:t>
            </w:r>
          </w:p>
          <w:p>
            <w:pPr>
              <w:pStyle w:val="Compact"/>
              <w:numPr>
                <w:ilvl w:val="0"/>
                <w:numId w:val="112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2"/>
              </w:numPr>
            </w:pPr>
            <w:r>
              <w:rPr>
                <w:b/>
                <w:bCs/>
              </w:rPr>
              <w:t xml:space="preserve">Preserve formatting</w:t>
            </w:r>
            <w:r>
              <w:t xml:space="preserve">: Ensure that formatting, citations, and cross-references are properly converted to Quarto/markdown syntax</w:t>
            </w:r>
          </w:p>
          <w:p>
            <w:pPr>
              <w:pStyle w:val="Compact"/>
              <w:numPr>
                <w:ilvl w:val="0"/>
                <w:numId w:val="112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9"/>
          <w:bookmarkStart w:id="430" w:name="additional-guidelines"/>
          <w:p>
            <w:pPr>
              <w:pStyle w:val="Heading2"/>
            </w:pPr>
            <w:r>
              <w:t xml:space="preserve">17.5 Additional Guidelines</w:t>
            </w:r>
          </w:p>
          <w:p>
            <w:pPr>
              <w:pStyle w:val="Compact"/>
              <w:numPr>
                <w:ilvl w:val="0"/>
                <w:numId w:val="1123"/>
              </w:numPr>
            </w:pPr>
            <w:r>
              <w:t xml:space="preserve">Maintain consistency with existing code style</w:t>
            </w:r>
          </w:p>
          <w:p>
            <w:pPr>
              <w:pStyle w:val="Compact"/>
              <w:numPr>
                <w:ilvl w:val="0"/>
                <w:numId w:val="1123"/>
              </w:numPr>
            </w:pPr>
            <w:r>
              <w:t xml:space="preserve">Preserve all existing content when refactoring</w:t>
            </w:r>
          </w:p>
          <w:p>
            <w:pPr>
              <w:pStyle w:val="Compact"/>
              <w:numPr>
                <w:ilvl w:val="0"/>
                <w:numId w:val="1123"/>
              </w:numPr>
            </w:pPr>
            <w:r>
              <w:t xml:space="preserve">Add blank lines before all lists</w:t>
            </w:r>
          </w:p>
          <w:p>
            <w:pPr>
              <w:pStyle w:val="Compact"/>
              <w:numPr>
                <w:ilvl w:val="0"/>
                <w:numId w:val="1123"/>
              </w:numPr>
            </w:pPr>
            <w:r>
              <w:t xml:space="preserve">Follow the lab’s R package development workflow (as described throughout this repo)</w:t>
            </w:r>
          </w:p>
          <w:p/>
        </w:tc>
      </w:tr>
    </w:tbl>
    <w:bookmarkEnd w:id="430"/>
    <w:bookmarkEnd w:id="431"/>
    <w:p>
      <w:r>
        <w:br w:type="page"/>
      </w:r>
    </w:p>
    <w:bookmarkEnd w:id="432"/>
    <w:bookmarkEnd w:id="433"/>
    <w:bookmarkEnd w:id="434"/>
    <w:bookmarkStart w:id="447" w:name="checklists"/>
    <w:p>
      <w:pPr>
        <w:pStyle w:val="Heading1"/>
      </w:pPr>
      <w:r>
        <w:t xml:space="preserve">18. Checklists</w:t>
      </w:r>
    </w:p>
    <w:p>
      <w:pPr>
        <w:pStyle w:val="FirstParagraph"/>
      </w:pPr>
      <w:r>
        <w:t xml:space="preserve">Adapted by UCD-SeRG team from</w:t>
      </w:r>
      <w:r>
        <w:t xml:space="preserve"> </w:t>
      </w:r>
      <w:hyperlink r:id="rId435">
        <w:r>
          <w:rPr>
            <w:rStyle w:val="Hyperlink"/>
          </w:rPr>
          <w:t xml:space="preserve">original by Jade Benjamin-Chung</w:t>
        </w:r>
      </w:hyperlink>
    </w:p>
    <w:bookmarkStart w:id="436" w:name="pre-analysis-plan-checklist"/>
    <w:p>
      <w:pPr>
        <w:pStyle w:val="Heading2"/>
      </w:pPr>
      <w:r>
        <w:t xml:space="preserve">18.1 Pre-analysis plan checklist</w:t>
      </w:r>
    </w:p>
    <w:p>
      <w:pPr>
        <w:pStyle w:val="Compact"/>
        <w:numPr>
          <w:ilvl w:val="0"/>
          <w:numId w:val="1124"/>
        </w:numPr>
      </w:pPr>
      <w:r>
        <w:t xml:space="preserve">Brief background on the study (a condensed version of the introduction section of the paper)</w:t>
      </w:r>
    </w:p>
    <w:p>
      <w:pPr>
        <w:pStyle w:val="Compact"/>
        <w:numPr>
          <w:ilvl w:val="0"/>
          <w:numId w:val="1124"/>
        </w:numPr>
      </w:pPr>
      <w:r>
        <w:t xml:space="preserve">Hypotheses / objectives</w:t>
      </w:r>
    </w:p>
    <w:p>
      <w:pPr>
        <w:pStyle w:val="Compact"/>
        <w:numPr>
          <w:ilvl w:val="0"/>
          <w:numId w:val="1124"/>
        </w:numPr>
      </w:pPr>
      <w:r>
        <w:t xml:space="preserve">Study design</w:t>
      </w:r>
    </w:p>
    <w:p>
      <w:pPr>
        <w:pStyle w:val="Compact"/>
        <w:numPr>
          <w:ilvl w:val="0"/>
          <w:numId w:val="1124"/>
        </w:numPr>
      </w:pPr>
      <w:r>
        <w:t xml:space="preserve">Description of data</w:t>
      </w:r>
    </w:p>
    <w:p>
      <w:pPr>
        <w:pStyle w:val="Compact"/>
        <w:numPr>
          <w:ilvl w:val="0"/>
          <w:numId w:val="1124"/>
        </w:numPr>
      </w:pPr>
      <w:r>
        <w:t xml:space="preserve">Definition of outcomes</w:t>
      </w:r>
    </w:p>
    <w:p>
      <w:pPr>
        <w:pStyle w:val="Compact"/>
        <w:numPr>
          <w:ilvl w:val="0"/>
          <w:numId w:val="1124"/>
        </w:numPr>
      </w:pPr>
      <w:r>
        <w:t xml:space="preserve">Definition of interventions / exposures</w:t>
      </w:r>
    </w:p>
    <w:p>
      <w:pPr>
        <w:pStyle w:val="Compact"/>
        <w:numPr>
          <w:ilvl w:val="0"/>
          <w:numId w:val="1124"/>
        </w:numPr>
      </w:pPr>
      <w:r>
        <w:t xml:space="preserve">Definition of covariates</w:t>
      </w:r>
    </w:p>
    <w:p>
      <w:pPr>
        <w:pStyle w:val="Compact"/>
        <w:numPr>
          <w:ilvl w:val="0"/>
          <w:numId w:val="1124"/>
        </w:numPr>
      </w:pPr>
      <w:r>
        <w:t xml:space="preserve">Statistical power calculation</w:t>
      </w:r>
    </w:p>
    <w:p>
      <w:pPr>
        <w:pStyle w:val="Compact"/>
        <w:numPr>
          <w:ilvl w:val="0"/>
          <w:numId w:val="1124"/>
        </w:numPr>
      </w:pPr>
      <w:r>
        <w:t xml:space="preserve">Statistical model description</w:t>
      </w:r>
    </w:p>
    <w:p>
      <w:pPr>
        <w:pStyle w:val="Compact"/>
        <w:numPr>
          <w:ilvl w:val="0"/>
          <w:numId w:val="1124"/>
        </w:numPr>
      </w:pPr>
      <w:r>
        <w:t xml:space="preserve">Covariate selection / screening</w:t>
      </w:r>
    </w:p>
    <w:p>
      <w:pPr>
        <w:pStyle w:val="Compact"/>
        <w:numPr>
          <w:ilvl w:val="0"/>
          <w:numId w:val="1124"/>
        </w:numPr>
      </w:pPr>
      <w:r>
        <w:t xml:space="preserve">Standard error estimation method</w:t>
      </w:r>
    </w:p>
    <w:p>
      <w:pPr>
        <w:pStyle w:val="Compact"/>
        <w:numPr>
          <w:ilvl w:val="0"/>
          <w:numId w:val="1124"/>
        </w:numPr>
      </w:pPr>
      <w:r>
        <w:t xml:space="preserve">Missing data analysis</w:t>
      </w:r>
    </w:p>
    <w:p>
      <w:pPr>
        <w:pStyle w:val="Compact"/>
        <w:numPr>
          <w:ilvl w:val="0"/>
          <w:numId w:val="1124"/>
        </w:numPr>
      </w:pPr>
      <w:r>
        <w:t xml:space="preserve">Assessment of effect modification / subgroup analyses</w:t>
      </w:r>
    </w:p>
    <w:p>
      <w:pPr>
        <w:pStyle w:val="Compact"/>
        <w:numPr>
          <w:ilvl w:val="0"/>
          <w:numId w:val="1124"/>
        </w:numPr>
      </w:pPr>
      <w:r>
        <w:t xml:space="preserve">Sensitivity analyses</w:t>
      </w:r>
    </w:p>
    <w:p>
      <w:pPr>
        <w:pStyle w:val="Compact"/>
        <w:numPr>
          <w:ilvl w:val="0"/>
          <w:numId w:val="1124"/>
        </w:numPr>
      </w:pPr>
      <w:r>
        <w:t xml:space="preserve">Negative control analyses</w:t>
      </w:r>
    </w:p>
    <w:bookmarkEnd w:id="436"/>
    <w:bookmarkStart w:id="438" w:name="code-checklist"/>
    <w:p>
      <w:pPr>
        <w:pStyle w:val="Heading2"/>
      </w:pPr>
      <w:r>
        <w:t xml:space="preserve">18.2 Code checklist</w:t>
      </w:r>
    </w:p>
    <w:p>
      <w:pPr>
        <w:pStyle w:val="Compact"/>
        <w:numPr>
          <w:ilvl w:val="0"/>
          <w:numId w:val="1125"/>
        </w:numPr>
      </w:pPr>
      <w:r>
        <w:t xml:space="preserve">Does the script run without errors?</w:t>
      </w:r>
    </w:p>
    <w:p>
      <w:pPr>
        <w:pStyle w:val="Compact"/>
        <w:numPr>
          <w:ilvl w:val="0"/>
          <w:numId w:val="1125"/>
        </w:numPr>
      </w:pPr>
      <w:r>
        <w:t xml:space="preserve">Is code self-contained within repo and/or associated Box folder?</w:t>
      </w:r>
    </w:p>
    <w:p>
      <w:pPr>
        <w:pStyle w:val="Compact"/>
        <w:numPr>
          <w:ilvl w:val="0"/>
          <w:numId w:val="1125"/>
        </w:numPr>
      </w:pPr>
      <w:r>
        <w:t xml:space="preserve">Is all commented out code / remarks removed?</w:t>
      </w:r>
    </w:p>
    <w:p>
      <w:pPr>
        <w:pStyle w:val="Compact"/>
        <w:numPr>
          <w:ilvl w:val="0"/>
          <w:numId w:val="1125"/>
        </w:numPr>
      </w:pPr>
      <w:r>
        <w:t xml:space="preserve">Does the header accurately describe the process completed in the script?</w:t>
      </w:r>
    </w:p>
    <w:p>
      <w:pPr>
        <w:pStyle w:val="Compact"/>
        <w:numPr>
          <w:ilvl w:val="0"/>
          <w:numId w:val="1125"/>
        </w:numPr>
      </w:pPr>
      <w:r>
        <w:t xml:space="preserve">Is the script pushed to its github repository?</w:t>
      </w:r>
    </w:p>
    <w:p>
      <w:pPr>
        <w:pStyle w:val="Compact"/>
        <w:numPr>
          <w:ilvl w:val="0"/>
          <w:numId w:val="1125"/>
        </w:numPr>
      </w:pPr>
      <w:r>
        <w:t xml:space="preserve">Does the code adhere to the</w:t>
      </w:r>
      <w:r>
        <w:t xml:space="preserve"> </w:t>
      </w:r>
      <w:hyperlink r:id="rId437">
        <w:r>
          <w:rPr>
            <w:rStyle w:val="Hyperlink"/>
          </w:rPr>
          <w:t xml:space="preserve">coding style guide</w:t>
        </w:r>
      </w:hyperlink>
      <w:r>
        <w:t xml:space="preserve">?</w:t>
      </w:r>
    </w:p>
    <w:p>
      <w:pPr>
        <w:pStyle w:val="Compact"/>
        <w:numPr>
          <w:ilvl w:val="0"/>
          <w:numId w:val="1125"/>
        </w:numPr>
      </w:pPr>
      <w:r>
        <w:t xml:space="preserve">Are all warnings ignorable? Should any warnings be intentionally suppressed or addressed?</w:t>
      </w:r>
    </w:p>
    <w:bookmarkEnd w:id="438"/>
    <w:bookmarkStart w:id="442" w:name="manuscript-checklist"/>
    <w:p>
      <w:pPr>
        <w:pStyle w:val="Heading2"/>
      </w:pPr>
      <w:r>
        <w:t xml:space="preserve">18.3 Manuscript checklist</w:t>
      </w:r>
    </w:p>
    <w:p>
      <w:pPr>
        <w:pStyle w:val="FirstParagraph"/>
      </w:pPr>
      <w:r>
        <w:rPr>
          <w:i/>
          <w:iCs/>
        </w:rPr>
        <w:t xml:space="preserve">This is adapted in part from</w:t>
      </w:r>
      <w:r>
        <w:rPr>
          <w:i/>
          <w:iCs/>
        </w:rPr>
        <w:t xml:space="preserve"> </w:t>
      </w:r>
      <w:hyperlink r:id="rId439">
        <w:r>
          <w:rPr>
            <w:rStyle w:val="Hyperlink"/>
            <w:i/>
            <w:iCs/>
          </w:rPr>
          <w:t xml:space="preserve">this article</w:t>
        </w:r>
      </w:hyperlink>
      <w:r>
        <w:rPr>
          <w:i/>
          <w:iCs/>
        </w:rPr>
        <w:t xml:space="preserve">.</w:t>
      </w:r>
    </w:p>
    <w:p>
      <w:pPr>
        <w:pStyle w:val="Compact"/>
        <w:numPr>
          <w:ilvl w:val="0"/>
          <w:numId w:val="1126"/>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26"/>
        </w:numPr>
      </w:pPr>
      <w:r>
        <w:t xml:space="preserve">Are the study results within the manuscript replicable (i.e., if you rerun the code in the study’s repository, the tables and figures will be exactly replicated?)</w:t>
      </w:r>
    </w:p>
    <w:p>
      <w:pPr>
        <w:pStyle w:val="Compact"/>
        <w:numPr>
          <w:ilvl w:val="0"/>
          <w:numId w:val="1126"/>
        </w:numPr>
      </w:pPr>
      <w:r>
        <w:t xml:space="preserve">Is a target journal selected?</w:t>
      </w:r>
    </w:p>
    <w:p>
      <w:pPr>
        <w:pStyle w:val="Compact"/>
        <w:numPr>
          <w:ilvl w:val="0"/>
          <w:numId w:val="1126"/>
        </w:numPr>
      </w:pPr>
      <w:r>
        <w:t xml:space="preserve">Is the title declarative, in other words, does it state the object/findings rather than suggest them?</w:t>
      </w:r>
    </w:p>
    <w:p>
      <w:pPr>
        <w:pStyle w:val="Compact"/>
        <w:numPr>
          <w:ilvl w:val="0"/>
          <w:numId w:val="1126"/>
        </w:numPr>
      </w:pPr>
      <w:r>
        <w:t xml:space="preserve">Is the word count of the manuscript close to the target journal’s allowance?</w:t>
      </w:r>
    </w:p>
    <w:p>
      <w:pPr>
        <w:pStyle w:val="Compact"/>
        <w:numPr>
          <w:ilvl w:val="0"/>
          <w:numId w:val="1126"/>
        </w:numPr>
      </w:pPr>
      <w:r>
        <w:t xml:space="preserve">Does the manuscript adhere to the formatting guide of the target journal?</w:t>
      </w:r>
    </w:p>
    <w:p>
      <w:pPr>
        <w:pStyle w:val="Compact"/>
        <w:numPr>
          <w:ilvl w:val="0"/>
          <w:numId w:val="1126"/>
        </w:numPr>
      </w:pPr>
      <w:r>
        <w:t xml:space="preserve">Does the manuscript use a consistent voice (passive or active – usually active is preferred … pun intended)?</w:t>
      </w:r>
    </w:p>
    <w:p>
      <w:pPr>
        <w:pStyle w:val="Compact"/>
        <w:numPr>
          <w:ilvl w:val="0"/>
          <w:numId w:val="1126"/>
        </w:numPr>
      </w:pPr>
      <w:r>
        <w:t xml:space="preserve">Is each figure and table (including supplementary material) referenced in the main text?</w:t>
      </w:r>
    </w:p>
    <w:p>
      <w:pPr>
        <w:pStyle w:val="Compact"/>
        <w:numPr>
          <w:ilvl w:val="0"/>
          <w:numId w:val="1126"/>
        </w:numPr>
      </w:pPr>
      <w:r>
        <w:t xml:space="preserve">Is there a caption for each figure and table (including supplementary material)?</w:t>
      </w:r>
    </w:p>
    <w:p>
      <w:pPr>
        <w:pStyle w:val="Compact"/>
        <w:numPr>
          <w:ilvl w:val="0"/>
          <w:numId w:val="1126"/>
        </w:numPr>
      </w:pPr>
      <w:r>
        <w:t xml:space="preserve">Are tables/figures and supplementary material numbered in accordance with their appearance in the main text?</w:t>
      </w:r>
    </w:p>
    <w:p>
      <w:pPr>
        <w:pStyle w:val="Compact"/>
        <w:numPr>
          <w:ilvl w:val="0"/>
          <w:numId w:val="1126"/>
        </w:numPr>
      </w:pPr>
      <w:r>
        <w:t xml:space="preserve">Does the text use past tense if it is reporting research findings or future tense if it is a study protocol?</w:t>
      </w:r>
    </w:p>
    <w:p>
      <w:pPr>
        <w:pStyle w:val="Compact"/>
        <w:numPr>
          <w:ilvl w:val="0"/>
          <w:numId w:val="11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6"/>
        </w:numPr>
      </w:pPr>
      <w:r>
        <w:t xml:space="preserve">Does the text use minimal abbreviations, and are all abbreviations defined at first use?</w:t>
      </w:r>
    </w:p>
    <w:p>
      <w:pPr>
        <w:pStyle w:val="Compact"/>
        <w:numPr>
          <w:ilvl w:val="0"/>
          <w:numId w:val="112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40">
        <w:r>
          <w:rPr>
            <w:rStyle w:val="Hyperlink"/>
          </w:rPr>
          <w:t xml:space="preserve">here</w:t>
        </w:r>
      </w:hyperlink>
      <w:r>
        <w:t xml:space="preserve">)</w:t>
      </w:r>
    </w:p>
    <w:p>
      <w:pPr>
        <w:pStyle w:val="Compact"/>
        <w:numPr>
          <w:ilvl w:val="0"/>
          <w:numId w:val="1126"/>
        </w:numPr>
      </w:pPr>
      <w:r>
        <w:t xml:space="preserve">Have you drafted author contributions? Do they follow the</w:t>
      </w:r>
      <w:r>
        <w:t xml:space="preserve"> </w:t>
      </w:r>
      <w:hyperlink r:id="rId441">
        <w:r>
          <w:rPr>
            <w:rStyle w:val="Hyperlink"/>
          </w:rPr>
          <w:t xml:space="preserve">CRediT Taxonomy</w:t>
        </w:r>
      </w:hyperlink>
      <w:r>
        <w:t xml:space="preserve"> </w:t>
      </w:r>
      <w:r>
        <w:t xml:space="preserve">for author contributions?</w:t>
      </w:r>
    </w:p>
    <w:bookmarkEnd w:id="442"/>
    <w:bookmarkStart w:id="446" w:name="figure-checklist"/>
    <w:p>
      <w:pPr>
        <w:pStyle w:val="Heading2"/>
      </w:pPr>
      <w:r>
        <w:t xml:space="preserve">18.4 Figure checklist</w:t>
      </w:r>
    </w:p>
    <w:p>
      <w:pPr>
        <w:pStyle w:val="Compact"/>
        <w:numPr>
          <w:ilvl w:val="0"/>
          <w:numId w:val="1127"/>
        </w:numPr>
      </w:pPr>
      <w:r>
        <w:t xml:space="preserve">Are the x-axis and y-axis labeled?</w:t>
      </w:r>
    </w:p>
    <w:p>
      <w:pPr>
        <w:pStyle w:val="Compact"/>
        <w:numPr>
          <w:ilvl w:val="0"/>
          <w:numId w:val="1127"/>
        </w:numPr>
      </w:pPr>
      <w:r>
        <w:t xml:space="preserve">If the figure includes panels, is each panel labeled?</w:t>
      </w:r>
    </w:p>
    <w:p>
      <w:pPr>
        <w:pStyle w:val="Compact"/>
        <w:numPr>
          <w:ilvl w:val="0"/>
          <w:numId w:val="1127"/>
        </w:numPr>
      </w:pPr>
      <w:r>
        <w:t xml:space="preserve">Are there sufficient numerical / text labels and breaks on the x-axis and y-axis?</w:t>
      </w:r>
    </w:p>
    <w:p>
      <w:pPr>
        <w:pStyle w:val="Compact"/>
        <w:numPr>
          <w:ilvl w:val="0"/>
          <w:numId w:val="1127"/>
        </w:numPr>
      </w:pPr>
      <w:r>
        <w:t xml:space="preserve">Is the font size appropriate (i.e., large enough to read, not so large that it distracts from the data presented in the figure?)</w:t>
      </w:r>
    </w:p>
    <w:p>
      <w:pPr>
        <w:pStyle w:val="Compact"/>
        <w:numPr>
          <w:ilvl w:val="0"/>
          <w:numId w:val="1127"/>
        </w:numPr>
      </w:pPr>
      <w:r>
        <w:t xml:space="preserve">Are the colors used colorblind friendly? See a colorblind-friendly palette</w:t>
      </w:r>
      <w:r>
        <w:t xml:space="preserve"> </w:t>
      </w:r>
      <w:hyperlink r:id="rId443">
        <w:r>
          <w:rPr>
            <w:rStyle w:val="Hyperlink"/>
          </w:rPr>
          <w:t xml:space="preserve">here</w:t>
        </w:r>
      </w:hyperlink>
      <w:r>
        <w:t xml:space="preserve">, a neat palette generator with colorblind options</w:t>
      </w:r>
      <w:r>
        <w:t xml:space="preserve"> </w:t>
      </w:r>
      <w:hyperlink r:id="rId444">
        <w:r>
          <w:rPr>
            <w:rStyle w:val="Hyperlink"/>
          </w:rPr>
          <w:t xml:space="preserve">here</w:t>
        </w:r>
      </w:hyperlink>
      <w:r>
        <w:t xml:space="preserve">, and an article on why this matters</w:t>
      </w:r>
      <w:r>
        <w:t xml:space="preserve"> </w:t>
      </w:r>
      <w:hyperlink r:id="rId445">
        <w:r>
          <w:rPr>
            <w:rStyle w:val="Hyperlink"/>
          </w:rPr>
          <w:t xml:space="preserve">here</w:t>
        </w:r>
      </w:hyperlink>
    </w:p>
    <w:p>
      <w:pPr>
        <w:pStyle w:val="Compact"/>
        <w:numPr>
          <w:ilvl w:val="0"/>
          <w:numId w:val="1127"/>
        </w:numPr>
      </w:pPr>
      <w:r>
        <w:t xml:space="preserve">Are colors/shapes/line types defined in a legend?</w:t>
      </w:r>
    </w:p>
    <w:p>
      <w:pPr>
        <w:pStyle w:val="Compact"/>
        <w:numPr>
          <w:ilvl w:val="0"/>
          <w:numId w:val="1127"/>
        </w:numPr>
      </w:pPr>
      <w:r>
        <w:t xml:space="preserve">Are the legends and other labels easy to understand with minimal abbreviations?</w:t>
      </w:r>
    </w:p>
    <w:p>
      <w:pPr>
        <w:pStyle w:val="Compact"/>
        <w:numPr>
          <w:ilvl w:val="0"/>
          <w:numId w:val="1127"/>
        </w:numPr>
      </w:pPr>
      <w:r>
        <w:t xml:space="preserve">If there is overplotting, is transparency used to show overlapping data?</w:t>
      </w:r>
    </w:p>
    <w:p>
      <w:pPr>
        <w:pStyle w:val="Compact"/>
        <w:numPr>
          <w:ilvl w:val="0"/>
          <w:numId w:val="1127"/>
        </w:numPr>
      </w:pPr>
      <w:r>
        <w:t xml:space="preserve">Are 95% confidence intervals or other measures of precision shown, if applicable?</w:t>
      </w:r>
    </w:p>
    <w:p>
      <w:r>
        <w:br w:type="page"/>
      </w:r>
    </w:p>
    <w:bookmarkEnd w:id="446"/>
    <w:bookmarkEnd w:id="447"/>
    <w:bookmarkStart w:id="484" w:name="resources"/>
    <w:p>
      <w:pPr>
        <w:pStyle w:val="Heading1"/>
      </w:pPr>
      <w:r>
        <w:t xml:space="preserve">19. Resources</w:t>
      </w:r>
    </w:p>
    <w:p>
      <w:pPr>
        <w:pStyle w:val="FirstParagraph"/>
      </w:pPr>
      <w:r>
        <w:t xml:space="preserve">Adapted by UCD-SeRG team from</w:t>
      </w:r>
      <w:r>
        <w:t xml:space="preserve"> </w:t>
      </w:r>
      <w:hyperlink r:id="rId448">
        <w:r>
          <w:rPr>
            <w:rStyle w:val="Hyperlink"/>
          </w:rPr>
          <w:t xml:space="preserve">original by Jade Benjamin-Chung and Kunal Mishra</w:t>
        </w:r>
      </w:hyperlink>
    </w:p>
    <w:bookmarkStart w:id="459" w:name="resources-for-r"/>
    <w:p>
      <w:pPr>
        <w:pStyle w:val="Heading2"/>
      </w:pPr>
      <w:r>
        <w:t xml:space="preserve">19.1 Resources for R</w:t>
      </w:r>
    </w:p>
    <w:bookmarkStart w:id="450" w:name="books-and-comprehensive-guides"/>
    <w:p>
      <w:pPr>
        <w:pStyle w:val="Heading3"/>
      </w:pPr>
      <w:r>
        <w:t xml:space="preserve">19.1.1 Books and Comprehensive Guides</w:t>
      </w:r>
    </w:p>
    <w:p>
      <w:pPr>
        <w:pStyle w:val="Compact"/>
        <w:numPr>
          <w:ilvl w:val="0"/>
          <w:numId w:val="1128"/>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28"/>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28"/>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28"/>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28"/>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28"/>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28"/>
        </w:numPr>
      </w:pPr>
      <w:hyperlink r:id="rId449">
        <w:r>
          <w:rPr>
            <w:rStyle w:val="Hyperlink"/>
          </w:rPr>
          <w:t xml:space="preserve">Jade’s R-for-epi course</w:t>
        </w:r>
      </w:hyperlink>
    </w:p>
    <w:bookmarkEnd w:id="450"/>
    <w:bookmarkStart w:id="455" w:name="cheat-sheets"/>
    <w:p>
      <w:pPr>
        <w:pStyle w:val="Heading3"/>
      </w:pPr>
      <w:r>
        <w:t xml:space="preserve">19.1.2 Cheat Sheets</w:t>
      </w:r>
    </w:p>
    <w:p>
      <w:pPr>
        <w:pStyle w:val="Compact"/>
        <w:numPr>
          <w:ilvl w:val="0"/>
          <w:numId w:val="1129"/>
        </w:numPr>
      </w:pPr>
      <w:hyperlink r:id="rId451">
        <w:r>
          <w:rPr>
            <w:rStyle w:val="Hyperlink"/>
          </w:rPr>
          <w:t xml:space="preserve">dplyr and tidyr cheat sheet</w:t>
        </w:r>
      </w:hyperlink>
    </w:p>
    <w:p>
      <w:pPr>
        <w:pStyle w:val="Compact"/>
        <w:numPr>
          <w:ilvl w:val="0"/>
          <w:numId w:val="1129"/>
        </w:numPr>
      </w:pPr>
      <w:hyperlink r:id="rId452">
        <w:r>
          <w:rPr>
            <w:rStyle w:val="Hyperlink"/>
          </w:rPr>
          <w:t xml:space="preserve">ggplot cheat sheet</w:t>
        </w:r>
      </w:hyperlink>
    </w:p>
    <w:p>
      <w:pPr>
        <w:pStyle w:val="Compact"/>
        <w:numPr>
          <w:ilvl w:val="0"/>
          <w:numId w:val="1129"/>
        </w:numPr>
      </w:pPr>
      <w:hyperlink r:id="rId453">
        <w:r>
          <w:rPr>
            <w:rStyle w:val="Hyperlink"/>
          </w:rPr>
          <w:t xml:space="preserve">data table cheat sheet</w:t>
        </w:r>
      </w:hyperlink>
    </w:p>
    <w:p>
      <w:pPr>
        <w:pStyle w:val="Compact"/>
        <w:numPr>
          <w:ilvl w:val="0"/>
          <w:numId w:val="1129"/>
        </w:numPr>
      </w:pPr>
      <w:hyperlink r:id="rId454">
        <w:r>
          <w:rPr>
            <w:rStyle w:val="Hyperlink"/>
          </w:rPr>
          <w:t xml:space="preserve">RMarkdown cheat sheet</w:t>
        </w:r>
      </w:hyperlink>
    </w:p>
    <w:bookmarkEnd w:id="455"/>
    <w:bookmarkStart w:id="457" w:name="style-and-best-practices"/>
    <w:p>
      <w:pPr>
        <w:pStyle w:val="Heading3"/>
      </w:pPr>
      <w:r>
        <w:t xml:space="preserve">19.1.3 Style and Best Practices</w:t>
      </w:r>
    </w:p>
    <w:p>
      <w:pPr>
        <w:pStyle w:val="Compact"/>
        <w:numPr>
          <w:ilvl w:val="0"/>
          <w:numId w:val="1130"/>
        </w:numPr>
      </w:pPr>
      <w:hyperlink r:id="rId456">
        <w:r>
          <w:rPr>
            <w:rStyle w:val="Hyperlink"/>
          </w:rPr>
          <w:t xml:space="preserve">Hadley Wickham’s R Style Guide</w:t>
        </w:r>
      </w:hyperlink>
    </w:p>
    <w:bookmarkEnd w:id="457"/>
    <w:bookmarkStart w:id="458" w:name="tidy-evaluation-resources"/>
    <w:p>
      <w:pPr>
        <w:pStyle w:val="Heading3"/>
      </w:pPr>
      <w:r>
        <w:t xml:space="preserve">19.1.4 Tidy Evaluation Resources</w:t>
      </w:r>
    </w:p>
    <w:p>
      <w:pPr>
        <w:pStyle w:val="Compact"/>
        <w:numPr>
          <w:ilvl w:val="0"/>
          <w:numId w:val="1131"/>
        </w:numPr>
      </w:pPr>
      <w:hyperlink r:id="rId155">
        <w:r>
          <w:rPr>
            <w:rStyle w:val="Hyperlink"/>
          </w:rPr>
          <w:t xml:space="preserve">Tidy Eval in 5 Minutes</w:t>
        </w:r>
      </w:hyperlink>
      <w:r>
        <w:t xml:space="preserve"> </w:t>
      </w:r>
      <w:r>
        <w:t xml:space="preserve">(video)</w:t>
      </w:r>
    </w:p>
    <w:p>
      <w:pPr>
        <w:pStyle w:val="Compact"/>
        <w:numPr>
          <w:ilvl w:val="0"/>
          <w:numId w:val="1131"/>
        </w:numPr>
      </w:pPr>
      <w:hyperlink r:id="rId156">
        <w:r>
          <w:rPr>
            <w:rStyle w:val="Hyperlink"/>
          </w:rPr>
          <w:t xml:space="preserve">Tidy Evaluation</w:t>
        </w:r>
      </w:hyperlink>
      <w:r>
        <w:t xml:space="preserve"> </w:t>
      </w:r>
      <w:r>
        <w:t xml:space="preserve">(e-book)</w:t>
      </w:r>
    </w:p>
    <w:p>
      <w:pPr>
        <w:pStyle w:val="Compact"/>
        <w:numPr>
          <w:ilvl w:val="0"/>
          <w:numId w:val="1131"/>
        </w:numPr>
      </w:pPr>
      <w:hyperlink r:id="rId157">
        <w:r>
          <w:rPr>
            <w:rStyle w:val="Hyperlink"/>
          </w:rPr>
          <w:t xml:space="preserve">Data Frame Columns as Arguments to Dplyr Functions</w:t>
        </w:r>
      </w:hyperlink>
      <w:r>
        <w:t xml:space="preserve"> </w:t>
      </w:r>
      <w:r>
        <w:t xml:space="preserve">(blog)</w:t>
      </w:r>
    </w:p>
    <w:p>
      <w:pPr>
        <w:pStyle w:val="Compact"/>
        <w:numPr>
          <w:ilvl w:val="0"/>
          <w:numId w:val="1131"/>
        </w:numPr>
      </w:pPr>
      <w:hyperlink r:id="rId158">
        <w:r>
          <w:rPr>
            <w:rStyle w:val="Hyperlink"/>
          </w:rPr>
          <w:t xml:space="preserve">Standard Evaluation for *_join</w:t>
        </w:r>
      </w:hyperlink>
      <w:r>
        <w:t xml:space="preserve"> </w:t>
      </w:r>
      <w:r>
        <w:t xml:space="preserve">(stackoverflow)</w:t>
      </w:r>
    </w:p>
    <w:p>
      <w:pPr>
        <w:pStyle w:val="Compact"/>
        <w:numPr>
          <w:ilvl w:val="0"/>
          <w:numId w:val="1131"/>
        </w:numPr>
      </w:pPr>
      <w:hyperlink r:id="rId159">
        <w:r>
          <w:rPr>
            <w:rStyle w:val="Hyperlink"/>
          </w:rPr>
          <w:t xml:space="preserve">Programming with dplyr</w:t>
        </w:r>
      </w:hyperlink>
      <w:r>
        <w:t xml:space="preserve"> </w:t>
      </w:r>
      <w:r>
        <w:t xml:space="preserve">(package vignette)</w:t>
      </w:r>
    </w:p>
    <w:bookmarkEnd w:id="458"/>
    <w:bookmarkEnd w:id="459"/>
    <w:bookmarkStart w:id="462" w:name="resources-for-git-github"/>
    <w:p>
      <w:pPr>
        <w:pStyle w:val="Heading2"/>
      </w:pPr>
      <w:r>
        <w:t xml:space="preserve">19.2 Resources for Git &amp; Github</w:t>
      </w:r>
    </w:p>
    <w:p>
      <w:pPr>
        <w:pStyle w:val="Compact"/>
        <w:numPr>
          <w:ilvl w:val="0"/>
          <w:numId w:val="1132"/>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32"/>
        </w:numPr>
      </w:pPr>
      <w:hyperlink r:id="rId460">
        <w:r>
          <w:rPr>
            <w:rStyle w:val="Hyperlink"/>
          </w:rPr>
          <w:t xml:space="preserve">Data Camp introduction to Git</w:t>
        </w:r>
      </w:hyperlink>
    </w:p>
    <w:p>
      <w:pPr>
        <w:pStyle w:val="Compact"/>
        <w:numPr>
          <w:ilvl w:val="0"/>
          <w:numId w:val="1132"/>
        </w:numPr>
      </w:pPr>
      <w:hyperlink r:id="rId461">
        <w:r>
          <w:rPr>
            <w:rStyle w:val="Hyperlink"/>
          </w:rPr>
          <w:t xml:space="preserve">Introduction to Github</w:t>
        </w:r>
      </w:hyperlink>
    </w:p>
    <w:bookmarkEnd w:id="462"/>
    <w:bookmarkStart w:id="464" w:name="scientific-figures"/>
    <w:p>
      <w:pPr>
        <w:pStyle w:val="Heading2"/>
      </w:pPr>
      <w:r>
        <w:t xml:space="preserve">19.3 Scientific figures</w:t>
      </w:r>
    </w:p>
    <w:p>
      <w:pPr>
        <w:pStyle w:val="Compact"/>
        <w:numPr>
          <w:ilvl w:val="0"/>
          <w:numId w:val="1133"/>
        </w:numPr>
      </w:pPr>
      <w:hyperlink r:id="rId463">
        <w:r>
          <w:rPr>
            <w:rStyle w:val="Hyperlink"/>
          </w:rPr>
          <w:t xml:space="preserve">Ten Simple Rules for Better Figures</w:t>
        </w:r>
      </w:hyperlink>
    </w:p>
    <w:bookmarkEnd w:id="464"/>
    <w:bookmarkStart w:id="469" w:name="writing"/>
    <w:p>
      <w:pPr>
        <w:pStyle w:val="Heading2"/>
      </w:pPr>
      <w:r>
        <w:t xml:space="preserve">19.4 Writing</w:t>
      </w:r>
    </w:p>
    <w:p>
      <w:pPr>
        <w:pStyle w:val="Compact"/>
        <w:numPr>
          <w:ilvl w:val="0"/>
          <w:numId w:val="1134"/>
        </w:numPr>
      </w:pPr>
      <w:hyperlink r:id="rId465">
        <w:r>
          <w:rPr>
            <w:rStyle w:val="Hyperlink"/>
          </w:rPr>
          <w:t xml:space="preserve">Tips on how to write a great science paper</w:t>
        </w:r>
      </w:hyperlink>
    </w:p>
    <w:p>
      <w:pPr>
        <w:pStyle w:val="Compact"/>
        <w:numPr>
          <w:ilvl w:val="0"/>
          <w:numId w:val="1134"/>
        </w:numPr>
      </w:pPr>
      <w:hyperlink r:id="rId31">
        <w:r>
          <w:rPr>
            <w:rStyle w:val="Hyperlink"/>
          </w:rPr>
          <w:t xml:space="preserve">ICMJE Definition of authorship</w:t>
        </w:r>
      </w:hyperlink>
    </w:p>
    <w:p>
      <w:pPr>
        <w:pStyle w:val="Compact"/>
        <w:numPr>
          <w:ilvl w:val="0"/>
          <w:numId w:val="1134"/>
        </w:numPr>
      </w:pPr>
      <w:hyperlink r:id="rId466">
        <w:r>
          <w:rPr>
            <w:rStyle w:val="Hyperlink"/>
          </w:rPr>
          <w:t xml:space="preserve">Nature article on elements of style for scientific writing</w:t>
        </w:r>
      </w:hyperlink>
    </w:p>
    <w:p>
      <w:pPr>
        <w:pStyle w:val="Compact"/>
        <w:numPr>
          <w:ilvl w:val="0"/>
          <w:numId w:val="1134"/>
        </w:numPr>
      </w:pPr>
      <w:hyperlink r:id="rId467">
        <w:r>
          <w:rPr>
            <w:rStyle w:val="Hyperlink"/>
          </w:rPr>
          <w:t xml:space="preserve">The Pathway to Publishing: A Guide to Quantitative Writing in the Health Sciences</w:t>
        </w:r>
      </w:hyperlink>
    </w:p>
    <w:p>
      <w:pPr>
        <w:pStyle w:val="Compact"/>
        <w:numPr>
          <w:ilvl w:val="0"/>
          <w:numId w:val="1134"/>
        </w:numPr>
      </w:pPr>
      <w:hyperlink r:id="rId468">
        <w:r>
          <w:rPr>
            <w:rStyle w:val="Hyperlink"/>
          </w:rPr>
          <w:t xml:space="preserve">Secret, actionable writing tips</w:t>
        </w:r>
      </w:hyperlink>
    </w:p>
    <w:bookmarkEnd w:id="469"/>
    <w:bookmarkStart w:id="474" w:name="presentations"/>
    <w:p>
      <w:pPr>
        <w:pStyle w:val="Heading2"/>
      </w:pPr>
      <w:r>
        <w:t xml:space="preserve">19.5 Presentations</w:t>
      </w:r>
    </w:p>
    <w:p>
      <w:pPr>
        <w:pStyle w:val="Compact"/>
        <w:numPr>
          <w:ilvl w:val="0"/>
          <w:numId w:val="1135"/>
        </w:numPr>
      </w:pPr>
      <w:hyperlink r:id="rId470">
        <w:r>
          <w:rPr>
            <w:rStyle w:val="Hyperlink"/>
          </w:rPr>
          <w:t xml:space="preserve">How to tell a compelling story in scientific presentations</w:t>
        </w:r>
      </w:hyperlink>
    </w:p>
    <w:p>
      <w:pPr>
        <w:pStyle w:val="Compact"/>
        <w:numPr>
          <w:ilvl w:val="0"/>
          <w:numId w:val="1135"/>
        </w:numPr>
      </w:pPr>
      <w:hyperlink r:id="rId471">
        <w:r>
          <w:rPr>
            <w:rStyle w:val="Hyperlink"/>
          </w:rPr>
          <w:t xml:space="preserve">How to give a killer narratively-driven scientific talk</w:t>
        </w:r>
      </w:hyperlink>
    </w:p>
    <w:p>
      <w:pPr>
        <w:pStyle w:val="Compact"/>
        <w:numPr>
          <w:ilvl w:val="0"/>
          <w:numId w:val="1135"/>
        </w:numPr>
      </w:pPr>
      <w:hyperlink r:id="rId472">
        <w:r>
          <w:rPr>
            <w:rStyle w:val="Hyperlink"/>
          </w:rPr>
          <w:t xml:space="preserve">How to make a better poster</w:t>
        </w:r>
      </w:hyperlink>
    </w:p>
    <w:p>
      <w:pPr>
        <w:pStyle w:val="Compact"/>
        <w:numPr>
          <w:ilvl w:val="0"/>
          <w:numId w:val="1135"/>
        </w:numPr>
      </w:pPr>
      <w:hyperlink r:id="rId473">
        <w:r>
          <w:rPr>
            <w:rStyle w:val="Hyperlink"/>
          </w:rPr>
          <w:t xml:space="preserve">How to make an even better poster</w:t>
        </w:r>
      </w:hyperlink>
    </w:p>
    <w:bookmarkEnd w:id="474"/>
    <w:bookmarkStart w:id="476" w:name="professional-advice"/>
    <w:p>
      <w:pPr>
        <w:pStyle w:val="Heading2"/>
      </w:pPr>
      <w:r>
        <w:t xml:space="preserve">19.6 Professional advice</w:t>
      </w:r>
    </w:p>
    <w:p>
      <w:pPr>
        <w:pStyle w:val="Compact"/>
        <w:numPr>
          <w:ilvl w:val="0"/>
          <w:numId w:val="1136"/>
        </w:numPr>
      </w:pPr>
      <w:hyperlink r:id="rId475">
        <w:r>
          <w:rPr>
            <w:rStyle w:val="Hyperlink"/>
          </w:rPr>
          <w:t xml:space="preserve">Professional advice, especially for your first job</w:t>
        </w:r>
      </w:hyperlink>
    </w:p>
    <w:bookmarkEnd w:id="476"/>
    <w:bookmarkStart w:id="479" w:name="funding"/>
    <w:p>
      <w:pPr>
        <w:pStyle w:val="Heading2"/>
      </w:pPr>
      <w:r>
        <w:t xml:space="preserve">19.7 Funding</w:t>
      </w:r>
    </w:p>
    <w:p>
      <w:pPr>
        <w:pStyle w:val="Compact"/>
        <w:numPr>
          <w:ilvl w:val="0"/>
          <w:numId w:val="1137"/>
        </w:numPr>
      </w:pPr>
      <w:hyperlink r:id="rId477">
        <w:r>
          <w:rPr>
            <w:rStyle w:val="Hyperlink"/>
          </w:rPr>
          <w:t xml:space="preserve">Building Your Funding Train</w:t>
        </w:r>
      </w:hyperlink>
    </w:p>
    <w:p>
      <w:pPr>
        <w:pStyle w:val="Compact"/>
        <w:numPr>
          <w:ilvl w:val="0"/>
          <w:numId w:val="1137"/>
        </w:numPr>
      </w:pPr>
      <w:hyperlink r:id="rId478">
        <w:r>
          <w:rPr>
            <w:rStyle w:val="Hyperlink"/>
          </w:rPr>
          <w:t xml:space="preserve">NIH Grant Writing Resources</w:t>
        </w:r>
      </w:hyperlink>
    </w:p>
    <w:bookmarkEnd w:id="479"/>
    <w:bookmarkStart w:id="483" w:name="ethics-and-global-health-research"/>
    <w:p>
      <w:pPr>
        <w:pStyle w:val="Heading2"/>
      </w:pPr>
      <w:r>
        <w:t xml:space="preserve">19.8 Ethics and global health research</w:t>
      </w:r>
    </w:p>
    <w:p>
      <w:pPr>
        <w:pStyle w:val="Compact"/>
        <w:numPr>
          <w:ilvl w:val="0"/>
          <w:numId w:val="1138"/>
        </w:numPr>
      </w:pPr>
      <w:hyperlink r:id="rId480">
        <w:r>
          <w:rPr>
            <w:rStyle w:val="Hyperlink"/>
          </w:rPr>
          <w:t xml:space="preserve">Global Code of Conduct For Research in Resource-Poor Settings</w:t>
        </w:r>
      </w:hyperlink>
    </w:p>
    <w:p>
      <w:pPr>
        <w:pStyle w:val="Compact"/>
        <w:numPr>
          <w:ilvl w:val="0"/>
          <w:numId w:val="1138"/>
        </w:numPr>
      </w:pPr>
      <w:hyperlink r:id="rId481">
        <w:r>
          <w:rPr>
            <w:rStyle w:val="Hyperlink"/>
          </w:rPr>
          <w:t xml:space="preserve">Who is a global health expert? Advice for aspiring global health experts</w:t>
        </w:r>
      </w:hyperlink>
    </w:p>
    <w:p>
      <w:pPr>
        <w:pStyle w:val="Compact"/>
        <w:numPr>
          <w:ilvl w:val="0"/>
          <w:numId w:val="1138"/>
        </w:numPr>
      </w:pPr>
      <w:hyperlink r:id="rId482">
        <w:r>
          <w:rPr>
            <w:rStyle w:val="Hyperlink"/>
          </w:rPr>
          <w:t xml:space="preserve">Transforming Global Health Partnerships</w:t>
        </w:r>
      </w:hyperlink>
    </w:p>
    <w:p>
      <w:r>
        <w:br w:type="page"/>
      </w:r>
    </w:p>
    <w:bookmarkEnd w:id="483"/>
    <w:bookmarkEnd w:id="484"/>
    <w:bookmarkStart w:id="505" w:name="references"/>
    <w:p>
      <w:pPr>
        <w:pStyle w:val="Heading1"/>
      </w:pPr>
      <w:r>
        <w:t xml:space="preserve">References</w:t>
      </w:r>
    </w:p>
    <w:bookmarkStart w:id="504" w:name="refs"/>
    <w:bookmarkStart w:id="486" w:name="ref-space_odyssey"/>
    <w:p>
      <w:pPr>
        <w:pStyle w:val="Bibliography"/>
      </w:pPr>
      <w:r>
        <w:t xml:space="preserve">“2001: A Space Odyssey.”</w:t>
      </w:r>
      <w:r>
        <w:t xml:space="preserve"> </w:t>
      </w:r>
      <w:r>
        <w:t xml:space="preserve">1968. Film.</w:t>
      </w:r>
      <w:r>
        <w:t xml:space="preserve"> </w:t>
      </w:r>
      <w:hyperlink r:id="rId485">
        <w:r>
          <w:rPr>
            <w:rStyle w:val="Hyperlink"/>
          </w:rPr>
          <w:t xml:space="preserve">https://en.wikipedia.org/wiki/2001:_A_Space_Odyssey_(film)</w:t>
        </w:r>
      </w:hyperlink>
      <w:r>
        <w:t xml:space="preserve">.</w:t>
      </w:r>
    </w:p>
    <w:bookmarkEnd w:id="486"/>
    <w:bookmarkStart w:id="48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87">
        <w:r>
          <w:rPr>
            <w:rStyle w:val="Hyperlink"/>
          </w:rPr>
          <w:t xml:space="preserve">https://search.library.ucdavis.edu/permalink/01UCD_INST/9fle3i/alma990000226350403126</w:t>
        </w:r>
      </w:hyperlink>
      <w:r>
        <w:t xml:space="preserve">.</w:t>
      </w:r>
    </w:p>
    <w:bookmarkEnd w:id="488"/>
    <w:bookmarkStart w:id="490" w:name="ref-blade_runner"/>
    <w:p>
      <w:pPr>
        <w:pStyle w:val="Bibliography"/>
      </w:pPr>
      <w:r>
        <w:t xml:space="preserve">“Blade Runner.”</w:t>
      </w:r>
      <w:r>
        <w:t xml:space="preserve"> </w:t>
      </w:r>
      <w:r>
        <w:t xml:space="preserve">1982. Film.</w:t>
      </w:r>
      <w:r>
        <w:t xml:space="preserve"> </w:t>
      </w:r>
      <w:hyperlink r:id="rId489">
        <w:r>
          <w:rPr>
            <w:rStyle w:val="Hyperlink"/>
          </w:rPr>
          <w:t xml:space="preserve">https://en.wikipedia.org/wiki/Blade_Runner</w:t>
        </w:r>
      </w:hyperlink>
      <w:r>
        <w:t xml:space="preserve">.</w:t>
      </w:r>
    </w:p>
    <w:bookmarkEnd w:id="490"/>
    <w:bookmarkStart w:id="49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91">
        <w:r>
          <w:rPr>
            <w:rStyle w:val="Hyperlink"/>
          </w:rPr>
          <w:t xml:space="preserve">https://en.wikipedia.org/wiki/Ender%27s_Game</w:t>
        </w:r>
      </w:hyperlink>
      <w:r>
        <w:t xml:space="preserve">.</w:t>
      </w:r>
    </w:p>
    <w:bookmarkEnd w:id="492"/>
    <w:bookmarkStart w:id="49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93">
        <w:r>
          <w:rPr>
            <w:rStyle w:val="Hyperlink"/>
          </w:rPr>
          <w:t xml:space="preserve">https://www.youtube.com/watch?v=B1BdQcJ2ZYY</w:t>
        </w:r>
      </w:hyperlink>
      <w:r>
        <w:t xml:space="preserve">.</w:t>
      </w:r>
    </w:p>
    <w:bookmarkEnd w:id="494"/>
    <w:bookmarkStart w:id="496" w:name="ref-butlerian_jihad"/>
    <w:p>
      <w:pPr>
        <w:pStyle w:val="Bibliography"/>
      </w:pPr>
      <w:r>
        <w:t xml:space="preserve">Herbert, Frank. 1965.</w:t>
      </w:r>
      <w:r>
        <w:t xml:space="preserve"> </w:t>
      </w:r>
      <w:r>
        <w:t xml:space="preserve">“Dune.”</w:t>
      </w:r>
      <w:r>
        <w:t xml:space="preserve"> </w:t>
      </w:r>
      <w:r>
        <w:t xml:space="preserve">Novel.</w:t>
      </w:r>
      <w:r>
        <w:t xml:space="preserve"> </w:t>
      </w:r>
      <w:hyperlink r:id="rId495">
        <w:r>
          <w:rPr>
            <w:rStyle w:val="Hyperlink"/>
          </w:rPr>
          <w:t xml:space="preserve">https://en.wikipedia.org/wiki/Dune_(franchise)#Butlerian_Jihad</w:t>
        </w:r>
      </w:hyperlink>
      <w:r>
        <w:t xml:space="preserve">.</w:t>
      </w:r>
    </w:p>
    <w:bookmarkEnd w:id="496"/>
    <w:bookmarkStart w:id="498" w:name="ref-matrix"/>
    <w:p>
      <w:pPr>
        <w:pStyle w:val="Bibliography"/>
      </w:pPr>
      <w:r>
        <w:t xml:space="preserve">“The Matrix.”</w:t>
      </w:r>
      <w:r>
        <w:t xml:space="preserve"> </w:t>
      </w:r>
      <w:r>
        <w:t xml:space="preserve">1999. Film.</w:t>
      </w:r>
      <w:r>
        <w:t xml:space="preserve"> </w:t>
      </w:r>
      <w:hyperlink r:id="rId497">
        <w:r>
          <w:rPr>
            <w:rStyle w:val="Hyperlink"/>
          </w:rPr>
          <w:t xml:space="preserve">https://en.wikipedia.org/wiki/The_Matrix</w:t>
        </w:r>
      </w:hyperlink>
      <w:r>
        <w:t xml:space="preserve">.</w:t>
      </w:r>
    </w:p>
    <w:bookmarkEnd w:id="498"/>
    <w:bookmarkStart w:id="500" w:name="ref-terminator"/>
    <w:p>
      <w:pPr>
        <w:pStyle w:val="Bibliography"/>
      </w:pPr>
      <w:r>
        <w:t xml:space="preserve">“The Terminator.”</w:t>
      </w:r>
      <w:r>
        <w:t xml:space="preserve"> </w:t>
      </w:r>
      <w:r>
        <w:t xml:space="preserve">1984. Film.</w:t>
      </w:r>
      <w:r>
        <w:t xml:space="preserve"> </w:t>
      </w:r>
      <w:hyperlink r:id="rId499">
        <w:r>
          <w:rPr>
            <w:rStyle w:val="Hyperlink"/>
          </w:rPr>
          <w:t xml:space="preserve">https://en.wikipedia.org/wiki/The_Terminator</w:t>
        </w:r>
      </w:hyperlink>
      <w:r>
        <w:t xml:space="preserve">.</w:t>
      </w:r>
    </w:p>
    <w:bookmarkEnd w:id="500"/>
    <w:bookmarkStart w:id="502" w:name="ref-wargames"/>
    <w:p>
      <w:pPr>
        <w:pStyle w:val="Bibliography"/>
      </w:pPr>
      <w:r>
        <w:t xml:space="preserve">“WarGames.”</w:t>
      </w:r>
      <w:r>
        <w:t xml:space="preserve"> </w:t>
      </w:r>
      <w:r>
        <w:t xml:space="preserve">1983. Film.</w:t>
      </w:r>
      <w:r>
        <w:t xml:space="preserve"> </w:t>
      </w:r>
      <w:hyperlink r:id="rId501">
        <w:r>
          <w:rPr>
            <w:rStyle w:val="Hyperlink"/>
          </w:rPr>
          <w:t xml:space="preserve">https://en.wikipedia.org/wiki/WarGames</w:t>
        </w:r>
      </w:hyperlink>
      <w:r>
        <w:t xml:space="preserve">.</w:t>
      </w:r>
    </w:p>
    <w:bookmarkEnd w:id="502"/>
    <w:bookmarkStart w:id="50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503"/>
    <w:bookmarkEnd w:id="504"/>
    <w:bookmarkEnd w:id="5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0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8" Type="http://schemas.openxmlformats.org/officeDocument/2006/relationships/image" Target="media/rId118.png"/><Relationship Id="rId227" Type="http://schemas.openxmlformats.org/officeDocument/2006/relationships/image" Target="media/rId227.png"/><Relationship Id="rId395" Type="http://schemas.openxmlformats.org/officeDocument/2006/relationships/image" Target="media/rId395.png"/><Relationship Id="rId254" Type="http://schemas.openxmlformats.org/officeDocument/2006/relationships/image" Target="media/rId254.png"/><Relationship Id="rId287" Type="http://schemas.openxmlformats.org/officeDocument/2006/relationships/image" Target="media/rId287.jpg"/><Relationship Id="rId293" Type="http://schemas.openxmlformats.org/officeDocument/2006/relationships/image" Target="media/rId293.png"/><Relationship Id="rId389" Type="http://schemas.openxmlformats.org/officeDocument/2006/relationships/image" Target="media/rId389.png"/><Relationship Id="rId46" Type="http://schemas.openxmlformats.org/officeDocument/2006/relationships/hyperlink" Target="" TargetMode="External"/><Relationship Id="rId35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56"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3" Type="http://schemas.openxmlformats.org/officeDocument/2006/relationships/hyperlink" Target="http://r-pkgs.had.co.nz/style.html" TargetMode="External"/><Relationship Id="rId224" Type="http://schemas.openxmlformats.org/officeDocument/2006/relationships/hyperlink" Target="http://styler.r-lib.org/articles/customizing_styler.html" TargetMode="External"/><Relationship Id="rId443"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0" Type="http://schemas.openxmlformats.org/officeDocument/2006/relationships/hyperlink" Target="https://adv-r.hadley.nz/" TargetMode="External"/><Relationship Id="rId162" Type="http://schemas.openxmlformats.org/officeDocument/2006/relationships/hyperlink" Target="https://blog.rstudio.com/2016/03/29/feather/" TargetMode="External"/><Relationship Id="rId12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2" Type="http://schemas.openxmlformats.org/officeDocument/2006/relationships/hyperlink" Target="https://cran.r-project.org/web/packages/lintr/readme/README.html#available-linters" TargetMode="External"/><Relationship Id="rId236" Type="http://schemas.openxmlformats.org/officeDocument/2006/relationships/hyperlink" Target="https://cran.r-project.org/web/packages/lintr/readme/README.html#project-configuration" TargetMode="External"/><Relationship Id="rId332" Type="http://schemas.openxmlformats.org/officeDocument/2006/relationships/hyperlink" Target="https://datadryad.org/" TargetMode="External"/><Relationship Id="rId183"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5" Type="http://schemas.openxmlformats.org/officeDocument/2006/relationships/hyperlink" Target="https://devtools.r-lib.org/" TargetMode="External"/><Relationship Id="rId386" Type="http://schemas.openxmlformats.org/officeDocument/2006/relationships/hyperlink" Target="https://docs.github.com/en/copilot/how-tos/use-copilot-agents/coding-agent" TargetMode="External"/><Relationship Id="rId406" Type="http://schemas.openxmlformats.org/officeDocument/2006/relationships/hyperlink" Target="https://docs.github.com/en/copilot/how-tos/use-copilot-agents/coding-agent/customize-the-agent-environment#preinstalling-tools-or-dependencies-in-copilots-environment" TargetMode="External"/><Relationship Id="rId401" Type="http://schemas.openxmlformats.org/officeDocument/2006/relationships/hyperlink" Target="https://docs.github.com/en/copilot/how-tos/use-copilot-agents/coding-agent/customize-the-agent-firewall" TargetMode="External"/><Relationship Id="rId399" Type="http://schemas.openxmlformats.org/officeDocument/2006/relationships/hyperlink" Target="https://docs.github.com/en/copilot/reference/copilot-allowlist-reference" TargetMode="External"/><Relationship Id="rId327" Type="http://schemas.openxmlformats.org/officeDocument/2006/relationships/hyperlink" Target="https://docs.github.com/en/enterprise/2.13/user/articles/creating-releases" TargetMode="External"/><Relationship Id="rId475" Type="http://schemas.openxmlformats.org/officeDocument/2006/relationships/hyperlink" Target="https://docs.google.com/document/d/1ckgRCcr7FFPyymyMA6Y_-cB_vftOyrrxT28c6gRg0PI/edit" TargetMode="External"/><Relationship Id="rId159" Type="http://schemas.openxmlformats.org/officeDocument/2006/relationships/hyperlink" Target="https://dplyr.tidyverse.org/articles/programming.html" TargetMode="External"/><Relationship Id="rId485" Type="http://schemas.openxmlformats.org/officeDocument/2006/relationships/hyperlink" Target="https://en.wikipedia.org/wiki/2001:_A_Space_Odyssey_(film)" TargetMode="External"/><Relationship Id="rId372" Type="http://schemas.openxmlformats.org/officeDocument/2006/relationships/hyperlink" Target="https://en.wikipedia.org/wiki/AI-assisted_software_development" TargetMode="External"/><Relationship Id="rId377" Type="http://schemas.openxmlformats.org/officeDocument/2006/relationships/hyperlink" Target="https://en.wikipedia.org/wiki/AI_agent" TargetMode="External"/><Relationship Id="rId392" Type="http://schemas.openxmlformats.org/officeDocument/2006/relationships/hyperlink" Target="https://en.wikipedia.org/wiki/Agent_(The_Matrix)" TargetMode="External"/><Relationship Id="rId489" Type="http://schemas.openxmlformats.org/officeDocument/2006/relationships/hyperlink" Target="https://en.wikipedia.org/wiki/Blade_Runner" TargetMode="External"/><Relationship Id="rId495" Type="http://schemas.openxmlformats.org/officeDocument/2006/relationships/hyperlink" Target="https://en.wikipedia.org/wiki/Dune_(franchise)#Butlerian_Jihad" TargetMode="External"/><Relationship Id="rId491" Type="http://schemas.openxmlformats.org/officeDocument/2006/relationships/hyperlink" Target="https://en.wikipedia.org/wiki/Ender%27s_Game" TargetMode="External"/><Relationship Id="rId497" Type="http://schemas.openxmlformats.org/officeDocument/2006/relationships/hyperlink" Target="https://en.wikipedia.org/wiki/The_Matrix" TargetMode="External"/><Relationship Id="rId499" Type="http://schemas.openxmlformats.org/officeDocument/2006/relationships/hyperlink" Target="https://en.wikipedia.org/wiki/The_Terminator" TargetMode="External"/><Relationship Id="rId501" Type="http://schemas.openxmlformats.org/officeDocument/2006/relationships/hyperlink" Target="https://en.wikipedia.org/wiki/WarGames" TargetMode="External"/><Relationship Id="rId193" Type="http://schemas.openxmlformats.org/officeDocument/2006/relationships/hyperlink" Target="https://engineering-shiny.org/" TargetMode="External"/><Relationship Id="rId381" Type="http://schemas.openxmlformats.org/officeDocument/2006/relationships/hyperlink" Target="https://github.com/UCD-SERG/lab-manual/issues/42" TargetMode="External"/><Relationship Id="rId382" Type="http://schemas.openxmlformats.org/officeDocument/2006/relationships/hyperlink" Target="https://github.com/UCD-SERG/lab-manual/pull/50" TargetMode="External"/><Relationship Id="rId376" Type="http://schemas.openxmlformats.org/officeDocument/2006/relationships/hyperlink" Target="https://github.com/features/copilot/agents" TargetMode="External"/><Relationship Id="rId405" Type="http://schemas.openxmlformats.org/officeDocument/2006/relationships/hyperlink" Target="https://github.com/features/copilot/plans" TargetMode="External"/><Relationship Id="rId282"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39" Type="http://schemas.openxmlformats.org/officeDocument/2006/relationships/hyperlink" Target="https://github.com/jennybc/here_here" TargetMode="External"/><Relationship Id="rId149" Type="http://schemas.openxmlformats.org/officeDocument/2006/relationships/hyperlink" Target="https://github.com/karthik/rdrop2" TargetMode="External"/><Relationship Id="rId129" Type="http://schemas.openxmlformats.org/officeDocument/2006/relationships/hyperlink" Target="https://github.com/kmishra9/Flu-Absenteeism/blob/master/Master's%20Thesis%20-%20Spatial%20Epidemiology%20of%20Influenza/1b%20-%20Map-Management.R" TargetMode="External"/><Relationship Id="rId202" Type="http://schemas.openxmlformats.org/officeDocument/2006/relationships/hyperlink" Target="https://github.com/kmishra9/Flu-Absenteeism/blob/master/Master's%20Thesis%20-%20Spatial%20Epidemiology%20of%20Influenza/2a%20-%20Statistical-Inputs.R" TargetMode="External"/><Relationship Id="rId147" Type="http://schemas.openxmlformats.org/officeDocument/2006/relationships/hyperlink" Target="https://github.com/r-box/boxr" TargetMode="External"/><Relationship Id="rId477" Type="http://schemas.openxmlformats.org/officeDocument/2006/relationships/hyperlink" Target="https://grantwriting.stanford.edu/funding-train/#ep" TargetMode="External"/><Relationship Id="rId195" Type="http://schemas.openxmlformats.org/officeDocument/2006/relationships/hyperlink" Target="https://happygitwithr.com/" TargetMode="External"/><Relationship Id="rId279"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52" Type="http://schemas.openxmlformats.org/officeDocument/2006/relationships/hyperlink" Target="https://hpc.ucdavis.edu/" TargetMode="External"/><Relationship Id="rId247" Type="http://schemas.openxmlformats.org/officeDocument/2006/relationships/hyperlink" Target="https://jadebc.github.io/lab-manual/big-data.html" TargetMode="External"/><Relationship Id="rId435" Type="http://schemas.openxmlformats.org/officeDocument/2006/relationships/hyperlink" Target="https://jadebc.github.io/lab-manual/checklists.html" TargetMode="External"/><Relationship Id="rId31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19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3"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9" Type="http://schemas.openxmlformats.org/officeDocument/2006/relationships/hyperlink" Target="https://jadebc.github.io/lab-manual/reproducible-environments.html" TargetMode="External"/><Relationship Id="rId448" Type="http://schemas.openxmlformats.org/officeDocument/2006/relationships/hyperlink" Target="https://jadebc.github.io/lab-manual/resources.html" TargetMode="External"/><Relationship Id="rId351" Type="http://schemas.openxmlformats.org/officeDocument/2006/relationships/hyperlink" Target="https://jadebc.github.io/lab-manual/slurm.html" TargetMode="External"/><Relationship Id="rId286" Type="http://schemas.openxmlformats.org/officeDocument/2006/relationships/hyperlink" Target="https://jadebc.github.io/lab-manual/unix.html" TargetMode="External"/><Relationship Id="rId440" Type="http://schemas.openxmlformats.org/officeDocument/2006/relationships/hyperlink" Target="https://journals.lww.com/epidem/Fulltext/2001/05000/The_Value_of_P.2.aspx" TargetMode="External"/><Relationship Id="rId481" Type="http://schemas.openxmlformats.org/officeDocument/2006/relationships/hyperlink" Target="https://journals.plos.org/globalpublichealth/article?id=10.1371/journal.pgph.0002269" TargetMode="External"/><Relationship Id="rId463" Type="http://schemas.openxmlformats.org/officeDocument/2006/relationships/hyperlink" Target="https://journals.plos.org/ploscompbiol/article?id=10.1371/journal.pcbi.1003833" TargetMode="External"/><Relationship Id="rId441"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61" Type="http://schemas.openxmlformats.org/officeDocument/2006/relationships/hyperlink" Target="https://lab.github.com/githubtraining/introduction-to-github" TargetMode="External"/><Relationship Id="rId467" Type="http://schemas.openxmlformats.org/officeDocument/2006/relationships/hyperlink" Target="https://link.springer.com/book/10.1007/978-3-030-98175-4" TargetMode="External"/><Relationship Id="rId482" Type="http://schemas.openxmlformats.org/officeDocument/2006/relationships/hyperlink" Target="https://link.springer.com/book/9783031537929" TargetMode="External"/><Relationship Id="rId192" Type="http://schemas.openxmlformats.org/officeDocument/2006/relationships/hyperlink" Target="https://mastering-shiny.org/" TargetMode="External"/><Relationship Id="rId444" Type="http://schemas.openxmlformats.org/officeDocument/2006/relationships/hyperlink" Target="https://medialab.github.io/iwanthue/?utm_source=Nature+Briefing&amp;utm_campaign=2c68711076-briefing-dy-20211006&amp;utm_medium=email&amp;utm_term=0_c9dfd39373-2c68711076-44335685" TargetMode="External"/><Relationship Id="rId304" Type="http://schemas.openxmlformats.org/officeDocument/2006/relationships/hyperlink" Target="https://medium.com/@jeongwhanchoi/install-tmux-on-osx-and-basics-commands-for-beginners-be22520fd95e" TargetMode="External"/><Relationship Id="rId473" Type="http://schemas.openxmlformats.org/officeDocument/2006/relationships/hyperlink" Target="https://mitcommlab.mit.edu/be/2023/09/27/toward-an-evenbetterposter-improving-the-betterposter-template/" TargetMode="External"/><Relationship Id="rId331" Type="http://schemas.openxmlformats.org/officeDocument/2006/relationships/hyperlink" Target="https://osf.io" TargetMode="External"/><Relationship Id="rId53" Type="http://schemas.openxmlformats.org/officeDocument/2006/relationships/hyperlink" Target="https://osf.io/tgbxr/" TargetMode="External"/><Relationship Id="rId186" Type="http://schemas.openxmlformats.org/officeDocument/2006/relationships/hyperlink" Target="https://pkgdown.r-lib.org/" TargetMode="External"/><Relationship Id="rId348" Type="http://schemas.openxmlformats.org/officeDocument/2006/relationships/hyperlink" Target="https://plos.org/resource/how-to-store-and-manage-your-data/#data-management-plan" TargetMode="External"/><Relationship Id="rId342" Type="http://schemas.openxmlformats.org/officeDocument/2006/relationships/hyperlink" Target="https://proctor-ucsf.github.io/dcc-handbook/datawrangling.html#documenting-datasets" TargetMode="External"/><Relationship Id="rId415" Type="http://schemas.openxmlformats.org/officeDocument/2006/relationships/hyperlink" Target="https://quarto.org/docs/authoring/cross-references.html" TargetMode="External"/><Relationship Id="rId420" Type="http://schemas.openxmlformats.org/officeDocument/2006/relationships/hyperlink" Target="https://quarto.org/docs/authoring/includes.html" TargetMode="External"/><Relationship Id="rId146" Type="http://schemas.openxmlformats.org/officeDocument/2006/relationships/hyperlink" Target="https://r-box.github.io/boxr/articles/boxr-app-interactive.html#create" TargetMode="External"/><Relationship Id="rId182" Type="http://schemas.openxmlformats.org/officeDocument/2006/relationships/hyperlink" Target="https://r-pkgs.org/" TargetMode="External"/><Relationship Id="rId153" Type="http://schemas.openxmlformats.org/officeDocument/2006/relationships/hyperlink" Target="https://r4ds.had.co.nz/" TargetMode="External"/><Relationship Id="rId189"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43" Type="http://schemas.openxmlformats.org/officeDocument/2006/relationships/hyperlink" Target="https://researchdata.princeton.edu/research-lifecycle-guide/whats-doi-and-what-should-i-know-about-citing-datasets" TargetMode="External"/><Relationship Id="rId117" Type="http://schemas.openxmlformats.org/officeDocument/2006/relationships/hyperlink" Target="https://roxygen2.r-lib.org/" TargetMode="External"/><Relationship Id="rId152" Type="http://schemas.openxmlformats.org/officeDocument/2006/relationships/hyperlink" Target="https://rviews.rstudio.com/2017/06/08/what-is-the-tidyverse/" TargetMode="External"/><Relationship Id="rId453" Type="http://schemas.openxmlformats.org/officeDocument/2006/relationships/hyperlink" Target="https://s3.amazonaws.com/assets.datacamp.com/blog_assets/datatable_Cheat_Sheet_R.pdf" TargetMode="External"/><Relationship Id="rId487" Type="http://schemas.openxmlformats.org/officeDocument/2006/relationships/hyperlink" Target="https://search.library.ucdavis.edu/permalink/01UCD_INST/9fle3i/alma990000226350403126" TargetMode="External"/><Relationship Id="rId266" Type="http://schemas.openxmlformats.org/officeDocument/2006/relationships/hyperlink" Target="https://sethrobertson.github.io/GitFixUm/fixup.html" TargetMode="External"/><Relationship Id="rId369"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2" Type="http://schemas.openxmlformats.org/officeDocument/2006/relationships/hyperlink" Target="https://spin.atomicobject.com/2017/11/01/good-variable-names/" TargetMode="External"/><Relationship Id="rId248" Type="http://schemas.openxmlformats.org/officeDocument/2006/relationships/hyperlink" Target="https://stackoverflow.com/questions/21435339/data-table-vs-dplyr-can-one-do-something-well-the-other-cant-or-does-poorly/27840349#27840349" TargetMode="External"/><Relationship Id="rId158" Type="http://schemas.openxmlformats.org/officeDocument/2006/relationships/hyperlink" Target="https://stackoverflow.com/questions/28125816/r-standard-evaluation-for-join-dplyr" TargetMode="External"/><Relationship Id="rId244" Type="http://schemas.openxmlformats.org/officeDocument/2006/relationships/hyperlink" Target="https://style.tidyverse.org/" TargetMode="External"/><Relationship Id="rId127" Type="http://schemas.openxmlformats.org/officeDocument/2006/relationships/hyperlink" Target="https://support.rstudio.com/hc/en-us/articles/200484568-Code-Folding-and-Sections" TargetMode="External"/><Relationship Id="rId154" Type="http://schemas.openxmlformats.org/officeDocument/2006/relationships/hyperlink" Target="https://tavareshugo.github.io/data_carpentry_extras/base-r_tidyverse_equivalents/base-r_tidyverse_equivalents.html#reshaping_data" TargetMode="External"/><Relationship Id="rId187" Type="http://schemas.openxmlformats.org/officeDocument/2006/relationships/hyperlink" Target="https://testthat.r-lib.org/" TargetMode="External"/><Relationship Id="rId156" Type="http://schemas.openxmlformats.org/officeDocument/2006/relationships/hyperlink" Target="https://tidyeval.tidyverse.org/index.html" TargetMode="External"/><Relationship Id="rId449" Type="http://schemas.openxmlformats.org/officeDocument/2006/relationships/hyperlink" Target="https://ucb-epi-r.github.io" TargetMode="External"/><Relationship Id="rId317" Type="http://schemas.openxmlformats.org/officeDocument/2006/relationships/hyperlink" Target="https://ucd-serg.github.io/lab-manual/coding-practices.html#file-headers" TargetMode="External"/><Relationship Id="rId320" Type="http://schemas.openxmlformats.org/officeDocument/2006/relationships/hyperlink" Target="https://ucd-serg.github.io/lab-manual/coding-practices.html#function-documentation" TargetMode="External"/><Relationship Id="rId437" Type="http://schemas.openxmlformats.org/officeDocument/2006/relationships/hyperlink" Target="https://ucd-serg.github.io/lab-manual/coding-style.html" TargetMode="External"/><Relationship Id="rId323"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3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4" Type="http://schemas.openxmlformats.org/officeDocument/2006/relationships/hyperlink" Target="https://usethis.r-lib.org/" TargetMode="External"/><Relationship Id="rId157" Type="http://schemas.openxmlformats.org/officeDocument/2006/relationships/hyperlink" Target="https://www.brodrigues.co/blog/2016-07-18-data-frame-columns-as-arguments-to-dplyr-functions/" TargetMode="External"/><Relationship Id="rId366" Type="http://schemas.openxmlformats.org/officeDocument/2006/relationships/hyperlink" Target="https://www.chriswrites.com/how-to-change-file-permissions-using-the-terminal/" TargetMode="External"/><Relationship Id="rId460"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80" Type="http://schemas.openxmlformats.org/officeDocument/2006/relationships/hyperlink" Target="https://www.globalcodeofconduct.org/wp-content/uploads/2018/05/Global-Code-of-Conduct-Brochure.pdf" TargetMode="External"/><Relationship Id="rId30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39" Type="http://schemas.openxmlformats.org/officeDocument/2006/relationships/hyperlink" Target="https://www.nature.com/articles/d41586-019-01431-z" TargetMode="External"/><Relationship Id="rId465" Type="http://schemas.openxmlformats.org/officeDocument/2006/relationships/hyperlink" Target="https://www.nature.com/articles/d41586-019-02918-5" TargetMode="External"/><Relationship Id="rId445" Type="http://schemas.openxmlformats.org/officeDocument/2006/relationships/hyperlink" Target="https://www.nature.com/articles/d41586-021-02696-z" TargetMode="External"/><Relationship Id="rId470" Type="http://schemas.openxmlformats.org/officeDocument/2006/relationships/hyperlink" Target="https://www.nature.com/articles/d41586-021-03603-2" TargetMode="External"/><Relationship Id="rId466" Type="http://schemas.openxmlformats.org/officeDocument/2006/relationships/hyperlink" Target="https://www.nature.com/articles/nphys724" TargetMode="External"/><Relationship Id="rId478" Type="http://schemas.openxmlformats.org/officeDocument/2006/relationships/hyperlink" Target="https://www.niaid.nih.gov/grants-contracts/write-grant-application" TargetMode="External"/><Relationship Id="rId218" Type="http://schemas.openxmlformats.org/officeDocument/2006/relationships/hyperlink" Target="https://www.r-bloggers.com/align-assign-rstudio-addin-to-align-assignment-operators/" TargetMode="External"/><Relationship Id="rId161" Type="http://schemas.openxmlformats.org/officeDocument/2006/relationships/hyperlink" Target="https://www.rdocumentation.org/packages/feather/versions/0.3.3" TargetMode="External"/><Relationship Id="rId231" Type="http://schemas.openxmlformats.org/officeDocument/2006/relationships/hyperlink" Target="https://www.rdocumentation.org/packages/lintr/versions/1.0.3" TargetMode="External"/><Relationship Id="rId221" Type="http://schemas.openxmlformats.org/officeDocument/2006/relationships/hyperlink" Target="https://www.rdocumentation.org/packages/styler/versions/1.1.0/topics/style_dir" TargetMode="External"/><Relationship Id="rId451" Type="http://schemas.openxmlformats.org/officeDocument/2006/relationships/hyperlink" Target="https://www.rstudio.com/wp-content/uploads/2015/02/data-wrangling-cheatsheet.pdf" TargetMode="External"/><Relationship Id="rId454" Type="http://schemas.openxmlformats.org/officeDocument/2006/relationships/hyperlink" Target="https://www.rstudio.com/wp-content/uploads/2015/02/rmarkdown-cheatsheet.pdf" TargetMode="External"/><Relationship Id="rId452" Type="http://schemas.openxmlformats.org/officeDocument/2006/relationships/hyperlink" Target="https://www.rstudio.com/wp-content/uploads/2015/03/ggplot2-cheatsheet.pdf" TargetMode="External"/><Relationship Id="rId471" Type="http://schemas.openxmlformats.org/officeDocument/2006/relationships/hyperlink" Target="https://www.sciencedirect.com/science/article/pii/S1471491423000928" TargetMode="External"/><Relationship Id="rId220" Type="http://schemas.openxmlformats.org/officeDocument/2006/relationships/hyperlink" Target="https://www.tidyverse.org/articles/2017/12/styler-1.0.0/" TargetMode="External"/><Relationship Id="rId283" Type="http://schemas.openxmlformats.org/officeDocument/2006/relationships/hyperlink" Target="https://www.tidyverse.org/articles/2017/12/workflow-vs-script/" TargetMode="External"/><Relationship Id="rId472" Type="http://schemas.openxmlformats.org/officeDocument/2006/relationships/hyperlink" Target="https://www.youtube.com/watch?v=1RwJbhkCA58&amp;t=1171s" TargetMode="External"/><Relationship Id="rId493"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155" Type="http://schemas.openxmlformats.org/officeDocument/2006/relationships/hyperlink" Target="https://www.youtube.com/watch?v=nERXS3ssntw" TargetMode="External"/><Relationship Id="rId468"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 TargetMode="External"/><Relationship Id="rId35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56"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3" Type="http://schemas.openxmlformats.org/officeDocument/2006/relationships/hyperlink" Target="http://r-pkgs.had.co.nz/style.html" TargetMode="External"/><Relationship Id="rId224" Type="http://schemas.openxmlformats.org/officeDocument/2006/relationships/hyperlink" Target="http://styler.r-lib.org/articles/customizing_styler.html" TargetMode="External"/><Relationship Id="rId443"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0" Type="http://schemas.openxmlformats.org/officeDocument/2006/relationships/hyperlink" Target="https://adv-r.hadley.nz/" TargetMode="External"/><Relationship Id="rId162" Type="http://schemas.openxmlformats.org/officeDocument/2006/relationships/hyperlink" Target="https://blog.rstudio.com/2016/03/29/feather/" TargetMode="External"/><Relationship Id="rId12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2" Type="http://schemas.openxmlformats.org/officeDocument/2006/relationships/hyperlink" Target="https://cran.r-project.org/web/packages/lintr/readme/README.html#available-linters" TargetMode="External"/><Relationship Id="rId236" Type="http://schemas.openxmlformats.org/officeDocument/2006/relationships/hyperlink" Target="https://cran.r-project.org/web/packages/lintr/readme/README.html#project-configuration" TargetMode="External"/><Relationship Id="rId332" Type="http://schemas.openxmlformats.org/officeDocument/2006/relationships/hyperlink" Target="https://datadryad.org/" TargetMode="External"/><Relationship Id="rId183"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5" Type="http://schemas.openxmlformats.org/officeDocument/2006/relationships/hyperlink" Target="https://devtools.r-lib.org/" TargetMode="External"/><Relationship Id="rId386" Type="http://schemas.openxmlformats.org/officeDocument/2006/relationships/hyperlink" Target="https://docs.github.com/en/copilot/how-tos/use-copilot-agents/coding-agent" TargetMode="External"/><Relationship Id="rId406" Type="http://schemas.openxmlformats.org/officeDocument/2006/relationships/hyperlink" Target="https://docs.github.com/en/copilot/how-tos/use-copilot-agents/coding-agent/customize-the-agent-environment#preinstalling-tools-or-dependencies-in-copilots-environment" TargetMode="External"/><Relationship Id="rId401" Type="http://schemas.openxmlformats.org/officeDocument/2006/relationships/hyperlink" Target="https://docs.github.com/en/copilot/how-tos/use-copilot-agents/coding-agent/customize-the-agent-firewall" TargetMode="External"/><Relationship Id="rId399" Type="http://schemas.openxmlformats.org/officeDocument/2006/relationships/hyperlink" Target="https://docs.github.com/en/copilot/reference/copilot-allowlist-reference" TargetMode="External"/><Relationship Id="rId327" Type="http://schemas.openxmlformats.org/officeDocument/2006/relationships/hyperlink" Target="https://docs.github.com/en/enterprise/2.13/user/articles/creating-releases" TargetMode="External"/><Relationship Id="rId475" Type="http://schemas.openxmlformats.org/officeDocument/2006/relationships/hyperlink" Target="https://docs.google.com/document/d/1ckgRCcr7FFPyymyMA6Y_-cB_vftOyrrxT28c6gRg0PI/edit" TargetMode="External"/><Relationship Id="rId159" Type="http://schemas.openxmlformats.org/officeDocument/2006/relationships/hyperlink" Target="https://dplyr.tidyverse.org/articles/programming.html" TargetMode="External"/><Relationship Id="rId485" Type="http://schemas.openxmlformats.org/officeDocument/2006/relationships/hyperlink" Target="https://en.wikipedia.org/wiki/2001:_A_Space_Odyssey_(film)" TargetMode="External"/><Relationship Id="rId372" Type="http://schemas.openxmlformats.org/officeDocument/2006/relationships/hyperlink" Target="https://en.wikipedia.org/wiki/AI-assisted_software_development" TargetMode="External"/><Relationship Id="rId377" Type="http://schemas.openxmlformats.org/officeDocument/2006/relationships/hyperlink" Target="https://en.wikipedia.org/wiki/AI_agent" TargetMode="External"/><Relationship Id="rId392" Type="http://schemas.openxmlformats.org/officeDocument/2006/relationships/hyperlink" Target="https://en.wikipedia.org/wiki/Agent_(The_Matrix)" TargetMode="External"/><Relationship Id="rId489" Type="http://schemas.openxmlformats.org/officeDocument/2006/relationships/hyperlink" Target="https://en.wikipedia.org/wiki/Blade_Runner" TargetMode="External"/><Relationship Id="rId495" Type="http://schemas.openxmlformats.org/officeDocument/2006/relationships/hyperlink" Target="https://en.wikipedia.org/wiki/Dune_(franchise)#Butlerian_Jihad" TargetMode="External"/><Relationship Id="rId491" Type="http://schemas.openxmlformats.org/officeDocument/2006/relationships/hyperlink" Target="https://en.wikipedia.org/wiki/Ender%27s_Game" TargetMode="External"/><Relationship Id="rId497" Type="http://schemas.openxmlformats.org/officeDocument/2006/relationships/hyperlink" Target="https://en.wikipedia.org/wiki/The_Matrix" TargetMode="External"/><Relationship Id="rId499" Type="http://schemas.openxmlformats.org/officeDocument/2006/relationships/hyperlink" Target="https://en.wikipedia.org/wiki/The_Terminator" TargetMode="External"/><Relationship Id="rId501" Type="http://schemas.openxmlformats.org/officeDocument/2006/relationships/hyperlink" Target="https://en.wikipedia.org/wiki/WarGames" TargetMode="External"/><Relationship Id="rId193" Type="http://schemas.openxmlformats.org/officeDocument/2006/relationships/hyperlink" Target="https://engineering-shiny.org/" TargetMode="External"/><Relationship Id="rId381" Type="http://schemas.openxmlformats.org/officeDocument/2006/relationships/hyperlink" Target="https://github.com/UCD-SERG/lab-manual/issues/42" TargetMode="External"/><Relationship Id="rId382" Type="http://schemas.openxmlformats.org/officeDocument/2006/relationships/hyperlink" Target="https://github.com/UCD-SERG/lab-manual/pull/50" TargetMode="External"/><Relationship Id="rId376" Type="http://schemas.openxmlformats.org/officeDocument/2006/relationships/hyperlink" Target="https://github.com/features/copilot/agents" TargetMode="External"/><Relationship Id="rId405" Type="http://schemas.openxmlformats.org/officeDocument/2006/relationships/hyperlink" Target="https://github.com/features/copilot/plans" TargetMode="External"/><Relationship Id="rId282"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39" Type="http://schemas.openxmlformats.org/officeDocument/2006/relationships/hyperlink" Target="https://github.com/jennybc/here_here" TargetMode="External"/><Relationship Id="rId149" Type="http://schemas.openxmlformats.org/officeDocument/2006/relationships/hyperlink" Target="https://github.com/karthik/rdrop2" TargetMode="External"/><Relationship Id="rId129" Type="http://schemas.openxmlformats.org/officeDocument/2006/relationships/hyperlink" Target="https://github.com/kmishra9/Flu-Absenteeism/blob/master/Master's%20Thesis%20-%20Spatial%20Epidemiology%20of%20Influenza/1b%20-%20Map-Management.R" TargetMode="External"/><Relationship Id="rId202" Type="http://schemas.openxmlformats.org/officeDocument/2006/relationships/hyperlink" Target="https://github.com/kmishra9/Flu-Absenteeism/blob/master/Master's%20Thesis%20-%20Spatial%20Epidemiology%20of%20Influenza/2a%20-%20Statistical-Inputs.R" TargetMode="External"/><Relationship Id="rId147" Type="http://schemas.openxmlformats.org/officeDocument/2006/relationships/hyperlink" Target="https://github.com/r-box/boxr" TargetMode="External"/><Relationship Id="rId477" Type="http://schemas.openxmlformats.org/officeDocument/2006/relationships/hyperlink" Target="https://grantwriting.stanford.edu/funding-train/#ep" TargetMode="External"/><Relationship Id="rId195" Type="http://schemas.openxmlformats.org/officeDocument/2006/relationships/hyperlink" Target="https://happygitwithr.com/" TargetMode="External"/><Relationship Id="rId279"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52" Type="http://schemas.openxmlformats.org/officeDocument/2006/relationships/hyperlink" Target="https://hpc.ucdavis.edu/" TargetMode="External"/><Relationship Id="rId247" Type="http://schemas.openxmlformats.org/officeDocument/2006/relationships/hyperlink" Target="https://jadebc.github.io/lab-manual/big-data.html" TargetMode="External"/><Relationship Id="rId435" Type="http://schemas.openxmlformats.org/officeDocument/2006/relationships/hyperlink" Target="https://jadebc.github.io/lab-manual/checklists.html" TargetMode="External"/><Relationship Id="rId31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19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3"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9" Type="http://schemas.openxmlformats.org/officeDocument/2006/relationships/hyperlink" Target="https://jadebc.github.io/lab-manual/reproducible-environments.html" TargetMode="External"/><Relationship Id="rId448" Type="http://schemas.openxmlformats.org/officeDocument/2006/relationships/hyperlink" Target="https://jadebc.github.io/lab-manual/resources.html" TargetMode="External"/><Relationship Id="rId351" Type="http://schemas.openxmlformats.org/officeDocument/2006/relationships/hyperlink" Target="https://jadebc.github.io/lab-manual/slurm.html" TargetMode="External"/><Relationship Id="rId286" Type="http://schemas.openxmlformats.org/officeDocument/2006/relationships/hyperlink" Target="https://jadebc.github.io/lab-manual/unix.html" TargetMode="External"/><Relationship Id="rId440" Type="http://schemas.openxmlformats.org/officeDocument/2006/relationships/hyperlink" Target="https://journals.lww.com/epidem/Fulltext/2001/05000/The_Value_of_P.2.aspx" TargetMode="External"/><Relationship Id="rId481" Type="http://schemas.openxmlformats.org/officeDocument/2006/relationships/hyperlink" Target="https://journals.plos.org/globalpublichealth/article?id=10.1371/journal.pgph.0002269" TargetMode="External"/><Relationship Id="rId463" Type="http://schemas.openxmlformats.org/officeDocument/2006/relationships/hyperlink" Target="https://journals.plos.org/ploscompbiol/article?id=10.1371/journal.pcbi.1003833" TargetMode="External"/><Relationship Id="rId441"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61" Type="http://schemas.openxmlformats.org/officeDocument/2006/relationships/hyperlink" Target="https://lab.github.com/githubtraining/introduction-to-github" TargetMode="External"/><Relationship Id="rId467" Type="http://schemas.openxmlformats.org/officeDocument/2006/relationships/hyperlink" Target="https://link.springer.com/book/10.1007/978-3-030-98175-4" TargetMode="External"/><Relationship Id="rId482" Type="http://schemas.openxmlformats.org/officeDocument/2006/relationships/hyperlink" Target="https://link.springer.com/book/9783031537929" TargetMode="External"/><Relationship Id="rId192" Type="http://schemas.openxmlformats.org/officeDocument/2006/relationships/hyperlink" Target="https://mastering-shiny.org/" TargetMode="External"/><Relationship Id="rId444" Type="http://schemas.openxmlformats.org/officeDocument/2006/relationships/hyperlink" Target="https://medialab.github.io/iwanthue/?utm_source=Nature+Briefing&amp;utm_campaign=2c68711076-briefing-dy-20211006&amp;utm_medium=email&amp;utm_term=0_c9dfd39373-2c68711076-44335685" TargetMode="External"/><Relationship Id="rId304" Type="http://schemas.openxmlformats.org/officeDocument/2006/relationships/hyperlink" Target="https://medium.com/@jeongwhanchoi/install-tmux-on-osx-and-basics-commands-for-beginners-be22520fd95e" TargetMode="External"/><Relationship Id="rId473" Type="http://schemas.openxmlformats.org/officeDocument/2006/relationships/hyperlink" Target="https://mitcommlab.mit.edu/be/2023/09/27/toward-an-evenbetterposter-improving-the-betterposter-template/" TargetMode="External"/><Relationship Id="rId331" Type="http://schemas.openxmlformats.org/officeDocument/2006/relationships/hyperlink" Target="https://osf.io" TargetMode="External"/><Relationship Id="rId53" Type="http://schemas.openxmlformats.org/officeDocument/2006/relationships/hyperlink" Target="https://osf.io/tgbxr/" TargetMode="External"/><Relationship Id="rId186" Type="http://schemas.openxmlformats.org/officeDocument/2006/relationships/hyperlink" Target="https://pkgdown.r-lib.org/" TargetMode="External"/><Relationship Id="rId348" Type="http://schemas.openxmlformats.org/officeDocument/2006/relationships/hyperlink" Target="https://plos.org/resource/how-to-store-and-manage-your-data/#data-management-plan" TargetMode="External"/><Relationship Id="rId342" Type="http://schemas.openxmlformats.org/officeDocument/2006/relationships/hyperlink" Target="https://proctor-ucsf.github.io/dcc-handbook/datawrangling.html#documenting-datasets" TargetMode="External"/><Relationship Id="rId415" Type="http://schemas.openxmlformats.org/officeDocument/2006/relationships/hyperlink" Target="https://quarto.org/docs/authoring/cross-references.html" TargetMode="External"/><Relationship Id="rId420" Type="http://schemas.openxmlformats.org/officeDocument/2006/relationships/hyperlink" Target="https://quarto.org/docs/authoring/includes.html" TargetMode="External"/><Relationship Id="rId146" Type="http://schemas.openxmlformats.org/officeDocument/2006/relationships/hyperlink" Target="https://r-box.github.io/boxr/articles/boxr-app-interactive.html#create" TargetMode="External"/><Relationship Id="rId182" Type="http://schemas.openxmlformats.org/officeDocument/2006/relationships/hyperlink" Target="https://r-pkgs.org/" TargetMode="External"/><Relationship Id="rId153" Type="http://schemas.openxmlformats.org/officeDocument/2006/relationships/hyperlink" Target="https://r4ds.had.co.nz/" TargetMode="External"/><Relationship Id="rId189"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43" Type="http://schemas.openxmlformats.org/officeDocument/2006/relationships/hyperlink" Target="https://researchdata.princeton.edu/research-lifecycle-guide/whats-doi-and-what-should-i-know-about-citing-datasets" TargetMode="External"/><Relationship Id="rId117" Type="http://schemas.openxmlformats.org/officeDocument/2006/relationships/hyperlink" Target="https://roxygen2.r-lib.org/" TargetMode="External"/><Relationship Id="rId152" Type="http://schemas.openxmlformats.org/officeDocument/2006/relationships/hyperlink" Target="https://rviews.rstudio.com/2017/06/08/what-is-the-tidyverse/" TargetMode="External"/><Relationship Id="rId453" Type="http://schemas.openxmlformats.org/officeDocument/2006/relationships/hyperlink" Target="https://s3.amazonaws.com/assets.datacamp.com/blog_assets/datatable_Cheat_Sheet_R.pdf" TargetMode="External"/><Relationship Id="rId487" Type="http://schemas.openxmlformats.org/officeDocument/2006/relationships/hyperlink" Target="https://search.library.ucdavis.edu/permalink/01UCD_INST/9fle3i/alma990000226350403126" TargetMode="External"/><Relationship Id="rId266" Type="http://schemas.openxmlformats.org/officeDocument/2006/relationships/hyperlink" Target="https://sethrobertson.github.io/GitFixUm/fixup.html" TargetMode="External"/><Relationship Id="rId369"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2" Type="http://schemas.openxmlformats.org/officeDocument/2006/relationships/hyperlink" Target="https://spin.atomicobject.com/2017/11/01/good-variable-names/" TargetMode="External"/><Relationship Id="rId248" Type="http://schemas.openxmlformats.org/officeDocument/2006/relationships/hyperlink" Target="https://stackoverflow.com/questions/21435339/data-table-vs-dplyr-can-one-do-something-well-the-other-cant-or-does-poorly/27840349#27840349" TargetMode="External"/><Relationship Id="rId158" Type="http://schemas.openxmlformats.org/officeDocument/2006/relationships/hyperlink" Target="https://stackoverflow.com/questions/28125816/r-standard-evaluation-for-join-dplyr" TargetMode="External"/><Relationship Id="rId244" Type="http://schemas.openxmlformats.org/officeDocument/2006/relationships/hyperlink" Target="https://style.tidyverse.org/" TargetMode="External"/><Relationship Id="rId127" Type="http://schemas.openxmlformats.org/officeDocument/2006/relationships/hyperlink" Target="https://support.rstudio.com/hc/en-us/articles/200484568-Code-Folding-and-Sections" TargetMode="External"/><Relationship Id="rId154" Type="http://schemas.openxmlformats.org/officeDocument/2006/relationships/hyperlink" Target="https://tavareshugo.github.io/data_carpentry_extras/base-r_tidyverse_equivalents/base-r_tidyverse_equivalents.html#reshaping_data" TargetMode="External"/><Relationship Id="rId187" Type="http://schemas.openxmlformats.org/officeDocument/2006/relationships/hyperlink" Target="https://testthat.r-lib.org/" TargetMode="External"/><Relationship Id="rId156" Type="http://schemas.openxmlformats.org/officeDocument/2006/relationships/hyperlink" Target="https://tidyeval.tidyverse.org/index.html" TargetMode="External"/><Relationship Id="rId449" Type="http://schemas.openxmlformats.org/officeDocument/2006/relationships/hyperlink" Target="https://ucb-epi-r.github.io" TargetMode="External"/><Relationship Id="rId317" Type="http://schemas.openxmlformats.org/officeDocument/2006/relationships/hyperlink" Target="https://ucd-serg.github.io/lab-manual/coding-practices.html#file-headers" TargetMode="External"/><Relationship Id="rId320" Type="http://schemas.openxmlformats.org/officeDocument/2006/relationships/hyperlink" Target="https://ucd-serg.github.io/lab-manual/coding-practices.html#function-documentation" TargetMode="External"/><Relationship Id="rId437" Type="http://schemas.openxmlformats.org/officeDocument/2006/relationships/hyperlink" Target="https://ucd-serg.github.io/lab-manual/coding-style.html" TargetMode="External"/><Relationship Id="rId323"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3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4" Type="http://schemas.openxmlformats.org/officeDocument/2006/relationships/hyperlink" Target="https://usethis.r-lib.org/" TargetMode="External"/><Relationship Id="rId157" Type="http://schemas.openxmlformats.org/officeDocument/2006/relationships/hyperlink" Target="https://www.brodrigues.co/blog/2016-07-18-data-frame-columns-as-arguments-to-dplyr-functions/" TargetMode="External"/><Relationship Id="rId366" Type="http://schemas.openxmlformats.org/officeDocument/2006/relationships/hyperlink" Target="https://www.chriswrites.com/how-to-change-file-permissions-using-the-terminal/" TargetMode="External"/><Relationship Id="rId460"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80" Type="http://schemas.openxmlformats.org/officeDocument/2006/relationships/hyperlink" Target="https://www.globalcodeofconduct.org/wp-content/uploads/2018/05/Global-Code-of-Conduct-Brochure.pdf" TargetMode="External"/><Relationship Id="rId30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39" Type="http://schemas.openxmlformats.org/officeDocument/2006/relationships/hyperlink" Target="https://www.nature.com/articles/d41586-019-01431-z" TargetMode="External"/><Relationship Id="rId465" Type="http://schemas.openxmlformats.org/officeDocument/2006/relationships/hyperlink" Target="https://www.nature.com/articles/d41586-019-02918-5" TargetMode="External"/><Relationship Id="rId445" Type="http://schemas.openxmlformats.org/officeDocument/2006/relationships/hyperlink" Target="https://www.nature.com/articles/d41586-021-02696-z" TargetMode="External"/><Relationship Id="rId470" Type="http://schemas.openxmlformats.org/officeDocument/2006/relationships/hyperlink" Target="https://www.nature.com/articles/d41586-021-03603-2" TargetMode="External"/><Relationship Id="rId466" Type="http://schemas.openxmlformats.org/officeDocument/2006/relationships/hyperlink" Target="https://www.nature.com/articles/nphys724" TargetMode="External"/><Relationship Id="rId478" Type="http://schemas.openxmlformats.org/officeDocument/2006/relationships/hyperlink" Target="https://www.niaid.nih.gov/grants-contracts/write-grant-application" TargetMode="External"/><Relationship Id="rId218" Type="http://schemas.openxmlformats.org/officeDocument/2006/relationships/hyperlink" Target="https://www.r-bloggers.com/align-assign-rstudio-addin-to-align-assignment-operators/" TargetMode="External"/><Relationship Id="rId161" Type="http://schemas.openxmlformats.org/officeDocument/2006/relationships/hyperlink" Target="https://www.rdocumentation.org/packages/feather/versions/0.3.3" TargetMode="External"/><Relationship Id="rId231" Type="http://schemas.openxmlformats.org/officeDocument/2006/relationships/hyperlink" Target="https://www.rdocumentation.org/packages/lintr/versions/1.0.3" TargetMode="External"/><Relationship Id="rId221" Type="http://schemas.openxmlformats.org/officeDocument/2006/relationships/hyperlink" Target="https://www.rdocumentation.org/packages/styler/versions/1.1.0/topics/style_dir" TargetMode="External"/><Relationship Id="rId451" Type="http://schemas.openxmlformats.org/officeDocument/2006/relationships/hyperlink" Target="https://www.rstudio.com/wp-content/uploads/2015/02/data-wrangling-cheatsheet.pdf" TargetMode="External"/><Relationship Id="rId454" Type="http://schemas.openxmlformats.org/officeDocument/2006/relationships/hyperlink" Target="https://www.rstudio.com/wp-content/uploads/2015/02/rmarkdown-cheatsheet.pdf" TargetMode="External"/><Relationship Id="rId452" Type="http://schemas.openxmlformats.org/officeDocument/2006/relationships/hyperlink" Target="https://www.rstudio.com/wp-content/uploads/2015/03/ggplot2-cheatsheet.pdf" TargetMode="External"/><Relationship Id="rId471" Type="http://schemas.openxmlformats.org/officeDocument/2006/relationships/hyperlink" Target="https://www.sciencedirect.com/science/article/pii/S1471491423000928" TargetMode="External"/><Relationship Id="rId220" Type="http://schemas.openxmlformats.org/officeDocument/2006/relationships/hyperlink" Target="https://www.tidyverse.org/articles/2017/12/styler-1.0.0/" TargetMode="External"/><Relationship Id="rId283" Type="http://schemas.openxmlformats.org/officeDocument/2006/relationships/hyperlink" Target="https://www.tidyverse.org/articles/2017/12/workflow-vs-script/" TargetMode="External"/><Relationship Id="rId472" Type="http://schemas.openxmlformats.org/officeDocument/2006/relationships/hyperlink" Target="https://www.youtube.com/watch?v=1RwJbhkCA58&amp;t=1171s" TargetMode="External"/><Relationship Id="rId493"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155" Type="http://schemas.openxmlformats.org/officeDocument/2006/relationships/hyperlink" Target="https://www.youtube.com/watch?v=nERXS3ssntw" TargetMode="External"/><Relationship Id="rId468"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2026-01-12T04:39:40Z</dcterms:created>
  <dcterms:modified xsi:type="dcterms:W3CDTF">2026-01-12T04:39:40Z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Last updated: 2026-01-12</vt:lpwstr>
  </property>
  <property fmtid="{D5CDD505-2E9C-101B-9397-08002B2CF9AE}" pid="11" name="date-format">
    <vt:lpwstr>[Last updated:] YYYY-MM-DD</vt:lpwstr>
  </property>
  <property fmtid="{D5CDD505-2E9C-101B-9397-08002B2CF9AE}" pid="12" name="editor">
    <vt:lpwstr>source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