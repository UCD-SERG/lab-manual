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sec-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1"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bookmarkEnd w:id="929"/>
    <w:bookmarkStart w:id="930" w:name="sec-offboarding-checklist"/>
    <w:p>
      <w:pPr>
        <w:pStyle w:val="Heading2"/>
      </w:pPr>
      <w:ins w:id="3752" w:author="PR Preview" w:date="2024-01-01T00:00:00Z">
        <w:r>
          <w:t xml:space="preserve">20.5 Offboarding checklist</w:t>
        </w:r>
      </w:ins>
    </w:p>
    <w:p>
      <w:pPr>
        <w:pStyle w:val="FirstParagraph"/>
      </w:pPr>
      <w:ins w:id="3753" w:author="PR Preview" w:date="2024-01-01T00:00:00Z">
        <w:r>
          <w:t xml:space="preserve">When preparing to depart the lab, members should complete this offboarding checklist to ensure project continuity:</w:t>
        </w:r>
      </w:ins>
    </w:p>
    <w:p>
      <w:pPr>
        <w:pStyle w:val="Compact"/>
        <w:numPr>
          <w:ilvl w:val="0"/>
          <w:numId w:val="1260"/>
        </w:numPr>
      </w:pPr>
      <w:ins w:id="3754" w:author="PR Preview" w:date="2024-01-01T00:00:00Z">
        <w:r>
          <w:rPr>
            <w:b/>
            <w:bCs/>
          </w:rPr>
          <w:t xml:space="preserve">Code handoff</w:t>
        </w:r>
      </w:ins>
      <w:ins w:id="3754" w:author="PR Preview" w:date="2024-01-01T00:00:00Z">
        <w:r>
          <w:t xml:space="preserve">: Ensure all analysis code is committed, pushed to GitHub (</w:t>
        </w:r>
      </w:ins>
      <w:ins w:id="3754" w:author="PR Preview" w:date="2024-01-01T00:00:00Z">
        <w:r>
          <w:rPr>
            <w:rStyle w:val="VerbatimChar"/>
          </w:rPr>
          <w:t xml:space="preserve">UCD-SERG</w:t>
        </w:r>
      </w:ins>
      <w:ins w:id="3754" w:author="PR Preview" w:date="2024-01-01T00:00:00Z">
        <w:r>
          <w:t xml:space="preserve"> </w:t>
        </w:r>
      </w:ins>
      <w:ins w:id="3754" w:author="PR Preview" w:date="2024-01-01T00:00:00Z">
        <w:r>
          <w:t xml:space="preserve">organization),</w:t>
        </w:r>
      </w:ins>
      <w:ins w:id="3754" w:author="PR Preview" w:date="2024-01-01T00:00:00Z">
        <w:r>
          <w:t xml:space="preserve"> </w:t>
        </w:r>
      </w:ins>
      <w:ins w:id="3754" w:author="PR Preview" w:date="2024-01-01T00:00:00Z">
        <w:r>
          <w:t xml:space="preserve">and documented with a self-contained</w:t>
        </w:r>
      </w:ins>
      <w:ins w:id="3754" w:author="PR Preview" w:date="2024-01-01T00:00:00Z">
        <w:r>
          <w:t xml:space="preserve"> </w:t>
        </w:r>
      </w:ins>
      <w:ins w:id="3754" w:author="PR Preview" w:date="2024-01-01T00:00:00Z">
        <w:r>
          <w:rPr>
            <w:rStyle w:val="VerbatimChar"/>
          </w:rPr>
          <w:t xml:space="preserve">README</w:t>
        </w:r>
      </w:ins>
      <w:ins w:id="3754" w:author="PR Preview" w:date="2024-01-01T00:00:00Z">
        <w:r>
          <w:t xml:space="preserve"> </w:t>
        </w:r>
      </w:ins>
      <w:ins w:id="3754" w:author="PR Preview" w:date="2024-01-01T00:00:00Z">
        <w:r>
          <w:t xml:space="preserve">and reproducible execution instructions (see</w:t>
        </w:r>
      </w:ins>
      <w:ins w:id="3754" w:author="PR Preview" w:date="2024-01-01T00:00:00Z">
        <w:r>
          <w:t xml:space="preserve"> </w:t>
        </w:r>
      </w:ins>
      <w:hyperlink w:anchor="sec-code-repositories">
        <w:r>
          <w:rPr>
            <w:rStyle w:val="Hyperlink"/>
          </w:rPr>
          <w:t xml:space="preserve">Chapter 5</w:t>
        </w:r>
      </w:hyperlink>
      <w:ins w:id="3754" w:author="PR Preview" w:date="2024-01-01T00:00:00Z">
        <w:r>
          <w:t xml:space="preserve">).</w:t>
        </w:r>
      </w:ins>
    </w:p>
    <w:p>
      <w:pPr>
        <w:pStyle w:val="Compact"/>
        <w:numPr>
          <w:ilvl w:val="0"/>
          <w:numId w:val="1260"/>
        </w:numPr>
      </w:pPr>
      <w:ins w:id="3755" w:author="PR Preview" w:date="2024-01-01T00:00:00Z">
        <w:r>
          <w:rPr>
            <w:b/>
            <w:bCs/>
          </w:rPr>
          <w:t xml:space="preserve">Data archiving</w:t>
        </w:r>
      </w:ins>
      <w:ins w:id="3755" w:author="PR Preview" w:date="2024-01-01T00:00:00Z">
        <w:r>
          <w:t xml:space="preserve">: Archive or transfer large datasets, raw files,</w:t>
        </w:r>
      </w:ins>
      <w:ins w:id="3755" w:author="PR Preview" w:date="2024-01-01T00:00:00Z">
        <w:r>
          <w:t xml:space="preserve"> </w:t>
        </w:r>
      </w:ins>
      <w:ins w:id="3755" w:author="PR Preview" w:date="2024-01-01T00:00:00Z">
        <w:r>
          <w:t xml:space="preserve">and simulation outputs per lab storage protocols (see</w:t>
        </w:r>
      </w:ins>
      <w:ins w:id="3755" w:author="PR Preview" w:date="2024-01-01T00:00:00Z">
        <w:r>
          <w:t xml:space="preserve"> </w:t>
        </w:r>
      </w:ins>
      <w:hyperlink w:anchor="sec-data-publication">
        <w:r>
          <w:rPr>
            <w:rStyle w:val="Hyperlink"/>
          </w:rPr>
          <w:t xml:space="preserve">Chapter 17</w:t>
        </w:r>
      </w:hyperlink>
      <w:ins w:id="3755" w:author="PR Preview" w:date="2024-01-01T00:00:00Z">
        <w:r>
          <w:t xml:space="preserve"> </w:t>
        </w:r>
      </w:ins>
      <w:ins w:id="3755" w:author="PR Preview" w:date="2024-01-01T00:00:00Z">
        <w:r>
          <w:t xml:space="preserve">and</w:t>
        </w:r>
      </w:ins>
      <w:ins w:id="3755" w:author="PR Preview" w:date="2024-01-01T00:00:00Z">
        <w:r>
          <w:t xml:space="preserve"> </w:t>
        </w:r>
      </w:ins>
      <w:hyperlink w:anchor="sec-slurm">
        <w:r>
          <w:rPr>
            <w:rStyle w:val="Hyperlink"/>
          </w:rPr>
          <w:t xml:space="preserve">Chapter 18</w:t>
        </w:r>
      </w:hyperlink>
      <w:ins w:id="3755" w:author="PR Preview" w:date="2024-01-01T00:00:00Z">
        <w:r>
          <w:t xml:space="preserve">).</w:t>
        </w:r>
      </w:ins>
      <w:ins w:id="3755" w:author="PR Preview" w:date="2024-01-01T00:00:00Z">
        <w:r>
          <w:t xml:space="preserve"> </w:t>
        </w:r>
      </w:ins>
      <w:ins w:id="3755" w:author="PR Preview" w:date="2024-01-01T00:00:00Z">
        <w:r>
          <w:t xml:space="preserve">Ensure all shared Drive and Box datasets have clear data dictionaries and codebooks.</w:t>
        </w:r>
      </w:ins>
    </w:p>
    <w:p>
      <w:pPr>
        <w:pStyle w:val="Compact"/>
        <w:numPr>
          <w:ilvl w:val="0"/>
          <w:numId w:val="1260"/>
        </w:numPr>
      </w:pPr>
      <w:ins w:id="3756" w:author="PR Preview" w:date="2024-01-01T00:00:00Z">
        <w:r>
          <w:rPr>
            <w:b/>
            <w:bCs/>
          </w:rPr>
          <w:t xml:space="preserve">Repository ownership</w:t>
        </w:r>
      </w:ins>
      <w:ins w:id="3756" w:author="PR Preview" w:date="2024-01-01T00:00:00Z">
        <w:r>
          <w:t xml:space="preserve">: Transfer any remaining repository or branch administrative permissions</w:t>
        </w:r>
      </w:ins>
      <w:ins w:id="3756" w:author="PR Preview" w:date="2024-01-01T00:00:00Z">
        <w:r>
          <w:t xml:space="preserve"> </w:t>
        </w:r>
      </w:ins>
      <w:ins w:id="3756" w:author="PR Preview" w:date="2024-01-01T00:00:00Z">
        <w:r>
          <w:t xml:space="preserve">to the</w:t>
        </w:r>
      </w:ins>
      <w:ins w:id="3756" w:author="PR Preview" w:date="2024-01-01T00:00:00Z">
        <w:r>
          <w:t xml:space="preserve"> </w:t>
        </w:r>
      </w:ins>
      <w:ins w:id="3756" w:author="PR Preview" w:date="2024-01-01T00:00:00Z">
        <w:r>
          <w:rPr>
            <w:rStyle w:val="VerbatimChar"/>
          </w:rPr>
          <w:t xml:space="preserve">UCD-SERG</w:t>
        </w:r>
      </w:ins>
      <w:ins w:id="3756" w:author="PR Preview" w:date="2024-01-01T00:00:00Z">
        <w:r>
          <w:t xml:space="preserve"> </w:t>
        </w:r>
      </w:ins>
      <w:ins w:id="3756" w:author="PR Preview" w:date="2024-01-01T00:00:00Z">
        <w:r>
          <w:t xml:space="preserve">organization and lab leadership.</w:t>
        </w:r>
      </w:ins>
    </w:p>
    <w:p>
      <w:pPr>
        <w:pStyle w:val="Compact"/>
        <w:numPr>
          <w:ilvl w:val="0"/>
          <w:numId w:val="1260"/>
        </w:numPr>
      </w:pPr>
      <w:ins w:id="3757" w:author="PR Preview" w:date="2024-01-01T00:00:00Z">
        <w:r>
          <w:rPr>
            <w:b/>
            <w:bCs/>
          </w:rPr>
          <w:t xml:space="preserve">Publication plan</w:t>
        </w:r>
      </w:ins>
      <w:ins w:id="3757" w:author="PR Preview" w:date="2024-01-01T00:00:00Z">
        <w:r>
          <w:t xml:space="preserve">: Coordinate with lab leadership on outstanding manuscripts,</w:t>
        </w:r>
      </w:ins>
      <w:ins w:id="3757" w:author="PR Preview" w:date="2024-01-01T00:00:00Z">
        <w:r>
          <w:t xml:space="preserve"> </w:t>
        </w:r>
      </w:ins>
      <w:ins w:id="3757" w:author="PR Preview" w:date="2024-01-01T00:00:00Z">
        <w:r>
          <w:t xml:space="preserve">co-authorship agreements, remaining revisions, and target submission timelines.</w:t>
        </w:r>
      </w:ins>
    </w:p>
    <w:p>
      <w:pPr>
        <w:pStyle w:val="Compact"/>
        <w:numPr>
          <w:ilvl w:val="0"/>
          <w:numId w:val="1260"/>
        </w:numPr>
      </w:pPr>
      <w:ins w:id="3758" w:author="PR Preview" w:date="2024-01-01T00:00:00Z">
        <w:r>
          <w:rPr>
            <w:b/>
            <w:bCs/>
          </w:rPr>
          <w:t xml:space="preserve">Account transition</w:t>
        </w:r>
      </w:ins>
      <w:ins w:id="3758" w:author="PR Preview" w:date="2024-01-01T00:00:00Z">
        <w:r>
          <w:t xml:space="preserve">: Coordinate with lab leadership to transition or revoke personal access to shared lab accounts,</w:t>
        </w:r>
      </w:ins>
      <w:ins w:id="3758" w:author="PR Preview" w:date="2024-01-01T00:00:00Z">
        <w:r>
          <w:t xml:space="preserve"> </w:t>
        </w:r>
      </w:ins>
      <w:ins w:id="3758" w:author="PR Preview" w:date="2024-01-01T00:00:00Z">
        <w:r>
          <w:t xml:space="preserve">server credentials, and IRB protocols.</w:t>
        </w:r>
      </w:ins>
    </w:p>
    <w:p>
      <w:pPr>
        <w:pStyle w:val="Compact"/>
        <w:numPr>
          <w:ilvl w:val="0"/>
          <w:numId w:val="1260"/>
        </w:numPr>
      </w:pPr>
      <w:ins w:id="3759" w:author="PR Preview" w:date="2024-01-01T00:00:00Z">
        <w:r>
          <w:rPr>
            <w:b/>
            <w:bCs/>
          </w:rPr>
          <w:t xml:space="preserve">Equipment return</w:t>
        </w:r>
      </w:ins>
      <w:ins w:id="3759" w:author="PR Preview" w:date="2024-01-01T00:00:00Z">
        <w:r>
          <w:t xml:space="preserve">: Return any lab-issued equipment (keys, hardware, storage media)</w:t>
        </w:r>
      </w:ins>
      <w:ins w:id="3759" w:author="PR Preview" w:date="2024-01-01T00:00:00Z">
        <w:r>
          <w:t xml:space="preserve"> </w:t>
        </w:r>
      </w:ins>
      <w:ins w:id="3759" w:author="PR Preview" w:date="2024-01-01T00:00:00Z">
        <w:r>
          <w:t xml:space="preserve">and report any known hardware or configuration issues.</w:t>
        </w:r>
      </w:ins>
    </w:p>
    <w:p>
      <w:pPr>
        <w:pStyle w:val="Compact"/>
        <w:numPr>
          <w:ilvl w:val="0"/>
          <w:numId w:val="1260"/>
        </w:numPr>
      </w:pPr>
      <w:ins w:id="3760" w:author="PR Preview" w:date="2024-01-01T00:00:00Z">
        <w:r>
          <w:rPr>
            <w:b/>
            <w:bCs/>
          </w:rPr>
          <w:t xml:space="preserve">Exit interview</w:t>
        </w:r>
      </w:ins>
      <w:ins w:id="3760" w:author="PR Preview" w:date="2024-01-01T00:00:00Z">
        <w:r>
          <w:t xml:space="preserve">: Complete a departure check-in with lab leadership</w:t>
        </w:r>
      </w:ins>
      <w:ins w:id="3760" w:author="PR Preview" w:date="2024-01-01T00:00:00Z">
        <w:r>
          <w:t xml:space="preserve"> </w:t>
        </w:r>
      </w:ins>
      <w:ins w:id="3760" w:author="PR Preview" w:date="2024-01-01T00:00:00Z">
        <w:r>
          <w:t xml:space="preserve">to provide feedback and share forward contact details for future manuscript correspondence.</w:t>
        </w:r>
      </w:ins>
    </w:p>
    <w:p>
      <w:r>
        <w:br w:type="page"/>
      </w:r>
    </w:p>
    <w:bookmarkEnd w:id="930"/>
    <w:bookmarkEnd w:id="931"/>
    <w:bookmarkStart w:id="976" w:name="resources-2"/>
    <w:p>
      <w:pPr>
        <w:pStyle w:val="Heading1"/>
      </w:pPr>
      <w:r>
        <w:t xml:space="preserve">21. Resources</w:t>
      </w:r>
    </w:p>
    <w:bookmarkStart w:id="949" w:name="resources-for-r"/>
    <w:p>
      <w:pPr>
        <w:pStyle w:val="Heading2"/>
      </w:pPr>
      <w:r>
        <w:t xml:space="preserve">21.1 Resources for R</w:t>
      </w:r>
    </w:p>
    <w:bookmarkStart w:id="934"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2">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3">
        <w:r>
          <w:rPr>
            <w:rStyle w:val="Hyperlink"/>
          </w:rPr>
          <w:t xml:space="preserve">DataCamp</w:t>
        </w:r>
      </w:hyperlink>
      <w:r>
        <w:t xml:space="preserve"> </w:t>
      </w:r>
      <w:r>
        <w:t xml:space="preserve">- email Kristen for access</w:t>
      </w:r>
    </w:p>
    <w:bookmarkEnd w:id="934"/>
    <w:bookmarkStart w:id="939"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5">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6">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7">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8">
        <w:r>
          <w:rPr>
            <w:rStyle w:val="Hyperlink"/>
          </w:rPr>
          <w:t xml:space="preserve">Install Guides</w:t>
        </w:r>
      </w:hyperlink>
      <w:r>
        <w:t xml:space="preserve"> </w:t>
      </w:r>
      <w:r>
        <w:t xml:space="preserve">- setup instructions for data science software</w:t>
      </w:r>
    </w:p>
    <w:bookmarkEnd w:id="939"/>
    <w:bookmarkStart w:id="944" w:name="cheat-sheets"/>
    <w:p>
      <w:pPr>
        <w:pStyle w:val="Heading3"/>
      </w:pPr>
      <w:r>
        <w:t xml:space="preserve">21.1.3 Cheat Sheets</w:t>
      </w:r>
    </w:p>
    <w:p>
      <w:pPr>
        <w:pStyle w:val="Compact"/>
        <w:numPr>
          <w:ilvl w:val="0"/>
          <w:numId w:val="1263"/>
        </w:numPr>
      </w:pPr>
      <w:hyperlink r:id="rId940">
        <w:r>
          <w:rPr>
            <w:rStyle w:val="Hyperlink"/>
          </w:rPr>
          <w:t xml:space="preserve">dplyr and tidyr cheat sheet</w:t>
        </w:r>
      </w:hyperlink>
    </w:p>
    <w:p>
      <w:pPr>
        <w:pStyle w:val="Compact"/>
        <w:numPr>
          <w:ilvl w:val="0"/>
          <w:numId w:val="1263"/>
        </w:numPr>
      </w:pPr>
      <w:hyperlink r:id="rId941">
        <w:r>
          <w:rPr>
            <w:rStyle w:val="Hyperlink"/>
          </w:rPr>
          <w:t xml:space="preserve">ggplot cheat sheet</w:t>
        </w:r>
      </w:hyperlink>
    </w:p>
    <w:p>
      <w:pPr>
        <w:pStyle w:val="Compact"/>
        <w:numPr>
          <w:ilvl w:val="0"/>
          <w:numId w:val="1263"/>
        </w:numPr>
      </w:pPr>
      <w:hyperlink r:id="rId942">
        <w:r>
          <w:rPr>
            <w:rStyle w:val="Hyperlink"/>
          </w:rPr>
          <w:t xml:space="preserve">data table cheat sheet</w:t>
        </w:r>
      </w:hyperlink>
    </w:p>
    <w:p>
      <w:pPr>
        <w:pStyle w:val="Compact"/>
        <w:numPr>
          <w:ilvl w:val="0"/>
          <w:numId w:val="1263"/>
        </w:numPr>
      </w:pPr>
      <w:hyperlink r:id="rId943">
        <w:r>
          <w:rPr>
            <w:rStyle w:val="Hyperlink"/>
          </w:rPr>
          <w:t xml:space="preserve">RMarkdown cheat sheet</w:t>
        </w:r>
      </w:hyperlink>
    </w:p>
    <w:bookmarkEnd w:id="944"/>
    <w:bookmarkStart w:id="946" w:name="style-and-best-practices"/>
    <w:p>
      <w:pPr>
        <w:pStyle w:val="Heading3"/>
      </w:pPr>
      <w:r>
        <w:t xml:space="preserve">21.1.4 Style and Best Practices</w:t>
      </w:r>
    </w:p>
    <w:p>
      <w:pPr>
        <w:pStyle w:val="Compact"/>
        <w:numPr>
          <w:ilvl w:val="0"/>
          <w:numId w:val="1264"/>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5"/>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0">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8"/>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9"/>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59">
        <w:r>
          <w:rPr>
            <w:rStyle w:val="Hyperlink"/>
          </w:rPr>
          <w:t xml:space="preserve">The Pathway to Publishing: A Guide to Quantitative Writing in the Health Sciences</w:t>
        </w:r>
      </w:hyperlink>
    </w:p>
    <w:p>
      <w:pPr>
        <w:pStyle w:val="Compact"/>
        <w:numPr>
          <w:ilvl w:val="0"/>
          <w:numId w:val="1271"/>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3">
        <w:r>
          <w:rPr>
            <w:rStyle w:val="Hyperlink"/>
          </w:rPr>
          <w:t xml:space="preserve">How to give a killer narratively-driven scientific talk</w:t>
        </w:r>
      </w:hyperlink>
    </w:p>
    <w:p>
      <w:pPr>
        <w:pStyle w:val="Compact"/>
        <w:numPr>
          <w:ilvl w:val="0"/>
          <w:numId w:val="1272"/>
        </w:numPr>
      </w:pPr>
      <w:hyperlink r:id="rId964">
        <w:r>
          <w:rPr>
            <w:rStyle w:val="Hyperlink"/>
          </w:rPr>
          <w:t xml:space="preserve">How to make a better poster</w:t>
        </w:r>
      </w:hyperlink>
    </w:p>
    <w:p>
      <w:pPr>
        <w:pStyle w:val="Compact"/>
        <w:numPr>
          <w:ilvl w:val="0"/>
          <w:numId w:val="1272"/>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3"/>
        </w:numPr>
      </w:pPr>
      <w:hyperlink r:id="rId967">
        <w:r>
          <w:rPr>
            <w:rStyle w:val="Hyperlink"/>
          </w:rPr>
          <w:t xml:space="preserve">Professional advice, especially for your first job</w:t>
        </w:r>
      </w:hyperlink>
    </w:p>
    <w:p>
      <w:pPr>
        <w:pStyle w:val="Compact"/>
        <w:numPr>
          <w:ilvl w:val="0"/>
          <w:numId w:val="1273"/>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4"/>
        </w:numPr>
      </w:pPr>
      <w:hyperlink r:id="rId970">
        <w:r>
          <w:rPr>
            <w:rStyle w:val="Hyperlink"/>
          </w:rPr>
          <w:t xml:space="preserve">Building Your Funding Train</w:t>
        </w:r>
      </w:hyperlink>
    </w:p>
    <w:p>
      <w:pPr>
        <w:pStyle w:val="Compact"/>
        <w:numPr>
          <w:ilvl w:val="0"/>
          <w:numId w:val="1274"/>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5"/>
        </w:numPr>
      </w:pPr>
      <w:hyperlink r:id="rId973">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8">
        <w:r>
          <w:rPr>
            <w:rStyle w:val="Hyperlink"/>
          </w:rPr>
          <w:t xml:space="preserve">myIDP - Individual Development Plan tool</w:t>
        </w:r>
      </w:hyperlink>
    </w:p>
    <w:p>
      <w:pPr>
        <w:pStyle w:val="Compact"/>
        <w:numPr>
          <w:ilvl w:val="0"/>
          <w:numId w:val="1278"/>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1">
        <w:r>
          <w:rPr>
            <w:rStyle w:val="Hyperlink"/>
          </w:rPr>
          <w:t xml:space="preserve">How to tell a compelling story in scientific presentations</w:t>
        </w:r>
      </w:hyperlink>
    </w:p>
    <w:p>
      <w:pPr>
        <w:pStyle w:val="Compact"/>
        <w:numPr>
          <w:ilvl w:val="0"/>
          <w:numId w:val="1280"/>
        </w:numPr>
      </w:pPr>
      <w:hyperlink r:id="rId963">
        <w:r>
          <w:rPr>
            <w:rStyle w:val="Hyperlink"/>
          </w:rPr>
          <w:t xml:space="preserve">How to give a killer narratively-driven scientific talk</w:t>
        </w:r>
      </w:hyperlink>
    </w:p>
    <w:p>
      <w:pPr>
        <w:pStyle w:val="Compact"/>
        <w:numPr>
          <w:ilvl w:val="0"/>
          <w:numId w:val="1280"/>
        </w:numPr>
      </w:pPr>
      <w:hyperlink r:id="rId982">
        <w:r>
          <w:rPr>
            <w:rStyle w:val="Hyperlink"/>
          </w:rPr>
          <w:t xml:space="preserve">How to make a better poster</w:t>
        </w:r>
      </w:hyperlink>
    </w:p>
    <w:p>
      <w:pPr>
        <w:pStyle w:val="Compact"/>
        <w:numPr>
          <w:ilvl w:val="0"/>
          <w:numId w:val="1280"/>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0">
        <w:r>
          <w:rPr>
            <w:rStyle w:val="Hyperlink"/>
          </w:rPr>
          <w:t xml:space="preserve">Building Your Funding Train</w:t>
        </w:r>
      </w:hyperlink>
    </w:p>
    <w:p>
      <w:pPr>
        <w:pStyle w:val="Compact"/>
        <w:numPr>
          <w:ilvl w:val="0"/>
          <w:numId w:val="1284"/>
        </w:numPr>
      </w:pPr>
      <w:hyperlink r:id="rId988">
        <w:r>
          <w:rPr>
            <w:rStyle w:val="Hyperlink"/>
          </w:rPr>
          <w:t xml:space="preserve">NIH Funding Opportunities</w:t>
        </w:r>
      </w:hyperlink>
    </w:p>
    <w:p>
      <w:pPr>
        <w:pStyle w:val="Compact"/>
        <w:numPr>
          <w:ilvl w:val="0"/>
          <w:numId w:val="1284"/>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5">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099" w:author="PR Preview" w:date="2024-01-01T00:00:00Z">
        <w:r>
          <w:rPr>
            <w:b/>
            <w:bCs/>
          </w:rPr>
          <w:t xml:space="preserve">Branch:</w:t>
        </w:r>
      </w:ins>
      <w:ins w:id="3099" w:author="PR Preview" w:date="2024-01-01T00:00:00Z">
        <w:r>
          <w:t xml:space="preserve"> </w:t>
        </w:r>
      </w:ins>
      <w:ins w:id="3099" w:author="PR Preview" w:date="2024-01-01T00:00:00Z">
        <w:r>
          <w:t xml:space="preserve">HEAD</w:t>
        </w:r>
      </w:ins>
    </w:p>
    <w:p>
      <w:pPr>
        <w:pStyle w:val="Compact"/>
        <w:numPr>
          <w:ilvl w:val="0"/>
          <w:numId w:val="1319"/>
        </w:numPr>
      </w:pPr>
      <w:ins w:id="3100" w:author="PR Preview" w:date="2024-01-01T00:00:00Z">
        <w:r>
          <w:rPr>
            <w:b/>
            <w:bCs/>
          </w:rPr>
          <w:t xml:space="preserve">Commit:</w:t>
        </w:r>
      </w:ins>
      <w:ins w:id="3100" w:author="PR Preview" w:date="2024-01-01T00:00:00Z">
        <w:r>
          <w:t xml:space="preserve"> </w:t>
        </w:r>
      </w:ins>
      <w:ins w:id="3100" w:author="PR Preview" w:date="2024-01-01T00:00:00Z">
        <w:r>
          <w:t xml:space="preserve">eb672dd</w:t>
        </w:r>
      </w:ins>
    </w:p>
    <w:p>
      <w:pPr>
        <w:pStyle w:val="Compact"/>
        <w:numPr>
          <w:ilvl w:val="0"/>
          <w:numId w:val="1319"/>
        </w:numPr>
      </w:pPr>
      <w:ins w:id="3101" w:author="PR Preview" w:date="2024-01-01T00:00:00Z">
        <w:r>
          <w:rPr>
            <w:b/>
            <w:bCs/>
          </w:rPr>
          <w:t xml:space="preserve">Full commit hash:</w:t>
        </w:r>
      </w:ins>
      <w:ins w:id="3101" w:author="PR Preview" w:date="2024-01-01T00:00:00Z">
        <w:r>
          <w:t xml:space="preserve"> </w:t>
        </w:r>
      </w:ins>
      <w:ins w:id="3101" w:author="PR Preview" w:date="2024-01-01T00:00:00Z">
        <w:r>
          <w:t xml:space="preserve">eb672dd166dbab622885705b924eb8888bc4d554</w:t>
        </w:r>
      </w:ins>
    </w:p>
    <w:p>
      <w:pPr>
        <w:pStyle w:val="Compact"/>
        <w:numPr>
          <w:ilvl w:val="0"/>
          <w:numId w:val="1319"/>
        </w:numPr>
      </w:pPr>
      <w:ins w:id="3102" w:author="PR Preview" w:date="2024-01-01T00:00:00Z">
        <w:r>
          <w:rPr>
            <w:b/>
            <w:bCs/>
          </w:rPr>
          <w:t xml:space="preserve">Commit date:</w:t>
        </w:r>
      </w:ins>
      <w:ins w:id="3102" w:author="PR Preview" w:date="2024-01-01T00:00:00Z">
        <w:r>
          <w:t xml:space="preserve"> </w:t>
        </w:r>
      </w:ins>
      <w:ins w:id="3102" w:author="PR Preview" w:date="2024-01-01T00:00:00Z">
        <w:r>
          <w:t xml:space="preserve">2026-09-01 17:23:43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2"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7"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8" Type="http://schemas.openxmlformats.org/officeDocument/2006/relationships/hyperlink" Target="https://ucdavisdatalab.github.io/install_guides/" TargetMode="External"/><Relationship Id="rId93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0" Type="http://schemas.openxmlformats.org/officeDocument/2006/relationships/hyperlink" Target="https://www.rstudio.com/wp-content/uploads/2015/02/data-wrangling-cheatsheet.pdf" TargetMode="External"/><Relationship Id="rId943" Type="http://schemas.openxmlformats.org/officeDocument/2006/relationships/hyperlink" Target="https://www.rstudio.com/wp-content/uploads/2015/02/rmarkdown-cheatsheet.pdf" TargetMode="External"/><Relationship Id="rId941" Type="http://schemas.openxmlformats.org/officeDocument/2006/relationships/hyperlink" Target="https://www.rstudio.com/wp-content/uploads/2015/03/ggplot2-cheatsheet.pdf"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0"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5" Type="http://schemas.openxmlformats.org/officeDocument/2006/relationships/hyperlink" Target="http://adv-r.had.co.nz/Style.html" TargetMode="External"/><Relationship Id="rId984" Type="http://schemas.openxmlformats.org/officeDocument/2006/relationships/hyperlink" Target="http://colorbrewer2.org/" TargetMode="External"/><Relationship Id="rId1036"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27"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1"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0" Type="http://schemas.openxmlformats.org/officeDocument/2006/relationships/hyperlink" Target="https://cran.r-project.org/package=flexlsx" TargetMode="External"/><Relationship Id="rId875"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0" Type="http://schemas.openxmlformats.org/officeDocument/2006/relationships/hyperlink" Target="https://data-dict.tidyverse.org/" TargetMode="External"/><Relationship Id="rId1040" Type="http://schemas.openxmlformats.org/officeDocument/2006/relationships/hyperlink" Target="https://datadryad.org/" TargetMode="External"/><Relationship Id="rId1019"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099"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6"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3"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5" Type="http://schemas.openxmlformats.org/officeDocument/2006/relationships/hyperlink" Target="https://docs.github.com/en/rest/migrations/orgs" TargetMode="External"/><Relationship Id="rId1067"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67" Type="http://schemas.openxmlformats.org/officeDocument/2006/relationships/hyperlink" Target="https://docs.google.com/document/d/1ckgRCcr7FFPyymyMA6Y_-cB_vftOyrrxT28c6gRg0PI/edit" TargetMode="External"/><Relationship Id="rId1054" Type="http://schemas.openxmlformats.org/officeDocument/2006/relationships/hyperlink" Target="https://doi.org/10.1038/467775a" TargetMode="External"/><Relationship Id="rId1058" Type="http://schemas.openxmlformats.org/officeDocument/2006/relationships/hyperlink" Target="https://doi.org/10.1038/526182a" TargetMode="External"/><Relationship Id="rId1089" Type="http://schemas.openxmlformats.org/officeDocument/2006/relationships/hyperlink" Target="https://doi.org/10.1038/d41586-019-00067-3" TargetMode="External"/><Relationship Id="rId1027" Type="http://schemas.openxmlformats.org/officeDocument/2006/relationships/hyperlink" Target="https://doi.org/10.1038/d41586-019-01431-z" TargetMode="External"/><Relationship Id="rId1073" Type="http://schemas.openxmlformats.org/officeDocument/2006/relationships/hyperlink" Target="https://doi.org/10.1038/d41586-019-02918-5" TargetMode="External"/><Relationship Id="rId1092" Type="http://schemas.openxmlformats.org/officeDocument/2006/relationships/hyperlink" Target="https://doi.org/10.1038/d41586-021-03603-2" TargetMode="External"/><Relationship Id="rId1034" Type="http://schemas.openxmlformats.org/officeDocument/2006/relationships/hyperlink" Target="https://doi.org/10.1038/s41467-020-19160-7" TargetMode="External"/><Relationship Id="rId1056" Type="http://schemas.openxmlformats.org/officeDocument/2006/relationships/hyperlink" Target="https://doi.org/10.1038/s41562-016-0021" TargetMode="External"/><Relationship Id="rId1043" Type="http://schemas.openxmlformats.org/officeDocument/2006/relationships/hyperlink" Target="https://doi.org/10.1201/9781003029878" TargetMode="External"/><Relationship Id="rId1094" Type="http://schemas.openxmlformats.org/officeDocument/2006/relationships/hyperlink" Target="https://doi.org/10.1201/9781351201315" TargetMode="External"/><Relationship Id="rId1071" Type="http://schemas.openxmlformats.org/officeDocument/2006/relationships/hyperlink" Target="https://doi.org/10.1371/journal.pcbi.1003833" TargetMode="External"/><Relationship Id="rId1025"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57"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4"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1"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5"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3"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0"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2"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6"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2"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0"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7"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998"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0"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0"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37"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1" Type="http://schemas.openxmlformats.org/officeDocument/2006/relationships/hyperlink" Target="https://github.com/ucdavisdatalab/workshop_how-to-data-documentation" TargetMode="External"/><Relationship Id="rId953" Type="http://schemas.openxmlformats.org/officeDocument/2006/relationships/hyperlink" Target="https://github.com/ucdavisdatalab/workshop_nlp_with_python" TargetMode="External"/><Relationship Id="rId952" Type="http://schemas.openxmlformats.org/officeDocument/2006/relationships/hyperlink" Target="https://github.com/ucdavisdatalab/workshop_python_basics" TargetMode="External"/><Relationship Id="rId936"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88" Type="http://schemas.openxmlformats.org/officeDocument/2006/relationships/hyperlink" Target="https://grants.nih.gov" TargetMode="External"/><Relationship Id="rId970" Type="http://schemas.openxmlformats.org/officeDocument/2006/relationships/hyperlink" Target="https://grantwriting.stanford.edu/resources/funding-train/" TargetMode="External"/><Relationship Id="rId1031"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9"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2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25" Type="http://schemas.openxmlformats.org/officeDocument/2006/relationships/hyperlink" Target="https://journals.lww.com/epidem/Fulltext/2001/05000/The_Value_of_P.2.aspx" TargetMode="External"/><Relationship Id="rId986" Type="http://schemas.openxmlformats.org/officeDocument/2006/relationships/hyperlink" Target="https://journals.plos.org/ploscompbiol/article?id=10.1371/journal.pcbi.1003833" TargetMode="External"/><Relationship Id="rId1038"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5"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59" Type="http://schemas.openxmlformats.org/officeDocument/2006/relationships/hyperlink" Target="https://link.springer.com/book/10.1007/978-3-030-98175-4" TargetMode="External"/><Relationship Id="rId974"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5" Type="http://schemas.openxmlformats.org/officeDocument/2006/relationships/hyperlink" Target="https://man.openbsd.org/ssh_config" TargetMode="External"/><Relationship Id="rId1087" Type="http://schemas.openxmlformats.org/officeDocument/2006/relationships/hyperlink" Target="https://manpages.debian.org/stable/openssh-client/ssh_config.5.en.html" TargetMode="External"/><Relationship Id="rId1096" Type="http://schemas.openxmlformats.org/officeDocument/2006/relationships/hyperlink" Target="https://mastering-shiny.org/" TargetMode="External"/><Relationship Id="rId985" Type="http://schemas.openxmlformats.org/officeDocument/2006/relationships/hyperlink" Target="https://medialab.github.io/iwanthue/" TargetMode="External"/><Relationship Id="rId928"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1"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5" Type="http://schemas.openxmlformats.org/officeDocument/2006/relationships/hyperlink" Target="https://mitcommlab.mit.edu/be/2023/09/27/toward-an-evenbetterposter-improving-the-betterposter-template/" TargetMode="External"/><Relationship Id="rId864" Type="http://schemas.openxmlformats.org/officeDocument/2006/relationships/hyperlink" Target="https://mobaxterm.mobatek.net/" TargetMode="External"/><Relationship Id="rId1005" Type="http://schemas.openxmlformats.org/officeDocument/2006/relationships/hyperlink" Target="https://morrison-lab.github.io/psw/" TargetMode="External"/><Relationship Id="rId896" Type="http://schemas.openxmlformats.org/officeDocument/2006/relationships/hyperlink" Target="https://morrison-lab.github.io/wai/" TargetMode="External"/><Relationship Id="rId916" Type="http://schemas.openxmlformats.org/officeDocument/2006/relationships/hyperlink" Target="https://morrison-lab.github.io/wai/chapters/ai-use-policies.html" TargetMode="External"/><Relationship Id="rId1022" Type="http://schemas.openxmlformats.org/officeDocument/2006/relationships/hyperlink" Target="https://morrison-lab.github.io/wai/chapters/ai-use-policies.html#sec-ai-journal-articles" TargetMode="External"/><Relationship Id="rId917"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8" Type="http://schemas.openxmlformats.org/officeDocument/2006/relationships/hyperlink" Target="https://morrison-lab.github.io/wai/chapters/pr-workflow-with-agents.html" TargetMode="External"/><Relationship Id="rId978" Type="http://schemas.openxmlformats.org/officeDocument/2006/relationships/hyperlink" Target="https://myidp.sciencecareers.org/" TargetMode="External"/><Relationship Id="rId743" Type="http://schemas.openxmlformats.org/officeDocument/2006/relationships/hyperlink" Target="https://ohmyz.sh/" TargetMode="External"/><Relationship Id="rId1060"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48"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1"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1"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3"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4"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2"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2"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69"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5" Type="http://schemas.openxmlformats.org/officeDocument/2006/relationships/hyperlink" Target="https://slurm.schedmd.com/salloc.html" TargetMode="External"/><Relationship Id="rId1077" Type="http://schemas.openxmlformats.org/officeDocument/2006/relationships/hyperlink" Target="https://slurm.schedmd.com/sattach.html" TargetMode="External"/><Relationship Id="rId1079" Type="http://schemas.openxmlformats.org/officeDocument/2006/relationships/hyperlink" Target="https://slurm.schedmd.com/sbatch.html" TargetMode="External"/><Relationship Id="rId1081" Type="http://schemas.openxmlformats.org/officeDocument/2006/relationships/hyperlink" Target="https://slurm.schedmd.com/squeue.html" TargetMode="External"/><Relationship Id="rId1083"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3"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68"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08" Type="http://schemas.openxmlformats.org/officeDocument/2006/relationships/hyperlink" Target="https://ucd-serg.github.io/lab-manual/appendix-copilot-instructions.html" TargetMode="External"/><Relationship Id="rId1110"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3"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38" Type="http://schemas.openxmlformats.org/officeDocument/2006/relationships/hyperlink" Target="https://ucdavisdatalab.github.io/install_guides/" TargetMode="External"/><Relationship Id="rId935"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55"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6" Type="http://schemas.openxmlformats.org/officeDocument/2006/relationships/hyperlink" Target="https://wiki.archlinux.org/title/Wayland" TargetMode="External"/><Relationship Id="rId877" Type="http://schemas.openxmlformats.org/officeDocument/2006/relationships/hyperlink" Target="https://wiki.x2go.org/" TargetMode="External"/><Relationship Id="rId271" Type="http://schemas.openxmlformats.org/officeDocument/2006/relationships/hyperlink" Target="https://withr.r-lib.org/" TargetMode="External"/><Relationship Id="rId1014"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1" Type="http://schemas.openxmlformats.org/officeDocument/2006/relationships/hyperlink" Target="https://www.chriswrites.com/how-to-change-file-permissions-using-the-terminal/" TargetMode="External"/><Relationship Id="rId1018" Type="http://schemas.openxmlformats.org/officeDocument/2006/relationships/hyperlink" Target="https://www.danieldsjoberg.com/gtsummary/" TargetMode="External"/><Relationship Id="rId933"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3" Type="http://schemas.openxmlformats.org/officeDocument/2006/relationships/hyperlink" Target="https://www.globalcodeofconduct.org/" TargetMode="External"/><Relationship Id="rId881"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3" Type="http://schemas.openxmlformats.org/officeDocument/2006/relationships/hyperlink" Target="https://www.medrxiv.org/" TargetMode="External"/><Relationship Id="rId981" Type="http://schemas.openxmlformats.org/officeDocument/2006/relationships/hyperlink" Target="https://www.nature.com/articles/d41586-021-03603-2" TargetMode="External"/><Relationship Id="rId971"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0" Type="http://schemas.openxmlformats.org/officeDocument/2006/relationships/hyperlink" Target="https://www.rstudio.com/wp-content/uploads/2015/02/data-wrangling-cheatsheet.pdf" TargetMode="External"/><Relationship Id="rId943" Type="http://schemas.openxmlformats.org/officeDocument/2006/relationships/hyperlink" Target="https://www.rstudio.com/wp-content/uploads/2015/02/rmarkdown-cheatsheet.pdf" TargetMode="External"/><Relationship Id="rId941" Type="http://schemas.openxmlformats.org/officeDocument/2006/relationships/hyperlink" Target="https://www.rstudio.com/wp-content/uploads/2015/03/ggplot2-cheatsheet.pdf" TargetMode="External"/><Relationship Id="rId963"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79" Type="http://schemas.openxmlformats.org/officeDocument/2006/relationships/hyperlink" Target="https://www.training.nih.gov/career-services/" TargetMode="External"/><Relationship Id="rId862" Type="http://schemas.openxmlformats.org/officeDocument/2006/relationships/hyperlink" Target="https://www.xquartz.org/" TargetMode="External"/><Relationship Id="rId982" Type="http://schemas.openxmlformats.org/officeDocument/2006/relationships/hyperlink" Target="https://www.youtube.com/watch?v=1RwJbhkCA58" TargetMode="External"/><Relationship Id="rId964"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1"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2026-09-01T17:28:13Z</dcterms:created>
  <dcterms:modified xsi:type="dcterms:W3CDTF">2026-09-01T17:28:13Z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