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4"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20"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Start w:id="319" w:name="sec-rex"/>
    <w:p>
      <w:pPr>
        <w:pStyle w:val="Heading3"/>
      </w:pPr>
      <w:ins w:id="1854" w:author="PR Preview" w:date="2024-01-01T00:00:00Z">
        <w:r>
          <w:t xml:space="preserve">6.35.10</w:t>
        </w:r>
      </w:ins>
      <w:ins w:id="1854" w:author="PR Preview" w:date="2024-01-01T00:00:00Z">
        <w:r>
          <w:t xml:space="preserve"> </w:t>
        </w:r>
      </w:ins>
      <w:hyperlink r:id="rId317">
        <w:r>
          <w:rPr>
            <w:rStyle w:val="VerbatimChar"/>
          </w:rPr>
          <w:t xml:space="preserve">{rex}</w:t>
        </w:r>
      </w:hyperlink>
    </w:p>
    <w:p>
      <w:pPr>
        <w:pStyle w:val="FirstParagraph"/>
      </w:pPr>
      <w:hyperlink r:id="rId317">
        <w:r>
          <w:rPr>
            <w:rStyle w:val="VerbatimChar"/>
          </w:rPr>
          <w:t xml:space="preserve">{rex}</w:t>
        </w:r>
      </w:hyperlink>
      <w:ins w:id="1855" w:author="PR Preview" w:date="2024-01-01T00:00:00Z">
        <w:r>
          <w:t xml:space="preserve"> </w:t>
        </w:r>
      </w:ins>
      <w:ins w:id="1855" w:author="PR Preview" w:date="2024-01-01T00:00:00Z">
        <w:r>
          <w:t xml:space="preserve">provides a human-readable interface for constructing regular expressions in R</w:t>
        </w:r>
      </w:ins>
      <w:ins w:id="1855" w:author="PR Preview" w:date="2024-01-01T00:00:00Z">
        <w:r>
          <w:t xml:space="preserve"> </w:t>
        </w:r>
      </w:ins>
      <w:ins w:id="1855" w:author="PR Preview" w:date="2024-01-01T00:00:00Z">
        <w:r>
          <w:t xml:space="preserve">without having to write complex, unreadable regex strings manually.</w:t>
        </w:r>
      </w:ins>
      <w:ins w:id="1855" w:author="PR Preview" w:date="2024-01-01T00:00:00Z">
        <w:r>
          <w:t xml:space="preserve"> </w:t>
        </w:r>
      </w:ins>
      <w:ins w:id="1855" w:author="PR Preview" w:date="2024-01-01T00:00:00Z">
        <w:r>
          <w:t xml:space="preserve">It allows regular expressions to be composed modularly using functions such as</w:t>
        </w:r>
      </w:ins>
      <w:ins w:id="1855" w:author="PR Preview" w:date="2024-01-01T00:00:00Z">
        <w:r>
          <w:t xml:space="preserve"> </w:t>
        </w:r>
      </w:ins>
      <w:ins w:id="1855" w:author="PR Preview" w:date="2024-01-01T00:00:00Z">
        <w:r>
          <w:rPr>
            <w:rStyle w:val="VerbatimChar"/>
          </w:rPr>
          <w:t xml:space="preserve">rex()</w:t>
        </w:r>
      </w:ins>
      <w:ins w:id="1855" w:author="PR Preview" w:date="2024-01-01T00:00:00Z">
        <w:r>
          <w:t xml:space="preserve">,</w:t>
        </w:r>
      </w:ins>
      <w:ins w:id="1855" w:author="PR Preview" w:date="2024-01-01T00:00:00Z">
        <w:r>
          <w:t xml:space="preserve"> </w:t>
        </w:r>
      </w:ins>
      <w:ins w:id="1855" w:author="PR Preview" w:date="2024-01-01T00:00:00Z">
        <w:r>
          <w:rPr>
            <w:rStyle w:val="VerbatimChar"/>
          </w:rPr>
          <w:t xml:space="preserve">character_class()</w:t>
        </w:r>
      </w:ins>
      <w:ins w:id="1855" w:author="PR Preview" w:date="2024-01-01T00:00:00Z">
        <w:r>
          <w:t xml:space="preserve">,</w:t>
        </w:r>
      </w:ins>
      <w:ins w:id="1855" w:author="PR Preview" w:date="2024-01-01T00:00:00Z">
        <w:r>
          <w:t xml:space="preserve"> </w:t>
        </w:r>
      </w:ins>
      <w:ins w:id="1855" w:author="PR Preview" w:date="2024-01-01T00:00:00Z">
        <w:r>
          <w:rPr>
            <w:rStyle w:val="VerbatimChar"/>
          </w:rPr>
          <w:t xml:space="preserve">capture()</w:t>
        </w:r>
      </w:ins>
      <w:ins w:id="1855" w:author="PR Preview" w:date="2024-01-01T00:00:00Z">
        <w:r>
          <w:t xml:space="preserve">, and</w:t>
        </w:r>
      </w:ins>
      <w:ins w:id="1855" w:author="PR Preview" w:date="2024-01-01T00:00:00Z">
        <w:r>
          <w:t xml:space="preserve"> </w:t>
        </w:r>
      </w:ins>
      <w:ins w:id="1855" w:author="PR Preview" w:date="2024-01-01T00:00:00Z">
        <w:r>
          <w:rPr>
            <w:rStyle w:val="VerbatimChar"/>
          </w:rPr>
          <w:t xml:space="preserve">some_of()</w:t>
        </w:r>
      </w:ins>
      <w:ins w:id="1855" w:author="PR Preview" w:date="2024-01-01T00:00:00Z">
        <w:r>
          <w:t xml:space="preserve">.</w:t>
        </w:r>
      </w:ins>
    </w:p>
    <w:p>
      <w:pPr>
        <w:pStyle w:val="BodyText"/>
      </w:pPr>
      <w:ins w:id="1856" w:author="PR Preview" w:date="2024-01-01T00:00:00Z">
        <w:r>
          <w:t xml:space="preserve">When using</w:t>
        </w:r>
      </w:ins>
      <w:ins w:id="1856" w:author="PR Preview" w:date="2024-01-01T00:00:00Z">
        <w:r>
          <w:t xml:space="preserve"> </w:t>
        </w:r>
      </w:ins>
      <w:ins w:id="1856" w:author="PR Preview" w:date="2024-01-01T00:00:00Z">
        <w:r>
          <w:rPr>
            <w:rStyle w:val="VerbatimChar"/>
          </w:rPr>
          <w:t xml:space="preserve">{rex}</w:t>
        </w:r>
      </w:ins>
      <w:ins w:id="1856" w:author="PR Preview" w:date="2024-01-01T00:00:00Z">
        <w:r>
          <w:t xml:space="preserve"> </w:t>
        </w:r>
      </w:ins>
      <w:ins w:id="1856" w:author="PR Preview" w:date="2024-01-01T00:00:00Z">
        <w:r>
          <w:t xml:space="preserve">inside another R package:</w:t>
        </w:r>
      </w:ins>
    </w:p>
    <w:p>
      <w:pPr>
        <w:pStyle w:val="Compact"/>
        <w:numPr>
          <w:ilvl w:val="0"/>
          <w:numId w:val="1090"/>
        </w:numPr>
      </w:pPr>
      <w:ins w:id="1857" w:author="PR Preview" w:date="2024-01-01T00:00:00Z">
        <w:r>
          <w:t xml:space="preserve">Add</w:t>
        </w:r>
      </w:ins>
      <w:ins w:id="1857" w:author="PR Preview" w:date="2024-01-01T00:00:00Z">
        <w:r>
          <w:t xml:space="preserve"> </w:t>
        </w:r>
      </w:ins>
      <w:ins w:id="1857" w:author="PR Preview" w:date="2024-01-01T00:00:00Z">
        <w:r>
          <w:rPr>
            <w:rStyle w:val="VerbatimChar"/>
          </w:rPr>
          <w:t xml:space="preserve">rex</w:t>
        </w:r>
      </w:ins>
      <w:ins w:id="1857" w:author="PR Preview" w:date="2024-01-01T00:00:00Z">
        <w:r>
          <w:t xml:space="preserve"> </w:t>
        </w:r>
      </w:ins>
      <w:ins w:id="1857" w:author="PR Preview" w:date="2024-01-01T00:00:00Z">
        <w:r>
          <w:t xml:space="preserve">to</w:t>
        </w:r>
      </w:ins>
      <w:ins w:id="1857" w:author="PR Preview" w:date="2024-01-01T00:00:00Z">
        <w:r>
          <w:t xml:space="preserve"> </w:t>
        </w:r>
      </w:ins>
      <w:ins w:id="1857" w:author="PR Preview" w:date="2024-01-01T00:00:00Z">
        <w:r>
          <w:rPr>
            <w:rStyle w:val="VerbatimChar"/>
          </w:rPr>
          <w:t xml:space="preserve">Imports</w:t>
        </w:r>
      </w:ins>
      <w:ins w:id="1857" w:author="PR Preview" w:date="2024-01-01T00:00:00Z">
        <w:r>
          <w:t xml:space="preserve"> </w:t>
        </w:r>
      </w:ins>
      <w:ins w:id="1857" w:author="PR Preview" w:date="2024-01-01T00:00:00Z">
        <w:r>
          <w:t xml:space="preserve">in the package</w:t>
        </w:r>
      </w:ins>
      <w:ins w:id="1857" w:author="PR Preview" w:date="2024-01-01T00:00:00Z">
        <w:r>
          <w:t xml:space="preserve"> </w:t>
        </w:r>
      </w:ins>
      <w:ins w:id="1857" w:author="PR Preview" w:date="2024-01-01T00:00:00Z">
        <w:r>
          <w:rPr>
            <w:rStyle w:val="VerbatimChar"/>
          </w:rPr>
          <w:t xml:space="preserve">DESCRIPTION</w:t>
        </w:r>
      </w:ins>
      <w:ins w:id="1857" w:author="PR Preview" w:date="2024-01-01T00:00:00Z">
        <w:r>
          <w:t xml:space="preserve">.</w:t>
        </w:r>
      </w:ins>
    </w:p>
    <w:p>
      <w:pPr>
        <w:pStyle w:val="Compact"/>
        <w:numPr>
          <w:ilvl w:val="0"/>
          <w:numId w:val="1090"/>
        </w:numPr>
      </w:pPr>
      <w:ins w:id="1858" w:author="PR Preview" w:date="2024-01-01T00:00:00Z">
        <w:r>
          <w:t xml:space="preserve">Call</w:t>
        </w:r>
      </w:ins>
      <w:ins w:id="1858" w:author="PR Preview" w:date="2024-01-01T00:00:00Z">
        <w:r>
          <w:t xml:space="preserve"> </w:t>
        </w:r>
      </w:ins>
      <w:ins w:id="1858" w:author="PR Preview" w:date="2024-01-01T00:00:00Z">
        <w:r>
          <w:rPr>
            <w:rStyle w:val="VerbatimChar"/>
          </w:rPr>
          <w:t xml:space="preserve">rex::register_shortcuts(pkgname)</w:t>
        </w:r>
      </w:ins>
      <w:ins w:id="1858" w:author="PR Preview" w:date="2024-01-01T00:00:00Z">
        <w:r>
          <w:t xml:space="preserve"> </w:t>
        </w:r>
      </w:ins>
      <w:ins w:id="1858" w:author="PR Preview" w:date="2024-01-01T00:00:00Z">
        <w:r>
          <w:t xml:space="preserve">in</w:t>
        </w:r>
      </w:ins>
      <w:ins w:id="1858" w:author="PR Preview" w:date="2024-01-01T00:00:00Z">
        <w:r>
          <w:t xml:space="preserve"> </w:t>
        </w:r>
      </w:ins>
      <w:ins w:id="1858" w:author="PR Preview" w:date="2024-01-01T00:00:00Z">
        <w:r>
          <w:rPr>
            <w:rStyle w:val="VerbatimChar"/>
          </w:rPr>
          <w:t xml:space="preserve">.onLoad()</w:t>
        </w:r>
      </w:ins>
      <w:ins w:id="1858" w:author="PR Preview" w:date="2024-01-01T00:00:00Z">
        <w:r>
          <w:t xml:space="preserve"> </w:t>
        </w:r>
      </w:ins>
      <w:ins w:id="1858" w:author="PR Preview" w:date="2024-01-01T00:00:00Z">
        <w:r>
          <w:t xml:space="preserve">to prevent</w:t>
        </w:r>
      </w:ins>
      <w:ins w:id="1858" w:author="PR Preview" w:date="2024-01-01T00:00:00Z">
        <w:r>
          <w:t xml:space="preserve"> </w:t>
        </w:r>
      </w:ins>
      <w:ins w:id="1858" w:author="PR Preview" w:date="2024-01-01T00:00:00Z">
        <w:r>
          <w:rPr>
            <w:rStyle w:val="VerbatimChar"/>
          </w:rPr>
          <w:t xml:space="preserve">R CMD check</w:t>
        </w:r>
      </w:ins>
      <w:ins w:id="1858" w:author="PR Preview" w:date="2024-01-01T00:00:00Z">
        <w:r>
          <w:t xml:space="preserve"> </w:t>
        </w:r>
      </w:ins>
      <w:ins w:id="1858" w:author="PR Preview" w:date="2024-01-01T00:00:00Z">
        <w:r>
          <w:t xml:space="preserve">NOTEs regarding undefined global variables when using</w:t>
        </w:r>
      </w:ins>
      <w:ins w:id="1858" w:author="PR Preview" w:date="2024-01-01T00:00:00Z">
        <w:r>
          <w:t xml:space="preserve"> </w:t>
        </w:r>
      </w:ins>
      <w:ins w:id="1858" w:author="PR Preview" w:date="2024-01-01T00:00:00Z">
        <w:r>
          <w:rPr>
            <w:rStyle w:val="VerbatimChar"/>
          </w:rPr>
          <w:t xml:space="preserve">rex</w:t>
        </w:r>
      </w:ins>
      <w:ins w:id="1858" w:author="PR Preview" w:date="2024-01-01T00:00:00Z">
        <w:r>
          <w:t xml:space="preserve"> </w:t>
        </w:r>
      </w:ins>
      <w:ins w:id="1858" w:author="PR Preview" w:date="2024-01-01T00:00:00Z">
        <w:r>
          <w:t xml:space="preserve">shortcuts in package code.</w:t>
        </w:r>
      </w:ins>
    </w:p>
    <w:p>
      <w:pPr>
        <w:pStyle w:val="Compact"/>
        <w:numPr>
          <w:ilvl w:val="0"/>
          <w:numId w:val="1090"/>
        </w:numPr>
      </w:pPr>
      <w:ins w:id="1859" w:author="PR Preview" w:date="2024-01-01T00:00:00Z">
        <w:r>
          <w:t xml:space="preserve">Call</w:t>
        </w:r>
      </w:ins>
      <w:ins w:id="1859" w:author="PR Preview" w:date="2024-01-01T00:00:00Z">
        <w:r>
          <w:t xml:space="preserve"> </w:t>
        </w:r>
      </w:ins>
      <w:ins w:id="1859" w:author="PR Preview" w:date="2024-01-01T00:00:00Z">
        <w:r>
          <w:rPr>
            <w:rStyle w:val="VerbatimChar"/>
          </w:rPr>
          <w:t xml:space="preserve">rex::rex(...)</w:t>
        </w:r>
      </w:ins>
      <w:ins w:id="1859" w:author="PR Preview" w:date="2024-01-01T00:00:00Z">
        <w:r>
          <w:t xml:space="preserve"> </w:t>
        </w:r>
      </w:ins>
      <w:ins w:id="1859" w:author="PR Preview" w:date="2024-01-01T00:00:00Z">
        <w:r>
          <w:t xml:space="preserve">to compile expressions into regular expression strings for use with functions like</w:t>
        </w:r>
      </w:ins>
      <w:ins w:id="1859" w:author="PR Preview" w:date="2024-01-01T00:00:00Z">
        <w:r>
          <w:t xml:space="preserve"> </w:t>
        </w:r>
      </w:ins>
      <w:ins w:id="1859" w:author="PR Preview" w:date="2024-01-01T00:00:00Z">
        <w:r>
          <w:rPr>
            <w:rStyle w:val="VerbatimChar"/>
          </w:rPr>
          <w:t xml:space="preserve">grepl()</w:t>
        </w:r>
      </w:ins>
      <w:ins w:id="1859" w:author="PR Preview" w:date="2024-01-01T00:00:00Z">
        <w:r>
          <w:t xml:space="preserve">,</w:t>
        </w:r>
      </w:ins>
      <w:ins w:id="1859" w:author="PR Preview" w:date="2024-01-01T00:00:00Z">
        <w:r>
          <w:t xml:space="preserve"> </w:t>
        </w:r>
      </w:ins>
      <w:ins w:id="1859" w:author="PR Preview" w:date="2024-01-01T00:00:00Z">
        <w:r>
          <w:rPr>
            <w:rStyle w:val="VerbatimChar"/>
          </w:rPr>
          <w:t xml:space="preserve">gsub()</w:t>
        </w:r>
      </w:ins>
      <w:ins w:id="1859" w:author="PR Preview" w:date="2024-01-01T00:00:00Z">
        <w:r>
          <w:t xml:space="preserve">, or</w:t>
        </w:r>
      </w:ins>
      <w:ins w:id="1859" w:author="PR Preview" w:date="2024-01-01T00:00:00Z">
        <w:r>
          <w:t xml:space="preserve"> </w:t>
        </w:r>
      </w:ins>
      <w:hyperlink r:id="rId318">
        <w:r>
          <w:rPr>
            <w:rStyle w:val="VerbatimChar"/>
          </w:rPr>
          <w:t xml:space="preserve">{stringr}</w:t>
        </w:r>
      </w:hyperlink>
      <w:ins w:id="1859" w:author="PR Preview" w:date="2024-01-01T00:00:00Z">
        <w:r>
          <w:t xml:space="preserve"> </w:t>
        </w:r>
      </w:ins>
      <w:ins w:id="1859" w:author="PR Preview" w:date="2024-01-01T00:00:00Z">
        <w:r>
          <w:t xml:space="preserve">functions.</w:t>
        </w:r>
      </w:ins>
    </w:p>
    <w:bookmarkEnd w:id="319"/>
    <w:bookmarkEnd w:id="320"/>
    <w:bookmarkStart w:id="323" w:name="github-actions"/>
    <w:p>
      <w:pPr>
        <w:pStyle w:val="Heading2"/>
      </w:pPr>
      <w:r>
        <w:t xml:space="preserve">6.36 GitHub Actions</w:t>
      </w:r>
    </w:p>
    <w:bookmarkStart w:id="322" w:name="sec-r-lib-actions"/>
    <w:p>
      <w:pPr>
        <w:pStyle w:val="Heading3"/>
      </w:pPr>
      <w:r>
        <w:t xml:space="preserve">6.36.1</w:t>
      </w:r>
      <w:r>
        <w:t xml:space="preserve"> </w:t>
      </w:r>
      <w:hyperlink r:id="rId321">
        <w:r>
          <w:rPr>
            <w:rStyle w:val="Hyperlink"/>
          </w:rPr>
          <w:t xml:space="preserve">actions</w:t>
        </w:r>
      </w:hyperlink>
    </w:p>
    <w:p>
      <w:pPr>
        <w:pStyle w:val="FirstParagraph"/>
      </w:pPr>
      <w:r>
        <w:t xml:space="preserve">The</w:t>
      </w:r>
      <w:r>
        <w:t xml:space="preserve"> </w:t>
      </w:r>
      <w:hyperlink r:id="rId321">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2"/>
    <w:bookmarkEnd w:id="323"/>
    <w:bookmarkStart w:id="326"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6"/>
    <w:bookmarkStart w:id="345" w:name="core-tidyverse-packages"/>
    <w:p>
      <w:pPr>
        <w:pStyle w:val="Heading2"/>
      </w:pPr>
      <w:r>
        <w:t xml:space="preserve">6.38 Core Tidyverse Packages</w:t>
      </w:r>
    </w:p>
    <w:p>
      <w:pPr>
        <w:pStyle w:val="FirstParagraph"/>
      </w:pPr>
      <w:r>
        <w:t xml:space="preserve">The</w:t>
      </w:r>
      <w:r>
        <w:t xml:space="preserve"> </w:t>
      </w:r>
      <w:hyperlink r:id="rId32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8"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8"/>
    <w:bookmarkStart w:id="330" w:name="sec-dplyr"/>
    <w:p>
      <w:pPr>
        <w:pStyle w:val="Heading3"/>
      </w:pPr>
      <w:r>
        <w:t xml:space="preserve">6.38.2</w:t>
      </w:r>
      <w:r>
        <w:t xml:space="preserve"> </w:t>
      </w:r>
      <w:hyperlink r:id="rId329">
        <w:r>
          <w:rPr>
            <w:rStyle w:val="Hyperlink"/>
          </w:rPr>
          <w:t xml:space="preserve">dplyr</w:t>
        </w:r>
      </w:hyperlink>
    </w:p>
    <w:p>
      <w:pPr>
        <w:pStyle w:val="FirstParagraph"/>
      </w:pPr>
      <w:hyperlink r:id="rId32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0"/>
    <w:bookmarkStart w:id="333" w:name="sec-tidyr"/>
    <w:p>
      <w:pPr>
        <w:pStyle w:val="Heading3"/>
      </w:pPr>
      <w:r>
        <w:t xml:space="preserve">6.38.3</w:t>
      </w:r>
      <w:r>
        <w:t xml:space="preserve"> </w:t>
      </w:r>
      <w:hyperlink r:id="rId331">
        <w:r>
          <w:rPr>
            <w:rStyle w:val="Hyperlink"/>
          </w:rPr>
          <w:t xml:space="preserve">tidyr</w:t>
        </w:r>
      </w:hyperlink>
    </w:p>
    <w:p>
      <w:pPr>
        <w:pStyle w:val="FirstParagraph"/>
      </w:pPr>
      <w:hyperlink r:id="rId33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2" w:name="when-to-use-dplyr-vs-tidyr"/>
    <w:p>
      <w:pPr>
        <w:pStyle w:val="Heading4"/>
      </w:pPr>
      <w:r>
        <w:t xml:space="preserve">6.38.3.1 When to use dplyr vs tidyr</w:t>
      </w:r>
    </w:p>
    <w:p>
      <w:pPr>
        <w:pStyle w:val="FirstParagraph"/>
      </w:pPr>
      <w:r>
        <w:t xml:space="preserve">While both</w:t>
      </w:r>
      <w:r>
        <w:t xml:space="preserve"> </w:t>
      </w:r>
      <w:hyperlink r:id="rId329">
        <w:r>
          <w:rPr>
            <w:rStyle w:val="VerbatimChar"/>
          </w:rPr>
          <w:t xml:space="preserve">{dplyr}</w:t>
        </w:r>
      </w:hyperlink>
      <w:r>
        <w:t xml:space="preserve"> </w:t>
      </w:r>
      <w:r>
        <w:t xml:space="preserve">and</w:t>
      </w:r>
      <w:r>
        <w:t xml:space="preserve"> </w:t>
      </w:r>
      <w:hyperlink r:id="rId33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2"/>
    <w:bookmarkEnd w:id="333"/>
    <w:bookmarkStart w:id="335" w:name="sec-readr"/>
    <w:p>
      <w:pPr>
        <w:pStyle w:val="Heading3"/>
      </w:pPr>
      <w:r>
        <w:t xml:space="preserve">6.38.4</w:t>
      </w:r>
      <w:r>
        <w:t xml:space="preserve"> </w:t>
      </w:r>
      <w:hyperlink r:id="rId334">
        <w:r>
          <w:rPr>
            <w:rStyle w:val="Hyperlink"/>
          </w:rPr>
          <w:t xml:space="preserve">readr</w:t>
        </w:r>
      </w:hyperlink>
    </w:p>
    <w:p>
      <w:pPr>
        <w:pStyle w:val="FirstParagraph"/>
      </w:pPr>
      <w:hyperlink r:id="rId33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5"/>
    <w:bookmarkStart w:id="337"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7"/>
    <w:bookmarkStart w:id="339" w:name="sec-tibble"/>
    <w:p>
      <w:pPr>
        <w:pStyle w:val="Heading3"/>
      </w:pPr>
      <w:r>
        <w:t xml:space="preserve">6.38.6</w:t>
      </w:r>
      <w:r>
        <w:t xml:space="preserve"> </w:t>
      </w:r>
      <w:hyperlink r:id="rId338">
        <w:r>
          <w:rPr>
            <w:rStyle w:val="Hyperlink"/>
          </w:rPr>
          <w:t xml:space="preserve">tibble</w:t>
        </w:r>
      </w:hyperlink>
    </w:p>
    <w:p>
      <w:pPr>
        <w:pStyle w:val="FirstParagraph"/>
      </w:pPr>
      <w:hyperlink r:id="rId33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9"/>
    <w:bookmarkStart w:id="340" w:name="sec-stringr"/>
    <w:p>
      <w:pPr>
        <w:pStyle w:val="Heading3"/>
      </w:pPr>
      <w:r>
        <w:t xml:space="preserve">6.38.7</w:t>
      </w:r>
      <w:r>
        <w:t xml:space="preserve"> </w:t>
      </w:r>
      <w:hyperlink r:id="rId318">
        <w:r>
          <w:rPr>
            <w:rStyle w:val="Hyperlink"/>
          </w:rPr>
          <w:t xml:space="preserve">stringr</w:t>
        </w:r>
      </w:hyperlink>
    </w:p>
    <w:p>
      <w:pPr>
        <w:pStyle w:val="FirstParagraph"/>
      </w:pPr>
      <w:hyperlink r:id="rId3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0"/>
    <w:bookmarkStart w:id="342" w:name="sec-forcats"/>
    <w:p>
      <w:pPr>
        <w:pStyle w:val="Heading3"/>
      </w:pPr>
      <w:r>
        <w:t xml:space="preserve">6.38.8</w:t>
      </w:r>
      <w:r>
        <w:t xml:space="preserve"> </w:t>
      </w:r>
      <w:hyperlink r:id="rId341">
        <w:r>
          <w:rPr>
            <w:rStyle w:val="Hyperlink"/>
          </w:rPr>
          <w:t xml:space="preserve">forcats</w:t>
        </w:r>
      </w:hyperlink>
    </w:p>
    <w:p>
      <w:pPr>
        <w:pStyle w:val="FirstParagraph"/>
      </w:pPr>
      <w:hyperlink r:id="rId34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2"/>
    <w:bookmarkStart w:id="344" w:name="sec-lubridate"/>
    <w:p>
      <w:pPr>
        <w:pStyle w:val="Heading3"/>
      </w:pPr>
      <w:r>
        <w:t xml:space="preserve">6.38.9</w:t>
      </w:r>
      <w:r>
        <w:t xml:space="preserve"> </w:t>
      </w:r>
      <w:hyperlink r:id="rId343">
        <w:r>
          <w:rPr>
            <w:rStyle w:val="Hyperlink"/>
          </w:rPr>
          <w:t xml:space="preserve">lubridate</w:t>
        </w:r>
      </w:hyperlink>
    </w:p>
    <w:p>
      <w:pPr>
        <w:pStyle w:val="FirstParagraph"/>
      </w:pPr>
      <w:hyperlink r:id="rId34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4"/>
    <w:bookmarkEnd w:id="345"/>
    <w:bookmarkStart w:id="347"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6">
        <w:r>
          <w:rPr>
            <w:rStyle w:val="Hyperlink"/>
          </w:rPr>
          <w:t xml:space="preserve">this document</w:t>
        </w:r>
      </w:hyperlink>
      <w:r>
        <w:t xml:space="preserve">.</w:t>
      </w:r>
    </w:p>
    <w:bookmarkEnd w:id="347"/>
    <w:bookmarkStart w:id="354"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48">
        <w:r>
          <w:rPr>
            <w:rStyle w:val="Hyperlink"/>
          </w:rPr>
          <w:t xml:space="preserve">Programming with dplyr</w:t>
        </w:r>
      </w:hyperlink>
      <w:r>
        <w:t xml:space="preserve"> </w:t>
      </w:r>
      <w:r>
        <w:t xml:space="preserve">(package vignette)</w:t>
      </w:r>
    </w:p>
    <w:p>
      <w:pPr>
        <w:pStyle w:val="Compact"/>
        <w:numPr>
          <w:ilvl w:val="0"/>
          <w:numId w:val="1093"/>
        </w:numPr>
      </w:pPr>
      <w:hyperlink r:id="rId349">
        <w:r>
          <w:rPr>
            <w:rStyle w:val="Hyperlink"/>
          </w:rPr>
          <w:t xml:space="preserve">Using dplyr in packages</w:t>
        </w:r>
      </w:hyperlink>
      <w:r>
        <w:t xml:space="preserve"> </w:t>
      </w:r>
      <w:r>
        <w:t xml:space="preserve">(package vignette)</w:t>
      </w:r>
    </w:p>
    <w:p>
      <w:pPr>
        <w:pStyle w:val="Compact"/>
        <w:numPr>
          <w:ilvl w:val="0"/>
          <w:numId w:val="1093"/>
        </w:numPr>
      </w:pPr>
      <w:hyperlink r:id="rId350">
        <w:r>
          <w:rPr>
            <w:rStyle w:val="Hyperlink"/>
          </w:rPr>
          <w:t xml:space="preserve">Tidy Eval in 5 Minutes</w:t>
        </w:r>
      </w:hyperlink>
      <w:r>
        <w:t xml:space="preserve"> </w:t>
      </w:r>
      <w:r>
        <w:t xml:space="preserve">(video)</w:t>
      </w:r>
    </w:p>
    <w:p>
      <w:pPr>
        <w:pStyle w:val="Compact"/>
        <w:numPr>
          <w:ilvl w:val="0"/>
          <w:numId w:val="1093"/>
        </w:numPr>
      </w:pPr>
      <w:hyperlink r:id="rId348">
        <w:r>
          <w:rPr>
            <w:rStyle w:val="Hyperlink"/>
          </w:rPr>
          <w:t xml:space="preserve">Tidy Evaluation</w:t>
        </w:r>
      </w:hyperlink>
      <w:r>
        <w:t xml:space="preserve"> </w:t>
      </w:r>
      <w:r>
        <w:t xml:space="preserve">(e-book)</w:t>
      </w:r>
    </w:p>
    <w:p>
      <w:pPr>
        <w:pStyle w:val="Compact"/>
        <w:numPr>
          <w:ilvl w:val="0"/>
          <w:numId w:val="1093"/>
        </w:numPr>
      </w:pPr>
      <w:hyperlink r:id="rId351">
        <w:r>
          <w:rPr>
            <w:rStyle w:val="Hyperlink"/>
          </w:rPr>
          <w:t xml:space="preserve">Evaluation</w:t>
        </w:r>
      </w:hyperlink>
      <w:r>
        <w:t xml:space="preserve"> </w:t>
      </w:r>
      <w:r>
        <w:t xml:space="preserve">(advanced details)</w:t>
      </w:r>
    </w:p>
    <w:p>
      <w:pPr>
        <w:pStyle w:val="Compact"/>
        <w:numPr>
          <w:ilvl w:val="0"/>
          <w:numId w:val="1093"/>
        </w:numPr>
      </w:pPr>
      <w:hyperlink r:id="rId352">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4"/>
    <w:bookmarkStart w:id="357"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5">
        <w:r>
          <w:rPr>
            <w:rStyle w:val="Hyperlink"/>
          </w:rPr>
          <w:t xml:space="preserve">Feather package</w:t>
        </w:r>
      </w:hyperlink>
      <w:r>
        <w:t xml:space="preserve"> </w:t>
      </w:r>
      <w:r>
        <w:t xml:space="preserve">for exchanging data between the two languages</w:t>
      </w:r>
      <w:r>
        <w:t xml:space="preserve"> </w:t>
      </w:r>
      <w:hyperlink r:id="rId356">
        <w:r>
          <w:rPr>
            <w:rStyle w:val="Hyperlink"/>
          </w:rPr>
          <w:t xml:space="preserve">extremely quickly</w:t>
        </w:r>
      </w:hyperlink>
      <w:r>
        <w:t xml:space="preserve">.</w:t>
      </w:r>
    </w:p>
    <w:bookmarkEnd w:id="357"/>
    <w:bookmarkStart w:id="363"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8"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8"/>
    <w:bookmarkStart w:id="359"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9"/>
    <w:bookmarkStart w:id="362"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0"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0"/>
    <w:bookmarkStart w:id="361"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1"/>
    <w:bookmarkEnd w:id="362"/>
    <w:bookmarkEnd w:id="363"/>
    <w:bookmarkStart w:id="364"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4"/>
    <w:bookmarkStart w:id="36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5">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7"/>
    <w:bookmarkStart w:id="373" w:name="sec-r-resources"/>
    <w:p>
      <w:pPr>
        <w:pStyle w:val="Heading2"/>
      </w:pPr>
      <w:r>
        <w:t xml:space="preserve">6.45 Additional Resources</w:t>
      </w:r>
    </w:p>
    <w:bookmarkStart w:id="368"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68"/>
    <w:bookmarkStart w:id="369"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69"/>
    <w:bookmarkStart w:id="370"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372"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2"/>
    <w:bookmarkEnd w:id="373"/>
    <w:bookmarkEnd w:id="374"/>
    <w:bookmarkStart w:id="450" w:name="sec-r-code-style"/>
    <w:p>
      <w:pPr>
        <w:pStyle w:val="Heading1"/>
      </w:pPr>
      <w:r>
        <w:t xml:space="preserve">7. R Code Style</w:t>
      </w:r>
    </w:p>
    <w:p>
      <w:pPr>
        <w:pStyle w:val="FirstParagraph"/>
      </w:pPr>
      <w:r>
        <w:t xml:space="preserve">Follow these code style guidelines for all R code:</w:t>
      </w:r>
    </w:p>
    <w:bookmarkStart w:id="379" w:name="general-principles"/>
    <w:p>
      <w:pPr>
        <w:pStyle w:val="Heading2"/>
      </w:pPr>
      <w:r>
        <w:t xml:space="preserve">7.1 General Principles</w:t>
      </w:r>
    </w:p>
    <w:p>
      <w:pPr>
        <w:pStyle w:val="FirstParagraph"/>
      </w:pPr>
      <w:r>
        <w:t xml:space="preserve">Our lab follows the</w:t>
      </w:r>
      <w:r>
        <w:t xml:space="preserve"> </w:t>
      </w:r>
      <w:hyperlink r:id="rId375">
        <w:r>
          <w:rPr>
            <w:rStyle w:val="Hyperlink"/>
          </w:rPr>
          <w:t xml:space="preserve">Google R Style Guide</w:t>
        </w:r>
      </w:hyperlink>
      <w:r>
        <w:t xml:space="preserve">,</w:t>
      </w:r>
      <w:r>
        <w:t xml:space="preserve"> </w:t>
      </w:r>
      <w:r>
        <w:t xml:space="preserve">which in turn mostly follows the</w:t>
      </w:r>
      <w:r>
        <w:t xml:space="preserve"> </w:t>
      </w:r>
      <w:hyperlink r:id="rId37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7">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9"/>
    <w:bookmarkStart w:id="38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1" w:name="explicit-return-statements"/>
    <w:p>
      <w:pPr>
        <w:pStyle w:val="Heading3"/>
      </w:pPr>
      <w:r>
        <w:t xml:space="preserve">7.2.1 Explicit Return Statements</w:t>
      </w:r>
    </w:p>
    <w:p>
      <w:pPr>
        <w:pStyle w:val="FirstParagraph"/>
      </w:pPr>
      <w:r>
        <w:t xml:space="preserve">Following the</w:t>
      </w:r>
      <w:r>
        <w:t xml:space="preserve"> </w:t>
      </w:r>
      <w:hyperlink r:id="rId38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1"/>
    <w:bookmarkEnd w:id="382"/>
    <w:bookmarkStart w:id="383"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2"/>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2"/>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3"/>
    <w:bookmarkStart w:id="386"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5">
        <w:r>
          <w:rPr>
            <w:rStyle w:val="VerbatimChar"/>
          </w:rPr>
          <w:t xml:space="preserve">measure-performance</w:t>
        </w:r>
      </w:hyperlink>
      <w:r>
        <w:t xml:space="preserve">, not by</w:t>
      </w:r>
      <w:r>
        <w:t xml:space="preserve"> </w:t>
      </w:r>
      <w:r>
        <w:t xml:space="preserve">assumption.</w:t>
      </w:r>
    </w:p>
    <w:bookmarkEnd w:id="386"/>
    <w:bookmarkStart w:id="389"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9"/>
    <w:bookmarkStart w:id="391"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3"/>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3"/>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1"/>
    <w:bookmarkStart w:id="393"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3"/>
    <w:bookmarkStart w:id="394"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4"/>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4"/>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4"/>
    <w:bookmarkStart w:id="397"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6"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5"/>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6"/>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6"/>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6"/>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6"/>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6"/>
    <w:bookmarkEnd w:id="397"/>
    <w:bookmarkStart w:id="399"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7"/>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7"/>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7"/>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8"/>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8"/>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8"/>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8"/>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9"/>
    <w:bookmarkStart w:id="400"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0"/>
    <w:bookmarkStart w:id="403"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opt/quarto/share/formats/docx/note.png" id="4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3"/>
    <w:bookmarkStart w:id="408" w:name="line-breaks-and-formatting"/>
    <w:p>
      <w:pPr>
        <w:pStyle w:val="Heading2"/>
      </w:pPr>
      <w:r>
        <w:t xml:space="preserve">7.13 Line Breaks and Formatting</w:t>
      </w:r>
    </w:p>
    <w:bookmarkStart w:id="404"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4"/>
    <w:bookmarkStart w:id="406"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5">
        <w:r>
          <w:rPr>
            <w:rStyle w:val="Hyperlink"/>
          </w:rPr>
          <w:t xml:space="preserve">semantic line breaks</w:t>
        </w:r>
      </w:hyperlink>
      <w:r>
        <w:t xml:space="preserve">.</w:t>
      </w:r>
    </w:p>
    <w:p>
      <w:pPr>
        <w:pStyle w:val="BodyText"/>
      </w:pPr>
      <w:r>
        <w:rPr>
          <w:b/>
          <w:bCs/>
        </w:rPr>
        <w:t xml:space="preserve">Guidelines:</w:t>
      </w:r>
    </w:p>
    <w:p>
      <w:pPr>
        <w:pStyle w:val="Compact"/>
        <w:numPr>
          <w:ilvl w:val="0"/>
          <w:numId w:val="1111"/>
        </w:numPr>
      </w:pPr>
      <w:r>
        <w:t xml:space="preserve">Break after complete sentences (at periods)</w:t>
      </w:r>
    </w:p>
    <w:p>
      <w:pPr>
        <w:pStyle w:val="Compact"/>
        <w:numPr>
          <w:ilvl w:val="0"/>
          <w:numId w:val="1111"/>
        </w:numPr>
      </w:pPr>
      <w:r>
        <w:t xml:space="preserve">Break after long phrases or clauses (at commas or conjunctions)</w:t>
      </w:r>
    </w:p>
    <w:p>
      <w:pPr>
        <w:pStyle w:val="Compact"/>
        <w:numPr>
          <w:ilvl w:val="0"/>
          <w:numId w:val="1111"/>
        </w:numPr>
      </w:pPr>
      <w:r>
        <w:t xml:space="preserve">Aim for lines under 80 characters</w:t>
      </w:r>
    </w:p>
    <w:p>
      <w:pPr>
        <w:pStyle w:val="Compact"/>
        <w:numPr>
          <w:ilvl w:val="0"/>
          <w:numId w:val="1111"/>
        </w:numPr>
      </w:pPr>
      <w:r>
        <w:t xml:space="preserve">Keep related short phrases together on one line</w:t>
      </w:r>
    </w:p>
    <w:p>
      <w:pPr>
        <w:pStyle w:val="Compact"/>
        <w:numPr>
          <w:ilvl w:val="0"/>
          <w:numId w:val="1111"/>
        </w:numPr>
      </w:pPr>
      <w:r>
        <w:t xml:space="preserve">Do not break in the middle of inline code, links, or formatting</w:t>
      </w:r>
    </w:p>
    <w:bookmarkEnd w:id="406"/>
    <w:bookmarkStart w:id="407" w:name="line-breaks-in-code"/>
    <w:p>
      <w:pPr>
        <w:pStyle w:val="Heading3"/>
      </w:pPr>
      <w:r>
        <w:t xml:space="preserve">7.13.3 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7"/>
    <w:bookmarkEnd w:id="408"/>
    <w:bookmarkStart w:id="410" w:name="markdown-and-quarto-formatting"/>
    <w:p>
      <w:pPr>
        <w:pStyle w:val="Heading2"/>
      </w:pPr>
      <w:r>
        <w:t xml:space="preserve">7.14 Markdown and Quarto Formatting</w:t>
      </w:r>
    </w:p>
    <w:bookmarkStart w:id="409"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9"/>
    <w:bookmarkEnd w:id="410"/>
    <w:bookmarkStart w:id="411"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1"/>
    <w:bookmarkStart w:id="413" w:name="package-code-practices"/>
    <w:p>
      <w:pPr>
        <w:pStyle w:val="Heading2"/>
      </w:pPr>
      <w:r>
        <w:t xml:space="preserve">7.16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412">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413"/>
    <w:bookmarkStart w:id="414"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4"/>
    <w:bookmarkStart w:id="415"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5"/>
    <w:bookmarkStart w:id="420"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20"/>
    <w:bookmarkStart w:id="448" w:name="sec-style-auto-style"/>
    <w:p>
      <w:pPr>
        <w:pStyle w:val="Heading2"/>
      </w:pPr>
      <w:r>
        <w:t xml:space="preserve">7.20 Automated Tools for Style and Project Workflow</w:t>
      </w:r>
    </w:p>
    <w:bookmarkStart w:id="441" w:name="styling"/>
    <w:p>
      <w:pPr>
        <w:pStyle w:val="Heading3"/>
      </w:pPr>
      <w:r>
        <w:t xml:space="preserve">7.20.1 Styling</w:t>
      </w:r>
    </w:p>
    <w:bookmarkStart w:id="422" w:name="rstudio-shortcuts"/>
    <w:p>
      <w:pPr>
        <w:pStyle w:val="Heading4"/>
      </w:pPr>
      <w:r>
        <w:t xml:space="preserve">7.20.1.1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4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2"/>
    <w:bookmarkStart w:id="433"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3"/>
    <w:bookmarkStart w:id="440"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4">
        <w:r>
          <w:rPr>
            <w:rStyle w:val="Hyperlink"/>
          </w:rPr>
          <w:t xml:space="preserve">in this link</w:t>
        </w:r>
      </w:hyperlink>
      <w:r>
        <w:t xml:space="preserve">,</w:t>
      </w:r>
      <w:r>
        <w:t xml:space="preserve"> </w:t>
      </w:r>
      <w:r>
        <w:t xml:space="preserve">and most guidelines are based on the</w:t>
      </w:r>
      <w:r>
        <w:t xml:space="preserve"> </w:t>
      </w:r>
      <w:hyperlink r:id="rId37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0"/>
    <w:bookmarkEnd w:id="441"/>
    <w:bookmarkStart w:id="444"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tip.png" id="443"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4"/>
    <w:bookmarkStart w:id="445"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0">
        <w:r>
          <w:rPr>
            <w:rStyle w:val="Hyperlink"/>
          </w:rPr>
          <w:t xml:space="preserve">Google R Style Guide</w:t>
        </w:r>
      </w:hyperlink>
      <w:r>
        <w:t xml:space="preserve">.</w:t>
      </w:r>
    </w:p>
    <w:p>
      <w:pPr>
        <w:pStyle w:val="Compact"/>
        <w:numPr>
          <w:ilvl w:val="0"/>
          <w:numId w:val="112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1"/>
        </w:numPr>
      </w:pPr>
      <w:r>
        <w:rPr>
          <w:rStyle w:val="VerbatimChar"/>
        </w:rPr>
        <w:t xml:space="preserve">data-raw/</w:t>
      </w:r>
      <w:r>
        <w:t xml:space="preserve">: Pipe consistency and undesirable function rules relaxed (exploratory scripts)</w:t>
      </w:r>
    </w:p>
    <w:p>
      <w:pPr>
        <w:pStyle w:val="Compact"/>
        <w:numPr>
          <w:ilvl w:val="0"/>
          <w:numId w:val="112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1"/>
        </w:numPr>
      </w:pPr>
      <w:r>
        <w:rPr>
          <w:rStyle w:val="VerbatimChar"/>
        </w:rPr>
        <w:t xml:space="preserve">inst/examples/</w:t>
      </w:r>
      <w:r>
        <w:t xml:space="preserve">: Undesirable function rules relaxed</w:t>
      </w:r>
    </w:p>
    <w:p>
      <w:pPr>
        <w:pStyle w:val="Compact"/>
        <w:numPr>
          <w:ilvl w:val="0"/>
          <w:numId w:val="1121"/>
        </w:numPr>
      </w:pPr>
      <w:r>
        <w:rPr>
          <w:rStyle w:val="VerbatimChar"/>
        </w:rPr>
        <w:t xml:space="preserve">tests/testthat.R</w:t>
      </w:r>
      <w:r>
        <w:t xml:space="preserve">: Undesirable function rules relaxed</w:t>
      </w:r>
    </w:p>
    <w:bookmarkEnd w:id="445"/>
    <w:bookmarkStart w:id="447"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7"/>
    <w:bookmarkEnd w:id="448"/>
    <w:bookmarkStart w:id="449" w:name="sec-r-resources-style"/>
    <w:p>
      <w:pPr>
        <w:pStyle w:val="Heading2"/>
      </w:pPr>
      <w:r>
        <w:t xml:space="preserve">7.21 Additional Resources</w:t>
      </w:r>
    </w:p>
    <w:p>
      <w:pPr>
        <w:pStyle w:val="Compact"/>
        <w:numPr>
          <w:ilvl w:val="0"/>
          <w:numId w:val="112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9"/>
    <w:bookmarkEnd w:id="450"/>
    <w:bookmarkStart w:id="455" w:name="big-data"/>
    <w:p>
      <w:pPr>
        <w:pStyle w:val="Heading1"/>
      </w:pPr>
      <w:r>
        <w:t xml:space="preserve">8. Big data</w:t>
      </w:r>
    </w:p>
    <w:bookmarkStart w:id="45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2"/>
    <w:bookmarkStart w:id="45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3"/>
    <w:bookmarkStart w:id="45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3"/>
        </w:numPr>
      </w:pPr>
      <w:r>
        <w:rPr>
          <w:b/>
          <w:bCs/>
        </w:rPr>
        <w:t xml:space="preserve">Uncheck</w:t>
      </w:r>
      <w:r>
        <w:t xml:space="preserve"> </w:t>
      </w:r>
      <w:r>
        <w:t xml:space="preserve">Restore RData into workspace at startup</w:t>
      </w:r>
    </w:p>
    <w:p>
      <w:pPr>
        <w:pStyle w:val="Compact"/>
        <w:numPr>
          <w:ilvl w:val="0"/>
          <w:numId w:val="112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4"/>
    <w:bookmarkEnd w:id="455"/>
    <w:bookmarkStart w:id="47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9" w:name="fig-data-masking"/>
          <w:p>
            <w:pPr>
              <w:pStyle w:val="Compact"/>
              <w:jc w:val="center"/>
            </w:pPr>
            <w:r>
              <w:drawing>
                <wp:inline>
                  <wp:extent cx="2667000" cy="1103368"/>
                  <wp:effectExtent b="0" l="0" r="0" t="0"/>
                  <wp:docPr descr="" title="" id="457" name="Picture"/>
                  <a:graphic>
                    <a:graphicData uri="http://schemas.openxmlformats.org/drawingml/2006/picture">
                      <pic:pic>
                        <pic:nvPicPr>
                          <pic:cNvPr descr="assets/images/data-masking.PNG" id="458" name="Picture"/>
                          <pic:cNvPicPr>
                            <a:picLocks noChangeArrowheads="1" noChangeAspect="1"/>
                          </pic:cNvPicPr>
                        </pic:nvPicPr>
                        <pic:blipFill>
                          <a:blip r:embed="rId45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0"/>
    <w:bookmarkStart w:id="46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1"/>
    <w:bookmarkEnd w:id="462"/>
    <w:bookmarkStart w:id="469" w:name="sec-data-masking-vs-tidy-selection"/>
    <w:p>
      <w:pPr>
        <w:pStyle w:val="Heading2"/>
      </w:pPr>
      <w:r>
        <w:t xml:space="preserve">9.2 Data masking vs. tidy selection</w:t>
      </w:r>
    </w:p>
    <w:p>
      <w:pPr>
        <w:pStyle w:val="FirstParagraph"/>
      </w:pPr>
      <w:r>
        <w:t xml:space="preserve">Many</w:t>
      </w:r>
      <w:r>
        <w:t xml:space="preserve"> </w:t>
      </w:r>
      <w:hyperlink r:id="rId327">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9">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1">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4">
        <w:r>
          <w:rPr>
            <w:rStyle w:val="VerbatimChar"/>
          </w:rPr>
          <w:t xml:space="preserve">{tidyselect}</w:t>
        </w:r>
      </w:hyperlink>
      <w:r>
        <w:t xml:space="preserve"> </w:t>
      </w:r>
      <w:r>
        <w:t xml:space="preserve">1.2.0</w:t>
      </w:r>
      <w:r>
        <w:t xml:space="preserve"> </w:t>
      </w:r>
      <w:r>
        <w:t xml:space="preserve">(</w:t>
      </w:r>
      <w:hyperlink r:id="rId46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8"/>
    <w:bookmarkEnd w:id="469"/>
    <w:bookmarkStart w:id="47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0"/>
    <w:bookmarkEnd w:id="471"/>
    <w:bookmarkEnd w:id="472"/>
    <w:bookmarkStart w:id="558" w:name="sec-quarto"/>
    <w:p>
      <w:pPr>
        <w:pStyle w:val="Heading1"/>
      </w:pPr>
      <w:r>
        <w:t xml:space="preserve">10. Quarto</w:t>
      </w:r>
    </w:p>
    <w:bookmarkStart w:id="480" w:name="introduction"/>
    <w:p>
      <w:pPr>
        <w:pStyle w:val="Heading2"/>
      </w:pPr>
      <w:r>
        <w:t xml:space="preserve">10.1 Introduction</w:t>
      </w:r>
    </w:p>
    <w:p>
      <w:pPr>
        <w:pStyle w:val="FirstParagraph"/>
      </w:pPr>
      <w:hyperlink r:id="rId4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4"/>
    <w:bookmarkStart w:id="4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5"/>
    <w:bookmarkStart w:id="479"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6">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477">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p>
    <w:bookmarkEnd w:id="479"/>
    <w:bookmarkEnd w:id="480"/>
    <w:bookmarkStart w:id="4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1"/>
    <w:bookmarkStart w:id="4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3"/>
    <w:bookmarkStart w:id="4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4"/>
    <w:bookmarkStart w:id="4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5"/>
    <w:bookmarkStart w:id="4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486"/>
    <w:bookmarkStart w:id="4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r>
        <w:t xml:space="preserve">.</w:t>
      </w:r>
    </w:p>
    <w:bookmarkEnd w:id="487"/>
    <w:bookmarkEnd w:id="488"/>
    <w:bookmarkStart w:id="5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489">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490">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491">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492"/>
    <w:bookmarkStart w:id="4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3"/>
    <w:bookmarkStart w:id="4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4"/>
    <w:bookmarkStart w:id="4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5"/>
    <w:bookmarkStart w:id="4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7"/>
    <w:bookmarkStart w:id="500" w:name="resources"/>
    <w:p>
      <w:pPr>
        <w:pStyle w:val="Heading3"/>
      </w:pPr>
      <w:r>
        <w:t xml:space="preserve">10.3.6 Resources</w:t>
      </w:r>
    </w:p>
    <w:p>
      <w:pPr>
        <w:pStyle w:val="Compact"/>
        <w:numPr>
          <w:ilvl w:val="0"/>
          <w:numId w:val="1141"/>
        </w:numPr>
      </w:pPr>
      <w:hyperlink r:id="rId498">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499">
        <w:r>
          <w:rPr>
            <w:rStyle w:val="Hyperlink"/>
          </w:rPr>
          <w:t xml:space="preserve">Quarto Publishing Guide</w:t>
        </w:r>
      </w:hyperlink>
      <w:r>
        <w:t xml:space="preserve"> </w:t>
      </w:r>
      <w:r>
        <w:t xml:space="preserve">- how to publish your book online</w:t>
      </w:r>
    </w:p>
    <w:p>
      <w:pPr>
        <w:pStyle w:val="Compact"/>
        <w:numPr>
          <w:ilvl w:val="0"/>
          <w:numId w:val="1141"/>
        </w:numPr>
      </w:pPr>
      <w:hyperlink r:id="rId478">
        <w:r>
          <w:rPr>
            <w:rStyle w:val="Hyperlink"/>
          </w:rPr>
          <w:t xml:space="preserve">R4DS Quarto chapter</w:t>
        </w:r>
      </w:hyperlink>
      <w:r>
        <w:t xml:space="preserve"> </w:t>
      </w:r>
      <w:r>
        <w:t xml:space="preserve">(Wickham et al. 2023)</w:t>
      </w:r>
      <w:r>
        <w:t xml:space="preserve"> </w:t>
      </w:r>
      <w:r>
        <w:t xml:space="preserve">- excellent introduction to Quarto</w:t>
      </w:r>
    </w:p>
    <w:bookmarkEnd w:id="500"/>
    <w:bookmarkEnd w:id="501"/>
    <w:bookmarkStart w:id="508" w:name="sec-quarto-dashboards"/>
    <w:p>
      <w:pPr>
        <w:pStyle w:val="Heading2"/>
      </w:pPr>
      <w:r>
        <w:t xml:space="preserve">10.4 Dashboards</w:t>
      </w:r>
    </w:p>
    <w:p>
      <w:pPr>
        <w:pStyle w:val="FirstParagraph"/>
      </w:pPr>
      <w:hyperlink r:id="rId50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3">
        <w:r>
          <w:rPr>
            <w:rStyle w:val="VerbatimChar"/>
          </w:rPr>
          <w:t xml:space="preserve">{plotly}</w:t>
        </w:r>
      </w:hyperlink>
      <w:r>
        <w:t xml:space="preserve">,</w:t>
      </w:r>
      <w:r>
        <w:t xml:space="preserve"> </w:t>
      </w:r>
      <w:hyperlink r:id="rId504">
        <w:r>
          <w:rPr>
            <w:rStyle w:val="VerbatimChar"/>
          </w:rPr>
          <w:t xml:space="preserve">{leaflet}</w:t>
        </w:r>
      </w:hyperlink>
      <w:r>
        <w:t xml:space="preserve">,</w:t>
      </w:r>
      <w:r>
        <w:t xml:space="preserve"> </w:t>
      </w:r>
      <w:hyperlink r:id="rId505">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7">
        <w:r>
          <w:rPr>
            <w:rStyle w:val="Hyperlink"/>
          </w:rPr>
          <w:t xml:space="preserve">dashboard examples gallery</w:t>
        </w:r>
      </w:hyperlink>
      <w:r>
        <w:t xml:space="preserve"> </w:t>
      </w:r>
      <w:r>
        <w:t xml:space="preserve">for layouts to copy from.</w:t>
      </w:r>
    </w:p>
    <w:bookmarkEnd w:id="508"/>
    <w:bookmarkStart w:id="51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509"/>
    <w:bookmarkStart w:id="51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1"/>
    <w:bookmarkStart w:id="512" w:name="creating-a-profile"/>
    <w:p>
      <w:pPr>
        <w:pStyle w:val="Heading3"/>
      </w:pPr>
      <w:r>
        <w:t xml:space="preserve">10.5.3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2"/>
    <w:bookmarkStart w:id="51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0">
        <w:r>
          <w:rPr>
            <w:rStyle w:val="Hyperlink"/>
          </w:rPr>
          <w:t xml:space="preserve">RME course</w:t>
        </w:r>
      </w:hyperlink>
      <w:r>
        <w:t xml:space="preserve">.</w:t>
      </w:r>
    </w:p>
    <w:bookmarkEnd w:id="513"/>
    <w:bookmarkStart w:id="516" w:name="resources-1"/>
    <w:p>
      <w:pPr>
        <w:pStyle w:val="Heading3"/>
      </w:pPr>
      <w:r>
        <w:t xml:space="preserve">10.5.5 Resources</w:t>
      </w:r>
    </w:p>
    <w:p>
      <w:pPr>
        <w:pStyle w:val="Compact"/>
        <w:numPr>
          <w:ilvl w:val="0"/>
          <w:numId w:val="1144"/>
        </w:numPr>
      </w:pPr>
      <w:hyperlink r:id="rId514">
        <w:r>
          <w:rPr>
            <w:rStyle w:val="Hyperlink"/>
          </w:rPr>
          <w:t xml:space="preserve">Quarto Profiles Documentation</w:t>
        </w:r>
      </w:hyperlink>
    </w:p>
    <w:p>
      <w:pPr>
        <w:pStyle w:val="Compact"/>
        <w:numPr>
          <w:ilvl w:val="0"/>
          <w:numId w:val="1144"/>
        </w:numPr>
      </w:pPr>
      <w:hyperlink r:id="rId510">
        <w:r>
          <w:rPr>
            <w:rStyle w:val="Hyperlink"/>
          </w:rPr>
          <w:t xml:space="preserve">RME Example</w:t>
        </w:r>
      </w:hyperlink>
      <w:r>
        <w:t xml:space="preserve"> </w:t>
      </w:r>
      <w:r>
        <w:t xml:space="preserve">- see the source at</w:t>
      </w:r>
      <w:r>
        <w:t xml:space="preserve"> </w:t>
      </w:r>
      <w:hyperlink r:id="rId515">
        <w:r>
          <w:rPr>
            <w:rStyle w:val="Hyperlink"/>
          </w:rPr>
          <w:t xml:space="preserve">https://github.com/d-morrison/rme</w:t>
        </w:r>
      </w:hyperlink>
      <w:r>
        <w:t xml:space="preserve"> </w:t>
      </w:r>
      <w:r>
        <w:t xml:space="preserve">for a working example</w:t>
      </w:r>
    </w:p>
    <w:bookmarkEnd w:id="516"/>
    <w:bookmarkEnd w:id="517"/>
    <w:bookmarkStart w:id="522" w:name="advanced-features"/>
    <w:p>
      <w:pPr>
        <w:pStyle w:val="Heading2"/>
      </w:pPr>
      <w:r>
        <w:t xml:space="preserve">10.6 Advanced Features</w:t>
      </w:r>
    </w:p>
    <w:bookmarkStart w:id="51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8">
        <w:r>
          <w:rPr>
            <w:rStyle w:val="Hyperlink"/>
          </w:rPr>
          <w:t xml:space="preserve">Quarto Cross-References documentation</w:t>
        </w:r>
      </w:hyperlink>
      <w:r>
        <w:t xml:space="preserve">.</w:t>
      </w:r>
    </w:p>
    <w:bookmarkEnd w:id="519"/>
    <w:bookmarkStart w:id="52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0">
        <w:r>
          <w:rPr>
            <w:rStyle w:val="Hyperlink"/>
          </w:rPr>
          <w:t xml:space="preserve">Quarto Includes documentation</w:t>
        </w:r>
      </w:hyperlink>
      <w:r>
        <w:t xml:space="preserve">.</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7"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7">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8">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9">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6">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1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6">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9">
        <w:r>
          <w:rPr>
            <w:rStyle w:val="Hyperlink"/>
          </w:rPr>
          <w:t xml:space="preserve">UCD-SeRG Quarto Book Template</w:t>
        </w:r>
      </w:hyperlink>
      <w:r>
        <w:t xml:space="preserve"> </w:t>
      </w:r>
      <w:r>
        <w:t xml:space="preserve">- our recommended template</w:t>
      </w:r>
    </w:p>
    <w:p>
      <w:pPr>
        <w:pStyle w:val="Compact"/>
        <w:numPr>
          <w:ilvl w:val="0"/>
          <w:numId w:val="1162"/>
        </w:numPr>
      </w:pPr>
      <w:hyperlink r:id="rId4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91">
        <w:r>
          <w:rPr>
            <w:rStyle w:val="Hyperlink"/>
          </w:rPr>
          <w:t xml:space="preserve">DataLab Quarto Template</w:t>
        </w:r>
      </w:hyperlink>
      <w:r>
        <w:t xml:space="preserve"> </w:t>
      </w:r>
      <w:r>
        <w:t xml:space="preserve">- template from the UC Davis DataLab and Davis R Users Group</w:t>
      </w:r>
    </w:p>
    <w:bookmarkEnd w:id="552"/>
    <w:bookmarkStart w:id="555"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55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55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5"/>
    <w:bookmarkStart w:id="556"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556"/>
    <w:bookmarkEnd w:id="557"/>
    <w:bookmarkEnd w:id="558"/>
    <w:bookmarkStart w:id="631" w:name="sec-github"/>
    <w:p>
      <w:pPr>
        <w:pStyle w:val="Heading1"/>
      </w:pPr>
      <w:r>
        <w:t xml:space="preserve">11. Github</w:t>
      </w:r>
    </w:p>
    <w:bookmarkStart w:id="562" w:name="basics"/>
    <w:p>
      <w:pPr>
        <w:pStyle w:val="Heading2"/>
      </w:pPr>
      <w:r>
        <w:t xml:space="preserve">11.1 Basics</w:t>
      </w:r>
    </w:p>
    <w:p>
      <w:pPr>
        <w:pStyle w:val="Compact"/>
        <w:numPr>
          <w:ilvl w:val="0"/>
          <w:numId w:val="1165"/>
        </w:numPr>
      </w:pPr>
      <w:hyperlink r:id="rId559">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5"/>
        </w:numPr>
      </w:pPr>
      <w:r>
        <w:t xml:space="preserve">A detailed tutorial of Git can be found</w:t>
      </w:r>
      <w:r>
        <w:t xml:space="preserve"> </w:t>
      </w:r>
      <w:hyperlink r:id="rId560">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560">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561">
        <w:r>
          <w:rPr>
            <w:rStyle w:val="Hyperlink"/>
          </w:rPr>
          <w:t xml:space="preserve">UC Davis DataLab Git Sandbox</w:t>
        </w:r>
      </w:hyperlink>
      <w:r>
        <w:t xml:space="preserve"> </w:t>
      </w:r>
      <w:r>
        <w:t xml:space="preserve">- a collaborative repository for learning Git workflows.</w:t>
      </w:r>
    </w:p>
    <w:bookmarkEnd w:id="562"/>
    <w:bookmarkStart w:id="578" w:name="sec-github-education"/>
    <w:p>
      <w:pPr>
        <w:pStyle w:val="Heading2"/>
      </w:pPr>
      <w:r>
        <w:t xml:space="preserve">11.2 GitHub Education and Copilot Access</w:t>
      </w:r>
    </w:p>
    <w:bookmarkStart w:id="566"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563">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4">
        <w:r>
          <w:rPr>
            <w:rStyle w:val="Hyperlink"/>
          </w:rPr>
          <w:t xml:space="preserve">GitHub Student Developer Pack</w:t>
        </w:r>
      </w:hyperlink>
      <w:r>
        <w:t xml:space="preserve"> </w:t>
      </w:r>
      <w:r>
        <w:t xml:space="preserve">(for students)</w:t>
      </w:r>
      <w:r>
        <w:t xml:space="preserve"> </w:t>
      </w:r>
      <w:r>
        <w:t xml:space="preserve">or</w:t>
      </w:r>
      <w:r>
        <w:t xml:space="preserve"> </w:t>
      </w:r>
      <w:hyperlink r:id="rId56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6"/>
    <w:bookmarkStart w:id="577"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567">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1" w:name="fig-request-copilot-seat"/>
          <w:p>
            <w:pPr>
              <w:pStyle w:val="Compact"/>
              <w:jc w:val="center"/>
            </w:pPr>
            <w:r>
              <w:drawing>
                <wp:inline>
                  <wp:extent cx="5334000" cy="3052792"/>
                  <wp:effectExtent b="0" l="0" r="0" t="0"/>
                  <wp:docPr descr="" title="" id="569" name="Picture"/>
                  <a:graphic>
                    <a:graphicData uri="http://schemas.openxmlformats.org/drawingml/2006/picture">
                      <pic:pic>
                        <pic:nvPicPr>
                          <pic:cNvPr descr="assets/images/github-copilot-invitation-email.png" id="570" name="Picture"/>
                          <pic:cNvPicPr>
                            <a:picLocks noChangeArrowheads="1" noChangeAspect="1"/>
                          </pic:cNvPicPr>
                        </pic:nvPicPr>
                        <pic:blipFill>
                          <a:blip r:embed="rId56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1"/>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572">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6" w:name="fig-copilot-settings-org-options"/>
          <w:p>
            <w:pPr>
              <w:pStyle w:val="Compact"/>
              <w:jc w:val="center"/>
            </w:pPr>
            <w:r>
              <w:drawing>
                <wp:inline>
                  <wp:extent cx="5334000" cy="531962"/>
                  <wp:effectExtent b="0" l="0" r="0" t="0"/>
                  <wp:docPr descr="" title="" id="574" name="Picture"/>
                  <a:graphic>
                    <a:graphicData uri="http://schemas.openxmlformats.org/drawingml/2006/picture">
                      <pic:pic>
                        <pic:nvPicPr>
                          <pic:cNvPr descr="assets/images/github-copilot-settings-page.png" id="575" name="Picture"/>
                          <pic:cNvPicPr>
                            <a:picLocks noChangeArrowheads="1" noChangeAspect="1"/>
                          </pic:cNvPicPr>
                        </pic:nvPicPr>
                        <pic:blipFill>
                          <a:blip r:embed="rId57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6"/>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7"/>
    <w:bookmarkEnd w:id="578"/>
    <w:bookmarkStart w:id="579"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9"/>
    <w:bookmarkStart w:id="589" w:name="sec-cli-tools"/>
    <w:p>
      <w:pPr>
        <w:pStyle w:val="Heading2"/>
      </w:pPr>
      <w:r>
        <w:t xml:space="preserve">11.4 GitHub CLI and GitLab CLI</w:t>
      </w:r>
    </w:p>
    <w:p>
      <w:pPr>
        <w:pStyle w:val="FirstParagraph"/>
      </w:pPr>
      <w:hyperlink r:id="rId580">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1">
        <w:r>
          <w:rPr>
            <w:rStyle w:val="VerbatimChar"/>
          </w:rPr>
          <w:t xml:space="preserve">glab</w:t>
        </w:r>
      </w:hyperlink>
      <w:r>
        <w:t xml:space="preserve"> </w:t>
      </w:r>
      <w:r>
        <w:t xml:space="preserve">is the GitLab equivalent.</w:t>
      </w:r>
    </w:p>
    <w:bookmarkStart w:id="58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3">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Start w:id="58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58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End w:id="589"/>
    <w:bookmarkStart w:id="59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0">
        <w:r>
          <w:rPr>
            <w:rStyle w:val="Hyperlink"/>
          </w:rPr>
          <w:t xml:space="preserve">here</w:t>
        </w:r>
      </w:hyperlink>
      <w:r>
        <w:t xml:space="preserve">. You can also find instructions on how to handle merge conflicts when joining branches together.</w:t>
      </w:r>
    </w:p>
    <w:bookmarkEnd w:id="591"/>
    <w:bookmarkStart w:id="592"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4"/>
        </w:numPr>
      </w:pPr>
      <w:r>
        <w:t xml:space="preserve">Cherry-pick the commits you want to contribute</w:t>
      </w:r>
      <w:r>
        <w:t xml:space="preserve"> </w:t>
      </w:r>
      <w:r>
        <w:t xml:space="preserve">from the dev branch onto the feature branch.</w:t>
      </w:r>
    </w:p>
    <w:p>
      <w:pPr>
        <w:pStyle w:val="Compact"/>
        <w:numPr>
          <w:ilvl w:val="0"/>
          <w:numId w:val="117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2"/>
    <w:bookmarkStart w:id="595"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4"/>
          <w:p/>
        </w:tc>
      </w:tr>
    </w:tbl>
    <w:bookmarkEnd w:id="595"/>
    <w:bookmarkStart w:id="596"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6"/>
    <w:bookmarkStart w:id="598"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7"/>
          <w:p/>
        </w:tc>
      </w:tr>
    </w:tbl>
    <w:bookmarkEnd w:id="598"/>
    <w:bookmarkStart w:id="599"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9"/>
    <w:bookmarkStart w:id="603"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0"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6"/>
        </w:numPr>
      </w:pPr>
      <w:r>
        <w:t xml:space="preserve">Make a small change and verify your project still works</w:t>
      </w:r>
    </w:p>
    <w:p>
      <w:pPr>
        <w:pStyle w:val="Compact"/>
        <w:numPr>
          <w:ilvl w:val="0"/>
          <w:numId w:val="117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6"/>
        </w:numPr>
      </w:pPr>
      <w:r>
        <w:rPr>
          <w:b/>
          <w:bCs/>
        </w:rPr>
        <w:t xml:space="preserve">Do not push yet</w:t>
      </w:r>
    </w:p>
    <w:p>
      <w:pPr>
        <w:pStyle w:val="Compact"/>
        <w:numPr>
          <w:ilvl w:val="0"/>
          <w:numId w:val="1176"/>
        </w:numPr>
      </w:pPr>
      <w:r>
        <w:t xml:space="preserve">Make another small change and verify it works</w:t>
      </w:r>
    </w:p>
    <w:p>
      <w:pPr>
        <w:pStyle w:val="Compact"/>
        <w:numPr>
          <w:ilvl w:val="0"/>
          <w:numId w:val="1176"/>
        </w:numPr>
      </w:pPr>
      <w:r>
        <w:t xml:space="preserve">Stage and amend the previous commit:</w:t>
      </w:r>
      <w:r>
        <w:t xml:space="preserve"> </w:t>
      </w:r>
      <w:r>
        <w:rPr>
          <w:rStyle w:val="VerbatimChar"/>
        </w:rPr>
        <w:t xml:space="preserve">git commit --amend --no-edit</w:t>
      </w:r>
    </w:p>
    <w:p>
      <w:pPr>
        <w:pStyle w:val="Compact"/>
        <w:numPr>
          <w:ilvl w:val="0"/>
          <w:numId w:val="1176"/>
        </w:numPr>
      </w:pPr>
      <w:r>
        <w:t xml:space="preserve">Repeat steps 4-5 as needed</w:t>
      </w:r>
    </w:p>
    <w:p>
      <w:pPr>
        <w:pStyle w:val="Compact"/>
        <w:numPr>
          <w:ilvl w:val="0"/>
          <w:numId w:val="1176"/>
        </w:numPr>
      </w:pPr>
      <w:r>
        <w:t xml:space="preserve">When finished, amend one final time with a proper commit message</w:t>
      </w:r>
    </w:p>
    <w:p>
      <w:pPr>
        <w:pStyle w:val="Compact"/>
        <w:numPr>
          <w:ilvl w:val="0"/>
          <w:numId w:val="117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0"/>
    <w:bookmarkStart w:id="602" w:name="key-points"/>
    <w:p>
      <w:pPr>
        <w:pStyle w:val="Heading3"/>
      </w:pPr>
      <w:r>
        <w:t xml:space="preserve">11.11.2 Key Points</w:t>
      </w:r>
    </w:p>
    <w:p>
      <w:pPr>
        <w:pStyle w:val="Compact"/>
        <w:numPr>
          <w:ilvl w:val="0"/>
          <w:numId w:val="1177"/>
        </w:numPr>
      </w:pPr>
      <w:r>
        <w:t xml:space="preserve">Each amend replaces the previous commit rather than creating a new one</w:t>
      </w:r>
    </w:p>
    <w:p>
      <w:pPr>
        <w:pStyle w:val="Compact"/>
        <w:numPr>
          <w:ilvl w:val="0"/>
          <w:numId w:val="1177"/>
        </w:numPr>
      </w:pPr>
      <w:r>
        <w:t xml:space="preserve">This keeps your history clean while letting you work incrementally</w:t>
      </w:r>
    </w:p>
    <w:p>
      <w:pPr>
        <w:pStyle w:val="Compact"/>
        <w:numPr>
          <w:ilvl w:val="0"/>
          <w:numId w:val="1177"/>
        </w:numPr>
      </w:pPr>
      <w:r>
        <w:t xml:space="preserve">Only use this pattern before pushing - never amend commits that others may have pulled</w:t>
      </w:r>
    </w:p>
    <w:p>
      <w:pPr>
        <w:pStyle w:val="Compact"/>
        <w:numPr>
          <w:ilvl w:val="0"/>
          <w:numId w:val="117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1">
        <w:r>
          <w:rPr>
            <w:rStyle w:val="Hyperlink"/>
          </w:rPr>
          <w:t xml:space="preserve">Repeated Amend chapter</w:t>
        </w:r>
      </w:hyperlink>
      <w:r>
        <w:t xml:space="preserve"> </w:t>
      </w:r>
      <w:r>
        <w:t xml:space="preserve">in Happy Git with R.</w:t>
      </w:r>
    </w:p>
    <w:bookmarkEnd w:id="602"/>
    <w:bookmarkEnd w:id="603"/>
    <w:bookmarkStart w:id="606"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5">
        <w:r>
          <w:rPr>
            <w:rStyle w:val="Hyperlink"/>
          </w:rPr>
          <w:t xml:space="preserve">great discussion of project-oriented workflows</w:t>
        </w:r>
      </w:hyperlink>
      <w:r>
        <w:t xml:space="preserve">, extolling the virtues of a self-contained, portable projects, for your reference.</w:t>
      </w:r>
    </w:p>
    <w:bookmarkEnd w:id="606"/>
    <w:bookmarkStart w:id="610"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7">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9"/>
        </w:numPr>
      </w:pPr>
      <w:hyperlink r:id="rId60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9"/>
        </w:numPr>
      </w:pPr>
      <w:hyperlink r:id="rId60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0"/>
    <w:bookmarkStart w:id="623" w:name="sec-gitattributes"/>
    <w:p>
      <w:pPr>
        <w:pStyle w:val="Heading2"/>
      </w:pPr>
      <w:r>
        <w:t xml:space="preserve">11.14 Customizing How Files Appear on GitHub</w:t>
      </w:r>
    </w:p>
    <w:p>
      <w:pPr>
        <w:pStyle w:val="FirstParagraph"/>
      </w:pPr>
      <w:r>
        <w:t xml:space="preserve">GitHub uses a tool called</w:t>
      </w:r>
      <w:r>
        <w:t xml:space="preserve"> </w:t>
      </w:r>
      <w:hyperlink r:id="rId61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3"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0"/>
        </w:numPr>
      </w:pPr>
      <w:r>
        <w:rPr>
          <w:b/>
          <w:bCs/>
        </w:rPr>
        <w:t xml:space="preserve">Excluded from language statistics</w:t>
      </w:r>
      <w:r>
        <w:t xml:space="preserve"> </w:t>
      </w:r>
      <w:r>
        <w:t xml:space="preserve">- they won’t affect your repository’s language breakdown</w:t>
      </w:r>
    </w:p>
    <w:p>
      <w:pPr>
        <w:pStyle w:val="Compact"/>
        <w:numPr>
          <w:ilvl w:val="0"/>
          <w:numId w:val="118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1"/>
        </w:numPr>
      </w:pPr>
      <w:r>
        <w:t xml:space="preserve">Auto-generated documentation files</w:t>
      </w:r>
    </w:p>
    <w:p>
      <w:pPr>
        <w:pStyle w:val="Compact"/>
        <w:numPr>
          <w:ilvl w:val="0"/>
          <w:numId w:val="1181"/>
        </w:numPr>
      </w:pPr>
      <w:r>
        <w:t xml:space="preserve">Files generated by build tools or code generators</w:t>
      </w:r>
    </w:p>
    <w:p>
      <w:pPr>
        <w:pStyle w:val="Compact"/>
        <w:numPr>
          <w:ilvl w:val="0"/>
          <w:numId w:val="118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2">
        <w:r>
          <w:rPr>
            <w:rStyle w:val="Hyperlink"/>
          </w:rPr>
          <w:t xml:space="preserve">Generated code documentation</w:t>
        </w:r>
      </w:hyperlink>
      <w:r>
        <w:t xml:space="preserve">.</w:t>
      </w:r>
    </w:p>
    <w:bookmarkEnd w:id="613"/>
    <w:bookmarkStart w:id="616"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4">
        <w:r>
          <w:rPr>
            <w:rStyle w:val="Hyperlink"/>
          </w:rPr>
          <w:t xml:space="preserve">pattern format documentation</w:t>
        </w:r>
      </w:hyperlink>
      <w:r>
        <w:t xml:space="preserve"> </w:t>
      </w:r>
      <w:r>
        <w:t xml:space="preserve">and the</w:t>
      </w:r>
      <w:r>
        <w:t xml:space="preserve"> </w:t>
      </w:r>
      <w:hyperlink r:id="rId615">
        <w:r>
          <w:rPr>
            <w:rStyle w:val="Hyperlink"/>
          </w:rPr>
          <w:t xml:space="preserve">Using gitattributes guide</w:t>
        </w:r>
      </w:hyperlink>
      <w:r>
        <w:t xml:space="preserve">.</w:t>
      </w:r>
    </w:p>
    <w:bookmarkEnd w:id="616"/>
    <w:bookmarkStart w:id="622"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2"/>
        </w:numPr>
      </w:pPr>
      <w:r>
        <w:rPr>
          <w:rStyle w:val="VerbatimChar"/>
        </w:rPr>
        <w:t xml:space="preserve">linguist-vendored</w:t>
      </w:r>
      <w:r>
        <w:t xml:space="preserve"> </w:t>
      </w:r>
      <w:r>
        <w:t xml:space="preserve">- Marks vendored code (libraries you didn’t write) to exclude from stats (</w:t>
      </w:r>
      <w:hyperlink r:id="rId617">
        <w:r>
          <w:rPr>
            <w:rStyle w:val="Hyperlink"/>
          </w:rPr>
          <w:t xml:space="preserve">documentation</w:t>
        </w:r>
      </w:hyperlink>
      <w:r>
        <w:t xml:space="preserve">)</w:t>
      </w:r>
    </w:p>
    <w:p>
      <w:pPr>
        <w:pStyle w:val="Compact"/>
        <w:numPr>
          <w:ilvl w:val="0"/>
          <w:numId w:val="1182"/>
        </w:numPr>
      </w:pPr>
      <w:r>
        <w:rPr>
          <w:rStyle w:val="VerbatimChar"/>
        </w:rPr>
        <w:t xml:space="preserve">linguist-documentation</w:t>
      </w:r>
      <w:r>
        <w:t xml:space="preserve"> </w:t>
      </w:r>
      <w:r>
        <w:t xml:space="preserve">- Marks documentation files to exclude from stats (</w:t>
      </w:r>
      <w:hyperlink r:id="rId618">
        <w:r>
          <w:rPr>
            <w:rStyle w:val="Hyperlink"/>
          </w:rPr>
          <w:t xml:space="preserve">documentation</w:t>
        </w:r>
      </w:hyperlink>
      <w:r>
        <w:t xml:space="preserve">)</w:t>
      </w:r>
    </w:p>
    <w:p>
      <w:pPr>
        <w:pStyle w:val="Compact"/>
        <w:numPr>
          <w:ilvl w:val="0"/>
          <w:numId w:val="1182"/>
        </w:numPr>
      </w:pPr>
      <w:r>
        <w:rPr>
          <w:rStyle w:val="VerbatimChar"/>
        </w:rPr>
        <w:t xml:space="preserve">linguist-detectable</w:t>
      </w:r>
      <w:r>
        <w:t xml:space="preserve"> </w:t>
      </w:r>
      <w:r>
        <w:t xml:space="preserve">- Forces a file type to be included in language stats (useful for data or prose files) (</w:t>
      </w:r>
      <w:hyperlink r:id="rId619">
        <w:r>
          <w:rPr>
            <w:rStyle w:val="Hyperlink"/>
          </w:rPr>
          <w:t xml:space="preserve">documentation</w:t>
        </w:r>
      </w:hyperlink>
      <w:r>
        <w:t xml:space="preserve">)</w:t>
      </w:r>
    </w:p>
    <w:p>
      <w:pPr>
        <w:pStyle w:val="Compact"/>
        <w:numPr>
          <w:ilvl w:val="0"/>
          <w:numId w:val="1182"/>
        </w:numPr>
      </w:pPr>
      <w:r>
        <w:rPr>
          <w:rStyle w:val="VerbatimChar"/>
        </w:rPr>
        <w:t xml:space="preserve">linguist-language=&lt;name&gt;</w:t>
      </w:r>
      <w:r>
        <w:t xml:space="preserve"> </w:t>
      </w:r>
      <w:r>
        <w:t xml:space="preserve">- Overrides the detected language for syntax highlighting (</w:t>
      </w:r>
      <w:hyperlink r:id="rId61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0">
        <w:r>
          <w:rPr>
            <w:rStyle w:val="Hyperlink"/>
          </w:rPr>
          <w:t xml:space="preserve">Customizing how changed files appear on GitHub</w:t>
        </w:r>
      </w:hyperlink>
      <w:r>
        <w:t xml:space="preserve"> </w:t>
      </w:r>
      <w:r>
        <w:t xml:space="preserve">and the</w:t>
      </w:r>
      <w:r>
        <w:t xml:space="preserve"> </w:t>
      </w:r>
      <w:hyperlink r:id="rId621">
        <w:r>
          <w:rPr>
            <w:rStyle w:val="Hyperlink"/>
          </w:rPr>
          <w:t xml:space="preserve">Linguist overrides documentation</w:t>
        </w:r>
      </w:hyperlink>
      <w:r>
        <w:t xml:space="preserve">.</w:t>
      </w:r>
    </w:p>
    <w:bookmarkEnd w:id="622"/>
    <w:bookmarkEnd w:id="623"/>
    <w:bookmarkStart w:id="630"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3"/>
        </w:numPr>
      </w:pPr>
      <w:r>
        <w:rPr>
          <w:b/>
          <w:bCs/>
        </w:rPr>
        <w:t xml:space="preserve">Archiving</w:t>
      </w:r>
      <w:r>
        <w:t xml:space="preserve"> </w:t>
      </w:r>
      <w:r>
        <w:t xml:space="preserve">a project before a repository is transferred, made private, or deleted.</w:t>
      </w:r>
    </w:p>
    <w:p>
      <w:pPr>
        <w:pStyle w:val="Compact"/>
        <w:numPr>
          <w:ilvl w:val="0"/>
          <w:numId w:val="1183"/>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3"/>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3"/>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4"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4"/>
    <w:bookmarkStart w:id="625"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5"/>
    <w:bookmarkStart w:id="626"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6"/>
    <w:bookmarkStart w:id="627"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7"/>
    <w:bookmarkStart w:id="628"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8"/>
    <w:bookmarkStart w:id="629" w:name="sec-export-cautions"/>
    <w:p>
      <w:pPr>
        <w:pStyle w:val="Heading3"/>
      </w:pPr>
      <w:r>
        <w:t xml:space="preserve">11.15.6 Practical cautions</w:t>
      </w:r>
    </w:p>
    <w:p>
      <w:pPr>
        <w:pStyle w:val="Compact"/>
        <w:numPr>
          <w:ilvl w:val="0"/>
          <w:numId w:val="1184"/>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4"/>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4"/>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4"/>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9"/>
    <w:bookmarkEnd w:id="630"/>
    <w:bookmarkEnd w:id="631"/>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9"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2"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2"/>
    <w:bookmarkStart w:id="633"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3"/>
    <w:bookmarkStart w:id="634"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4"/>
    <w:bookmarkStart w:id="635"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5"/>
    <w:bookmarkStart w:id="636"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6"/>
    <w:bookmarkStart w:id="638"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7">
        <w:r>
          <w:rPr>
            <w:rStyle w:val="Hyperlink"/>
          </w:rPr>
          <w:t xml:space="preserve">steward guidelines</w:t>
        </w:r>
      </w:hyperlink>
      <w:r>
        <w:t xml:space="preserve">.</w:t>
      </w:r>
    </w:p>
    <w:bookmarkEnd w:id="638"/>
    <w:bookmarkEnd w:id="639"/>
    <w:bookmarkStart w:id="648" w:name="sec-opening-pull-requests"/>
    <w:p>
      <w:pPr>
        <w:pStyle w:val="Heading3"/>
      </w:pPr>
      <w:r>
        <w:t xml:space="preserve">12.1.2 Opening pull requests</w:t>
      </w:r>
    </w:p>
    <w:bookmarkStart w:id="640"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5"/>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5"/>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5"/>
        </w:numPr>
      </w:pPr>
      <w:r>
        <w:rPr>
          <w:b/>
          <w:bCs/>
        </w:rPr>
        <w:t xml:space="preserve">Fewer bugs</w:t>
      </w:r>
      <w:r>
        <w:t xml:space="preserve">:</w:t>
      </w:r>
      <w:r>
        <w:t xml:space="preserve"> </w:t>
      </w:r>
      <w:r>
        <w:t xml:space="preserve">Smaller changes are easier to reason about.</w:t>
      </w:r>
    </w:p>
    <w:p>
      <w:pPr>
        <w:pStyle w:val="Compact"/>
        <w:numPr>
          <w:ilvl w:val="0"/>
          <w:numId w:val="1185"/>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5"/>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0"/>
    <w:bookmarkStart w:id="641"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6"/>
        </w:numPr>
      </w:pPr>
      <w:r>
        <w:t xml:space="preserve">“Fix bug”</w:t>
      </w:r>
    </w:p>
    <w:p>
      <w:pPr>
        <w:pStyle w:val="Compact"/>
        <w:numPr>
          <w:ilvl w:val="0"/>
          <w:numId w:val="1186"/>
        </w:numPr>
      </w:pPr>
      <w:r>
        <w:t xml:space="preserve">“Add patch”</w:t>
      </w:r>
    </w:p>
    <w:p>
      <w:pPr>
        <w:pStyle w:val="Compact"/>
        <w:numPr>
          <w:ilvl w:val="0"/>
          <w:numId w:val="1186"/>
        </w:numPr>
      </w:pPr>
      <w:r>
        <w:t xml:space="preserve">“Moving code from A to B”</w:t>
      </w:r>
    </w:p>
    <w:p>
      <w:pPr>
        <w:pStyle w:val="FirstParagraph"/>
      </w:pPr>
      <w:r>
        <w:t xml:space="preserve">Better titles that summarize the actual change:</w:t>
      </w:r>
    </w:p>
    <w:p>
      <w:pPr>
        <w:pStyle w:val="Compact"/>
        <w:numPr>
          <w:ilvl w:val="0"/>
          <w:numId w:val="1187"/>
        </w:numPr>
      </w:pPr>
      <w:r>
        <w:t xml:space="preserve">“Fix missing value handling in data processing function”</w:t>
      </w:r>
    </w:p>
    <w:p>
      <w:pPr>
        <w:pStyle w:val="Compact"/>
        <w:numPr>
          <w:ilvl w:val="0"/>
          <w:numId w:val="1187"/>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8"/>
        </w:numPr>
      </w:pPr>
      <w:r>
        <w:t xml:space="preserve">A brief description of the problem being solved</w:t>
      </w:r>
    </w:p>
    <w:p>
      <w:pPr>
        <w:pStyle w:val="Compact"/>
        <w:numPr>
          <w:ilvl w:val="0"/>
          <w:numId w:val="1188"/>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8"/>
        </w:numPr>
      </w:pPr>
      <w:r>
        <w:t xml:space="preserve">A before-and-after example that shows the changed behavior</w:t>
      </w:r>
    </w:p>
    <w:p>
      <w:pPr>
        <w:pStyle w:val="Compact"/>
        <w:numPr>
          <w:ilvl w:val="0"/>
          <w:numId w:val="1188"/>
        </w:numPr>
      </w:pPr>
      <w:r>
        <w:t xml:space="preserve">Possible shortcomings or trade-offs in the current approach</w:t>
      </w:r>
    </w:p>
    <w:p>
      <w:pPr>
        <w:pStyle w:val="Compact"/>
        <w:numPr>
          <w:ilvl w:val="0"/>
          <w:numId w:val="1188"/>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1"/>
    <w:bookmarkStart w:id="642"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9"/>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9"/>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9"/>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9"/>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2"/>
    <w:bookmarkStart w:id="643"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0"/>
        </w:numPr>
      </w:pPr>
      <w:r>
        <w:t xml:space="preserve">at least one other student</w:t>
      </w:r>
    </w:p>
    <w:p>
      <w:pPr>
        <w:pStyle w:val="Compact"/>
        <w:numPr>
          <w:ilvl w:val="0"/>
          <w:numId w:val="1190"/>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3"/>
    <w:bookmarkStart w:id="644"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4"/>
    <w:bookmarkStart w:id="645"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5"/>
    <w:bookmarkStart w:id="647"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1"/>
        </w:numPr>
      </w:pPr>
      <w:r>
        <w:t xml:space="preserve">On GitHub,</w:t>
      </w:r>
      <w:r>
        <w:t xml:space="preserve"> </w:t>
      </w:r>
      <w:r>
        <w:t xml:space="preserve">navigate to the main page of the repository.</w:t>
      </w:r>
    </w:p>
    <w:p>
      <w:pPr>
        <w:pStyle w:val="Compact"/>
        <w:numPr>
          <w:ilvl w:val="0"/>
          <w:numId w:val="1191"/>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1"/>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6">
        <w:r>
          <w:rPr>
            <w:rStyle w:val="Hyperlink"/>
          </w:rPr>
          <w:t xml:space="preserve">GitHub’s pull request template documentation</w:t>
        </w:r>
      </w:hyperlink>
      <w:r>
        <w:t xml:space="preserve">.</w:t>
      </w:r>
    </w:p>
    <w:p>
      <w:pPr>
        <w:pStyle w:val="Compact"/>
        <w:numPr>
          <w:ilvl w:val="0"/>
          <w:numId w:val="1191"/>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1">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21">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21">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6">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6"/>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4"/>
    <w:bookmarkStart w:id="926"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1"/>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3"/>
        </w:numPr>
      </w:pPr>
      <w:hyperlink r:id="rId941">
        <w:r>
          <w:rPr>
            <w:rStyle w:val="Hyperlink"/>
          </w:rPr>
          <w:t xml:space="preserve">dplyr and tidyr cheat sheet</w:t>
        </w:r>
      </w:hyperlink>
    </w:p>
    <w:p>
      <w:pPr>
        <w:pStyle w:val="Compact"/>
        <w:numPr>
          <w:ilvl w:val="0"/>
          <w:numId w:val="1263"/>
        </w:numPr>
      </w:pPr>
      <w:hyperlink r:id="rId942">
        <w:r>
          <w:rPr>
            <w:rStyle w:val="Hyperlink"/>
          </w:rPr>
          <w:t xml:space="preserve">ggplot cheat sheet</w:t>
        </w:r>
      </w:hyperlink>
    </w:p>
    <w:p>
      <w:pPr>
        <w:pStyle w:val="Compact"/>
        <w:numPr>
          <w:ilvl w:val="0"/>
          <w:numId w:val="1263"/>
        </w:numPr>
      </w:pPr>
      <w:hyperlink r:id="rId943">
        <w:r>
          <w:rPr>
            <w:rStyle w:val="Hyperlink"/>
          </w:rPr>
          <w:t xml:space="preserve">data table cheat sheet</w:t>
        </w:r>
      </w:hyperlink>
    </w:p>
    <w:p>
      <w:pPr>
        <w:pStyle w:val="Compact"/>
        <w:numPr>
          <w:ilvl w:val="0"/>
          <w:numId w:val="1263"/>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4"/>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5"/>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6"/>
        </w:numPr>
      </w:pPr>
      <w:hyperlink r:id="rId350">
        <w:r>
          <w:rPr>
            <w:rStyle w:val="Hyperlink"/>
          </w:rPr>
          <w:t xml:space="preserve">Tidy Eval in 5 Minutes</w:t>
        </w:r>
      </w:hyperlink>
      <w:r>
        <w:t xml:space="preserve"> </w:t>
      </w:r>
      <w:r>
        <w:t xml:space="preserve">(video)</w:t>
      </w:r>
    </w:p>
    <w:p>
      <w:pPr>
        <w:pStyle w:val="Compact"/>
        <w:numPr>
          <w:ilvl w:val="0"/>
          <w:numId w:val="1266"/>
        </w:numPr>
      </w:pPr>
      <w:hyperlink r:id="rId348">
        <w:r>
          <w:rPr>
            <w:rStyle w:val="Hyperlink"/>
          </w:rPr>
          <w:t xml:space="preserve">Tidy Evaluation</w:t>
        </w:r>
      </w:hyperlink>
      <w:r>
        <w:t xml:space="preserve"> </w:t>
      </w:r>
      <w:r>
        <w:t xml:space="preserve">(e-book)</w:t>
      </w:r>
    </w:p>
    <w:p>
      <w:pPr>
        <w:pStyle w:val="Compact"/>
        <w:numPr>
          <w:ilvl w:val="0"/>
          <w:numId w:val="1266"/>
        </w:numPr>
      </w:pPr>
      <w:hyperlink r:id="rId352">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3">
        <w:r>
          <w:rPr>
            <w:rStyle w:val="Hyperlink"/>
          </w:rPr>
          <w:t xml:space="preserve">Standard Evaluation for *_join</w:t>
        </w:r>
      </w:hyperlink>
      <w:r>
        <w:t xml:space="preserve"> </w:t>
      </w:r>
      <w:r>
        <w:t xml:space="preserve">(stackoverflow)</w:t>
      </w:r>
    </w:p>
    <w:p>
      <w:pPr>
        <w:pStyle w:val="Compact"/>
        <w:numPr>
          <w:ilvl w:val="0"/>
          <w:numId w:val="1266"/>
        </w:numPr>
      </w:pPr>
      <w:hyperlink r:id="rId348">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9">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1">
        <w:r>
          <w:rPr>
            <w:rStyle w:val="Hyperlink"/>
          </w:rPr>
          <w:t xml:space="preserve">GitHub Skills: Introduction to GitHub</w:t>
        </w:r>
      </w:hyperlink>
    </w:p>
    <w:p>
      <w:pPr>
        <w:pStyle w:val="Compact"/>
        <w:numPr>
          <w:ilvl w:val="0"/>
          <w:numId w:val="1267"/>
        </w:numPr>
      </w:pPr>
      <w:hyperlink r:id="rId561">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8"/>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9"/>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5">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6">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6" w:author="PR Preview" w:date="2024-01-01T00:00:00Z">
        <w:r>
          <w:rPr>
            <w:b/>
            <w:bCs/>
          </w:rPr>
          <w:t xml:space="preserve">Branch:</w:t>
        </w:r>
      </w:ins>
      <w:ins w:id="3096" w:author="PR Preview" w:date="2024-01-01T00:00:00Z">
        <w:r>
          <w:t xml:space="preserve"> </w:t>
        </w:r>
      </w:ins>
      <w:ins w:id="3096" w:author="PR Preview" w:date="2024-01-01T00:00:00Z">
        <w:r>
          <w:t xml:space="preserve">HEAD</w:t>
        </w:r>
      </w:ins>
    </w:p>
    <w:p>
      <w:pPr>
        <w:pStyle w:val="Compact"/>
        <w:numPr>
          <w:ilvl w:val="0"/>
          <w:numId w:val="1319"/>
        </w:numPr>
      </w:pPr>
      <w:ins w:id="3097" w:author="PR Preview" w:date="2024-01-01T00:00:00Z">
        <w:r>
          <w:rPr>
            <w:b/>
            <w:bCs/>
          </w:rPr>
          <w:t xml:space="preserve">Commit:</w:t>
        </w:r>
      </w:ins>
      <w:ins w:id="3097" w:author="PR Preview" w:date="2024-01-01T00:00:00Z">
        <w:r>
          <w:t xml:space="preserve"> </w:t>
        </w:r>
      </w:ins>
      <w:ins w:id="3097" w:author="PR Preview" w:date="2024-01-01T00:00:00Z">
        <w:r>
          <w:t xml:space="preserve">25c73ae</w:t>
        </w:r>
      </w:ins>
    </w:p>
    <w:p>
      <w:pPr>
        <w:pStyle w:val="Compact"/>
        <w:numPr>
          <w:ilvl w:val="0"/>
          <w:numId w:val="1319"/>
        </w:numPr>
      </w:pPr>
      <w:ins w:id="3098" w:author="PR Preview" w:date="2024-01-01T00:00:00Z">
        <w:r>
          <w:rPr>
            <w:b/>
            <w:bCs/>
          </w:rPr>
          <w:t xml:space="preserve">Full commit hash:</w:t>
        </w:r>
      </w:ins>
      <w:ins w:id="3098" w:author="PR Preview" w:date="2024-01-01T00:00:00Z">
        <w:r>
          <w:t xml:space="preserve"> </w:t>
        </w:r>
      </w:ins>
      <w:ins w:id="3098" w:author="PR Preview" w:date="2024-01-01T00:00:00Z">
        <w:r>
          <w:t xml:space="preserve">25c73aee755d78e49ceddb589fb53463fdd8e717</w:t>
        </w:r>
      </w:ins>
    </w:p>
    <w:p>
      <w:pPr>
        <w:pStyle w:val="Compact"/>
        <w:numPr>
          <w:ilvl w:val="0"/>
          <w:numId w:val="1319"/>
        </w:numPr>
      </w:pPr>
      <w:ins w:id="3099" w:author="PR Preview" w:date="2024-01-01T00:00:00Z">
        <w:r>
          <w:rPr>
            <w:b/>
            <w:bCs/>
          </w:rPr>
          <w:t xml:space="preserve">Commit date:</w:t>
        </w:r>
      </w:ins>
      <w:ins w:id="3099" w:author="PR Preview" w:date="2024-01-01T00:00:00Z">
        <w:r>
          <w:t xml:space="preserve"> </w:t>
        </w:r>
      </w:ins>
      <w:ins w:id="3099" w:author="PR Preview" w:date="2024-01-01T00:00:00Z">
        <w:r>
          <w:t xml:space="preserve">2026-09-01 17:00:38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30" Type="http://schemas.openxmlformats.org/officeDocument/2006/relationships/image" Target="media/rId430.png"/><Relationship Id="rId695" Type="http://schemas.openxmlformats.org/officeDocument/2006/relationships/image" Target="media/rId695.png"/><Relationship Id="rId456" Type="http://schemas.openxmlformats.org/officeDocument/2006/relationships/image" Target="media/rId456.png"/><Relationship Id="rId734" Type="http://schemas.openxmlformats.org/officeDocument/2006/relationships/image" Target="media/rId734.jpg"/><Relationship Id="rId740" Type="http://schemas.openxmlformats.org/officeDocument/2006/relationships/image" Target="media/rId740.png"/><Relationship Id="rId568" Type="http://schemas.openxmlformats.org/officeDocument/2006/relationships/image" Target="media/rId568.png"/><Relationship Id="rId573" Type="http://schemas.openxmlformats.org/officeDocument/2006/relationships/image" Target="media/rId573.png"/><Relationship Id="rId657" Type="http://schemas.openxmlformats.org/officeDocument/2006/relationships/image" Target="media/rId657.png"/><Relationship Id="rId662" Type="http://schemas.openxmlformats.org/officeDocument/2006/relationships/image" Target="media/rId662.png"/><Relationship Id="rId385" Type="http://schemas.openxmlformats.org/officeDocument/2006/relationships/hyperlink" Target="../../skills/measure-performance/SKILL.md" TargetMode="External"/><Relationship Id="rId390" Type="http://schemas.openxmlformats.org/officeDocument/2006/relationships/hyperlink" Target="../principles/dont-reinvent-wheel.md" TargetMode="External"/><Relationship Id="rId395"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8"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7"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7" Type="http://schemas.openxmlformats.org/officeDocument/2006/relationships/hyperlink" Target="https://about.gitlab.com/" TargetMode="External"/><Relationship Id="rId351" Type="http://schemas.openxmlformats.org/officeDocument/2006/relationships/hyperlink" Target="https://adv-r.hadley.nz/evaluation.html" TargetMode="External"/><Relationship Id="rId384"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6"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0" Type="http://schemas.openxmlformats.org/officeDocument/2006/relationships/hyperlink" Target="https://cli.github.com/" TargetMode="External"/><Relationship Id="rId273"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4" Type="http://schemas.openxmlformats.org/officeDocument/2006/relationships/hyperlink" Target="https://cran.r-project.org/web/packages/lintr/readme/README.html#available-linters" TargetMode="External"/><Relationship Id="rId437"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0"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7"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6"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4" Type="http://schemas.openxmlformats.org/officeDocument/2006/relationships/hyperlink" Target="https://docs.github.com/en/repositories/releasing-projects-on-github/managing-releases-in-a-repository" TargetMode="External"/><Relationship Id="rId620"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9" Type="http://schemas.openxmlformats.org/officeDocument/2006/relationships/hyperlink" Target="https://dplyr.tidyverse.org/" TargetMode="External"/><Relationship Id="rId349" Type="http://schemas.openxmlformats.org/officeDocument/2006/relationships/hyperlink" Target="https://dplyr.tidyverse.org/articles/in-packages.html" TargetMode="External"/><Relationship Id="rId348" Type="http://schemas.openxmlformats.org/officeDocument/2006/relationships/hyperlink" Target="https://dplyr.tidyverse.org/articles/programming.html" TargetMode="External"/><Relationship Id="rId392" Type="http://schemas.openxmlformats.org/officeDocument/2006/relationships/hyperlink" Target="https://dplyr.tidyverse.org/reference/dplyr_by.html" TargetMode="External"/><Relationship Id="rId325"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3" Type="http://schemas.openxmlformats.org/officeDocument/2006/relationships/hyperlink" Target="https://education.github.com/" TargetMode="External"/><Relationship Id="rId564" Type="http://schemas.openxmlformats.org/officeDocument/2006/relationships/hyperlink" Target="https://education.github.com/pack" TargetMode="External"/><Relationship Id="rId565"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6"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2"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41"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6" Type="http://schemas.openxmlformats.org/officeDocument/2006/relationships/hyperlink" Target="https://github.com/UCD-SERG/lab-manual" TargetMode="External"/><Relationship Id="rId378"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9"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2" Type="http://schemas.openxmlformats.org/officeDocument/2006/relationships/hyperlink" Target="https://github.com/cli/cli#installation" TargetMode="External"/><Relationship Id="rId583" Type="http://schemas.openxmlformats.org/officeDocument/2006/relationships/hyperlink" Target="https://github.com/cli/cli/blob/trunk/docs/install_linux.md" TargetMode="External"/><Relationship Id="rId490"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9"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5"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91"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11" Type="http://schemas.openxmlformats.org/officeDocument/2006/relationships/hyperlink" Target="https://github.com/github-linguist/linguist/" TargetMode="External"/><Relationship Id="rId621" Type="http://schemas.openxmlformats.org/officeDocument/2006/relationships/hyperlink" Target="https://github.com/github-linguist/linguist/blob/main/docs/overrides.md" TargetMode="External"/><Relationship Id="rId619" Type="http://schemas.openxmlformats.org/officeDocument/2006/relationships/hyperlink" Target="https://github.com/github-linguist/linguist/blob/main/docs/overrides.md#detectable" TargetMode="External"/><Relationship Id="rId618" Type="http://schemas.openxmlformats.org/officeDocument/2006/relationships/hyperlink" Target="https://github.com/github-linguist/linguist/blob/main/docs/overrides.md#documentation" TargetMode="External"/><Relationship Id="rId612" Type="http://schemas.openxmlformats.org/officeDocument/2006/relationships/hyperlink" Target="https://github.com/github-linguist/linguist/blob/main/docs/overrides.md#generated-code" TargetMode="External"/><Relationship Id="rId615" Type="http://schemas.openxmlformats.org/officeDocument/2006/relationships/hyperlink" Target="https://github.com/github-linguist/linguist/blob/main/docs/overrides.md#using-gitattributes" TargetMode="External"/><Relationship Id="rId617" Type="http://schemas.openxmlformats.org/officeDocument/2006/relationships/hyperlink" Target="https://github.com/github-linguist/linguist/blob/main/docs/overrides.md#vendored-code" TargetMode="External"/><Relationship Id="rId604"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4" Type="http://schemas.openxmlformats.org/officeDocument/2006/relationships/hyperlink" Target="https://github.com/quarto-dev/quarto-cli/issues/4894" TargetMode="External"/><Relationship Id="rId553"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4" Type="http://schemas.openxmlformats.org/officeDocument/2006/relationships/hyperlink" Target="https://github.com/r-lib" TargetMode="External"/><Relationship Id="rId321"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6"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2"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61"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81" Type="http://schemas.openxmlformats.org/officeDocument/2006/relationships/hyperlink" Target="https://gitlab.com/gitlab-org/cli" TargetMode="External"/><Relationship Id="rId586" Type="http://schemas.openxmlformats.org/officeDocument/2006/relationships/hyperlink" Target="https://gitlab.com/gitlab-org/cli#installation" TargetMode="External"/><Relationship Id="rId587" Type="http://schemas.openxmlformats.org/officeDocument/2006/relationships/hyperlink" Target="https://gitlab.com/gitlab-org/cli/-/releases" TargetMode="External"/><Relationship Id="rId375" Type="http://schemas.openxmlformats.org/officeDocument/2006/relationships/hyperlink" Target="https://google.github.io/styleguide/Rguide.html" TargetMode="External"/><Relationship Id="rId380"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1" Type="http://schemas.openxmlformats.org/officeDocument/2006/relationships/hyperlink" Target="https://happygitwithr.com/repeated-amend.html" TargetMode="External"/><Relationship Id="rId593"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1"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9"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6" Type="http://schemas.openxmlformats.org/officeDocument/2006/relationships/hyperlink" Target="https://lifecycle.r-lib.org/articles/communicate.html" TargetMode="External"/><Relationship Id="rId467"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3"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4"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7"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3"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7" Type="http://schemas.openxmlformats.org/officeDocument/2006/relationships/hyperlink" Target="https://purrr.tidyverse.org/reference/map.html" TargetMode="External"/><Relationship Id="rId473" Type="http://schemas.openxmlformats.org/officeDocument/2006/relationships/hyperlink" Target="https://quarto.org/" TargetMode="External"/><Relationship Id="rId518"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20" Type="http://schemas.openxmlformats.org/officeDocument/2006/relationships/hyperlink" Target="https://quarto.org/docs/authoring/includes.html" TargetMode="External"/><Relationship Id="rId498" Type="http://schemas.openxmlformats.org/officeDocument/2006/relationships/hyperlink" Target="https://quarto.org/docs/books/" TargetMode="External"/><Relationship Id="rId502" Type="http://schemas.openxmlformats.org/officeDocument/2006/relationships/hyperlink" Target="https://quarto.org/docs/dashboards/" TargetMode="External"/><Relationship Id="rId507" Type="http://schemas.openxmlformats.org/officeDocument/2006/relationships/hyperlink" Target="https://quarto.org/docs/gallery/#dashboards" TargetMode="External"/><Relationship Id="rId476" Type="http://schemas.openxmlformats.org/officeDocument/2006/relationships/hyperlink" Target="https://quarto.org/docs/get-started/" TargetMode="External"/><Relationship Id="rId477"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4" Type="http://schemas.openxmlformats.org/officeDocument/2006/relationships/hyperlink" Target="https://quarto.org/docs/projects/profiles.html" TargetMode="External"/><Relationship Id="rId499"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2"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8" Type="http://schemas.openxmlformats.org/officeDocument/2006/relationships/hyperlink" Target="https://r4ds.hadley.nz/quarto.html" TargetMode="External"/><Relationship Id="rId366"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6" Type="http://schemas.openxmlformats.org/officeDocument/2006/relationships/hyperlink" Target="https://ragg.r-lib.org/" TargetMode="External"/><Relationship Id="rId244" Type="http://schemas.openxmlformats.org/officeDocument/2006/relationships/hyperlink" Target="https://rcmdcheck.r-lib.org/" TargetMode="External"/><Relationship Id="rId334"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317" Type="http://schemas.openxmlformats.org/officeDocument/2006/relationships/hyperlink" Target="https://rex.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4"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4"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5" Type="http://schemas.openxmlformats.org/officeDocument/2006/relationships/hyperlink" Target="https://sembr.org/" TargetMode="External"/><Relationship Id="rId567"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6"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60" Type="http://schemas.openxmlformats.org/officeDocument/2006/relationships/hyperlink" Target="https://sp19.datastructur.es/materials/guides/using-git#b-local-repositories-narrative-introduction" TargetMode="External"/><Relationship Id="rId590"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1" Type="http://schemas.openxmlformats.org/officeDocument/2006/relationships/hyperlink" Target="https://stackoverflow.com/questions/21435339/data-table-vs-dplyr-can-one-do-something-well-the-other-cant-or-does-poorly/27840349#27840349" TargetMode="External"/><Relationship Id="rId353"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18" Type="http://schemas.openxmlformats.org/officeDocument/2006/relationships/hyperlink" Target="https://stringr.tidyverse.org/" TargetMode="External"/><Relationship Id="rId376"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6"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608" Type="http://schemas.openxmlformats.org/officeDocument/2006/relationships/hyperlink" Target="https://thinkr-open.github.io/gitlabr/" TargetMode="External"/><Relationship Id="rId338" Type="http://schemas.openxmlformats.org/officeDocument/2006/relationships/hyperlink" Target="https://tibble.tidyverse.org/" TargetMode="External"/><Relationship Id="rId331" Type="http://schemas.openxmlformats.org/officeDocument/2006/relationships/hyperlink" Target="https://tidyr.tidyverse.org/" TargetMode="External"/><Relationship Id="rId464" Type="http://schemas.openxmlformats.org/officeDocument/2006/relationships/hyperlink" Target="https://tidyselect.r-lib.org/" TargetMode="External"/><Relationship Id="rId423" Type="http://schemas.openxmlformats.org/officeDocument/2006/relationships/hyperlink" Target="https://tidyverse.org/blog/2017/12/styler-1.0.0/" TargetMode="External"/><Relationship Id="rId605"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2"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4"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21" Type="http://schemas.openxmlformats.org/officeDocument/2006/relationships/hyperlink" Target="https://www.r-bloggers.com/align-assign-rstudio-addin-to-align-assignment-operators/" TargetMode="External"/><Relationship Id="rId355" Type="http://schemas.openxmlformats.org/officeDocument/2006/relationships/hyperlink" Target="https://www.rdocumentation.org/packages/feather/versions/0.3.3" TargetMode="External"/><Relationship Id="rId424"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7" Type="http://schemas.openxmlformats.org/officeDocument/2006/relationships/hyperlink" Target="https://www.tidyverse.org/" TargetMode="External"/><Relationship Id="rId465"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0"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5" Type="http://schemas.openxmlformats.org/officeDocument/2006/relationships/hyperlink" Target="../../skills/measure-performance/SKILL.md" TargetMode="External"/><Relationship Id="rId390" Type="http://schemas.openxmlformats.org/officeDocument/2006/relationships/hyperlink" Target="../principles/dont-reinvent-wheel.md" TargetMode="External"/><Relationship Id="rId395"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8" Type="http://schemas.openxmlformats.org/officeDocument/2006/relationships/hyperlink" Target="ascii-punctuation-in-source.md" TargetMode="External"/><Relationship Id="rId85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6" Type="http://schemas.openxmlformats.org/officeDocument/2006/relationships/hyperlink" Target="http://adv-r.had.co.nz/Style.html" TargetMode="External"/><Relationship Id="rId985" Type="http://schemas.openxmlformats.org/officeDocument/2006/relationships/hyperlink" Target="http://colorbrewer2.org/" TargetMode="External"/><Relationship Id="rId1037" Type="http://schemas.openxmlformats.org/officeDocument/2006/relationships/hyperlink" Target="http://creativecommons.org/licenses/by-nc/4.0/" TargetMode="External"/><Relationship Id="rId427" Type="http://schemas.openxmlformats.org/officeDocument/2006/relationships/hyperlink" Target="http://styler.r-lib.org/articles/customizing_styler.html" TargetMode="External"/><Relationship Id="rId92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5" Type="http://schemas.openxmlformats.org/officeDocument/2006/relationships/hyperlink" Target="https://about.codecov.io" TargetMode="External"/><Relationship Id="rId607" Type="http://schemas.openxmlformats.org/officeDocument/2006/relationships/hyperlink" Target="https://about.gitlab.com/" TargetMode="External"/><Relationship Id="rId351" Type="http://schemas.openxmlformats.org/officeDocument/2006/relationships/hyperlink" Target="https://adv-r.hadley.nz/evaluation.html" TargetMode="External"/><Relationship Id="rId384"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6"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0" Type="http://schemas.openxmlformats.org/officeDocument/2006/relationships/hyperlink" Target="https://cli.github.com/" TargetMode="External"/><Relationship Id="rId273" Type="http://schemas.openxmlformats.org/officeDocument/2006/relationships/hyperlink" Target="https://cli.r-lib.org/" TargetMode="External"/><Relationship Id="rId650"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3"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6" Type="http://schemas.openxmlformats.org/officeDocument/2006/relationships/hyperlink" Target="https://cran.r-project.org/" TargetMode="External"/><Relationship Id="rId1021" Type="http://schemas.openxmlformats.org/officeDocument/2006/relationships/hyperlink" Target="https://cran.r-project.org/package=flexlsx" TargetMode="External"/><Relationship Id="rId87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4" Type="http://schemas.openxmlformats.org/officeDocument/2006/relationships/hyperlink" Target="https://cran.r-project.org/web/packages/lintr/readme/README.html#available-linters" TargetMode="External"/><Relationship Id="rId437" Type="http://schemas.openxmlformats.org/officeDocument/2006/relationships/hyperlink" Target="https://cran.r-project.org/web/packages/lintr/readme/README.html#project-configuration" TargetMode="External"/><Relationship Id="rId82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0"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2" Type="http://schemas.openxmlformats.org/officeDocument/2006/relationships/hyperlink" Target="https://data-dict.tidyverse.org/" TargetMode="External"/><Relationship Id="rId1041" Type="http://schemas.openxmlformats.org/officeDocument/2006/relationships/hyperlink" Target="https://datadryad.org/" TargetMode="External"/><Relationship Id="rId1020"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0" Type="http://schemas.openxmlformats.org/officeDocument/2006/relationships/hyperlink" Target="https://design.tidyverse.org/" TargetMode="External"/><Relationship Id="rId377" Type="http://schemas.openxmlformats.org/officeDocument/2006/relationships/hyperlink" Target="https://design.tidyverse.org/important-args-first.html" TargetMode="External"/><Relationship Id="rId1047" Type="http://schemas.openxmlformats.org/officeDocument/2006/relationships/hyperlink" Target="https://desktop.github.com/" TargetMode="External"/><Relationship Id="rId95" Type="http://schemas.openxmlformats.org/officeDocument/2006/relationships/hyperlink" Target="https://devtools.r-lib.org/" TargetMode="External"/><Relationship Id="rId761" Type="http://schemas.openxmlformats.org/officeDocument/2006/relationships/hyperlink" Target="https://direnv.net/" TargetMode="External"/><Relationship Id="rId730" Type="http://schemas.openxmlformats.org/officeDocument/2006/relationships/hyperlink" Target="https://docs.github.com/en/actions" TargetMode="External"/><Relationship Id="rId699" Type="http://schemas.openxmlformats.org/officeDocument/2006/relationships/hyperlink" Target="https://docs.github.com/en/actions/using-jobs/using-concurrency" TargetMode="External"/><Relationship Id="rId646" Type="http://schemas.openxmlformats.org/officeDocument/2006/relationships/hyperlink" Target="https://docs.github.com/en/communities/using-templates-to-encourage-useful-issues-and-pull-requests/creating-a-pull-request-template-for-your-repository" TargetMode="External"/><Relationship Id="rId1064" Type="http://schemas.openxmlformats.org/officeDocument/2006/relationships/hyperlink" Target="https://docs.github.com/en/get-started/archiving-your-github-personal-account-and-public-repositories/requesting-an-archive-of-your-personal-accounts-data" TargetMode="External"/><Relationship Id="rId814" Type="http://schemas.openxmlformats.org/officeDocument/2006/relationships/hyperlink" Target="https://docs.github.com/en/repositories/releasing-projects-on-github/managing-releases-in-a-repository" TargetMode="External"/><Relationship Id="rId620" Type="http://schemas.openxmlformats.org/officeDocument/2006/relationships/hyperlink" Target="https://docs.github.com/en/repositories/working-with-files/managing-files/customizing-how-changed-files-appear-on-github" TargetMode="External"/><Relationship Id="rId1066" Type="http://schemas.openxmlformats.org/officeDocument/2006/relationships/hyperlink" Target="https://docs.github.com/en/rest/migrations/orgs" TargetMode="External"/><Relationship Id="rId1068" Type="http://schemas.openxmlformats.org/officeDocument/2006/relationships/hyperlink" Target="https://docs.github.com/en/rest/migrations/users" TargetMode="External"/><Relationship Id="rId700"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8" Type="http://schemas.openxmlformats.org/officeDocument/2006/relationships/hyperlink" Target="https://docs.google.com/document/d/1ckgRCcr7FFPyymyMA6Y_-cB_vftOyrrxT28c6gRg0PI/edit" TargetMode="External"/><Relationship Id="rId1055" Type="http://schemas.openxmlformats.org/officeDocument/2006/relationships/hyperlink" Target="https://doi.org/10.1038/467775a" TargetMode="External"/><Relationship Id="rId1059" Type="http://schemas.openxmlformats.org/officeDocument/2006/relationships/hyperlink" Target="https://doi.org/10.1038/526182a" TargetMode="External"/><Relationship Id="rId1090" Type="http://schemas.openxmlformats.org/officeDocument/2006/relationships/hyperlink" Target="https://doi.org/10.1038/d41586-019-00067-3" TargetMode="External"/><Relationship Id="rId1028" Type="http://schemas.openxmlformats.org/officeDocument/2006/relationships/hyperlink" Target="https://doi.org/10.1038/d41586-019-01431-z" TargetMode="External"/><Relationship Id="rId1074" Type="http://schemas.openxmlformats.org/officeDocument/2006/relationships/hyperlink" Target="https://doi.org/10.1038/d41586-019-02918-5" TargetMode="External"/><Relationship Id="rId1093" Type="http://schemas.openxmlformats.org/officeDocument/2006/relationships/hyperlink" Target="https://doi.org/10.1038/d41586-021-03603-2" TargetMode="External"/><Relationship Id="rId1035" Type="http://schemas.openxmlformats.org/officeDocument/2006/relationships/hyperlink" Target="https://doi.org/10.1038/s41467-020-19160-7" TargetMode="External"/><Relationship Id="rId1057" Type="http://schemas.openxmlformats.org/officeDocument/2006/relationships/hyperlink" Target="https://doi.org/10.1038/s41562-016-0021" TargetMode="External"/><Relationship Id="rId1044" Type="http://schemas.openxmlformats.org/officeDocument/2006/relationships/hyperlink" Target="https://doi.org/10.1201/9781003029878" TargetMode="External"/><Relationship Id="rId1095" Type="http://schemas.openxmlformats.org/officeDocument/2006/relationships/hyperlink" Target="https://doi.org/10.1201/9781351201315" TargetMode="External"/><Relationship Id="rId1072" Type="http://schemas.openxmlformats.org/officeDocument/2006/relationships/hyperlink" Target="https://doi.org/10.1371/journal.pcbi.1003833" TargetMode="External"/><Relationship Id="rId1026"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9" Type="http://schemas.openxmlformats.org/officeDocument/2006/relationships/hyperlink" Target="https://dplyr.tidyverse.org/" TargetMode="External"/><Relationship Id="rId349" Type="http://schemas.openxmlformats.org/officeDocument/2006/relationships/hyperlink" Target="https://dplyr.tidyverse.org/articles/in-packages.html" TargetMode="External"/><Relationship Id="rId348" Type="http://schemas.openxmlformats.org/officeDocument/2006/relationships/hyperlink" Target="https://dplyr.tidyverse.org/articles/programming.html" TargetMode="External"/><Relationship Id="rId392" Type="http://schemas.openxmlformats.org/officeDocument/2006/relationships/hyperlink" Target="https://dplyr.tidyverse.org/reference/dplyr_by.html" TargetMode="External"/><Relationship Id="rId325" Type="http://schemas.openxmlformats.org/officeDocument/2006/relationships/hyperlink" Target="https://dtplyr.tidyverse.org/" TargetMode="External"/><Relationship Id="rId726" Type="http://schemas.openxmlformats.org/officeDocument/2006/relationships/hyperlink" Target="https://eddelbuettel.github.io/r2u/" TargetMode="External"/><Relationship Id="rId563" Type="http://schemas.openxmlformats.org/officeDocument/2006/relationships/hyperlink" Target="https://education.github.com/" TargetMode="External"/><Relationship Id="rId564" Type="http://schemas.openxmlformats.org/officeDocument/2006/relationships/hyperlink" Target="https://education.github.com/pack" TargetMode="External"/><Relationship Id="rId565" Type="http://schemas.openxmlformats.org/officeDocument/2006/relationships/hyperlink" Target="https://education.github.com/teachers" TargetMode="External"/><Relationship Id="rId958"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5"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6" Type="http://schemas.openxmlformats.org/officeDocument/2006/relationships/hyperlink" Target="https://en.wikipedia.org/wiki/Functional_programming" TargetMode="External"/><Relationship Id="rId1012"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6"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4" Type="http://schemas.openxmlformats.org/officeDocument/2006/relationships/hyperlink" Target="https://en.wikipedia.org/wiki/Thesis" TargetMode="External"/><Relationship Id="rId482" Type="http://schemas.openxmlformats.org/officeDocument/2006/relationships/hyperlink" Target="https://en.wikipedia.org/wiki/WYSIWYM" TargetMode="External"/><Relationship Id="rId1011" Type="http://schemas.openxmlformats.org/officeDocument/2006/relationships/hyperlink" Target="https://en.wikipedia.org/wiki/Yes,_and_..." TargetMode="External"/><Relationship Id="rId341"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7" Type="http://schemas.openxmlformats.org/officeDocument/2006/relationships/hyperlink" Target="https://github.com/BurntSushi/ripgrep" TargetMode="External"/><Relationship Id="rId933" Type="http://schemas.openxmlformats.org/officeDocument/2006/relationships/hyperlink" Target="https://github.com/IndrajeetPatil/awesome-r-pkgtools" TargetMode="External"/><Relationship Id="rId692" Type="http://schemas.openxmlformats.org/officeDocument/2006/relationships/hyperlink" Target="https://github.com/RMI-PACTA/actions" TargetMode="External"/><Relationship Id="rId496" Type="http://schemas.openxmlformats.org/officeDocument/2006/relationships/hyperlink" Target="https://github.com/UCD-SERG/lab-manual" TargetMode="External"/><Relationship Id="rId378" Type="http://schemas.openxmlformats.org/officeDocument/2006/relationships/hyperlink" Target="https://github.com/UCD-SERG/lab-manual/blob/main/.lintr.R" TargetMode="External"/><Relationship Id="rId653"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9"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8" Type="http://schemas.openxmlformats.org/officeDocument/2006/relationships/hyperlink" Target="https://github.com/Xpra-org/xpra" TargetMode="External"/><Relationship Id="rId674" Type="http://schemas.openxmlformats.org/officeDocument/2006/relationships/hyperlink" Target="https://github.com/actions/toolkit/blob/main/docs/action-versioning.md" TargetMode="External"/><Relationship Id="rId680" Type="http://schemas.openxmlformats.org/officeDocument/2006/relationships/hyperlink" Target="https://github.com/actions/toolkit/issues/214" TargetMode="External"/><Relationship Id="rId762" Type="http://schemas.openxmlformats.org/officeDocument/2006/relationships/hyperlink" Target="https://github.com/ajeetdsouza/zoxide" TargetMode="External"/><Relationship Id="rId582" Type="http://schemas.openxmlformats.org/officeDocument/2006/relationships/hyperlink" Target="https://github.com/cli/cli#installation" TargetMode="External"/><Relationship Id="rId583" Type="http://schemas.openxmlformats.org/officeDocument/2006/relationships/hyperlink" Target="https://github.com/cli/cli/blob/trunk/docs/install_linux.md" TargetMode="External"/><Relationship Id="rId490" Type="http://schemas.openxmlformats.org/officeDocument/2006/relationships/hyperlink" Target="https://github.com/coatless-tutorials/quarto-book-template" TargetMode="External"/><Relationship Id="rId87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9" Type="http://schemas.openxmlformats.org/officeDocument/2006/relationships/hyperlink" Target="https://github.com/d-morrison/pr.helpers" TargetMode="External"/><Relationship Id="rId961" Type="http://schemas.openxmlformats.org/officeDocument/2006/relationships/hyperlink" Target="https://github.com/d-morrison/psw" TargetMode="External"/><Relationship Id="rId515" Type="http://schemas.openxmlformats.org/officeDocument/2006/relationships/hyperlink" Target="https://github.com/d-morrison/rme" TargetMode="External"/><Relationship Id="rId899" Type="http://schemas.openxmlformats.org/officeDocument/2006/relationships/hyperlink" Target="https://github.com/d-morrison/wai" TargetMode="External"/><Relationship Id="rId491" Type="http://schemas.openxmlformats.org/officeDocument/2006/relationships/hyperlink" Target="https://github.com/d-rug/datalab_template_quarto" TargetMode="External"/><Relationship Id="rId760" Type="http://schemas.openxmlformats.org/officeDocument/2006/relationships/hyperlink" Target="https://github.com/dandavison/delta" TargetMode="External"/><Relationship Id="rId691" Type="http://schemas.openxmlformats.org/officeDocument/2006/relationships/hyperlink" Target="https://github.com/easystats/workflows" TargetMode="External"/><Relationship Id="rId727" Type="http://schemas.openxmlformats.org/officeDocument/2006/relationships/hyperlink" Target="https://github.com/eddelbuettel/github-actions/tree/master/r2u-setup" TargetMode="External"/><Relationship Id="rId690" Type="http://schemas.openxmlformats.org/officeDocument/2006/relationships/hyperlink" Target="https://github.com/eddelbuettel/r-ci" TargetMode="External"/><Relationship Id="rId81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3" Type="http://schemas.openxmlformats.org/officeDocument/2006/relationships/hyperlink" Target="https://github.com/features/actions" TargetMode="External"/><Relationship Id="rId611" Type="http://schemas.openxmlformats.org/officeDocument/2006/relationships/hyperlink" Target="https://github.com/github-linguist/linguist/" TargetMode="External"/><Relationship Id="rId621" Type="http://schemas.openxmlformats.org/officeDocument/2006/relationships/hyperlink" Target="https://github.com/github-linguist/linguist/blob/main/docs/overrides.md" TargetMode="External"/><Relationship Id="rId619" Type="http://schemas.openxmlformats.org/officeDocument/2006/relationships/hyperlink" Target="https://github.com/github-linguist/linguist/blob/main/docs/overrides.md#detectable" TargetMode="External"/><Relationship Id="rId618" Type="http://schemas.openxmlformats.org/officeDocument/2006/relationships/hyperlink" Target="https://github.com/github-linguist/linguist/blob/main/docs/overrides.md#documentation" TargetMode="External"/><Relationship Id="rId612" Type="http://schemas.openxmlformats.org/officeDocument/2006/relationships/hyperlink" Target="https://github.com/github-linguist/linguist/blob/main/docs/overrides.md#generated-code" TargetMode="External"/><Relationship Id="rId615" Type="http://schemas.openxmlformats.org/officeDocument/2006/relationships/hyperlink" Target="https://github.com/github-linguist/linguist/blob/main/docs/overrides.md#using-gitattributes" TargetMode="External"/><Relationship Id="rId617" Type="http://schemas.openxmlformats.org/officeDocument/2006/relationships/hyperlink" Target="https://github.com/github-linguist/linguist/blob/main/docs/overrides.md#vendored-code" TargetMode="External"/><Relationship Id="rId604" Type="http://schemas.openxmlformats.org/officeDocument/2006/relationships/hyperlink" Target="https://github.com/github/gitignore/blob/master/R.gitignore" TargetMode="External"/><Relationship Id="rId715"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6"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4" Type="http://schemas.openxmlformats.org/officeDocument/2006/relationships/hyperlink" Target="https://github.com/marocchino/sticky-pull-request-comment" TargetMode="External"/><Relationship Id="rId826" Type="http://schemas.openxmlformats.org/officeDocument/2006/relationships/hyperlink" Target="https://github.com/mponce0/Visualize.CRAN.Downloads" TargetMode="External"/><Relationship Id="rId999"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2"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4" Type="http://schemas.openxmlformats.org/officeDocument/2006/relationships/hyperlink" Target="https://github.com/quarto-dev/quarto-cli/issues/4894" TargetMode="External"/><Relationship Id="rId553"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0" Type="http://schemas.openxmlformats.org/officeDocument/2006/relationships/hyperlink" Target="https://github.com/r-hub/rhub" TargetMode="External"/><Relationship Id="rId234" Type="http://schemas.openxmlformats.org/officeDocument/2006/relationships/hyperlink" Target="https://github.com/r-lib" TargetMode="External"/><Relationship Id="rId321" Type="http://schemas.openxmlformats.org/officeDocument/2006/relationships/hyperlink" Target="https://github.com/r-lib/actions" TargetMode="External"/><Relationship Id="rId731" Type="http://schemas.openxmlformats.org/officeDocument/2006/relationships/hyperlink" Target="https://github.com/r-lib/actions#where-to-find-help" TargetMode="External"/><Relationship Id="rId446" Type="http://schemas.openxmlformats.org/officeDocument/2006/relationships/hyperlink" Target="https://github.com/r-lib/actions/blob/v2-branch/examples/lint-changed-files.yaml" TargetMode="External"/><Relationship Id="rId797" Type="http://schemas.openxmlformats.org/officeDocument/2006/relationships/hyperlink" Target="https://github.com/r-lib/rig" TargetMode="External"/><Relationship Id="rId753" Type="http://schemas.openxmlformats.org/officeDocument/2006/relationships/hyperlink" Target="https://github.com/romkatv/powerlevel10k" TargetMode="External"/><Relationship Id="rId717" Type="http://schemas.openxmlformats.org/officeDocument/2006/relationships/hyperlink" Target="https://github.com/rossjrw/pr-preview-action" TargetMode="External"/><Relationship Id="rId718" Type="http://schemas.openxmlformats.org/officeDocument/2006/relationships/hyperlink" Target="https://github.com/rossjrw/pr-preview-action?tab=readme-ov-file#only-remove-previews-for-unmerged-prs" TargetMode="External"/><Relationship Id="rId572" Type="http://schemas.openxmlformats.org/officeDocument/2006/relationships/hyperlink" Target="https://github.com/settings/copilot/features" TargetMode="External"/><Relationship Id="rId759" Type="http://schemas.openxmlformats.org/officeDocument/2006/relationships/hyperlink" Target="https://github.com/sharkdp/bat" TargetMode="External"/><Relationship Id="rId758" Type="http://schemas.openxmlformats.org/officeDocument/2006/relationships/hyperlink" Target="https://github.com/sharkdp/fd" TargetMode="External"/><Relationship Id="rId951" Type="http://schemas.openxmlformats.org/officeDocument/2006/relationships/hyperlink" Target="https://github.com/skills/introduction-to-github" TargetMode="External"/><Relationship Id="rId716" Type="http://schemas.openxmlformats.org/officeDocument/2006/relationships/hyperlink" Target="https://github.com/thollander/actions-comment-pull-request" TargetMode="External"/><Relationship Id="rId882" Type="http://schemas.openxmlformats.org/officeDocument/2006/relationships/hyperlink" Target="https://github.com/tmux/tmux/wiki" TargetMode="External"/><Relationship Id="rId834" Type="http://schemas.openxmlformats.org/officeDocument/2006/relationships/hyperlink" Target="https://github.com/ucdavisdatalab" TargetMode="External"/><Relationship Id="rId938" Type="http://schemas.openxmlformats.org/officeDocument/2006/relationships/hyperlink" Target="https://github.com/ucdavisdatalab/research-toolkits" TargetMode="External"/><Relationship Id="rId561" Type="http://schemas.openxmlformats.org/officeDocument/2006/relationships/hyperlink" Target="https://github.com/ucdavisdatalab/sandbox_git" TargetMode="External"/><Relationship Id="rId843" Type="http://schemas.openxmlformats.org/officeDocument/2006/relationships/hyperlink" Target="https://github.com/ucdavisdatalab/workshop_how-to-data-documentation" TargetMode="External"/><Relationship Id="rId954" Type="http://schemas.openxmlformats.org/officeDocument/2006/relationships/hyperlink" Target="https://github.com/ucdavisdatalab/workshop_nlp_with_python" TargetMode="External"/><Relationship Id="rId953" Type="http://schemas.openxmlformats.org/officeDocument/2006/relationships/hyperlink" Target="https://github.com/ucdavisdatalab/workshop_python_basics" TargetMode="External"/><Relationship Id="rId937"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8" Type="http://schemas.openxmlformats.org/officeDocument/2006/relationships/hyperlink" Target="https://github.com/zsh-users/zsh-autosuggestions" TargetMode="External"/><Relationship Id="rId749" Type="http://schemas.openxmlformats.org/officeDocument/2006/relationships/hyperlink" Target="https://github.com/zsh-users/zsh-syntax-highlighting" TargetMode="External"/><Relationship Id="rId581" Type="http://schemas.openxmlformats.org/officeDocument/2006/relationships/hyperlink" Target="https://gitlab.com/gitlab-org/cli" TargetMode="External"/><Relationship Id="rId586" Type="http://schemas.openxmlformats.org/officeDocument/2006/relationships/hyperlink" Target="https://gitlab.com/gitlab-org/cli#installation" TargetMode="External"/><Relationship Id="rId587" Type="http://schemas.openxmlformats.org/officeDocument/2006/relationships/hyperlink" Target="https://gitlab.com/gitlab-org/cli/-/releases" TargetMode="External"/><Relationship Id="rId375" Type="http://schemas.openxmlformats.org/officeDocument/2006/relationships/hyperlink" Target="https://google.github.io/styleguide/Rguide.html" TargetMode="External"/><Relationship Id="rId380" Type="http://schemas.openxmlformats.org/officeDocument/2006/relationships/hyperlink" Target="https://google.github.io/styleguide/Rguide.html#use-explicit-returns" TargetMode="External"/><Relationship Id="rId769" Type="http://schemas.openxmlformats.org/officeDocument/2006/relationships/hyperlink" Target="https://google.github.io/styleguide/shellguide.html" TargetMode="External"/><Relationship Id="rId989" Type="http://schemas.openxmlformats.org/officeDocument/2006/relationships/hyperlink" Target="https://grants.nih.gov" TargetMode="External"/><Relationship Id="rId971" Type="http://schemas.openxmlformats.org/officeDocument/2006/relationships/hyperlink" Target="https://grantwriting.stanford.edu/resources/funding-train/" TargetMode="External"/><Relationship Id="rId1032" Type="http://schemas.openxmlformats.org/officeDocument/2006/relationships/hyperlink" Target="https://happygitwithr.com/" TargetMode="External"/><Relationship Id="rId601" Type="http://schemas.openxmlformats.org/officeDocument/2006/relationships/hyperlink" Target="https://happygitwithr.com/repeated-amend.html" TargetMode="External"/><Relationship Id="rId593"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1"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7" Type="http://schemas.openxmlformats.org/officeDocument/2006/relationships/hyperlink" Target="https://journals.lww.com/epidem/Fulltext/2001/05000/The_Value_of_P.2.aspx" TargetMode="External"/><Relationship Id="rId987" Type="http://schemas.openxmlformats.org/officeDocument/2006/relationships/hyperlink" Target="https://journals.plos.org/ploscompbiol/article?id=10.1371/journal.pcbi.1003833" TargetMode="External"/><Relationship Id="rId1039" Type="http://schemas.openxmlformats.org/officeDocument/2006/relationships/hyperlink" Target="https://journals.plos.org/plosone/s/authorship" TargetMode="External"/><Relationship Id="rId559" Type="http://schemas.openxmlformats.org/officeDocument/2006/relationships/hyperlink" Target="https://learn.github.com/" TargetMode="External"/><Relationship Id="rId867"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6" Type="http://schemas.openxmlformats.org/officeDocument/2006/relationships/hyperlink" Target="https://lifecycle.r-lib.org/articles/communicate.html" TargetMode="External"/><Relationship Id="rId467" Type="http://schemas.openxmlformats.org/officeDocument/2006/relationships/hyperlink" Target="https://lifecycle.r-lib.org/reference/deprecate_soft.html" TargetMode="External"/><Relationship Id="rId960" Type="http://schemas.openxmlformats.org/officeDocument/2006/relationships/hyperlink" Target="https://link.springer.com/book/10.1007/978-3-030-98175-4" TargetMode="External"/><Relationship Id="rId975"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3" Type="http://schemas.openxmlformats.org/officeDocument/2006/relationships/hyperlink" Target="https://lubridate.tidyverse.org/" TargetMode="External"/><Relationship Id="rId1086" Type="http://schemas.openxmlformats.org/officeDocument/2006/relationships/hyperlink" Target="https://man.openbsd.org/ssh_config" TargetMode="External"/><Relationship Id="rId1088" Type="http://schemas.openxmlformats.org/officeDocument/2006/relationships/hyperlink" Target="https://manpages.debian.org/stable/openssh-client/ssh_config.5.en.html" TargetMode="External"/><Relationship Id="rId1097" Type="http://schemas.openxmlformats.org/officeDocument/2006/relationships/hyperlink" Target="https://mastering-shiny.org/" TargetMode="External"/><Relationship Id="rId986" Type="http://schemas.openxmlformats.org/officeDocument/2006/relationships/hyperlink" Target="https://medialab.github.io/iwanthue/" TargetMode="External"/><Relationship Id="rId930" Type="http://schemas.openxmlformats.org/officeDocument/2006/relationships/hyperlink" Target="https://medialab.github.io/iwanthue/?utm_source=Nature+Briefing&amp;utm_campaign=2c68711076-briefing-dy-20211006&amp;utm_medium=email&amp;utm_term=0_c9dfd39373-2c68711076-44335685" TargetMode="External"/><Relationship Id="rId784"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2"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6" Type="http://schemas.openxmlformats.org/officeDocument/2006/relationships/hyperlink" Target="https://mitcommlab.mit.edu/be/2023/09/27/toward-an-evenbetterposter-improving-the-betterposter-template/" TargetMode="External"/><Relationship Id="rId866" Type="http://schemas.openxmlformats.org/officeDocument/2006/relationships/hyperlink" Target="https://mobaxterm.mobatek.net/" TargetMode="External"/><Relationship Id="rId1006" Type="http://schemas.openxmlformats.org/officeDocument/2006/relationships/hyperlink" Target="https://morrison-lab.github.io/psw/" TargetMode="External"/><Relationship Id="rId898" Type="http://schemas.openxmlformats.org/officeDocument/2006/relationships/hyperlink" Target="https://morrison-lab.github.io/wai/" TargetMode="External"/><Relationship Id="rId918" Type="http://schemas.openxmlformats.org/officeDocument/2006/relationships/hyperlink" Target="https://morrison-lab.github.io/wai/chapters/ai-use-policies.html" TargetMode="External"/><Relationship Id="rId1023" Type="http://schemas.openxmlformats.org/officeDocument/2006/relationships/hyperlink" Target="https://morrison-lab.github.io/wai/chapters/ai-use-policies.html#sec-ai-journal-articles" TargetMode="External"/><Relationship Id="rId919" Type="http://schemas.openxmlformats.org/officeDocument/2006/relationships/hyperlink" Target="https://morrison-lab.github.io/wai/chapters/coding-agents.html" TargetMode="External"/><Relationship Id="rId711"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4" Type="http://schemas.openxmlformats.org/officeDocument/2006/relationships/hyperlink" Target="https://morrison-lab.github.io/wai/chapters/coding-agents.html#sec-ai-claude-code-windows" TargetMode="External"/><Relationship Id="rId920" Type="http://schemas.openxmlformats.org/officeDocument/2006/relationships/hyperlink" Target="https://morrison-lab.github.io/wai/chapters/pr-workflow-with-agents.html" TargetMode="External"/><Relationship Id="rId979" Type="http://schemas.openxmlformats.org/officeDocument/2006/relationships/hyperlink" Target="https://myidp.sciencecareers.org/" TargetMode="External"/><Relationship Id="rId745" Type="http://schemas.openxmlformats.org/officeDocument/2006/relationships/hyperlink" Target="https://ohmyz.sh/" TargetMode="External"/><Relationship Id="rId1061" Type="http://schemas.openxmlformats.org/officeDocument/2006/relationships/hyperlink" Target="https://osf.io/" TargetMode="External"/><Relationship Id="rId40" Type="http://schemas.openxmlformats.org/officeDocument/2006/relationships/hyperlink" Target="https://osf.io/tgbxr/" TargetMode="External"/><Relationship Id="rId637"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9" Type="http://schemas.openxmlformats.org/officeDocument/2006/relationships/hyperlink" Target="https://plos.org/resource/how-to-store-and-manage-your-data/" TargetMode="External"/><Relationship Id="rId503" Type="http://schemas.openxmlformats.org/officeDocument/2006/relationships/hyperlink" Target="https://plotly.com/r/" TargetMode="External"/><Relationship Id="rId863"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7" Type="http://schemas.openxmlformats.org/officeDocument/2006/relationships/hyperlink" Target="https://purrr.tidyverse.org/reference/map.html" TargetMode="External"/><Relationship Id="rId473" Type="http://schemas.openxmlformats.org/officeDocument/2006/relationships/hyperlink" Target="https://quarto.org/" TargetMode="External"/><Relationship Id="rId518"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20" Type="http://schemas.openxmlformats.org/officeDocument/2006/relationships/hyperlink" Target="https://quarto.org/docs/authoring/includes.html" TargetMode="External"/><Relationship Id="rId498" Type="http://schemas.openxmlformats.org/officeDocument/2006/relationships/hyperlink" Target="https://quarto.org/docs/books/" TargetMode="External"/><Relationship Id="rId502" Type="http://schemas.openxmlformats.org/officeDocument/2006/relationships/hyperlink" Target="https://quarto.org/docs/dashboards/" TargetMode="External"/><Relationship Id="rId507" Type="http://schemas.openxmlformats.org/officeDocument/2006/relationships/hyperlink" Target="https://quarto.org/docs/gallery/#dashboards" TargetMode="External"/><Relationship Id="rId476" Type="http://schemas.openxmlformats.org/officeDocument/2006/relationships/hyperlink" Target="https://quarto.org/docs/get-started/" TargetMode="External"/><Relationship Id="rId477"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4" Type="http://schemas.openxmlformats.org/officeDocument/2006/relationships/hyperlink" Target="https://quarto.org/docs/projects/profiles.html" TargetMode="External"/><Relationship Id="rId499"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7" Type="http://schemas.openxmlformats.org/officeDocument/2006/relationships/hyperlink" Target="https://r-hub.github.io/cranlogs/" TargetMode="External"/><Relationship Id="rId821"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2" Type="http://schemas.openxmlformats.org/officeDocument/2006/relationships/hyperlink" Target="https://r-pkgs.org/" TargetMode="External"/><Relationship Id="rId412"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7" Type="http://schemas.openxmlformats.org/officeDocument/2006/relationships/hyperlink" Target="https://r-pkgs.org/release.html" TargetMode="External"/><Relationship Id="rId824" Type="http://schemas.openxmlformats.org/officeDocument/2006/relationships/hyperlink" Target="https://r-pkgs.org/release.html#sec-release-initial" TargetMode="External"/><Relationship Id="rId729"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4" Type="http://schemas.openxmlformats.org/officeDocument/2006/relationships/hyperlink" Target="https://r4ds.hadley.nz/" TargetMode="External"/><Relationship Id="rId478" Type="http://schemas.openxmlformats.org/officeDocument/2006/relationships/hyperlink" Target="https://r4ds.hadley.nz/quarto.html" TargetMode="External"/><Relationship Id="rId366"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6" Type="http://schemas.openxmlformats.org/officeDocument/2006/relationships/hyperlink" Target="https://ragg.r-lib.org/" TargetMode="External"/><Relationship Id="rId244" Type="http://schemas.openxmlformats.org/officeDocument/2006/relationships/hyperlink" Target="https://rcmdcheck.r-lib.org/" TargetMode="External"/><Relationship Id="rId334"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4"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317" Type="http://schemas.openxmlformats.org/officeDocument/2006/relationships/hyperlink" Target="https://rex.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4" Type="http://schemas.openxmlformats.org/officeDocument/2006/relationships/hyperlink" Target="https://rstudio.github.io/leaflet/" TargetMode="External"/><Relationship Id="rId791" Type="http://schemas.openxmlformats.org/officeDocument/2006/relationships/hyperlink" Target="https://rstudio.github.io/renv/" TargetMode="External"/><Relationship Id="rId324" Type="http://schemas.openxmlformats.org/officeDocument/2006/relationships/hyperlink" Target="https://rviews.rstudio.com/2017/06/08/what-is-the-tidyverse/" TargetMode="External"/><Relationship Id="rId943"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5" Type="http://schemas.openxmlformats.org/officeDocument/2006/relationships/hyperlink" Target="https://sembr.org/" TargetMode="External"/><Relationship Id="rId567"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0" Type="http://schemas.openxmlformats.org/officeDocument/2006/relationships/hyperlink" Target="https://sethrobertson.github.io/GitFixUm/fixup.html" TargetMode="External"/><Relationship Id="rId506" Type="http://schemas.openxmlformats.org/officeDocument/2006/relationships/hyperlink" Target="https://shiny.posit.co/" TargetMode="External"/><Relationship Id="rId1076" Type="http://schemas.openxmlformats.org/officeDocument/2006/relationships/hyperlink" Target="https://slurm.schedmd.com/salloc.html" TargetMode="External"/><Relationship Id="rId1078" Type="http://schemas.openxmlformats.org/officeDocument/2006/relationships/hyperlink" Target="https://slurm.schedmd.com/sattach.html" TargetMode="External"/><Relationship Id="rId1080" Type="http://schemas.openxmlformats.org/officeDocument/2006/relationships/hyperlink" Target="https://slurm.schedmd.com/sbatch.html" TargetMode="External"/><Relationship Id="rId1082" Type="http://schemas.openxmlformats.org/officeDocument/2006/relationships/hyperlink" Target="https://slurm.schedmd.com/squeue.html" TargetMode="External"/><Relationship Id="rId1084"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5" Type="http://schemas.openxmlformats.org/officeDocument/2006/relationships/hyperlink" Target="https://sourceforge.net/projects/vcxsrv/" TargetMode="External"/><Relationship Id="rId560" Type="http://schemas.openxmlformats.org/officeDocument/2006/relationships/hyperlink" Target="https://sp19.datastructur.es/materials/guides/using-git#b-local-repositories-narrative-introduction" TargetMode="External"/><Relationship Id="rId590"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1" Type="http://schemas.openxmlformats.org/officeDocument/2006/relationships/hyperlink" Target="https://stackoverflow.com/questions/21435339/data-table-vs-dplyr-can-one-do-something-well-the-other-cant-or-does-poorly/27840349#27840349" TargetMode="External"/><Relationship Id="rId353"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4" Type="http://schemas.openxmlformats.org/officeDocument/2006/relationships/hyperlink" Target="https://starship.rs/" TargetMode="External"/><Relationship Id="rId318" Type="http://schemas.openxmlformats.org/officeDocument/2006/relationships/hyperlink" Target="https://stringr.tidyverse.org/" TargetMode="External"/><Relationship Id="rId376"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6" Type="http://schemas.openxmlformats.org/officeDocument/2006/relationships/hyperlink" Target="https://tavareshugo.github.io/data_carpentry_extras/base-r_tidyverse_equivalents/base-r_tidyverse_equivalents.html" TargetMode="External"/><Relationship Id="rId969"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608" Type="http://schemas.openxmlformats.org/officeDocument/2006/relationships/hyperlink" Target="https://thinkr-open.github.io/gitlabr/" TargetMode="External"/><Relationship Id="rId338" Type="http://schemas.openxmlformats.org/officeDocument/2006/relationships/hyperlink" Target="https://tibble.tidyverse.org/" TargetMode="External"/><Relationship Id="rId331" Type="http://schemas.openxmlformats.org/officeDocument/2006/relationships/hyperlink" Target="https://tidyr.tidyverse.org/" TargetMode="External"/><Relationship Id="rId464" Type="http://schemas.openxmlformats.org/officeDocument/2006/relationships/hyperlink" Target="https://tidyselect.r-lib.org/" TargetMode="External"/><Relationship Id="rId423" Type="http://schemas.openxmlformats.org/officeDocument/2006/relationships/hyperlink" Target="https://tidyverse.org/blog/2017/12/styler-1.0.0/" TargetMode="External"/><Relationship Id="rId605" Type="http://schemas.openxmlformats.org/officeDocument/2006/relationships/hyperlink" Target="https://tidyverse.org/blog/2017/12/workflow-vs-script/" TargetMode="External"/><Relationship Id="rId1109" Type="http://schemas.openxmlformats.org/officeDocument/2006/relationships/hyperlink" Target="https://ucd-serg.github.io/lab-manual/appendix-copilot-instructions.html" TargetMode="External"/><Relationship Id="rId1111" Type="http://schemas.openxmlformats.org/officeDocument/2006/relationships/hyperlink" Target="https://ucd-serg.github.io/lab-manual/appendix-copilot-setup-steps.html" TargetMode="External"/><Relationship Id="rId804" Type="http://schemas.openxmlformats.org/officeDocument/2006/relationships/hyperlink" Target="https://ucd-serg.github.io/lab-manual/coding-practices.html#file-headers" TargetMode="External"/><Relationship Id="rId807" Type="http://schemas.openxmlformats.org/officeDocument/2006/relationships/hyperlink" Target="https://ucd-serg.github.io/lab-manual/coding-practices.html#function-documentation" TargetMode="External"/><Relationship Id="rId925" Type="http://schemas.openxmlformats.org/officeDocument/2006/relationships/hyperlink" Target="https://ucd-serg.github.io/lab-manual/coding-style.html" TargetMode="External"/><Relationship Id="rId810" Type="http://schemas.openxmlformats.org/officeDocument/2006/relationships/hyperlink" Target="https://ucd-serg.github.io/lab-manual/unix.html#example-code-for-runfilesavelogs" TargetMode="External"/><Relationship Id="rId939" Type="http://schemas.openxmlformats.org/officeDocument/2006/relationships/hyperlink" Target="https://ucdavisdatalab.github.io/install_guides/" TargetMode="External"/><Relationship Id="rId936"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6"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8" Type="http://schemas.openxmlformats.org/officeDocument/2006/relationships/hyperlink" Target="https://wiki.archlinux.org/title/Wayland" TargetMode="External"/><Relationship Id="rId879" Type="http://schemas.openxmlformats.org/officeDocument/2006/relationships/hyperlink" Target="https://wiki.x2go.org/" TargetMode="External"/><Relationship Id="rId271" Type="http://schemas.openxmlformats.org/officeDocument/2006/relationships/hyperlink" Target="https://withr.r-lib.org/" TargetMode="External"/><Relationship Id="rId1015" Type="http://schemas.openxmlformats.org/officeDocument/2006/relationships/hyperlink" Target="https://www.biorxiv.org/" TargetMode="External"/><Relationship Id="rId352" Type="http://schemas.openxmlformats.org/officeDocument/2006/relationships/hyperlink" Target="https://www.brodrigues.co/blog/2016-07-18-data-frame-columns-as-arguments-to-dplyr-functions/" TargetMode="External"/><Relationship Id="rId893" Type="http://schemas.openxmlformats.org/officeDocument/2006/relationships/hyperlink" Target="https://www.chriswrites.com/how-to-change-file-permissions-using-the-terminal/" TargetMode="External"/><Relationship Id="rId1019" Type="http://schemas.openxmlformats.org/officeDocument/2006/relationships/hyperlink" Target="https://www.danieldsjoberg.com/gtsummary/" TargetMode="External"/><Relationship Id="rId934"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4" Type="http://schemas.openxmlformats.org/officeDocument/2006/relationships/hyperlink" Target="https://www.git-scm.com/docs/gitignore#_pattern_format" TargetMode="External"/><Relationship Id="rId710" Type="http://schemas.openxmlformats.org/officeDocument/2006/relationships/hyperlink" Target="https://www.githubstatus.com/" TargetMode="External"/><Relationship Id="rId974" Type="http://schemas.openxmlformats.org/officeDocument/2006/relationships/hyperlink" Target="https://www.globalcodeofconduct.org/" TargetMode="External"/><Relationship Id="rId883" Type="http://schemas.openxmlformats.org/officeDocument/2006/relationships/hyperlink" Target="https://www.gnu.org/software/screen/" TargetMode="External"/><Relationship Id="rId780" Type="http://schemas.openxmlformats.org/officeDocument/2006/relationships/hyperlink" Target="https://www.howtogeek.com/118594/how-to-edit-your-system-path-for-easy-command-line-access/" TargetMode="External"/><Relationship Id="rId505" Type="http://schemas.openxmlformats.org/officeDocument/2006/relationships/hyperlink" Target="https://www.htmlwidgets.org/" TargetMode="External"/><Relationship Id="rId1014" Type="http://schemas.openxmlformats.org/officeDocument/2006/relationships/hyperlink" Target="https://www.medrxiv.org/" TargetMode="External"/><Relationship Id="rId982" Type="http://schemas.openxmlformats.org/officeDocument/2006/relationships/hyperlink" Target="https://www.nature.com/articles/d41586-021-03603-2" TargetMode="External"/><Relationship Id="rId972" Type="http://schemas.openxmlformats.org/officeDocument/2006/relationships/hyperlink" Target="https://www.niaid.nih.gov/grants-contracts/write-grant-application" TargetMode="External"/><Relationship Id="rId421" Type="http://schemas.openxmlformats.org/officeDocument/2006/relationships/hyperlink" Target="https://www.r-bloggers.com/align-assign-rstudio-addin-to-align-assignment-operators/" TargetMode="External"/><Relationship Id="rId355" Type="http://schemas.openxmlformats.org/officeDocument/2006/relationships/hyperlink" Target="https://www.rdocumentation.org/packages/feather/versions/0.3.3" TargetMode="External"/><Relationship Id="rId424"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1" Type="http://schemas.openxmlformats.org/officeDocument/2006/relationships/hyperlink" Target="https://www.rstudio.com/wp-content/uploads/2015/02/data-wrangling-cheatsheet.pdf" TargetMode="External"/><Relationship Id="rId944" Type="http://schemas.openxmlformats.org/officeDocument/2006/relationships/hyperlink" Target="https://www.rstudio.com/wp-content/uploads/2015/02/rmarkdown-cheatsheet.pdf" TargetMode="External"/><Relationship Id="rId942" Type="http://schemas.openxmlformats.org/officeDocument/2006/relationships/hyperlink" Target="https://www.rstudio.com/wp-content/uploads/2015/03/ggplot2-cheatsheet.pdf" TargetMode="External"/><Relationship Id="rId964" Type="http://schemas.openxmlformats.org/officeDocument/2006/relationships/hyperlink" Target="https://www.sciencedirect.com/science/article/pii/S1471491423000928" TargetMode="External"/><Relationship Id="rId775"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7" Type="http://schemas.openxmlformats.org/officeDocument/2006/relationships/hyperlink" Target="https://www.tidyverse.org/" TargetMode="External"/><Relationship Id="rId465" Type="http://schemas.openxmlformats.org/officeDocument/2006/relationships/hyperlink" Target="https://www.tidyverse.org/blog/2022/10/tidyselect-1-2-0/" TargetMode="External"/><Relationship Id="rId980" Type="http://schemas.openxmlformats.org/officeDocument/2006/relationships/hyperlink" Target="https://www.training.nih.gov/career-services/" TargetMode="External"/><Relationship Id="rId864" Type="http://schemas.openxmlformats.org/officeDocument/2006/relationships/hyperlink" Target="https://www.xquartz.org/" TargetMode="External"/><Relationship Id="rId983" Type="http://schemas.openxmlformats.org/officeDocument/2006/relationships/hyperlink" Target="https://www.youtube.com/watch?v=1RwJbhkCA58" TargetMode="External"/><Relationship Id="rId965"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0" Type="http://schemas.openxmlformats.org/officeDocument/2006/relationships/hyperlink" Target="https://www.youtube.com/watch?v=nERXS3ssntw" TargetMode="External"/><Relationship Id="rId962" Type="http://schemas.openxmlformats.org/officeDocument/2006/relationships/hyperlink" Target="https://x.com/acagamic/status/1680381737816424450" TargetMode="External"/><Relationship Id="rId38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2026-09-01T17:05:42Z</dcterms:created>
  <dcterms:modified xsi:type="dcterms:W3CDTF">2026-09-01T17:05:42Z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