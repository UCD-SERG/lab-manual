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2026-06-24</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6"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5"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5"/>
    <w:bookmarkEnd w:id="36"/>
    <w:bookmarkEnd w:id="37"/>
    <w:bookmarkStart w:id="54" w:name="reproducibility"/>
    <w:p>
      <w:pPr>
        <w:pStyle w:val="Heading1"/>
      </w:pPr>
      <w:r>
        <w:t xml:space="preserve">4. Reproducibility</w:t>
      </w:r>
    </w:p>
    <w:p>
      <w:pPr>
        <w:pStyle w:val="FirstParagraph"/>
      </w:pPr>
      <w:r>
        <w:t xml:space="preserve">Adapted by UCD-SeRG team from</w:t>
      </w:r>
      <w:r>
        <w:t xml:space="preserve"> </w:t>
      </w:r>
      <w:hyperlink r:id="rId38">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9"/>
    <w:bookmarkStart w:id="4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0"/>
    <w:bookmarkStart w:id="42" w:name="register-study-protocols"/>
    <w:p>
      <w:pPr>
        <w:pStyle w:val="Heading2"/>
      </w:pPr>
      <w:r>
        <w:t xml:space="preserve">4.3 Register study protocols</w:t>
      </w:r>
    </w:p>
    <w:p>
      <w:pPr>
        <w:pStyle w:val="FirstParagraph"/>
      </w:pPr>
      <w:r>
        <w:t xml:space="preserve">We register all randomized trials on</w:t>
      </w:r>
      <w:r>
        <w:t xml:space="preserve"> </w:t>
      </w:r>
      <w:hyperlink r:id="rId41">
        <w:r>
          <w:rPr>
            <w:rStyle w:val="Hyperlink"/>
          </w:rPr>
          <w:t xml:space="preserve">clinicaltrials.gov</w:t>
        </w:r>
      </w:hyperlink>
      <w:r>
        <w:t xml:space="preserve">, and in some cases register observational studies as well.</w:t>
      </w:r>
    </w:p>
    <w:bookmarkEnd w:id="42"/>
    <w:bookmarkStart w:id="4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3">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4"/>
    <w:bookmarkStart w:id="46"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5">
        <w:r>
          <w:rPr>
            <w:rStyle w:val="Hyperlink"/>
          </w:rPr>
          <w:t xml:space="preserve">UC Davis DataLab workshop on reproducible research</w:t>
        </w:r>
      </w:hyperlink>
      <w:r>
        <w:t xml:space="preserve">.</w:t>
      </w:r>
    </w:p>
    <w:bookmarkEnd w:id="46"/>
    <w:bookmarkStart w:id="48"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7">
        <w:r>
          <w:rPr>
            <w:rStyle w:val="Hyperlink"/>
          </w:rPr>
          <w:t xml:space="preserve">https://www.youtube.com/watch?v=WoYkY9MkbRE</w:t>
        </w:r>
      </w:hyperlink>
    </w:p>
    <w:bookmarkEnd w:id="48"/>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5" w:name="code-repositories"/>
    <w:p>
      <w:pPr>
        <w:pStyle w:val="Heading1"/>
      </w:pPr>
      <w:r>
        <w:t xml:space="preserve">5. Code repositories</w:t>
      </w:r>
    </w:p>
    <w:p>
      <w:pPr>
        <w:pStyle w:val="FirstParagraph"/>
      </w:pPr>
      <w:r>
        <w:t xml:space="preserve">Adapted by UCD-SeRG team from</w:t>
      </w:r>
      <w:r>
        <w:t xml:space="preserve"> </w:t>
      </w:r>
      <w:hyperlink r:id="rId5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9"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6">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8"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7">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8"/>
    <w:bookmarkEnd w:id="59"/>
    <w:bookmarkStart w:id="69"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0"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60"/>
    <w:bookmarkStart w:id="61"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1"/>
    <w:bookmarkStart w:id="65" w:name="sec-analysis-file-placement"/>
    <w:p>
      <w:pPr>
        <w:pStyle w:val="Heading3"/>
      </w:pPr>
      <w:r>
        <w:t xml:space="preserve">5.2.3 Where to Place Analysis Files</w:t>
      </w:r>
    </w:p>
    <w:bookmarkStart w:id="62"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2"/>
    <w:bookmarkStart w:id="63"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3"/>
    <w:bookmarkStart w:id="64"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4"/>
    <w:bookmarkEnd w:id="65"/>
    <w:bookmarkStart w:id="66"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6"/>
    <w:bookmarkStart w:id="67"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7"/>
    <w:bookmarkStart w:id="68"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8"/>
    <w:bookmarkEnd w:id="69"/>
    <w:bookmarkStart w:id="70"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0"/>
    <w:bookmarkStart w:id="74"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1"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1"/>
    <w:bookmarkStart w:id="72"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2"/>
    <w:bookmarkStart w:id="73"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3"/>
    <w:bookmarkEnd w:id="74"/>
    <w:bookmarkEnd w:id="75"/>
    <w:bookmarkStart w:id="289" w:name="sec-r-coding-practices"/>
    <w:p>
      <w:pPr>
        <w:pStyle w:val="Heading1"/>
      </w:pPr>
      <w:r>
        <w:t xml:space="preserve">6. R Coding Practices</w:t>
      </w:r>
    </w:p>
    <w:p>
      <w:pPr>
        <w:pStyle w:val="FirstParagraph"/>
      </w:pPr>
      <w:r>
        <w:t xml:space="preserve">Adapted by UCD-SeRG team from</w:t>
      </w:r>
      <w:r>
        <w:t xml:space="preserve"> </w:t>
      </w:r>
      <w:hyperlink r:id="rId76">
        <w:r>
          <w:rPr>
            <w:rStyle w:val="Hyperlink"/>
          </w:rPr>
          <w:t xml:space="preserve">original by Kunal Mishra, Jade Benjamin-Chung, Stephanie Djajadi, and Iris Tong</w:t>
        </w:r>
      </w:hyperlink>
    </w:p>
    <w:bookmarkStart w:id="7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7"/>
    <w:bookmarkStart w:id="9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8"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8"/>
    <w:bookmarkStart w:id="79"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9"/>
    <w:bookmarkStart w:id="80"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0"/>
    <w:bookmarkStart w:id="91" w:name="alternatives-to-pkgdown"/>
    <w:p>
      <w:pPr>
        <w:pStyle w:val="Heading3"/>
      </w:pPr>
      <w:r>
        <w:t xml:space="preserve">6.2.4 Alternatives to pkgdown</w:t>
      </w:r>
    </w:p>
    <w:p>
      <w:pPr>
        <w:pStyle w:val="FirstParagraph"/>
      </w:pPr>
      <w:r>
        <w:t xml:space="preserve">While</w:t>
      </w:r>
      <w:r>
        <w:t xml:space="preserve"> </w:t>
      </w:r>
      <w:hyperlink r:id="rId81">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4" w:name="altdoc"/>
    <w:p>
      <w:pPr>
        <w:pStyle w:val="Heading4"/>
      </w:pPr>
      <w:r>
        <w:t xml:space="preserve">6.2.4.1 altdoc</w:t>
      </w:r>
    </w:p>
    <w:p>
      <w:pPr>
        <w:pStyle w:val="FirstParagraph"/>
      </w:pPr>
      <w:hyperlink r:id="rId82">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3">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4"/>
    <w:bookmarkStart w:id="86" w:name="pkgsite"/>
    <w:p>
      <w:pPr>
        <w:pStyle w:val="Heading4"/>
      </w:pPr>
      <w:r>
        <w:t xml:space="preserve">6.2.4.2 pkgsite</w:t>
      </w:r>
    </w:p>
    <w:p>
      <w:pPr>
        <w:pStyle w:val="FirstParagraph"/>
      </w:pPr>
      <w:hyperlink r:id="rId85">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6"/>
    <w:bookmarkStart w:id="89"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7">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8">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9"/>
    <w:bookmarkStart w:id="90"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0"/>
    <w:bookmarkEnd w:id="91"/>
    <w:bookmarkEnd w:id="92"/>
    <w:bookmarkStart w:id="105" w:name="sec-r-workflow"/>
    <w:p>
      <w:pPr>
        <w:pStyle w:val="Heading2"/>
      </w:pPr>
      <w:r>
        <w:t xml:space="preserve">6.3 Complete Package Development Workflow</w:t>
      </w:r>
    </w:p>
    <w:p>
      <w:pPr>
        <w:pStyle w:val="FirstParagraph"/>
      </w:pPr>
      <w:r>
        <w:t xml:space="preserve">Here’s the typical workflow for developing an R package in our lab:</w:t>
      </w:r>
    </w:p>
    <w:bookmarkStart w:id="97"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6">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3">
        <w:r>
          <w:rPr>
            <w:rStyle w:val="VerbatimChar"/>
          </w:rPr>
          <w:t xml:space="preserve">{usethis}</w:t>
        </w:r>
      </w:hyperlink>
      <w:r>
        <w:t xml:space="preserve">,</w:t>
      </w:r>
      <w:r>
        <w:t xml:space="preserve"> </w:t>
      </w:r>
      <w:hyperlink r:id="rId94">
        <w:r>
          <w:rPr>
            <w:rStyle w:val="VerbatimChar"/>
          </w:rPr>
          <w:t xml:space="preserve">{devtools}</w:t>
        </w:r>
      </w:hyperlink>
      <w:r>
        <w:t xml:space="preserve">,</w:t>
      </w:r>
      <w:r>
        <w:t xml:space="preserve"> </w:t>
      </w:r>
      <w:hyperlink r:id="rId95">
        <w:r>
          <w:rPr>
            <w:rStyle w:val="VerbatimChar"/>
          </w:rPr>
          <w:t xml:space="preserve">{roxygen2}</w:t>
        </w:r>
      </w:hyperlink>
      <w:r>
        <w:t xml:space="preserve">)</w:t>
      </w:r>
    </w:p>
    <w:p>
      <w:pPr>
        <w:pStyle w:val="Compact"/>
        <w:numPr>
          <w:ilvl w:val="0"/>
          <w:numId w:val="1043"/>
        </w:numPr>
      </w:pPr>
      <w:r>
        <w:t xml:space="preserve">Testing infrastructure (</w:t>
      </w:r>
      <w:hyperlink r:id="rId96">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7"/>
    <w:bookmarkStart w:id="98"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8"/>
    <w:bookmarkStart w:id="99"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9"/>
    <w:bookmarkStart w:id="100"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0"/>
    <w:bookmarkStart w:id="101"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1"/>
    <w:bookmarkStart w:id="102"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2"/>
    <w:bookmarkStart w:id="103"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3"/>
    <w:bookmarkStart w:id="104"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4"/>
    <w:bookmarkEnd w:id="105"/>
    <w:bookmarkStart w:id="107"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7"/>
    <w:bookmarkStart w:id="111"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8"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8"/>
    <w:bookmarkStart w:id="109"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9"/>
    <w:bookmarkStart w:id="110"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0"/>
    <w:bookmarkEnd w:id="111"/>
    <w:bookmarkStart w:id="129"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5">
              <w:r>
                <w:rPr>
                  <w:rStyle w:val="Hyperlink"/>
                </w:rPr>
                <w:t xml:space="preserve">Measuring Performance</w:t>
              </w:r>
            </w:hyperlink>
            <w:r>
              <w:t xml:space="preserve"> </w:t>
            </w:r>
            <w:r>
              <w:t xml:space="preserve">and</w:t>
            </w:r>
            <w:r>
              <w:t xml:space="preserve"> </w:t>
            </w:r>
            <w:hyperlink r:id="rId11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7">
              <w:r>
                <w:rPr>
                  <w:rStyle w:val="VerbatimChar"/>
                </w:rPr>
                <w:t xml:space="preserve">{bench}</w:t>
              </w:r>
            </w:hyperlink>
            <w:r>
              <w:t xml:space="preserve"> </w:t>
            </w:r>
            <w:r>
              <w:t xml:space="preserve">and</w:t>
            </w:r>
            <w:r>
              <w:t xml:space="preserve"> </w:t>
            </w:r>
            <w:hyperlink r:id="rId11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9"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9"/>
    <w:bookmarkStart w:id="120"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0"/>
    <w:bookmarkStart w:id="121" w:name="using-bench-for-performance-comparisons"/>
    <w:p>
      <w:pPr>
        <w:pStyle w:val="Heading3"/>
      </w:pPr>
      <w:r>
        <w:t xml:space="preserve">6.6.3 Using bench for Performance Comparisons</w:t>
      </w:r>
    </w:p>
    <w:p>
      <w:pPr>
        <w:pStyle w:val="FirstParagraph"/>
      </w:pPr>
      <w:hyperlink r:id="rId11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1"/>
    <w:bookmarkStart w:id="122" w:name="X7ff0b0b5fd28daf32f6723699e3d921f714a0e8"/>
    <w:p>
      <w:pPr>
        <w:pStyle w:val="Heading3"/>
      </w:pPr>
      <w:r>
        <w:t xml:space="preserve">6.6.4 Using profvis for Memory and CPU Profiling</w:t>
      </w:r>
    </w:p>
    <w:p>
      <w:pPr>
        <w:pStyle w:val="FirstParagraph"/>
      </w:pPr>
      <w:hyperlink r:id="rId11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22"/>
    <w:bookmarkStart w:id="123"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3"/>
    <w:bookmarkStart w:id="125"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5"/>
    <w:bookmarkStart w:id="126"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6">
        <w:r>
          <w:rPr>
            <w:rStyle w:val="VerbatimChar"/>
          </w:rPr>
          <w:t xml:space="preserve">{testthat}</w:t>
        </w:r>
      </w:hyperlink>
      <w:r>
        <w:t xml:space="preserve">.</w:t>
      </w:r>
    </w:p>
    <w:bookmarkEnd w:id="126"/>
    <w:bookmarkStart w:id="127"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7"/>
    <w:bookmarkStart w:id="128" w:name="additional-resources"/>
    <w:p>
      <w:pPr>
        <w:pStyle w:val="Heading3"/>
      </w:pPr>
      <w:r>
        <w:t xml:space="preserve">6.6.9 Additional Resources</w:t>
      </w:r>
    </w:p>
    <w:p>
      <w:pPr>
        <w:pStyle w:val="Compact"/>
        <w:numPr>
          <w:ilvl w:val="0"/>
          <w:numId w:val="1057"/>
        </w:numPr>
      </w:pPr>
      <w:hyperlink r:id="rId117">
        <w:r>
          <w:rPr>
            <w:rStyle w:val="VerbatimChar"/>
          </w:rPr>
          <w:t xml:space="preserve">{bench}</w:t>
        </w:r>
      </w:hyperlink>
      <w:r>
        <w:t xml:space="preserve"> </w:t>
      </w:r>
      <w:r>
        <w:t xml:space="preserve">- Accurate benchmarking</w:t>
      </w:r>
    </w:p>
    <w:p>
      <w:pPr>
        <w:pStyle w:val="Compact"/>
        <w:numPr>
          <w:ilvl w:val="0"/>
          <w:numId w:val="1057"/>
        </w:numPr>
      </w:pPr>
      <w:hyperlink r:id="rId118">
        <w:r>
          <w:rPr>
            <w:rStyle w:val="VerbatimChar"/>
          </w:rPr>
          <w:t xml:space="preserve">{profvis}</w:t>
        </w:r>
      </w:hyperlink>
      <w:r>
        <w:t xml:space="preserve"> </w:t>
      </w:r>
      <w:r>
        <w:t xml:space="preserve">- Interactive profiling</w:t>
      </w:r>
    </w:p>
    <w:p>
      <w:pPr>
        <w:pStyle w:val="Compact"/>
        <w:numPr>
          <w:ilvl w:val="0"/>
          <w:numId w:val="1057"/>
        </w:numPr>
      </w:pPr>
      <w:hyperlink r:id="rId115">
        <w:r>
          <w:rPr>
            <w:rStyle w:val="Hyperlink"/>
          </w:rPr>
          <w:t xml:space="preserve">Measuring Performance</w:t>
        </w:r>
      </w:hyperlink>
      <w:r>
        <w:t xml:space="preserve"> </w:t>
      </w:r>
      <w:r>
        <w:t xml:space="preserve">chapter in Advanced R</w:t>
      </w:r>
    </w:p>
    <w:p>
      <w:pPr>
        <w:pStyle w:val="Compact"/>
        <w:numPr>
          <w:ilvl w:val="0"/>
          <w:numId w:val="1057"/>
        </w:numPr>
      </w:pPr>
      <w:hyperlink r:id="rId116">
        <w:r>
          <w:rPr>
            <w:rStyle w:val="Hyperlink"/>
          </w:rPr>
          <w:t xml:space="preserve">Improving Performance</w:t>
        </w:r>
      </w:hyperlink>
      <w:r>
        <w:t xml:space="preserve"> </w:t>
      </w:r>
      <w:r>
        <w:t xml:space="preserve">chapter in Advanced R</w:t>
      </w:r>
    </w:p>
    <w:p>
      <w:pPr>
        <w:pStyle w:val="Compact"/>
        <w:numPr>
          <w:ilvl w:val="0"/>
          <w:numId w:val="1057"/>
        </w:numPr>
      </w:pPr>
      <w:hyperlink r:id="rId124">
        <w:r>
          <w:rPr>
            <w:rStyle w:val="VerbatimChar"/>
          </w:rPr>
          <w:t xml:space="preserve">{touchstone}</w:t>
        </w:r>
      </w:hyperlink>
      <w:r>
        <w:t xml:space="preserve"> </w:t>
      </w:r>
      <w:r>
        <w:t xml:space="preserve">- CI benchmarking with PR comments</w:t>
      </w:r>
    </w:p>
    <w:bookmarkEnd w:id="128"/>
    <w:bookmarkEnd w:id="129"/>
    <w:bookmarkStart w:id="13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0"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0"/>
    <w:bookmarkStart w:id="131"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1"/>
    <w:bookmarkStart w:id="134"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3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3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3">
        <w:r>
          <w:rPr>
            <w:rStyle w:val="VerbatimChar"/>
          </w:rPr>
          <w:t xml:space="preserve">{furrr}</w:t>
        </w:r>
      </w:hyperlink>
      <w:r>
        <w:t xml:space="preserve">.</w:t>
      </w:r>
    </w:p>
    <w:bookmarkEnd w:id="134"/>
    <w:bookmarkStart w:id="135"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5"/>
    <w:bookmarkStart w:id="136"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6"/>
    <w:bookmarkEnd w:id="137"/>
    <w:bookmarkStart w:id="140" w:name="sec-data-io"/>
    <w:p>
      <w:pPr>
        <w:pStyle w:val="Heading2"/>
      </w:pPr>
      <w:r>
        <w:t xml:space="preserve">6.8 Reading and Saving Data</w:t>
      </w:r>
    </w:p>
    <w:bookmarkStart w:id="13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8"/>
    <w:bookmarkStart w:id="13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9"/>
    <w:bookmarkEnd w:id="140"/>
    <w:bookmarkStart w:id="150" w:name="sec-r-version-control"/>
    <w:p>
      <w:pPr>
        <w:pStyle w:val="Heading2"/>
      </w:pPr>
      <w:r>
        <w:t xml:space="preserve">6.9 Version Control and Collaboration</w:t>
      </w:r>
    </w:p>
    <w:bookmarkStart w:id="145"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important.png" id="143"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4">
        <w:r>
          <w:rPr>
            <w:rStyle w:val="Hyperlink"/>
          </w:rPr>
          <w:t xml:space="preserve">R Packages - Version numbers</w:t>
        </w:r>
      </w:hyperlink>
      <w:r>
        <w:t xml:space="preserve"> </w:t>
      </w:r>
      <w:r>
        <w:t xml:space="preserve">for full guidelines.</w:t>
      </w:r>
    </w:p>
    <w:bookmarkEnd w:id="145"/>
    <w:bookmarkStart w:id="147"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6">
        <w:r>
          <w:rPr>
            <w:rStyle w:val="Hyperlink"/>
          </w:rPr>
          <w:t xml:space="preserve">R Packages - NEWS.md</w:t>
        </w:r>
      </w:hyperlink>
      <w:r>
        <w:t xml:space="preserve"> </w:t>
      </w:r>
      <w:r>
        <w:t xml:space="preserve">for full conventions.</w:t>
      </w:r>
    </w:p>
    <w:bookmarkEnd w:id="147"/>
    <w:bookmarkStart w:id="149"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4">
        <w:r>
          <w:rPr>
            <w:rStyle w:val="VerbatimChar"/>
          </w:rPr>
          <w:t xml:space="preserve">{devtools}</w:t>
        </w:r>
      </w:hyperlink>
      <w:r>
        <w:t xml:space="preserve"> </w:t>
      </w:r>
      <w:r>
        <w:t xml:space="preserve">is not available.</w:t>
      </w:r>
    </w:p>
    <w:bookmarkEnd w:id="149"/>
    <w:bookmarkEnd w:id="150"/>
    <w:bookmarkStart w:id="151"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51"/>
    <w:bookmarkStart w:id="155" w:name="sec-auto-styling"/>
    <w:p>
      <w:pPr>
        <w:pStyle w:val="Heading2"/>
      </w:pPr>
      <w:r>
        <w:t xml:space="preserve">6.11 Automated Code Styling</w:t>
      </w:r>
    </w:p>
    <w:bookmarkStart w:id="152"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52"/>
    <w:bookmarkStart w:id="153"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3"/>
    <w:bookmarkStart w:id="154"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7.12</w:t>
        </w:r>
      </w:hyperlink>
      <w:r>
        <w:t xml:space="preserve">.</w:t>
      </w:r>
    </w:p>
    <w:bookmarkEnd w:id="154"/>
    <w:bookmarkEnd w:id="155"/>
    <w:bookmarkStart w:id="175" w:name="sec-documenting-code"/>
    <w:p>
      <w:pPr>
        <w:pStyle w:val="Heading2"/>
      </w:pPr>
      <w:r>
        <w:t xml:space="preserve">6.12 Documenting your code</w:t>
      </w:r>
    </w:p>
    <w:bookmarkStart w:id="156"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5">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5">
        <w:r>
          <w:rPr>
            <w:rStyle w:val="Hyperlink"/>
          </w:rPr>
          <w:t xml:space="preserve">https://roxygen2.r-lib.org/</w:t>
        </w:r>
      </w:hyperlink>
      <w:r>
        <w:t xml:space="preserve">.</w:t>
      </w:r>
    </w:p>
    <w:bookmarkEnd w:id="156"/>
    <w:bookmarkStart w:id="15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8">
        <w:r>
          <w:rPr>
            <w:rStyle w:val="Hyperlink"/>
          </w:rPr>
          <w:t xml:space="preserve">roxygen2 documentation on inheriting parameters</w:t>
        </w:r>
      </w:hyperlink>
      <w:r>
        <w:t xml:space="preserve">.</w:t>
      </w:r>
    </w:p>
    <w:bookmarkEnd w:id="159"/>
    <w:bookmarkStart w:id="167"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60"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6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61">
        <w:r>
          <w:rPr>
            <w:rStyle w:val="Hyperlink"/>
          </w:rPr>
          <w:t xml:space="preserve">roxygen2 documentation</w:t>
        </w:r>
      </w:hyperlink>
      <w:r>
        <w:t xml:space="preserve"> </w:t>
      </w:r>
      <w:r>
        <w:t xml:space="preserve">and</w:t>
      </w:r>
      <w:r>
        <w:t xml:space="preserve"> </w:t>
      </w:r>
      <w:hyperlink r:id="rId16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note.png" id="16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note.png" id="16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7"/>
    <w:bookmarkStart w:id="168"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8"/>
    <w:bookmarkStart w:id="170" w:name="sections-and-subsections"/>
    <w:p>
      <w:pPr>
        <w:pStyle w:val="Heading3"/>
      </w:pPr>
      <w:r>
        <w:t xml:space="preserve">6.12.5 Sections and subsections</w:t>
      </w:r>
    </w:p>
    <w:p>
      <w:pPr>
        <w:pStyle w:val="FirstParagraph"/>
      </w:pPr>
      <w:r>
        <w:t xml:space="preserve">Rstudio (</w:t>
      </w:r>
      <w:hyperlink r:id="rId16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70"/>
    <w:bookmarkStart w:id="172" w:name="code-folding"/>
    <w:p>
      <w:pPr>
        <w:pStyle w:val="Heading3"/>
      </w:pPr>
      <w:r>
        <w:t xml:space="preserve">6.12.6 Code folding</w:t>
      </w:r>
    </w:p>
    <w:p>
      <w:pPr>
        <w:pStyle w:val="FirstParagraph"/>
      </w:pPr>
      <w:r>
        <w:t xml:space="preserve">Consider using RStudio’s</w:t>
      </w:r>
      <w:r>
        <w:t xml:space="preserve"> </w:t>
      </w:r>
      <w:hyperlink r:id="rId17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72"/>
    <w:bookmarkStart w:id="174"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4"/>
    <w:bookmarkEnd w:id="175"/>
    <w:bookmarkStart w:id="18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7.11</w:t>
        </w:r>
      </w:hyperlink>
      <w:r>
        <w:t xml:space="preserve">.</w:t>
      </w:r>
    </w:p>
    <w:bookmarkEnd w:id="181"/>
    <w:bookmarkStart w:id="18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82"/>
    <w:bookmarkStart w:id="183"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3"/>
    <w:bookmarkStart w:id="184"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4"/>
    <w:bookmarkStart w:id="185"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5"/>
    <w:bookmarkStart w:id="188" w:name="examples-borrowed-from-lab-package-prs"/>
    <w:p>
      <w:pPr>
        <w:pStyle w:val="Heading2"/>
      </w:pPr>
      <w:r>
        <w:t xml:space="preserve">6.18 Examples borrowed from lab package PRs</w:t>
      </w:r>
    </w:p>
    <w:p>
      <w:pPr>
        <w:pStyle w:val="FirstParagraph"/>
      </w:pPr>
      <w:r>
        <w:t xml:space="preserve">In</w:t>
      </w:r>
      <w:r>
        <w:t xml:space="preserve"> </w:t>
      </w:r>
      <w:hyperlink r:id="rId186">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7">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8"/>
    <w:bookmarkStart w:id="192"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9">
        <w:r>
          <w:rPr>
            <w:rStyle w:val="Hyperlink"/>
          </w:rPr>
          <w:t xml:space="preserve">Decomposition (computer science)</w:t>
        </w:r>
      </w:hyperlink>
      <w:r>
        <w:t xml:space="preserve">,</w:t>
      </w:r>
      <w:r>
        <w:t xml:space="preserve"> </w:t>
      </w:r>
      <w:hyperlink r:id="rId190">
        <w:r>
          <w:rPr>
            <w:rStyle w:val="Hyperlink"/>
          </w:rPr>
          <w:t xml:space="preserve">Code refactoring</w:t>
        </w:r>
      </w:hyperlink>
      <w:r>
        <w:t xml:space="preserve">,</w:t>
      </w:r>
      <w:r>
        <w:t xml:space="preserve"> </w:t>
      </w:r>
      <w:r>
        <w:t xml:space="preserve">and</w:t>
      </w:r>
      <w:r>
        <w:t xml:space="preserve"> </w:t>
      </w:r>
      <w:hyperlink r:id="rId191">
        <w:r>
          <w:rPr>
            <w:rStyle w:val="Hyperlink"/>
          </w:rPr>
          <w:t xml:space="preserve">Functional decomposition</w:t>
        </w:r>
      </w:hyperlink>
      <w:r>
        <w:t xml:space="preserve">.</w:t>
      </w:r>
    </w:p>
    <w:bookmarkEnd w:id="192"/>
    <w:bookmarkStart w:id="198"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3">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4">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5">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6">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7">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8"/>
    <w:bookmarkStart w:id="200"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7.10</w:t>
        </w:r>
      </w:hyperlink>
      <w:r>
        <w:rPr>
          <w:i/>
          <w:iCs/>
        </w:rPr>
        <w:t xml:space="preserve"> </w:t>
      </w:r>
      <w:r>
        <w:rPr>
          <w:i/>
          <w:iCs/>
        </w:rPr>
        <w:t xml:space="preserve">for code style guidelines on using the here package.</w:t>
      </w:r>
    </w:p>
    <w:bookmarkEnd w:id="200"/>
    <w:bookmarkStart w:id="205" w:name="readingsaving-data"/>
    <w:p>
      <w:pPr>
        <w:pStyle w:val="Heading2"/>
      </w:pPr>
      <w:r>
        <w:t xml:space="preserve">6.22 Reading/Saving Data</w:t>
      </w:r>
    </w:p>
    <w:bookmarkStart w:id="203"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3"/>
    <w:bookmarkStart w:id="204"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4"/>
    <w:bookmarkEnd w:id="205"/>
    <w:bookmarkStart w:id="211"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8"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7">
        <w:r>
          <w:rPr>
            <w:rStyle w:val="Hyperlink"/>
          </w:rPr>
          <w:t xml:space="preserve">here</w:t>
        </w:r>
      </w:hyperlink>
      <w:r>
        <w:t xml:space="preserve">.</w:t>
      </w:r>
    </w:p>
    <w:bookmarkEnd w:id="208"/>
    <w:bookmarkStart w:id="210" w:name="dropbox"/>
    <w:p>
      <w:pPr>
        <w:pStyle w:val="Heading3"/>
      </w:pPr>
      <w:r>
        <w:t xml:space="preserve">6.23.2 Dropbox</w:t>
      </w:r>
    </w:p>
    <w:p>
      <w:pPr>
        <w:pStyle w:val="FirstParagraph"/>
      </w:pPr>
      <w:r>
        <w:t xml:space="preserve">Follow the instructions at</w:t>
      </w:r>
      <w:r>
        <w:t xml:space="preserve"> </w:t>
      </w:r>
      <w:hyperlink r:id="rId20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10"/>
    <w:bookmarkEnd w:id="211"/>
    <w:bookmarkStart w:id="214"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1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4"/>
    <w:bookmarkStart w:id="235" w:name="core-tidyverse-packages"/>
    <w:p>
      <w:pPr>
        <w:pStyle w:val="Heading2"/>
      </w:pPr>
      <w:r>
        <w:t xml:space="preserve">6.25 Core Tidyverse Packages</w:t>
      </w:r>
    </w:p>
    <w:p>
      <w:pPr>
        <w:pStyle w:val="FirstParagraph"/>
      </w:pPr>
      <w:r>
        <w:t xml:space="preserve">The</w:t>
      </w:r>
      <w:r>
        <w:t xml:space="preserve"> </w:t>
      </w:r>
      <w:hyperlink r:id="rId21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7" w:name="sec-ggplot2"/>
    <w:p>
      <w:pPr>
        <w:pStyle w:val="Heading3"/>
      </w:pPr>
      <w:r>
        <w:t xml:space="preserve">6.25.1</w:t>
      </w:r>
      <w:r>
        <w:t xml:space="preserve"> </w:t>
      </w:r>
      <w:hyperlink r:id="rId216">
        <w:r>
          <w:rPr>
            <w:rStyle w:val="Hyperlink"/>
          </w:rPr>
          <w:t xml:space="preserve">ggplot2</w:t>
        </w:r>
      </w:hyperlink>
    </w:p>
    <w:p>
      <w:pPr>
        <w:pStyle w:val="FirstParagraph"/>
      </w:pPr>
      <w:hyperlink r:id="rId21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7"/>
    <w:bookmarkStart w:id="219" w:name="sec-dplyr"/>
    <w:p>
      <w:pPr>
        <w:pStyle w:val="Heading3"/>
      </w:pPr>
      <w:r>
        <w:t xml:space="preserve">6.25.2</w:t>
      </w:r>
      <w:r>
        <w:t xml:space="preserve"> </w:t>
      </w:r>
      <w:hyperlink r:id="rId218">
        <w:r>
          <w:rPr>
            <w:rStyle w:val="Hyperlink"/>
          </w:rPr>
          <w:t xml:space="preserve">dplyr</w:t>
        </w:r>
      </w:hyperlink>
    </w:p>
    <w:p>
      <w:pPr>
        <w:pStyle w:val="FirstParagraph"/>
      </w:pPr>
      <w:hyperlink r:id="rId21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9"/>
    <w:bookmarkStart w:id="222" w:name="sec-tidyr"/>
    <w:p>
      <w:pPr>
        <w:pStyle w:val="Heading3"/>
      </w:pPr>
      <w:r>
        <w:t xml:space="preserve">6.25.3</w:t>
      </w:r>
      <w:r>
        <w:t xml:space="preserve"> </w:t>
      </w:r>
      <w:hyperlink r:id="rId220">
        <w:r>
          <w:rPr>
            <w:rStyle w:val="Hyperlink"/>
          </w:rPr>
          <w:t xml:space="preserve">tidyr</w:t>
        </w:r>
      </w:hyperlink>
    </w:p>
    <w:p>
      <w:pPr>
        <w:pStyle w:val="FirstParagraph"/>
      </w:pPr>
      <w:hyperlink r:id="rId22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21" w:name="when-to-use-dplyr-vs-tidyr"/>
    <w:p>
      <w:pPr>
        <w:pStyle w:val="Heading4"/>
      </w:pPr>
      <w:r>
        <w:t xml:space="preserve">6.25.3.1 When to use dplyr vs tidyr</w:t>
      </w:r>
    </w:p>
    <w:p>
      <w:pPr>
        <w:pStyle w:val="FirstParagraph"/>
      </w:pPr>
      <w:r>
        <w:t xml:space="preserve">While both</w:t>
      </w:r>
      <w:r>
        <w:t xml:space="preserve"> </w:t>
      </w:r>
      <w:hyperlink r:id="rId218">
        <w:r>
          <w:rPr>
            <w:rStyle w:val="VerbatimChar"/>
          </w:rPr>
          <w:t xml:space="preserve">{dplyr}</w:t>
        </w:r>
      </w:hyperlink>
      <w:r>
        <w:t xml:space="preserve"> </w:t>
      </w:r>
      <w:r>
        <w:t xml:space="preserve">and</w:t>
      </w:r>
      <w:r>
        <w:t xml:space="preserve"> </w:t>
      </w:r>
      <w:hyperlink r:id="rId22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21"/>
    <w:bookmarkEnd w:id="222"/>
    <w:bookmarkStart w:id="224" w:name="sec-readr"/>
    <w:p>
      <w:pPr>
        <w:pStyle w:val="Heading3"/>
      </w:pPr>
      <w:r>
        <w:t xml:space="preserve">6.25.4</w:t>
      </w:r>
      <w:r>
        <w:t xml:space="preserve"> </w:t>
      </w:r>
      <w:hyperlink r:id="rId223">
        <w:r>
          <w:rPr>
            <w:rStyle w:val="Hyperlink"/>
          </w:rPr>
          <w:t xml:space="preserve">readr</w:t>
        </w:r>
      </w:hyperlink>
    </w:p>
    <w:p>
      <w:pPr>
        <w:pStyle w:val="FirstParagraph"/>
      </w:pPr>
      <w:hyperlink r:id="rId22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4"/>
    <w:bookmarkStart w:id="226" w:name="sec-purrr"/>
    <w:p>
      <w:pPr>
        <w:pStyle w:val="Heading3"/>
      </w:pPr>
      <w:r>
        <w:t xml:space="preserve">6.25.5</w:t>
      </w:r>
      <w:r>
        <w:t xml:space="preserve"> </w:t>
      </w:r>
      <w:hyperlink r:id="rId132">
        <w:r>
          <w:rPr>
            <w:rStyle w:val="Hyperlink"/>
          </w:rPr>
          <w:t xml:space="preserve">purrr</w:t>
        </w:r>
      </w:hyperlink>
    </w:p>
    <w:p>
      <w:pPr>
        <w:pStyle w:val="FirstParagraph"/>
      </w:pPr>
      <w:hyperlink r:id="rId132">
        <w:r>
          <w:rPr>
            <w:rStyle w:val="VerbatimChar"/>
          </w:rPr>
          <w:t xml:space="preserve">{purrr}</w:t>
        </w:r>
      </w:hyperlink>
      <w:r>
        <w:t xml:space="preserve"> </w:t>
      </w:r>
      <w:r>
        <w:t xml:space="preserve">enhances R’s</w:t>
      </w:r>
      <w:r>
        <w:t xml:space="preserve"> </w:t>
      </w:r>
      <w:hyperlink r:id="rId22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6"/>
    <w:bookmarkStart w:id="228" w:name="sec-tibble"/>
    <w:p>
      <w:pPr>
        <w:pStyle w:val="Heading3"/>
      </w:pPr>
      <w:r>
        <w:t xml:space="preserve">6.25.6</w:t>
      </w:r>
      <w:r>
        <w:t xml:space="preserve"> </w:t>
      </w:r>
      <w:hyperlink r:id="rId227">
        <w:r>
          <w:rPr>
            <w:rStyle w:val="Hyperlink"/>
          </w:rPr>
          <w:t xml:space="preserve">tibble</w:t>
        </w:r>
      </w:hyperlink>
    </w:p>
    <w:p>
      <w:pPr>
        <w:pStyle w:val="FirstParagraph"/>
      </w:pPr>
      <w:hyperlink r:id="rId22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8"/>
    <w:bookmarkStart w:id="230" w:name="sec-stringr"/>
    <w:p>
      <w:pPr>
        <w:pStyle w:val="Heading3"/>
      </w:pPr>
      <w:r>
        <w:t xml:space="preserve">6.25.7</w:t>
      </w:r>
      <w:r>
        <w:t xml:space="preserve"> </w:t>
      </w:r>
      <w:hyperlink r:id="rId229">
        <w:r>
          <w:rPr>
            <w:rStyle w:val="Hyperlink"/>
          </w:rPr>
          <w:t xml:space="preserve">stringr</w:t>
        </w:r>
      </w:hyperlink>
    </w:p>
    <w:p>
      <w:pPr>
        <w:pStyle w:val="FirstParagraph"/>
      </w:pPr>
      <w:hyperlink r:id="rId2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30"/>
    <w:bookmarkStart w:id="232" w:name="sec-forcats"/>
    <w:p>
      <w:pPr>
        <w:pStyle w:val="Heading3"/>
      </w:pPr>
      <w:r>
        <w:t xml:space="preserve">6.25.8</w:t>
      </w:r>
      <w:r>
        <w:t xml:space="preserve"> </w:t>
      </w:r>
      <w:hyperlink r:id="rId231">
        <w:r>
          <w:rPr>
            <w:rStyle w:val="Hyperlink"/>
          </w:rPr>
          <w:t xml:space="preserve">forcats</w:t>
        </w:r>
      </w:hyperlink>
    </w:p>
    <w:p>
      <w:pPr>
        <w:pStyle w:val="FirstParagraph"/>
      </w:pPr>
      <w:hyperlink r:id="rId23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32"/>
    <w:bookmarkStart w:id="234" w:name="sec-lubridate"/>
    <w:p>
      <w:pPr>
        <w:pStyle w:val="Heading3"/>
      </w:pPr>
      <w:r>
        <w:t xml:space="preserve">6.25.9</w:t>
      </w:r>
      <w:r>
        <w:t xml:space="preserve"> </w:t>
      </w:r>
      <w:hyperlink r:id="rId233">
        <w:r>
          <w:rPr>
            <w:rStyle w:val="Hyperlink"/>
          </w:rPr>
          <w:t xml:space="preserve">lubridate</w:t>
        </w:r>
      </w:hyperlink>
    </w:p>
    <w:p>
      <w:pPr>
        <w:pStyle w:val="FirstParagraph"/>
      </w:pPr>
      <w:hyperlink r:id="rId23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4"/>
    <w:bookmarkEnd w:id="235"/>
    <w:bookmarkStart w:id="237"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6">
        <w:r>
          <w:rPr>
            <w:rStyle w:val="Hyperlink"/>
          </w:rPr>
          <w:t xml:space="preserve">this document</w:t>
        </w:r>
      </w:hyperlink>
      <w:r>
        <w:t xml:space="preserve">.</w:t>
      </w:r>
    </w:p>
    <w:bookmarkEnd w:id="237"/>
    <w:bookmarkStart w:id="244"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8">
        <w:r>
          <w:rPr>
            <w:rStyle w:val="Hyperlink"/>
          </w:rPr>
          <w:t xml:space="preserve">Programming with dplyr</w:t>
        </w:r>
      </w:hyperlink>
      <w:r>
        <w:t xml:space="preserve"> </w:t>
      </w:r>
      <w:r>
        <w:t xml:space="preserve">(package vignette)</w:t>
      </w:r>
    </w:p>
    <w:p>
      <w:pPr>
        <w:pStyle w:val="Compact"/>
        <w:numPr>
          <w:ilvl w:val="0"/>
          <w:numId w:val="1086"/>
        </w:numPr>
      </w:pPr>
      <w:hyperlink r:id="rId239">
        <w:r>
          <w:rPr>
            <w:rStyle w:val="Hyperlink"/>
          </w:rPr>
          <w:t xml:space="preserve">Using dplyr in packages</w:t>
        </w:r>
      </w:hyperlink>
      <w:r>
        <w:t xml:space="preserve"> </w:t>
      </w:r>
      <w:r>
        <w:t xml:space="preserve">(package vignette)</w:t>
      </w:r>
    </w:p>
    <w:p>
      <w:pPr>
        <w:pStyle w:val="Compact"/>
        <w:numPr>
          <w:ilvl w:val="0"/>
          <w:numId w:val="1086"/>
        </w:numPr>
      </w:pPr>
      <w:hyperlink r:id="rId240">
        <w:r>
          <w:rPr>
            <w:rStyle w:val="Hyperlink"/>
          </w:rPr>
          <w:t xml:space="preserve">Tidy Eval in 5 Minutes</w:t>
        </w:r>
      </w:hyperlink>
      <w:r>
        <w:t xml:space="preserve"> </w:t>
      </w:r>
      <w:r>
        <w:t xml:space="preserve">(video)</w:t>
      </w:r>
    </w:p>
    <w:p>
      <w:pPr>
        <w:pStyle w:val="Compact"/>
        <w:numPr>
          <w:ilvl w:val="0"/>
          <w:numId w:val="1086"/>
        </w:numPr>
      </w:pPr>
      <w:hyperlink r:id="rId238">
        <w:r>
          <w:rPr>
            <w:rStyle w:val="Hyperlink"/>
          </w:rPr>
          <w:t xml:space="preserve">Tidy Evaluation</w:t>
        </w:r>
      </w:hyperlink>
      <w:r>
        <w:t xml:space="preserve"> </w:t>
      </w:r>
      <w:r>
        <w:t xml:space="preserve">(e-book)</w:t>
      </w:r>
    </w:p>
    <w:p>
      <w:pPr>
        <w:pStyle w:val="Compact"/>
        <w:numPr>
          <w:ilvl w:val="0"/>
          <w:numId w:val="1086"/>
        </w:numPr>
      </w:pPr>
      <w:hyperlink r:id="rId241">
        <w:r>
          <w:rPr>
            <w:rStyle w:val="Hyperlink"/>
          </w:rPr>
          <w:t xml:space="preserve">Evaluation</w:t>
        </w:r>
      </w:hyperlink>
      <w:r>
        <w:t xml:space="preserve"> </w:t>
      </w:r>
      <w:r>
        <w:t xml:space="preserve">(advanced details)</w:t>
      </w:r>
    </w:p>
    <w:p>
      <w:pPr>
        <w:pStyle w:val="Compact"/>
        <w:numPr>
          <w:ilvl w:val="0"/>
          <w:numId w:val="1086"/>
        </w:numPr>
      </w:pPr>
      <w:hyperlink r:id="rId242">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7.9</w:t>
        </w:r>
      </w:hyperlink>
    </w:p>
    <w:bookmarkEnd w:id="244"/>
    <w:bookmarkStart w:id="247"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5">
        <w:r>
          <w:rPr>
            <w:rStyle w:val="Hyperlink"/>
          </w:rPr>
          <w:t xml:space="preserve">Feather package</w:t>
        </w:r>
      </w:hyperlink>
      <w:r>
        <w:t xml:space="preserve"> </w:t>
      </w:r>
      <w:r>
        <w:t xml:space="preserve">for exchanging data between the two languages</w:t>
      </w:r>
      <w:r>
        <w:t xml:space="preserve"> </w:t>
      </w:r>
      <w:hyperlink r:id="rId246">
        <w:r>
          <w:rPr>
            <w:rStyle w:val="Hyperlink"/>
          </w:rPr>
          <w:t xml:space="preserve">extremely quickly</w:t>
        </w:r>
      </w:hyperlink>
      <w:r>
        <w:t xml:space="preserve">.</w:t>
      </w:r>
    </w:p>
    <w:bookmarkEnd w:id="247"/>
    <w:bookmarkStart w:id="253"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8"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8"/>
    <w:bookmarkStart w:id="249"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9"/>
    <w:bookmarkStart w:id="252"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50"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50"/>
    <w:bookmarkStart w:id="251"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51"/>
    <w:bookmarkEnd w:id="252"/>
    <w:bookmarkEnd w:id="253"/>
    <w:bookmarkStart w:id="254"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4"/>
    <w:bookmarkStart w:id="260" w:name="constructing-pull-requests"/>
    <w:p>
      <w:pPr>
        <w:pStyle w:val="Heading2"/>
      </w:pPr>
      <w:r>
        <w:t xml:space="preserve">6.31 Constructing Pull Requests</w:t>
      </w:r>
    </w:p>
    <w:bookmarkStart w:id="255"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5"/>
    <w:bookmarkStart w:id="256"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6"/>
    <w:bookmarkStart w:id="257"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7"/>
    <w:bookmarkStart w:id="258"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8"/>
    <w:bookmarkStart w:id="259"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9"/>
    <w:bookmarkEnd w:id="260"/>
    <w:bookmarkStart w:id="278" w:name="reviewing-pull-requests"/>
    <w:p>
      <w:pPr>
        <w:pStyle w:val="Heading2"/>
      </w:pPr>
      <w:r>
        <w:t xml:space="preserve">6.32 Reviewing Pull Requests</w:t>
      </w:r>
    </w:p>
    <w:bookmarkStart w:id="261"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61"/>
    <w:bookmarkStart w:id="264"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62">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4"/>
    <w:bookmarkStart w:id="265"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5"/>
    <w:bookmarkStart w:id="266"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6"/>
    <w:bookmarkStart w:id="271"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70" w:name="fig-github-suggestion-feature"/>
          <w:p>
            <w:pPr>
              <w:pStyle w:val="Compact"/>
              <w:jc w:val="center"/>
            </w:pPr>
            <w:r>
              <w:drawing>
                <wp:inline>
                  <wp:extent cx="5334000" cy="1989605"/>
                  <wp:effectExtent b="0" l="0" r="0" t="0"/>
                  <wp:docPr descr="" title="" id="268" name="Picture"/>
                  <a:graphic>
                    <a:graphicData uri="http://schemas.openxmlformats.org/drawingml/2006/picture">
                      <pic:pic>
                        <pic:nvPicPr>
                          <pic:cNvPr descr="assets/images/github-suggestion-feature.png" id="269" name="Picture"/>
                          <pic:cNvPicPr>
                            <a:picLocks noChangeArrowheads="1" noChangeAspect="1"/>
                          </pic:cNvPicPr>
                        </pic:nvPicPr>
                        <pic:blipFill>
                          <a:blip r:embed="rId26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70"/>
        </w:tc>
      </w:tr>
    </w:tbl>
    <w:bookmarkEnd w:id="271"/>
    <w:bookmarkStart w:id="276"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5">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5" w:name="fig-preview-comment"/>
          <w:p>
            <w:pPr>
              <w:pStyle w:val="Compact"/>
              <w:jc w:val="center"/>
            </w:pPr>
            <w:r>
              <w:drawing>
                <wp:inline>
                  <wp:extent cx="5334000" cy="1333500"/>
                  <wp:effectExtent b="0" l="0" r="0" t="0"/>
                  <wp:docPr descr="" title="" id="273" name="Picture"/>
                  <a:graphic>
                    <a:graphicData uri="http://schemas.openxmlformats.org/drawingml/2006/picture">
                      <pic:pic>
                        <pic:nvPicPr>
                          <pic:cNvPr descr="assets/images/quarto-preview-comment.png" id="274" name="Picture"/>
                          <pic:cNvPicPr>
                            <a:picLocks noChangeArrowheads="1" noChangeAspect="1"/>
                          </pic:cNvPicPr>
                        </pic:nvPicPr>
                        <pic:blipFill>
                          <a:blip r:embed="rId27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6"/>
    <w:bookmarkStart w:id="277"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7"/>
    <w:bookmarkEnd w:id="278"/>
    <w:bookmarkStart w:id="279"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9"/>
    <w:bookmarkStart w:id="282"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80">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8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82"/>
    <w:bookmarkStart w:id="288" w:name="sec-r-resources"/>
    <w:p>
      <w:pPr>
        <w:pStyle w:val="Heading2"/>
      </w:pPr>
      <w:r>
        <w:t xml:space="preserve">6.35 Additional Resources</w:t>
      </w:r>
    </w:p>
    <w:bookmarkStart w:id="283"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3">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4">
        <w:r>
          <w:rPr>
            <w:rStyle w:val="Hyperlink"/>
          </w:rPr>
          <w:t xml:space="preserve">devtools documentation</w:t>
        </w:r>
      </w:hyperlink>
      <w:r>
        <w:t xml:space="preserve"> </w:t>
      </w:r>
      <w:r>
        <w:t xml:space="preserve">- essential development tools</w:t>
      </w:r>
    </w:p>
    <w:p>
      <w:pPr>
        <w:pStyle w:val="Compact"/>
        <w:numPr>
          <w:ilvl w:val="0"/>
          <w:numId w:val="1105"/>
        </w:numPr>
      </w:pPr>
      <w:hyperlink r:id="rId81">
        <w:r>
          <w:rPr>
            <w:rStyle w:val="Hyperlink"/>
          </w:rPr>
          <w:t xml:space="preserve">pkgdown documentation</w:t>
        </w:r>
      </w:hyperlink>
      <w:r>
        <w:t xml:space="preserve"> </w:t>
      </w:r>
      <w:r>
        <w:t xml:space="preserve">- create package websites</w:t>
      </w:r>
    </w:p>
    <w:p>
      <w:pPr>
        <w:pStyle w:val="Compact"/>
        <w:numPr>
          <w:ilvl w:val="0"/>
          <w:numId w:val="1105"/>
        </w:numPr>
      </w:pPr>
      <w:hyperlink r:id="rId96">
        <w:r>
          <w:rPr>
            <w:rStyle w:val="Hyperlink"/>
          </w:rPr>
          <w:t xml:space="preserve">testthat documentation</w:t>
        </w:r>
      </w:hyperlink>
      <w:r>
        <w:t xml:space="preserve"> </w:t>
      </w:r>
      <w:r>
        <w:t xml:space="preserve">- unit testing framework</w:t>
      </w:r>
    </w:p>
    <w:bookmarkEnd w:id="283"/>
    <w:bookmarkStart w:id="284"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4"/>
    <w:bookmarkStart w:id="285"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5"/>
    <w:bookmarkStart w:id="287"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6">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7"/>
    <w:bookmarkEnd w:id="288"/>
    <w:bookmarkEnd w:id="289"/>
    <w:bookmarkStart w:id="351" w:name="sec-r-code-style"/>
    <w:p>
      <w:pPr>
        <w:pStyle w:val="Heading1"/>
      </w:pPr>
      <w:r>
        <w:t xml:space="preserve">7. R Code Style</w:t>
      </w:r>
    </w:p>
    <w:p>
      <w:pPr>
        <w:pStyle w:val="FirstParagraph"/>
      </w:pPr>
      <w:r>
        <w:t xml:space="preserve">Adapted by UCD-SeRG team from</w:t>
      </w:r>
      <w:r>
        <w:t xml:space="preserve"> </w:t>
      </w:r>
      <w:hyperlink r:id="rId290">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7.1 General Principles</w:t>
      </w:r>
    </w:p>
    <w:p>
      <w:pPr>
        <w:pStyle w:val="FirstParagraph"/>
      </w:pPr>
      <w:r>
        <w:t xml:space="preserve">Our lab follows the</w:t>
      </w:r>
      <w:r>
        <w:t xml:space="preserve"> </w:t>
      </w:r>
      <w:hyperlink r:id="rId291">
        <w:r>
          <w:rPr>
            <w:rStyle w:val="Hyperlink"/>
          </w:rPr>
          <w:t xml:space="preserve">Google R Style Guide</w:t>
        </w:r>
      </w:hyperlink>
      <w:r>
        <w:t xml:space="preserve">,</w:t>
      </w:r>
      <w:r>
        <w:t xml:space="preserve"> </w:t>
      </w:r>
      <w:r>
        <w:t xml:space="preserve">which in turn mostly follows the</w:t>
      </w:r>
      <w:r>
        <w:t xml:space="preserve"> </w:t>
      </w:r>
      <w:hyperlink r:id="rId2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93">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7.12</w:t>
        </w:r>
      </w:hyperlink>
      <w:r>
        <w:t xml:space="preserve"> </w:t>
      </w:r>
      <w:r>
        <w:t xml:space="preserve">for details on automated style checking.</w:t>
      </w:r>
    </w:p>
    <w:bookmarkEnd w:id="295"/>
    <w:bookmarkStart w:id="29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7" w:name="explicit-return-statements"/>
    <w:p>
      <w:pPr>
        <w:pStyle w:val="Heading3"/>
      </w:pPr>
      <w:r>
        <w:t xml:space="preserve">7.2.1 Explicit Return Statements</w:t>
      </w:r>
    </w:p>
    <w:p>
      <w:pPr>
        <w:pStyle w:val="FirstParagraph"/>
      </w:pPr>
      <w:r>
        <w:t xml:space="preserve">Following the</w:t>
      </w:r>
      <w:r>
        <w:t xml:space="preserve"> </w:t>
      </w:r>
      <w:hyperlink r:id="rId29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7"/>
    <w:bookmarkEnd w:id="298"/>
    <w:bookmarkStart w:id="299"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9"/>
    <w:bookmarkStart w:id="302" w:name="comments"/>
    <w:p>
      <w:pPr>
        <w:pStyle w:val="Heading2"/>
      </w:pPr>
      <w:r>
        <w:t xml:space="preserve">7.4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02"/>
    <w:bookmarkStart w:id="307" w:name="line-breaks-and-formatting"/>
    <w:p>
      <w:pPr>
        <w:pStyle w:val="Heading2"/>
      </w:pPr>
      <w:r>
        <w:t xml:space="preserve">7.5 Line Breaks and Formatting</w:t>
      </w:r>
    </w:p>
    <w:bookmarkStart w:id="303" w:name="blank-lines-before-lists"/>
    <w:p>
      <w:pPr>
        <w:pStyle w:val="Heading3"/>
      </w:pPr>
      <w:r>
        <w:t xml:space="preserve">7.5.1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3"/>
    <w:bookmarkStart w:id="305" w:name="sec-semantic-line-breaks"/>
    <w:p>
      <w:pPr>
        <w:pStyle w:val="Heading3"/>
      </w:pPr>
      <w:r>
        <w:t xml:space="preserve">7.5.2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4">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5"/>
    <w:bookmarkStart w:id="306" w:name="line-breaks-in-code"/>
    <w:p>
      <w:pPr>
        <w:pStyle w:val="Heading3"/>
      </w:pPr>
      <w:r>
        <w:t xml:space="preserve">7.5.3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6"/>
    <w:bookmarkEnd w:id="307"/>
    <w:bookmarkStart w:id="309" w:name="markdown-and-quarto-formatting"/>
    <w:p>
      <w:pPr>
        <w:pStyle w:val="Heading2"/>
      </w:pPr>
      <w:r>
        <w:t xml:space="preserve">7.6 Markdown and Quarto Formatting</w:t>
      </w:r>
    </w:p>
    <w:bookmarkStart w:id="308" w:name="writing-about-code-in-quarto-documents"/>
    <w:p>
      <w:pPr>
        <w:pStyle w:val="Heading3"/>
      </w:pPr>
      <w:r>
        <w:t xml:space="preserve">7.6.1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8"/>
    <w:bookmarkEnd w:id="309"/>
    <w:bookmarkStart w:id="311" w:name="messaging-and-user-communication"/>
    <w:p>
      <w:pPr>
        <w:pStyle w:val="Heading2"/>
      </w:pPr>
      <w:r>
        <w:t xml:space="preserve">7.7 Messaging and User Communication</w:t>
      </w:r>
    </w:p>
    <w:p>
      <w:pPr>
        <w:pStyle w:val="FirstParagraph"/>
      </w:pPr>
      <w:r>
        <w:t xml:space="preserve">Use</w:t>
      </w:r>
      <w:r>
        <w:t xml:space="preserve"> </w:t>
      </w:r>
      <w:hyperlink r:id="rId310">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11"/>
    <w:bookmarkStart w:id="313" w:name="package-code-practices"/>
    <w:p>
      <w:pPr>
        <w:pStyle w:val="Heading2"/>
      </w:pPr>
      <w:r>
        <w:t xml:space="preserve">7.8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12">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3"/>
    <w:bookmarkStart w:id="314" w:name="sec-tidyverse-replacements"/>
    <w:p>
      <w:pPr>
        <w:pStyle w:val="Heading2"/>
      </w:pPr>
      <w:r>
        <w:t xml:space="preserve">7.9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4"/>
    <w:bookmarkStart w:id="315" w:name="sec-here-package-style"/>
    <w:p>
      <w:pPr>
        <w:pStyle w:val="Heading2"/>
      </w:pPr>
      <w:r>
        <w:t xml:space="preserve">7.10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5"/>
    <w:bookmarkStart w:id="320" w:name="sec-object-naming"/>
    <w:p>
      <w:pPr>
        <w:pStyle w:val="Heading2"/>
      </w:pPr>
      <w:r>
        <w:t xml:space="preserve">7.11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8" name="Picture"/>
                  <a:graphic>
                    <a:graphicData uri="http://schemas.openxmlformats.org/drawingml/2006/picture">
                      <pic:pic>
                        <pic:nvPicPr>
                          <pic:cNvPr descr="/opt/quarto/share/formats/docx/note.png" id="319"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6">
        <w:r>
          <w:rPr>
            <w:rStyle w:val="Hyperlink"/>
          </w:rPr>
          <w:t xml:space="preserve">Be Expressive: How to Give Your Variables Better Names</w:t>
        </w:r>
      </w:hyperlink>
    </w:p>
    <w:bookmarkEnd w:id="320"/>
    <w:bookmarkStart w:id="349" w:name="sec-style-auto-style"/>
    <w:p>
      <w:pPr>
        <w:pStyle w:val="Heading2"/>
      </w:pPr>
      <w:r>
        <w:t xml:space="preserve">7.12 Automated Tools for Style and Project Workflow</w:t>
      </w:r>
    </w:p>
    <w:bookmarkStart w:id="343" w:name="styling"/>
    <w:p>
      <w:pPr>
        <w:pStyle w:val="Heading3"/>
      </w:pPr>
      <w:r>
        <w:t xml:space="preserve">7.12.1 Styling</w:t>
      </w:r>
    </w:p>
    <w:bookmarkStart w:id="322" w:name="rstudio-shortcuts"/>
    <w:p>
      <w:pPr>
        <w:pStyle w:val="Heading4"/>
      </w:pPr>
      <w:r>
        <w:t xml:space="preserve">7.12.1.1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2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22"/>
    <w:bookmarkStart w:id="334" w:name="styler"/>
    <w:p>
      <w:pPr>
        <w:pStyle w:val="Heading4"/>
      </w:pPr>
      <w:r>
        <w:t xml:space="preserve">7.12.1.2</w:t>
      </w:r>
      <w:r>
        <w:t xml:space="preserve"> </w:t>
      </w:r>
      <w:hyperlink r:id="rId323">
        <w:r>
          <w:rPr>
            <w:rStyle w:val="VerbatimChar"/>
          </w:rPr>
          <w:t xml:space="preserve">{styler}</w:t>
        </w:r>
      </w:hyperlink>
    </w:p>
    <w:p>
      <w:pPr>
        <w:pStyle w:val="FirstParagraph"/>
      </w:pPr>
      <w:hyperlink r:id="rId323">
        <w:r>
          <w:rPr>
            <w:rStyle w:val="VerbatimChar"/>
          </w:rPr>
          <w:t xml:space="preserve">{styler}</w:t>
        </w:r>
      </w:hyperlink>
      <w:r>
        <w:t xml:space="preserve"> </w:t>
      </w:r>
      <w:r>
        <w:t xml:space="preserve">is another</w:t>
      </w:r>
      <w:r>
        <w:t xml:space="preserve"> </w:t>
      </w:r>
      <w:hyperlink r:id="rId32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3">
              <w:r>
                <w:rPr>
                  <w:rStyle w:val="VerbatimChar"/>
                </w:rPr>
                <w:t xml:space="preserve">{styler}</w:t>
              </w:r>
            </w:hyperlink>
            <w:r>
              <w:t xml:space="preserve"> </w:t>
            </w:r>
            <w:hyperlink r:id="rId32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note.png" id="33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4"/>
    <w:bookmarkStart w:id="342" w:name="lintr"/>
    <w:p>
      <w:pPr>
        <w:pStyle w:val="Heading4"/>
      </w:pPr>
      <w:r>
        <w:t xml:space="preserve">7.12.1.3</w:t>
      </w:r>
      <w:r>
        <w:t xml:space="preserve"> </w:t>
      </w:r>
      <w:hyperlink r:id="rId33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6">
        <w:r>
          <w:rPr>
            <w:rStyle w:val="Hyperlink"/>
          </w:rPr>
          <w:t xml:space="preserve">in this link</w:t>
        </w:r>
      </w:hyperlink>
      <w:r>
        <w:t xml:space="preserve">,</w:t>
      </w:r>
      <w:r>
        <w:t xml:space="preserve"> </w:t>
      </w:r>
      <w:r>
        <w:t xml:space="preserve">and most guidelines are based on the</w:t>
      </w:r>
      <w:r>
        <w:t xml:space="preserve"> </w:t>
      </w:r>
      <w:hyperlink r:id="rId2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0" name="Picture"/>
                  <a:graphic>
                    <a:graphicData uri="http://schemas.openxmlformats.org/drawingml/2006/picture">
                      <pic:pic>
                        <pic:nvPicPr>
                          <pic:cNvPr descr="/opt/quarto/share/formats/docx/note.png" id="34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42"/>
    <w:bookmarkEnd w:id="343"/>
    <w:bookmarkStart w:id="347" w:name="using-lintr"/>
    <w:p>
      <w:pPr>
        <w:pStyle w:val="Heading3"/>
      </w:pPr>
      <w:r>
        <w:t xml:space="preserve">7.12.2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4" name="Picture"/>
                  <a:graphic>
                    <a:graphicData uri="http://schemas.openxmlformats.org/drawingml/2006/picture">
                      <pic:pic>
                        <pic:nvPicPr>
                          <pic:cNvPr descr="/opt/quarto/share/formats/docx/tip.png" id="345" name="Picture"/>
                          <pic:cNvPicPr>
                            <a:picLocks noChangeArrowheads="1" noChangeAspect="1"/>
                          </pic:cNvPicPr>
                        </pic:nvPicPr>
                        <pic:blipFill>
                          <a:blip r:embed="rId3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7"/>
    <w:bookmarkStart w:id="348" w:name="our-labs-lintr-configuration"/>
    <w:p>
      <w:pPr>
        <w:pStyle w:val="Heading3"/>
      </w:pPr>
      <w:r>
        <w:t xml:space="preserve">7.12.3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6">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8"/>
    <w:bookmarkEnd w:id="349"/>
    <w:bookmarkStart w:id="350" w:name="sec-r-resources-style"/>
    <w:p>
      <w:pPr>
        <w:pStyle w:val="Heading2"/>
      </w:pPr>
      <w:r>
        <w:t xml:space="preserve">7.13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50"/>
    <w:bookmarkEnd w:id="351"/>
    <w:bookmarkStart w:id="357" w:name="big-data"/>
    <w:p>
      <w:pPr>
        <w:pStyle w:val="Heading1"/>
      </w:pPr>
      <w:r>
        <w:t xml:space="preserve">8. Big data</w:t>
      </w:r>
    </w:p>
    <w:p>
      <w:pPr>
        <w:pStyle w:val="FirstParagraph"/>
      </w:pPr>
      <w:r>
        <w:t xml:space="preserve">Adapted by UCD-SeRG team from</w:t>
      </w:r>
      <w:r>
        <w:t xml:space="preserve"> </w:t>
      </w:r>
      <w:hyperlink r:id="rId352">
        <w:r>
          <w:rPr>
            <w:rStyle w:val="Hyperlink"/>
          </w:rPr>
          <w:t xml:space="preserve">original by Kunal Mishra and Jade Benjamin-Chung</w:t>
        </w:r>
      </w:hyperlink>
    </w:p>
    <w:bookmarkStart w:id="354"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5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4"/>
    <w:bookmarkStart w:id="355"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5"/>
    <w:bookmarkStart w:id="356"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6"/>
    <w:bookmarkEnd w:id="357"/>
    <w:bookmarkStart w:id="368" w:name="data-masking"/>
    <w:p>
      <w:pPr>
        <w:pStyle w:val="Heading1"/>
      </w:pPr>
      <w:r>
        <w:t xml:space="preserve">9. Data masking</w:t>
      </w:r>
    </w:p>
    <w:p>
      <w:pPr>
        <w:pStyle w:val="FirstParagraph"/>
      </w:pPr>
      <w:r>
        <w:t xml:space="preserve">Adapted by UCD-SeRG team from</w:t>
      </w:r>
      <w:r>
        <w:t xml:space="preserve"> </w:t>
      </w:r>
      <w:hyperlink r:id="rId35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6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62" w:name="fig-data-masking"/>
          <w:p>
            <w:pPr>
              <w:pStyle w:val="Compact"/>
              <w:jc w:val="center"/>
            </w:pPr>
            <w:r>
              <w:drawing>
                <wp:inline>
                  <wp:extent cx="2667000" cy="1103368"/>
                  <wp:effectExtent b="0" l="0" r="0" t="0"/>
                  <wp:docPr descr="" title="" id="360" name="Picture"/>
                  <a:graphic>
                    <a:graphicData uri="http://schemas.openxmlformats.org/drawingml/2006/picture">
                      <pic:pic>
                        <pic:nvPicPr>
                          <pic:cNvPr descr="assets/images/data-masking.PNG" id="361" name="Picture"/>
                          <pic:cNvPicPr>
                            <a:picLocks noChangeArrowheads="1" noChangeAspect="1"/>
                          </pic:cNvPicPr>
                        </pic:nvPicPr>
                        <pic:blipFill>
                          <a:blip r:embed="rId35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6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63"/>
    <w:bookmarkStart w:id="36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64"/>
    <w:bookmarkEnd w:id="365"/>
    <w:bookmarkStart w:id="367"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6"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6"/>
    <w:bookmarkEnd w:id="367"/>
    <w:bookmarkEnd w:id="368"/>
    <w:bookmarkStart w:id="445" w:name="sec-quarto"/>
    <w:p>
      <w:pPr>
        <w:pStyle w:val="Heading1"/>
      </w:pPr>
      <w:r>
        <w:t xml:space="preserve">10. Quarto</w:t>
      </w:r>
    </w:p>
    <w:bookmarkStart w:id="376" w:name="introduction"/>
    <w:p>
      <w:pPr>
        <w:pStyle w:val="Heading2"/>
      </w:pPr>
      <w:r>
        <w:t xml:space="preserve">10.1 Introduction</w:t>
      </w:r>
    </w:p>
    <w:p>
      <w:pPr>
        <w:pStyle w:val="FirstParagraph"/>
      </w:pPr>
      <w:hyperlink r:id="rId369">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0"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0"/>
    <w:bookmarkStart w:id="371"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1"/>
    <w:bookmarkStart w:id="375"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2">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373">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4">
        <w:r>
          <w:rPr>
            <w:rStyle w:val="Hyperlink"/>
          </w:rPr>
          <w:t xml:space="preserve">Quarto chapter in R for Data Science</w:t>
        </w:r>
      </w:hyperlink>
      <w:r>
        <w:t xml:space="preserve"> </w:t>
      </w:r>
      <w:r>
        <w:t xml:space="preserve">(Wickham et al. 2023)</w:t>
      </w:r>
    </w:p>
    <w:bookmarkEnd w:id="375"/>
    <w:bookmarkEnd w:id="376"/>
    <w:bookmarkStart w:id="384"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77"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77"/>
    <w:bookmarkStart w:id="379"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8">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79"/>
    <w:bookmarkStart w:id="380"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0"/>
    <w:bookmarkStart w:id="381"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1"/>
    <w:bookmarkStart w:id="382"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382"/>
    <w:bookmarkStart w:id="383"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4">
        <w:r>
          <w:rPr>
            <w:rStyle w:val="Hyperlink"/>
          </w:rPr>
          <w:t xml:space="preserve">Quarto chapter in R for Data Science</w:t>
        </w:r>
      </w:hyperlink>
      <w:r>
        <w:t xml:space="preserve"> </w:t>
      </w:r>
      <w:r>
        <w:t xml:space="preserve">(Wickham et al. 2023)</w:t>
      </w:r>
      <w:r>
        <w:t xml:space="preserve">.</w:t>
      </w:r>
    </w:p>
    <w:bookmarkEnd w:id="383"/>
    <w:bookmarkEnd w:id="384"/>
    <w:bookmarkStart w:id="397"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8"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385">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386">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387">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388"/>
    <w:bookmarkStart w:id="389"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89"/>
    <w:bookmarkStart w:id="390"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0"/>
    <w:bookmarkStart w:id="391"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1"/>
    <w:bookmarkStart w:id="393"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2">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3"/>
    <w:bookmarkStart w:id="396" w:name="resources"/>
    <w:p>
      <w:pPr>
        <w:pStyle w:val="Heading3"/>
      </w:pPr>
      <w:r>
        <w:t xml:space="preserve">10.3.6 Resources</w:t>
      </w:r>
    </w:p>
    <w:p>
      <w:pPr>
        <w:pStyle w:val="Compact"/>
        <w:numPr>
          <w:ilvl w:val="0"/>
          <w:numId w:val="1141"/>
        </w:numPr>
      </w:pPr>
      <w:hyperlink r:id="rId394">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395">
        <w:r>
          <w:rPr>
            <w:rStyle w:val="Hyperlink"/>
          </w:rPr>
          <w:t xml:space="preserve">Quarto Publishing Guide</w:t>
        </w:r>
      </w:hyperlink>
      <w:r>
        <w:t xml:space="preserve"> </w:t>
      </w:r>
      <w:r>
        <w:t xml:space="preserve">- how to publish your book online</w:t>
      </w:r>
    </w:p>
    <w:p>
      <w:pPr>
        <w:pStyle w:val="Compact"/>
        <w:numPr>
          <w:ilvl w:val="0"/>
          <w:numId w:val="1141"/>
        </w:numPr>
      </w:pPr>
      <w:hyperlink r:id="rId374">
        <w:r>
          <w:rPr>
            <w:rStyle w:val="Hyperlink"/>
          </w:rPr>
          <w:t xml:space="preserve">R4DS Quarto chapter</w:t>
        </w:r>
      </w:hyperlink>
      <w:r>
        <w:t xml:space="preserve"> </w:t>
      </w:r>
      <w:r>
        <w:t xml:space="preserve">(Wickham et al. 2023)</w:t>
      </w:r>
      <w:r>
        <w:t xml:space="preserve"> </w:t>
      </w:r>
      <w:r>
        <w:t xml:space="preserve">- excellent introduction to Quarto</w:t>
      </w:r>
    </w:p>
    <w:bookmarkEnd w:id="396"/>
    <w:bookmarkEnd w:id="397"/>
    <w:bookmarkStart w:id="406"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8"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398"/>
    <w:bookmarkStart w:id="400"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9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0"/>
    <w:bookmarkStart w:id="401" w:name="creating-a-profile"/>
    <w:p>
      <w:pPr>
        <w:pStyle w:val="Heading3"/>
      </w:pPr>
      <w:r>
        <w:t xml:space="preserve">10.4.3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1"/>
    <w:bookmarkStart w:id="402"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99">
        <w:r>
          <w:rPr>
            <w:rStyle w:val="Hyperlink"/>
          </w:rPr>
          <w:t xml:space="preserve">RME course</w:t>
        </w:r>
      </w:hyperlink>
      <w:r>
        <w:t xml:space="preserve">.</w:t>
      </w:r>
    </w:p>
    <w:bookmarkEnd w:id="402"/>
    <w:bookmarkStart w:id="405" w:name="resources-1"/>
    <w:p>
      <w:pPr>
        <w:pStyle w:val="Heading3"/>
      </w:pPr>
      <w:r>
        <w:t xml:space="preserve">10.4.5 Resources</w:t>
      </w:r>
    </w:p>
    <w:p>
      <w:pPr>
        <w:pStyle w:val="Compact"/>
        <w:numPr>
          <w:ilvl w:val="0"/>
          <w:numId w:val="1144"/>
        </w:numPr>
      </w:pPr>
      <w:hyperlink r:id="rId403">
        <w:r>
          <w:rPr>
            <w:rStyle w:val="Hyperlink"/>
          </w:rPr>
          <w:t xml:space="preserve">Quarto Profiles Documentation</w:t>
        </w:r>
      </w:hyperlink>
    </w:p>
    <w:p>
      <w:pPr>
        <w:pStyle w:val="Compact"/>
        <w:numPr>
          <w:ilvl w:val="0"/>
          <w:numId w:val="1144"/>
        </w:numPr>
      </w:pPr>
      <w:hyperlink r:id="rId399">
        <w:r>
          <w:rPr>
            <w:rStyle w:val="Hyperlink"/>
          </w:rPr>
          <w:t xml:space="preserve">RME Example</w:t>
        </w:r>
      </w:hyperlink>
      <w:r>
        <w:t xml:space="preserve"> </w:t>
      </w:r>
      <w:r>
        <w:t xml:space="preserve">- see the source at</w:t>
      </w:r>
      <w:r>
        <w:t xml:space="preserve"> </w:t>
      </w:r>
      <w:hyperlink r:id="rId404">
        <w:r>
          <w:rPr>
            <w:rStyle w:val="Hyperlink"/>
          </w:rPr>
          <w:t xml:space="preserve">https://github.com/d-morrison/rme</w:t>
        </w:r>
      </w:hyperlink>
      <w:r>
        <w:t xml:space="preserve"> </w:t>
      </w:r>
      <w:r>
        <w:t xml:space="preserve">for a working example</w:t>
      </w:r>
    </w:p>
    <w:bookmarkEnd w:id="405"/>
    <w:bookmarkEnd w:id="406"/>
    <w:bookmarkStart w:id="411" w:name="advanced-features"/>
    <w:p>
      <w:pPr>
        <w:pStyle w:val="Heading2"/>
      </w:pPr>
      <w:r>
        <w:t xml:space="preserve">10.5 Advanced Features</w:t>
      </w:r>
    </w:p>
    <w:bookmarkStart w:id="408"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07">
        <w:r>
          <w:rPr>
            <w:rStyle w:val="Hyperlink"/>
          </w:rPr>
          <w:t xml:space="preserve">Quarto Cross-References documentation</w:t>
        </w:r>
      </w:hyperlink>
      <w:r>
        <w:t xml:space="preserve">.</w:t>
      </w:r>
    </w:p>
    <w:bookmarkEnd w:id="408"/>
    <w:bookmarkStart w:id="410"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09">
        <w:r>
          <w:rPr>
            <w:rStyle w:val="Hyperlink"/>
          </w:rPr>
          <w:t xml:space="preserve">Quarto Includes documentation</w:t>
        </w:r>
      </w:hyperlink>
      <w:r>
        <w:t xml:space="preserve">.</w:t>
      </w:r>
    </w:p>
    <w:bookmarkEnd w:id="410"/>
    <w:bookmarkEnd w:id="411"/>
    <w:bookmarkStart w:id="429"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2"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2"/>
    <w:bookmarkStart w:id="415"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3"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3"/>
    <w:bookmarkStart w:id="414"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414"/>
    <w:bookmarkEnd w:id="415"/>
    <w:bookmarkStart w:id="421"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17"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416">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17"/>
    <w:bookmarkStart w:id="418"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8"/>
    <w:bookmarkStart w:id="419"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19"/>
    <w:bookmarkStart w:id="420"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0"/>
    <w:bookmarkEnd w:id="421"/>
    <w:bookmarkStart w:id="423" w:name="real-world-example"/>
    <w:p>
      <w:pPr>
        <w:pStyle w:val="Heading3"/>
      </w:pPr>
      <w:r>
        <w:t xml:space="preserve">10.6.4 Real-World Example</w:t>
      </w:r>
    </w:p>
    <w:p>
      <w:pPr>
        <w:pStyle w:val="FirstParagraph"/>
      </w:pPr>
      <w:r>
        <w:t xml:space="preserve">In</w:t>
      </w:r>
      <w:r>
        <w:t xml:space="preserve"> </w:t>
      </w:r>
      <w:hyperlink r:id="rId422">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3"/>
    <w:bookmarkStart w:id="427"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424">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425">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426">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27"/>
    <w:bookmarkStart w:id="428" w:name="summary"/>
    <w:p>
      <w:pPr>
        <w:pStyle w:val="Heading3"/>
      </w:pPr>
      <w:r>
        <w:t xml:space="preserve">10.6.6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428"/>
    <w:bookmarkEnd w:id="429"/>
    <w:bookmarkStart w:id="436"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0">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1"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0">
        <w:r>
          <w:rPr>
            <w:rStyle w:val="Hyperlink"/>
          </w:rPr>
          <w:t xml:space="preserve">official guide</w:t>
        </w:r>
      </w:hyperlink>
      <w:r>
        <w:t xml:space="preserve"> </w:t>
      </w:r>
      <w:r>
        <w:t xml:space="preserve">for the complete, authoritative list of checks.</w:t>
      </w:r>
    </w:p>
    <w:bookmarkEnd w:id="431"/>
    <w:bookmarkStart w:id="432"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2"/>
    <w:bookmarkStart w:id="433"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3"/>
    <w:bookmarkStart w:id="435"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0">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434">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5"/>
    <w:bookmarkEnd w:id="436"/>
    <w:bookmarkStart w:id="444" w:name="additional-resources-1"/>
    <w:p>
      <w:pPr>
        <w:pStyle w:val="Heading2"/>
      </w:pPr>
      <w:r>
        <w:t xml:space="preserve">10.8 Additional Resources</w:t>
      </w:r>
    </w:p>
    <w:bookmarkStart w:id="437" w:name="official-documentation"/>
    <w:p>
      <w:pPr>
        <w:pStyle w:val="Heading3"/>
      </w:pPr>
      <w:r>
        <w:t xml:space="preserve">10.8.1 Official Documentation</w:t>
      </w:r>
    </w:p>
    <w:p>
      <w:pPr>
        <w:pStyle w:val="Compact"/>
        <w:numPr>
          <w:ilvl w:val="0"/>
          <w:numId w:val="1159"/>
        </w:numPr>
      </w:pPr>
      <w:hyperlink r:id="rId373">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394">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395">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372">
        <w:r>
          <w:rPr>
            <w:rStyle w:val="Hyperlink"/>
          </w:rPr>
          <w:t xml:space="preserve">Quarto Getting Started</w:t>
        </w:r>
      </w:hyperlink>
      <w:r>
        <w:t xml:space="preserve"> </w:t>
      </w:r>
      <w:r>
        <w:t xml:space="preserve">- installation and basic usage</w:t>
      </w:r>
    </w:p>
    <w:bookmarkEnd w:id="437"/>
    <w:bookmarkStart w:id="438" w:name="learning-resources"/>
    <w:p>
      <w:pPr>
        <w:pStyle w:val="Heading3"/>
      </w:pPr>
      <w:r>
        <w:t xml:space="preserve">10.8.2 Learning Resources</w:t>
      </w:r>
    </w:p>
    <w:p>
      <w:pPr>
        <w:pStyle w:val="Compact"/>
        <w:numPr>
          <w:ilvl w:val="0"/>
          <w:numId w:val="1160"/>
        </w:numPr>
      </w:pPr>
      <w:hyperlink r:id="rId374">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39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392">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438"/>
    <w:bookmarkStart w:id="439" w:name="templates"/>
    <w:p>
      <w:pPr>
        <w:pStyle w:val="Heading3"/>
      </w:pPr>
      <w:r>
        <w:t xml:space="preserve">10.8.3 Templates</w:t>
      </w:r>
    </w:p>
    <w:p>
      <w:pPr>
        <w:pStyle w:val="Compact"/>
        <w:numPr>
          <w:ilvl w:val="0"/>
          <w:numId w:val="1162"/>
        </w:numPr>
      </w:pPr>
      <w:hyperlink r:id="rId385">
        <w:r>
          <w:rPr>
            <w:rStyle w:val="Hyperlink"/>
          </w:rPr>
          <w:t xml:space="preserve">UCD-SeRG Quarto Book Template</w:t>
        </w:r>
      </w:hyperlink>
      <w:r>
        <w:t xml:space="preserve"> </w:t>
      </w:r>
      <w:r>
        <w:t xml:space="preserve">- our recommended template</w:t>
      </w:r>
    </w:p>
    <w:p>
      <w:pPr>
        <w:pStyle w:val="Compact"/>
        <w:numPr>
          <w:ilvl w:val="0"/>
          <w:numId w:val="1162"/>
        </w:numPr>
      </w:pPr>
      <w:hyperlink r:id="rId386">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387">
        <w:r>
          <w:rPr>
            <w:rStyle w:val="Hyperlink"/>
          </w:rPr>
          <w:t xml:space="preserve">DataLab Quarto Template</w:t>
        </w:r>
      </w:hyperlink>
      <w:r>
        <w:t xml:space="preserve"> </w:t>
      </w:r>
      <w:r>
        <w:t xml:space="preserve">- template from the UC Davis DataLab and Davis R Users Group</w:t>
      </w:r>
    </w:p>
    <w:bookmarkEnd w:id="439"/>
    <w:bookmarkStart w:id="442"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44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44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2"/>
    <w:bookmarkStart w:id="443"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443"/>
    <w:bookmarkEnd w:id="444"/>
    <w:bookmarkEnd w:id="445"/>
    <w:bookmarkStart w:id="504" w:name="sec-github"/>
    <w:p>
      <w:pPr>
        <w:pStyle w:val="Heading1"/>
      </w:pPr>
      <w:r>
        <w:t xml:space="preserve">11. Github</w:t>
      </w:r>
    </w:p>
    <w:p>
      <w:pPr>
        <w:pStyle w:val="FirstParagraph"/>
      </w:pPr>
      <w:r>
        <w:t xml:space="preserve">Adapted by UCD-SeRG team from</w:t>
      </w:r>
      <w:r>
        <w:t xml:space="preserve"> </w:t>
      </w:r>
      <w:hyperlink r:id="rId446">
        <w:r>
          <w:rPr>
            <w:rStyle w:val="Hyperlink"/>
          </w:rPr>
          <w:t xml:space="preserve">original by Stephanie Djajadi and Nolan Pokpongkiat</w:t>
        </w:r>
      </w:hyperlink>
    </w:p>
    <w:bookmarkStart w:id="449" w:name="basics"/>
    <w:p>
      <w:pPr>
        <w:pStyle w:val="Heading2"/>
      </w:pPr>
      <w:r>
        <w:t xml:space="preserve">11.1 Basics</w:t>
      </w:r>
    </w:p>
    <w:p>
      <w:pPr>
        <w:pStyle w:val="Compact"/>
        <w:numPr>
          <w:ilvl w:val="0"/>
          <w:numId w:val="1165"/>
        </w:numPr>
      </w:pPr>
      <w:r>
        <w:t xml:space="preserve">A detailed tutorial of Git can be found</w:t>
      </w:r>
      <w:r>
        <w:t xml:space="preserve"> </w:t>
      </w:r>
      <w:hyperlink r:id="rId447">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447">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448">
        <w:r>
          <w:rPr>
            <w:rStyle w:val="Hyperlink"/>
          </w:rPr>
          <w:t xml:space="preserve">UC Davis DataLab Git Sandbox</w:t>
        </w:r>
      </w:hyperlink>
      <w:r>
        <w:t xml:space="preserve"> </w:t>
      </w:r>
      <w:r>
        <w:t xml:space="preserve">- a collaborative repository for learning Git workflows.</w:t>
      </w:r>
    </w:p>
    <w:bookmarkEnd w:id="449"/>
    <w:bookmarkStart w:id="465" w:name="sec-github-education"/>
    <w:p>
      <w:pPr>
        <w:pStyle w:val="Heading2"/>
      </w:pPr>
      <w:r>
        <w:t xml:space="preserve">11.2 GitHub Education and Copilot Access</w:t>
      </w:r>
    </w:p>
    <w:bookmarkStart w:id="45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450">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1">
        <w:r>
          <w:rPr>
            <w:rStyle w:val="Hyperlink"/>
          </w:rPr>
          <w:t xml:space="preserve">GitHub Student Developer Pack</w:t>
        </w:r>
      </w:hyperlink>
      <w:r>
        <w:t xml:space="preserve"> </w:t>
      </w:r>
      <w:r>
        <w:t xml:space="preserve">(for students)</w:t>
      </w:r>
      <w:r>
        <w:t xml:space="preserve"> </w:t>
      </w:r>
      <w:r>
        <w:t xml:space="preserve">or</w:t>
      </w:r>
      <w:r>
        <w:t xml:space="preserve"> </w:t>
      </w:r>
      <w:hyperlink r:id="rId45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3"/>
    <w:bookmarkStart w:id="46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454">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8" w:name="fig-request-copilot-seat"/>
          <w:p>
            <w:pPr>
              <w:pStyle w:val="Compact"/>
              <w:jc w:val="center"/>
            </w:pPr>
            <w:r>
              <w:drawing>
                <wp:inline>
                  <wp:extent cx="5334000" cy="3052792"/>
                  <wp:effectExtent b="0" l="0" r="0" t="0"/>
                  <wp:docPr descr="" title="" id="456" name="Picture"/>
                  <a:graphic>
                    <a:graphicData uri="http://schemas.openxmlformats.org/drawingml/2006/picture">
                      <pic:pic>
                        <pic:nvPicPr>
                          <pic:cNvPr descr="assets/images/github-copilot-invitation-email.png" id="457" name="Picture"/>
                          <pic:cNvPicPr>
                            <a:picLocks noChangeArrowheads="1" noChangeAspect="1"/>
                          </pic:cNvPicPr>
                        </pic:nvPicPr>
                        <pic:blipFill>
                          <a:blip r:embed="rId45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58"/>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459">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3" w:name="fig-copilot-settings-org-options"/>
          <w:p>
            <w:pPr>
              <w:pStyle w:val="Compact"/>
              <w:jc w:val="center"/>
            </w:pPr>
            <w:r>
              <w:drawing>
                <wp:inline>
                  <wp:extent cx="5334000" cy="531962"/>
                  <wp:effectExtent b="0" l="0" r="0" t="0"/>
                  <wp:docPr descr="" title="" id="461" name="Picture"/>
                  <a:graphic>
                    <a:graphicData uri="http://schemas.openxmlformats.org/drawingml/2006/picture">
                      <pic:pic>
                        <pic:nvPicPr>
                          <pic:cNvPr descr="assets/images/github-copilot-settings-page.png" id="462" name="Picture"/>
                          <pic:cNvPicPr>
                            <a:picLocks noChangeArrowheads="1" noChangeAspect="1"/>
                          </pic:cNvPicPr>
                        </pic:nvPicPr>
                        <pic:blipFill>
                          <a:blip r:embed="rId46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3"/>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4"/>
    <w:bookmarkEnd w:id="465"/>
    <w:bookmarkStart w:id="46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6"/>
    <w:bookmarkStart w:id="475" w:name="sec-cli-tools"/>
    <w:p>
      <w:pPr>
        <w:pStyle w:val="Heading2"/>
      </w:pPr>
      <w:r>
        <w:t xml:space="preserve">11.4 GitHub CLI and GitLab CLI</w:t>
      </w:r>
    </w:p>
    <w:p>
      <w:pPr>
        <w:pStyle w:val="FirstParagraph"/>
      </w:pPr>
      <w:hyperlink r:id="rId46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68">
        <w:r>
          <w:rPr>
            <w:rStyle w:val="VerbatimChar"/>
          </w:rPr>
          <w:t xml:space="preserve">glab</w:t>
        </w:r>
      </w:hyperlink>
      <w:r>
        <w:t xml:space="preserve"> </w:t>
      </w:r>
      <w:r>
        <w:t xml:space="preserve">is the GitLab equivalent.</w:t>
      </w:r>
    </w:p>
    <w:bookmarkStart w:id="471"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6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0">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ins w:id="1539" w:author="PR Preview" w:date="2024-01-01T00:00:00Z">
        <w:r>
          <w:t xml:space="preserve">On Windows with Git Bash or MSYS2,</w:t>
        </w:r>
      </w:ins>
      <w:ins w:id="1539" w:author="PR Preview" w:date="2024-01-01T00:00:00Z">
        <w:r>
          <w:t xml:space="preserve"> </w:t>
        </w:r>
      </w:ins>
      <w:ins w:id="1539" w:author="PR Preview" w:date="2024-01-01T00:00:00Z">
        <w:r>
          <w:t xml:space="preserve">see</w:t>
        </w:r>
      </w:ins>
      <w:ins w:id="1539" w:author="PR Preview" w:date="2024-01-01T00:00:00Z">
        <w:r>
          <w:t xml:space="preserve"> </w:t>
        </w:r>
      </w:ins>
      <w:hyperlink w:anchor="sec-ai-claude-code-windows">
        <w:r>
          <w:rPr>
            <w:rStyle w:val="Hyperlink"/>
          </w:rPr>
          <w:t xml:space="preserve">Section 18.5.20</w:t>
        </w:r>
      </w:hyperlink>
      <w:ins w:id="1539" w:author="PR Preview" w:date="2024-01-01T00:00:00Z">
        <w:r>
          <w:t xml:space="preserve"> </w:t>
        </w:r>
      </w:ins>
      <w:ins w:id="1539" w:author="PR Preview" w:date="2024-01-01T00:00:00Z">
        <w:r>
          <w:t xml:space="preserve">for the</w:t>
        </w:r>
      </w:ins>
      <w:ins w:id="1539" w:author="PR Preview" w:date="2024-01-01T00:00:00Z">
        <w:r>
          <w:t xml:space="preserve"> </w:t>
        </w:r>
      </w:ins>
      <w:ins w:id="1539" w:author="PR Preview" w:date="2024-01-01T00:00:00Z">
        <w:r>
          <w:rPr>
            <w:rStyle w:val="VerbatimChar"/>
          </w:rPr>
          <w:t xml:space="preserve">winpty</w:t>
        </w:r>
      </w:ins>
      <w:ins w:id="1539" w:author="PR Preview" w:date="2024-01-01T00:00:00Z">
        <w:r>
          <w:t xml:space="preserve"> </w:t>
        </w:r>
      </w:ins>
      <w:ins w:id="1539" w:author="PR Preview" w:date="2024-01-01T00:00:00Z">
        <w:r>
          <w:t xml:space="preserve">workaround if the interactive</w:t>
        </w:r>
      </w:ins>
      <w:ins w:id="1539" w:author="PR Preview" w:date="2024-01-01T00:00:00Z">
        <w:r>
          <w:t xml:space="preserve"> </w:t>
        </w:r>
      </w:ins>
      <w:ins w:id="1539" w:author="PR Preview" w:date="2024-01-01T00:00:00Z">
        <w:r>
          <w:t xml:space="preserve">prompt fails.</w:t>
        </w:r>
      </w:ins>
    </w:p>
    <w:bookmarkEnd w:id="471"/>
    <w:bookmarkStart w:id="474"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473">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3">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ins w:id="1547" w:author="PR Preview" w:date="2024-01-01T00:00:00Z">
        <w:r>
          <w:t xml:space="preserve">On Windows with Git Bash or MSYS2,</w:t>
        </w:r>
      </w:ins>
      <w:ins w:id="1547" w:author="PR Preview" w:date="2024-01-01T00:00:00Z">
        <w:r>
          <w:t xml:space="preserve"> </w:t>
        </w:r>
      </w:ins>
      <w:ins w:id="1547" w:author="PR Preview" w:date="2024-01-01T00:00:00Z">
        <w:r>
          <w:t xml:space="preserve">see</w:t>
        </w:r>
      </w:ins>
      <w:ins w:id="1547" w:author="PR Preview" w:date="2024-01-01T00:00:00Z">
        <w:r>
          <w:t xml:space="preserve"> </w:t>
        </w:r>
      </w:ins>
      <w:hyperlink w:anchor="sec-ai-claude-code-windows">
        <w:r>
          <w:rPr>
            <w:rStyle w:val="Hyperlink"/>
          </w:rPr>
          <w:t xml:space="preserve">Section 18.5.20</w:t>
        </w:r>
      </w:hyperlink>
      <w:ins w:id="1547" w:author="PR Preview" w:date="2024-01-01T00:00:00Z">
        <w:r>
          <w:t xml:space="preserve"> </w:t>
        </w:r>
      </w:ins>
      <w:ins w:id="1547" w:author="PR Preview" w:date="2024-01-01T00:00:00Z">
        <w:r>
          <w:t xml:space="preserve">for the</w:t>
        </w:r>
      </w:ins>
      <w:ins w:id="1547" w:author="PR Preview" w:date="2024-01-01T00:00:00Z">
        <w:r>
          <w:t xml:space="preserve"> </w:t>
        </w:r>
      </w:ins>
      <w:ins w:id="1547" w:author="PR Preview" w:date="2024-01-01T00:00:00Z">
        <w:r>
          <w:rPr>
            <w:rStyle w:val="VerbatimChar"/>
          </w:rPr>
          <w:t xml:space="preserve">winpty</w:t>
        </w:r>
      </w:ins>
      <w:ins w:id="1547" w:author="PR Preview" w:date="2024-01-01T00:00:00Z">
        <w:r>
          <w:t xml:space="preserve"> </w:t>
        </w:r>
      </w:ins>
      <w:ins w:id="1547" w:author="PR Preview" w:date="2024-01-01T00:00:00Z">
        <w:r>
          <w:t xml:space="preserve">workaround if the interactive</w:t>
        </w:r>
      </w:ins>
      <w:ins w:id="1547" w:author="PR Preview" w:date="2024-01-01T00:00:00Z">
        <w:r>
          <w:t xml:space="preserve"> </w:t>
        </w:r>
      </w:ins>
      <w:ins w:id="1547" w:author="PR Preview" w:date="2024-01-01T00:00:00Z">
        <w:r>
          <w:t xml:space="preserve">prompt fails.</w:t>
        </w:r>
      </w:ins>
    </w:p>
    <w:bookmarkEnd w:id="474"/>
    <w:bookmarkEnd w:id="475"/>
    <w:bookmarkStart w:id="477"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6">
        <w:r>
          <w:rPr>
            <w:rStyle w:val="Hyperlink"/>
          </w:rPr>
          <w:t xml:space="preserve">here</w:t>
        </w:r>
      </w:hyperlink>
      <w:r>
        <w:t xml:space="preserve">. You can also find instructions on how to handle merge conflicts when joining branches together.</w:t>
      </w:r>
    </w:p>
    <w:bookmarkEnd w:id="477"/>
    <w:bookmarkStart w:id="480"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7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7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79"/>
          <w:p/>
        </w:tc>
      </w:tr>
    </w:tbl>
    <w:p>
      <w:pPr>
        <w:pStyle w:val="BodyText"/>
      </w:pPr>
      <w:r>
        <w:t xml:space="preserve">Other helpful commands are listed below.</w:t>
      </w:r>
    </w:p>
    <w:bookmarkEnd w:id="480"/>
    <w:bookmarkStart w:id="482" w:name="commonly-used-git-commands"/>
    <w:p>
      <w:pPr>
        <w:pStyle w:val="Heading2"/>
      </w:pPr>
      <w:r>
        <w:t xml:space="preserve">11.7 Commonly Used Git Commands</w:t>
      </w:r>
    </w:p>
    <w:tbl>
      <w:tblPr>
        <w:tblStyle w:val="Table"/>
        <w:tblW w:type="pct" w:w="5000"/>
        <w:tblLayout w:type="fixed"/>
        <w:tblLook w:firstRow="0" w:lastRow="0" w:firstColumn="0" w:lastColumn="0" w:noHBand="0" w:noVBand="0" w:val="0000"/>
      </w:tblPr>
      <w:tblGrid>
        <w:gridCol w:w="7920"/>
      </w:tblGrid>
      <w:tr>
        <w:tc>
          <w:tcPr/>
          <w:bookmarkStart w:id="48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81"/>
          <w:p/>
        </w:tc>
      </w:tr>
    </w:tbl>
    <w:bookmarkEnd w:id="482"/>
    <w:bookmarkStart w:id="483" w:name="how-often-should-i-commit"/>
    <w:p>
      <w:pPr>
        <w:pStyle w:val="Heading2"/>
      </w:pPr>
      <w:r>
        <w:t xml:space="preserve">11.8 How often should I commit?</w:t>
      </w:r>
    </w:p>
    <w:p>
      <w:pPr>
        <w:pStyle w:val="FirstParagraph"/>
      </w:pPr>
      <w:r>
        <w:t xml:space="preserve">It is good practice to commit every 15 minutes, or every time you make a significant change. It is better to commit more rather than less.</w:t>
      </w:r>
    </w:p>
    <w:bookmarkEnd w:id="483"/>
    <w:bookmarkStart w:id="487" w:name="repeated-amend-workflow"/>
    <w:p>
      <w:pPr>
        <w:pStyle w:val="Heading2"/>
      </w:pPr>
      <w:r>
        <w:t xml:space="preserve">11.9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84" w:name="basic-workflow"/>
    <w:p>
      <w:pPr>
        <w:pStyle w:val="Heading3"/>
      </w:pPr>
      <w:r>
        <w:t xml:space="preserve">11.9.1 Basic Workflow</w:t>
      </w:r>
    </w:p>
    <w:p>
      <w:pPr>
        <w:pStyle w:val="FirstParagraph"/>
      </w:pPr>
      <w:r>
        <w:t xml:space="preserve">Start with a clean working tree in a functional state. Then:</w:t>
      </w:r>
    </w:p>
    <w:p>
      <w:pPr>
        <w:pStyle w:val="Compact"/>
        <w:numPr>
          <w:ilvl w:val="0"/>
          <w:numId w:val="1174"/>
        </w:numPr>
      </w:pPr>
      <w:r>
        <w:t xml:space="preserve">Make a small change and verify your project still works</w:t>
      </w:r>
    </w:p>
    <w:p>
      <w:pPr>
        <w:pStyle w:val="Compact"/>
        <w:numPr>
          <w:ilvl w:val="0"/>
          <w:numId w:val="117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4"/>
        </w:numPr>
      </w:pPr>
      <w:r>
        <w:rPr>
          <w:b/>
          <w:bCs/>
        </w:rPr>
        <w:t xml:space="preserve">Do not push yet</w:t>
      </w:r>
    </w:p>
    <w:p>
      <w:pPr>
        <w:pStyle w:val="Compact"/>
        <w:numPr>
          <w:ilvl w:val="0"/>
          <w:numId w:val="1174"/>
        </w:numPr>
      </w:pPr>
      <w:r>
        <w:t xml:space="preserve">Make another small change and verify it works</w:t>
      </w:r>
    </w:p>
    <w:p>
      <w:pPr>
        <w:pStyle w:val="Compact"/>
        <w:numPr>
          <w:ilvl w:val="0"/>
          <w:numId w:val="1174"/>
        </w:numPr>
      </w:pPr>
      <w:r>
        <w:t xml:space="preserve">Stage and amend the previous commit:</w:t>
      </w:r>
      <w:r>
        <w:t xml:space="preserve"> </w:t>
      </w:r>
      <w:r>
        <w:rPr>
          <w:rStyle w:val="VerbatimChar"/>
        </w:rPr>
        <w:t xml:space="preserve">git commit --amend --no-edit</w:t>
      </w:r>
    </w:p>
    <w:p>
      <w:pPr>
        <w:pStyle w:val="Compact"/>
        <w:numPr>
          <w:ilvl w:val="0"/>
          <w:numId w:val="1174"/>
        </w:numPr>
      </w:pPr>
      <w:r>
        <w:t xml:space="preserve">Repeat steps 4-5 as needed</w:t>
      </w:r>
    </w:p>
    <w:p>
      <w:pPr>
        <w:pStyle w:val="Compact"/>
        <w:numPr>
          <w:ilvl w:val="0"/>
          <w:numId w:val="1174"/>
        </w:numPr>
      </w:pPr>
      <w:r>
        <w:t xml:space="preserve">When finished, amend one final time with a proper commit message</w:t>
      </w:r>
    </w:p>
    <w:p>
      <w:pPr>
        <w:pStyle w:val="Compact"/>
        <w:numPr>
          <w:ilvl w:val="0"/>
          <w:numId w:val="117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84"/>
    <w:bookmarkStart w:id="486" w:name="key-points"/>
    <w:p>
      <w:pPr>
        <w:pStyle w:val="Heading3"/>
      </w:pPr>
      <w:r>
        <w:t xml:space="preserve">11.9.2 Key Points</w:t>
      </w:r>
    </w:p>
    <w:p>
      <w:pPr>
        <w:pStyle w:val="Compact"/>
        <w:numPr>
          <w:ilvl w:val="0"/>
          <w:numId w:val="1175"/>
        </w:numPr>
      </w:pPr>
      <w:r>
        <w:t xml:space="preserve">Each amend replaces the previous commit rather than creating a new one</w:t>
      </w:r>
    </w:p>
    <w:p>
      <w:pPr>
        <w:pStyle w:val="Compact"/>
        <w:numPr>
          <w:ilvl w:val="0"/>
          <w:numId w:val="1175"/>
        </w:numPr>
      </w:pPr>
      <w:r>
        <w:t xml:space="preserve">This keeps your history clean while letting you work incrementally</w:t>
      </w:r>
    </w:p>
    <w:p>
      <w:pPr>
        <w:pStyle w:val="Compact"/>
        <w:numPr>
          <w:ilvl w:val="0"/>
          <w:numId w:val="1175"/>
        </w:numPr>
      </w:pPr>
      <w:r>
        <w:t xml:space="preserve">Only use this pattern before pushing - never amend commits that others may have pulled</w:t>
      </w:r>
    </w:p>
    <w:p>
      <w:pPr>
        <w:pStyle w:val="Compact"/>
        <w:numPr>
          <w:ilvl w:val="0"/>
          <w:numId w:val="117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85">
        <w:r>
          <w:rPr>
            <w:rStyle w:val="Hyperlink"/>
          </w:rPr>
          <w:t xml:space="preserve">Repeated Amend chapter</w:t>
        </w:r>
      </w:hyperlink>
      <w:r>
        <w:t xml:space="preserve"> </w:t>
      </w:r>
      <w:r>
        <w:t xml:space="preserve">in Happy Git with R.</w:t>
      </w:r>
    </w:p>
    <w:bookmarkEnd w:id="486"/>
    <w:bookmarkEnd w:id="487"/>
    <w:bookmarkStart w:id="490" w:name="what-should-be-pushed-to-github"/>
    <w:p>
      <w:pPr>
        <w:pStyle w:val="Heading2"/>
      </w:pPr>
      <w:r>
        <w:t xml:space="preserve">11.10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8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89">
        <w:r>
          <w:rPr>
            <w:rStyle w:val="Hyperlink"/>
          </w:rPr>
          <w:t xml:space="preserve">great discussion of project-oriented workflows</w:t>
        </w:r>
      </w:hyperlink>
      <w:r>
        <w:t xml:space="preserve">, extolling the virtues of a self-contained, portable projects, for your reference.</w:t>
      </w:r>
    </w:p>
    <w:bookmarkEnd w:id="490"/>
    <w:bookmarkStart w:id="503" w:name="sec-gitattributes"/>
    <w:p>
      <w:pPr>
        <w:pStyle w:val="Heading2"/>
      </w:pPr>
      <w:r>
        <w:t xml:space="preserve">11.11 Customizing How Files Appear on GitHub</w:t>
      </w:r>
    </w:p>
    <w:p>
      <w:pPr>
        <w:pStyle w:val="FirstParagraph"/>
      </w:pPr>
      <w:r>
        <w:t xml:space="preserve">GitHub uses a tool called</w:t>
      </w:r>
      <w:r>
        <w:t xml:space="preserve"> </w:t>
      </w:r>
      <w:hyperlink r:id="rId49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93" w:name="the-linguist-generated-attribute"/>
    <w:p>
      <w:pPr>
        <w:pStyle w:val="Heading3"/>
      </w:pPr>
      <w:r>
        <w:t xml:space="preserve">11.11.1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6"/>
        </w:numPr>
      </w:pPr>
      <w:r>
        <w:rPr>
          <w:b/>
          <w:bCs/>
        </w:rPr>
        <w:t xml:space="preserve">Excluded from language statistics</w:t>
      </w:r>
      <w:r>
        <w:t xml:space="preserve"> </w:t>
      </w:r>
      <w:r>
        <w:t xml:space="preserve">- they won’t affect your repository’s language breakdown</w:t>
      </w:r>
    </w:p>
    <w:p>
      <w:pPr>
        <w:pStyle w:val="Compact"/>
        <w:numPr>
          <w:ilvl w:val="0"/>
          <w:numId w:val="117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7"/>
        </w:numPr>
      </w:pPr>
      <w:r>
        <w:t xml:space="preserve">Auto-generated documentation files</w:t>
      </w:r>
    </w:p>
    <w:p>
      <w:pPr>
        <w:pStyle w:val="Compact"/>
        <w:numPr>
          <w:ilvl w:val="0"/>
          <w:numId w:val="1177"/>
        </w:numPr>
      </w:pPr>
      <w:r>
        <w:t xml:space="preserve">Files generated by build tools or code generators</w:t>
      </w:r>
    </w:p>
    <w:p>
      <w:pPr>
        <w:pStyle w:val="Compact"/>
        <w:numPr>
          <w:ilvl w:val="0"/>
          <w:numId w:val="117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92">
        <w:r>
          <w:rPr>
            <w:rStyle w:val="Hyperlink"/>
          </w:rPr>
          <w:t xml:space="preserve">Generated code documentation</w:t>
        </w:r>
      </w:hyperlink>
      <w:r>
        <w:t xml:space="preserve">.</w:t>
      </w:r>
    </w:p>
    <w:bookmarkEnd w:id="493"/>
    <w:bookmarkStart w:id="496" w:name="using-.gitattributes"/>
    <w:p>
      <w:pPr>
        <w:pStyle w:val="Heading3"/>
      </w:pPr>
      <w:r>
        <w:t xml:space="preserve">11.11.2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94">
        <w:r>
          <w:rPr>
            <w:rStyle w:val="Hyperlink"/>
          </w:rPr>
          <w:t xml:space="preserve">pattern format documentation</w:t>
        </w:r>
      </w:hyperlink>
      <w:r>
        <w:t xml:space="preserve"> </w:t>
      </w:r>
      <w:r>
        <w:t xml:space="preserve">and the</w:t>
      </w:r>
      <w:r>
        <w:t xml:space="preserve"> </w:t>
      </w:r>
      <w:hyperlink r:id="rId495">
        <w:r>
          <w:rPr>
            <w:rStyle w:val="Hyperlink"/>
          </w:rPr>
          <w:t xml:space="preserve">Using gitattributes guide</w:t>
        </w:r>
      </w:hyperlink>
      <w:r>
        <w:t xml:space="preserve">.</w:t>
      </w:r>
    </w:p>
    <w:bookmarkEnd w:id="496"/>
    <w:bookmarkStart w:id="502" w:name="other-useful-linguist-attributes"/>
    <w:p>
      <w:pPr>
        <w:pStyle w:val="Heading3"/>
      </w:pPr>
      <w:r>
        <w:t xml:space="preserve">11.11.3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8"/>
        </w:numPr>
      </w:pPr>
      <w:r>
        <w:rPr>
          <w:rStyle w:val="VerbatimChar"/>
        </w:rPr>
        <w:t xml:space="preserve">linguist-vendored</w:t>
      </w:r>
      <w:r>
        <w:t xml:space="preserve"> </w:t>
      </w:r>
      <w:r>
        <w:t xml:space="preserve">- Marks vendored code (libraries you didn’t write) to exclude from stats (</w:t>
      </w:r>
      <w:hyperlink r:id="rId497">
        <w:r>
          <w:rPr>
            <w:rStyle w:val="Hyperlink"/>
          </w:rPr>
          <w:t xml:space="preserve">documentation</w:t>
        </w:r>
      </w:hyperlink>
      <w:r>
        <w:t xml:space="preserve">)</w:t>
      </w:r>
    </w:p>
    <w:p>
      <w:pPr>
        <w:pStyle w:val="Compact"/>
        <w:numPr>
          <w:ilvl w:val="0"/>
          <w:numId w:val="1178"/>
        </w:numPr>
      </w:pPr>
      <w:r>
        <w:rPr>
          <w:rStyle w:val="VerbatimChar"/>
        </w:rPr>
        <w:t xml:space="preserve">linguist-documentation</w:t>
      </w:r>
      <w:r>
        <w:t xml:space="preserve"> </w:t>
      </w:r>
      <w:r>
        <w:t xml:space="preserve">- Marks documentation files to exclude from stats (</w:t>
      </w:r>
      <w:hyperlink r:id="rId498">
        <w:r>
          <w:rPr>
            <w:rStyle w:val="Hyperlink"/>
          </w:rPr>
          <w:t xml:space="preserve">documentation</w:t>
        </w:r>
      </w:hyperlink>
      <w:r>
        <w:t xml:space="preserve">)</w:t>
      </w:r>
    </w:p>
    <w:p>
      <w:pPr>
        <w:pStyle w:val="Compact"/>
        <w:numPr>
          <w:ilvl w:val="0"/>
          <w:numId w:val="1178"/>
        </w:numPr>
      </w:pPr>
      <w:r>
        <w:rPr>
          <w:rStyle w:val="VerbatimChar"/>
        </w:rPr>
        <w:t xml:space="preserve">linguist-detectable</w:t>
      </w:r>
      <w:r>
        <w:t xml:space="preserve"> </w:t>
      </w:r>
      <w:r>
        <w:t xml:space="preserve">- Forces a file type to be included in language stats (useful for data or prose files) (</w:t>
      </w:r>
      <w:hyperlink r:id="rId499">
        <w:r>
          <w:rPr>
            <w:rStyle w:val="Hyperlink"/>
          </w:rPr>
          <w:t xml:space="preserve">documentation</w:t>
        </w:r>
      </w:hyperlink>
      <w:r>
        <w:t xml:space="preserve">)</w:t>
      </w:r>
    </w:p>
    <w:p>
      <w:pPr>
        <w:pStyle w:val="Compact"/>
        <w:numPr>
          <w:ilvl w:val="0"/>
          <w:numId w:val="1178"/>
        </w:numPr>
      </w:pPr>
      <w:r>
        <w:rPr>
          <w:rStyle w:val="VerbatimChar"/>
        </w:rPr>
        <w:t xml:space="preserve">linguist-language=&lt;name&gt;</w:t>
      </w:r>
      <w:r>
        <w:t xml:space="preserve"> </w:t>
      </w:r>
      <w:r>
        <w:t xml:space="preserve">- Overrides the detected language for syntax highlighting (</w:t>
      </w:r>
      <w:hyperlink r:id="rId49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00">
        <w:r>
          <w:rPr>
            <w:rStyle w:val="Hyperlink"/>
          </w:rPr>
          <w:t xml:space="preserve">Customizing how changed files appear on GitHub</w:t>
        </w:r>
      </w:hyperlink>
      <w:r>
        <w:t xml:space="preserve"> </w:t>
      </w:r>
      <w:r>
        <w:t xml:space="preserve">and the</w:t>
      </w:r>
      <w:r>
        <w:t xml:space="preserve"> </w:t>
      </w:r>
      <w:hyperlink r:id="rId501">
        <w:r>
          <w:rPr>
            <w:rStyle w:val="Hyperlink"/>
          </w:rPr>
          <w:t xml:space="preserve">Linguist overrides documentation</w:t>
        </w:r>
      </w:hyperlink>
      <w:r>
        <w:t xml:space="preserve">.</w:t>
      </w:r>
    </w:p>
    <w:p>
      <w:r>
        <w:br w:type="page"/>
      </w:r>
    </w:p>
    <w:bookmarkEnd w:id="502"/>
    <w:bookmarkEnd w:id="503"/>
    <w:bookmarkEnd w:id="504"/>
    <w:bookmarkStart w:id="539" w:name="sec-r-ci"/>
    <w:p>
      <w:pPr>
        <w:pStyle w:val="Heading1"/>
      </w:pPr>
      <w:r>
        <w:t xml:space="preserve">12. Continuous Integration</w:t>
      </w:r>
    </w:p>
    <w:bookmarkStart w:id="506" w:name="understanding-github-actions"/>
    <w:p>
      <w:pPr>
        <w:pStyle w:val="Heading2"/>
      </w:pPr>
      <w:r>
        <w:t xml:space="preserve">12.1 Understanding GitHub Actions</w:t>
      </w:r>
    </w:p>
    <w:p>
      <w:pPr>
        <w:pStyle w:val="FirstParagraph"/>
      </w:pPr>
      <w:hyperlink r:id="rId5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9"/>
        </w:numPr>
      </w:pPr>
      <w:r>
        <w:rPr>
          <w:b/>
          <w:bCs/>
        </w:rPr>
        <w:t xml:space="preserve">Immediate feedback</w:t>
      </w:r>
      <w:r>
        <w:t xml:space="preserve">: Get notified of problems quickly, when they’re easier to fix</w:t>
      </w:r>
    </w:p>
    <w:p>
      <w:pPr>
        <w:pStyle w:val="Compact"/>
        <w:numPr>
          <w:ilvl w:val="0"/>
          <w:numId w:val="1179"/>
        </w:numPr>
      </w:pPr>
      <w:r>
        <w:rPr>
          <w:b/>
          <w:bCs/>
        </w:rPr>
        <w:t xml:space="preserve">Better collaboration</w:t>
      </w:r>
      <w:r>
        <w:t xml:space="preserve">: External contributors can see if their changes pass all checks before you review</w:t>
      </w:r>
    </w:p>
    <w:p>
      <w:pPr>
        <w:pStyle w:val="Compact"/>
        <w:numPr>
          <w:ilvl w:val="0"/>
          <w:numId w:val="1179"/>
        </w:numPr>
      </w:pPr>
      <w:r>
        <w:rPr>
          <w:b/>
          <w:bCs/>
        </w:rPr>
        <w:t xml:space="preserve">Quality assurance</w:t>
      </w:r>
      <w:r>
        <w:t xml:space="preserve">: Catch platform-specific issues before they reach users</w:t>
      </w:r>
    </w:p>
    <w:p>
      <w:pPr>
        <w:pStyle w:val="Compact"/>
        <w:numPr>
          <w:ilvl w:val="0"/>
          <w:numId w:val="117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06"/>
    <w:bookmarkStart w:id="51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07">
        <w:r>
          <w:rPr>
            <w:rStyle w:val="Hyperlink"/>
          </w:rPr>
          <w:t xml:space="preserve">r-lib/actions</w:t>
        </w:r>
      </w:hyperlink>
      <w:r>
        <w:t xml:space="preserve"> </w:t>
      </w:r>
      <w:r>
        <w:t xml:space="preserve">that handle common R package tasks.</w:t>
      </w:r>
    </w:p>
    <w:bookmarkStart w:id="50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09"/>
    <w:bookmarkStart w:id="51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10"/>
    <w:bookmarkEnd w:id="511"/>
    <w:bookmarkStart w:id="51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12"/>
    <w:bookmarkStart w:id="51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4" name="Picture"/>
                  <a:graphic>
                    <a:graphicData uri="http://schemas.openxmlformats.org/drawingml/2006/picture">
                      <pic:pic>
                        <pic:nvPicPr>
                          <pic:cNvPr descr="/opt/quarto/share/formats/docx/warning.png" id="515"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1"/>
        </w:numPr>
      </w:pPr>
      <w:r>
        <w:t xml:space="preserve">When to run (on push, pull request, schedule, etc.)</w:t>
      </w:r>
    </w:p>
    <w:p>
      <w:pPr>
        <w:pStyle w:val="Compact"/>
        <w:numPr>
          <w:ilvl w:val="0"/>
          <w:numId w:val="1181"/>
        </w:numPr>
      </w:pPr>
      <w:r>
        <w:t xml:space="preserve">What operating systems and R versions to use</w:t>
      </w:r>
    </w:p>
    <w:p>
      <w:pPr>
        <w:pStyle w:val="Compact"/>
        <w:numPr>
          <w:ilvl w:val="0"/>
          <w:numId w:val="1181"/>
        </w:numPr>
      </w:pPr>
      <w:r>
        <w:t xml:space="preserve">What steps to execute (install dependencies, run checks, etc.)</w:t>
      </w:r>
    </w:p>
    <w:bookmarkEnd w:id="516"/>
    <w:bookmarkStart w:id="51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1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1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3"/>
        </w:numPr>
      </w:pPr>
      <w:r>
        <w:rPr>
          <w:b/>
          <w:bCs/>
        </w:rPr>
        <w:t xml:space="preserve">Test failures</w:t>
      </w:r>
      <w:r>
        <w:t xml:space="preserve">: Your tests found a bug (this is good! fix the bug)</w:t>
      </w:r>
    </w:p>
    <w:p>
      <w:pPr>
        <w:pStyle w:val="Compact"/>
        <w:numPr>
          <w:ilvl w:val="0"/>
          <w:numId w:val="1183"/>
        </w:numPr>
      </w:pPr>
      <w:r>
        <w:rPr>
          <w:b/>
          <w:bCs/>
        </w:rPr>
        <w:t xml:space="preserve">Platform-specific issues</w:t>
      </w:r>
      <w:r>
        <w:t xml:space="preserve">: Code works on your machine but not on other platforms</w:t>
      </w:r>
    </w:p>
    <w:p>
      <w:pPr>
        <w:pStyle w:val="Compact"/>
        <w:numPr>
          <w:ilvl w:val="0"/>
          <w:numId w:val="1183"/>
        </w:numPr>
      </w:pPr>
      <w:r>
        <w:rPr>
          <w:b/>
          <w:bCs/>
        </w:rPr>
        <w:t xml:space="preserve">Missing dependencies</w:t>
      </w:r>
      <w:r>
        <w:t xml:space="preserve">: System libraries needed for packages aren’t installed</w:t>
      </w:r>
    </w:p>
    <w:p>
      <w:pPr>
        <w:pStyle w:val="Compact"/>
        <w:numPr>
          <w:ilvl w:val="0"/>
          <w:numId w:val="118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18"/>
    <w:bookmarkStart w:id="53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1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4"/>
        </w:numPr>
      </w:pPr>
      <w:r>
        <w:rPr>
          <w:b/>
          <w:bCs/>
        </w:rPr>
        <w:t xml:space="preserve">CI/CD status updates</w:t>
      </w:r>
      <w:r>
        <w:t xml:space="preserve">: Report test results, build status, or deployment progress</w:t>
      </w:r>
    </w:p>
    <w:p>
      <w:pPr>
        <w:pStyle w:val="Compact"/>
        <w:numPr>
          <w:ilvl w:val="0"/>
          <w:numId w:val="1184"/>
        </w:numPr>
      </w:pPr>
      <w:r>
        <w:rPr>
          <w:b/>
          <w:bCs/>
        </w:rPr>
        <w:t xml:space="preserve">Code quality reports</w:t>
      </w:r>
      <w:r>
        <w:t xml:space="preserve">: Post coverage reports, linting results, or security scan findings</w:t>
      </w:r>
      <w:r>
        <w:br/>
      </w:r>
    </w:p>
    <w:p>
      <w:pPr>
        <w:pStyle w:val="Compact"/>
        <w:numPr>
          <w:ilvl w:val="0"/>
          <w:numId w:val="1184"/>
        </w:numPr>
      </w:pPr>
      <w:r>
        <w:rPr>
          <w:b/>
          <w:bCs/>
        </w:rPr>
        <w:t xml:space="preserve">Deployment previews</w:t>
      </w:r>
      <w:r>
        <w:t xml:space="preserve">: Share links to preview deployments (e.g., documentation sites, app previews)</w:t>
      </w:r>
    </w:p>
    <w:p>
      <w:pPr>
        <w:pStyle w:val="Compact"/>
        <w:numPr>
          <w:ilvl w:val="0"/>
          <w:numId w:val="1184"/>
        </w:numPr>
      </w:pPr>
      <w:r>
        <w:rPr>
          <w:b/>
          <w:bCs/>
        </w:rPr>
        <w:t xml:space="preserve">Bot feedback</w:t>
      </w:r>
      <w:r>
        <w:t xml:space="preserve">: Provide automated feedback without cluttering the PR conversation</w:t>
      </w:r>
    </w:p>
    <w:bookmarkEnd w:id="519"/>
    <w:bookmarkStart w:id="525" w:name="comparison-of-popular-actions"/>
    <w:p>
      <w:pPr>
        <w:pStyle w:val="Heading4"/>
      </w:pPr>
      <w:r>
        <w:t xml:space="preserve">12.6.0.2 Comparison of Popular Actions</w:t>
      </w:r>
    </w:p>
    <w:p>
      <w:pPr>
        <w:pStyle w:val="FirstParagraph"/>
      </w:pPr>
      <w:hyperlink r:id="rId52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5"/>
        </w:numPr>
      </w:pPr>
      <w:r>
        <w:rPr>
          <w:b/>
          <w:bCs/>
        </w:rPr>
        <w:t xml:space="preserve">Sticky comments</w:t>
      </w:r>
      <w:r>
        <w:t xml:space="preserve">: Creates or updates a comment identified by a unique header</w:t>
      </w:r>
    </w:p>
    <w:p>
      <w:pPr>
        <w:pStyle w:val="Compact"/>
        <w:numPr>
          <w:ilvl w:val="0"/>
          <w:numId w:val="1185"/>
        </w:numPr>
      </w:pPr>
      <w:r>
        <w:rPr>
          <w:b/>
          <w:bCs/>
        </w:rPr>
        <w:t xml:space="preserve">Multiple independent comments</w:t>
      </w:r>
      <w:r>
        <w:t xml:space="preserve">: Different workflows can maintain separate sticky comments using different headers</w:t>
      </w:r>
    </w:p>
    <w:p>
      <w:pPr>
        <w:pStyle w:val="Compact"/>
        <w:numPr>
          <w:ilvl w:val="0"/>
          <w:numId w:val="1185"/>
        </w:numPr>
      </w:pPr>
      <w:r>
        <w:rPr>
          <w:b/>
          <w:bCs/>
        </w:rPr>
        <w:t xml:space="preserve">Flexible update modes</w:t>
      </w:r>
      <w:r>
        <w:t xml:space="preserve">: Replace, append, recreate, delete, or hide comments</w:t>
      </w:r>
    </w:p>
    <w:p>
      <w:pPr>
        <w:pStyle w:val="Compact"/>
        <w:numPr>
          <w:ilvl w:val="0"/>
          <w:numId w:val="1185"/>
        </w:numPr>
      </w:pPr>
      <w:r>
        <w:rPr>
          <w:b/>
          <w:bCs/>
        </w:rPr>
        <w:t xml:space="preserve">File-based messages</w:t>
      </w:r>
      <w:r>
        <w:t xml:space="preserve">: Load comment content from files for complex templates</w:t>
      </w:r>
    </w:p>
    <w:p>
      <w:pPr>
        <w:pStyle w:val="Compact"/>
        <w:numPr>
          <w:ilvl w:val="0"/>
          <w:numId w:val="118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2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6"/>
        </w:numPr>
      </w:pPr>
      <w:r>
        <w:rPr>
          <w:b/>
          <w:bCs/>
        </w:rPr>
        <w:t xml:space="preserve">Progress tracking</w:t>
      </w:r>
      <w:r>
        <w:t xml:space="preserve">: Update comments as workflow steps complete or fail</w:t>
      </w:r>
    </w:p>
    <w:p>
      <w:pPr>
        <w:pStyle w:val="Compact"/>
        <w:numPr>
          <w:ilvl w:val="0"/>
          <w:numId w:val="1186"/>
        </w:numPr>
      </w:pPr>
      <w:r>
        <w:rPr>
          <w:b/>
          <w:bCs/>
        </w:rPr>
        <w:t xml:space="preserve">Identifier-based updates</w:t>
      </w:r>
      <w:r>
        <w:t xml:space="preserve">: Uses a hidden identifier to find and update the correct comment</w:t>
      </w:r>
    </w:p>
    <w:p>
      <w:pPr>
        <w:pStyle w:val="Compact"/>
        <w:numPr>
          <w:ilvl w:val="0"/>
          <w:numId w:val="1186"/>
        </w:numPr>
      </w:pPr>
      <w:r>
        <w:rPr>
          <w:b/>
          <w:bCs/>
        </w:rPr>
        <w:t xml:space="preserve">Multiple update modes</w:t>
      </w:r>
      <w:r>
        <w:t xml:space="preserve">: Append to existing comments, recreate, or delete</w:t>
      </w:r>
    </w:p>
    <w:p>
      <w:pPr>
        <w:pStyle w:val="Compact"/>
        <w:numPr>
          <w:ilvl w:val="0"/>
          <w:numId w:val="1186"/>
        </w:numPr>
      </w:pPr>
      <w:r>
        <w:rPr>
          <w:b/>
          <w:bCs/>
        </w:rPr>
        <w:t xml:space="preserve">Flexible targets</w:t>
      </w:r>
      <w:r>
        <w:t xml:space="preserve">: Comment on PRs, issues, or specific commits</w:t>
      </w:r>
    </w:p>
    <w:p>
      <w:pPr>
        <w:pStyle w:val="Compact"/>
        <w:numPr>
          <w:ilvl w:val="0"/>
          <w:numId w:val="118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2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7"/>
        </w:numPr>
      </w:pPr>
      <w:r>
        <w:rPr>
          <w:b/>
          <w:bCs/>
        </w:rPr>
        <w:t xml:space="preserve">Simple comment creation</w:t>
      </w:r>
      <w:r>
        <w:t xml:space="preserve">: Easy to post one-time or updated comments</w:t>
      </w:r>
    </w:p>
    <w:p>
      <w:pPr>
        <w:pStyle w:val="Compact"/>
        <w:numPr>
          <w:ilvl w:val="0"/>
          <w:numId w:val="1187"/>
        </w:numPr>
      </w:pPr>
      <w:r>
        <w:rPr>
          <w:b/>
          <w:bCs/>
        </w:rPr>
        <w:t xml:space="preserve">Comment updates</w:t>
      </w:r>
      <w:r>
        <w:t xml:space="preserve">: Find and update existing comments by ID or content</w:t>
      </w:r>
    </w:p>
    <w:p>
      <w:pPr>
        <w:pStyle w:val="Compact"/>
        <w:numPr>
          <w:ilvl w:val="0"/>
          <w:numId w:val="1187"/>
        </w:numPr>
      </w:pPr>
      <w:r>
        <w:rPr>
          <w:b/>
          <w:bCs/>
        </w:rPr>
        <w:t xml:space="preserve">Reactions</w:t>
      </w:r>
      <w:r>
        <w:t xml:space="preserve">: Add emoji reactions to comments</w:t>
      </w:r>
    </w:p>
    <w:p>
      <w:pPr>
        <w:pStyle w:val="Compact"/>
        <w:numPr>
          <w:ilvl w:val="0"/>
          <w:numId w:val="1187"/>
        </w:numPr>
      </w:pPr>
      <w:r>
        <w:rPr>
          <w:b/>
          <w:bCs/>
        </w:rPr>
        <w:t xml:space="preserve">Comment deletion</w:t>
      </w:r>
      <w:r>
        <w:t xml:space="preserve">: Remove comments when no longer needed</w:t>
      </w:r>
    </w:p>
    <w:p>
      <w:pPr>
        <w:pStyle w:val="Compact"/>
        <w:numPr>
          <w:ilvl w:val="0"/>
          <w:numId w:val="118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2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8"/>
        </w:numPr>
      </w:pPr>
      <w:r>
        <w:rPr>
          <w:b/>
          <w:bCs/>
        </w:rPr>
        <w:t xml:space="preserve">Sticky comments with links</w:t>
      </w:r>
      <w:r>
        <w:t xml:space="preserve">: Posts and updates a comment with the preview URL and optional QR code for mobile access</w:t>
      </w:r>
    </w:p>
    <w:p>
      <w:pPr>
        <w:pStyle w:val="Compact"/>
        <w:numPr>
          <w:ilvl w:val="0"/>
          <w:numId w:val="1188"/>
        </w:numPr>
      </w:pPr>
      <w:r>
        <w:rPr>
          <w:b/>
          <w:bCs/>
        </w:rPr>
        <w:t xml:space="preserve">Automatic cleanup</w:t>
      </w:r>
      <w:r>
        <w:t xml:space="preserve">: Removes preview deployments when PRs are closed</w:t>
      </w:r>
    </w:p>
    <w:p>
      <w:pPr>
        <w:pStyle w:val="Compact"/>
        <w:numPr>
          <w:ilvl w:val="0"/>
          <w:numId w:val="118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2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9"/>
        </w:numPr>
      </w:pPr>
      <w:r>
        <w:t xml:space="preserve">Keep a historical record of what each merged PR changed</w:t>
      </w:r>
    </w:p>
    <w:p>
      <w:pPr>
        <w:pStyle w:val="Compact"/>
        <w:numPr>
          <w:ilvl w:val="0"/>
          <w:numId w:val="1189"/>
        </w:numPr>
      </w:pPr>
      <w:r>
        <w:t xml:space="preserve">Allow stakeholders to review merged changes after the fact</w:t>
      </w:r>
    </w:p>
    <w:p>
      <w:pPr>
        <w:pStyle w:val="Compact"/>
        <w:numPr>
          <w:ilvl w:val="0"/>
          <w:numId w:val="118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25"/>
    <w:bookmarkStart w:id="52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26"/>
    <w:bookmarkStart w:id="52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0"/>
        </w:numPr>
      </w:pPr>
      <w:r>
        <w:t xml:space="preserve">You need to maintain multiple independent status comments (test results, coverage, deployment, etc.)</w:t>
      </w:r>
    </w:p>
    <w:p>
      <w:pPr>
        <w:pStyle w:val="Compact"/>
        <w:numPr>
          <w:ilvl w:val="0"/>
          <w:numId w:val="1190"/>
        </w:numPr>
      </w:pPr>
      <w:r>
        <w:t xml:space="preserve">You want to prevent comment spam by updating the same comment</w:t>
      </w:r>
    </w:p>
    <w:p>
      <w:pPr>
        <w:pStyle w:val="Compact"/>
        <w:numPr>
          <w:ilvl w:val="0"/>
          <w:numId w:val="1190"/>
        </w:numPr>
      </w:pPr>
      <w:r>
        <w:t xml:space="preserve">You need advanced features like hiding outdated comments or file-based templates</w:t>
      </w:r>
    </w:p>
    <w:p>
      <w:pPr>
        <w:pStyle w:val="Compact"/>
        <w:numPr>
          <w:ilvl w:val="0"/>
          <w:numId w:val="119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1"/>
        </w:numPr>
      </w:pPr>
      <w:r>
        <w:t xml:space="preserve">You have long-running workflows with multiple stages</w:t>
      </w:r>
    </w:p>
    <w:p>
      <w:pPr>
        <w:pStyle w:val="Compact"/>
        <w:numPr>
          <w:ilvl w:val="0"/>
          <w:numId w:val="1191"/>
        </w:numPr>
      </w:pPr>
      <w:r>
        <w:t xml:space="preserve">You want to provide progressive feedback as each stage completes</w:t>
      </w:r>
    </w:p>
    <w:p>
      <w:pPr>
        <w:pStyle w:val="Compact"/>
        <w:numPr>
          <w:ilvl w:val="0"/>
          <w:numId w:val="1191"/>
        </w:numPr>
      </w:pPr>
      <w:r>
        <w:t xml:space="preserve">You need the workflow to fail and report the failure in the comment</w:t>
      </w:r>
    </w:p>
    <w:p>
      <w:pPr>
        <w:pStyle w:val="Compact"/>
        <w:numPr>
          <w:ilvl w:val="0"/>
          <w:numId w:val="119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2"/>
        </w:numPr>
      </w:pPr>
      <w:r>
        <w:t xml:space="preserve">You need simple comment posting without complex update logic</w:t>
      </w:r>
    </w:p>
    <w:p>
      <w:pPr>
        <w:pStyle w:val="Compact"/>
        <w:numPr>
          <w:ilvl w:val="0"/>
          <w:numId w:val="1192"/>
        </w:numPr>
      </w:pPr>
      <w:r>
        <w:t xml:space="preserve">You want to add emoji reactions to comments</w:t>
      </w:r>
    </w:p>
    <w:p>
      <w:pPr>
        <w:pStyle w:val="Compact"/>
        <w:numPr>
          <w:ilvl w:val="0"/>
          <w:numId w:val="1192"/>
        </w:numPr>
      </w:pPr>
      <w:r>
        <w:t xml:space="preserve">You’re comfortable with the action’s simpler update mechanism</w:t>
      </w:r>
    </w:p>
    <w:p>
      <w:pPr>
        <w:pStyle w:val="Compact"/>
        <w:numPr>
          <w:ilvl w:val="0"/>
          <w:numId w:val="119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3"/>
        </w:numPr>
      </w:pPr>
      <w:r>
        <w:t xml:space="preserve">You need to deploy preview versions of your site/app to GitHub Pages for each PR</w:t>
      </w:r>
    </w:p>
    <w:p>
      <w:pPr>
        <w:pStyle w:val="Compact"/>
        <w:numPr>
          <w:ilvl w:val="0"/>
          <w:numId w:val="1193"/>
        </w:numPr>
      </w:pPr>
      <w:r>
        <w:t xml:space="preserve">You want stakeholders to review rendered output (documentation, UI) rather than just code</w:t>
      </w:r>
    </w:p>
    <w:p>
      <w:pPr>
        <w:pStyle w:val="Compact"/>
        <w:numPr>
          <w:ilvl w:val="0"/>
          <w:numId w:val="1193"/>
        </w:numPr>
      </w:pPr>
      <w:r>
        <w:t xml:space="preserve">You need automatic cleanup of preview deployments when PRs close</w:t>
      </w:r>
    </w:p>
    <w:p>
      <w:pPr>
        <w:pStyle w:val="Compact"/>
        <w:numPr>
          <w:ilvl w:val="0"/>
          <w:numId w:val="1193"/>
        </w:numPr>
      </w:pPr>
      <w:r>
        <w:t xml:space="preserve">You want to preserve previews of merged PRs for historical reference</w:t>
      </w:r>
    </w:p>
    <w:p>
      <w:pPr>
        <w:pStyle w:val="Compact"/>
        <w:numPr>
          <w:ilvl w:val="0"/>
          <w:numId w:val="1193"/>
        </w:numPr>
      </w:pPr>
      <w:r>
        <w:t xml:space="preserve">Your project uses GitHub Pages and benefits from preview environments</w:t>
      </w:r>
    </w:p>
    <w:bookmarkEnd w:id="527"/>
    <w:bookmarkStart w:id="53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8" name="Picture"/>
                  <a:graphic>
                    <a:graphicData uri="http://schemas.openxmlformats.org/drawingml/2006/picture">
                      <pic:pic>
                        <pic:nvPicPr>
                          <pic:cNvPr descr="/opt/quarto/share/formats/docx/warning.png" id="529"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30"/>
    <w:bookmarkEnd w:id="531"/>
    <w:bookmarkStart w:id="53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3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4"/>
        </w:numPr>
      </w:pPr>
      <w:r>
        <w:rPr>
          <w:b/>
          <w:bCs/>
        </w:rPr>
        <w:t xml:space="preserve">Faster installation</w:t>
      </w:r>
      <w:r>
        <w:t xml:space="preserve">: Binary packages install in seconds rather than minutes</w:t>
      </w:r>
    </w:p>
    <w:p>
      <w:pPr>
        <w:pStyle w:val="Compact"/>
        <w:numPr>
          <w:ilvl w:val="0"/>
          <w:numId w:val="119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4"/>
        </w:numPr>
      </w:pPr>
      <w:r>
        <w:rPr>
          <w:b/>
          <w:bCs/>
        </w:rPr>
        <w:t xml:space="preserve">Complete CRAN coverage</w:t>
      </w:r>
      <w:r>
        <w:t xml:space="preserve">: Over 30,000 CRAN packages available as binaries (as of early 2025)</w:t>
      </w:r>
    </w:p>
    <w:p>
      <w:pPr>
        <w:pStyle w:val="Compact"/>
        <w:numPr>
          <w:ilvl w:val="0"/>
          <w:numId w:val="119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3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5"/>
        </w:numPr>
      </w:pPr>
      <w:r>
        <w:t xml:space="preserve">Your workflow installs many R packages</w:t>
      </w:r>
    </w:p>
    <w:p>
      <w:pPr>
        <w:pStyle w:val="Compact"/>
        <w:numPr>
          <w:ilvl w:val="0"/>
          <w:numId w:val="1195"/>
        </w:numPr>
      </w:pPr>
      <w:r>
        <w:t xml:space="preserve">Build times are a bottleneck in your CI pipeline</w:t>
      </w:r>
    </w:p>
    <w:p>
      <w:pPr>
        <w:pStyle w:val="Compact"/>
        <w:numPr>
          <w:ilvl w:val="0"/>
          <w:numId w:val="1195"/>
        </w:numPr>
      </w:pPr>
      <w:r>
        <w:t xml:space="preserve">You’re running on Ubuntu (focal, jammy, or noble)</w:t>
      </w:r>
    </w:p>
    <w:p>
      <w:pPr>
        <w:pStyle w:val="Compact"/>
        <w:numPr>
          <w:ilvl w:val="0"/>
          <w:numId w:val="119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32">
        <w:r>
          <w:rPr>
            <w:rStyle w:val="Hyperlink"/>
          </w:rPr>
          <w:t xml:space="preserve">r2u website</w:t>
        </w:r>
      </w:hyperlink>
      <w:r>
        <w:t xml:space="preserve">.</w:t>
      </w:r>
    </w:p>
    <w:bookmarkEnd w:id="534"/>
    <w:bookmarkStart w:id="538" w:name="additional-resources-2"/>
    <w:p>
      <w:pPr>
        <w:pStyle w:val="Heading2"/>
      </w:pPr>
      <w:r>
        <w:t xml:space="preserve">12.8 Additional Resources</w:t>
      </w:r>
    </w:p>
    <w:p>
      <w:pPr>
        <w:pStyle w:val="Compact"/>
        <w:numPr>
          <w:ilvl w:val="0"/>
          <w:numId w:val="1196"/>
        </w:numPr>
      </w:pPr>
      <w:hyperlink r:id="rId505">
        <w:r>
          <w:rPr>
            <w:rStyle w:val="Hyperlink"/>
          </w:rPr>
          <w:t xml:space="preserve">GitHub Actions features overview</w:t>
        </w:r>
      </w:hyperlink>
    </w:p>
    <w:p>
      <w:pPr>
        <w:pStyle w:val="Compact"/>
        <w:numPr>
          <w:ilvl w:val="0"/>
          <w:numId w:val="1196"/>
        </w:numPr>
      </w:pPr>
      <w:hyperlink r:id="rId507">
        <w:r>
          <w:rPr>
            <w:rStyle w:val="Hyperlink"/>
          </w:rPr>
          <w:t xml:space="preserve">r-lib/actions repository</w:t>
        </w:r>
      </w:hyperlink>
      <w:r>
        <w:t xml:space="preserve"> </w:t>
      </w:r>
      <w:r>
        <w:t xml:space="preserve">- R-specific actions and example workflows</w:t>
      </w:r>
    </w:p>
    <w:p>
      <w:pPr>
        <w:pStyle w:val="Compact"/>
        <w:numPr>
          <w:ilvl w:val="0"/>
          <w:numId w:val="1196"/>
        </w:numPr>
      </w:pPr>
      <w:hyperlink r:id="rId535">
        <w:r>
          <w:rPr>
            <w:rStyle w:val="Hyperlink"/>
          </w:rPr>
          <w:t xml:space="preserve">R Packages book: Continuous Integration</w:t>
        </w:r>
      </w:hyperlink>
    </w:p>
    <w:p>
      <w:pPr>
        <w:pStyle w:val="Compact"/>
        <w:numPr>
          <w:ilvl w:val="0"/>
          <w:numId w:val="1196"/>
        </w:numPr>
      </w:pPr>
      <w:hyperlink r:id="rId536">
        <w:r>
          <w:rPr>
            <w:rStyle w:val="Hyperlink"/>
          </w:rPr>
          <w:t xml:space="preserve">GitHub Actions documentation</w:t>
        </w:r>
      </w:hyperlink>
    </w:p>
    <w:p>
      <w:pPr>
        <w:pStyle w:val="Compact"/>
        <w:numPr>
          <w:ilvl w:val="0"/>
          <w:numId w:val="1196"/>
        </w:numPr>
      </w:pPr>
      <w:hyperlink r:id="rId537">
        <w:r>
          <w:rPr>
            <w:rStyle w:val="Hyperlink"/>
          </w:rPr>
          <w:t xml:space="preserve">Where to find help with r-lib/actions</w:t>
        </w:r>
      </w:hyperlink>
    </w:p>
    <w:p>
      <w:pPr>
        <w:pStyle w:val="Compact"/>
        <w:numPr>
          <w:ilvl w:val="0"/>
          <w:numId w:val="1196"/>
        </w:numPr>
      </w:pPr>
      <w:hyperlink r:id="rId517">
        <w:r>
          <w:rPr>
            <w:rStyle w:val="Hyperlink"/>
          </w:rPr>
          <w:t xml:space="preserve">GitHub Status</w:t>
        </w:r>
      </w:hyperlink>
      <w:r>
        <w:t xml:space="preserve"> </w:t>
      </w:r>
      <w:r>
        <w:t xml:space="preserve">- real-time status of GitHub services</w:t>
      </w:r>
    </w:p>
    <w:p>
      <w:r>
        <w:br w:type="page"/>
      </w:r>
    </w:p>
    <w:bookmarkEnd w:id="538"/>
    <w:bookmarkEnd w:id="539"/>
    <w:bookmarkStart w:id="562" w:name="sec-unix"/>
    <w:p>
      <w:pPr>
        <w:pStyle w:val="Heading1"/>
      </w:pPr>
      <w:r>
        <w:t xml:space="preserve">13. Unix</w:t>
      </w:r>
    </w:p>
    <w:p>
      <w:pPr>
        <w:pStyle w:val="FirstParagraph"/>
      </w:pPr>
      <w:r>
        <w:t xml:space="preserve">Adapted by UCD-SeRG team from</w:t>
      </w:r>
      <w:r>
        <w:t xml:space="preserve"> </w:t>
      </w:r>
      <w:hyperlink r:id="rId5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97"/>
        </w:numPr>
      </w:pPr>
      <w:r>
        <w:t xml:space="preserve">Run a series of scripts in parallel or in a specific order to reproduce our work</w:t>
      </w:r>
    </w:p>
    <w:p>
      <w:pPr>
        <w:pStyle w:val="Compact"/>
        <w:numPr>
          <w:ilvl w:val="0"/>
          <w:numId w:val="1197"/>
        </w:numPr>
      </w:pPr>
      <w:r>
        <w:t xml:space="preserve">To check on the progress of a batch of jobs</w:t>
      </w:r>
    </w:p>
    <w:p>
      <w:pPr>
        <w:pStyle w:val="Compact"/>
        <w:numPr>
          <w:ilvl w:val="0"/>
          <w:numId w:val="1197"/>
        </w:numPr>
      </w:pPr>
      <w:r>
        <w:t xml:space="preserve">To use git and push to github</w:t>
      </w:r>
    </w:p>
    <w:bookmarkStart w:id="545"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44" w:name="fig-unix-desktop"/>
          <w:p>
            <w:pPr>
              <w:pStyle w:val="Compact"/>
              <w:jc w:val="center"/>
            </w:pPr>
            <w:r>
              <w:drawing>
                <wp:inline>
                  <wp:extent cx="5334000" cy="3380267"/>
                  <wp:effectExtent b="0" l="0" r="0" t="0"/>
                  <wp:docPr descr="" title="" id="542" name="Picture"/>
                  <a:graphic>
                    <a:graphicData uri="http://schemas.openxmlformats.org/drawingml/2006/picture">
                      <pic:pic>
                        <pic:nvPicPr>
                          <pic:cNvPr descr="assets/images/ex-desktop.jpg" id="543" name="Picture"/>
                          <pic:cNvPicPr>
                            <a:picLocks noChangeArrowheads="1" noChangeAspect="1"/>
                          </pic:cNvPicPr>
                        </pic:nvPicPr>
                        <pic:blipFill>
                          <a:blip r:embed="rId5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44"/>
        </w:tc>
      </w:tr>
    </w:tbl>
    <w:bookmarkEnd w:id="545"/>
    <w:bookmarkStart w:id="551"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46"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0" w:name="fig-unix-terminal"/>
          <w:p>
            <w:pPr>
              <w:pStyle w:val="Compact"/>
              <w:jc w:val="center"/>
            </w:pPr>
            <w:r>
              <w:drawing>
                <wp:inline>
                  <wp:extent cx="4488872" cy="8862646"/>
                  <wp:effectExtent b="0" l="0" r="0" t="0"/>
                  <wp:docPr descr="" title="" id="548" name="Picture"/>
                  <a:graphic>
                    <a:graphicData uri="http://schemas.openxmlformats.org/drawingml/2006/picture">
                      <pic:pic>
                        <pic:nvPicPr>
                          <pic:cNvPr descr="assets/images/ex-terminal.PNG" id="549" name="Picture"/>
                          <pic:cNvPicPr>
                            <a:picLocks noChangeArrowheads="1" noChangeAspect="1"/>
                          </pic:cNvPicPr>
                        </pic:nvPicPr>
                        <pic:blipFill>
                          <a:blip r:embed="rId5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0"/>
        </w:tc>
      </w:tr>
    </w:tbl>
    <w:bookmarkEnd w:id="551"/>
    <w:bookmarkStart w:id="553"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52"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52"/>
          <w:p/>
        </w:tc>
      </w:tr>
    </w:tbl>
    <w:bookmarkEnd w:id="553"/>
    <w:bookmarkStart w:id="556"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55" w:name="common-mistakes"/>
    <w:p>
      <w:pPr>
        <w:pStyle w:val="Heading3"/>
      </w:pPr>
      <w:r>
        <w:t xml:space="preserve">13.4.1 Common Mistakes</w:t>
      </w:r>
    </w:p>
    <w:p>
      <w:pPr>
        <w:pStyle w:val="Compact"/>
        <w:numPr>
          <w:ilvl w:val="0"/>
          <w:numId w:val="1198"/>
        </w:numPr>
      </w:pPr>
      <w:r>
        <w:t xml:space="preserve">Remember to include all of the quotation marks around file paths that have a spaces.</w:t>
      </w:r>
    </w:p>
    <w:p>
      <w:pPr>
        <w:pStyle w:val="Compact"/>
        <w:numPr>
          <w:ilvl w:val="0"/>
          <w:numId w:val="119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55"/>
    <w:bookmarkEnd w:id="556"/>
    <w:bookmarkStart w:id="557"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57"/>
    <w:bookmarkStart w:id="561"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59"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59"/>
    <w:bookmarkStart w:id="560"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0"/>
    <w:bookmarkEnd w:id="561"/>
    <w:bookmarkEnd w:id="562"/>
    <w:bookmarkStart w:id="572" w:name="reproducible-environments"/>
    <w:p>
      <w:pPr>
        <w:pStyle w:val="Heading1"/>
      </w:pPr>
      <w:r>
        <w:t xml:space="preserve">14. Reproducible Environments</w:t>
      </w:r>
    </w:p>
    <w:p>
      <w:pPr>
        <w:pStyle w:val="FirstParagraph"/>
      </w:pPr>
      <w:r>
        <w:t xml:space="preserve">Adapted by UCD-SeRG team from</w:t>
      </w:r>
      <w:r>
        <w:t xml:space="preserve"> </w:t>
      </w:r>
      <w:hyperlink r:id="rId563">
        <w:r>
          <w:rPr>
            <w:rStyle w:val="Hyperlink"/>
          </w:rPr>
          <w:t xml:space="preserve">original by Anna Nguyen</w:t>
        </w:r>
      </w:hyperlink>
    </w:p>
    <w:bookmarkStart w:id="570" w:name="package-version-control-with-renv"/>
    <w:p>
      <w:pPr>
        <w:pStyle w:val="Heading2"/>
      </w:pPr>
      <w:r>
        <w:t xml:space="preserve">14.1 Package Version Control with renv</w:t>
      </w:r>
    </w:p>
    <w:bookmarkStart w:id="564"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64"/>
    <w:bookmarkStart w:id="565"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1"/>
        </w:numPr>
      </w:pPr>
      <w:r>
        <w:t xml:space="preserve">Create an RProject file and ensure that your working directory is set to the correct folder</w:t>
      </w:r>
    </w:p>
    <w:p>
      <w:pPr>
        <w:pStyle w:val="Compact"/>
        <w:numPr>
          <w:ilvl w:val="0"/>
          <w:numId w:val="12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65"/>
    <w:bookmarkStart w:id="568"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67"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66">
        <w:r>
          <w:rPr>
            <w:rStyle w:val="Hyperlink"/>
          </w:rPr>
          <w:t xml:space="preserve">official renv documentation</w:t>
        </w:r>
      </w:hyperlink>
      <w:r>
        <w:t xml:space="preserve">.</w:t>
      </w:r>
    </w:p>
    <w:bookmarkEnd w:id="567"/>
    <w:bookmarkEnd w:id="568"/>
    <w:bookmarkStart w:id="569"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Pull the most updated version of the project from GitHub</w:t>
      </w:r>
    </w:p>
    <w:p>
      <w:pPr>
        <w:pStyle w:val="Compact"/>
        <w:numPr>
          <w:ilvl w:val="0"/>
          <w:numId w:val="1202"/>
        </w:numPr>
      </w:pPr>
      <w:r>
        <w:t xml:space="preserve">Open the project’s RProject file</w:t>
      </w:r>
    </w:p>
    <w:p>
      <w:pPr>
        <w:pStyle w:val="Compact"/>
        <w:numPr>
          <w:ilvl w:val="0"/>
          <w:numId w:val="12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2"/>
        </w:numPr>
      </w:pPr>
      <w:r>
        <w:t xml:space="preserve">Wait for the correct versions of each package to install/update. This may take some time, depending on how many packages the project uses.</w:t>
      </w:r>
    </w:p>
    <w:p>
      <w:pPr>
        <w:pStyle w:val="Compact"/>
        <w:numPr>
          <w:ilvl w:val="0"/>
          <w:numId w:val="12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2"/>
        </w:numPr>
      </w:pPr>
      <w:r>
        <w:t xml:space="preserve">If you make edits to the code and introduce new/updated packages, see the section above for instructions on how to make updates.</w:t>
      </w:r>
    </w:p>
    <w:bookmarkEnd w:id="569"/>
    <w:bookmarkEnd w:id="570"/>
    <w:bookmarkStart w:id="571"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3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3"/>
        </w:numPr>
      </w:pPr>
      <w:r>
        <w:rPr>
          <w:b/>
          <w:bCs/>
        </w:rPr>
        <w:t xml:space="preserve">Fast installation</w:t>
      </w:r>
      <w:r>
        <w:t xml:space="preserve">: Binary packages install in seconds, not minutes</w:t>
      </w:r>
    </w:p>
    <w:p>
      <w:pPr>
        <w:pStyle w:val="Compact"/>
        <w:numPr>
          <w:ilvl w:val="0"/>
          <w:numId w:val="1203"/>
        </w:numPr>
      </w:pPr>
      <w:r>
        <w:rPr>
          <w:b/>
          <w:bCs/>
        </w:rPr>
        <w:t xml:space="preserve">Automatic dependency resolution</w:t>
      </w:r>
      <w:r>
        <w:t xml:space="preserve">: System dependencies are handled automatically</w:t>
      </w:r>
    </w:p>
    <w:p>
      <w:pPr>
        <w:pStyle w:val="Compact"/>
        <w:numPr>
          <w:ilvl w:val="0"/>
          <w:numId w:val="1203"/>
        </w:numPr>
      </w:pPr>
      <w:r>
        <w:rPr>
          <w:b/>
          <w:bCs/>
        </w:rPr>
        <w:t xml:space="preserve">System-level integration</w:t>
      </w:r>
      <w:r>
        <w:t xml:space="preserve">: Packages integrate with Ubuntu’s package management</w:t>
      </w:r>
    </w:p>
    <w:p>
      <w:pPr>
        <w:pStyle w:val="Compact"/>
        <w:numPr>
          <w:ilvl w:val="0"/>
          <w:numId w:val="12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4"/>
        </w:numPr>
      </w:pPr>
      <w:r>
        <w:t xml:space="preserve">Ubuntu 24.04</w:t>
      </w:r>
      <w:r>
        <w:t xml:space="preserve"> </w:t>
      </w:r>
      <w:r>
        <w:t xml:space="preserve">“noble”</w:t>
      </w:r>
      <w:r>
        <w:t xml:space="preserve"> </w:t>
      </w:r>
      <w:r>
        <w:t xml:space="preserve">(amd64 and arm64)</w:t>
      </w:r>
    </w:p>
    <w:p>
      <w:pPr>
        <w:pStyle w:val="Compact"/>
        <w:numPr>
          <w:ilvl w:val="0"/>
          <w:numId w:val="1204"/>
        </w:numPr>
      </w:pPr>
      <w:r>
        <w:t xml:space="preserve">Ubuntu 22.04</w:t>
      </w:r>
      <w:r>
        <w:t xml:space="preserve"> </w:t>
      </w:r>
      <w:r>
        <w:t xml:space="preserve">“jammy”</w:t>
      </w:r>
      <w:r>
        <w:t xml:space="preserve"> </w:t>
      </w:r>
      <w:r>
        <w:t xml:space="preserve">(amd64)</w:t>
      </w:r>
    </w:p>
    <w:p>
      <w:pPr>
        <w:pStyle w:val="Compact"/>
        <w:numPr>
          <w:ilvl w:val="0"/>
          <w:numId w:val="12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5"/>
        </w:numPr>
      </w:pPr>
      <w:r>
        <w:rPr>
          <w:b/>
          <w:bCs/>
        </w:rPr>
        <w:t xml:space="preserve">Use r2u when</w:t>
      </w:r>
      <w:r>
        <w:t xml:space="preserve">: You work primarily on Ubuntu systems, want fast package installation, or need system-level package management</w:t>
      </w:r>
    </w:p>
    <w:p>
      <w:pPr>
        <w:pStyle w:val="Compact"/>
        <w:numPr>
          <w:ilvl w:val="0"/>
          <w:numId w:val="1205"/>
        </w:numPr>
      </w:pPr>
      <w:r>
        <w:rPr>
          <w:b/>
          <w:bCs/>
        </w:rPr>
        <w:t xml:space="preserve">Use renv when</w:t>
      </w:r>
      <w:r>
        <w:t xml:space="preserve">: You need cross-platform reproducibility, work on macOS/Windows, or require project-specific package libraries</w:t>
      </w:r>
    </w:p>
    <w:p>
      <w:pPr>
        <w:pStyle w:val="Compact"/>
        <w:numPr>
          <w:ilvl w:val="0"/>
          <w:numId w:val="12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3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32">
        <w:r>
          <w:rPr>
            <w:rStyle w:val="Hyperlink"/>
          </w:rPr>
          <w:t xml:space="preserve">r2u website</w:t>
        </w:r>
      </w:hyperlink>
      <w:r>
        <w:t xml:space="preserve">.</w:t>
      </w:r>
    </w:p>
    <w:p>
      <w:r>
        <w:br w:type="page"/>
      </w:r>
    </w:p>
    <w:bookmarkEnd w:id="571"/>
    <w:bookmarkEnd w:id="572"/>
    <w:bookmarkStart w:id="587" w:name="code-publication"/>
    <w:p>
      <w:pPr>
        <w:pStyle w:val="Heading1"/>
      </w:pPr>
      <w:r>
        <w:t xml:space="preserve">15. Code Publication</w:t>
      </w:r>
    </w:p>
    <w:p>
      <w:pPr>
        <w:pStyle w:val="FirstParagraph"/>
      </w:pPr>
      <w:r>
        <w:t xml:space="preserve">Adapted by UCD-SeRG team from</w:t>
      </w:r>
      <w:r>
        <w:t xml:space="preserve"> </w:t>
      </w:r>
      <w:hyperlink r:id="rId573">
        <w:r>
          <w:rPr>
            <w:rStyle w:val="Hyperlink"/>
          </w:rPr>
          <w:t xml:space="preserve">original by Nolan Pokpongkiat</w:t>
        </w:r>
      </w:hyperlink>
    </w:p>
    <w:bookmarkStart w:id="574" w:name="checklist-overview"/>
    <w:p>
      <w:pPr>
        <w:pStyle w:val="Heading2"/>
      </w:pPr>
      <w:r>
        <w:t xml:space="preserve">15.1 Checklist overview</w:t>
      </w:r>
    </w:p>
    <w:p>
      <w:pPr>
        <w:pStyle w:val="Compact"/>
        <w:numPr>
          <w:ilvl w:val="0"/>
          <w:numId w:val="1206"/>
        </w:numPr>
      </w:pPr>
      <w:hyperlink w:anchor="fill-out-file-headers">
        <w:r>
          <w:rPr>
            <w:rStyle w:val="Hyperlink"/>
          </w:rPr>
          <w:t xml:space="preserve">Fill out file headers</w:t>
        </w:r>
      </w:hyperlink>
    </w:p>
    <w:p>
      <w:pPr>
        <w:pStyle w:val="Compact"/>
        <w:numPr>
          <w:ilvl w:val="0"/>
          <w:numId w:val="1206"/>
        </w:numPr>
      </w:pPr>
      <w:hyperlink w:anchor="clean-up-comments">
        <w:r>
          <w:rPr>
            <w:rStyle w:val="Hyperlink"/>
          </w:rPr>
          <w:t xml:space="preserve">Clean up comments</w:t>
        </w:r>
      </w:hyperlink>
    </w:p>
    <w:p>
      <w:pPr>
        <w:pStyle w:val="Compact"/>
        <w:numPr>
          <w:ilvl w:val="0"/>
          <w:numId w:val="1206"/>
        </w:numPr>
      </w:pPr>
      <w:hyperlink w:anchor="document-functions">
        <w:r>
          <w:rPr>
            <w:rStyle w:val="Hyperlink"/>
          </w:rPr>
          <w:t xml:space="preserve">Document functions</w:t>
        </w:r>
      </w:hyperlink>
    </w:p>
    <w:p>
      <w:pPr>
        <w:pStyle w:val="Compact"/>
        <w:numPr>
          <w:ilvl w:val="0"/>
          <w:numId w:val="1206"/>
        </w:numPr>
      </w:pPr>
      <w:hyperlink w:anchor="remove-deprecated-filepaths">
        <w:r>
          <w:rPr>
            <w:rStyle w:val="Hyperlink"/>
          </w:rPr>
          <w:t xml:space="preserve">Remove deprecated filepaths</w:t>
        </w:r>
      </w:hyperlink>
    </w:p>
    <w:p>
      <w:pPr>
        <w:pStyle w:val="Compact"/>
        <w:numPr>
          <w:ilvl w:val="0"/>
          <w:numId w:val="1206"/>
        </w:numPr>
      </w:pPr>
      <w:hyperlink w:anchor="ensure-project-runs-via-bash">
        <w:r>
          <w:rPr>
            <w:rStyle w:val="Hyperlink"/>
          </w:rPr>
          <w:t xml:space="preserve">Ensure project runs via bash</w:t>
        </w:r>
      </w:hyperlink>
    </w:p>
    <w:p>
      <w:pPr>
        <w:pStyle w:val="Compact"/>
        <w:numPr>
          <w:ilvl w:val="0"/>
          <w:numId w:val="1206"/>
        </w:numPr>
      </w:pPr>
      <w:hyperlink w:anchor="complete-the-readme">
        <w:r>
          <w:rPr>
            <w:rStyle w:val="Hyperlink"/>
          </w:rPr>
          <w:t xml:space="preserve">Complete the README</w:t>
        </w:r>
      </w:hyperlink>
    </w:p>
    <w:p>
      <w:pPr>
        <w:pStyle w:val="Compact"/>
        <w:numPr>
          <w:ilvl w:val="0"/>
          <w:numId w:val="1206"/>
        </w:numPr>
      </w:pPr>
      <w:hyperlink w:anchor="clean-up-feature-branches">
        <w:r>
          <w:rPr>
            <w:rStyle w:val="Hyperlink"/>
          </w:rPr>
          <w:t xml:space="preserve">Clean up feature branches</w:t>
        </w:r>
      </w:hyperlink>
    </w:p>
    <w:p>
      <w:pPr>
        <w:pStyle w:val="Compact"/>
        <w:numPr>
          <w:ilvl w:val="0"/>
          <w:numId w:val="1206"/>
        </w:numPr>
      </w:pPr>
      <w:hyperlink w:anchor="create-github-release">
        <w:r>
          <w:rPr>
            <w:rStyle w:val="Hyperlink"/>
          </w:rPr>
          <w:t xml:space="preserve">Create Github release</w:t>
        </w:r>
      </w:hyperlink>
    </w:p>
    <w:bookmarkEnd w:id="574"/>
    <w:bookmarkStart w:id="576"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75">
        <w:r>
          <w:rPr>
            <w:rStyle w:val="Hyperlink"/>
          </w:rPr>
          <w:t xml:space="preserve">here.</w:t>
        </w:r>
      </w:hyperlink>
    </w:p>
    <w:bookmarkEnd w:id="576"/>
    <w:bookmarkStart w:id="577"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77"/>
    <w:bookmarkStart w:id="579"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78">
        <w:r>
          <w:rPr>
            <w:rStyle w:val="Hyperlink"/>
          </w:rPr>
          <w:t xml:space="preserve">here.</w:t>
        </w:r>
      </w:hyperlink>
    </w:p>
    <w:bookmarkEnd w:id="579"/>
    <w:bookmarkStart w:id="580"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0"/>
    <w:bookmarkStart w:id="582"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1">
        <w:r>
          <w:rPr>
            <w:rStyle w:val="Hyperlink"/>
          </w:rPr>
          <w:t xml:space="preserve">here.</w:t>
        </w:r>
      </w:hyperlink>
    </w:p>
    <w:bookmarkEnd w:id="582"/>
    <w:bookmarkStart w:id="583"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7"/>
        </w:numPr>
      </w:pPr>
      <w:r>
        <w:t xml:space="preserve">0-config.R: configuration file that sets data directories, sources base functions, and loads required libraries</w:t>
      </w:r>
    </w:p>
    <w:p>
      <w:pPr>
        <w:pStyle w:val="BlockText"/>
        <w:numPr>
          <w:ilvl w:val="0"/>
          <w:numId w:val="1207"/>
        </w:numPr>
      </w:pPr>
      <w:r>
        <w:t xml:space="preserve">0-base-functions: folder containing scripts with functions used in the analysis</w:t>
      </w:r>
    </w:p>
    <w:p>
      <w:pPr>
        <w:pStyle w:val="BlockText"/>
        <w:numPr>
          <w:ilvl w:val="1"/>
          <w:numId w:val="1208"/>
        </w:numPr>
      </w:pPr>
      <w:r>
        <w:t xml:space="preserve">0-base-functions.R: R script containing general functions used across the analysis</w:t>
      </w:r>
    </w:p>
    <w:p>
      <w:pPr>
        <w:pStyle w:val="BlockText"/>
        <w:numPr>
          <w:ilvl w:val="1"/>
          <w:numId w:val="1208"/>
        </w:numPr>
      </w:pPr>
      <w:r>
        <w:t xml:space="preserve">0-bias-corr-functions.R: R script containing functions used in bias correction</w:t>
      </w:r>
    </w:p>
    <w:p>
      <w:pPr>
        <w:pStyle w:val="BlockText"/>
        <w:numPr>
          <w:ilvl w:val="1"/>
          <w:numId w:val="120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8"/>
        </w:numPr>
      </w:pPr>
      <w:r>
        <w:t xml:space="preserve">0-prior-functions.R: R script containing functions to generate priors</w:t>
      </w:r>
    </w:p>
    <w:p>
      <w:pPr>
        <w:pStyle w:val="BlockText"/>
        <w:numPr>
          <w:ilvl w:val="0"/>
          <w:numId w:val="1207"/>
        </w:numPr>
      </w:pPr>
      <w:r>
        <w:t xml:space="preserve">1-data: folder containing data processing scripts NOTE: some scripts are deprecated</w:t>
      </w:r>
    </w:p>
    <w:p>
      <w:pPr>
        <w:pStyle w:val="BlockText"/>
        <w:numPr>
          <w:ilvl w:val="0"/>
          <w:numId w:val="1207"/>
        </w:numPr>
      </w:pPr>
      <w:r>
        <w:t xml:space="preserve">2-analysis: folder containing analysis scripts. To rerun all scripts in this subdirectory, run the bash script 0-run-analysis.sh.</w:t>
      </w:r>
    </w:p>
    <w:p>
      <w:pPr>
        <w:pStyle w:val="BlockText"/>
        <w:numPr>
          <w:ilvl w:val="1"/>
          <w:numId w:val="1209"/>
        </w:numPr>
      </w:pPr>
      <w:r>
        <w:t xml:space="preserve">1-obtain-priors-state.R: obtain priors for each state</w:t>
      </w:r>
    </w:p>
    <w:p>
      <w:pPr>
        <w:pStyle w:val="BlockText"/>
        <w:numPr>
          <w:ilvl w:val="1"/>
          <w:numId w:val="1209"/>
        </w:numPr>
      </w:pPr>
      <w:r>
        <w:t xml:space="preserve">2-est-expected-cases-state.R: estimate expected cases in each state</w:t>
      </w:r>
    </w:p>
    <w:p>
      <w:pPr>
        <w:pStyle w:val="BlockText"/>
        <w:numPr>
          <w:ilvl w:val="1"/>
          <w:numId w:val="1209"/>
        </w:numPr>
      </w:pPr>
      <w:r>
        <w:t xml:space="preserve">3-est-expected-cases-state-perf-testing.R: estimate expected cases in each state, estimate the percentage of underestimation due to incomplete testing vs. imperfect test accuracy</w:t>
      </w:r>
    </w:p>
    <w:p>
      <w:pPr>
        <w:pStyle w:val="BlockText"/>
        <w:numPr>
          <w:ilvl w:val="1"/>
          <w:numId w:val="1209"/>
        </w:numPr>
      </w:pPr>
      <w:r>
        <w:t xml:space="preserve">4-obtain-testing-protocols.R: find testing protocols for each state.</w:t>
      </w:r>
    </w:p>
    <w:p>
      <w:pPr>
        <w:pStyle w:val="BlockText"/>
        <w:numPr>
          <w:ilvl w:val="1"/>
          <w:numId w:val="1209"/>
        </w:numPr>
      </w:pPr>
      <w:r>
        <w:t xml:space="preserve">5-summarize-results.R: summarize results; obtain results for in text numerical results.</w:t>
      </w:r>
    </w:p>
    <w:p>
      <w:pPr>
        <w:pStyle w:val="BlockText"/>
        <w:numPr>
          <w:ilvl w:val="0"/>
          <w:numId w:val="1207"/>
        </w:numPr>
      </w:pPr>
      <w:r>
        <w:t xml:space="preserve">3-figure-table-scripts: folder containing figure scripts. To rerun all scripts in this subdirectory, run the bash script 0-run-figs.sh.</w:t>
      </w:r>
    </w:p>
    <w:p>
      <w:pPr>
        <w:pStyle w:val="BlockText"/>
        <w:numPr>
          <w:ilvl w:val="1"/>
          <w:numId w:val="1210"/>
        </w:numPr>
      </w:pPr>
      <w:r>
        <w:t xml:space="preserve">1-fig-testing.R: creates plot of testing patterns by state over time</w:t>
      </w:r>
    </w:p>
    <w:p>
      <w:pPr>
        <w:pStyle w:val="BlockText"/>
        <w:numPr>
          <w:ilvl w:val="1"/>
          <w:numId w:val="1210"/>
        </w:numPr>
      </w:pPr>
      <w:r>
        <w:t xml:space="preserve">2-fig-cases-usa-state-bar.R: creates bar plot of confirmed vs. estimated infections by state</w:t>
      </w:r>
    </w:p>
    <w:p>
      <w:pPr>
        <w:pStyle w:val="BlockText"/>
        <w:numPr>
          <w:ilvl w:val="1"/>
          <w:numId w:val="1210"/>
        </w:numPr>
      </w:pPr>
      <w:r>
        <w:t xml:space="preserve">3a-fig-map-usa-state.R: creates map of confirmed vs. estimated infections by state</w:t>
      </w:r>
    </w:p>
    <w:p>
      <w:pPr>
        <w:pStyle w:val="BlockText"/>
        <w:numPr>
          <w:ilvl w:val="1"/>
          <w:numId w:val="1210"/>
        </w:numPr>
      </w:pPr>
      <w:r>
        <w:t xml:space="preserve">3b-fig-map-usa-state-shiny.R: creates map of confirmed vs. estimated infections by state with search functionality by state</w:t>
      </w:r>
    </w:p>
    <w:p>
      <w:pPr>
        <w:pStyle w:val="BlockText"/>
        <w:numPr>
          <w:ilvl w:val="1"/>
          <w:numId w:val="1210"/>
        </w:numPr>
      </w:pPr>
      <w:r>
        <w:t xml:space="preserve">4-fig-priors.R: creates figure with priors for US as a whole</w:t>
      </w:r>
    </w:p>
    <w:p>
      <w:pPr>
        <w:pStyle w:val="BlockText"/>
        <w:numPr>
          <w:ilvl w:val="1"/>
          <w:numId w:val="1210"/>
        </w:numPr>
      </w:pPr>
      <w:r>
        <w:t xml:space="preserve">5-fig-density-usa.R: creates figure of distribution of estimated cases in the US</w:t>
      </w:r>
    </w:p>
    <w:p>
      <w:pPr>
        <w:pStyle w:val="BlockText"/>
        <w:numPr>
          <w:ilvl w:val="1"/>
          <w:numId w:val="1210"/>
        </w:numPr>
      </w:pPr>
      <w:r>
        <w:t xml:space="preserve">6-table-data-quality.R: creates table of data quality grading from COVID Tracking Project</w:t>
      </w:r>
    </w:p>
    <w:p>
      <w:pPr>
        <w:pStyle w:val="BlockText"/>
        <w:numPr>
          <w:ilvl w:val="1"/>
          <w:numId w:val="1210"/>
        </w:numPr>
      </w:pPr>
      <w:r>
        <w:t xml:space="preserve">7-fig-testpos.R: creates figure of the probability of testing positive among those tested by state</w:t>
      </w:r>
    </w:p>
    <w:p>
      <w:pPr>
        <w:pStyle w:val="BlockText"/>
        <w:numPr>
          <w:ilvl w:val="1"/>
          <w:numId w:val="1210"/>
        </w:numPr>
      </w:pPr>
      <w:r>
        <w:t xml:space="preserve">8-fig-percent-undertesting-state.R: creates figure of the percentage of under estimation due to incomplete testing</w:t>
      </w:r>
    </w:p>
    <w:p>
      <w:pPr>
        <w:pStyle w:val="BlockText"/>
        <w:numPr>
          <w:ilvl w:val="0"/>
          <w:numId w:val="1207"/>
        </w:numPr>
      </w:pPr>
      <w:r>
        <w:t xml:space="preserve">4-figures: folder containing figure files.</w:t>
      </w:r>
    </w:p>
    <w:p>
      <w:pPr>
        <w:pStyle w:val="BlockText"/>
        <w:numPr>
          <w:ilvl w:val="0"/>
          <w:numId w:val="1207"/>
        </w:numPr>
      </w:pPr>
      <w:r>
        <w:t xml:space="preserve">5-results: folder containing analysis results objects.</w:t>
      </w:r>
    </w:p>
    <w:p>
      <w:pPr>
        <w:pStyle w:val="BlockText"/>
        <w:numPr>
          <w:ilvl w:val="0"/>
          <w:numId w:val="120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83"/>
    <w:bookmarkStart w:id="584"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84"/>
    <w:bookmarkStart w:id="586"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85">
        <w:r>
          <w:rPr>
            <w:rStyle w:val="Hyperlink"/>
          </w:rPr>
          <w:t xml:space="preserve">here.</w:t>
        </w:r>
      </w:hyperlink>
    </w:p>
    <w:p>
      <w:r>
        <w:br w:type="page"/>
      </w:r>
    </w:p>
    <w:bookmarkEnd w:id="586"/>
    <w:bookmarkEnd w:id="587"/>
    <w:bookmarkStart w:id="607" w:name="data-publication"/>
    <w:p>
      <w:pPr>
        <w:pStyle w:val="Heading1"/>
      </w:pPr>
      <w:r>
        <w:t xml:space="preserve">16. Data Publication</w:t>
      </w:r>
    </w:p>
    <w:p>
      <w:pPr>
        <w:pStyle w:val="FirstParagraph"/>
      </w:pPr>
      <w:r>
        <w:t xml:space="preserve">Adapted from Fanice Nyatigo and Ben Arnold’s chapter in the</w:t>
      </w:r>
      <w:r>
        <w:t xml:space="preserve"> </w:t>
      </w:r>
      <w:hyperlink r:id="rId588">
        <w:r>
          <w:rPr>
            <w:rStyle w:val="Hyperlink"/>
          </w:rPr>
          <w:t xml:space="preserve">Proctor-UCSF Lab Manual</w:t>
        </w:r>
      </w:hyperlink>
    </w:p>
    <w:bookmarkStart w:id="589"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89"/>
    <w:bookmarkStart w:id="594"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90"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90"/>
    <w:bookmarkStart w:id="591"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91"/>
    <w:bookmarkStart w:id="593"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92">
        <w:r>
          <w:rPr>
            <w:rStyle w:val="Hyperlink"/>
          </w:rPr>
          <w:t xml:space="preserve">UC Davis DataLab GIS workshops</w:t>
        </w:r>
      </w:hyperlink>
      <w:r>
        <w:t xml:space="preserve">, including resources on QGIS and spatial SQL.</w:t>
      </w:r>
    </w:p>
    <w:bookmarkEnd w:id="593"/>
    <w:bookmarkEnd w:id="594"/>
    <w:bookmarkStart w:id="598" w:name="create-public-ids"/>
    <w:p>
      <w:pPr>
        <w:pStyle w:val="Heading2"/>
      </w:pPr>
      <w:r>
        <w:t xml:space="preserve">16.3 Create public IDs</w:t>
      </w:r>
    </w:p>
    <w:bookmarkStart w:id="595"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95"/>
    <w:bookmarkStart w:id="596"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96"/>
    <w:bookmarkStart w:id="597"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11"/>
        </w:numPr>
      </w:pPr>
      <w:r>
        <w:rPr>
          <w:rStyle w:val="VerbatimChar"/>
        </w:rPr>
        <w:t xml:space="preserve">data/final/</w:t>
      </w:r>
      <w:r>
        <w:t xml:space="preserve">- folder containing the projects final data in both csv and rds formats</w:t>
      </w:r>
      <w:r>
        <w:br/>
      </w:r>
    </w:p>
    <w:p>
      <w:pPr>
        <w:pStyle w:val="Compact"/>
        <w:numPr>
          <w:ilvl w:val="0"/>
          <w:numId w:val="121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97"/>
    <w:bookmarkEnd w:id="598"/>
    <w:bookmarkStart w:id="603"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99">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00">
        <w:r>
          <w:rPr>
            <w:rStyle w:val="Hyperlink"/>
          </w:rPr>
          <w:t xml:space="preserve">UC Davis DataLab workshop on data documentation</w:t>
        </w:r>
      </w:hyperlink>
      <w:r>
        <w:t xml:space="preserve">.</w:t>
      </w:r>
    </w:p>
    <w:bookmarkStart w:id="602" w:name="X659912a983e12070198566d6758f84b7c139c71"/>
    <w:p>
      <w:pPr>
        <w:pStyle w:val="Heading3"/>
      </w:pPr>
      <w:r>
        <w:t xml:space="preserve">16.4.1 Steps for creating an Open Science Framework (OSF) repository:</w:t>
      </w:r>
    </w:p>
    <w:p>
      <w:pPr>
        <w:pStyle w:val="Compact"/>
        <w:numPr>
          <w:ilvl w:val="0"/>
          <w:numId w:val="1212"/>
        </w:numPr>
      </w:pPr>
      <w:r>
        <w:t xml:space="preserve">Create a new OSF project per these instructions: https://help.osf.io/article/252-create-a-project</w:t>
      </w:r>
    </w:p>
    <w:p>
      <w:pPr>
        <w:pStyle w:val="Compact"/>
        <w:numPr>
          <w:ilvl w:val="0"/>
          <w:numId w:val="121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2"/>
        </w:numPr>
      </w:pPr>
      <w:r>
        <w:t xml:space="preserve">Create a notebook component and upload the final .html files (which will not be on github… but see optional item below)</w:t>
      </w:r>
    </w:p>
    <w:p>
      <w:pPr>
        <w:pStyle w:val="Compact"/>
        <w:numPr>
          <w:ilvl w:val="0"/>
          <w:numId w:val="1212"/>
        </w:numPr>
      </w:pPr>
      <w:r>
        <w:t xml:space="preserve">On the OSF landing Wiki, provide some context. Here is a recent example: https://osf.io/954bt/</w:t>
      </w:r>
    </w:p>
    <w:p>
      <w:pPr>
        <w:pStyle w:val="Compact"/>
        <w:numPr>
          <w:ilvl w:val="0"/>
          <w:numId w:val="1212"/>
        </w:numPr>
      </w:pPr>
      <w:r>
        <w:t xml:space="preserve">Create a Digital Object Identifier (DOI) for the repository. A DOI is a unique identifier that provides a persistent link to content, such as a dataset in this case.</w:t>
      </w:r>
      <w:r>
        <w:t xml:space="preserve"> </w:t>
      </w:r>
      <w:hyperlink r:id="rId601">
        <w:r>
          <w:rPr>
            <w:rStyle w:val="Hyperlink"/>
          </w:rPr>
          <w:t xml:space="preserve">Learn more about DOIs</w:t>
        </w:r>
      </w:hyperlink>
    </w:p>
    <w:p>
      <w:pPr>
        <w:pStyle w:val="Compact"/>
        <w:numPr>
          <w:ilvl w:val="0"/>
          <w:numId w:val="1212"/>
        </w:numPr>
      </w:pPr>
      <w:r>
        <w:t xml:space="preserve">Optional: Complete the software checklist and system requirement guide for the analysis to guide others. Include it on the GitHub README for the project: https://github.com/proctor-ucsf/mordor-antibody</w:t>
      </w:r>
    </w:p>
    <w:bookmarkEnd w:id="602"/>
    <w:bookmarkEnd w:id="603"/>
    <w:bookmarkStart w:id="604"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04"/>
    <w:bookmarkStart w:id="605"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05"/>
    <w:bookmarkStart w:id="606"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3"/>
        </w:numPr>
      </w:pPr>
      <w:r>
        <w:t xml:space="preserve">ACTION - https://osf.io/ca3pe/</w:t>
      </w:r>
      <w:r>
        <w:br/>
      </w:r>
    </w:p>
    <w:p>
      <w:pPr>
        <w:pStyle w:val="Compact"/>
        <w:numPr>
          <w:ilvl w:val="0"/>
          <w:numId w:val="1213"/>
        </w:numPr>
      </w:pPr>
      <w:r>
        <w:t xml:space="preserve">NAITRE - https://osf.io/ujeyb/</w:t>
      </w:r>
      <w:r>
        <w:br/>
      </w:r>
    </w:p>
    <w:p>
      <w:pPr>
        <w:pStyle w:val="Compact"/>
        <w:numPr>
          <w:ilvl w:val="0"/>
          <w:numId w:val="121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06"/>
    <w:bookmarkEnd w:id="607"/>
    <w:bookmarkStart w:id="636" w:name="sec-slurm"/>
    <w:p>
      <w:pPr>
        <w:pStyle w:val="Heading1"/>
      </w:pPr>
      <w:r>
        <w:t xml:space="preserve">17. High-performance computing (HPC)</w:t>
      </w:r>
    </w:p>
    <w:p>
      <w:pPr>
        <w:pStyle w:val="FirstParagraph"/>
      </w:pPr>
      <w:r>
        <w:t xml:space="preserve">Adapted by UCD-SeRG team from</w:t>
      </w:r>
      <w:r>
        <w:t xml:space="preserve"> </w:t>
      </w:r>
      <w:hyperlink r:id="rId608">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612" w:name="uc-davis-computing-resources"/>
    <w:p>
      <w:pPr>
        <w:pStyle w:val="Heading2"/>
      </w:pPr>
      <w:r>
        <w:t xml:space="preserve">17.1 UC Davis Computing Resources</w:t>
      </w:r>
    </w:p>
    <w:bookmarkStart w:id="611"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0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4"/>
        </w:numPr>
      </w:pPr>
      <w:r>
        <w:rPr>
          <w:b/>
          <w:bCs/>
        </w:rPr>
        <w:t xml:space="preserve">Shiva</w:t>
      </w:r>
      <w:r>
        <w:t xml:space="preserve"> </w:t>
      </w:r>
      <w:r>
        <w:t xml:space="preserve">(shiva.ucdavis.edu): SLURM-based cluster for computational work</w:t>
      </w:r>
    </w:p>
    <w:p>
      <w:pPr>
        <w:pStyle w:val="Compact"/>
        <w:numPr>
          <w:ilvl w:val="0"/>
          <w:numId w:val="121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1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11"/>
    <w:bookmarkEnd w:id="612"/>
    <w:bookmarkStart w:id="614"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13"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13"/>
    <w:bookmarkEnd w:id="614"/>
    <w:bookmarkStart w:id="615"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0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15"/>
    <w:bookmarkStart w:id="616"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09">
        <w:r>
          <w:rPr>
            <w:rStyle w:val="Hyperlink"/>
          </w:rPr>
          <w:t xml:space="preserve">hpc.ucdavis.edu</w:t>
        </w:r>
      </w:hyperlink>
      <w:r>
        <w:t xml:space="preserve"> </w:t>
      </w:r>
      <w:r>
        <w:t xml:space="preserve">for support information.</w:t>
      </w:r>
    </w:p>
    <w:bookmarkEnd w:id="616"/>
    <w:bookmarkStart w:id="620"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17"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17"/>
    <w:bookmarkStart w:id="618"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18"/>
    <w:bookmarkStart w:id="619"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19"/>
    <w:bookmarkEnd w:id="620"/>
    <w:bookmarkStart w:id="629"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23"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21">
        <w:r>
          <w:rPr>
            <w:rStyle w:val="VerbatimChar"/>
          </w:rPr>
          <w:t xml:space="preserve">tmux</w:t>
        </w:r>
      </w:hyperlink>
      <w:r>
        <w:t xml:space="preserve"> </w:t>
      </w:r>
      <w:r>
        <w:t xml:space="preserve">or</w:t>
      </w:r>
      <w:r>
        <w:t xml:space="preserve"> </w:t>
      </w:r>
      <w:hyperlink r:id="rId62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23"/>
    <w:bookmarkStart w:id="628"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24" name="Picture"/>
                  <a:graphic>
                    <a:graphicData uri="http://schemas.openxmlformats.org/drawingml/2006/picture">
                      <pic:pic>
                        <pic:nvPicPr>
                          <pic:cNvPr descr="/opt/quarto/share/formats/docx/important.png" id="625"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6" name="Picture"/>
                  <a:graphic>
                    <a:graphicData uri="http://schemas.openxmlformats.org/drawingml/2006/picture">
                      <pic:pic>
                        <pic:nvPicPr>
                          <pic:cNvPr descr="/opt/quarto/share/formats/docx/note.png" id="62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09">
              <w:r>
                <w:rPr>
                  <w:rStyle w:val="Hyperlink"/>
                </w:rPr>
                <w:t xml:space="preserve">UC Davis HPC documentation</w:t>
              </w:r>
            </w:hyperlink>
            <w:r>
              <w:t xml:space="preserve"> </w:t>
            </w:r>
            <w:r>
              <w:t xml:space="preserve">or contact HPC support.</w:t>
            </w:r>
          </w:p>
          <w:p/>
        </w:tc>
      </w:tr>
    </w:tbl>
    <w:bookmarkEnd w:id="628"/>
    <w:bookmarkEnd w:id="629"/>
    <w:bookmarkStart w:id="634" w:name="storage-group-storage-access"/>
    <w:p>
      <w:pPr>
        <w:pStyle w:val="Heading2"/>
      </w:pPr>
      <w:r>
        <w:t xml:space="preserve">17.7 Storage &amp; group storage access</w:t>
      </w:r>
    </w:p>
    <w:bookmarkStart w:id="630"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09">
        <w:r>
          <w:rPr>
            <w:rStyle w:val="Hyperlink"/>
          </w:rPr>
          <w:t xml:space="preserve">UC Davis HPC documentation</w:t>
        </w:r>
      </w:hyperlink>
      <w:r>
        <w:t xml:space="preserve"> </w:t>
      </w:r>
      <w:r>
        <w:t xml:space="preserve">for specific storage options and quotas.</w:t>
      </w:r>
    </w:p>
    <w:bookmarkEnd w:id="630"/>
    <w:bookmarkStart w:id="631"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31"/>
    <w:bookmarkStart w:id="633"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63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633"/>
    <w:bookmarkEnd w:id="634"/>
    <w:bookmarkStart w:id="635"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15"/>
        </w:numPr>
      </w:pPr>
      <w:r>
        <w:rPr>
          <w:rStyle w:val="VerbatimChar"/>
        </w:rPr>
        <w:t xml:space="preserve">job-name=run_inc</w:t>
      </w:r>
      <w:r>
        <w:t xml:space="preserve">: Job name that will show up in the SLURM system</w:t>
      </w:r>
    </w:p>
    <w:p>
      <w:pPr>
        <w:pStyle w:val="Compact"/>
        <w:numPr>
          <w:ilvl w:val="0"/>
          <w:numId w:val="1215"/>
        </w:numPr>
      </w:pPr>
      <w:r>
        <w:rPr>
          <w:rStyle w:val="VerbatimChar"/>
        </w:rPr>
        <w:t xml:space="preserve">begin=now</w:t>
      </w:r>
      <w:r>
        <w:t xml:space="preserve">: Requests to start the job as soon as the requested resources are available</w:t>
      </w:r>
    </w:p>
    <w:p>
      <w:pPr>
        <w:pStyle w:val="Compact"/>
        <w:numPr>
          <w:ilvl w:val="0"/>
          <w:numId w:val="1215"/>
        </w:numPr>
      </w:pPr>
      <w:r>
        <w:rPr>
          <w:rStyle w:val="VerbatimChar"/>
        </w:rPr>
        <w:t xml:space="preserve">dependency=singleton</w:t>
      </w:r>
      <w:r>
        <w:t xml:space="preserve">: Jobs can begin after all previously launched jobs with the same name and user have ended.</w:t>
      </w:r>
    </w:p>
    <w:p>
      <w:pPr>
        <w:pStyle w:val="Compact"/>
        <w:numPr>
          <w:ilvl w:val="0"/>
          <w:numId w:val="1215"/>
        </w:numPr>
      </w:pPr>
      <w:r>
        <w:rPr>
          <w:rStyle w:val="VerbatimChar"/>
        </w:rPr>
        <w:t xml:space="preserve">mail-type=ALL</w:t>
      </w:r>
      <w:r>
        <w:t xml:space="preserve">: Receive all types of email notification (e.g., when job starts, fails, ends)</w:t>
      </w:r>
    </w:p>
    <w:p>
      <w:pPr>
        <w:pStyle w:val="Compact"/>
        <w:numPr>
          <w:ilvl w:val="0"/>
          <w:numId w:val="1215"/>
        </w:numPr>
      </w:pPr>
      <w:r>
        <w:rPr>
          <w:rStyle w:val="VerbatimChar"/>
        </w:rPr>
        <w:t xml:space="preserve">cpus-per-task=16</w:t>
      </w:r>
      <w:r>
        <w:t xml:space="preserve">: Request 16 processors per task. The default is one processor per task.</w:t>
      </w:r>
    </w:p>
    <w:p>
      <w:pPr>
        <w:pStyle w:val="Compact"/>
        <w:numPr>
          <w:ilvl w:val="0"/>
          <w:numId w:val="1215"/>
        </w:numPr>
      </w:pPr>
      <w:r>
        <w:rPr>
          <w:rStyle w:val="VerbatimChar"/>
        </w:rPr>
        <w:t xml:space="preserve">mem=64G</w:t>
      </w:r>
      <w:r>
        <w:t xml:space="preserve">: Request 64 GB memory per node.</w:t>
      </w:r>
    </w:p>
    <w:p>
      <w:pPr>
        <w:pStyle w:val="Compact"/>
        <w:numPr>
          <w:ilvl w:val="0"/>
          <w:numId w:val="121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35"/>
    <w:bookmarkEnd w:id="636"/>
    <w:bookmarkStart w:id="831" w:name="working-with-ai"/>
    <w:p>
      <w:pPr>
        <w:pStyle w:val="Heading1"/>
      </w:pPr>
      <w:r>
        <w:t xml:space="preserve">18. Working with AI</w:t>
      </w:r>
    </w:p>
    <w:p>
      <w:pPr>
        <w:pStyle w:val="FirstParagraph"/>
      </w:pPr>
      <w:hyperlink r:id="rId63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38" name="Picture"/>
                  <a:graphic>
                    <a:graphicData uri="http://schemas.openxmlformats.org/drawingml/2006/picture">
                      <pic:pic>
                        <pic:nvPicPr>
                          <pic:cNvPr descr="/opt/quarto/share/formats/docx/warning.png" id="639"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4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6"/>
        </w:numPr>
      </w:pPr>
      <w:r>
        <w:t xml:space="preserve">Carefully review the code to ensure you understand what it does</w:t>
      </w:r>
    </w:p>
    <w:p>
      <w:pPr>
        <w:pStyle w:val="Compact"/>
        <w:numPr>
          <w:ilvl w:val="0"/>
          <w:numId w:val="1217"/>
        </w:numPr>
      </w:pPr>
      <w:r>
        <w:t xml:space="preserve">Test the code thoroughly to verify it works as expected</w:t>
      </w:r>
    </w:p>
    <w:p>
      <w:pPr>
        <w:pStyle w:val="Compact"/>
        <w:numPr>
          <w:ilvl w:val="0"/>
          <w:numId w:val="1218"/>
        </w:numPr>
      </w:pPr>
      <w:r>
        <w:t xml:space="preserve">Verify that the logic is appropriate for your specific use case</w:t>
      </w:r>
    </w:p>
    <w:p>
      <w:pPr>
        <w:pStyle w:val="Compact"/>
        <w:numPr>
          <w:ilvl w:val="0"/>
          <w:numId w:val="1219"/>
        </w:numPr>
      </w:pPr>
      <w:r>
        <w:t xml:space="preserve">Check that the code follows our lab’s coding standards and best practices</w:t>
      </w:r>
    </w:p>
    <w:p>
      <w:pPr>
        <w:pStyle w:val="Compact"/>
        <w:numPr>
          <w:ilvl w:val="0"/>
          <w:numId w:val="122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40" name="Picture"/>
                  <a:graphic>
                    <a:graphicData uri="http://schemas.openxmlformats.org/drawingml/2006/picture">
                      <pic:pic>
                        <pic:nvPicPr>
                          <pic:cNvPr descr="/opt/quarto/share/formats/docx/warning.png" id="641"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42"/>
    <w:bookmarkStart w:id="64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1"/>
        </w:numPr>
      </w:pPr>
      <w:r>
        <w:t xml:space="preserve">In code comments, note when AI tools were used to generate or significantly modify code</w:t>
      </w:r>
    </w:p>
    <w:p>
      <w:pPr>
        <w:pStyle w:val="Compact"/>
        <w:numPr>
          <w:ilvl w:val="0"/>
          <w:numId w:val="1221"/>
        </w:numPr>
      </w:pPr>
      <w:r>
        <w:t xml:space="preserve">In commit messages, mention if AI tools assisted with the changes</w:t>
      </w:r>
    </w:p>
    <w:p>
      <w:pPr>
        <w:pStyle w:val="Compact"/>
        <w:numPr>
          <w:ilvl w:val="0"/>
          <w:numId w:val="1221"/>
        </w:numPr>
      </w:pPr>
      <w:r>
        <w:t xml:space="preserve">In manuscripts and reports, acknowledge AI tool usage in the methods or acknowledgments section</w:t>
      </w:r>
    </w:p>
    <w:p>
      <w:pPr>
        <w:pStyle w:val="Compact"/>
        <w:numPr>
          <w:ilvl w:val="0"/>
          <w:numId w:val="12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43"/>
    <w:bookmarkStart w:id="64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2"/>
        </w:numPr>
      </w:pPr>
      <w:r>
        <w:t xml:space="preserve">Ask the AI tool to identify and properly cite sources when it borrows or adapts content</w:t>
      </w:r>
    </w:p>
    <w:p>
      <w:pPr>
        <w:pStyle w:val="Compact"/>
        <w:numPr>
          <w:ilvl w:val="0"/>
          <w:numId w:val="1222"/>
        </w:numPr>
      </w:pPr>
      <w:r>
        <w:t xml:space="preserve">Verify that any content the AI generates includes appropriate citations</w:t>
      </w:r>
    </w:p>
    <w:p>
      <w:pPr>
        <w:pStyle w:val="Compact"/>
        <w:numPr>
          <w:ilvl w:val="0"/>
          <w:numId w:val="1222"/>
        </w:numPr>
      </w:pPr>
      <w:r>
        <w:t xml:space="preserve">Add citations yourself if the AI fails to do so</w:t>
      </w:r>
    </w:p>
    <w:p>
      <w:pPr>
        <w:pStyle w:val="Compact"/>
        <w:numPr>
          <w:ilvl w:val="0"/>
          <w:numId w:val="12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44"/>
    <w:bookmarkStart w:id="65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4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3"/>
        </w:numPr>
      </w:pPr>
      <w:r>
        <w:rPr>
          <w:b/>
          <w:bCs/>
        </w:rPr>
        <w:t xml:space="preserve">Audit trail</w:t>
      </w:r>
      <w:r>
        <w:t xml:space="preserve">: The full conversation history shows your instructions and the AI’s responses</w:t>
      </w:r>
    </w:p>
    <w:p>
      <w:pPr>
        <w:pStyle w:val="Compact"/>
        <w:numPr>
          <w:ilvl w:val="0"/>
          <w:numId w:val="1223"/>
        </w:numPr>
      </w:pPr>
      <w:r>
        <w:rPr>
          <w:b/>
          <w:bCs/>
        </w:rPr>
        <w:t xml:space="preserve">Intellectual ownership</w:t>
      </w:r>
      <w:r>
        <w:t xml:space="preserve">: Your prompts and guidance demonstrate that the core ideas are yours</w:t>
      </w:r>
    </w:p>
    <w:p>
      <w:pPr>
        <w:pStyle w:val="Compact"/>
        <w:numPr>
          <w:ilvl w:val="0"/>
          <w:numId w:val="122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45"/>
    <w:bookmarkStart w:id="64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4"/>
        </w:numPr>
      </w:pPr>
      <w:r>
        <w:t xml:space="preserve">State your research question, hypothesis, or argument clearly</w:t>
      </w:r>
    </w:p>
    <w:p>
      <w:pPr>
        <w:pStyle w:val="Compact"/>
        <w:numPr>
          <w:ilvl w:val="0"/>
          <w:numId w:val="1224"/>
        </w:numPr>
      </w:pPr>
      <w:r>
        <w:t xml:space="preserve">Outline the structure and key points you want to make</w:t>
      </w:r>
    </w:p>
    <w:p>
      <w:pPr>
        <w:pStyle w:val="Compact"/>
        <w:numPr>
          <w:ilvl w:val="0"/>
          <w:numId w:val="1224"/>
        </w:numPr>
      </w:pPr>
      <w:r>
        <w:t xml:space="preserve">Specify the evidence or data you want to include</w:t>
      </w:r>
    </w:p>
    <w:p>
      <w:pPr>
        <w:pStyle w:val="Compact"/>
        <w:numPr>
          <w:ilvl w:val="0"/>
          <w:numId w:val="1224"/>
        </w:numPr>
      </w:pPr>
      <w:r>
        <w:t xml:space="preserve">Describe the logic connecting your points</w:t>
      </w:r>
    </w:p>
    <w:p>
      <w:pPr>
        <w:pStyle w:val="Compact"/>
        <w:numPr>
          <w:ilvl w:val="0"/>
          <w:numId w:val="122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46"/>
    <w:bookmarkStart w:id="64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5"/>
        </w:numPr>
      </w:pPr>
      <w:r>
        <w:t xml:space="preserve">Explicitly ask the AI to cite sources for any borrowed or adapted content</w:t>
      </w:r>
    </w:p>
    <w:p>
      <w:pPr>
        <w:pStyle w:val="Compact"/>
        <w:numPr>
          <w:ilvl w:val="0"/>
          <w:numId w:val="1225"/>
        </w:numPr>
      </w:pPr>
      <w:r>
        <w:t xml:space="preserve">Request that the AI indicate when it is drawing from specific works</w:t>
      </w:r>
    </w:p>
    <w:p>
      <w:pPr>
        <w:pStyle w:val="Compact"/>
        <w:numPr>
          <w:ilvl w:val="0"/>
          <w:numId w:val="1225"/>
        </w:numPr>
      </w:pPr>
      <w:r>
        <w:t xml:space="preserve">Verify that generated text includes proper citations</w:t>
      </w:r>
    </w:p>
    <w:p>
      <w:pPr>
        <w:pStyle w:val="Compact"/>
        <w:numPr>
          <w:ilvl w:val="0"/>
          <w:numId w:val="1225"/>
        </w:numPr>
      </w:pPr>
      <w:r>
        <w:t xml:space="preserve">Add citations yourself if the AI fails to provide them</w:t>
      </w:r>
    </w:p>
    <w:p>
      <w:pPr>
        <w:pStyle w:val="Compact"/>
        <w:numPr>
          <w:ilvl w:val="0"/>
          <w:numId w:val="122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47"/>
    <w:bookmarkStart w:id="65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48">
        <w:r>
          <w:rPr>
            <w:rStyle w:val="Hyperlink"/>
          </w:rPr>
          <w:t xml:space="preserve">Issue #112</w:t>
        </w:r>
      </w:hyperlink>
      <w:r>
        <w:t xml:space="preserve"> </w:t>
      </w:r>
      <w:r>
        <w:t xml:space="preserve">and</w:t>
      </w:r>
      <w:r>
        <w:t xml:space="preserve"> </w:t>
      </w:r>
      <w:hyperlink r:id="rId64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6"/>
        </w:numPr>
      </w:pPr>
      <w:r>
        <w:rPr>
          <w:b/>
          <w:bCs/>
        </w:rPr>
        <w:t xml:space="preserve">Detailed instructions</w:t>
      </w:r>
      <w:r>
        <w:t xml:space="preserve">: The guidance specified what content should be created and how it should be structured</w:t>
      </w:r>
    </w:p>
    <w:p>
      <w:pPr>
        <w:pStyle w:val="Compact"/>
        <w:numPr>
          <w:ilvl w:val="0"/>
          <w:numId w:val="1226"/>
        </w:numPr>
      </w:pPr>
      <w:r>
        <w:rPr>
          <w:b/>
          <w:bCs/>
        </w:rPr>
        <w:t xml:space="preserve">Transparent record</w:t>
      </w:r>
      <w:r>
        <w:t xml:space="preserve">: The development history shows what was human-directed versus AI-generated</w:t>
      </w:r>
    </w:p>
    <w:p>
      <w:pPr>
        <w:pStyle w:val="Compact"/>
        <w:numPr>
          <w:ilvl w:val="0"/>
          <w:numId w:val="122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50"/>
    <w:bookmarkStart w:id="65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7"/>
        </w:numPr>
      </w:pPr>
      <w:r>
        <w:rPr>
          <w:b/>
          <w:bCs/>
        </w:rPr>
        <w:t xml:space="preserve">Maintain responsibility</w:t>
      </w:r>
      <w:r>
        <w:t xml:space="preserve">: You are accountable for all content, including AI-generated text</w:t>
      </w:r>
    </w:p>
    <w:p>
      <w:pPr>
        <w:pStyle w:val="Compact"/>
        <w:numPr>
          <w:ilvl w:val="0"/>
          <w:numId w:val="1227"/>
        </w:numPr>
      </w:pPr>
      <w:r>
        <w:rPr>
          <w:b/>
          <w:bCs/>
        </w:rPr>
        <w:t xml:space="preserve">Verify accuracy</w:t>
      </w:r>
      <w:r>
        <w:t xml:space="preserve">: Always fact-check AI-generated claims and citations</w:t>
      </w:r>
    </w:p>
    <w:p>
      <w:pPr>
        <w:pStyle w:val="Compact"/>
        <w:numPr>
          <w:ilvl w:val="0"/>
          <w:numId w:val="1227"/>
        </w:numPr>
      </w:pPr>
      <w:r>
        <w:rPr>
          <w:b/>
          <w:bCs/>
        </w:rPr>
        <w:t xml:space="preserve">Preserve your voice</w:t>
      </w:r>
      <w:r>
        <w:t xml:space="preserve">: Ensure the writing reflects your thinking and style, not just AI’s patterns</w:t>
      </w:r>
    </w:p>
    <w:p>
      <w:pPr>
        <w:pStyle w:val="Compact"/>
        <w:numPr>
          <w:ilvl w:val="0"/>
          <w:numId w:val="122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51"/>
    <w:bookmarkEnd w:id="652"/>
    <w:bookmarkStart w:id="823" w:name="coding-agents"/>
    <w:p>
      <w:pPr>
        <w:pStyle w:val="Heading2"/>
      </w:pPr>
      <w:r>
        <w:t xml:space="preserve">18.5 Coding Agents</w:t>
      </w:r>
    </w:p>
    <w:p>
      <w:pPr>
        <w:pStyle w:val="FirstParagraph"/>
      </w:pPr>
      <w:r>
        <w:t xml:space="preserve">We recommend working with</w:t>
      </w:r>
      <w:r>
        <w:t xml:space="preserve"> </w:t>
      </w:r>
      <w:hyperlink r:id="rId653">
        <w:r>
          <w:rPr>
            <w:rStyle w:val="Hyperlink"/>
            <w:b/>
            <w:bCs/>
          </w:rPr>
          <w:t xml:space="preserve">AI coding agents</w:t>
        </w:r>
      </w:hyperlink>
      <w:r>
        <w:t xml:space="preserve"> </w:t>
      </w:r>
      <w:r>
        <w:t xml:space="preserve">to</w:t>
      </w:r>
      <w:r>
        <w:t xml:space="preserve"> </w:t>
      </w:r>
      <w:hyperlink r:id="rId637">
        <w:r>
          <w:rPr>
            <w:rStyle w:val="Hyperlink"/>
          </w:rPr>
          <w:t xml:space="preserve">help you code</w:t>
        </w:r>
      </w:hyperlink>
      <w:r>
        <w:t xml:space="preserve">.</w:t>
      </w:r>
    </w:p>
    <w:bookmarkStart w:id="655" w:name="what-are-ai-coding-agents"/>
    <w:p>
      <w:pPr>
        <w:pStyle w:val="Heading3"/>
      </w:pPr>
      <w:r>
        <w:t xml:space="preserve">18.5.1 What are AI coding agents?</w:t>
      </w:r>
    </w:p>
    <w:p>
      <w:pPr>
        <w:pStyle w:val="FirstParagraph"/>
      </w:pPr>
      <w:r>
        <w:t xml:space="preserve">AI coding agents are</w:t>
      </w:r>
      <w:r>
        <w:t xml:space="preserve"> </w:t>
      </w:r>
      <w:hyperlink r:id="rId65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9"/>
        </w:numPr>
      </w:pPr>
      <w:r>
        <w:t xml:space="preserve">Reviewing the agent’s work</w:t>
      </w:r>
    </w:p>
    <w:p>
      <w:pPr>
        <w:pStyle w:val="Compact"/>
        <w:numPr>
          <w:ilvl w:val="0"/>
          <w:numId w:val="1229"/>
        </w:numPr>
      </w:pPr>
      <w:r>
        <w:t xml:space="preserve">Ensuring the solution meets requirements</w:t>
      </w:r>
    </w:p>
    <w:p>
      <w:pPr>
        <w:pStyle w:val="Compact"/>
        <w:numPr>
          <w:ilvl w:val="0"/>
          <w:numId w:val="1229"/>
        </w:numPr>
      </w:pPr>
      <w:r>
        <w:t xml:space="preserve">Verifying code quality and security</w:t>
      </w:r>
    </w:p>
    <w:p>
      <w:pPr>
        <w:pStyle w:val="Compact"/>
        <w:numPr>
          <w:ilvl w:val="0"/>
          <w:numId w:val="1229"/>
        </w:numPr>
      </w:pPr>
      <w:r>
        <w:t xml:space="preserve">Making the final decision to merge changes</w:t>
      </w:r>
    </w:p>
    <w:bookmarkEnd w:id="655"/>
    <w:bookmarkStart w:id="663"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5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5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58"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58"/>
    <w:bookmarkStart w:id="659"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59"/>
    <w:bookmarkStart w:id="660"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60"/>
    <w:bookmarkStart w:id="662"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61">
        <w:r>
          <w:rPr>
            <w:rStyle w:val="Hyperlink"/>
          </w:rPr>
          <w:t xml:space="preserve">“I Thought I Was in an AI Apocalypse. Then I Started Looking Closer.”</w:t>
        </w:r>
      </w:hyperlink>
    </w:p>
    <w:bookmarkEnd w:id="662"/>
    <w:bookmarkEnd w:id="663"/>
    <w:bookmarkStart w:id="680"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78"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6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6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7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66" name="Picture"/>
                        <a:graphic>
                          <a:graphicData uri="http://schemas.openxmlformats.org/drawingml/2006/picture">
                            <pic:pic>
                              <pic:nvPicPr>
                                <pic:cNvPr descr="assets/images/The-Matrix-Neo-Flying.png" id="667" name="Picture"/>
                                <pic:cNvPicPr>
                                  <a:picLocks noChangeArrowheads="1" noChangeAspect="1"/>
                                </pic:cNvPicPr>
                              </pic:nvPicPr>
                              <pic:blipFill>
                                <a:blip r:embed="rId66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69" name="Picture"/>
                        <a:graphic>
                          <a:graphicData uri="http://schemas.openxmlformats.org/drawingml/2006/picture">
                            <pic:pic>
                              <pic:nvPicPr>
                                <pic:cNvPr descr="assets/images/agent-smith-no-its-not-fair.jpg" id="670" name="Picture"/>
                                <pic:cNvPicPr>
                                  <a:picLocks noChangeArrowheads="1" noChangeAspect="1"/>
                                </pic:cNvPicPr>
                              </pic:nvPicPr>
                              <pic:blipFill>
                                <a:blip r:embed="rId66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72" name="Picture"/>
                        <a:graphic>
                          <a:graphicData uri="http://schemas.openxmlformats.org/drawingml/2006/picture">
                            <pic:pic>
                              <pic:nvPicPr>
                                <pic:cNvPr descr="assets/images/sad-keanu.png" id="673" name="Picture"/>
                                <pic:cNvPicPr>
                                  <a:picLocks noChangeArrowheads="1" noChangeAspect="1"/>
                                </pic:cNvPicPr>
                              </pic:nvPicPr>
                              <pic:blipFill>
                                <a:blip r:embed="rId67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75" name="Picture"/>
                        <a:graphic>
                          <a:graphicData uri="http://schemas.openxmlformats.org/drawingml/2006/picture">
                            <pic:pic>
                              <pic:nvPicPr>
                                <pic:cNvPr descr="assets/images/grinning-smith.png" id="676" name="Picture"/>
                                <pic:cNvPicPr>
                                  <a:picLocks noChangeArrowheads="1" noChangeAspect="1"/>
                                </pic:cNvPicPr>
                              </pic:nvPicPr>
                              <pic:blipFill>
                                <a:blip r:embed="rId67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7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2"/>
        </w:numPr>
      </w:pPr>
      <w:r>
        <w:t xml:space="preserve">Supervise and validate AI-generated code</w:t>
      </w:r>
    </w:p>
    <w:p>
      <w:pPr>
        <w:pStyle w:val="Compact"/>
        <w:numPr>
          <w:ilvl w:val="0"/>
          <w:numId w:val="1232"/>
        </w:numPr>
      </w:pPr>
      <w:r>
        <w:t xml:space="preserve">Handle edge cases that agents struggle with</w:t>
      </w:r>
    </w:p>
    <w:p>
      <w:pPr>
        <w:pStyle w:val="Compact"/>
        <w:numPr>
          <w:ilvl w:val="0"/>
          <w:numId w:val="1232"/>
        </w:numPr>
      </w:pPr>
      <w:r>
        <w:t xml:space="preserve">Make creative decisions about architecture and design</w:t>
      </w:r>
    </w:p>
    <w:p>
      <w:pPr>
        <w:pStyle w:val="Compact"/>
        <w:numPr>
          <w:ilvl w:val="0"/>
          <w:numId w:val="1232"/>
        </w:numPr>
      </w:pPr>
      <w:r>
        <w:t xml:space="preserve">Understand when agent suggestions are incorrect or suboptimal</w:t>
      </w:r>
    </w:p>
    <w:bookmarkEnd w:id="678"/>
    <w:bookmarkStart w:id="679"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79"/>
    <w:bookmarkEnd w:id="680"/>
    <w:bookmarkStart w:id="694"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81"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4"/>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4"/>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4"/>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4"/>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81"/>
    <w:bookmarkStart w:id="682"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35"/>
        </w:numPr>
      </w:pPr>
      <w:r>
        <w:rPr>
          <w:b/>
          <w:bCs/>
        </w:rPr>
        <w:t xml:space="preserve">On GitHub.com</w:t>
      </w:r>
      <w:r>
        <w:t xml:space="preserve">:</w:t>
      </w:r>
      <w:r>
        <w:t xml:space="preserve"> </w:t>
      </w:r>
      <w:r>
        <w:t xml:space="preserve">Navigate to an issue and assign it to Copilot in the assignees section</w:t>
      </w:r>
    </w:p>
    <w:p>
      <w:pPr>
        <w:numPr>
          <w:ilvl w:val="0"/>
          <w:numId w:val="123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35"/>
        </w:numPr>
      </w:pPr>
      <w:r>
        <w:rPr>
          <w:b/>
          <w:bCs/>
        </w:rPr>
        <w:t xml:space="preserve">From Copilot Chat</w:t>
      </w:r>
      <w:r>
        <w:t xml:space="preserve">:</w:t>
      </w:r>
      <w:r>
        <w:t xml:space="preserve"> </w:t>
      </w:r>
      <w:r>
        <w:t xml:space="preserve">Delegate tasks to Copilot directly from the chat interface in supported editors</w:t>
      </w:r>
    </w:p>
    <w:bookmarkEnd w:id="682"/>
    <w:bookmarkStart w:id="683"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3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36"/>
        </w:numPr>
      </w:pPr>
      <w:r>
        <w:rPr>
          <w:b/>
          <w:bCs/>
        </w:rPr>
        <w:t xml:space="preserve">Planning</w:t>
      </w:r>
      <w:r>
        <w:t xml:space="preserve">:</w:t>
      </w:r>
      <w:r>
        <w:t xml:space="preserve"> </w:t>
      </w:r>
      <w:r>
        <w:t xml:space="preserve">Determines what changes are needed and creates a work plan</w:t>
      </w:r>
    </w:p>
    <w:p>
      <w:pPr>
        <w:numPr>
          <w:ilvl w:val="0"/>
          <w:numId w:val="123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3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3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83"/>
    <w:bookmarkStart w:id="686"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37"/>
        </w:numPr>
      </w:pPr>
      <w:r>
        <w:rPr>
          <w:b/>
          <w:bCs/>
        </w:rPr>
        <w:t xml:space="preserve">Issue created</w:t>
      </w:r>
      <w:r>
        <w:t xml:space="preserve">:</w:t>
      </w:r>
      <w:r>
        <w:t xml:space="preserve"> </w:t>
      </w:r>
      <w:hyperlink r:id="rId68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7"/>
        </w:numPr>
      </w:pPr>
      <w:r>
        <w:rPr>
          <w:b/>
          <w:bCs/>
        </w:rPr>
        <w:t xml:space="preserve">Agent assigned</w:t>
      </w:r>
      <w:r>
        <w:t xml:space="preserve">: The issue was assigned to</w:t>
      </w:r>
      <w:r>
        <w:t xml:space="preserve"> </w:t>
      </w:r>
      <w:r>
        <w:rPr>
          <w:rStyle w:val="VerbatimChar"/>
        </w:rPr>
        <w:t xml:space="preserve">@copilot</w:t>
      </w:r>
    </w:p>
    <w:p>
      <w:pPr>
        <w:numPr>
          <w:ilvl w:val="0"/>
          <w:numId w:val="123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7"/>
        </w:numPr>
      </w:pPr>
      <w:r>
        <w:rPr>
          <w:b/>
          <w:bCs/>
        </w:rPr>
        <w:t xml:space="preserve">Pull request</w:t>
      </w:r>
      <w:r>
        <w:t xml:space="preserve">:</w:t>
      </w:r>
      <w:r>
        <w:t xml:space="preserve"> </w:t>
      </w:r>
      <w:hyperlink r:id="rId68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86"/>
    <w:bookmarkStart w:id="687"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9"/>
        </w:numPr>
      </w:pPr>
      <w:r>
        <w:t xml:space="preserve">Need to be manually resolved</w:t>
      </w:r>
    </w:p>
    <w:p>
      <w:pPr>
        <w:pStyle w:val="Compact"/>
        <w:numPr>
          <w:ilvl w:val="0"/>
          <w:numId w:val="1239"/>
        </w:numPr>
      </w:pPr>
      <w:r>
        <w:t xml:space="preserve">May confuse both human and AI collaborators</w:t>
      </w:r>
    </w:p>
    <w:p>
      <w:pPr>
        <w:pStyle w:val="Compact"/>
        <w:numPr>
          <w:ilvl w:val="0"/>
          <w:numId w:val="123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87"/>
    <w:bookmarkStart w:id="688"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0"/>
        </w:numPr>
      </w:pPr>
      <w:r>
        <w:t xml:space="preserve">Use Copilot Chat in your editor to describe the changes you want</w:t>
      </w:r>
    </w:p>
    <w:p>
      <w:pPr>
        <w:pStyle w:val="Compact"/>
        <w:numPr>
          <w:ilvl w:val="0"/>
          <w:numId w:val="1240"/>
        </w:numPr>
      </w:pPr>
      <w:r>
        <w:t xml:space="preserve">The agent will analyze your request and create a pull request</w:t>
      </w:r>
    </w:p>
    <w:p>
      <w:pPr>
        <w:pStyle w:val="Compact"/>
        <w:numPr>
          <w:ilvl w:val="0"/>
          <w:numId w:val="1240"/>
        </w:numPr>
      </w:pPr>
      <w:r>
        <w:t xml:space="preserve">This is useful for quick fixes or well-defined tasks</w:t>
      </w:r>
    </w:p>
    <w:bookmarkEnd w:id="688"/>
    <w:bookmarkStart w:id="689" w:name="important-safeguards"/>
    <w:p>
      <w:pPr>
        <w:pStyle w:val="Heading4"/>
      </w:pPr>
      <w:r>
        <w:t xml:space="preserve">18.5.4.7 Important Safeguards</w:t>
      </w:r>
    </w:p>
    <w:p>
      <w:pPr>
        <w:pStyle w:val="Compact"/>
        <w:numPr>
          <w:ilvl w:val="0"/>
          <w:numId w:val="1241"/>
        </w:numPr>
      </w:pPr>
      <w:r>
        <w:rPr>
          <w:b/>
          <w:bCs/>
        </w:rPr>
        <w:t xml:space="preserve">Human approval required</w:t>
      </w:r>
      <w:r>
        <w:t xml:space="preserve">:</w:t>
      </w:r>
      <w:r>
        <w:t xml:space="preserve"> </w:t>
      </w:r>
      <w:r>
        <w:t xml:space="preserve">Coding agents cannot merge their own changes</w:t>
      </w:r>
    </w:p>
    <w:p>
      <w:pPr>
        <w:pStyle w:val="Compact"/>
        <w:numPr>
          <w:ilvl w:val="0"/>
          <w:numId w:val="124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1"/>
        </w:numPr>
      </w:pPr>
      <w:r>
        <w:rPr>
          <w:b/>
          <w:bCs/>
        </w:rPr>
        <w:t xml:space="preserve">Full transparency</w:t>
      </w:r>
      <w:r>
        <w:t xml:space="preserve">:</w:t>
      </w:r>
      <w:r>
        <w:t xml:space="preserve"> </w:t>
      </w:r>
      <w:r>
        <w:t xml:space="preserve">All agent actions are logged and visible in the PR</w:t>
      </w:r>
    </w:p>
    <w:bookmarkEnd w:id="689"/>
    <w:bookmarkStart w:id="693"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3"/>
        </w:numPr>
      </w:pPr>
      <w:hyperlink r:id="rId690">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3"/>
        </w:numPr>
      </w:pPr>
      <w:hyperlink r:id="rId691">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92">
        <w:r>
          <w:rPr>
            <w:rStyle w:val="Hyperlink"/>
          </w:rPr>
          <w:t xml:space="preserve">GitHub Copilot coding agent documentation</w:t>
        </w:r>
      </w:hyperlink>
      <w:r>
        <w:t xml:space="preserve">.</w:t>
      </w:r>
    </w:p>
    <w:bookmarkEnd w:id="693"/>
    <w:bookmarkEnd w:id="694"/>
    <w:bookmarkStart w:id="697"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95"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4"/>
        </w:numPr>
      </w:pPr>
      <w:r>
        <w:t xml:space="preserve">“tidy up [file, function, module, whole project]”</w:t>
      </w:r>
    </w:p>
    <w:p>
      <w:pPr>
        <w:pStyle w:val="Compact"/>
        <w:numPr>
          <w:ilvl w:val="0"/>
          <w:numId w:val="1244"/>
        </w:numPr>
      </w:pPr>
      <w:r>
        <w:t xml:space="preserve">Useful for improving code organization, consistency, and readability</w:t>
      </w:r>
    </w:p>
    <w:p>
      <w:pPr>
        <w:pStyle w:val="Compact"/>
        <w:numPr>
          <w:ilvl w:val="0"/>
          <w:numId w:val="124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45"/>
        </w:numPr>
      </w:pPr>
      <w:r>
        <w:t xml:space="preserve">“address failing workflows”</w:t>
      </w:r>
    </w:p>
    <w:p>
      <w:pPr>
        <w:pStyle w:val="Compact"/>
        <w:numPr>
          <w:ilvl w:val="0"/>
          <w:numId w:val="1245"/>
        </w:numPr>
      </w:pPr>
      <w:r>
        <w:t xml:space="preserve">Helps fix continuous integration (CI) failures, build errors, or test failures</w:t>
      </w:r>
    </w:p>
    <w:p>
      <w:pPr>
        <w:pStyle w:val="Compact"/>
        <w:numPr>
          <w:ilvl w:val="0"/>
          <w:numId w:val="124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46"/>
        </w:numPr>
      </w:pPr>
      <w:r>
        <w:t xml:space="preserve">“decompose [function, quarto-file, etc]”</w:t>
      </w:r>
    </w:p>
    <w:p>
      <w:pPr>
        <w:pStyle w:val="Compact"/>
        <w:numPr>
          <w:ilvl w:val="0"/>
          <w:numId w:val="1246"/>
        </w:numPr>
      </w:pPr>
      <w:r>
        <w:t xml:space="preserve">Breaks down large or complex code into smaller, more manageable pieces</w:t>
      </w:r>
    </w:p>
    <w:p>
      <w:pPr>
        <w:pStyle w:val="Compact"/>
        <w:numPr>
          <w:ilvl w:val="0"/>
          <w:numId w:val="124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7"/>
        </w:numPr>
      </w:pPr>
      <w:r>
        <w:t xml:space="preserve">“update [links, content, etc]”</w:t>
      </w:r>
    </w:p>
    <w:p>
      <w:pPr>
        <w:pStyle w:val="Compact"/>
        <w:numPr>
          <w:ilvl w:val="0"/>
          <w:numId w:val="1247"/>
        </w:numPr>
      </w:pPr>
      <w:r>
        <w:t xml:space="preserve">Refreshes outdated information, fixes broken links, or modernizes code</w:t>
      </w:r>
    </w:p>
    <w:p>
      <w:pPr>
        <w:pStyle w:val="Compact"/>
        <w:numPr>
          <w:ilvl w:val="0"/>
          <w:numId w:val="124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8"/>
        </w:numPr>
      </w:pPr>
      <w:r>
        <w:t xml:space="preserve">“expand [a section in a document]”</w:t>
      </w:r>
    </w:p>
    <w:p>
      <w:pPr>
        <w:pStyle w:val="Compact"/>
        <w:numPr>
          <w:ilvl w:val="0"/>
          <w:numId w:val="1248"/>
        </w:numPr>
      </w:pPr>
      <w:r>
        <w:t xml:space="preserve">Adds more detail, examples, or explanation to existing content</w:t>
      </w:r>
    </w:p>
    <w:p>
      <w:pPr>
        <w:pStyle w:val="Compact"/>
        <w:numPr>
          <w:ilvl w:val="0"/>
          <w:numId w:val="124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9"/>
        </w:numPr>
      </w:pPr>
      <w:r>
        <w:t xml:space="preserve">“condense [a section in a document]”</w:t>
      </w:r>
    </w:p>
    <w:p>
      <w:pPr>
        <w:pStyle w:val="Compact"/>
        <w:numPr>
          <w:ilvl w:val="0"/>
          <w:numId w:val="1249"/>
        </w:numPr>
      </w:pPr>
      <w:r>
        <w:t xml:space="preserve">Reduces verbosity while preserving essential information</w:t>
      </w:r>
    </w:p>
    <w:p>
      <w:pPr>
        <w:pStyle w:val="Compact"/>
        <w:numPr>
          <w:ilvl w:val="0"/>
          <w:numId w:val="124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0"/>
        </w:numPr>
      </w:pPr>
      <w:r>
        <w:t xml:space="preserve">“clarify [a section in a document]”</w:t>
      </w:r>
    </w:p>
    <w:p>
      <w:pPr>
        <w:pStyle w:val="Compact"/>
        <w:numPr>
          <w:ilvl w:val="0"/>
          <w:numId w:val="1250"/>
        </w:numPr>
      </w:pPr>
      <w:r>
        <w:t xml:space="preserve">Improves clarity, removes ambiguity, or simplifies complex explanations</w:t>
      </w:r>
    </w:p>
    <w:p>
      <w:pPr>
        <w:pStyle w:val="Compact"/>
        <w:numPr>
          <w:ilvl w:val="0"/>
          <w:numId w:val="1250"/>
        </w:numPr>
      </w:pPr>
      <w:r>
        <w:t xml:space="preserve">Example:</w:t>
      </w:r>
      <w:r>
        <w:t xml:space="preserve"> </w:t>
      </w:r>
      <w:r>
        <w:t xml:space="preserve">“clarify the explanation of the analysis workflow”</w:t>
      </w:r>
    </w:p>
    <w:bookmarkEnd w:id="695"/>
    <w:bookmarkStart w:id="696" w:name="tips-for-effective-prompts"/>
    <w:p>
      <w:pPr>
        <w:pStyle w:val="Heading4"/>
      </w:pPr>
      <w:r>
        <w:t xml:space="preserve">18.5.5.2 Tips for Effective Prompts</w:t>
      </w:r>
    </w:p>
    <w:p>
      <w:pPr>
        <w:pStyle w:val="Compact"/>
        <w:numPr>
          <w:ilvl w:val="0"/>
          <w:numId w:val="1251"/>
        </w:numPr>
      </w:pPr>
      <w:r>
        <w:rPr>
          <w:b/>
          <w:bCs/>
        </w:rPr>
        <w:t xml:space="preserve">Be specific</w:t>
      </w:r>
      <w:r>
        <w:t xml:space="preserve">: Include file names, function names, or specific sections when possible</w:t>
      </w:r>
    </w:p>
    <w:p>
      <w:pPr>
        <w:pStyle w:val="Compact"/>
        <w:numPr>
          <w:ilvl w:val="0"/>
          <w:numId w:val="1251"/>
        </w:numPr>
      </w:pPr>
      <w:r>
        <w:rPr>
          <w:b/>
          <w:bCs/>
        </w:rPr>
        <w:t xml:space="preserve">Provide context</w:t>
      </w:r>
      <w:r>
        <w:t xml:space="preserve">: Explain what you want to achieve and why</w:t>
      </w:r>
    </w:p>
    <w:p>
      <w:pPr>
        <w:pStyle w:val="Compact"/>
        <w:numPr>
          <w:ilvl w:val="0"/>
          <w:numId w:val="1251"/>
        </w:numPr>
      </w:pPr>
      <w:r>
        <w:rPr>
          <w:b/>
          <w:bCs/>
        </w:rPr>
        <w:t xml:space="preserve">Set boundaries</w:t>
      </w:r>
      <w:r>
        <w:t xml:space="preserve">: Specify what should or shouldn’t change</w:t>
      </w:r>
    </w:p>
    <w:p>
      <w:pPr>
        <w:pStyle w:val="Compact"/>
        <w:numPr>
          <w:ilvl w:val="0"/>
          <w:numId w:val="1251"/>
        </w:numPr>
      </w:pPr>
      <w:r>
        <w:rPr>
          <w:b/>
          <w:bCs/>
        </w:rPr>
        <w:t xml:space="preserve">Request validation</w:t>
      </w:r>
      <w:r>
        <w:t xml:space="preserve">: Ask the agent to test or verify its changes when appropriate</w:t>
      </w:r>
    </w:p>
    <w:bookmarkEnd w:id="696"/>
    <w:bookmarkEnd w:id="697"/>
    <w:bookmarkStart w:id="704"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98"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2"/>
        </w:numPr>
      </w:pPr>
      <w:r>
        <w:t xml:space="preserve">“fix the code issues found by the failing workflows”</w:t>
      </w:r>
    </w:p>
    <w:p>
      <w:pPr>
        <w:pStyle w:val="Compact"/>
        <w:numPr>
          <w:ilvl w:val="0"/>
          <w:numId w:val="1252"/>
        </w:numPr>
      </w:pPr>
      <w:r>
        <w:t xml:space="preserve">“address the linting errors reported in the GitHub Actions checks”</w:t>
      </w:r>
    </w:p>
    <w:p>
      <w:pPr>
        <w:pStyle w:val="Compact"/>
        <w:numPr>
          <w:ilvl w:val="0"/>
          <w:numId w:val="1252"/>
        </w:numPr>
      </w:pPr>
      <w:r>
        <w:t xml:space="preserve">“fix the test failures in the CI pipeline”</w:t>
      </w:r>
    </w:p>
    <w:p>
      <w:pPr>
        <w:pStyle w:val="Compact"/>
        <w:numPr>
          <w:ilvl w:val="0"/>
          <w:numId w:val="125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98"/>
    <w:bookmarkStart w:id="701"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3"/>
        </w:numPr>
      </w:pPr>
      <w:r>
        <w:t xml:space="preserve">“fix the syntax error in the GitHub Actions workflow file at line X”</w:t>
      </w:r>
    </w:p>
    <w:p>
      <w:pPr>
        <w:pStyle w:val="Compact"/>
        <w:numPr>
          <w:ilvl w:val="0"/>
          <w:numId w:val="1253"/>
        </w:numPr>
      </w:pPr>
      <w:r>
        <w:t xml:space="preserve">“update the workflow to use the latest version of action Y”</w:t>
      </w:r>
    </w:p>
    <w:p>
      <w:pPr>
        <w:pStyle w:val="Compact"/>
        <w:numPr>
          <w:ilvl w:val="0"/>
          <w:numId w:val="125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warning.png" id="700"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4"/>
              </w:numPr>
            </w:pPr>
            <w:r>
              <w:rPr>
                <w:b/>
                <w:bCs/>
              </w:rPr>
              <w:t xml:space="preserve">Review every line</w:t>
            </w:r>
            <w:r>
              <w:t xml:space="preserve"> </w:t>
            </w:r>
            <w:r>
              <w:t xml:space="preserve">of the proposed changes</w:t>
            </w:r>
          </w:p>
          <w:p>
            <w:pPr>
              <w:pStyle w:val="Compact"/>
              <w:numPr>
                <w:ilvl w:val="0"/>
                <w:numId w:val="1254"/>
              </w:numPr>
            </w:pPr>
            <w:r>
              <w:rPr>
                <w:b/>
                <w:bCs/>
              </w:rPr>
              <w:t xml:space="preserve">Verify</w:t>
            </w:r>
            <w:r>
              <w:t xml:space="preserve"> </w:t>
            </w:r>
            <w:r>
              <w:t xml:space="preserve">the changes only address the specific issue</w:t>
            </w:r>
          </w:p>
          <w:p>
            <w:pPr>
              <w:pStyle w:val="Compact"/>
              <w:numPr>
                <w:ilvl w:val="0"/>
                <w:numId w:val="1254"/>
              </w:numPr>
            </w:pPr>
            <w:r>
              <w:rPr>
                <w:b/>
                <w:bCs/>
              </w:rPr>
              <w:t xml:space="preserve">Check</w:t>
            </w:r>
            <w:r>
              <w:t xml:space="preserve"> </w:t>
            </w:r>
            <w:r>
              <w:t xml:space="preserve">that no new secret access or command execution has been added</w:t>
            </w:r>
          </w:p>
          <w:p>
            <w:pPr>
              <w:pStyle w:val="Compact"/>
              <w:numPr>
                <w:ilvl w:val="0"/>
                <w:numId w:val="125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ins w:id="2355" w:author="PR Preview" w:date="2024-01-01T00:00:00Z">
        <w:r>
          <w:rPr>
            <w:b/>
            <w:bCs/>
          </w:rPr>
          <w:t xml:space="preserve">When to do it yourself:</w:t>
        </w:r>
      </w:ins>
      <w:ins w:id="2355" w:author="PR Preview" w:date="2024-01-01T00:00:00Z">
        <w:r>
          <w:t xml:space="preserve"> </w:t>
        </w:r>
      </w:ins>
      <w:ins w:id="2355" w:author="PR Preview" w:date="2024-01-01T00:00:00Z">
        <w:r>
          <w:t xml:space="preserve">Workflow syntax errors and configuration issues</w:t>
        </w:r>
      </w:ins>
      <w:ins w:id="2355" w:author="PR Preview" w:date="2024-01-01T00:00:00Z">
        <w:r>
          <w:t xml:space="preserve"> </w:t>
        </w:r>
      </w:ins>
      <w:ins w:id="2355" w:author="PR Preview" w:date="2024-01-01T00:00:00Z">
        <w:r>
          <w:t xml:space="preserve">are often faster to fix manually than with Copilot,</w:t>
        </w:r>
      </w:ins>
      <w:ins w:id="2355" w:author="PR Preview" w:date="2024-01-01T00:00:00Z">
        <w:r>
          <w:t xml:space="preserve"> </w:t>
        </w:r>
      </w:ins>
      <w:ins w:id="2355" w:author="PR Preview" w:date="2024-01-01T00:00:00Z">
        <w:r>
          <w:t xml:space="preserve">especially if you’re familiar with GitHub Actions.</w:t>
        </w:r>
      </w:ins>
      <w:ins w:id="2355" w:author="PR Preview" w:date="2024-01-01T00:00:00Z">
        <w:r>
          <w:t xml:space="preserve"> </w:t>
        </w:r>
      </w:ins>
      <w:ins w:id="2355" w:author="PR Preview" w:date="2024-01-01T00:00:00Z">
        <w:r>
          <w:t xml:space="preserve">See</w:t>
        </w:r>
      </w:ins>
      <w:ins w:id="2355" w:author="PR Preview" w:date="2024-01-01T00:00:00Z">
        <w:r>
          <w:t xml:space="preserve"> </w:t>
        </w:r>
      </w:ins>
      <w:hyperlink w:anchor="sec-ai-when-to-use">
        <w:r>
          <w:rPr>
            <w:rStyle w:val="Hyperlink"/>
          </w:rPr>
          <w:t xml:space="preserve">Section 18.5.15</w:t>
        </w:r>
      </w:hyperlink>
      <w:ins w:id="2355" w:author="PR Preview" w:date="2024-01-01T00:00:00Z">
        <w:r>
          <w:t xml:space="preserve"> </w:t>
        </w:r>
      </w:ins>
      <w:ins w:id="2355" w:author="PR Preview" w:date="2024-01-01T00:00:00Z">
        <w:r>
          <w:t xml:space="preserve">for more guidance.</w:t>
        </w:r>
      </w:ins>
    </w:p>
    <w:bookmarkEnd w:id="701"/>
    <w:bookmarkStart w:id="702"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55"/>
        </w:numPr>
      </w:pPr>
      <w:r>
        <w:rPr>
          <w:b/>
          <w:bCs/>
        </w:rPr>
        <w:t xml:space="preserve">First, examine the workflow logs</w:t>
      </w:r>
      <w:r>
        <w:t xml:space="preserve">:</w:t>
      </w:r>
    </w:p>
    <w:p>
      <w:pPr>
        <w:pStyle w:val="Compact"/>
        <w:numPr>
          <w:ilvl w:val="1"/>
          <w:numId w:val="1256"/>
        </w:numPr>
      </w:pPr>
      <w:r>
        <w:t xml:space="preserve">Look at the error messages in the GitHub Actions tab</w:t>
      </w:r>
    </w:p>
    <w:p>
      <w:pPr>
        <w:pStyle w:val="Compact"/>
        <w:numPr>
          <w:ilvl w:val="1"/>
          <w:numId w:val="1256"/>
        </w:numPr>
      </w:pPr>
      <w:r>
        <w:t xml:space="preserve">Identify whether the error is in your code or the workflow itself</w:t>
      </w:r>
    </w:p>
    <w:p>
      <w:pPr>
        <w:pStyle w:val="Compact"/>
        <w:numPr>
          <w:ilvl w:val="1"/>
          <w:numId w:val="1256"/>
        </w:numPr>
      </w:pPr>
      <w:r>
        <w:t xml:space="preserve">Common code issues: test failures, linting errors, compilation errors</w:t>
      </w:r>
    </w:p>
    <w:p>
      <w:pPr>
        <w:pStyle w:val="Compact"/>
        <w:numPr>
          <w:ilvl w:val="1"/>
          <w:numId w:val="1256"/>
        </w:numPr>
      </w:pPr>
      <w:r>
        <w:t xml:space="preserve">Common workflow issues: YAML syntax errors, missing actions, permission errors</w:t>
      </w:r>
    </w:p>
    <w:p>
      <w:pPr>
        <w:pStyle w:val="Compact"/>
        <w:numPr>
          <w:ilvl w:val="0"/>
          <w:numId w:val="1255"/>
        </w:numPr>
      </w:pPr>
      <w:r>
        <w:rPr>
          <w:b/>
          <w:bCs/>
        </w:rPr>
        <w:t xml:space="preserve">Use a diagnostic prompt</w:t>
      </w:r>
      <w:r>
        <w:t xml:space="preserve">:</w:t>
      </w:r>
    </w:p>
    <w:p>
      <w:pPr>
        <w:pStyle w:val="Compact"/>
        <w:numPr>
          <w:ilvl w:val="1"/>
          <w:numId w:val="1257"/>
        </w:numPr>
      </w:pPr>
      <w:r>
        <w:t xml:space="preserve">“examine the failing workflow logs and identify whether the issue is in the code or the workflow configuration”</w:t>
      </w:r>
    </w:p>
    <w:p>
      <w:pPr>
        <w:pStyle w:val="Compact"/>
        <w:numPr>
          <w:ilvl w:val="1"/>
          <w:numId w:val="1257"/>
        </w:numPr>
      </w:pPr>
      <w:r>
        <w:t xml:space="preserve">“diagnose the root cause of the workflow failure”</w:t>
      </w:r>
    </w:p>
    <w:p>
      <w:pPr>
        <w:pStyle w:val="Compact"/>
        <w:numPr>
          <w:ilvl w:val="0"/>
          <w:numId w:val="125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02"/>
    <w:bookmarkStart w:id="703" w:name="additional-resources-3"/>
    <w:p>
      <w:pPr>
        <w:pStyle w:val="Heading4"/>
      </w:pPr>
      <w:r>
        <w:t xml:space="preserve">18.5.6.4 Additional Resources</w:t>
      </w:r>
    </w:p>
    <w:p>
      <w:pPr>
        <w:pStyle w:val="Compact"/>
        <w:numPr>
          <w:ilvl w:val="0"/>
          <w:numId w:val="125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8"/>
        </w:numPr>
      </w:pPr>
      <w:ins w:id="2373" w:author="PR Preview" w:date="2024-01-01T00:00:00Z">
        <w:r>
          <w:t xml:space="preserve">See</w:t>
        </w:r>
      </w:ins>
      <w:ins w:id="2373" w:author="PR Preview" w:date="2024-01-01T00:00:00Z">
        <w:r>
          <w:t xml:space="preserve"> </w:t>
        </w:r>
      </w:ins>
      <w:hyperlink w:anchor="sec-ai-when-to-use">
        <w:r>
          <w:rPr>
            <w:rStyle w:val="Hyperlink"/>
          </w:rPr>
          <w:t xml:space="preserve">Section 18.5.15</w:t>
        </w:r>
      </w:hyperlink>
      <w:ins w:id="2373" w:author="PR Preview" w:date="2024-01-01T00:00:00Z">
        <w:r>
          <w:t xml:space="preserve"> </w:t>
        </w:r>
      </w:ins>
      <w:ins w:id="2373" w:author="PR Preview" w:date="2024-01-01T00:00:00Z">
        <w:r>
          <w:t xml:space="preserve">for guidance on when to use Copilot vs. fixing issues yourself</w:t>
        </w:r>
      </w:ins>
    </w:p>
    <w:p>
      <w:pPr>
        <w:pStyle w:val="Compact"/>
        <w:numPr>
          <w:ilvl w:val="0"/>
          <w:numId w:val="1258"/>
        </w:numPr>
      </w:pPr>
      <w:r>
        <w:t xml:space="preserve">See the</w:t>
      </w:r>
      <w:r>
        <w:t xml:space="preserve"> </w:t>
      </w:r>
      <w:hyperlink r:id="rId536">
        <w:r>
          <w:rPr>
            <w:rStyle w:val="Hyperlink"/>
          </w:rPr>
          <w:t xml:space="preserve">GitHub Actions documentation</w:t>
        </w:r>
      </w:hyperlink>
      <w:r>
        <w:t xml:space="preserve"> </w:t>
      </w:r>
      <w:r>
        <w:t xml:space="preserve">for workflow syntax and troubleshooting</w:t>
      </w:r>
    </w:p>
    <w:bookmarkEnd w:id="703"/>
    <w:bookmarkEnd w:id="704"/>
    <w:bookmarkStart w:id="710"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0"/>
        </w:numPr>
      </w:pPr>
      <w:r>
        <w:rPr>
          <w:b/>
          <w:bCs/>
        </w:rPr>
        <w:t xml:space="preserve">Subtle bugs</w:t>
      </w:r>
      <w:r>
        <w:t xml:space="preserve">:</w:t>
      </w:r>
      <w:r>
        <w:t xml:space="preserve"> </w:t>
      </w:r>
      <w:r>
        <w:t xml:space="preserve">AI-generated code may contain logic errors that are not immediately obvious</w:t>
      </w:r>
    </w:p>
    <w:p>
      <w:pPr>
        <w:numPr>
          <w:ilvl w:val="0"/>
          <w:numId w:val="126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09" w:name="further-readingviewing"/>
    <w:p>
      <w:pPr>
        <w:pStyle w:val="Heading4"/>
      </w:pPr>
      <w:r>
        <w:t xml:space="preserve">18.5.7.1 Further reading/viewing</w:t>
      </w:r>
    </w:p>
    <w:p>
      <w:pPr>
        <w:pStyle w:val="Compact"/>
        <w:numPr>
          <w:ilvl w:val="0"/>
          <w:numId w:val="1261"/>
        </w:numPr>
      </w:pPr>
      <w:r>
        <w:rPr>
          <w:i/>
          <w:iCs/>
        </w:rPr>
        <w:t xml:space="preserve">I Robot</w:t>
      </w:r>
      <w:r>
        <w:t xml:space="preserve"> </w:t>
      </w:r>
      <w:r>
        <w:t xml:space="preserve">(Asimov 1950)</w:t>
      </w:r>
    </w:p>
    <w:p>
      <w:pPr>
        <w:pStyle w:val="Compact"/>
        <w:numPr>
          <w:ilvl w:val="0"/>
          <w:numId w:val="1261"/>
        </w:numPr>
      </w:pPr>
      <w:r>
        <w:rPr>
          <w:i/>
          <w:iCs/>
        </w:rPr>
        <w:t xml:space="preserve">Dune</w:t>
      </w:r>
      <w:r>
        <w:t xml:space="preserve"> </w:t>
      </w:r>
      <w:r>
        <w:t xml:space="preserve">(Herbert 1965)</w:t>
      </w:r>
    </w:p>
    <w:p>
      <w:pPr>
        <w:pStyle w:val="Compact"/>
        <w:numPr>
          <w:ilvl w:val="0"/>
          <w:numId w:val="1261"/>
        </w:numPr>
      </w:pPr>
      <w:r>
        <w:rPr>
          <w:i/>
          <w:iCs/>
        </w:rPr>
        <w:t xml:space="preserve">2001</w:t>
      </w:r>
      <w:r>
        <w:t xml:space="preserve"> </w:t>
      </w:r>
      <w:r>
        <w:t xml:space="preserve">(1968)</w:t>
      </w:r>
    </w:p>
    <w:p>
      <w:pPr>
        <w:pStyle w:val="Compact"/>
        <w:numPr>
          <w:ilvl w:val="0"/>
          <w:numId w:val="1261"/>
        </w:numPr>
      </w:pPr>
      <w:r>
        <w:rPr>
          <w:i/>
          <w:iCs/>
        </w:rPr>
        <w:t xml:space="preserve">Terminator 3</w:t>
      </w:r>
      <w:r>
        <w:t xml:space="preserve"> </w:t>
      </w:r>
      <w:r>
        <w:t xml:space="preserve">(2003)</w:t>
      </w:r>
    </w:p>
    <w:p>
      <w:pPr>
        <w:pStyle w:val="Compact"/>
        <w:numPr>
          <w:ilvl w:val="0"/>
          <w:numId w:val="1261"/>
        </w:numPr>
      </w:pPr>
      <w:r>
        <w:rPr>
          <w:i/>
          <w:iCs/>
        </w:rPr>
        <w:t xml:space="preserve">The Matrix</w:t>
      </w:r>
      <w:r>
        <w:t xml:space="preserve"> </w:t>
      </w:r>
      <w:r>
        <w:t xml:space="preserve">(1999)</w:t>
      </w:r>
    </w:p>
    <w:p>
      <w:pPr>
        <w:pStyle w:val="Compact"/>
        <w:numPr>
          <w:ilvl w:val="0"/>
          <w:numId w:val="1261"/>
        </w:numPr>
      </w:pPr>
      <w:r>
        <w:rPr>
          <w:i/>
          <w:iCs/>
        </w:rPr>
        <w:t xml:space="preserve">Blade Runner</w:t>
      </w:r>
      <w:r>
        <w:t xml:space="preserve"> </w:t>
      </w:r>
      <w:r>
        <w:t xml:space="preserve">(1982)</w:t>
      </w:r>
    </w:p>
    <w:p>
      <w:pPr>
        <w:pStyle w:val="Compact"/>
        <w:numPr>
          <w:ilvl w:val="0"/>
          <w:numId w:val="1261"/>
        </w:numPr>
      </w:pPr>
      <w:r>
        <w:rPr>
          <w:i/>
          <w:iCs/>
        </w:rPr>
        <w:t xml:space="preserve">WarGames</w:t>
      </w:r>
      <w:r>
        <w:t xml:space="preserve"> </w:t>
      </w:r>
      <w:r>
        <w:t xml:space="preserve">(1983)</w:t>
      </w:r>
    </w:p>
    <w:p>
      <w:pPr>
        <w:pStyle w:val="Compact"/>
        <w:numPr>
          <w:ilvl w:val="0"/>
          <w:numId w:val="126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1"/>
        </w:numPr>
      </w:pPr>
      <w:r>
        <w:rPr>
          <w:i/>
          <w:iCs/>
        </w:rPr>
        <w:t xml:space="preserve">Ender’s Game</w:t>
      </w:r>
      <w:r>
        <w:t xml:space="preserve"> </w:t>
      </w:r>
      <w:r>
        <w:t xml:space="preserve">(Card 1985)</w:t>
      </w:r>
    </w:p>
    <w:p>
      <w:pPr>
        <w:pStyle w:val="Compact"/>
        <w:numPr>
          <w:ilvl w:val="0"/>
          <w:numId w:val="126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06" name="Picture"/>
            <a:graphic>
              <a:graphicData uri="http://schemas.openxmlformats.org/drawingml/2006/picture">
                <pic:pic>
                  <pic:nvPicPr>
                    <pic:cNvPr descr="assets/images/matrix-agents.png" id="707" name="Picture"/>
                    <pic:cNvPicPr>
                      <a:picLocks noChangeArrowheads="1" noChangeAspect="1"/>
                    </pic:cNvPicPr>
                  </pic:nvPicPr>
                  <pic:blipFill>
                    <a:blip r:embed="rId705"/>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08">
        <w:r>
          <w:rPr>
            <w:rStyle w:val="Hyperlink"/>
          </w:rPr>
          <w:t xml:space="preserve">Agents</w:t>
        </w:r>
      </w:hyperlink>
    </w:p>
    <w:bookmarkEnd w:id="709"/>
    <w:bookmarkEnd w:id="710"/>
    <w:bookmarkStart w:id="716"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11" name="Picture"/>
                  <a:graphic>
                    <a:graphicData uri="http://schemas.openxmlformats.org/drawingml/2006/picture">
                      <pic:pic>
                        <pic:nvPicPr>
                          <pic:cNvPr descr="/opt/quarto/share/formats/docx/note.png" id="71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13">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4" name="Picture"/>
                  <a:graphic>
                    <a:graphicData uri="http://schemas.openxmlformats.org/drawingml/2006/picture">
                      <pic:pic>
                        <pic:nvPicPr>
                          <pic:cNvPr descr="/opt/quarto/share/formats/docx/warning.png" id="715"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3"/>
              </w:numPr>
            </w:pPr>
            <w:r>
              <w:t xml:space="preserve">Access secrets and credentials</w:t>
            </w:r>
          </w:p>
          <w:p>
            <w:pPr>
              <w:pStyle w:val="Compact"/>
              <w:numPr>
                <w:ilvl w:val="0"/>
                <w:numId w:val="1263"/>
              </w:numPr>
            </w:pPr>
            <w:r>
              <w:t xml:space="preserve">Deploy code to production</w:t>
            </w:r>
          </w:p>
          <w:p>
            <w:pPr>
              <w:pStyle w:val="Compact"/>
              <w:numPr>
                <w:ilvl w:val="0"/>
                <w:numId w:val="126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16"/>
    <w:bookmarkStart w:id="726"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18"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4"/>
        </w:numPr>
      </w:pPr>
      <w:r>
        <w:t xml:space="preserve">Data exfiltration</w:t>
      </w:r>
    </w:p>
    <w:p>
      <w:pPr>
        <w:pStyle w:val="Compact"/>
        <w:numPr>
          <w:ilvl w:val="0"/>
          <w:numId w:val="1264"/>
        </w:numPr>
      </w:pPr>
      <w:r>
        <w:t xml:space="preserve">Accidental leaks of sensitive information</w:t>
      </w:r>
    </w:p>
    <w:p>
      <w:pPr>
        <w:pStyle w:val="Compact"/>
        <w:numPr>
          <w:ilvl w:val="0"/>
          <w:numId w:val="1264"/>
        </w:numPr>
      </w:pPr>
      <w:r>
        <w:t xml:space="preserve">Execution of malicious instructions</w:t>
      </w:r>
    </w:p>
    <w:p>
      <w:pPr>
        <w:pStyle w:val="FirstParagraph"/>
      </w:pPr>
      <w:r>
        <w:t xml:space="preserve">By default, the agent’s firewall allows access to:</w:t>
      </w:r>
    </w:p>
    <w:p>
      <w:pPr>
        <w:pStyle w:val="Compact"/>
        <w:numPr>
          <w:ilvl w:val="0"/>
          <w:numId w:val="1265"/>
        </w:numPr>
      </w:pPr>
      <w:r>
        <w:t xml:space="preserve">Common OS package repositories (Debian, Ubuntu, Red Hat, etc.)</w:t>
      </w:r>
    </w:p>
    <w:p>
      <w:pPr>
        <w:pStyle w:val="Compact"/>
        <w:numPr>
          <w:ilvl w:val="0"/>
          <w:numId w:val="1265"/>
        </w:numPr>
      </w:pPr>
      <w:r>
        <w:t xml:space="preserve">Popular container registries (Docker Hub, Azure Container Registry, AWS ECR, etc.)</w:t>
      </w:r>
    </w:p>
    <w:p>
      <w:pPr>
        <w:pStyle w:val="Compact"/>
        <w:numPr>
          <w:ilvl w:val="0"/>
          <w:numId w:val="1265"/>
        </w:numPr>
      </w:pPr>
      <w:r>
        <w:t xml:space="preserve">Language-specific package registries (npm, PyPI, Maven, RubyGems, etc.)</w:t>
      </w:r>
    </w:p>
    <w:p>
      <w:pPr>
        <w:pStyle w:val="Compact"/>
        <w:numPr>
          <w:ilvl w:val="0"/>
          <w:numId w:val="126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17">
        <w:r>
          <w:rPr>
            <w:rStyle w:val="Hyperlink"/>
          </w:rPr>
          <w:t xml:space="preserve">Copilot allowlist reference</w:t>
        </w:r>
      </w:hyperlink>
      <w:r>
        <w:t xml:space="preserve">.</w:t>
      </w:r>
    </w:p>
    <w:bookmarkEnd w:id="718"/>
    <w:bookmarkStart w:id="720"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66"/>
        </w:numPr>
      </w:pPr>
      <w:r>
        <w:t xml:space="preserve">Add custom hosts to the allowlist (for internal dependencies or additional registries)</w:t>
      </w:r>
    </w:p>
    <w:p>
      <w:pPr>
        <w:pStyle w:val="Compact"/>
        <w:numPr>
          <w:ilvl w:val="0"/>
          <w:numId w:val="1266"/>
        </w:numPr>
      </w:pPr>
      <w:r>
        <w:t xml:space="preserve">Opt out of the default recommended allowlist for stricter security</w:t>
      </w:r>
    </w:p>
    <w:p>
      <w:pPr>
        <w:pStyle w:val="Compact"/>
        <w:numPr>
          <w:ilvl w:val="0"/>
          <w:numId w:val="126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19">
        <w:r>
          <w:rPr>
            <w:rStyle w:val="Hyperlink"/>
          </w:rPr>
          <w:t xml:space="preserve">Customizing or disabling the firewall for GitHub Copilot coding agent</w:t>
        </w:r>
      </w:hyperlink>
      <w:r>
        <w:t xml:space="preserve">.</w:t>
      </w:r>
    </w:p>
    <w:bookmarkEnd w:id="720"/>
    <w:bookmarkStart w:id="725"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8"/>
        </w:numPr>
      </w:pPr>
      <w:r>
        <w:rPr>
          <w:rStyle w:val="VerbatimChar"/>
        </w:rPr>
        <w:t xml:space="preserve">cran.r-project.org</w:t>
      </w:r>
      <w:r>
        <w:t xml:space="preserve"> </w:t>
      </w:r>
      <w:r>
        <w:t xml:space="preserve">- The Comprehensive R Archive Network</w:t>
      </w:r>
    </w:p>
    <w:p>
      <w:pPr>
        <w:pStyle w:val="Compact"/>
        <w:numPr>
          <w:ilvl w:val="0"/>
          <w:numId w:val="1268"/>
        </w:numPr>
      </w:pPr>
      <w:r>
        <w:rPr>
          <w:rStyle w:val="VerbatimChar"/>
        </w:rPr>
        <w:t xml:space="preserve">cloud.r-project.org</w:t>
      </w:r>
      <w:r>
        <w:t xml:space="preserve"> </w:t>
      </w:r>
      <w:r>
        <w:t xml:space="preserve">- CRAN mirror (cloud-based)</w:t>
      </w:r>
    </w:p>
    <w:p>
      <w:pPr>
        <w:pStyle w:val="Compact"/>
        <w:numPr>
          <w:ilvl w:val="0"/>
          <w:numId w:val="126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0"/>
        </w:numPr>
      </w:pPr>
      <w:r>
        <w:rPr>
          <w:rStyle w:val="VerbatimChar"/>
        </w:rPr>
        <w:t xml:space="preserve">en.wikipedia.org</w:t>
      </w:r>
      <w:r>
        <w:t xml:space="preserve"> </w:t>
      </w:r>
      <w:r>
        <w:t xml:space="preserve">- General reference and technical documentation</w:t>
      </w:r>
    </w:p>
    <w:p>
      <w:pPr>
        <w:pStyle w:val="Compact"/>
        <w:numPr>
          <w:ilvl w:val="0"/>
          <w:numId w:val="1270"/>
        </w:numPr>
      </w:pPr>
      <w:r>
        <w:rPr>
          <w:rStyle w:val="VerbatimChar"/>
        </w:rPr>
        <w:t xml:space="preserve">r-project.org</w:t>
      </w:r>
      <w:r>
        <w:t xml:space="preserve"> </w:t>
      </w:r>
      <w:r>
        <w:t xml:space="preserve">- Official R project website</w:t>
      </w:r>
    </w:p>
    <w:p>
      <w:pPr>
        <w:pStyle w:val="Compact"/>
        <w:numPr>
          <w:ilvl w:val="0"/>
          <w:numId w:val="1270"/>
        </w:numPr>
      </w:pPr>
      <w:r>
        <w:rPr>
          <w:rStyle w:val="VerbatimChar"/>
        </w:rPr>
        <w:t xml:space="preserve">quarto.org</w:t>
      </w:r>
      <w:r>
        <w:t xml:space="preserve"> </w:t>
      </w:r>
      <w:r>
        <w:t xml:space="preserve">- Quarto publishing system documentation</w:t>
      </w:r>
    </w:p>
    <w:p>
      <w:pPr>
        <w:pStyle w:val="Compact"/>
        <w:numPr>
          <w:ilvl w:val="0"/>
          <w:numId w:val="127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1"/>
        </w:numPr>
      </w:pPr>
      <w:r>
        <w:rPr>
          <w:rStyle w:val="VerbatimChar"/>
        </w:rPr>
        <w:t xml:space="preserve">github.com/tidyverse/*</w:t>
      </w:r>
      <w:r>
        <w:t xml:space="preserve"> </w:t>
      </w:r>
      <w:r>
        <w:t xml:space="preserve">- Tidyverse package source code</w:t>
      </w:r>
    </w:p>
    <w:p>
      <w:pPr>
        <w:pStyle w:val="Compact"/>
        <w:numPr>
          <w:ilvl w:val="0"/>
          <w:numId w:val="1271"/>
        </w:numPr>
      </w:pPr>
      <w:r>
        <w:rPr>
          <w:rStyle w:val="VerbatimChar"/>
        </w:rPr>
        <w:t xml:space="preserve">github.com/r-lib/*</w:t>
      </w:r>
      <w:r>
        <w:t xml:space="preserve"> </w:t>
      </w:r>
      <w:r>
        <w:t xml:space="preserve">- R-lib package source code</w:t>
      </w:r>
    </w:p>
    <w:p>
      <w:pPr>
        <w:pStyle w:val="Compact"/>
        <w:numPr>
          <w:ilvl w:val="0"/>
          <w:numId w:val="1271"/>
        </w:numPr>
      </w:pPr>
      <w:r>
        <w:rPr>
          <w:rStyle w:val="VerbatimChar"/>
        </w:rPr>
        <w:t xml:space="preserve">github.com/rstudio/*</w:t>
      </w:r>
      <w:r>
        <w:t xml:space="preserve"> </w:t>
      </w:r>
      <w:r>
        <w:t xml:space="preserve">- RStudio package source code</w:t>
      </w:r>
    </w:p>
    <w:p>
      <w:pPr>
        <w:pStyle w:val="Compact"/>
        <w:numPr>
          <w:ilvl w:val="0"/>
          <w:numId w:val="127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21" name="Picture"/>
                  <a:graphic>
                    <a:graphicData uri="http://schemas.openxmlformats.org/drawingml/2006/picture">
                      <pic:pic>
                        <pic:nvPicPr>
                          <pic:cNvPr descr="/opt/quarto/share/formats/docx/tip.png" id="722" name="Picture"/>
                          <pic:cNvPicPr>
                            <a:picLocks noChangeArrowheads="1" noChangeAspect="1"/>
                          </pic:cNvPicPr>
                        </pic:nvPicPr>
                        <pic:blipFill>
                          <a:blip r:embed="rId3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2"/>
              </w:numPr>
            </w:pPr>
            <w:r>
              <w:t xml:space="preserve">Coding agents report blocked access to these sites</w:t>
            </w:r>
          </w:p>
          <w:p>
            <w:pPr>
              <w:pStyle w:val="Compact"/>
              <w:numPr>
                <w:ilvl w:val="0"/>
                <w:numId w:val="1272"/>
              </w:numPr>
            </w:pPr>
            <w:r>
              <w:t xml:space="preserve">You’re working on R or data science projects that use these packages</w:t>
            </w:r>
          </w:p>
          <w:p>
            <w:pPr>
              <w:pStyle w:val="Compact"/>
              <w:numPr>
                <w:ilvl w:val="0"/>
                <w:numId w:val="127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note.png" id="72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3"/>
              </w:numPr>
            </w:pPr>
            <w:r>
              <w:t xml:space="preserve">Maintained by reputable organizations (Tidyverse, RStudio/Posit, R Core Team, rOpenSci)</w:t>
            </w:r>
          </w:p>
          <w:p>
            <w:pPr>
              <w:pStyle w:val="Compact"/>
              <w:numPr>
                <w:ilvl w:val="0"/>
                <w:numId w:val="1273"/>
              </w:numPr>
            </w:pPr>
            <w:r>
              <w:t xml:space="preserve">Widely used in the R community</w:t>
            </w:r>
          </w:p>
          <w:p>
            <w:pPr>
              <w:pStyle w:val="Compact"/>
              <w:numPr>
                <w:ilvl w:val="0"/>
                <w:numId w:val="1273"/>
              </w:numPr>
            </w:pPr>
            <w:r>
              <w:t xml:space="preserve">Focused on documentation and package distribution</w:t>
            </w:r>
          </w:p>
          <w:p>
            <w:pPr>
              <w:pStyle w:val="Compact"/>
              <w:numPr>
                <w:ilvl w:val="0"/>
                <w:numId w:val="127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25"/>
    <w:bookmarkEnd w:id="726"/>
    <w:bookmarkStart w:id="750" w:name="sec-ai-offline"/>
    <w:p>
      <w:pPr>
        <w:pStyle w:val="Heading3"/>
      </w:pPr>
      <w:ins w:id="2472" w:author="PR Preview" w:date="2024-01-01T00:00:00Z">
        <w:r>
          <w:t xml:space="preserve">18.5.10 Running Coding Agents Offline</w:t>
        </w:r>
      </w:ins>
    </w:p>
    <w:p>
      <w:pPr>
        <w:pStyle w:val="FirstParagraph"/>
      </w:pPr>
      <w:ins w:id="2473" w:author="PR Preview" w:date="2024-01-01T00:00:00Z">
        <w:r>
          <w:t xml:space="preserve">Some environments restrict or prohibit internet access—high-performance computing (HPC) clusters,</w:t>
        </w:r>
      </w:ins>
      <w:ins w:id="2473" w:author="PR Preview" w:date="2024-01-01T00:00:00Z">
        <w:r>
          <w:t xml:space="preserve"> </w:t>
        </w:r>
      </w:ins>
      <w:ins w:id="2473" w:author="PR Preview" w:date="2024-01-01T00:00:00Z">
        <w:r>
          <w:t xml:space="preserve">hospital networks,</w:t>
        </w:r>
      </w:ins>
      <w:ins w:id="2473" w:author="PR Preview" w:date="2024-01-01T00:00:00Z">
        <w:r>
          <w:t xml:space="preserve"> </w:t>
        </w:r>
      </w:ins>
      <w:ins w:id="2473" w:author="PR Preview" w:date="2024-01-01T00:00:00Z">
        <w:r>
          <w:t xml:space="preserve">or air-gapped research servers may block connections to cloud AI providers.</w:t>
        </w:r>
      </w:ins>
      <w:ins w:id="2473" w:author="PR Preview" w:date="2024-01-01T00:00:00Z">
        <w:r>
          <w:t xml:space="preserve"> </w:t>
        </w:r>
      </w:ins>
      <w:ins w:id="2473" w:author="PR Preview" w:date="2024-01-01T00:00:00Z">
        <w:r>
          <w:t xml:space="preserve">Running a local AI model lets you use coding assistance in these settings</w:t>
        </w:r>
      </w:ins>
      <w:ins w:id="2473" w:author="PR Preview" w:date="2024-01-01T00:00:00Z">
        <w:r>
          <w:t xml:space="preserve"> </w:t>
        </w:r>
      </w:ins>
      <w:ins w:id="2473" w:author="PR Preview" w:date="2024-01-01T00:00:00Z">
        <w:r>
          <w:t xml:space="preserve">without sending code to external servers,</w:t>
        </w:r>
      </w:ins>
      <w:ins w:id="2473" w:author="PR Preview" w:date="2024-01-01T00:00:00Z">
        <w:r>
          <w:t xml:space="preserve"> </w:t>
        </w:r>
      </w:ins>
      <w:ins w:id="2473" w:author="PR Preview" w:date="2024-01-01T00:00:00Z">
        <w:r>
          <w:t xml:space="preserve">which also addresses data-privacy concerns</w:t>
        </w:r>
      </w:ins>
      <w:ins w:id="2473" w:author="PR Preview" w:date="2024-01-01T00:00:00Z">
        <w:r>
          <w:t xml:space="preserve"> </w:t>
        </w:r>
      </w:ins>
      <w:ins w:id="2473" w:author="PR Preview" w:date="2024-01-01T00:00:00Z">
        <w:r>
          <w:t xml:space="preserve">when working with sensitive or confidential data.</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7" name="Picture"/>
                  <a:graphic>
                    <a:graphicData uri="http://schemas.openxmlformats.org/drawingml/2006/picture">
                      <pic:pic>
                        <pic:nvPicPr>
                          <pic:cNvPr descr="/opt/quarto/share/formats/docx/note.png" id="72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36" w:name="running-a-local-model-with-ollama"/>
    <w:p>
      <w:pPr>
        <w:pStyle w:val="Heading4"/>
      </w:pPr>
      <w:ins w:id="2474" w:author="PR Preview" w:date="2024-01-01T00:00:00Z">
        <w:r>
          <w:t xml:space="preserve">18.5.10.1 Running a Local Model with Ollama</w:t>
        </w:r>
      </w:ins>
    </w:p>
    <w:p>
      <w:pPr>
        <w:pStyle w:val="FirstParagraph"/>
      </w:pPr>
      <w:hyperlink r:id="rId729">
        <w:r>
          <w:rPr>
            <w:rStyle w:val="Hyperlink"/>
          </w:rPr>
          <w:t xml:space="preserve">Ollama</w:t>
        </w:r>
      </w:hyperlink>
      <w:ins w:id="2475" w:author="PR Preview" w:date="2024-01-01T00:00:00Z">
        <w:r>
          <w:t xml:space="preserve"> </w:t>
        </w:r>
      </w:ins>
      <w:ins w:id="2475" w:author="PR Preview" w:date="2024-01-01T00:00:00Z">
        <w:r>
          <w:t xml:space="preserve">is a common way to run open-weight AI models locally.</w:t>
        </w:r>
      </w:ins>
      <w:ins w:id="2475" w:author="PR Preview" w:date="2024-01-01T00:00:00Z">
        <w:r>
          <w:t xml:space="preserve"> </w:t>
        </w:r>
      </w:ins>
      <w:ins w:id="2475" w:author="PR Preview" w:date="2024-01-01T00:00:00Z">
        <w:r>
          <w:t xml:space="preserve">It packages models and a simple API server into a single tool</w:t>
        </w:r>
      </w:ins>
      <w:ins w:id="2475" w:author="PR Preview" w:date="2024-01-01T00:00:00Z">
        <w:r>
          <w:t xml:space="preserve"> </w:t>
        </w:r>
      </w:ins>
      <w:ins w:id="2475" w:author="PR Preview" w:date="2024-01-01T00:00:00Z">
        <w:r>
          <w:t xml:space="preserve">and is available for macOS, Linux, and Windows.</w:t>
        </w:r>
      </w:ins>
    </w:p>
    <w:p>
      <w:pPr>
        <w:pStyle w:val="BodyText"/>
      </w:pPr>
      <w:ins w:id="2476" w:author="PR Preview" w:date="2024-01-01T00:00:00Z">
        <w:r>
          <w:rPr>
            <w:b/>
            <w:bCs/>
          </w:rPr>
          <w:t xml:space="preserve">Install Ollama:</w:t>
        </w:r>
      </w:ins>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31" name="Picture"/>
                  <a:graphic>
                    <a:graphicData uri="http://schemas.openxmlformats.org/drawingml/2006/picture">
                      <pic:pic>
                        <pic:nvPicPr>
                          <pic:cNvPr descr="/opt/quarto/share/formats/docx/caution.png" id="732" name="Picture"/>
                          <pic:cNvPicPr>
                            <a:picLocks noChangeArrowheads="1" noChangeAspect="1"/>
                          </pic:cNvPicPr>
                        </pic:nvPicPr>
                        <pic:blipFill>
                          <a:blip r:embed="rId7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33">
              <w:r>
                <w:rPr>
                  <w:rStyle w:val="Hyperlink"/>
                </w:rPr>
                <w:t xml:space="preserve">Ollama releases page</w:t>
              </w:r>
            </w:hyperlink>
            <w:r>
              <w:t xml:space="preserve">.</w:t>
            </w:r>
          </w:p>
          <w:p/>
        </w:tc>
      </w:tr>
    </w:tbl>
    <w:p>
      <w:pPr>
        <w:pStyle w:val="BodyText"/>
      </w:pPr>
      <w:ins w:id="2477" w:author="PR Preview" w:date="2024-01-01T00:00:00Z">
        <w:r>
          <w:t xml:space="preserve"> </w:t>
        </w:r>
      </w:ins>
    </w:p>
    <w:p>
      <w:pPr>
        <w:pStyle w:val="SourceCode"/>
      </w:pPr>
      <w:ins w:id="2478" w:author="PR Preview" w:date="2024-01-01T00:00:00Z">
        <w:r>
          <w:rPr>
            <w:rStyle w:val="CommentTok"/>
          </w:rPr>
          <w:t xml:space="preserve"># macOS / Linux: download, review, then run (do not chain these into one command)</w:t>
        </w:r>
      </w:ins>
      <w:ins w:id="2478" w:author="PR Preview" w:date="2024-01-01T00:00:00Z">
        <w:r>
          <w:br/>
        </w:r>
      </w:ins>
      <w:ins w:id="2478" w:author="PR Preview" w:date="2024-01-01T00:00:00Z">
        <w:r>
          <w:rPr>
            <w:rStyle w:val="ExtensionTok"/>
          </w:rPr>
          <w:t xml:space="preserve">curl</w:t>
        </w:r>
      </w:ins>
      <w:ins w:id="2478" w:author="PR Preview" w:date="2024-01-01T00:00:00Z">
        <w:r>
          <w:rPr>
            <w:rStyle w:val="NormalTok"/>
          </w:rPr>
          <w:t xml:space="preserve"> </w:t>
        </w:r>
      </w:ins>
      <w:ins w:id="2478" w:author="PR Preview" w:date="2024-01-01T00:00:00Z">
        <w:r>
          <w:rPr>
            <w:rStyle w:val="AttributeTok"/>
          </w:rPr>
          <w:t xml:space="preserve">-fsSL</w:t>
        </w:r>
      </w:ins>
      <w:ins w:id="2478" w:author="PR Preview" w:date="2024-01-01T00:00:00Z">
        <w:r>
          <w:rPr>
            <w:rStyle w:val="NormalTok"/>
          </w:rPr>
          <w:t xml:space="preserve"> https://ollama.com/install.sh </w:t>
        </w:r>
      </w:ins>
      <w:ins w:id="2478" w:author="PR Preview" w:date="2024-01-01T00:00:00Z">
        <w:r>
          <w:rPr>
            <w:rStyle w:val="AttributeTok"/>
          </w:rPr>
          <w:t xml:space="preserve">-o</w:t>
        </w:r>
      </w:ins>
      <w:ins w:id="2478" w:author="PR Preview" w:date="2024-01-01T00:00:00Z">
        <w:r>
          <w:rPr>
            <w:rStyle w:val="NormalTok"/>
          </w:rPr>
          <w:t xml:space="preserve"> install.sh</w:t>
        </w:r>
      </w:ins>
      <w:ins w:id="2478" w:author="PR Preview" w:date="2024-01-01T00:00:00Z">
        <w:r>
          <w:br/>
        </w:r>
      </w:ins>
      <w:ins w:id="2478" w:author="PR Preview" w:date="2024-01-01T00:00:00Z">
        <w:r>
          <w:rPr>
            <w:rStyle w:val="FunctionTok"/>
          </w:rPr>
          <w:t xml:space="preserve">less</w:t>
        </w:r>
      </w:ins>
      <w:ins w:id="2478" w:author="PR Preview" w:date="2024-01-01T00:00:00Z">
        <w:r>
          <w:rPr>
            <w:rStyle w:val="NormalTok"/>
          </w:rPr>
          <w:t xml:space="preserve"> install.sh   </w:t>
        </w:r>
      </w:ins>
      <w:ins w:id="2478" w:author="PR Preview" w:date="2024-01-01T00:00:00Z">
        <w:r>
          <w:rPr>
            <w:rStyle w:val="CommentTok"/>
          </w:rPr>
          <w:t xml:space="preserve"># review the script before running it (see caution above)</w:t>
        </w:r>
      </w:ins>
      <w:ins w:id="2478" w:author="PR Preview" w:date="2024-01-01T00:00:00Z">
        <w:r>
          <w:br/>
        </w:r>
      </w:ins>
      <w:ins w:id="2478" w:author="PR Preview" w:date="2024-01-01T00:00:00Z">
        <w:r>
          <w:rPr>
            <w:rStyle w:val="FunctionTok"/>
          </w:rPr>
          <w:t xml:space="preserve">sh</w:t>
        </w:r>
      </w:ins>
      <w:ins w:id="2478" w:author="PR Preview" w:date="2024-01-01T00:00:00Z">
        <w:r>
          <w:rPr>
            <w:rStyle w:val="NormalTok"/>
          </w:rPr>
          <w:t xml:space="preserve"> install.sh</w:t>
        </w:r>
      </w:ins>
    </w:p>
    <w:p>
      <w:pPr>
        <w:pStyle w:val="FirstParagraph"/>
      </w:pPr>
      <w:ins w:id="2479" w:author="PR Preview" w:date="2024-01-01T00:00:00Z">
        <w:r>
          <w:t xml:space="preserve">On Windows, download the installer from</w:t>
        </w:r>
      </w:ins>
      <w:ins w:id="2479" w:author="PR Preview" w:date="2024-01-01T00:00:00Z">
        <w:r>
          <w:t xml:space="preserve"> </w:t>
        </w:r>
      </w:ins>
      <w:hyperlink r:id="rId734">
        <w:r>
          <w:rPr>
            <w:rStyle w:val="Hyperlink"/>
          </w:rPr>
          <w:t xml:space="preserve">https://ollama.com/download</w:t>
        </w:r>
      </w:hyperlink>
      <w:ins w:id="2479" w:author="PR Preview" w:date="2024-01-01T00:00:00Z">
        <w:r>
          <w:t xml:space="preserve">.</w:t>
        </w:r>
      </w:ins>
    </w:p>
    <w:p>
      <w:pPr>
        <w:pStyle w:val="BodyText"/>
      </w:pPr>
      <w:ins w:id="2480" w:author="PR Preview" w:date="2024-01-01T00:00:00Z">
        <w:r>
          <w:rPr>
            <w:b/>
            <w:bCs/>
          </w:rPr>
          <w:t xml:space="preserve">Pull a code-focused model:</w:t>
        </w:r>
      </w:ins>
    </w:p>
    <w:p>
      <w:pPr>
        <w:pStyle w:val="SourceCode"/>
      </w:pPr>
      <w:ins w:id="2481" w:author="PR Preview" w:date="2024-01-01T00:00:00Z">
        <w:r>
          <w:rPr>
            <w:rStyle w:val="CommentTok"/>
          </w:rPr>
          <w:t xml:space="preserve"># Smaller, faster; works on most machines with a modern GPU or Apple Silicon</w:t>
        </w:r>
      </w:ins>
      <w:ins w:id="2481" w:author="PR Preview" w:date="2024-01-01T00:00:00Z">
        <w:r>
          <w:br/>
        </w:r>
      </w:ins>
      <w:ins w:id="2481" w:author="PR Preview" w:date="2024-01-01T00:00:00Z">
        <w:r>
          <w:rPr>
            <w:rStyle w:val="ExtensionTok"/>
          </w:rPr>
          <w:t xml:space="preserve">ollama</w:t>
        </w:r>
      </w:ins>
      <w:ins w:id="2481" w:author="PR Preview" w:date="2024-01-01T00:00:00Z">
        <w:r>
          <w:rPr>
            <w:rStyle w:val="NormalTok"/>
          </w:rPr>
          <w:t xml:space="preserve"> pull qwen2.5-coder:7b</w:t>
        </w:r>
      </w:ins>
      <w:ins w:id="2481" w:author="PR Preview" w:date="2024-01-01T00:00:00Z">
        <w:r>
          <w:br/>
        </w:r>
      </w:ins>
      <w:ins w:id="2481" w:author="PR Preview" w:date="2024-01-01T00:00:00Z">
        <w:r>
          <w:br/>
        </w:r>
      </w:ins>
      <w:ins w:id="2481" w:author="PR Preview" w:date="2024-01-01T00:00:00Z">
        <w:r>
          <w:rPr>
            <w:rStyle w:val="CommentTok"/>
          </w:rPr>
          <w:t xml:space="preserve"># More capable; larger memory footprint</w:t>
        </w:r>
      </w:ins>
      <w:ins w:id="2481" w:author="PR Preview" w:date="2024-01-01T00:00:00Z">
        <w:r>
          <w:br/>
        </w:r>
      </w:ins>
      <w:ins w:id="2481" w:author="PR Preview" w:date="2024-01-01T00:00:00Z">
        <w:r>
          <w:rPr>
            <w:rStyle w:val="ExtensionTok"/>
          </w:rPr>
          <w:t xml:space="preserve">ollama</w:t>
        </w:r>
      </w:ins>
      <w:ins w:id="2481" w:author="PR Preview" w:date="2024-01-01T00:00:00Z">
        <w:r>
          <w:rPr>
            <w:rStyle w:val="NormalTok"/>
          </w:rPr>
          <w:t xml:space="preserve"> pull qwen2.5-coder:32b</w:t>
        </w:r>
      </w:ins>
      <w:ins w:id="2481" w:author="PR Preview" w:date="2024-01-01T00:00:00Z">
        <w:r>
          <w:br/>
        </w:r>
      </w:ins>
      <w:ins w:id="2481" w:author="PR Preview" w:date="2024-01-01T00:00:00Z">
        <w:r>
          <w:br/>
        </w:r>
      </w:ins>
      <w:ins w:id="2481" w:author="PR Preview" w:date="2024-01-01T00:00:00Z">
        <w:r>
          <w:rPr>
            <w:rStyle w:val="CommentTok"/>
          </w:rPr>
          <w:t xml:space="preserve"># Alternatively, a general-purpose model (70B variant; needs a high-memory GPU)</w:t>
        </w:r>
      </w:ins>
      <w:ins w:id="2481" w:author="PR Preview" w:date="2024-01-01T00:00:00Z">
        <w:r>
          <w:br/>
        </w:r>
      </w:ins>
      <w:ins w:id="2481" w:author="PR Preview" w:date="2024-01-01T00:00:00Z">
        <w:r>
          <w:rPr>
            <w:rStyle w:val="ExtensionTok"/>
          </w:rPr>
          <w:t xml:space="preserve">ollama</w:t>
        </w:r>
      </w:ins>
      <w:ins w:id="2481" w:author="PR Preview" w:date="2024-01-01T00:00:00Z">
        <w:r>
          <w:rPr>
            <w:rStyle w:val="NormalTok"/>
          </w:rPr>
          <w:t xml:space="preserve"> pull llama3.3</w:t>
        </w:r>
      </w:ins>
    </w:p>
    <w:p>
      <w:pPr>
        <w:pStyle w:val="FirstParagraph"/>
      </w:pPr>
      <w:ins w:id="2482" w:author="PR Preview" w:date="2024-01-01T00:00:00Z">
        <w:r>
          <w:t xml:space="preserve">The VRAM each model needs depends on its size and quantization and changes as</w:t>
        </w:r>
      </w:ins>
      <w:ins w:id="2482" w:author="PR Preview" w:date="2024-01-01T00:00:00Z">
        <w:r>
          <w:t xml:space="preserve"> </w:t>
        </w:r>
      </w:ins>
      <w:ins w:id="2482" w:author="PR Preview" w:date="2024-01-01T00:00:00Z">
        <w:r>
          <w:t xml:space="preserve">models are re-quantized—check the</w:t>
        </w:r>
      </w:ins>
      <w:ins w:id="2482" w:author="PR Preview" w:date="2024-01-01T00:00:00Z">
        <w:r>
          <w:t xml:space="preserve"> </w:t>
        </w:r>
      </w:ins>
      <w:hyperlink r:id="rId735">
        <w:r>
          <w:rPr>
            <w:rStyle w:val="Hyperlink"/>
          </w:rPr>
          <w:t xml:space="preserve">Ollama model library</w:t>
        </w:r>
      </w:hyperlink>
      <w:ins w:id="2482" w:author="PR Preview" w:date="2024-01-01T00:00:00Z">
        <w:r>
          <w:t xml:space="preserve"> </w:t>
        </w:r>
      </w:ins>
      <w:ins w:id="2482" w:author="PR Preview" w:date="2024-01-01T00:00:00Z">
        <w:r>
          <w:t xml:space="preserve">for current requirements. As a rough guide, smaller (7B) models run on consumer</w:t>
        </w:r>
      </w:ins>
      <w:ins w:id="2482" w:author="PR Preview" w:date="2024-01-01T00:00:00Z">
        <w:r>
          <w:t xml:space="preserve"> </w:t>
        </w:r>
      </w:ins>
      <w:ins w:id="2482" w:author="PR Preview" w:date="2024-01-01T00:00:00Z">
        <w:r>
          <w:t xml:space="preserve">GPUs with around 8 GB of VRAM, while larger (32B and 70B) models need</w:t>
        </w:r>
      </w:ins>
      <w:ins w:id="2482" w:author="PR Preview" w:date="2024-01-01T00:00:00Z">
        <w:r>
          <w:t xml:space="preserve"> </w:t>
        </w:r>
      </w:ins>
      <w:ins w:id="2482" w:author="PR Preview" w:date="2024-01-01T00:00:00Z">
        <w:r>
          <w:t xml:space="preserve">substantially more and may not fit on a single GPU.</w:t>
        </w:r>
      </w:ins>
    </w:p>
    <w:p>
      <w:pPr>
        <w:pStyle w:val="BodyText"/>
      </w:pPr>
      <w:ins w:id="2483" w:author="PR Preview" w:date="2024-01-01T00:00:00Z">
        <w:r>
          <w:rPr>
            <w:b/>
            <w:bCs/>
          </w:rPr>
          <w:t xml:space="preserve">Start the Ollama server:</w:t>
        </w:r>
      </w:ins>
    </w:p>
    <w:p>
      <w:pPr>
        <w:pStyle w:val="SourceCode"/>
      </w:pPr>
      <w:ins w:id="2484" w:author="PR Preview" w:date="2024-01-01T00:00:00Z">
        <w:r>
          <w:rPr>
            <w:rStyle w:val="ExtensionTok"/>
          </w:rPr>
          <w:t xml:space="preserve">ollama</w:t>
        </w:r>
      </w:ins>
      <w:ins w:id="2484" w:author="PR Preview" w:date="2024-01-01T00:00:00Z">
        <w:r>
          <w:rPr>
            <w:rStyle w:val="NormalTok"/>
          </w:rPr>
          <w:t xml:space="preserve"> serve</w:t>
        </w:r>
      </w:ins>
    </w:p>
    <w:p>
      <w:pPr>
        <w:pStyle w:val="FirstParagraph"/>
      </w:pPr>
      <w:ins w:id="2485" w:author="PR Preview" w:date="2024-01-01T00:00:00Z">
        <w:r>
          <w:t xml:space="preserve">By default the server listens at</w:t>
        </w:r>
      </w:ins>
      <w:ins w:id="2485" w:author="PR Preview" w:date="2024-01-01T00:00:00Z">
        <w:r>
          <w:t xml:space="preserve"> </w:t>
        </w:r>
      </w:ins>
      <w:ins w:id="2485" w:author="PR Preview" w:date="2024-01-01T00:00:00Z">
        <w:r>
          <w:rPr>
            <w:rStyle w:val="VerbatimChar"/>
          </w:rPr>
          <w:t xml:space="preserve">http://localhost:11434</w:t>
        </w:r>
      </w:ins>
      <w:ins w:id="2485" w:author="PR Preview" w:date="2024-01-01T00:00:00Z">
        <w:r>
          <w:t xml:space="preserve">.</w:t>
        </w:r>
      </w:ins>
    </w:p>
    <w:bookmarkEnd w:id="736"/>
    <w:bookmarkStart w:id="739" w:name="connecting-positron-assistant-to-ollama"/>
    <w:p>
      <w:pPr>
        <w:pStyle w:val="Heading4"/>
      </w:pPr>
      <w:ins w:id="2486" w:author="PR Preview" w:date="2024-01-01T00:00:00Z">
        <w:r>
          <w:t xml:space="preserve">18.5.10.2 Connecting Positron Assistant to Ollama</w:t>
        </w:r>
      </w:ins>
    </w:p>
    <w:p>
      <w:pPr>
        <w:pStyle w:val="FirstParagraph"/>
      </w:pPr>
      <w:hyperlink r:id="rId737">
        <w:r>
          <w:rPr>
            <w:rStyle w:val="Hyperlink"/>
          </w:rPr>
          <w:t xml:space="preserve">Positron</w:t>
        </w:r>
      </w:hyperlink>
      <w:ins w:id="2487" w:author="PR Preview" w:date="2024-01-01T00:00:00Z">
        <w:r>
          <w:t xml:space="preserve"> </w:t>
        </w:r>
      </w:ins>
      <w:ins w:id="2487" w:author="PR Preview" w:date="2024-01-01T00:00:00Z">
        <w:r>
          <w:t xml:space="preserve">supports Ollama natively through the</w:t>
        </w:r>
      </w:ins>
      <w:ins w:id="2487" w:author="PR Preview" w:date="2024-01-01T00:00:00Z">
        <w:r>
          <w:t xml:space="preserve"> </w:t>
        </w:r>
      </w:ins>
      <w:hyperlink r:id="rId738">
        <w:r>
          <w:rPr>
            <w:rStyle w:val="Hyperlink"/>
          </w:rPr>
          <w:t xml:space="preserve">OpenAI-compatible API endpoint</w:t>
        </w:r>
      </w:hyperlink>
      <w:ins w:id="2487" w:author="PR Preview" w:date="2024-01-01T00:00:00Z">
        <w:r>
          <w:t xml:space="preserve"> </w:t>
        </w:r>
      </w:ins>
      <w:ins w:id="2487" w:author="PR Preview" w:date="2024-01-01T00:00:00Z">
        <w:r>
          <w:t xml:space="preserve">that Ollama exposes.</w:t>
        </w:r>
      </w:ins>
    </w:p>
    <w:p>
      <w:pPr>
        <w:pStyle w:val="Compact"/>
        <w:numPr>
          <w:ilvl w:val="0"/>
          <w:numId w:val="1274"/>
        </w:numPr>
      </w:pPr>
      <w:ins w:id="2488" w:author="PR Preview" w:date="2024-01-01T00:00:00Z">
        <w:r>
          <w:t xml:space="preserve">Open the Command Palette with</w:t>
        </w:r>
      </w:ins>
      <w:ins w:id="2488" w:author="PR Preview" w:date="2024-01-01T00:00:00Z">
        <w:r>
          <w:t xml:space="preserve"> </w:t>
        </w:r>
      </w:ins>
      <w:ins w:id="2488" w:author="PR Preview" w:date="2024-01-01T00:00:00Z">
        <w:r>
          <w:rPr>
            <w:rStyle w:val="VerbatimChar"/>
          </w:rPr>
          <w:t xml:space="preserve">Cmd+Shift+P</w:t>
        </w:r>
      </w:ins>
      <w:ins w:id="2488" w:author="PR Preview" w:date="2024-01-01T00:00:00Z">
        <w:r>
          <w:t xml:space="preserve"> </w:t>
        </w:r>
      </w:ins>
      <w:ins w:id="2488" w:author="PR Preview" w:date="2024-01-01T00:00:00Z">
        <w:r>
          <w:t xml:space="preserve">(macOS) or</w:t>
        </w:r>
      </w:ins>
      <w:ins w:id="2488" w:author="PR Preview" w:date="2024-01-01T00:00:00Z">
        <w:r>
          <w:t xml:space="preserve"> </w:t>
        </w:r>
      </w:ins>
      <w:ins w:id="2488" w:author="PR Preview" w:date="2024-01-01T00:00:00Z">
        <w:r>
          <w:rPr>
            <w:rStyle w:val="VerbatimChar"/>
          </w:rPr>
          <w:t xml:space="preserve">Ctrl+Shift+P</w:t>
        </w:r>
      </w:ins>
      <w:ins w:id="2488" w:author="PR Preview" w:date="2024-01-01T00:00:00Z">
        <w:r>
          <w:t xml:space="preserve"> </w:t>
        </w:r>
      </w:ins>
      <w:ins w:id="2488" w:author="PR Preview" w:date="2024-01-01T00:00:00Z">
        <w:r>
          <w:t xml:space="preserve">(Windows/Linux).</w:t>
        </w:r>
      </w:ins>
    </w:p>
    <w:p>
      <w:pPr>
        <w:pStyle w:val="Compact"/>
        <w:numPr>
          <w:ilvl w:val="0"/>
          <w:numId w:val="1274"/>
        </w:numPr>
      </w:pPr>
      <w:ins w:id="2489" w:author="PR Preview" w:date="2024-01-01T00:00:00Z">
        <w:r>
          <w:t xml:space="preserve">Run</w:t>
        </w:r>
      </w:ins>
      <w:ins w:id="2489" w:author="PR Preview" w:date="2024-01-01T00:00:00Z">
        <w:r>
          <w:t xml:space="preserve"> </w:t>
        </w:r>
      </w:ins>
      <w:ins w:id="2489" w:author="PR Preview" w:date="2024-01-01T00:00:00Z">
        <w:r>
          <w:rPr>
            <w:b/>
            <w:bCs/>
          </w:rPr>
          <w:t xml:space="preserve">Positron Assistant: Configure Language Model Providers</w:t>
        </w:r>
      </w:ins>
      <w:ins w:id="2489" w:author="PR Preview" w:date="2024-01-01T00:00:00Z">
        <w:r>
          <w:t xml:space="preserve">.</w:t>
        </w:r>
      </w:ins>
    </w:p>
    <w:p>
      <w:pPr>
        <w:pStyle w:val="Compact"/>
        <w:numPr>
          <w:ilvl w:val="0"/>
          <w:numId w:val="1274"/>
        </w:numPr>
      </w:pPr>
      <w:ins w:id="2490" w:author="PR Preview" w:date="2024-01-01T00:00:00Z">
        <w:r>
          <w:t xml:space="preserve">Select</w:t>
        </w:r>
      </w:ins>
      <w:ins w:id="2490" w:author="PR Preview" w:date="2024-01-01T00:00:00Z">
        <w:r>
          <w:t xml:space="preserve"> </w:t>
        </w:r>
      </w:ins>
      <w:ins w:id="2490" w:author="PR Preview" w:date="2024-01-01T00:00:00Z">
        <w:r>
          <w:rPr>
            <w:b/>
            <w:bCs/>
          </w:rPr>
          <w:t xml:space="preserve">Ollama</w:t>
        </w:r>
      </w:ins>
      <w:ins w:id="2490" w:author="PR Preview" w:date="2024-01-01T00:00:00Z">
        <w:r>
          <w:t xml:space="preserve"> </w:t>
        </w:r>
      </w:ins>
      <w:ins w:id="2490" w:author="PR Preview" w:date="2024-01-01T00:00:00Z">
        <w:r>
          <w:t xml:space="preserve">(or</w:t>
        </w:r>
      </w:ins>
      <w:ins w:id="2490" w:author="PR Preview" w:date="2024-01-01T00:00:00Z">
        <w:r>
          <w:t xml:space="preserve"> </w:t>
        </w:r>
      </w:ins>
      <w:ins w:id="2490" w:author="PR Preview" w:date="2024-01-01T00:00:00Z">
        <w:r>
          <w:rPr>
            <w:b/>
            <w:bCs/>
          </w:rPr>
          <w:t xml:space="preserve">Custom/OpenAI-compatible</w:t>
        </w:r>
      </w:ins>
      <w:ins w:id="2490" w:author="PR Preview" w:date="2024-01-01T00:00:00Z">
        <w:r>
          <w:t xml:space="preserve"> </w:t>
        </w:r>
      </w:ins>
      <w:ins w:id="2490" w:author="PR Preview" w:date="2024-01-01T00:00:00Z">
        <w:r>
          <w:t xml:space="preserve">if Ollama is not listed).</w:t>
        </w:r>
      </w:ins>
    </w:p>
    <w:p>
      <w:pPr>
        <w:pStyle w:val="Compact"/>
        <w:numPr>
          <w:ilvl w:val="0"/>
          <w:numId w:val="1274"/>
        </w:numPr>
      </w:pPr>
      <w:ins w:id="2491" w:author="PR Preview" w:date="2024-01-01T00:00:00Z">
        <w:r>
          <w:t xml:space="preserve">Set the base URL to</w:t>
        </w:r>
      </w:ins>
      <w:ins w:id="2491" w:author="PR Preview" w:date="2024-01-01T00:00:00Z">
        <w:r>
          <w:t xml:space="preserve"> </w:t>
        </w:r>
      </w:ins>
      <w:ins w:id="2491" w:author="PR Preview" w:date="2024-01-01T00:00:00Z">
        <w:r>
          <w:rPr>
            <w:rStyle w:val="VerbatimChar"/>
          </w:rPr>
          <w:t xml:space="preserve">http://localhost:11434/v1</w:t>
        </w:r>
      </w:ins>
      <w:ins w:id="2491" w:author="PR Preview" w:date="2024-01-01T00:00:00Z">
        <w:r>
          <w:t xml:space="preserve"> </w:t>
        </w:r>
      </w:ins>
      <w:ins w:id="2491" w:author="PR Preview" w:date="2024-01-01T00:00:00Z">
        <w:r>
          <w:t xml:space="preserve">and leave the API key blank,</w:t>
        </w:r>
      </w:ins>
      <w:ins w:id="2491" w:author="PR Preview" w:date="2024-01-01T00:00:00Z">
        <w:r>
          <w:t xml:space="preserve"> </w:t>
        </w:r>
      </w:ins>
      <w:ins w:id="2491" w:author="PR Preview" w:date="2024-01-01T00:00:00Z">
        <w:r>
          <w:t xml:space="preserve">or, if the client rejects an empty field, enter any placeholder value such as</w:t>
        </w:r>
      </w:ins>
      <w:ins w:id="2491" w:author="PR Preview" w:date="2024-01-01T00:00:00Z">
        <w:r>
          <w:t xml:space="preserve"> </w:t>
        </w:r>
      </w:ins>
      <w:ins w:id="2491" w:author="PR Preview" w:date="2024-01-01T00:00:00Z">
        <w:r>
          <w:rPr>
            <w:rStyle w:val="VerbatimChar"/>
          </w:rPr>
          <w:t xml:space="preserve">ollama</w:t>
        </w:r>
      </w:ins>
      <w:ins w:id="2491" w:author="PR Preview" w:date="2024-01-01T00:00:00Z">
        <w:r>
          <w:t xml:space="preserve">.</w:t>
        </w:r>
      </w:ins>
    </w:p>
    <w:p>
      <w:pPr>
        <w:pStyle w:val="Compact"/>
        <w:numPr>
          <w:ilvl w:val="0"/>
          <w:numId w:val="1274"/>
        </w:numPr>
      </w:pPr>
      <w:ins w:id="2492" w:author="PR Preview" w:date="2024-01-01T00:00:00Z">
        <w:r>
          <w:t xml:space="preserve">Choose your model from the model list (e.g.,</w:t>
        </w:r>
      </w:ins>
      <w:ins w:id="2492" w:author="PR Preview" w:date="2024-01-01T00:00:00Z">
        <w:r>
          <w:t xml:space="preserve"> </w:t>
        </w:r>
      </w:ins>
      <w:ins w:id="2492" w:author="PR Preview" w:date="2024-01-01T00:00:00Z">
        <w:r>
          <w:rPr>
            <w:rStyle w:val="VerbatimChar"/>
          </w:rPr>
          <w:t xml:space="preserve">qwen2.5-coder:7b</w:t>
        </w:r>
      </w:ins>
      <w:ins w:id="2492" w:author="PR Preview" w:date="2024-01-01T00:00:00Z">
        <w:r>
          <w:t xml:space="preserve">).</w:t>
        </w:r>
      </w:ins>
    </w:p>
    <w:p>
      <w:pPr>
        <w:pStyle w:val="FirstParagraph"/>
      </w:pPr>
      <w:ins w:id="2493" w:author="PR Preview" w:date="2024-01-01T00:00:00Z">
        <w:r>
          <w:t xml:space="preserve">Once configured, Positron Assistant will send requests to your local Ollama server</w:t>
        </w:r>
      </w:ins>
      <w:ins w:id="2493" w:author="PR Preview" w:date="2024-01-01T00:00:00Z">
        <w:r>
          <w:t xml:space="preserve"> </w:t>
        </w:r>
      </w:ins>
      <w:ins w:id="2493" w:author="PR Preview" w:date="2024-01-01T00:00:00Z">
        <w:r>
          <w:t xml:space="preserve">instead of a cloud provider.</w:t>
        </w:r>
      </w:ins>
    </w:p>
    <w:bookmarkEnd w:id="739"/>
    <w:bookmarkStart w:id="741" w:name="Xdb900790d603e9eb1dbc219acfc2383290fd98a"/>
    <w:p>
      <w:pPr>
        <w:pStyle w:val="Heading4"/>
      </w:pPr>
      <w:ins w:id="2494" w:author="PR Preview" w:date="2024-01-01T00:00:00Z">
        <w:r>
          <w:t xml:space="preserve">18.5.10.3 Connecting VS Code to Ollama via Continue</w:t>
        </w:r>
      </w:ins>
    </w:p>
    <w:p>
      <w:pPr>
        <w:pStyle w:val="FirstParagraph"/>
      </w:pPr>
      <w:hyperlink r:id="rId740">
        <w:r>
          <w:rPr>
            <w:rStyle w:val="Hyperlink"/>
          </w:rPr>
          <w:t xml:space="preserve">Continue</w:t>
        </w:r>
      </w:hyperlink>
      <w:ins w:id="2495" w:author="PR Preview" w:date="2024-01-01T00:00:00Z">
        <w:r>
          <w:t xml:space="preserve"> </w:t>
        </w:r>
      </w:ins>
      <w:ins w:id="2495" w:author="PR Preview" w:date="2024-01-01T00:00:00Z">
        <w:r>
          <w:t xml:space="preserve">is an open-source VS Code extension</w:t>
        </w:r>
      </w:ins>
      <w:ins w:id="2495" w:author="PR Preview" w:date="2024-01-01T00:00:00Z">
        <w:r>
          <w:t xml:space="preserve"> </w:t>
        </w:r>
      </w:ins>
      <w:ins w:id="2495" w:author="PR Preview" w:date="2024-01-01T00:00:00Z">
        <w:r>
          <w:t xml:space="preserve">that supports Ollama and many other local and cloud backends.</w:t>
        </w:r>
      </w:ins>
    </w:p>
    <w:p>
      <w:pPr>
        <w:pStyle w:val="Compact"/>
        <w:numPr>
          <w:ilvl w:val="0"/>
          <w:numId w:val="1275"/>
        </w:numPr>
      </w:pPr>
      <w:ins w:id="2496" w:author="PR Preview" w:date="2024-01-01T00:00:00Z">
        <w:r>
          <w:t xml:space="preserve">Install the</w:t>
        </w:r>
      </w:ins>
      <w:ins w:id="2496" w:author="PR Preview" w:date="2024-01-01T00:00:00Z">
        <w:r>
          <w:t xml:space="preserve"> </w:t>
        </w:r>
      </w:ins>
      <w:ins w:id="2496" w:author="PR Preview" w:date="2024-01-01T00:00:00Z">
        <w:r>
          <w:rPr>
            <w:b/>
            <w:bCs/>
          </w:rPr>
          <w:t xml:space="preserve">Continue</w:t>
        </w:r>
      </w:ins>
      <w:ins w:id="2496" w:author="PR Preview" w:date="2024-01-01T00:00:00Z">
        <w:r>
          <w:t xml:space="preserve"> </w:t>
        </w:r>
      </w:ins>
      <w:ins w:id="2496" w:author="PR Preview" w:date="2024-01-01T00:00:00Z">
        <w:r>
          <w:t xml:space="preserve">extension from the VS Code marketplace.</w:t>
        </w:r>
      </w:ins>
    </w:p>
    <w:p>
      <w:pPr>
        <w:pStyle w:val="Compact"/>
        <w:numPr>
          <w:ilvl w:val="0"/>
          <w:numId w:val="1275"/>
        </w:numPr>
      </w:pPr>
      <w:ins w:id="2497" w:author="PR Preview" w:date="2024-01-01T00:00:00Z">
        <w:r>
          <w:t xml:space="preserve">Open the Continue sidebar and click the model selector.</w:t>
        </w:r>
      </w:ins>
    </w:p>
    <w:p>
      <w:pPr>
        <w:pStyle w:val="Compact"/>
        <w:numPr>
          <w:ilvl w:val="0"/>
          <w:numId w:val="1275"/>
        </w:numPr>
      </w:pPr>
      <w:ins w:id="2498" w:author="PR Preview" w:date="2024-01-01T00:00:00Z">
        <w:r>
          <w:t xml:space="preserve">Choose</w:t>
        </w:r>
      </w:ins>
      <w:ins w:id="2498" w:author="PR Preview" w:date="2024-01-01T00:00:00Z">
        <w:r>
          <w:t xml:space="preserve"> </w:t>
        </w:r>
      </w:ins>
      <w:ins w:id="2498" w:author="PR Preview" w:date="2024-01-01T00:00:00Z">
        <w:r>
          <w:rPr>
            <w:b/>
            <w:bCs/>
          </w:rPr>
          <w:t xml:space="preserve">Ollama</w:t>
        </w:r>
      </w:ins>
      <w:ins w:id="2498" w:author="PR Preview" w:date="2024-01-01T00:00:00Z">
        <w:r>
          <w:t xml:space="preserve"> </w:t>
        </w:r>
      </w:ins>
      <w:ins w:id="2498" w:author="PR Preview" w:date="2024-01-01T00:00:00Z">
        <w:r>
          <w:t xml:space="preserve">and select a model (Continue detects running Ollama models automatically).</w:t>
        </w:r>
      </w:ins>
    </w:p>
    <w:p>
      <w:pPr>
        <w:pStyle w:val="FirstParagraph"/>
      </w:pPr>
      <w:ins w:id="2499" w:author="PR Preview" w:date="2024-01-01T00:00:00Z">
        <w:r>
          <w:t xml:space="preserve">Continue provides inline completions and a chat panel,</w:t>
        </w:r>
      </w:ins>
      <w:ins w:id="2499" w:author="PR Preview" w:date="2024-01-01T00:00:00Z">
        <w:r>
          <w:t xml:space="preserve"> </w:t>
        </w:r>
      </w:ins>
      <w:ins w:id="2499" w:author="PR Preview" w:date="2024-01-01T00:00:00Z">
        <w:r>
          <w:t xml:space="preserve">similar to GitHub Copilot,</w:t>
        </w:r>
      </w:ins>
      <w:ins w:id="2499" w:author="PR Preview" w:date="2024-01-01T00:00:00Z">
        <w:r>
          <w:t xml:space="preserve"> </w:t>
        </w:r>
      </w:ins>
      <w:ins w:id="2499" w:author="PR Preview" w:date="2024-01-01T00:00:00Z">
        <w:r>
          <w:t xml:space="preserve">but routed entirely to your local model.</w:t>
        </w:r>
      </w:ins>
    </w:p>
    <w:bookmarkEnd w:id="741"/>
    <w:bookmarkStart w:id="748" w:name="working-in-hpc-cluster-environments"/>
    <w:p>
      <w:pPr>
        <w:pStyle w:val="Heading4"/>
      </w:pPr>
      <w:ins w:id="2500" w:author="PR Preview" w:date="2024-01-01T00:00:00Z">
        <w:r>
          <w:t xml:space="preserve">18.5.10.4 Working in HPC / Cluster Environments</w:t>
        </w:r>
      </w:ins>
    </w:p>
    <w:p>
      <w:pPr>
        <w:pStyle w:val="FirstParagraph"/>
      </w:pPr>
      <w:ins w:id="2501" w:author="PR Preview" w:date="2024-01-01T00:00:00Z">
        <w:r>
          <w:t xml:space="preserve">Many HPC clusters do not have outbound internet access on compute nodes</w:t>
        </w:r>
      </w:ins>
      <w:ins w:id="2501" w:author="PR Preview" w:date="2024-01-01T00:00:00Z">
        <w:r>
          <w:t xml:space="preserve"> </w:t>
        </w:r>
      </w:ins>
      <w:ins w:id="2501" w:author="PR Preview" w:date="2024-01-01T00:00:00Z">
        <w:r>
          <w:t xml:space="preserve">but do allow access on login nodes.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2" name="Picture"/>
                  <a:graphic>
                    <a:graphicData uri="http://schemas.openxmlformats.org/drawingml/2006/picture">
                      <pic:pic>
                        <pic:nvPicPr>
                          <pic:cNvPr descr="/opt/quarto/share/formats/docx/note.png" id="74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33">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ins w:id="2502" w:author="PR Preview" w:date="2024-01-01T00:00:00Z">
        <w:r>
          <w:t xml:space="preserve">A useful pattern:</w:t>
        </w:r>
      </w:ins>
    </w:p>
    <w:p>
      <w:pPr>
        <w:numPr>
          <w:ilvl w:val="0"/>
          <w:numId w:val="1276"/>
        </w:numPr>
      </w:pPr>
      <w:ins w:id="2503" w:author="PR Preview" w:date="2024-01-01T00:00:00Z">
        <w:r>
          <w:rPr>
            <w:b/>
            <w:bCs/>
          </w:rPr>
          <w:t xml:space="preserve">Pre-pull models</w:t>
        </w:r>
      </w:ins>
      <w:ins w:id="2503" w:author="PR Preview" w:date="2024-01-01T00:00:00Z">
        <w:r>
          <w:t xml:space="preserve"> </w:t>
        </w:r>
      </w:ins>
      <w:ins w:id="2503" w:author="PR Preview" w:date="2024-01-01T00:00:00Z">
        <w:r>
          <w:t xml:space="preserve">on a login node or a machine with internet access,</w:t>
        </w:r>
      </w:ins>
      <w:ins w:id="2503" w:author="PR Preview" w:date="2024-01-01T00:00:00Z">
        <w:r>
          <w:t xml:space="preserve"> </w:t>
        </w:r>
      </w:ins>
      <w:ins w:id="2503" w:author="PR Preview" w:date="2024-01-01T00:00:00Z">
        <w:r>
          <w:t xml:space="preserve">then copy the model files to the cluster:</w:t>
        </w:r>
      </w:ins>
    </w:p>
    <w:p>
      <w:pPr>
        <w:pStyle w:val="SourceCode"/>
        <w:numPr>
          <w:ilvl w:val="0"/>
          <w:numId w:val="1000"/>
        </w:numPr>
      </w:pPr>
      <w:ins w:id="2504" w:author="PR Preview" w:date="2024-01-01T00:00:00Z">
        <w:r>
          <w:rPr>
            <w:rStyle w:val="CommentTok"/>
          </w:rPr>
          <w:t xml:space="preserve"># On a machine with internet access</w:t>
        </w:r>
      </w:ins>
      <w:ins w:id="2504" w:author="PR Preview" w:date="2024-01-01T00:00:00Z">
        <w:r>
          <w:br/>
        </w:r>
      </w:ins>
      <w:ins w:id="2504" w:author="PR Preview" w:date="2024-01-01T00:00:00Z">
        <w:r>
          <w:rPr>
            <w:rStyle w:val="ExtensionTok"/>
          </w:rPr>
          <w:t xml:space="preserve">ollama</w:t>
        </w:r>
      </w:ins>
      <w:ins w:id="2504" w:author="PR Preview" w:date="2024-01-01T00:00:00Z">
        <w:r>
          <w:rPr>
            <w:rStyle w:val="NormalTok"/>
          </w:rPr>
          <w:t xml:space="preserve"> pull qwen2.5-coder:7b</w:t>
        </w:r>
      </w:ins>
      <w:ins w:id="2504" w:author="PR Preview" w:date="2024-01-01T00:00:00Z">
        <w:r>
          <w:br/>
        </w:r>
      </w:ins>
      <w:ins w:id="2504" w:author="PR Preview" w:date="2024-01-01T00:00:00Z">
        <w:r>
          <w:rPr>
            <w:rStyle w:val="CommentTok"/>
          </w:rPr>
          <w:t xml:space="preserve"># Ollama stores models in ~/.ollama/models by default</w:t>
        </w:r>
      </w:ins>
      <w:ins w:id="2504" w:author="PR Preview" w:date="2024-01-01T00:00:00Z">
        <w:r>
          <w:br/>
        </w:r>
      </w:ins>
      <w:ins w:id="2504" w:author="PR Preview" w:date="2024-01-01T00:00:00Z">
        <w:r>
          <w:rPr>
            <w:rStyle w:val="FunctionTok"/>
          </w:rPr>
          <w:t xml:space="preserve">rsync</w:t>
        </w:r>
      </w:ins>
      <w:ins w:id="2504" w:author="PR Preview" w:date="2024-01-01T00:00:00Z">
        <w:r>
          <w:rPr>
            <w:rStyle w:val="NormalTok"/>
          </w:rPr>
          <w:t xml:space="preserve"> </w:t>
        </w:r>
      </w:ins>
      <w:ins w:id="2504" w:author="PR Preview" w:date="2024-01-01T00:00:00Z">
        <w:r>
          <w:rPr>
            <w:rStyle w:val="AttributeTok"/>
          </w:rPr>
          <w:t xml:space="preserve">-a</w:t>
        </w:r>
      </w:ins>
      <w:ins w:id="2504" w:author="PR Preview" w:date="2024-01-01T00:00:00Z">
        <w:r>
          <w:rPr>
            <w:rStyle w:val="NormalTok"/>
          </w:rPr>
          <w:t xml:space="preserve"> ~/.ollama/models/ user@cluster.example.edu:~/.ollama/models/</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744" name="Picture"/>
                  <a:graphic>
                    <a:graphicData uri="http://schemas.openxmlformats.org/drawingml/2006/picture">
                      <pic:pic>
                        <pic:nvPicPr>
                          <pic:cNvPr descr="/opt/quarto/share/formats/docx/warning.png" id="745"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76"/>
        </w:numPr>
      </w:pPr>
      <w:ins w:id="2505" w:author="PR Preview" w:date="2024-01-01T00:00:00Z">
        <w:r>
          <w:rPr>
            <w:b/>
            <w:bCs/>
          </w:rPr>
          <w:t xml:space="preserve">Start Ollama on a compute node</w:t>
        </w:r>
      </w:ins>
      <w:ins w:id="2505" w:author="PR Preview" w:date="2024-01-01T00:00:00Z">
        <w:r>
          <w:t xml:space="preserve"> </w:t>
        </w:r>
      </w:ins>
      <w:ins w:id="2505" w:author="PR Preview" w:date="2024-01-01T00:00:00Z">
        <w:r>
          <w:t xml:space="preserve">(or an interactive session)</w:t>
        </w:r>
      </w:ins>
      <w:ins w:id="2505" w:author="PR Preview" w:date="2024-01-01T00:00:00Z">
        <w:r>
          <w:t xml:space="preserve"> </w:t>
        </w:r>
      </w:ins>
      <w:ins w:id="2505" w:author="PR Preview" w:date="2024-01-01T00:00:00Z">
        <w:r>
          <w:t xml:space="preserve">using the pre-downloaded model files—no internet required.</w:t>
        </w:r>
      </w:ins>
      <w:ins w:id="2505" w:author="PR Preview" w:date="2024-01-01T00:00:00Z">
        <w:r>
          <w:t xml:space="preserve"> </w:t>
        </w:r>
      </w:ins>
      <w:ins w:id="2505" w:author="PR Preview" w:date="2024-01-01T00:00:00Z">
        <w:r>
          <w:t xml:space="preserve">Set</w:t>
        </w:r>
      </w:ins>
      <w:ins w:id="2505" w:author="PR Preview" w:date="2024-01-01T00:00:00Z">
        <w:r>
          <w:t xml:space="preserve"> </w:t>
        </w:r>
      </w:ins>
      <w:ins w:id="2505" w:author="PR Preview" w:date="2024-01-01T00:00:00Z">
        <w:r>
          <w:rPr>
            <w:rStyle w:val="VerbatimChar"/>
          </w:rPr>
          <w:t xml:space="preserve">OLLAMA_HOST=0.0.0.0</w:t>
        </w:r>
      </w:ins>
      <w:ins w:id="2505" w:author="PR Preview" w:date="2024-01-01T00:00:00Z">
        <w:r>
          <w:t xml:space="preserve"> </w:t>
        </w:r>
      </w:ins>
      <w:ins w:id="2505" w:author="PR Preview" w:date="2024-01-01T00:00:00Z">
        <w:r>
          <w:t xml:space="preserve">so the SSH tunnel from the login node can reach the port:</w:t>
        </w:r>
      </w:ins>
    </w:p>
    <w:p>
      <w:pPr>
        <w:pStyle w:val="SourceCode"/>
        <w:numPr>
          <w:ilvl w:val="0"/>
          <w:numId w:val="1000"/>
        </w:numPr>
      </w:pPr>
      <w:ins w:id="2506" w:author="PR Preview" w:date="2024-01-01T00:00:00Z">
        <w:r>
          <w:rPr>
            <w:rStyle w:val="VariableTok"/>
          </w:rPr>
          <w:t xml:space="preserve">OLLAMA_HOST</w:t>
        </w:r>
      </w:ins>
      <w:ins w:id="2506" w:author="PR Preview" w:date="2024-01-01T00:00:00Z">
        <w:r>
          <w:rPr>
            <w:rStyle w:val="OperatorTok"/>
          </w:rPr>
          <w:t xml:space="preserve">=</w:t>
        </w:r>
      </w:ins>
      <w:ins w:id="2506" w:author="PR Preview" w:date="2024-01-01T00:00:00Z">
        <w:r>
          <w:rPr>
            <w:rStyle w:val="NormalTok"/>
          </w:rPr>
          <w:t xml:space="preserve">0.0.0.0:11434 </w:t>
        </w:r>
      </w:ins>
      <w:ins w:id="2506" w:author="PR Preview" w:date="2024-01-01T00:00:00Z">
        <w:r>
          <w:rPr>
            <w:rStyle w:val="ExtensionTok"/>
          </w:rPr>
          <w:t xml:space="preserve">ollama</w:t>
        </w:r>
      </w:ins>
      <w:ins w:id="2506" w:author="PR Preview" w:date="2024-01-01T00:00:00Z">
        <w:r>
          <w:rPr>
            <w:rStyle w:val="NormalTok"/>
          </w:rPr>
          <w:t xml:space="preserve"> serve</w:t>
        </w:r>
      </w:ins>
      <w:ins w:id="2506" w:author="PR Preview" w:date="2024-01-01T00:00:00Z">
        <w:r>
          <w:br/>
        </w:r>
      </w:ins>
      <w:ins w:id="2506" w:author="PR Preview" w:date="2024-01-01T00:00:00Z">
        <w:r>
          <w:rPr>
            <w:rStyle w:val="CommentTok"/>
          </w:rPr>
          <w:t xml:space="preserve"># If you redirected model storage (see quota warning above):</w:t>
        </w:r>
      </w:ins>
      <w:ins w:id="2506" w:author="PR Preview" w:date="2024-01-01T00:00:00Z">
        <w:r>
          <w:br/>
        </w:r>
      </w:ins>
      <w:ins w:id="2506" w:author="PR Preview" w:date="2024-01-01T00:00:00Z">
        <w:r>
          <w:rPr>
            <w:rStyle w:val="CommentTok"/>
          </w:rPr>
          <w:t xml:space="preserve"># OLLAMA_HOST=0.0.0.0:11434 OLLAMA_MODELS=/scratch/$USER/ollama-models ollama serve</w:t>
        </w:r>
      </w:ins>
    </w:p>
    <w:p>
      <w:pPr>
        <w:numPr>
          <w:ilvl w:val="0"/>
          <w:numId w:val="1000"/>
        </w:numPr>
      </w:pPr>
      <w:ins w:id="2507" w:author="PR Preview" w:date="2024-01-01T00:00:00Z">
        <w:r>
          <w:t xml:space="preserve">If you are on a shared compute node, be aware that binding to</w:t>
        </w:r>
      </w:ins>
      <w:ins w:id="2507" w:author="PR Preview" w:date="2024-01-01T00:00:00Z">
        <w:r>
          <w:t xml:space="preserve"> </w:t>
        </w:r>
      </w:ins>
      <w:ins w:id="2507" w:author="PR Preview" w:date="2024-01-01T00:00:00Z">
        <w:r>
          <w:rPr>
            <w:rStyle w:val="VerbatimChar"/>
          </w:rPr>
          <w:t xml:space="preserve">0.0.0.0</w:t>
        </w:r>
      </w:ins>
      <w:ins w:id="2507" w:author="PR Preview" w:date="2024-01-01T00:00:00Z">
        <w:r>
          <w:t xml:space="preserve"> </w:t>
        </w:r>
      </w:ins>
      <w:ins w:id="2507" w:author="PR Preview" w:date="2024-01-01T00:00:00Z">
        <w:r>
          <w:t xml:space="preserve">exposes the Ollama port to other users on that host. Scheduler policies vary</w:t>
        </w:r>
      </w:ins>
      <w:ins w:id="2507" w:author="PR Preview" w:date="2024-01-01T00:00:00Z">
        <w:r>
          <w:t xml:space="preserve"> </w:t>
        </w:r>
      </w:ins>
      <w:ins w:id="2507" w:author="PR Preview" w:date="2024-01-01T00:00:00Z">
        <w:r>
          <w:t xml:space="preserve">by site and job type, so confirm whether your job has exclusive node access</w:t>
        </w:r>
      </w:ins>
      <w:ins w:id="2507" w:author="PR Preview" w:date="2024-01-01T00:00:00Z">
        <w:r>
          <w:t xml:space="preserve"> </w:t>
        </w:r>
      </w:ins>
      <w:ins w:id="2507" w:author="PR Preview" w:date="2024-01-01T00:00:00Z">
        <w:r>
          <w:t xml:space="preserve">(request it explicitly when in doubt—e.g.,</w:t>
        </w:r>
      </w:ins>
      <w:ins w:id="2507" w:author="PR Preview" w:date="2024-01-01T00:00:00Z">
        <w:r>
          <w:t xml:space="preserve"> </w:t>
        </w:r>
      </w:ins>
      <w:ins w:id="2507" w:author="PR Preview" w:date="2024-01-01T00:00:00Z">
        <w:r>
          <w:rPr>
            <w:rStyle w:val="VerbatimChar"/>
          </w:rPr>
          <w:t xml:space="preserve">--exclusive</w:t>
        </w:r>
      </w:ins>
      <w:ins w:id="2507" w:author="PR Preview" w:date="2024-01-01T00:00:00Z">
        <w:r>
          <w:t xml:space="preserve"> </w:t>
        </w:r>
      </w:ins>
      <w:ins w:id="2507" w:author="PR Preview" w:date="2024-01-01T00:00:00Z">
        <w:r>
          <w:t xml:space="preserve">in SLURM), or bind</w:t>
        </w:r>
      </w:ins>
      <w:ins w:id="2507" w:author="PR Preview" w:date="2024-01-01T00:00:00Z">
        <w:r>
          <w:t xml:space="preserve"> </w:t>
        </w:r>
      </w:ins>
      <w:ins w:id="2507" w:author="PR Preview" w:date="2024-01-01T00:00:00Z">
        <w:r>
          <w:t xml:space="preserve">only to loopback (</w:t>
        </w:r>
      </w:ins>
      <w:ins w:id="2507" w:author="PR Preview" w:date="2024-01-01T00:00:00Z">
        <w:r>
          <w:rPr>
            <w:rStyle w:val="VerbatimChar"/>
          </w:rPr>
          <w:t xml:space="preserve">OLLAMA_HOST=127.0.0.1:11434</w:t>
        </w:r>
      </w:ins>
      <w:ins w:id="2507" w:author="PR Preview" w:date="2024-01-01T00:00:00Z">
        <w:r>
          <w:t xml:space="preserve">) and tunnel from the login</w:t>
        </w:r>
      </w:ins>
      <w:ins w:id="2507" w:author="PR Preview" w:date="2024-01-01T00:00:00Z">
        <w:r>
          <w:t xml:space="preserve"> </w:t>
        </w:r>
      </w:ins>
      <w:ins w:id="2507" w:author="PR Preview" w:date="2024-01-01T00:00:00Z">
        <w:r>
          <w:t xml:space="preserve">node when the node is shared.</w:t>
        </w:r>
      </w:ins>
    </w:p>
    <w:p>
      <w:pPr>
        <w:numPr>
          <w:ilvl w:val="0"/>
          <w:numId w:val="1276"/>
        </w:numPr>
      </w:pPr>
      <w:ins w:id="2508" w:author="PR Preview" w:date="2024-01-01T00:00:00Z">
        <w:r>
          <w:rPr>
            <w:b/>
            <w:bCs/>
          </w:rPr>
          <w:t xml:space="preserve">Forward the port</w:t>
        </w:r>
      </w:ins>
      <w:ins w:id="2508" w:author="PR Preview" w:date="2024-01-01T00:00:00Z">
        <w:r>
          <w:t xml:space="preserve"> </w:t>
        </w:r>
      </w:ins>
      <w:ins w:id="2508" w:author="PR Preview" w:date="2024-01-01T00:00:00Z">
        <w:r>
          <w:t xml:space="preserve">to your local machine to use your editor’s Ollama integration.</w:t>
        </w:r>
      </w:ins>
      <w:ins w:id="2508" w:author="PR Preview" w:date="2024-01-01T00:00:00Z">
        <w:r>
          <w:t xml:space="preserve"> </w:t>
        </w:r>
      </w:ins>
      <w:ins w:id="2508" w:author="PR Preview" w:date="2024-01-01T00:00:00Z">
        <w:r>
          <w:t xml:space="preserve">Because Ollama is running on a compute node (e.g.,</w:t>
        </w:r>
      </w:ins>
      <w:ins w:id="2508" w:author="PR Preview" w:date="2024-01-01T00:00:00Z">
        <w:r>
          <w:t xml:space="preserve"> </w:t>
        </w:r>
      </w:ins>
      <w:ins w:id="2508" w:author="PR Preview" w:date="2024-01-01T00:00:00Z">
        <w:r>
          <w:rPr>
            <w:rStyle w:val="VerbatimChar"/>
          </w:rPr>
          <w:t xml:space="preserve">gpu-node-01</w:t>
        </w:r>
      </w:ins>
      <w:ins w:id="2508" w:author="PR Preview" w:date="2024-01-01T00:00:00Z">
        <w:r>
          <w:t xml:space="preserve">),</w:t>
        </w:r>
      </w:ins>
      <w:ins w:id="2508" w:author="PR Preview" w:date="2024-01-01T00:00:00Z">
        <w:r>
          <w:t xml:space="preserve"> </w:t>
        </w:r>
      </w:ins>
      <w:ins w:id="2508" w:author="PR Preview" w:date="2024-01-01T00:00:00Z">
        <w:r>
          <w:t xml:space="preserve">forward through the login node to that specific host:</w:t>
        </w:r>
      </w:ins>
    </w:p>
    <w:p>
      <w:pPr>
        <w:pStyle w:val="SourceCode"/>
        <w:numPr>
          <w:ilvl w:val="0"/>
          <w:numId w:val="1000"/>
        </w:numPr>
      </w:pPr>
      <w:ins w:id="2509" w:author="PR Preview" w:date="2024-01-01T00:00:00Z">
        <w:r>
          <w:rPr>
            <w:rStyle w:val="CommentTok"/>
          </w:rPr>
          <w:t xml:space="preserve"># Replace gpu-node-01 with your actual compute node hostname</w:t>
        </w:r>
      </w:ins>
      <w:ins w:id="2509" w:author="PR Preview" w:date="2024-01-01T00:00:00Z">
        <w:r>
          <w:br/>
        </w:r>
      </w:ins>
      <w:ins w:id="2509" w:author="PR Preview" w:date="2024-01-01T00:00:00Z">
        <w:r>
          <w:rPr>
            <w:rStyle w:val="FunctionTok"/>
          </w:rPr>
          <w:t xml:space="preserve">ssh</w:t>
        </w:r>
      </w:ins>
      <w:ins w:id="2509" w:author="PR Preview" w:date="2024-01-01T00:00:00Z">
        <w:r>
          <w:rPr>
            <w:rStyle w:val="NormalTok"/>
          </w:rPr>
          <w:t xml:space="preserve"> </w:t>
        </w:r>
      </w:ins>
      <w:ins w:id="2509" w:author="PR Preview" w:date="2024-01-01T00:00:00Z">
        <w:r>
          <w:rPr>
            <w:rStyle w:val="AttributeTok"/>
          </w:rPr>
          <w:t xml:space="preserve">-L</w:t>
        </w:r>
      </w:ins>
      <w:ins w:id="2509" w:author="PR Preview" w:date="2024-01-01T00:00:00Z">
        <w:r>
          <w:rPr>
            <w:rStyle w:val="NormalTok"/>
          </w:rPr>
          <w:t xml:space="preserve"> 11434:gpu-node-01:11434 user@cluster.example.edu</w:t>
        </w:r>
      </w:ins>
    </w:p>
    <w:p>
      <w:pPr>
        <w:numPr>
          <w:ilvl w:val="0"/>
          <w:numId w:val="1000"/>
        </w:numPr>
      </w:pPr>
      <w:ins w:id="2510" w:author="PR Preview" w:date="2024-01-01T00:00:00Z">
        <w:r>
          <w:t xml:space="preserve">This terminal must stay open for as long as you use the editor’s Ollama</w:t>
        </w:r>
      </w:ins>
      <w:ins w:id="2510" w:author="PR Preview" w:date="2024-01-01T00:00:00Z">
        <w:r>
          <w:t xml:space="preserve"> </w:t>
        </w:r>
      </w:ins>
      <w:ins w:id="2510" w:author="PR Preview" w:date="2024-01-01T00:00:00Z">
        <w:r>
          <w:t xml:space="preserve">integration—closing it tears down the tunnel and silently drops the</w:t>
        </w:r>
      </w:ins>
      <w:ins w:id="2510" w:author="PR Preview" w:date="2024-01-01T00:00:00Z">
        <w:r>
          <w:t xml:space="preserve"> </w:t>
        </w:r>
      </w:ins>
      <w:ins w:id="2510" w:author="PR Preview" w:date="2024-01-01T00:00:00Z">
        <w:r>
          <w:t xml:space="preserve">connection. Alternatively, start the tunnel in the background (non-interactive)</w:t>
        </w:r>
      </w:ins>
      <w:ins w:id="2510" w:author="PR Preview" w:date="2024-01-01T00:00:00Z">
        <w:r>
          <w:t xml:space="preserve"> </w:t>
        </w:r>
      </w:ins>
      <w:ins w:id="2510" w:author="PR Preview" w:date="2024-01-01T00:00:00Z">
        <w:r>
          <w:t xml:space="preserve">so it does not occupy a terminal:</w:t>
        </w:r>
      </w:ins>
    </w:p>
    <w:p>
      <w:pPr>
        <w:pStyle w:val="SourceCode"/>
        <w:numPr>
          <w:ilvl w:val="0"/>
          <w:numId w:val="1000"/>
        </w:numPr>
      </w:pPr>
      <w:ins w:id="2511" w:author="PR Preview" w:date="2024-01-01T00:00:00Z">
        <w:r>
          <w:rPr>
            <w:rStyle w:val="FunctionTok"/>
          </w:rPr>
          <w:t xml:space="preserve">ssh</w:t>
        </w:r>
      </w:ins>
      <w:ins w:id="2511" w:author="PR Preview" w:date="2024-01-01T00:00:00Z">
        <w:r>
          <w:rPr>
            <w:rStyle w:val="NormalTok"/>
          </w:rPr>
          <w:t xml:space="preserve"> </w:t>
        </w:r>
      </w:ins>
      <w:ins w:id="2511" w:author="PR Preview" w:date="2024-01-01T00:00:00Z">
        <w:r>
          <w:rPr>
            <w:rStyle w:val="AttributeTok"/>
          </w:rPr>
          <w:t xml:space="preserve">-N</w:t>
        </w:r>
      </w:ins>
      <w:ins w:id="2511" w:author="PR Preview" w:date="2024-01-01T00:00:00Z">
        <w:r>
          <w:rPr>
            <w:rStyle w:val="NormalTok"/>
          </w:rPr>
          <w:t xml:space="preserve"> </w:t>
        </w:r>
      </w:ins>
      <w:ins w:id="2511" w:author="PR Preview" w:date="2024-01-01T00:00:00Z">
        <w:r>
          <w:rPr>
            <w:rStyle w:val="AttributeTok"/>
          </w:rPr>
          <w:t xml:space="preserve">-f</w:t>
        </w:r>
      </w:ins>
      <w:ins w:id="2511" w:author="PR Preview" w:date="2024-01-01T00:00:00Z">
        <w:r>
          <w:rPr>
            <w:rStyle w:val="NormalTok"/>
          </w:rPr>
          <w:t xml:space="preserve"> </w:t>
        </w:r>
      </w:ins>
      <w:ins w:id="2511" w:author="PR Preview" w:date="2024-01-01T00:00:00Z">
        <w:r>
          <w:rPr>
            <w:rStyle w:val="AttributeTok"/>
          </w:rPr>
          <w:t xml:space="preserve">-L</w:t>
        </w:r>
      </w:ins>
      <w:ins w:id="2511" w:author="PR Preview" w:date="2024-01-01T00:00:00Z">
        <w:r>
          <w:rPr>
            <w:rStyle w:val="NormalTok"/>
          </w:rPr>
          <w:t xml:space="preserve"> 11434:gpu-node-01:11434 user@cluster.example.edu</w:t>
        </w:r>
      </w:ins>
    </w:p>
    <w:p>
      <w:pPr>
        <w:numPr>
          <w:ilvl w:val="0"/>
          <w:numId w:val="1000"/>
        </w:numPr>
      </w:pPr>
      <w:ins w:id="2512" w:author="PR Preview" w:date="2024-01-01T00:00:00Z">
        <w:r>
          <w:t xml:space="preserve">(</w:t>
        </w:r>
      </w:ins>
      <w:ins w:id="2512" w:author="PR Preview" w:date="2024-01-01T00:00:00Z">
        <w:r>
          <w:rPr>
            <w:rStyle w:val="VerbatimChar"/>
          </w:rPr>
          <w:t xml:space="preserve">-N</w:t>
        </w:r>
      </w:ins>
      <w:ins w:id="2512" w:author="PR Preview" w:date="2024-01-01T00:00:00Z">
        <w:r>
          <w:t xml:space="preserve"> </w:t>
        </w:r>
      </w:ins>
      <w:ins w:id="2512" w:author="PR Preview" w:date="2024-01-01T00:00:00Z">
        <w:r>
          <w:t xml:space="preserve">runs no remote command,</w:t>
        </w:r>
      </w:ins>
      <w:ins w:id="2512" w:author="PR Preview" w:date="2024-01-01T00:00:00Z">
        <w:r>
          <w:t xml:space="preserve"> </w:t>
        </w:r>
      </w:ins>
      <w:ins w:id="2512" w:author="PR Preview" w:date="2024-01-01T00:00:00Z">
        <w:r>
          <w:rPr>
            <w:rStyle w:val="VerbatimChar"/>
          </w:rPr>
          <w:t xml:space="preserve">-f</w:t>
        </w:r>
      </w:ins>
      <w:ins w:id="2512" w:author="PR Preview" w:date="2024-01-01T00:00:00Z">
        <w:r>
          <w:t xml:space="preserve"> </w:t>
        </w:r>
      </w:ins>
      <w:ins w:id="2512" w:author="PR Preview" w:date="2024-01-01T00:00:00Z">
        <w:r>
          <w:t xml:space="preserve">backgrounds ssh after authenticating.)</w:t>
        </w:r>
      </w:ins>
      <w:ins w:id="2512" w:author="PR Preview" w:date="2024-01-01T00:00:00Z">
        <w:r>
          <w:t xml:space="preserve"> </w:t>
        </w:r>
      </w:ins>
      <w:ins w:id="2512" w:author="PR Preview" w:date="2024-01-01T00:00:00Z">
        <w:r>
          <w:t xml:space="preserve">To stop the tunnel later, match the full SSH command rather than a bare</w:t>
        </w:r>
      </w:ins>
      <w:ins w:id="2512" w:author="PR Preview" w:date="2024-01-01T00:00:00Z">
        <w:r>
          <w:t xml:space="preserve"> </w:t>
        </w:r>
      </w:ins>
      <w:ins w:id="2512" w:author="PR Preview" w:date="2024-01-01T00:00:00Z">
        <w:r>
          <w:t xml:space="preserve">port string—</w:t>
        </w:r>
      </w:ins>
      <w:ins w:id="2512" w:author="PR Preview" w:date="2024-01-01T00:00:00Z">
        <w:r>
          <w:rPr>
            <w:rStyle w:val="VerbatimChar"/>
          </w:rPr>
          <w:t xml:space="preserve">pkill -f "ssh.*-N.*11434:gpu-node-01"</w:t>
        </w:r>
      </w:ins>
      <w:ins w:id="2512" w:author="PR Preview" w:date="2024-01-01T00:00:00Z">
        <w:r>
          <w:t xml:space="preserve">—so you don’t</w:t>
        </w:r>
      </w:ins>
      <w:ins w:id="2512" w:author="PR Preview" w:date="2024-01-01T00:00:00Z">
        <w:r>
          <w:t xml:space="preserve"> </w:t>
        </w:r>
      </w:ins>
      <w:ins w:id="2512" w:author="PR Preview" w:date="2024-01-01T00:00:00Z">
        <w:r>
          <w:t xml:space="preserve">accidentally kill unrelated processes whose command line happens to contain</w:t>
        </w:r>
      </w:ins>
      <w:ins w:id="2512" w:author="PR Preview" w:date="2024-01-01T00:00:00Z">
        <w:r>
          <w:t xml:space="preserve"> </w:t>
        </w:r>
      </w:ins>
      <w:ins w:id="2512" w:author="PR Preview" w:date="2024-01-01T00:00:00Z">
        <w:r>
          <w:t xml:space="preserve">that port. Safer still, note the PID when you start it</w:t>
        </w:r>
      </w:ins>
      <w:ins w:id="2512" w:author="PR Preview" w:date="2024-01-01T00:00:00Z">
        <w:r>
          <w:t xml:space="preserve"> </w:t>
        </w:r>
      </w:ins>
      <w:ins w:id="2512" w:author="PR Preview" w:date="2024-01-01T00:00:00Z">
        <w:r>
          <w:t xml:space="preserve">(</w:t>
        </w:r>
      </w:ins>
      <w:ins w:id="2512" w:author="PR Preview" w:date="2024-01-01T00:00:00Z">
        <w:r>
          <w:rPr>
            <w:rStyle w:val="VerbatimChar"/>
          </w:rPr>
          <w:t xml:space="preserve">pgrep -f "11434:gpu-node-01"</w:t>
        </w:r>
      </w:ins>
      <w:ins w:id="2512" w:author="PR Preview" w:date="2024-01-01T00:00:00Z">
        <w:r>
          <w:t xml:space="preserve">) and</w:t>
        </w:r>
      </w:ins>
      <w:ins w:id="2512" w:author="PR Preview" w:date="2024-01-01T00:00:00Z">
        <w:r>
          <w:t xml:space="preserve"> </w:t>
        </w:r>
      </w:ins>
      <w:ins w:id="2512" w:author="PR Preview" w:date="2024-01-01T00:00:00Z">
        <w:r>
          <w:rPr>
            <w:rStyle w:val="VerbatimChar"/>
          </w:rPr>
          <w:t xml:space="preserve">kill</w:t>
        </w:r>
      </w:ins>
      <w:ins w:id="2512" w:author="PR Preview" w:date="2024-01-01T00:00:00Z">
        <w:r>
          <w:t xml:space="preserve"> </w:t>
        </w:r>
      </w:ins>
      <w:ins w:id="2512" w:author="PR Preview" w:date="2024-01-01T00:00:00Z">
        <w:r>
          <w:t xml:space="preserve">that PID directly.</w:t>
        </w:r>
      </w:ins>
    </w:p>
    <w:p>
      <w:pPr>
        <w:numPr>
          <w:ilvl w:val="0"/>
          <w:numId w:val="1000"/>
        </w:numPr>
      </w:pPr>
      <w:ins w:id="2513" w:author="PR Preview" w:date="2024-01-01T00:00:00Z">
        <w:r>
          <w:t xml:space="preserve">Then configure your editor to use</w:t>
        </w:r>
      </w:ins>
      <w:ins w:id="2513" w:author="PR Preview" w:date="2024-01-01T00:00:00Z">
        <w:r>
          <w:t xml:space="preserve"> </w:t>
        </w:r>
      </w:ins>
      <w:ins w:id="2513" w:author="PR Preview" w:date="2024-01-01T00:00:00Z">
        <w:r>
          <w:rPr>
            <w:rStyle w:val="VerbatimChar"/>
          </w:rPr>
          <w:t xml:space="preserve">http://localhost:11434/v1</w:t>
        </w:r>
      </w:ins>
      <w:ins w:id="2513" w:author="PR Preview" w:date="2024-01-01T00:00:00Z">
        <w:r>
          <w:t xml:space="preserve"> </w:t>
        </w:r>
      </w:ins>
      <w:ins w:id="2513" w:author="PR Preview" w:date="2024-01-01T00:00:00Z">
        <w:r>
          <w:t xml:space="preserve">as the base URL.</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6" name="Picture"/>
                  <a:graphic>
                    <a:graphicData uri="http://schemas.openxmlformats.org/drawingml/2006/picture">
                      <pic:pic>
                        <pic:nvPicPr>
                          <pic:cNvPr descr="/opt/quarto/share/formats/docx/warning.png" id="747"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48"/>
    <w:bookmarkStart w:id="749" w:name="privacy-considerations"/>
    <w:p>
      <w:pPr>
        <w:pStyle w:val="Heading4"/>
      </w:pPr>
      <w:ins w:id="2514" w:author="PR Preview" w:date="2024-01-01T00:00:00Z">
        <w:r>
          <w:t xml:space="preserve">18.5.10.5 Privacy Considerations</w:t>
        </w:r>
      </w:ins>
    </w:p>
    <w:p>
      <w:pPr>
        <w:pStyle w:val="FirstParagraph"/>
      </w:pPr>
      <w:ins w:id="2515" w:author="PR Preview" w:date="2024-01-01T00:00:00Z">
        <w:r>
          <w:t xml:space="preserve">Running a model locally ensures that your code and prompts</w:t>
        </w:r>
      </w:ins>
      <w:ins w:id="2515" w:author="PR Preview" w:date="2024-01-01T00:00:00Z">
        <w:r>
          <w:t xml:space="preserve"> </w:t>
        </w:r>
      </w:ins>
      <w:ins w:id="2515" w:author="PR Preview" w:date="2024-01-01T00:00:00Z">
        <w:r>
          <w:t xml:space="preserve">never leave your machine or cluster.</w:t>
        </w:r>
      </w:ins>
      <w:ins w:id="2515" w:author="PR Preview" w:date="2024-01-01T00:00:00Z">
        <w:r>
          <w:t xml:space="preserve"> </w:t>
        </w:r>
      </w:ins>
      <w:ins w:id="2515" w:author="PR Preview" w:date="2024-01-01T00:00:00Z">
        <w:r>
          <w:t xml:space="preserve">This is important when working with:</w:t>
        </w:r>
      </w:ins>
    </w:p>
    <w:p>
      <w:pPr>
        <w:pStyle w:val="Compact"/>
        <w:numPr>
          <w:ilvl w:val="0"/>
          <w:numId w:val="1277"/>
        </w:numPr>
      </w:pPr>
      <w:ins w:id="2516" w:author="PR Preview" w:date="2024-01-01T00:00:00Z">
        <w:r>
          <w:t xml:space="preserve">Protected health information (PHI) or other HIPAA-regulated data</w:t>
        </w:r>
      </w:ins>
    </w:p>
    <w:p>
      <w:pPr>
        <w:pStyle w:val="Compact"/>
        <w:numPr>
          <w:ilvl w:val="0"/>
          <w:numId w:val="1277"/>
        </w:numPr>
      </w:pPr>
      <w:ins w:id="2517" w:author="PR Preview" w:date="2024-01-01T00:00:00Z">
        <w:r>
          <w:t xml:space="preserve">Unpublished research data under data-use agreements (DUAs)</w:t>
        </w:r>
      </w:ins>
    </w:p>
    <w:p>
      <w:pPr>
        <w:pStyle w:val="Compact"/>
        <w:numPr>
          <w:ilvl w:val="0"/>
          <w:numId w:val="1277"/>
        </w:numPr>
      </w:pPr>
      <w:ins w:id="2518" w:author="PR Preview" w:date="2024-01-01T00:00:00Z">
        <w:r>
          <w:t xml:space="preserve">Proprietary or commercially sensitive code</w:t>
        </w:r>
      </w:ins>
    </w:p>
    <w:p>
      <w:pPr>
        <w:pStyle w:val="FirstParagraph"/>
      </w:pPr>
      <w:ins w:id="2519" w:author="PR Preview" w:date="2024-01-01T00:00:00Z">
        <w:r>
          <w:t xml:space="preserve">Even with local models,</w:t>
        </w:r>
      </w:ins>
      <w:ins w:id="2519" w:author="PR Preview" w:date="2024-01-01T00:00:00Z">
        <w:r>
          <w:t xml:space="preserve"> </w:t>
        </w:r>
      </w:ins>
      <w:ins w:id="2519" w:author="PR Preview" w:date="2024-01-01T00:00:00Z">
        <w:r>
          <w:t xml:space="preserve">avoid including raw sensitive data in prompts.</w:t>
        </w:r>
      </w:ins>
      <w:ins w:id="2519" w:author="PR Preview" w:date="2024-01-01T00:00:00Z">
        <w:r>
          <w:t xml:space="preserve"> </w:t>
        </w:r>
      </w:ins>
      <w:ins w:id="2519" w:author="PR Preview" w:date="2024-01-01T00:00:00Z">
        <w:r>
          <w:t xml:space="preserve">Work with anonymized or synthetic data wherever possible.</w:t>
        </w:r>
      </w:ins>
    </w:p>
    <w:bookmarkEnd w:id="749"/>
    <w:bookmarkEnd w:id="750"/>
    <w:bookmarkStart w:id="763" w:name="sec-ai-copilot-settings"/>
    <w:p>
      <w:pPr>
        <w:pStyle w:val="Heading3"/>
      </w:pPr>
      <w:ins w:id="2520" w:author="PR Preview" w:date="2024-01-01T00:00:00Z">
        <w:r>
          <w:t xml:space="preserve">18.5.11 Configuring GitHub Copilot Settings</w:t>
        </w:r>
      </w:ins>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54" w:name="model-selection-options"/>
    <w:p>
      <w:pPr>
        <w:pStyle w:val="Heading4"/>
      </w:pPr>
      <w:ins w:id="2522" w:author="PR Preview" w:date="2024-01-01T00:00:00Z">
        <w:r>
          <w:t xml:space="preserve">18.5.11.1 Model Selection Options</w:t>
        </w:r>
      </w:ins>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78"/>
        </w:numPr>
      </w:pPr>
      <w:r>
        <w:rPr>
          <w:b/>
          <w:bCs/>
        </w:rPr>
        <w:t xml:space="preserve">Claude Opus 4.1</w:t>
      </w:r>
      <w:r>
        <w:t xml:space="preserve">: Most capable model for complex reasoning and analysis</w:t>
      </w:r>
    </w:p>
    <w:p>
      <w:pPr>
        <w:pStyle w:val="Compact"/>
        <w:numPr>
          <w:ilvl w:val="1"/>
          <w:numId w:val="1279"/>
        </w:numPr>
      </w:pPr>
      <w:r>
        <w:rPr>
          <w:i/>
          <w:iCs/>
        </w:rPr>
        <w:t xml:space="preserve">Pros</w:t>
      </w:r>
      <w:r>
        <w:t xml:space="preserve">: Excellent at understanding nuanced requirements, handling complex codebases, superior code quality</w:t>
      </w:r>
    </w:p>
    <w:p>
      <w:pPr>
        <w:pStyle w:val="Compact"/>
        <w:numPr>
          <w:ilvl w:val="1"/>
          <w:numId w:val="1279"/>
        </w:numPr>
      </w:pPr>
      <w:r>
        <w:rPr>
          <w:i/>
          <w:iCs/>
        </w:rPr>
        <w:t xml:space="preserve">Cons</w:t>
      </w:r>
      <w:r>
        <w:t xml:space="preserve">: Slower response times, may be overkill for simple tasks, limited availability (select option required)</w:t>
      </w:r>
    </w:p>
    <w:p>
      <w:pPr>
        <w:pStyle w:val="Compact"/>
        <w:numPr>
          <w:ilvl w:val="1"/>
          <w:numId w:val="1279"/>
        </w:numPr>
      </w:pPr>
      <w:r>
        <w:rPr>
          <w:i/>
          <w:iCs/>
        </w:rPr>
        <w:t xml:space="preserve">When to use</w:t>
      </w:r>
      <w:r>
        <w:t xml:space="preserve">: Complex refactoring, architectural decisions, thorough code reviews</w:t>
      </w:r>
    </w:p>
    <w:p>
      <w:pPr>
        <w:pStyle w:val="Compact"/>
        <w:numPr>
          <w:ilvl w:val="0"/>
          <w:numId w:val="1278"/>
        </w:numPr>
      </w:pPr>
      <w:r>
        <w:rPr>
          <w:b/>
          <w:bCs/>
        </w:rPr>
        <w:t xml:space="preserve">Claude Opus 4.5</w:t>
      </w:r>
      <w:r>
        <w:t xml:space="preserve">: Latest version with enhanced capabilities</w:t>
      </w:r>
    </w:p>
    <w:p>
      <w:pPr>
        <w:pStyle w:val="Compact"/>
        <w:numPr>
          <w:ilvl w:val="1"/>
          <w:numId w:val="1280"/>
        </w:numPr>
      </w:pPr>
      <w:r>
        <w:rPr>
          <w:i/>
          <w:iCs/>
        </w:rPr>
        <w:t xml:space="preserve">Pros</w:t>
      </w:r>
      <w:r>
        <w:t xml:space="preserve">: State-of-the-art performance, improved reasoning over 4.1</w:t>
      </w:r>
    </w:p>
    <w:p>
      <w:pPr>
        <w:pStyle w:val="Compact"/>
        <w:numPr>
          <w:ilvl w:val="1"/>
          <w:numId w:val="1280"/>
        </w:numPr>
      </w:pPr>
      <w:r>
        <w:rPr>
          <w:i/>
          <w:iCs/>
        </w:rPr>
        <w:t xml:space="preserve">Cons</w:t>
      </w:r>
      <w:r>
        <w:t xml:space="preserve">: Similar trade-offs to Opus 4.1, requires selection</w:t>
      </w:r>
    </w:p>
    <w:p>
      <w:pPr>
        <w:pStyle w:val="Compact"/>
        <w:numPr>
          <w:ilvl w:val="1"/>
          <w:numId w:val="1280"/>
        </w:numPr>
      </w:pPr>
      <w:r>
        <w:rPr>
          <w:i/>
          <w:iCs/>
        </w:rPr>
        <w:t xml:space="preserve">When to use</w:t>
      </w:r>
      <w:r>
        <w:t xml:space="preserve">: Most demanding tasks requiring cutting-edge capabilities</w:t>
      </w:r>
    </w:p>
    <w:p>
      <w:pPr>
        <w:pStyle w:val="Compact"/>
        <w:numPr>
          <w:ilvl w:val="0"/>
          <w:numId w:val="1278"/>
        </w:numPr>
      </w:pPr>
      <w:r>
        <w:rPr>
          <w:b/>
          <w:bCs/>
        </w:rPr>
        <w:t xml:space="preserve">Claude Sonnet 4</w:t>
      </w:r>
      <w:r>
        <w:t xml:space="preserve">: Balanced model optimizing capability and speed</w:t>
      </w:r>
    </w:p>
    <w:p>
      <w:pPr>
        <w:pStyle w:val="Compact"/>
        <w:numPr>
          <w:ilvl w:val="1"/>
          <w:numId w:val="1281"/>
        </w:numPr>
      </w:pPr>
      <w:r>
        <w:rPr>
          <w:i/>
          <w:iCs/>
        </w:rPr>
        <w:t xml:space="preserve">Pros</w:t>
      </w:r>
      <w:r>
        <w:t xml:space="preserve">: Fast responses, strong performance, good default choice</w:t>
      </w:r>
    </w:p>
    <w:p>
      <w:pPr>
        <w:pStyle w:val="Compact"/>
        <w:numPr>
          <w:ilvl w:val="1"/>
          <w:numId w:val="1281"/>
        </w:numPr>
      </w:pPr>
      <w:r>
        <w:rPr>
          <w:i/>
          <w:iCs/>
        </w:rPr>
        <w:t xml:space="preserve">Cons</w:t>
      </w:r>
      <w:r>
        <w:t xml:space="preserve">: Slightly less capable than Opus models for very complex tasks</w:t>
      </w:r>
    </w:p>
    <w:p>
      <w:pPr>
        <w:pStyle w:val="Compact"/>
        <w:numPr>
          <w:ilvl w:val="1"/>
          <w:numId w:val="1281"/>
        </w:numPr>
      </w:pPr>
      <w:r>
        <w:rPr>
          <w:i/>
          <w:iCs/>
        </w:rPr>
        <w:t xml:space="preserve">When to use</w:t>
      </w:r>
      <w:r>
        <w:t xml:space="preserve">: General development work, most coding tasks</w:t>
      </w:r>
    </w:p>
    <w:p>
      <w:pPr>
        <w:pStyle w:val="Compact"/>
        <w:numPr>
          <w:ilvl w:val="0"/>
          <w:numId w:val="1278"/>
        </w:numPr>
      </w:pPr>
      <w:r>
        <w:rPr>
          <w:b/>
          <w:bCs/>
        </w:rPr>
        <w:t xml:space="preserve">Claude Sonnet 4.5</w:t>
      </w:r>
      <w:r>
        <w:t xml:space="preserve">: Enhanced version of Sonnet</w:t>
      </w:r>
    </w:p>
    <w:p>
      <w:pPr>
        <w:pStyle w:val="Compact"/>
        <w:numPr>
          <w:ilvl w:val="1"/>
          <w:numId w:val="1282"/>
        </w:numPr>
      </w:pPr>
      <w:r>
        <w:rPr>
          <w:i/>
          <w:iCs/>
        </w:rPr>
        <w:t xml:space="preserve">Pros</w:t>
      </w:r>
      <w:r>
        <w:t xml:space="preserve">: Improved over Sonnet 4 while maintaining speed</w:t>
      </w:r>
    </w:p>
    <w:p>
      <w:pPr>
        <w:pStyle w:val="Compact"/>
        <w:numPr>
          <w:ilvl w:val="1"/>
          <w:numId w:val="1282"/>
        </w:numPr>
      </w:pPr>
      <w:r>
        <w:rPr>
          <w:i/>
          <w:iCs/>
        </w:rPr>
        <w:t xml:space="preserve">Cons</w:t>
      </w:r>
      <w:r>
        <w:t xml:space="preserve">: Still not as powerful as Opus for extremely complex scenarios</w:t>
      </w:r>
    </w:p>
    <w:p>
      <w:pPr>
        <w:pStyle w:val="Compact"/>
        <w:numPr>
          <w:ilvl w:val="1"/>
          <w:numId w:val="1282"/>
        </w:numPr>
      </w:pPr>
      <w:r>
        <w:rPr>
          <w:i/>
          <w:iCs/>
        </w:rPr>
        <w:t xml:space="preserve">When to use</w:t>
      </w:r>
      <w:r>
        <w:t xml:space="preserve">: Most daily development tasks</w:t>
      </w:r>
    </w:p>
    <w:p>
      <w:pPr>
        <w:pStyle w:val="Compact"/>
        <w:numPr>
          <w:ilvl w:val="0"/>
          <w:numId w:val="1278"/>
        </w:numPr>
      </w:pPr>
      <w:r>
        <w:rPr>
          <w:b/>
          <w:bCs/>
        </w:rPr>
        <w:t xml:space="preserve">Claude Haiku 4.5</w:t>
      </w:r>
      <w:r>
        <w:t xml:space="preserve">: Fast, efficient model for simpler tasks</w:t>
      </w:r>
    </w:p>
    <w:p>
      <w:pPr>
        <w:pStyle w:val="Compact"/>
        <w:numPr>
          <w:ilvl w:val="1"/>
          <w:numId w:val="1283"/>
        </w:numPr>
      </w:pPr>
      <w:r>
        <w:rPr>
          <w:i/>
          <w:iCs/>
        </w:rPr>
        <w:t xml:space="preserve">Pros</w:t>
      </w:r>
      <w:r>
        <w:t xml:space="preserve">: Very fast responses, cost-effective, good for quick questions</w:t>
      </w:r>
    </w:p>
    <w:p>
      <w:pPr>
        <w:pStyle w:val="Compact"/>
        <w:numPr>
          <w:ilvl w:val="1"/>
          <w:numId w:val="1283"/>
        </w:numPr>
      </w:pPr>
      <w:r>
        <w:rPr>
          <w:i/>
          <w:iCs/>
        </w:rPr>
        <w:t xml:space="preserve">Cons</w:t>
      </w:r>
      <w:r>
        <w:t xml:space="preserve">: Less capable for complex reasoning or large codebases</w:t>
      </w:r>
    </w:p>
    <w:p>
      <w:pPr>
        <w:pStyle w:val="Compact"/>
        <w:numPr>
          <w:ilvl w:val="1"/>
          <w:numId w:val="128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51">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52">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53">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4"/>
        </w:numPr>
      </w:pPr>
      <w:r>
        <w:rPr>
          <w:b/>
          <w:bCs/>
        </w:rPr>
        <w:t xml:space="preserve">GPT-5.2-Codex</w:t>
      </w:r>
      <w:r>
        <w:t xml:space="preserve">: Specialized for code generation</w:t>
      </w:r>
    </w:p>
    <w:p>
      <w:pPr>
        <w:pStyle w:val="Compact"/>
        <w:numPr>
          <w:ilvl w:val="1"/>
          <w:numId w:val="1285"/>
        </w:numPr>
      </w:pPr>
      <w:r>
        <w:rPr>
          <w:i/>
          <w:iCs/>
        </w:rPr>
        <w:t xml:space="preserve">Pros</w:t>
      </w:r>
      <w:r>
        <w:t xml:space="preserve">: Strong code completion, good at common patterns</w:t>
      </w:r>
    </w:p>
    <w:p>
      <w:pPr>
        <w:pStyle w:val="Compact"/>
        <w:numPr>
          <w:ilvl w:val="1"/>
          <w:numId w:val="1285"/>
        </w:numPr>
      </w:pPr>
      <w:r>
        <w:rPr>
          <w:i/>
          <w:iCs/>
        </w:rPr>
        <w:t xml:space="preserve">Cons</w:t>
      </w:r>
      <w:r>
        <w:t xml:space="preserve">: May hallucinate package names or APIs</w:t>
      </w:r>
    </w:p>
    <w:p>
      <w:pPr>
        <w:pStyle w:val="Compact"/>
        <w:numPr>
          <w:ilvl w:val="1"/>
          <w:numId w:val="1285"/>
        </w:numPr>
      </w:pPr>
      <w:r>
        <w:rPr>
          <w:i/>
          <w:iCs/>
        </w:rPr>
        <w:t xml:space="preserve">When to use</w:t>
      </w:r>
      <w:r>
        <w:t xml:space="preserve">: Code completion, common coding patterns</w:t>
      </w:r>
    </w:p>
    <w:p>
      <w:pPr>
        <w:pStyle w:val="Compact"/>
        <w:numPr>
          <w:ilvl w:val="0"/>
          <w:numId w:val="1284"/>
        </w:numPr>
      </w:pPr>
      <w:r>
        <w:rPr>
          <w:b/>
          <w:bCs/>
        </w:rPr>
        <w:t xml:space="preserve">GPT-5</w:t>
      </w:r>
      <w:r>
        <w:t xml:space="preserve">: Latest general-purpose model</w:t>
      </w:r>
    </w:p>
    <w:p>
      <w:pPr>
        <w:pStyle w:val="Compact"/>
        <w:numPr>
          <w:ilvl w:val="1"/>
          <w:numId w:val="1286"/>
        </w:numPr>
      </w:pPr>
      <w:r>
        <w:rPr>
          <w:i/>
          <w:iCs/>
        </w:rPr>
        <w:t xml:space="preserve">Pros</w:t>
      </w:r>
      <w:r>
        <w:t xml:space="preserve">: Broad knowledge, good general performance</w:t>
      </w:r>
    </w:p>
    <w:p>
      <w:pPr>
        <w:pStyle w:val="Compact"/>
        <w:numPr>
          <w:ilvl w:val="1"/>
          <w:numId w:val="1286"/>
        </w:numPr>
      </w:pPr>
      <w:r>
        <w:rPr>
          <w:i/>
          <w:iCs/>
        </w:rPr>
        <w:t xml:space="preserve">Cons</w:t>
      </w:r>
      <w:r>
        <w:t xml:space="preserve">: Not specifically optimized for code</w:t>
      </w:r>
    </w:p>
    <w:p>
      <w:pPr>
        <w:pStyle w:val="Compact"/>
        <w:numPr>
          <w:ilvl w:val="1"/>
          <w:numId w:val="1286"/>
        </w:numPr>
      </w:pPr>
      <w:r>
        <w:rPr>
          <w:i/>
          <w:iCs/>
        </w:rPr>
        <w:t xml:space="preserve">When to use</w:t>
      </w:r>
      <w:r>
        <w:t xml:space="preserve">: Mixed tasks involving code and documentation</w:t>
      </w:r>
    </w:p>
    <w:p>
      <w:pPr>
        <w:pStyle w:val="Compact"/>
        <w:numPr>
          <w:ilvl w:val="0"/>
          <w:numId w:val="1284"/>
        </w:numPr>
      </w:pPr>
      <w:r>
        <w:rPr>
          <w:b/>
          <w:bCs/>
        </w:rPr>
        <w:t xml:space="preserve">GPT-5-Codex</w:t>
      </w:r>
      <w:r>
        <w:t xml:space="preserve"> </w:t>
      </w:r>
      <w:r>
        <w:t xml:space="preserve">(various versions including Mini and Max):</w:t>
      </w:r>
    </w:p>
    <w:p>
      <w:pPr>
        <w:pStyle w:val="Compact"/>
        <w:numPr>
          <w:ilvl w:val="1"/>
          <w:numId w:val="1287"/>
        </w:numPr>
      </w:pPr>
      <w:r>
        <w:rPr>
          <w:i/>
          <w:iCs/>
        </w:rPr>
        <w:t xml:space="preserve">Pros</w:t>
      </w:r>
      <w:r>
        <w:t xml:space="preserve">: Specialized variants for different use cases</w:t>
      </w:r>
    </w:p>
    <w:p>
      <w:pPr>
        <w:pStyle w:val="Compact"/>
        <w:numPr>
          <w:ilvl w:val="1"/>
          <w:numId w:val="1287"/>
        </w:numPr>
      </w:pPr>
      <w:r>
        <w:rPr>
          <w:i/>
          <w:iCs/>
        </w:rPr>
        <w:t xml:space="preserve">Cons</w:t>
      </w:r>
      <w:r>
        <w:t xml:space="preserve">: Fragmented options can be confusing</w:t>
      </w:r>
    </w:p>
    <w:p>
      <w:pPr>
        <w:pStyle w:val="Compact"/>
        <w:numPr>
          <w:ilvl w:val="1"/>
          <w:numId w:val="1287"/>
        </w:numPr>
      </w:pPr>
      <w:r>
        <w:rPr>
          <w:i/>
          <w:iCs/>
        </w:rPr>
        <w:t xml:space="preserve">When to use</w:t>
      </w:r>
      <w:r>
        <w:t xml:space="preserve">: Specific scenarios where variant optimizations matter</w:t>
      </w:r>
    </w:p>
    <w:bookmarkEnd w:id="754"/>
    <w:bookmarkStart w:id="759" w:name="connecting-positron-assistant-to-openai"/>
    <w:p>
      <w:pPr>
        <w:pStyle w:val="Heading4"/>
      </w:pPr>
      <w:ins w:id="2559" w:author="PR Preview" w:date="2024-01-01T00:00:00Z">
        <w:r>
          <w:t xml:space="preserve">18.5.11.2 Connecting Positron Assistant to OpenAI</w:t>
        </w:r>
      </w:ins>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88"/>
        </w:numPr>
      </w:pPr>
      <w:r>
        <w:t xml:space="preserve">Go to the</w:t>
      </w:r>
      <w:r>
        <w:t xml:space="preserve"> </w:t>
      </w:r>
      <w:hyperlink r:id="rId755">
        <w:r>
          <w:rPr>
            <w:rStyle w:val="Hyperlink"/>
          </w:rPr>
          <w:t xml:space="preserve">OpenAI API keys page</w:t>
        </w:r>
      </w:hyperlink>
      <w:r>
        <w:t xml:space="preserve">.</w:t>
      </w:r>
    </w:p>
    <w:p>
      <w:pPr>
        <w:pStyle w:val="Compact"/>
        <w:numPr>
          <w:ilvl w:val="0"/>
          <w:numId w:val="1288"/>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88"/>
        </w:numPr>
      </w:pPr>
      <w:r>
        <w:t xml:space="preserve">Copy the key immediately and store it in a secure password manager.</w:t>
      </w:r>
    </w:p>
    <w:p>
      <w:pPr>
        <w:pStyle w:val="Compact"/>
        <w:numPr>
          <w:ilvl w:val="0"/>
          <w:numId w:val="1288"/>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88"/>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88"/>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56">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56">
        <w:r>
          <w:rPr>
            <w:rStyle w:val="Hyperlink"/>
          </w:rPr>
          <w:t xml:space="preserve">Positron Assistant setup</w:t>
        </w:r>
      </w:hyperlink>
      <w:r>
        <w:t xml:space="preserve">,</w:t>
      </w:r>
      <w:r>
        <w:t xml:space="preserve"> </w:t>
      </w:r>
      <w:hyperlink r:id="rId757">
        <w:r>
          <w:rPr>
            <w:rStyle w:val="Hyperlink"/>
          </w:rPr>
          <w:t xml:space="preserve">OpenAI API key help</w:t>
        </w:r>
      </w:hyperlink>
      <w:r>
        <w:t xml:space="preserve">,</w:t>
      </w:r>
      <w:r>
        <w:t xml:space="preserve"> </w:t>
      </w:r>
      <w:hyperlink r:id="rId758">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89"/>
        </w:numPr>
      </w:pPr>
      <w:r>
        <w:rPr>
          <w:b/>
          <w:bCs/>
        </w:rPr>
        <w:t xml:space="preserve">Gemini 2.5 Pro</w:t>
      </w:r>
      <w:r>
        <w:t xml:space="preserve">: High-capability model</w:t>
      </w:r>
    </w:p>
    <w:p>
      <w:pPr>
        <w:pStyle w:val="Compact"/>
        <w:numPr>
          <w:ilvl w:val="1"/>
          <w:numId w:val="1290"/>
        </w:numPr>
      </w:pPr>
      <w:r>
        <w:rPr>
          <w:i/>
          <w:iCs/>
        </w:rPr>
        <w:t xml:space="preserve">Pros</w:t>
      </w:r>
      <w:r>
        <w:t xml:space="preserve">: Strong multimodal capabilities, good at understanding context</w:t>
      </w:r>
    </w:p>
    <w:p>
      <w:pPr>
        <w:pStyle w:val="Compact"/>
        <w:numPr>
          <w:ilvl w:val="1"/>
          <w:numId w:val="1290"/>
        </w:numPr>
      </w:pPr>
      <w:r>
        <w:rPr>
          <w:i/>
          <w:iCs/>
        </w:rPr>
        <w:t xml:space="preserve">Cons</w:t>
      </w:r>
      <w:r>
        <w:t xml:space="preserve">: Less proven in coding scenarios than Claude or GPT</w:t>
      </w:r>
    </w:p>
    <w:p>
      <w:pPr>
        <w:pStyle w:val="Compact"/>
        <w:numPr>
          <w:ilvl w:val="1"/>
          <w:numId w:val="1290"/>
        </w:numPr>
      </w:pPr>
      <w:r>
        <w:rPr>
          <w:i/>
          <w:iCs/>
        </w:rPr>
        <w:t xml:space="preserve">When to use</w:t>
      </w:r>
      <w:r>
        <w:t xml:space="preserve">: Tasks involving images or complex context</w:t>
      </w:r>
    </w:p>
    <w:p>
      <w:pPr>
        <w:pStyle w:val="Compact"/>
        <w:numPr>
          <w:ilvl w:val="0"/>
          <w:numId w:val="1289"/>
        </w:numPr>
      </w:pPr>
      <w:r>
        <w:rPr>
          <w:b/>
          <w:bCs/>
        </w:rPr>
        <w:t xml:space="preserve">Gemini 3 Pro/Flash</w:t>
      </w:r>
      <w:r>
        <w:t xml:space="preserve"> </w:t>
      </w:r>
      <w:r>
        <w:t xml:space="preserve">(Preview): Latest generation</w:t>
      </w:r>
    </w:p>
    <w:p>
      <w:pPr>
        <w:pStyle w:val="Compact"/>
        <w:numPr>
          <w:ilvl w:val="1"/>
          <w:numId w:val="1291"/>
        </w:numPr>
      </w:pPr>
      <w:r>
        <w:rPr>
          <w:i/>
          <w:iCs/>
        </w:rPr>
        <w:t xml:space="preserve">Pros</w:t>
      </w:r>
      <w:r>
        <w:t xml:space="preserve">: Cutting-edge capabilities, flash variant offers speed</w:t>
      </w:r>
    </w:p>
    <w:p>
      <w:pPr>
        <w:pStyle w:val="Compact"/>
        <w:numPr>
          <w:ilvl w:val="1"/>
          <w:numId w:val="1291"/>
        </w:numPr>
      </w:pPr>
      <w:r>
        <w:rPr>
          <w:i/>
          <w:iCs/>
        </w:rPr>
        <w:t xml:space="preserve">Cons</w:t>
      </w:r>
      <w:r>
        <w:t xml:space="preserve">: Preview status means less stable, limited track record</w:t>
      </w:r>
    </w:p>
    <w:p>
      <w:pPr>
        <w:pStyle w:val="Compact"/>
        <w:numPr>
          <w:ilvl w:val="1"/>
          <w:numId w:val="1291"/>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59"/>
    <w:bookmarkStart w:id="760" w:name="feature-settings"/>
    <w:p>
      <w:pPr>
        <w:pStyle w:val="Heading4"/>
      </w:pPr>
      <w:ins w:id="2580" w:author="PR Preview" w:date="2024-01-01T00:00:00Z">
        <w:r>
          <w:t xml:space="preserve">18.5.11.3 Feature Settings</w:t>
        </w:r>
      </w:ins>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92"/>
        </w:numPr>
      </w:pPr>
      <w:r>
        <w:rPr>
          <w:i/>
          <w:iCs/>
        </w:rPr>
        <w:t xml:space="preserve">What it does</w:t>
      </w:r>
      <w:r>
        <w:t xml:space="preserve">: Enables previews of experimental features in your editor</w:t>
      </w:r>
    </w:p>
    <w:p>
      <w:pPr>
        <w:pStyle w:val="Compact"/>
        <w:numPr>
          <w:ilvl w:val="0"/>
          <w:numId w:val="1292"/>
        </w:numPr>
      </w:pPr>
      <w:r>
        <w:rPr>
          <w:i/>
          <w:iCs/>
        </w:rPr>
        <w:t xml:space="preserve">Pros</w:t>
      </w:r>
      <w:r>
        <w:t xml:space="preserve">: Access to latest capabilities before general release</w:t>
      </w:r>
    </w:p>
    <w:p>
      <w:pPr>
        <w:pStyle w:val="Compact"/>
        <w:numPr>
          <w:ilvl w:val="0"/>
          <w:numId w:val="1292"/>
        </w:numPr>
      </w:pPr>
      <w:r>
        <w:rPr>
          <w:i/>
          <w:iCs/>
        </w:rPr>
        <w:t xml:space="preserve">Cons</w:t>
      </w:r>
      <w:r>
        <w:t xml:space="preserve">: May have bugs or unstable behavior</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3"/>
        </w:numPr>
      </w:pPr>
      <w:r>
        <w:rPr>
          <w:i/>
          <w:iCs/>
        </w:rPr>
        <w:t xml:space="preserve">What it does</w:t>
      </w:r>
      <w:r>
        <w:t xml:space="preserve">: Enables Copilot chat interface on GitHub.com</w:t>
      </w:r>
    </w:p>
    <w:p>
      <w:pPr>
        <w:pStyle w:val="Compact"/>
        <w:numPr>
          <w:ilvl w:val="0"/>
          <w:numId w:val="1293"/>
        </w:numPr>
      </w:pPr>
      <w:r>
        <w:rPr>
          <w:i/>
          <w:iCs/>
        </w:rPr>
        <w:t xml:space="preserve">Pros</w:t>
      </w:r>
      <w:r>
        <w:t xml:space="preserve">: Quick access to Copilot without opening an editor, useful for reviewing PRs</w:t>
      </w:r>
    </w:p>
    <w:p>
      <w:pPr>
        <w:pStyle w:val="Compact"/>
        <w:numPr>
          <w:ilvl w:val="0"/>
          <w:numId w:val="1293"/>
        </w:numPr>
      </w:pPr>
      <w:r>
        <w:rPr>
          <w:i/>
          <w:iCs/>
        </w:rPr>
        <w:t xml:space="preserve">Cons</w:t>
      </w:r>
      <w:r>
        <w:t xml:space="preserve">: Only available with paid license</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4"/>
        </w:numPr>
      </w:pPr>
      <w:r>
        <w:rPr>
          <w:i/>
          <w:iCs/>
        </w:rPr>
        <w:t xml:space="preserve">What it does</w:t>
      </w:r>
      <w:r>
        <w:t xml:space="preserve">: GitHub Copilot for assistance in terminal</w:t>
      </w:r>
    </w:p>
    <w:p>
      <w:pPr>
        <w:pStyle w:val="Compact"/>
        <w:numPr>
          <w:ilvl w:val="0"/>
          <w:numId w:val="1294"/>
        </w:numPr>
      </w:pPr>
      <w:r>
        <w:rPr>
          <w:i/>
          <w:iCs/>
        </w:rPr>
        <w:t xml:space="preserve">Pros</w:t>
      </w:r>
      <w:r>
        <w:t xml:space="preserve">: AI help for command-line operations, shell commands, and git operations</w:t>
      </w:r>
    </w:p>
    <w:p>
      <w:pPr>
        <w:pStyle w:val="Compact"/>
        <w:numPr>
          <w:ilvl w:val="0"/>
          <w:numId w:val="1294"/>
        </w:numPr>
      </w:pPr>
      <w:r>
        <w:rPr>
          <w:i/>
          <w:iCs/>
        </w:rPr>
        <w:t xml:space="preserve">Cons</w:t>
      </w:r>
      <w:r>
        <w:t xml:space="preserve">: Requires separate installation and setup</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95"/>
        </w:numPr>
      </w:pPr>
      <w:r>
        <w:rPr>
          <w:i/>
          <w:iCs/>
        </w:rPr>
        <w:t xml:space="preserve">What it does</w:t>
      </w:r>
      <w:r>
        <w:t xml:space="preserve">: Enables Copilot in GitHub Desktop app</w:t>
      </w:r>
    </w:p>
    <w:p>
      <w:pPr>
        <w:pStyle w:val="Compact"/>
        <w:numPr>
          <w:ilvl w:val="0"/>
          <w:numId w:val="1295"/>
        </w:numPr>
      </w:pPr>
      <w:r>
        <w:rPr>
          <w:i/>
          <w:iCs/>
        </w:rPr>
        <w:t xml:space="preserve">Pros</w:t>
      </w:r>
      <w:r>
        <w:t xml:space="preserve">: AI assistance in GUI git client</w:t>
      </w:r>
    </w:p>
    <w:p>
      <w:pPr>
        <w:pStyle w:val="Compact"/>
        <w:numPr>
          <w:ilvl w:val="0"/>
          <w:numId w:val="1295"/>
        </w:numPr>
      </w:pPr>
      <w:r>
        <w:rPr>
          <w:i/>
          <w:iCs/>
        </w:rPr>
        <w:t xml:space="preserve">Cons</w:t>
      </w:r>
      <w:r>
        <w:t xml:space="preserve">: Limited compared to editor integration</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96"/>
        </w:numPr>
      </w:pPr>
      <w:r>
        <w:rPr>
          <w:i/>
          <w:iCs/>
        </w:rPr>
        <w:t xml:space="preserve">What it does</w:t>
      </w:r>
      <w:r>
        <w:t xml:space="preserve">: Enables chat interface in your code editor</w:t>
      </w:r>
    </w:p>
    <w:p>
      <w:pPr>
        <w:pStyle w:val="Compact"/>
        <w:numPr>
          <w:ilvl w:val="0"/>
          <w:numId w:val="1296"/>
        </w:numPr>
      </w:pPr>
      <w:r>
        <w:rPr>
          <w:i/>
          <w:iCs/>
        </w:rPr>
        <w:t xml:space="preserve">Pros</w:t>
      </w:r>
      <w:r>
        <w:t xml:space="preserve">: Context-aware help, refactoring assistance, code explanation</w:t>
      </w:r>
    </w:p>
    <w:p>
      <w:pPr>
        <w:pStyle w:val="Compact"/>
        <w:numPr>
          <w:ilvl w:val="0"/>
          <w:numId w:val="1296"/>
        </w:numPr>
      </w:pPr>
      <w:r>
        <w:rPr>
          <w:i/>
          <w:iCs/>
        </w:rPr>
        <w:t xml:space="preserve">Cons</w:t>
      </w:r>
      <w:r>
        <w:t xml:space="preserve">: Can be distracting if overused</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97"/>
        </w:numPr>
      </w:pPr>
      <w:r>
        <w:rPr>
          <w:i/>
          <w:iCs/>
        </w:rPr>
        <w:t xml:space="preserve">What it does</w:t>
      </w:r>
      <w:r>
        <w:t xml:space="preserve">: Enables Copilot chat in mobile app</w:t>
      </w:r>
    </w:p>
    <w:p>
      <w:pPr>
        <w:pStyle w:val="Compact"/>
        <w:numPr>
          <w:ilvl w:val="0"/>
          <w:numId w:val="1297"/>
        </w:numPr>
      </w:pPr>
      <w:r>
        <w:rPr>
          <w:i/>
          <w:iCs/>
        </w:rPr>
        <w:t xml:space="preserve">Pros</w:t>
      </w:r>
      <w:r>
        <w:t xml:space="preserve">: Quick access on mobile devices</w:t>
      </w:r>
    </w:p>
    <w:p>
      <w:pPr>
        <w:pStyle w:val="Compact"/>
        <w:numPr>
          <w:ilvl w:val="0"/>
          <w:numId w:val="1297"/>
        </w:numPr>
      </w:pPr>
      <w:r>
        <w:rPr>
          <w:i/>
          <w:iCs/>
        </w:rPr>
        <w:t xml:space="preserve">Cons</w:t>
      </w:r>
      <w:r>
        <w:t xml:space="preserve">: Limited by mobile interface</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98"/>
        </w:numPr>
      </w:pPr>
      <w:r>
        <w:rPr>
          <w:i/>
          <w:iCs/>
        </w:rPr>
        <w:t xml:space="preserve">What it does</w:t>
      </w:r>
      <w:r>
        <w:t xml:space="preserve">: Allows Copilot to search internet for up-to-date information</w:t>
      </w:r>
    </w:p>
    <w:p>
      <w:pPr>
        <w:pStyle w:val="Compact"/>
        <w:numPr>
          <w:ilvl w:val="0"/>
          <w:numId w:val="1298"/>
        </w:numPr>
      </w:pPr>
      <w:r>
        <w:rPr>
          <w:i/>
          <w:iCs/>
        </w:rPr>
        <w:t xml:space="preserve">Pros</w:t>
      </w:r>
      <w:r>
        <w:t xml:space="preserve">: Access to current documentation, recent library changes, latest best practices</w:t>
      </w:r>
    </w:p>
    <w:p>
      <w:pPr>
        <w:pStyle w:val="Compact"/>
        <w:numPr>
          <w:ilvl w:val="0"/>
          <w:numId w:val="1298"/>
        </w:numPr>
      </w:pPr>
      <w:r>
        <w:rPr>
          <w:i/>
          <w:iCs/>
        </w:rPr>
        <w:t xml:space="preserve">Cons</w:t>
      </w:r>
      <w:r>
        <w:t xml:space="preserve">: May introduce latency, results depend on search quality</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60"/>
    <w:bookmarkStart w:id="761" w:name="advanced-settings"/>
    <w:p>
      <w:pPr>
        <w:pStyle w:val="Heading4"/>
      </w:pPr>
      <w:ins w:id="2617" w:author="PR Preview" w:date="2024-01-01T00:00:00Z">
        <w:r>
          <w:t xml:space="preserve">18.5.11.4 Advanced Settings</w:t>
        </w:r>
      </w:ins>
    </w:p>
    <w:p>
      <w:pPr>
        <w:pStyle w:val="FirstParagraph"/>
      </w:pPr>
      <w:r>
        <w:rPr>
          <w:b/>
          <w:bCs/>
        </w:rPr>
        <w:t xml:space="preserve">Dashboard Entry Point:</w:t>
      </w:r>
    </w:p>
    <w:p>
      <w:pPr>
        <w:pStyle w:val="Compact"/>
        <w:numPr>
          <w:ilvl w:val="0"/>
          <w:numId w:val="1299"/>
        </w:numPr>
      </w:pPr>
      <w:r>
        <w:rPr>
          <w:i/>
          <w:iCs/>
        </w:rPr>
        <w:t xml:space="preserve">What it does</w:t>
      </w:r>
      <w:r>
        <w:t xml:space="preserve">: Allows instant chatting when landing on GitHub.com</w:t>
      </w:r>
    </w:p>
    <w:p>
      <w:pPr>
        <w:pStyle w:val="Compact"/>
        <w:numPr>
          <w:ilvl w:val="0"/>
          <w:numId w:val="1299"/>
        </w:numPr>
      </w:pPr>
      <w:r>
        <w:rPr>
          <w:i/>
          <w:iCs/>
        </w:rPr>
        <w:t xml:space="preserve">Pros</w:t>
      </w:r>
      <w:r>
        <w:t xml:space="preserve">: Quick access to Copilot without navigating menus</w:t>
      </w:r>
    </w:p>
    <w:p>
      <w:pPr>
        <w:pStyle w:val="Compact"/>
        <w:numPr>
          <w:ilvl w:val="0"/>
          <w:numId w:val="1299"/>
        </w:numPr>
      </w:pPr>
      <w:r>
        <w:rPr>
          <w:i/>
          <w:iCs/>
        </w:rPr>
        <w:t xml:space="preserve">Cons</w:t>
      </w:r>
      <w:r>
        <w:t xml:space="preserve">: None significant</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00"/>
        </w:numPr>
      </w:pPr>
      <w:r>
        <w:rPr>
          <w:i/>
          <w:iCs/>
        </w:rPr>
        <w:t xml:space="preserve">What it does</w:t>
      </w:r>
      <w:r>
        <w:t xml:space="preserve">: Use Copilot to review your code and generate pull request summaries</w:t>
      </w:r>
    </w:p>
    <w:p>
      <w:pPr>
        <w:pStyle w:val="Compact"/>
        <w:numPr>
          <w:ilvl w:val="0"/>
          <w:numId w:val="1300"/>
        </w:numPr>
      </w:pPr>
      <w:r>
        <w:rPr>
          <w:i/>
          <w:iCs/>
        </w:rPr>
        <w:t xml:space="preserve">Pros</w:t>
      </w:r>
      <w:r>
        <w:t xml:space="preserve">: Automated code review suggestions, PR summary generation, catches common issues</w:t>
      </w:r>
    </w:p>
    <w:p>
      <w:pPr>
        <w:pStyle w:val="Compact"/>
        <w:numPr>
          <w:ilvl w:val="0"/>
          <w:numId w:val="1300"/>
        </w:numPr>
      </w:pPr>
      <w:r>
        <w:rPr>
          <w:i/>
          <w:iCs/>
        </w:rPr>
        <w:t xml:space="preserve">Cons</w:t>
      </w:r>
      <w:r>
        <w:t xml:space="preserve">: May generate false positives, shouldn’t replace human review</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01"/>
        </w:numPr>
      </w:pPr>
      <w:r>
        <w:rPr>
          <w:i/>
          <w:iCs/>
        </w:rPr>
        <w:t xml:space="preserve">What it does</w:t>
      </w:r>
      <w:r>
        <w:t xml:space="preserve">: Automatically reviews all pull requests you create</w:t>
      </w:r>
    </w:p>
    <w:p>
      <w:pPr>
        <w:pStyle w:val="Compact"/>
        <w:numPr>
          <w:ilvl w:val="0"/>
          <w:numId w:val="1301"/>
        </w:numPr>
      </w:pPr>
      <w:r>
        <w:rPr>
          <w:i/>
          <w:iCs/>
        </w:rPr>
        <w:t xml:space="preserve">Pros</w:t>
      </w:r>
      <w:r>
        <w:t xml:space="preserve">: Catches issues early without manual triggering</w:t>
      </w:r>
    </w:p>
    <w:p>
      <w:pPr>
        <w:pStyle w:val="Compact"/>
        <w:numPr>
          <w:ilvl w:val="0"/>
          <w:numId w:val="1301"/>
        </w:numPr>
      </w:pPr>
      <w:r>
        <w:rPr>
          <w:i/>
          <w:iCs/>
        </w:rPr>
        <w:t xml:space="preserve">Cons</w:t>
      </w:r>
      <w:r>
        <w:t xml:space="preserve">: May be noisy on simple PRs, uses API quota</w:t>
      </w:r>
    </w:p>
    <w:p>
      <w:pPr>
        <w:pStyle w:val="Compact"/>
        <w:numPr>
          <w:ilvl w:val="0"/>
          <w:numId w:val="1301"/>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02"/>
        </w:numPr>
      </w:pPr>
      <w:r>
        <w:rPr>
          <w:i/>
          <w:iCs/>
        </w:rPr>
        <w:t xml:space="preserve">What it does</w:t>
      </w:r>
      <w:r>
        <w:t xml:space="preserve">: Delegate tasks to Copilot coding agent in repositories where it is enabled</w:t>
      </w:r>
    </w:p>
    <w:p>
      <w:pPr>
        <w:pStyle w:val="Compact"/>
        <w:numPr>
          <w:ilvl w:val="0"/>
          <w:numId w:val="1302"/>
        </w:numPr>
      </w:pPr>
      <w:r>
        <w:rPr>
          <w:i/>
          <w:iCs/>
        </w:rPr>
        <w:t xml:space="preserve">Pros</w:t>
      </w:r>
      <w:r>
        <w:t xml:space="preserve">: Autonomous multi-file edits, can execute complex refactoring, runs tests and fixes issues</w:t>
      </w:r>
    </w:p>
    <w:p>
      <w:pPr>
        <w:pStyle w:val="Compact"/>
        <w:numPr>
          <w:ilvl w:val="0"/>
          <w:numId w:val="1302"/>
        </w:numPr>
      </w:pPr>
      <w:r>
        <w:rPr>
          <w:i/>
          <w:iCs/>
        </w:rPr>
        <w:t xml:space="preserve">Cons</w:t>
      </w:r>
      <w:r>
        <w:t xml:space="preserve">: Requires careful oversight, can make unwanted changes if instructions unclear</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303"/>
        </w:numPr>
      </w:pPr>
      <w:r>
        <w:rPr>
          <w:i/>
          <w:iCs/>
        </w:rPr>
        <w:t xml:space="preserve">What it does</w:t>
      </w:r>
      <w:r>
        <w:t xml:space="preserve">: Remember repository context across Copilot agent interactions</w:t>
      </w:r>
    </w:p>
    <w:p>
      <w:pPr>
        <w:pStyle w:val="Compact"/>
        <w:numPr>
          <w:ilvl w:val="0"/>
          <w:numId w:val="1303"/>
        </w:numPr>
      </w:pPr>
      <w:r>
        <w:rPr>
          <w:i/>
          <w:iCs/>
        </w:rPr>
        <w:t xml:space="preserve">Pros</w:t>
      </w:r>
      <w:r>
        <w:t xml:space="preserve">: Better context awareness, learns repository patterns and conventions</w:t>
      </w:r>
    </w:p>
    <w:p>
      <w:pPr>
        <w:pStyle w:val="Compact"/>
        <w:numPr>
          <w:ilvl w:val="0"/>
          <w:numId w:val="1303"/>
        </w:numPr>
      </w:pPr>
      <w:r>
        <w:rPr>
          <w:i/>
          <w:iCs/>
        </w:rPr>
        <w:t xml:space="preserve">Cons</w:t>
      </w:r>
      <w:r>
        <w:t xml:space="preserve">: Preview feature governed by pre-release terms, potential privacy implications</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4"/>
        </w:numPr>
      </w:pPr>
      <w:r>
        <w:rPr>
          <w:i/>
          <w:iCs/>
        </w:rPr>
        <w:t xml:space="preserve">What it does</w:t>
      </w:r>
      <w:r>
        <w:t xml:space="preserve">: Connect MCP servers to Copilot in all editors and Coding Agent</w:t>
      </w:r>
    </w:p>
    <w:p>
      <w:pPr>
        <w:pStyle w:val="Compact"/>
        <w:numPr>
          <w:ilvl w:val="0"/>
          <w:numId w:val="1304"/>
        </w:numPr>
      </w:pPr>
      <w:r>
        <w:rPr>
          <w:i/>
          <w:iCs/>
        </w:rPr>
        <w:t xml:space="preserve">Pros</w:t>
      </w:r>
      <w:r>
        <w:t xml:space="preserve">: Extend Copilot with custom tools and integrations</w:t>
      </w:r>
    </w:p>
    <w:p>
      <w:pPr>
        <w:pStyle w:val="Compact"/>
        <w:numPr>
          <w:ilvl w:val="0"/>
          <w:numId w:val="1304"/>
        </w:numPr>
      </w:pPr>
      <w:r>
        <w:rPr>
          <w:i/>
          <w:iCs/>
        </w:rPr>
        <w:t xml:space="preserve">Cons</w:t>
      </w:r>
      <w:r>
        <w:t xml:space="preserve">: Requires MCP server setup and maintenance</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05"/>
        </w:numPr>
      </w:pPr>
      <w:r>
        <w:rPr>
          <w:i/>
          <w:iCs/>
        </w:rPr>
        <w:t xml:space="preserve">What it does</w:t>
      </w:r>
      <w:r>
        <w:t xml:space="preserve">: Allow Copilot to suggest commit messages when you make changes</w:t>
      </w:r>
    </w:p>
    <w:p>
      <w:pPr>
        <w:pStyle w:val="Compact"/>
        <w:numPr>
          <w:ilvl w:val="0"/>
          <w:numId w:val="1305"/>
        </w:numPr>
      </w:pPr>
      <w:r>
        <w:rPr>
          <w:i/>
          <w:iCs/>
        </w:rPr>
        <w:t xml:space="preserve">Pros</w:t>
      </w:r>
      <w:r>
        <w:t xml:space="preserve">: Saves time, generates descriptive messages based on code changes</w:t>
      </w:r>
    </w:p>
    <w:p>
      <w:pPr>
        <w:pStyle w:val="Compact"/>
        <w:numPr>
          <w:ilvl w:val="0"/>
          <w:numId w:val="1305"/>
        </w:numPr>
      </w:pPr>
      <w:r>
        <w:rPr>
          <w:i/>
          <w:iCs/>
        </w:rPr>
        <w:t xml:space="preserve">Cons</w:t>
      </w:r>
      <w:r>
        <w:t xml:space="preserve">: May miss important context, still requires review</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06"/>
        </w:numPr>
      </w:pPr>
      <w:r>
        <w:rPr>
          <w:i/>
          <w:iCs/>
        </w:rPr>
        <w:t xml:space="preserve">What it does</w:t>
      </w:r>
      <w:r>
        <w:t xml:space="preserve">: View and create Copilot Spaces (collaborative AI environments)</w:t>
      </w:r>
    </w:p>
    <w:p>
      <w:pPr>
        <w:pStyle w:val="Compact"/>
        <w:numPr>
          <w:ilvl w:val="0"/>
          <w:numId w:val="1306"/>
        </w:numPr>
      </w:pPr>
      <w:r>
        <w:rPr>
          <w:i/>
          <w:iCs/>
        </w:rPr>
        <w:t xml:space="preserve">Pros</w:t>
      </w:r>
      <w:r>
        <w:t xml:space="preserve">: Share AI context with team members</w:t>
      </w:r>
    </w:p>
    <w:p>
      <w:pPr>
        <w:pStyle w:val="Compact"/>
        <w:numPr>
          <w:ilvl w:val="0"/>
          <w:numId w:val="1306"/>
        </w:numPr>
      </w:pPr>
      <w:r>
        <w:rPr>
          <w:i/>
          <w:iCs/>
        </w:rPr>
        <w:t xml:space="preserve">Cons</w:t>
      </w:r>
      <w:r>
        <w:t xml:space="preserve">: Additional complexity for individual work</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07"/>
        </w:numPr>
      </w:pPr>
      <w:r>
        <w:rPr>
          <w:i/>
          <w:iCs/>
        </w:rPr>
        <w:t xml:space="preserve">What it does</w:t>
      </w:r>
      <w:r>
        <w:t xml:space="preserve">: Create individually owned Copilot Spaces</w:t>
      </w:r>
    </w:p>
    <w:p>
      <w:pPr>
        <w:pStyle w:val="Compact"/>
        <w:numPr>
          <w:ilvl w:val="0"/>
          <w:numId w:val="1307"/>
        </w:numPr>
      </w:pPr>
      <w:r>
        <w:rPr>
          <w:i/>
          <w:iCs/>
        </w:rPr>
        <w:t xml:space="preserve">Pros</w:t>
      </w:r>
      <w:r>
        <w:t xml:space="preserve">: Personal AI workspaces for complex projects</w:t>
      </w:r>
    </w:p>
    <w:p>
      <w:pPr>
        <w:pStyle w:val="Compact"/>
        <w:numPr>
          <w:ilvl w:val="0"/>
          <w:numId w:val="1307"/>
        </w:numPr>
      </w:pPr>
      <w:r>
        <w:rPr>
          <w:i/>
          <w:iCs/>
        </w:rPr>
        <w:t xml:space="preserve">Cons</w:t>
      </w:r>
      <w:r>
        <w:t xml:space="preserve">: May fragment your workflow</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08"/>
        </w:numPr>
      </w:pPr>
      <w:r>
        <w:rPr>
          <w:i/>
          <w:iCs/>
        </w:rPr>
        <w:t xml:space="preserve">What it does</w:t>
      </w:r>
      <w:r>
        <w:t xml:space="preserve">: Share individually owned Copilot Spaces</w:t>
      </w:r>
    </w:p>
    <w:p>
      <w:pPr>
        <w:pStyle w:val="Compact"/>
        <w:numPr>
          <w:ilvl w:val="0"/>
          <w:numId w:val="1308"/>
        </w:numPr>
      </w:pPr>
      <w:r>
        <w:rPr>
          <w:i/>
          <w:iCs/>
        </w:rPr>
        <w:t xml:space="preserve">Pros</w:t>
      </w:r>
      <w:r>
        <w:t xml:space="preserve">: Collaborate while maintaining ownership</w:t>
      </w:r>
    </w:p>
    <w:p>
      <w:pPr>
        <w:pStyle w:val="Compact"/>
        <w:numPr>
          <w:ilvl w:val="0"/>
          <w:numId w:val="1308"/>
        </w:numPr>
      </w:pPr>
      <w:r>
        <w:rPr>
          <w:i/>
          <w:iCs/>
        </w:rPr>
        <w:t xml:space="preserve">Cons</w:t>
      </w:r>
      <w:r>
        <w:t xml:space="preserve">: None significant</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61"/>
    <w:bookmarkStart w:id="762" w:name="summary-of-recommended-settings"/>
    <w:p>
      <w:pPr>
        <w:pStyle w:val="Heading4"/>
      </w:pPr>
      <w:ins w:id="2668" w:author="PR Preview" w:date="2024-01-01T00:00:00Z">
        <w:r>
          <w:t xml:space="preserve">18.5.11.5 Summary of Recommended Settings</w:t>
        </w:r>
      </w:ins>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09"/>
        </w:numPr>
      </w:pPr>
      <w:r>
        <w:t xml:space="preserve">All Copilot Chat options (GitHub.com, CLI, IDE, Mobile)</w:t>
      </w:r>
    </w:p>
    <w:p>
      <w:pPr>
        <w:pStyle w:val="Compact"/>
        <w:numPr>
          <w:ilvl w:val="0"/>
          <w:numId w:val="1309"/>
        </w:numPr>
      </w:pPr>
      <w:r>
        <w:t xml:space="preserve">Web search capability</w:t>
      </w:r>
    </w:p>
    <w:p>
      <w:pPr>
        <w:pStyle w:val="Compact"/>
        <w:numPr>
          <w:ilvl w:val="0"/>
          <w:numId w:val="1309"/>
        </w:numPr>
      </w:pPr>
      <w:r>
        <w:t xml:space="preserve">Dashboard Entry Point</w:t>
      </w:r>
    </w:p>
    <w:p>
      <w:pPr>
        <w:pStyle w:val="Compact"/>
        <w:numPr>
          <w:ilvl w:val="0"/>
          <w:numId w:val="1309"/>
        </w:numPr>
      </w:pPr>
      <w:r>
        <w:t xml:space="preserve">Copilot code review (but not automatic review initially)</w:t>
      </w:r>
    </w:p>
    <w:p>
      <w:pPr>
        <w:pStyle w:val="Compact"/>
        <w:numPr>
          <w:ilvl w:val="0"/>
          <w:numId w:val="1309"/>
        </w:numPr>
      </w:pPr>
      <w:r>
        <w:t xml:space="preserve">Copilot coding agent</w:t>
      </w:r>
    </w:p>
    <w:p>
      <w:pPr>
        <w:pStyle w:val="Compact"/>
        <w:numPr>
          <w:ilvl w:val="0"/>
          <w:numId w:val="1309"/>
        </w:numPr>
      </w:pPr>
      <w:r>
        <w:t xml:space="preserve">Copilot Memory</w:t>
      </w:r>
    </w:p>
    <w:p>
      <w:pPr>
        <w:pStyle w:val="Compact"/>
        <w:numPr>
          <w:ilvl w:val="0"/>
          <w:numId w:val="1309"/>
        </w:numPr>
      </w:pPr>
      <w:r>
        <w:t xml:space="preserve">MCP servers (if configured)</w:t>
      </w:r>
    </w:p>
    <w:p>
      <w:pPr>
        <w:pStyle w:val="Compact"/>
        <w:numPr>
          <w:ilvl w:val="0"/>
          <w:numId w:val="1309"/>
        </w:numPr>
      </w:pPr>
      <w:r>
        <w:t xml:space="preserve">Copilot-generated commit messages</w:t>
      </w:r>
    </w:p>
    <w:p>
      <w:pPr>
        <w:pStyle w:val="Compact"/>
        <w:numPr>
          <w:ilvl w:val="0"/>
          <w:numId w:val="1309"/>
        </w:numPr>
      </w:pPr>
      <w:r>
        <w:t xml:space="preserve">All Copilot Spaces options</w:t>
      </w:r>
    </w:p>
    <w:p>
      <w:pPr>
        <w:pStyle w:val="FirstParagraph"/>
      </w:pPr>
      <w:r>
        <w:rPr>
          <w:b/>
          <w:bCs/>
        </w:rPr>
        <w:t xml:space="preserve">Model selection:</w:t>
      </w:r>
    </w:p>
    <w:p>
      <w:pPr>
        <w:pStyle w:val="Compact"/>
        <w:numPr>
          <w:ilvl w:val="0"/>
          <w:numId w:val="1310"/>
        </w:numPr>
      </w:pPr>
      <w:r>
        <w:t xml:space="preserve">Default: Claude Sonnet 4.5</w:t>
      </w:r>
    </w:p>
    <w:p>
      <w:pPr>
        <w:pStyle w:val="Compact"/>
        <w:numPr>
          <w:ilvl w:val="0"/>
          <w:numId w:val="1310"/>
        </w:numPr>
      </w:pPr>
      <w:r>
        <w:t xml:space="preserve">Complex tasks: Claude Opus 4.5</w:t>
      </w:r>
    </w:p>
    <w:p>
      <w:pPr>
        <w:pStyle w:val="Compact"/>
        <w:numPr>
          <w:ilvl w:val="0"/>
          <w:numId w:val="1310"/>
        </w:numPr>
      </w:pPr>
      <w:r>
        <w:t xml:space="preserve">Quick completions: Claude Haiku 4.5</w:t>
      </w:r>
    </w:p>
    <w:p>
      <w:pPr>
        <w:pStyle w:val="FirstParagraph"/>
      </w:pPr>
      <w:r>
        <w:rPr>
          <w:b/>
          <w:bCs/>
        </w:rPr>
        <w:t xml:space="preserve">Enable with caution:</w:t>
      </w:r>
    </w:p>
    <w:p>
      <w:pPr>
        <w:pStyle w:val="Compact"/>
        <w:numPr>
          <w:ilvl w:val="0"/>
          <w:numId w:val="1311"/>
        </w:numPr>
      </w:pPr>
      <w:r>
        <w:t xml:space="preserve">Editor preview features (only if comfortable with potential instability)</w:t>
      </w:r>
    </w:p>
    <w:p>
      <w:pPr>
        <w:pStyle w:val="Compact"/>
        <w:numPr>
          <w:ilvl w:val="0"/>
          <w:numId w:val="1311"/>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62"/>
    <w:bookmarkEnd w:id="763"/>
    <w:bookmarkStart w:id="776" w:name="configuring-the-agent-environment"/>
    <w:p>
      <w:pPr>
        <w:pStyle w:val="Heading3"/>
      </w:pPr>
      <w:ins w:id="2688" w:author="PR Preview" w:date="2024-01-01T00:00:00Z">
        <w:r>
          <w:t xml:space="preserve">18.5.12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64" w:name="why-configure-the-environment"/>
    <w:p>
      <w:pPr>
        <w:pStyle w:val="Heading4"/>
      </w:pPr>
      <w:ins w:id="2690" w:author="PR Preview" w:date="2024-01-01T00:00:00Z">
        <w:r>
          <w:t xml:space="preserve">18.5.12.1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12"/>
        </w:numPr>
      </w:pPr>
      <w:r>
        <w:t xml:space="preserve">Faster agent startup and execution</w:t>
      </w:r>
    </w:p>
    <w:p>
      <w:pPr>
        <w:pStyle w:val="Compact"/>
        <w:numPr>
          <w:ilvl w:val="0"/>
          <w:numId w:val="1312"/>
        </w:numPr>
      </w:pPr>
      <w:r>
        <w:t xml:space="preserve">More reliable builds and tests</w:t>
      </w:r>
    </w:p>
    <w:p>
      <w:pPr>
        <w:pStyle w:val="Compact"/>
        <w:numPr>
          <w:ilvl w:val="0"/>
          <w:numId w:val="1312"/>
        </w:numPr>
      </w:pPr>
      <w:r>
        <w:t xml:space="preserve">Access to private or authenticated dependencies</w:t>
      </w:r>
    </w:p>
    <w:p>
      <w:pPr>
        <w:pStyle w:val="Compact"/>
        <w:numPr>
          <w:ilvl w:val="0"/>
          <w:numId w:val="1312"/>
        </w:numPr>
      </w:pPr>
      <w:r>
        <w:t xml:space="preserve">Consistent development environment across all agent sessions</w:t>
      </w:r>
    </w:p>
    <w:bookmarkEnd w:id="764"/>
    <w:bookmarkStart w:id="765" w:name="file-location-and-structure"/>
    <w:p>
      <w:pPr>
        <w:pStyle w:val="Heading4"/>
      </w:pPr>
      <w:ins w:id="2696" w:author="PR Preview" w:date="2024-01-01T00:00:00Z">
        <w:r>
          <w:t xml:space="preserve">18.5.12.2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65"/>
    <w:bookmarkStart w:id="766" w:name="basic-configuration-example"/>
    <w:p>
      <w:pPr>
        <w:pStyle w:val="Heading4"/>
      </w:pPr>
      <w:ins w:id="2698" w:author="PR Preview" w:date="2024-01-01T00:00:00Z">
        <w:r>
          <w:t xml:space="preserve">18.5.12.3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66"/>
    <w:bookmarkStart w:id="769" w:name="using-actionscheckout"/>
    <w:p>
      <w:pPr>
        <w:pStyle w:val="Heading4"/>
      </w:pPr>
      <w:ins w:id="2700" w:author="PR Preview" w:date="2024-01-01T00:00:00Z">
        <w:r>
          <w:t xml:space="preserve">18.5.12.4 Using</w:t>
        </w:r>
      </w:ins>
      <w:ins w:id="2700" w:author="PR Preview" w:date="2024-01-01T00:00:00Z">
        <w:r>
          <w:t xml:space="preserve"> </w:t>
        </w:r>
      </w:ins>
      <w:ins w:id="2700" w:author="PR Preview" w:date="2024-01-01T00:00:00Z">
        <w:r>
          <w:rPr>
            <w:rStyle w:val="VerbatimChar"/>
          </w:rPr>
          <w:t xml:space="preserve">actions/checkout</w:t>
        </w:r>
      </w:ins>
    </w:p>
    <w:p>
      <w:pPr>
        <w:pStyle w:val="FirstParagraph"/>
      </w:pPr>
      <w:r>
        <w:t xml:space="preserve">The</w:t>
      </w:r>
      <w:r>
        <w:t xml:space="preserve"> </w:t>
      </w:r>
      <w:hyperlink r:id="rId76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3"/>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3"/>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3"/>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3"/>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6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69"/>
    <w:bookmarkStart w:id="770" w:name="configurable-options"/>
    <w:p>
      <w:pPr>
        <w:pStyle w:val="Heading4"/>
      </w:pPr>
      <w:ins w:id="2713" w:author="PR Preview" w:date="2024-01-01T00:00:00Z">
        <w:r>
          <w:t xml:space="preserve">18.5.12.5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4"/>
        </w:numPr>
      </w:pPr>
      <w:r>
        <w:rPr>
          <w:rStyle w:val="VerbatimChar"/>
        </w:rPr>
        <w:t xml:space="preserve">steps</w:t>
      </w:r>
      <w:r>
        <w:t xml:space="preserve">: Setup commands and actions to run</w:t>
      </w:r>
    </w:p>
    <w:p>
      <w:pPr>
        <w:pStyle w:val="Compact"/>
        <w:numPr>
          <w:ilvl w:val="0"/>
          <w:numId w:val="131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4"/>
        </w:numPr>
      </w:pPr>
      <w:r>
        <w:rPr>
          <w:rStyle w:val="VerbatimChar"/>
        </w:rPr>
        <w:t xml:space="preserve">runs-on</w:t>
      </w:r>
      <w:r>
        <w:t xml:space="preserve">: Runner type (Ubuntu x64 Linux only)</w:t>
      </w:r>
    </w:p>
    <w:p>
      <w:pPr>
        <w:pStyle w:val="Compact"/>
        <w:numPr>
          <w:ilvl w:val="0"/>
          <w:numId w:val="1314"/>
        </w:numPr>
      </w:pPr>
      <w:r>
        <w:rPr>
          <w:rStyle w:val="VerbatimChar"/>
        </w:rPr>
        <w:t xml:space="preserve">services</w:t>
      </w:r>
      <w:r>
        <w:t xml:space="preserve">: Database or service containers</w:t>
      </w:r>
    </w:p>
    <w:p>
      <w:pPr>
        <w:pStyle w:val="Compact"/>
        <w:numPr>
          <w:ilvl w:val="0"/>
          <w:numId w:val="1314"/>
        </w:numPr>
      </w:pPr>
      <w:r>
        <w:rPr>
          <w:rStyle w:val="VerbatimChar"/>
        </w:rPr>
        <w:t xml:space="preserve">snapshot</w:t>
      </w:r>
      <w:r>
        <w:t xml:space="preserve">: Save environment state</w:t>
      </w:r>
    </w:p>
    <w:p>
      <w:pPr>
        <w:pStyle w:val="Compact"/>
        <w:numPr>
          <w:ilvl w:val="0"/>
          <w:numId w:val="1314"/>
        </w:numPr>
      </w:pPr>
      <w:r>
        <w:rPr>
          <w:rStyle w:val="VerbatimChar"/>
        </w:rPr>
        <w:t xml:space="preserve">timeout-minutes</w:t>
      </w:r>
      <w:r>
        <w:t xml:space="preserve">: Maximum 59 minutes</w:t>
      </w:r>
    </w:p>
    <w:p>
      <w:pPr>
        <w:pStyle w:val="FirstParagraph"/>
      </w:pPr>
      <w:r>
        <w:t xml:space="preserve">All other workflow settings are ignored by Copilot.</w:t>
      </w:r>
    </w:p>
    <w:bookmarkEnd w:id="770"/>
    <w:bookmarkStart w:id="771" w:name="common-setup-tasks"/>
    <w:p>
      <w:pPr>
        <w:pStyle w:val="Heading4"/>
      </w:pPr>
      <w:ins w:id="2722" w:author="PR Preview" w:date="2024-01-01T00:00:00Z">
        <w:r>
          <w:t xml:space="preserve">18.5.12.6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71"/>
    <w:bookmarkStart w:id="772" w:name="environment-variables-and-secrets"/>
    <w:p>
      <w:pPr>
        <w:pStyle w:val="Heading4"/>
      </w:pPr>
      <w:ins w:id="2729" w:author="PR Preview" w:date="2024-01-01T00:00:00Z">
        <w:r>
          <w:t xml:space="preserve">18.5.12.7 Environment Variables and Secrets</w:t>
        </w:r>
      </w:ins>
    </w:p>
    <w:p>
      <w:pPr>
        <w:pStyle w:val="FirstParagraph"/>
      </w:pPr>
      <w:r>
        <w:t xml:space="preserve">To set environment variables for Copilot:</w:t>
      </w:r>
    </w:p>
    <w:p>
      <w:pPr>
        <w:pStyle w:val="Compact"/>
        <w:numPr>
          <w:ilvl w:val="0"/>
          <w:numId w:val="1315"/>
        </w:numPr>
      </w:pPr>
      <w:r>
        <w:t xml:space="preserve">Navigate to your repository’s</w:t>
      </w:r>
      <w:r>
        <w:t xml:space="preserve"> </w:t>
      </w:r>
      <w:r>
        <w:rPr>
          <w:b/>
          <w:bCs/>
        </w:rPr>
        <w:t xml:space="preserve">Settings</w:t>
      </w:r>
    </w:p>
    <w:p>
      <w:pPr>
        <w:pStyle w:val="Compact"/>
        <w:numPr>
          <w:ilvl w:val="0"/>
          <w:numId w:val="1315"/>
        </w:numPr>
      </w:pPr>
      <w:r>
        <w:t xml:space="preserve">Go to</w:t>
      </w:r>
      <w:r>
        <w:t xml:space="preserve"> </w:t>
      </w:r>
      <w:r>
        <w:rPr>
          <w:b/>
          <w:bCs/>
        </w:rPr>
        <w:t xml:space="preserve">Environments</w:t>
      </w:r>
    </w:p>
    <w:p>
      <w:pPr>
        <w:pStyle w:val="Compact"/>
        <w:numPr>
          <w:ilvl w:val="0"/>
          <w:numId w:val="131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15"/>
        </w:numPr>
      </w:pPr>
      <w:r>
        <w:t xml:space="preserve">Add environment variables or secrets as needed</w:t>
      </w:r>
    </w:p>
    <w:p>
      <w:pPr>
        <w:pStyle w:val="FirstParagraph"/>
      </w:pPr>
      <w:r>
        <w:t xml:space="preserve">Use secrets for sensitive values like API keys or passwords.</w:t>
      </w:r>
    </w:p>
    <w:bookmarkEnd w:id="772"/>
    <w:bookmarkStart w:id="773" w:name="testing-your-configuration"/>
    <w:p>
      <w:pPr>
        <w:pStyle w:val="Heading4"/>
      </w:pPr>
      <w:ins w:id="2736" w:author="PR Preview" w:date="2024-01-01T00:00:00Z">
        <w:r>
          <w:t xml:space="preserve">18.5.12.8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73"/>
    <w:bookmarkStart w:id="774" w:name="advanced-configuration"/>
    <w:p>
      <w:pPr>
        <w:pStyle w:val="Heading4"/>
      </w:pPr>
      <w:ins w:id="2739" w:author="PR Preview" w:date="2024-01-01T00:00:00Z">
        <w:r>
          <w:t xml:space="preserve">18.5.12.9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74"/>
    <w:bookmarkStart w:id="775" w:name="further-reading-1"/>
    <w:p>
      <w:pPr>
        <w:pStyle w:val="Heading4"/>
      </w:pPr>
      <w:ins w:id="2747" w:author="PR Preview" w:date="2024-01-01T00:00:00Z">
        <w:r>
          <w:t xml:space="preserve">18.5.12.10 Further Reading</w:t>
        </w:r>
      </w:ins>
    </w:p>
    <w:p>
      <w:pPr>
        <w:pStyle w:val="FirstParagraph"/>
      </w:pPr>
      <w:r>
        <w:t xml:space="preserve">For complete details,</w:t>
      </w:r>
      <w:r>
        <w:t xml:space="preserve"> </w:t>
      </w:r>
      <w:r>
        <w:t xml:space="preserve">see</w:t>
      </w:r>
      <w:r>
        <w:t xml:space="preserve"> </w:t>
      </w:r>
      <w:hyperlink r:id="rId768">
        <w:r>
          <w:rPr>
            <w:rStyle w:val="Hyperlink"/>
          </w:rPr>
          <w:t xml:space="preserve">Customizing the development environment for GitHub Copilot coding agent</w:t>
        </w:r>
      </w:hyperlink>
      <w:r>
        <w:t xml:space="preserve">.</w:t>
      </w:r>
    </w:p>
    <w:bookmarkEnd w:id="775"/>
    <w:bookmarkEnd w:id="776"/>
    <w:bookmarkStart w:id="784" w:name="sec-ai-agent-skills"/>
    <w:p>
      <w:pPr>
        <w:pStyle w:val="Heading3"/>
      </w:pPr>
      <w:ins w:id="2749" w:author="PR Preview" w:date="2024-01-01T00:00:00Z">
        <w:r>
          <w:t xml:space="preserve">18.5.13 Agent Skills</w:t>
        </w:r>
      </w:ins>
    </w:p>
    <w:p>
      <w:pPr>
        <w:pStyle w:val="FirstParagraph"/>
      </w:pPr>
      <w:hyperlink r:id="rId777">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78">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79" w:name="what-is-a-skill"/>
    <w:p>
      <w:pPr>
        <w:pStyle w:val="Heading4"/>
      </w:pPr>
      <w:ins w:id="2751" w:author="PR Preview" w:date="2024-01-01T00:00:00Z">
        <w:r>
          <w:t xml:space="preserve">18.5.13.1 What is a Skill?</w:t>
        </w:r>
      </w:ins>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78">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16"/>
        </w:numPr>
      </w:pPr>
      <w:r>
        <w:t xml:space="preserve">Scripts</w:t>
      </w:r>
    </w:p>
    <w:p>
      <w:pPr>
        <w:pStyle w:val="Compact"/>
        <w:numPr>
          <w:ilvl w:val="0"/>
          <w:numId w:val="1316"/>
        </w:numPr>
      </w:pPr>
      <w:r>
        <w:t xml:space="preserve">Reference documentation</w:t>
      </w:r>
    </w:p>
    <w:p>
      <w:pPr>
        <w:pStyle w:val="Compact"/>
        <w:numPr>
          <w:ilvl w:val="0"/>
          <w:numId w:val="1316"/>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79"/>
    <w:bookmarkStart w:id="780" w:name="how-agents-load-skills"/>
    <w:p>
      <w:pPr>
        <w:pStyle w:val="Heading4"/>
      </w:pPr>
      <w:ins w:id="2757" w:author="PR Preview" w:date="2024-01-01T00:00:00Z">
        <w:r>
          <w:t xml:space="preserve">18.5.13.2 How Agents Load Skills</w:t>
        </w:r>
      </w:ins>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17"/>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17"/>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17"/>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80"/>
    <w:bookmarkStart w:id="781" w:name="why-use-skills"/>
    <w:p>
      <w:pPr>
        <w:pStyle w:val="Heading4"/>
      </w:pPr>
      <w:ins w:id="2763" w:author="PR Preview" w:date="2024-01-01T00:00:00Z">
        <w:r>
          <w:t xml:space="preserve">18.5.13.3 Why Use Skills?</w:t>
        </w:r>
      </w:ins>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18"/>
        </w:numPr>
      </w:pPr>
      <w:r>
        <w:rPr>
          <w:b/>
          <w:bCs/>
        </w:rPr>
        <w:t xml:space="preserve">Domain expertise</w:t>
      </w:r>
      <w:r>
        <w:t xml:space="preserve">: Capture specialized knowledge as reusable instructions</w:t>
      </w:r>
    </w:p>
    <w:p>
      <w:pPr>
        <w:pStyle w:val="Compact"/>
        <w:numPr>
          <w:ilvl w:val="0"/>
          <w:numId w:val="1318"/>
        </w:numPr>
      </w:pPr>
      <w:r>
        <w:rPr>
          <w:b/>
          <w:bCs/>
        </w:rPr>
        <w:t xml:space="preserve">Repeatable workflows</w:t>
      </w:r>
      <w:r>
        <w:t xml:space="preserve">: Turn multi-step tasks into consistent, auditable procedures</w:t>
      </w:r>
    </w:p>
    <w:p>
      <w:pPr>
        <w:pStyle w:val="Compact"/>
        <w:numPr>
          <w:ilvl w:val="0"/>
          <w:numId w:val="1318"/>
        </w:numPr>
      </w:pPr>
      <w:r>
        <w:rPr>
          <w:b/>
          <w:bCs/>
        </w:rPr>
        <w:t xml:space="preserve">Cross-tool reuse</w:t>
      </w:r>
      <w:r>
        <w:t xml:space="preserve">: Build a skill once and use it across any skills-compatible agent</w:t>
      </w:r>
    </w:p>
    <w:bookmarkEnd w:id="781"/>
    <w:bookmarkStart w:id="783" w:name="further-reading-2"/>
    <w:p>
      <w:pPr>
        <w:pStyle w:val="Heading4"/>
      </w:pPr>
      <w:ins w:id="2768" w:author="PR Preview" w:date="2024-01-01T00:00:00Z">
        <w:r>
          <w:t xml:space="preserve">18.5.13.4 Further Reading</w:t>
        </w:r>
      </w:ins>
    </w:p>
    <w:p>
      <w:pPr>
        <w:pStyle w:val="FirstParagraph"/>
      </w:pPr>
      <w:r>
        <w:t xml:space="preserve">For the complete specification and more details,</w:t>
      </w:r>
      <w:r>
        <w:t xml:space="preserve"> </w:t>
      </w:r>
      <w:r>
        <w:t xml:space="preserve">see</w:t>
      </w:r>
      <w:r>
        <w:t xml:space="preserve"> </w:t>
      </w:r>
      <w:hyperlink r:id="rId777">
        <w:r>
          <w:rPr>
            <w:rStyle w:val="Hyperlink"/>
          </w:rPr>
          <w:t xml:space="preserve">agentskills.io</w:t>
        </w:r>
      </w:hyperlink>
      <w:r>
        <w:t xml:space="preserve">.</w:t>
      </w:r>
    </w:p>
    <w:p>
      <w:pPr>
        <w:pStyle w:val="BodyText"/>
      </w:pPr>
      <w:r>
        <w:t xml:space="preserve">The</w:t>
      </w:r>
      <w:r>
        <w:t xml:space="preserve"> </w:t>
      </w:r>
      <w:hyperlink r:id="rId782">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783"/>
    <w:bookmarkEnd w:id="784"/>
    <w:bookmarkStart w:id="792" w:name="sec-ai-claude-cloud-env"/>
    <w:p>
      <w:pPr>
        <w:pStyle w:val="Heading3"/>
      </w:pPr>
      <w:ins w:id="2771" w:author="PR Preview" w:date="2024-01-01T00:00:00Z">
        <w:r>
          <w:t xml:space="preserve">18.5.14 Claude Code Cloud Environments</w:t>
        </w:r>
      </w:ins>
    </w:p>
    <w:p>
      <w:pPr>
        <w:pStyle w:val="FirstParagraph"/>
      </w:pPr>
      <w:hyperlink r:id="rId785">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786">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19"/>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19"/>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19"/>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791" w:name="X99b85cd9c84d17a9c31061ff898ea0b26b46932"/>
    <w:p>
      <w:pPr>
        <w:pStyle w:val="Heading4"/>
      </w:pPr>
      <w:ins w:id="2777" w:author="PR Preview" w:date="2024-01-01T00:00:00Z">
        <w:r>
          <w:t xml:space="preserve">18.5.14.1 Selecting the default environment with</w:t>
        </w:r>
      </w:ins>
      <w:ins w:id="2777" w:author="PR Preview" w:date="2024-01-01T00:00:00Z">
        <w:r>
          <w:t xml:space="preserve"> </w:t>
        </w:r>
      </w:ins>
      <w:ins w:id="2777" w:author="PR Preview" w:date="2024-01-01T00:00:00Z">
        <w:r>
          <w:rPr>
            <w:rStyle w:val="VerbatimChar"/>
          </w:rPr>
          <w:t xml:space="preserve">/remote-env</w:t>
        </w:r>
      </w:ins>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20"/>
        </w:numPr>
      </w:pPr>
      <w:r>
        <w:t xml:space="preserve">With a single environment configured,</w:t>
      </w:r>
      <w:r>
        <w:t xml:space="preserve"> </w:t>
      </w:r>
      <w:r>
        <w:t xml:space="preserve">it shows your current configuration.</w:t>
      </w:r>
    </w:p>
    <w:p>
      <w:pPr>
        <w:pStyle w:val="Compact"/>
        <w:numPr>
          <w:ilvl w:val="0"/>
          <w:numId w:val="1320"/>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786">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7" name="Picture"/>
                  <a:graphic>
                    <a:graphicData uri="http://schemas.openxmlformats.org/drawingml/2006/picture">
                      <pic:pic>
                        <pic:nvPicPr>
                          <pic:cNvPr descr="/opt/quarto/share/formats/docx/note.png" id="78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789">
        <w:r>
          <w:rPr>
            <w:rStyle w:val="Hyperlink"/>
          </w:rPr>
          <w:t xml:space="preserve">Claude Code on the web documentation</w:t>
        </w:r>
      </w:hyperlink>
      <w:r>
        <w:t xml:space="preserve"> </w:t>
      </w:r>
      <w:r>
        <w:t xml:space="preserve">and the</w:t>
      </w:r>
      <w:r>
        <w:t xml:space="preserve"> </w:t>
      </w:r>
      <w:hyperlink r:id="rId790">
        <w:r>
          <w:rPr>
            <w:rStyle w:val="Hyperlink"/>
          </w:rPr>
          <w:t xml:space="preserve">slash command reference</w:t>
        </w:r>
      </w:hyperlink>
      <w:r>
        <w:t xml:space="preserve">.</w:t>
      </w:r>
    </w:p>
    <w:bookmarkEnd w:id="791"/>
    <w:bookmarkEnd w:id="792"/>
    <w:bookmarkStart w:id="796" w:name="sec-ai-when-to-use"/>
    <w:p>
      <w:pPr>
        <w:pStyle w:val="Heading3"/>
      </w:pPr>
      <w:ins w:id="2783" w:author="PR Preview" w:date="2024-01-01T00:00:00Z">
        <w:r>
          <w:t xml:space="preserve">18.5.15 When to use a coding agent</w:t>
        </w:r>
      </w:ins>
    </w:p>
    <w:p>
      <w:pPr>
        <w:pStyle w:val="FirstParagraph"/>
      </w:pPr>
      <w:r>
        <w:t xml:space="preserve">Coding agent sessions are currently</w:t>
      </w:r>
      <w:r>
        <w:rPr>
          <w:rStyle w:val="FootnoteReference"/>
        </w:rPr>
        <w:footnoteReference w:id="79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9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9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96"/>
    <w:bookmarkStart w:id="801" w:name="editing-with-.docx-files"/>
    <w:p>
      <w:pPr>
        <w:pStyle w:val="Heading3"/>
      </w:pPr>
      <w:ins w:id="2786" w:author="PR Preview" w:date="2024-01-01T00:00:00Z">
        <w:r>
          <w:t xml:space="preserve">18.5.16 Editing with</w:t>
        </w:r>
      </w:ins>
      <w:ins w:id="2786" w:author="PR Preview" w:date="2024-01-01T00:00:00Z">
        <w:r>
          <w:t xml:space="preserve"> </w:t>
        </w:r>
      </w:ins>
      <w:ins w:id="2786" w:author="PR Preview" w:date="2024-01-01T00:00:00Z">
        <w:r>
          <w:rPr>
            <w:rStyle w:val="VerbatimChar"/>
          </w:rPr>
          <w:t xml:space="preserve">.docx</w:t>
        </w:r>
      </w:ins>
      <w:ins w:id="2786" w:author="PR Preview" w:date="2024-01-01T00:00:00Z">
        <w:r>
          <w:t xml:space="preserve"> </w:t>
        </w:r>
      </w:ins>
      <w:ins w:id="2786"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21"/>
        </w:numPr>
      </w:pPr>
      <w:r>
        <w:t xml:space="preserve">Lab members can export Quarto content to Word format for review</w:t>
      </w:r>
    </w:p>
    <w:p>
      <w:pPr>
        <w:pStyle w:val="Compact"/>
        <w:numPr>
          <w:ilvl w:val="0"/>
          <w:numId w:val="1321"/>
        </w:numPr>
      </w:pPr>
      <w:r>
        <w:t xml:space="preserve">Reviewers can make edits, add tracked changes, and insert comments in Word</w:t>
      </w:r>
    </w:p>
    <w:p>
      <w:pPr>
        <w:pStyle w:val="Compact"/>
        <w:numPr>
          <w:ilvl w:val="0"/>
          <w:numId w:val="132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2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2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2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00" w:name="known-issue-document-1-warning-in-word"/>
    <w:p>
      <w:pPr>
        <w:pStyle w:val="Heading4"/>
      </w:pPr>
      <w:ins w:id="2796" w:author="PR Preview" w:date="2024-01-01T00:00:00Z">
        <w:r>
          <w:t xml:space="preserve">18.5.16.1 Known Issue:</w:t>
        </w:r>
      </w:ins>
      <w:ins w:id="2796" w:author="PR Preview" w:date="2024-01-01T00:00:00Z">
        <w:r>
          <w:t xml:space="preserve"> </w:t>
        </w:r>
      </w:ins>
      <w:ins w:id="2796" w:author="PR Preview" w:date="2024-01-01T00:00:00Z">
        <w:r>
          <w:t xml:space="preserve">“Document 1”</w:t>
        </w:r>
      </w:ins>
      <w:ins w:id="2796" w:author="PR Preview" w:date="2024-01-01T00:00:00Z">
        <w:r>
          <w:t xml:space="preserve"> </w:t>
        </w:r>
      </w:ins>
      <w:ins w:id="2796" w:author="PR Preview" w:date="2024-01-01T00:00:00Z">
        <w:r>
          <w:t xml:space="preserve">Warning in Word</w:t>
        </w:r>
      </w:ins>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3"/>
        </w:numPr>
      </w:pPr>
      <w:hyperlink r:id="rId797">
        <w:r>
          <w:rPr>
            <w:rStyle w:val="Hyperlink"/>
          </w:rPr>
          <w:t xml:space="preserve">Quarto CLI Issue #6357</w:t>
        </w:r>
      </w:hyperlink>
    </w:p>
    <w:p>
      <w:pPr>
        <w:pStyle w:val="Compact"/>
        <w:numPr>
          <w:ilvl w:val="0"/>
          <w:numId w:val="1323"/>
        </w:numPr>
      </w:pPr>
      <w:hyperlink r:id="rId798">
        <w:r>
          <w:rPr>
            <w:rStyle w:val="Hyperlink"/>
          </w:rPr>
          <w:t xml:space="preserve">Quarto Discussion #6544</w:t>
        </w:r>
      </w:hyperlink>
    </w:p>
    <w:p>
      <w:pPr>
        <w:pStyle w:val="Compact"/>
        <w:numPr>
          <w:ilvl w:val="0"/>
          <w:numId w:val="1323"/>
        </w:numPr>
      </w:pPr>
      <w:hyperlink r:id="rId799">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4"/>
        </w:numPr>
      </w:pPr>
      <w:r>
        <w:t xml:space="preserve">Open the generated DOCX file in Microsoft Word</w:t>
      </w:r>
    </w:p>
    <w:p>
      <w:pPr>
        <w:pStyle w:val="Compact"/>
        <w:numPr>
          <w:ilvl w:val="0"/>
          <w:numId w:val="1324"/>
        </w:numPr>
      </w:pPr>
      <w:r>
        <w:t xml:space="preserve">Immediately save the file (File → Save, or Ctrl+S/Cmd+S)</w:t>
      </w:r>
    </w:p>
    <w:p>
      <w:pPr>
        <w:pStyle w:val="Compact"/>
        <w:numPr>
          <w:ilvl w:val="0"/>
          <w:numId w:val="1324"/>
        </w:numPr>
      </w:pPr>
      <w:r>
        <w:t xml:space="preserve">Close and re-open the file to verify it no longer shows</w:t>
      </w:r>
      <w:r>
        <w:t xml:space="preserve"> </w:t>
      </w:r>
      <w:r>
        <w:t xml:space="preserve">“Document 1”</w:t>
      </w:r>
    </w:p>
    <w:p>
      <w:pPr>
        <w:pStyle w:val="Compact"/>
        <w:numPr>
          <w:ilvl w:val="0"/>
          <w:numId w:val="132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00"/>
    <w:bookmarkEnd w:id="801"/>
    <w:bookmarkStart w:id="802" w:name="copilot-instructions-for-this-repository"/>
    <w:p>
      <w:pPr>
        <w:pStyle w:val="Heading3"/>
      </w:pPr>
      <w:ins w:id="2808" w:author="PR Preview" w:date="2024-01-01T00:00:00Z">
        <w:r>
          <w:t xml:space="preserve">18.5.17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25"/>
        </w:numPr>
      </w:pPr>
      <w:r>
        <w:t xml:space="preserve">Markdown and Quarto formatting rules (e.g., blank lines before lists, line breaks in prose)</w:t>
      </w:r>
    </w:p>
    <w:p>
      <w:pPr>
        <w:pStyle w:val="Compact"/>
        <w:numPr>
          <w:ilvl w:val="0"/>
          <w:numId w:val="132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25"/>
        </w:numPr>
      </w:pPr>
      <w:r>
        <w:t xml:space="preserve">File organization patterns (e.g., using Quarto includes for modular content)</w:t>
      </w:r>
    </w:p>
    <w:p>
      <w:pPr>
        <w:pStyle w:val="Compact"/>
        <w:numPr>
          <w:ilvl w:val="0"/>
          <w:numId w:val="1325"/>
        </w:numPr>
      </w:pPr>
      <w:r>
        <w:t xml:space="preserve">How to work with DOCX files for hybrid editing workflows</w:t>
      </w:r>
    </w:p>
    <w:p>
      <w:pPr>
        <w:pStyle w:val="Compact"/>
        <w:numPr>
          <w:ilvl w:val="0"/>
          <w:numId w:val="1325"/>
        </w:numPr>
      </w:pPr>
      <w:r>
        <w:t xml:space="preserve">Version control best practices</w:t>
      </w:r>
      <w:r>
        <w:t xml:space="preserve"> </w:t>
      </w:r>
      <w:r>
        <w:t xml:space="preserve">(e.g., do not commit rendered artifacts that are generated only for preview/review)</w:t>
      </w:r>
    </w:p>
    <w:p>
      <w:pPr>
        <w:pStyle w:val="Compact"/>
        <w:numPr>
          <w:ilvl w:val="0"/>
          <w:numId w:val="132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02"/>
    <w:bookmarkStart w:id="803" w:name="using-copilot-review-before-human-review"/>
    <w:p>
      <w:pPr>
        <w:pStyle w:val="Heading3"/>
      </w:pPr>
      <w:ins w:id="2819" w:author="PR Preview" w:date="2024-01-01T00:00:00Z">
        <w:r>
          <w:t xml:space="preserve">18.5.18 Using Copilot Review Before Human Review</w:t>
        </w:r>
      </w:ins>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26"/>
        </w:numPr>
      </w:pPr>
      <w:r>
        <w:rPr>
          <w:b/>
          <w:bCs/>
        </w:rPr>
        <w:t xml:space="preserve">AI has more bandwidth</w:t>
      </w:r>
      <w:r>
        <w:t xml:space="preserve">: Copilot can review code immediately without competing priorities</w:t>
      </w:r>
    </w:p>
    <w:p>
      <w:pPr>
        <w:pStyle w:val="Compact"/>
        <w:numPr>
          <w:ilvl w:val="0"/>
          <w:numId w:val="1326"/>
        </w:numPr>
      </w:pPr>
      <w:r>
        <w:rPr>
          <w:b/>
          <w:bCs/>
        </w:rPr>
        <w:t xml:space="preserve">Catch common issues early</w:t>
      </w:r>
      <w:r>
        <w:t xml:space="preserve">: Copilot excels at identifying bugs, logic errors, security vulnerabilities, and style inconsistencies</w:t>
      </w:r>
    </w:p>
    <w:p>
      <w:pPr>
        <w:pStyle w:val="Compact"/>
        <w:numPr>
          <w:ilvl w:val="0"/>
          <w:numId w:val="132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26"/>
        </w:numPr>
      </w:pPr>
      <w:r>
        <w:rPr>
          <w:b/>
          <w:bCs/>
        </w:rPr>
        <w:t xml:space="preserve">Learn from feedback</w:t>
      </w:r>
      <w:r>
        <w:t xml:space="preserve">: Even experienced developers benefit from Copilot’s perspective on best practices and potential improvements</w:t>
      </w:r>
    </w:p>
    <w:p>
      <w:pPr>
        <w:pStyle w:val="Compact"/>
        <w:numPr>
          <w:ilvl w:val="0"/>
          <w:numId w:val="132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2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2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2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28"/>
        </w:numPr>
      </w:pPr>
      <w:r>
        <w:rPr>
          <w:b/>
          <w:bCs/>
        </w:rPr>
        <w:t xml:space="preserve">If the comment is incorrect or not applicable</w:t>
      </w:r>
      <w:r>
        <w:t xml:space="preserve">: Dismiss the comment with an explanation for why it doesn’t apply</w:t>
      </w:r>
    </w:p>
    <w:p>
      <w:pPr>
        <w:pStyle w:val="Compact"/>
        <w:numPr>
          <w:ilvl w:val="1"/>
          <w:numId w:val="1328"/>
        </w:numPr>
      </w:pPr>
      <w:r>
        <w:rPr>
          <w:b/>
          <w:bCs/>
        </w:rPr>
        <w:t xml:space="preserve">If you’re uncertain</w:t>
      </w:r>
      <w:r>
        <w:t xml:space="preserve">: Seek a second opinion from a human reviewer or do additional research</w:t>
      </w:r>
    </w:p>
    <w:p>
      <w:pPr>
        <w:numPr>
          <w:ilvl w:val="0"/>
          <w:numId w:val="132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2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2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2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2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2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2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03"/>
    <w:bookmarkStart w:id="804" w:name="reviewing-a-copilot-pr-you-didnt-create"/>
    <w:p>
      <w:pPr>
        <w:pStyle w:val="Heading3"/>
      </w:pPr>
      <w:ins w:id="2845" w:author="PR Preview" w:date="2024-01-01T00:00:00Z">
        <w:r>
          <w:t xml:space="preserve">18.5.19 Reviewing a Copilot PR You Didn’t Create</w:t>
        </w:r>
      </w:ins>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30"/>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30"/>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30"/>
        </w:numPr>
      </w:pPr>
      <w:r>
        <w:rPr>
          <w:b/>
          <w:bCs/>
        </w:rPr>
        <w:t xml:space="preserve">PR author(s)</w:t>
      </w:r>
      <w:r>
        <w:t xml:space="preserve">: Makes commits to the PR branch (when Copilot creates commits, both Copilot and the prompter are co-authors)</w:t>
      </w:r>
    </w:p>
    <w:p>
      <w:pPr>
        <w:pStyle w:val="Compact"/>
        <w:numPr>
          <w:ilvl w:val="0"/>
          <w:numId w:val="1330"/>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30"/>
        </w:numPr>
      </w:pPr>
      <w:r>
        <w:rPr>
          <w:b/>
          <w:bCs/>
        </w:rPr>
        <w:t xml:space="preserve">PR reviewer(s)</w:t>
      </w:r>
      <w:r>
        <w:t xml:space="preserve">: Reviews the PR and provides feedback. The PR manager often also serves as the lead reviewer</w:t>
      </w:r>
    </w:p>
    <w:p>
      <w:pPr>
        <w:pStyle w:val="Compact"/>
        <w:numPr>
          <w:ilvl w:val="0"/>
          <w:numId w:val="1330"/>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3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31"/>
        </w:numPr>
      </w:pPr>
      <w:r>
        <w:t xml:space="preserve">The prompter may or may not be the same person who originally created the issue</w:t>
      </w:r>
    </w:p>
    <w:p>
      <w:pPr>
        <w:pStyle w:val="Compact"/>
        <w:numPr>
          <w:ilvl w:val="1"/>
          <w:numId w:val="1332"/>
        </w:numPr>
      </w:pPr>
      <w:r>
        <w:t xml:space="preserve">In projects with a user base, users often submit issues (bug reports, feature requests)</w:t>
      </w:r>
    </w:p>
    <w:p>
      <w:pPr>
        <w:pStyle w:val="Compact"/>
        <w:numPr>
          <w:ilvl w:val="1"/>
          <w:numId w:val="1332"/>
        </w:numPr>
      </w:pPr>
      <w:r>
        <w:t xml:space="preserve">A project maintainer then steps in, adds their perspective, and assigns the issue to Copilot</w:t>
      </w:r>
    </w:p>
    <w:p>
      <w:pPr>
        <w:pStyle w:val="Compact"/>
        <w:numPr>
          <w:ilvl w:val="1"/>
          <w:numId w:val="1332"/>
        </w:numPr>
      </w:pPr>
      <w:r>
        <w:t xml:space="preserve">In this case, the maintainer who assigned Copilot is the prompter, not the original issue creator</w:t>
      </w:r>
    </w:p>
    <w:p>
      <w:pPr>
        <w:pStyle w:val="Compact"/>
        <w:numPr>
          <w:ilvl w:val="0"/>
          <w:numId w:val="1331"/>
        </w:numPr>
      </w:pPr>
      <w:r>
        <w:t xml:space="preserve">Copilot created the PR with the prompter as co-author</w:t>
      </w:r>
    </w:p>
    <w:p>
      <w:pPr>
        <w:pStyle w:val="Compact"/>
        <w:numPr>
          <w:ilvl w:val="0"/>
          <w:numId w:val="1331"/>
        </w:numPr>
      </w:pPr>
      <w:r>
        <w:t xml:space="preserve">The prompter (now acting as PR manager) requested your review</w:t>
      </w:r>
    </w:p>
    <w:p>
      <w:pPr>
        <w:pStyle w:val="Compact"/>
        <w:numPr>
          <w:ilvl w:val="0"/>
          <w:numId w:val="133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4"/>
        </w:numPr>
      </w:pPr>
      <w:r>
        <w:t xml:space="preserve">Both options allow you to provide feedback without directly triggering Copilot</w:t>
      </w:r>
    </w:p>
    <w:p>
      <w:pPr>
        <w:pStyle w:val="Compact"/>
        <w:numPr>
          <w:ilvl w:val="0"/>
          <w:numId w:val="1333"/>
        </w:numPr>
      </w:pPr>
      <w:r>
        <w:rPr>
          <w:b/>
          <w:bCs/>
        </w:rPr>
        <w:t xml:space="preserve">Don’t ask Copilot to make changes directly</w:t>
      </w:r>
      <w:r>
        <w:t xml:space="preserve">:</w:t>
      </w:r>
    </w:p>
    <w:p>
      <w:pPr>
        <w:pStyle w:val="Compact"/>
        <w:numPr>
          <w:ilvl w:val="1"/>
          <w:numId w:val="1335"/>
        </w:numPr>
      </w:pPr>
      <w:r>
        <w:t xml:space="preserve">Avoid using features that would trigger Copilot to start working immediately</w:t>
      </w:r>
    </w:p>
    <w:p>
      <w:pPr>
        <w:pStyle w:val="Compact"/>
        <w:numPr>
          <w:ilvl w:val="1"/>
          <w:numId w:val="1335"/>
        </w:numPr>
      </w:pPr>
      <w:r>
        <w:t xml:space="preserve">Let the PR manager decide whether to ask Copilot to address your comments or make changes themselves</w:t>
      </w:r>
    </w:p>
    <w:p>
      <w:pPr>
        <w:pStyle w:val="Compact"/>
        <w:numPr>
          <w:ilvl w:val="0"/>
          <w:numId w:val="1333"/>
        </w:numPr>
      </w:pPr>
      <w:r>
        <w:rPr>
          <w:b/>
          <w:bCs/>
        </w:rPr>
        <w:t xml:space="preserve">Write clear, actionable comments</w:t>
      </w:r>
      <w:r>
        <w:t xml:space="preserve">:</w:t>
      </w:r>
    </w:p>
    <w:p>
      <w:pPr>
        <w:pStyle w:val="Compact"/>
        <w:numPr>
          <w:ilvl w:val="1"/>
          <w:numId w:val="1336"/>
        </w:numPr>
      </w:pPr>
      <w:r>
        <w:t xml:space="preserve">Explain what needs to change and why</w:t>
      </w:r>
    </w:p>
    <w:p>
      <w:pPr>
        <w:pStyle w:val="Compact"/>
        <w:numPr>
          <w:ilvl w:val="1"/>
          <w:numId w:val="1336"/>
        </w:numPr>
      </w:pPr>
      <w:r>
        <w:t xml:space="preserve">Suggest specific solutions when appropriate</w:t>
      </w:r>
    </w:p>
    <w:p>
      <w:pPr>
        <w:pStyle w:val="Compact"/>
        <w:numPr>
          <w:ilvl w:val="1"/>
          <w:numId w:val="133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37"/>
        </w:numPr>
      </w:pPr>
      <w:r>
        <w:rPr>
          <w:b/>
          <w:bCs/>
        </w:rPr>
        <w:t xml:space="preserve">Review all comments carefully</w:t>
      </w:r>
      <w:r>
        <w:t xml:space="preserve">:</w:t>
      </w:r>
    </w:p>
    <w:p>
      <w:pPr>
        <w:pStyle w:val="Compact"/>
        <w:numPr>
          <w:ilvl w:val="1"/>
          <w:numId w:val="1338"/>
        </w:numPr>
      </w:pPr>
      <w:r>
        <w:t xml:space="preserve">Decide which comments you agree with</w:t>
      </w:r>
    </w:p>
    <w:p>
      <w:pPr>
        <w:pStyle w:val="Compact"/>
        <w:numPr>
          <w:ilvl w:val="1"/>
          <w:numId w:val="1338"/>
        </w:numPr>
      </w:pPr>
      <w:r>
        <w:t xml:space="preserve">Dismiss or respond to comments you don’t entirely agree with</w:t>
      </w:r>
    </w:p>
    <w:p>
      <w:pPr>
        <w:pStyle w:val="Compact"/>
        <w:numPr>
          <w:ilvl w:val="1"/>
          <w:numId w:val="1338"/>
        </w:numPr>
      </w:pPr>
      <w:r>
        <w:t xml:space="preserve">This ensures Copilot only addresses feedback you’ve validated</w:t>
      </w:r>
    </w:p>
    <w:p>
      <w:pPr>
        <w:pStyle w:val="Compact"/>
        <w:numPr>
          <w:ilvl w:val="0"/>
          <w:numId w:val="1337"/>
        </w:numPr>
      </w:pPr>
      <w:r>
        <w:rPr>
          <w:b/>
          <w:bCs/>
        </w:rPr>
        <w:t xml:space="preserve">Choose how to address valid feedback</w:t>
      </w:r>
      <w:r>
        <w:t xml:space="preserve">:</w:t>
      </w:r>
    </w:p>
    <w:p>
      <w:pPr>
        <w:pStyle w:val="Compact"/>
        <w:numPr>
          <w:ilvl w:val="1"/>
          <w:numId w:val="1339"/>
        </w:numPr>
      </w:pPr>
      <w:r>
        <w:rPr>
          <w:b/>
          <w:bCs/>
        </w:rPr>
        <w:t xml:space="preserve">Option A</w:t>
      </w:r>
      <w:r>
        <w:t xml:space="preserve">: Make the changes yourself (faster for simple fixes)</w:t>
      </w:r>
    </w:p>
    <w:p>
      <w:pPr>
        <w:pStyle w:val="Compact"/>
        <w:numPr>
          <w:ilvl w:val="1"/>
          <w:numId w:val="1339"/>
        </w:numPr>
      </w:pPr>
      <w:r>
        <w:rPr>
          <w:b/>
          <w:bCs/>
        </w:rPr>
        <w:t xml:space="preserve">Option B</w:t>
      </w:r>
      <w:r>
        <w:t xml:space="preserve">: Ask Copilot to address the feedback (better for complex changes)</w:t>
      </w:r>
    </w:p>
    <w:p>
      <w:pPr>
        <w:pStyle w:val="Compact"/>
        <w:numPr>
          <w:ilvl w:val="1"/>
          <w:numId w:val="133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37"/>
        </w:numPr>
      </w:pPr>
      <w:r>
        <w:rPr>
          <w:b/>
          <w:bCs/>
        </w:rPr>
        <w:t xml:space="preserve">Maintain clear communication</w:t>
      </w:r>
      <w:r>
        <w:t xml:space="preserve">:</w:t>
      </w:r>
    </w:p>
    <w:p>
      <w:pPr>
        <w:pStyle w:val="Compact"/>
        <w:numPr>
          <w:ilvl w:val="1"/>
          <w:numId w:val="1340"/>
        </w:numPr>
      </w:pPr>
      <w:r>
        <w:t xml:space="preserve">Let reviewers know how you plan to address their feedback</w:t>
      </w:r>
    </w:p>
    <w:p>
      <w:pPr>
        <w:pStyle w:val="Compact"/>
        <w:numPr>
          <w:ilvl w:val="1"/>
          <w:numId w:val="1340"/>
        </w:numPr>
      </w:pPr>
      <w:r>
        <w:t xml:space="preserve">Mark conversations as resolved after addressing them</w:t>
      </w:r>
    </w:p>
    <w:p>
      <w:pPr>
        <w:pStyle w:val="Compact"/>
        <w:numPr>
          <w:ilvl w:val="1"/>
          <w:numId w:val="1340"/>
        </w:numPr>
      </w:pPr>
      <w:r>
        <w:t xml:space="preserve">Request re-review from humans after Copilot makes significant changes</w:t>
      </w:r>
    </w:p>
    <w:p>
      <w:pPr>
        <w:pStyle w:val="Compact"/>
        <w:numPr>
          <w:ilvl w:val="1"/>
          <w:numId w:val="134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41"/>
        </w:numPr>
      </w:pPr>
      <w:r>
        <w:t xml:space="preserve">The original PR manager is unavailable or on leave</w:t>
      </w:r>
    </w:p>
    <w:p>
      <w:pPr>
        <w:pStyle w:val="Compact"/>
        <w:numPr>
          <w:ilvl w:val="0"/>
          <w:numId w:val="1341"/>
        </w:numPr>
      </w:pPr>
      <w:r>
        <w:t xml:space="preserve">Someone with different expertise needs to guide the remaining work</w:t>
      </w:r>
    </w:p>
    <w:p>
      <w:pPr>
        <w:pStyle w:val="Compact"/>
        <w:numPr>
          <w:ilvl w:val="0"/>
          <w:numId w:val="1341"/>
        </w:numPr>
      </w:pPr>
      <w:r>
        <w:t xml:space="preserve">Responsibilities are being redistributed within the team</w:t>
      </w:r>
    </w:p>
    <w:p>
      <w:pPr>
        <w:pStyle w:val="FirstParagraph"/>
      </w:pPr>
      <w:r>
        <w:t xml:space="preserve">To transfer the PR manager role:</w:t>
      </w:r>
    </w:p>
    <w:p>
      <w:pPr>
        <w:pStyle w:val="Compact"/>
        <w:numPr>
          <w:ilvl w:val="0"/>
          <w:numId w:val="1342"/>
        </w:numPr>
      </w:pPr>
      <w:r>
        <w:t xml:space="preserve">The original PR manager should clearly communicate the handover to all reviewers</w:t>
      </w:r>
    </w:p>
    <w:p>
      <w:pPr>
        <w:pStyle w:val="Compact"/>
        <w:numPr>
          <w:ilvl w:val="0"/>
          <w:numId w:val="1342"/>
        </w:numPr>
      </w:pPr>
      <w:r>
        <w:t xml:space="preserve">The new PR manager should review the PR’s history and any open feedback</w:t>
      </w:r>
    </w:p>
    <w:p>
      <w:pPr>
        <w:pStyle w:val="Compact"/>
        <w:numPr>
          <w:ilvl w:val="0"/>
          <w:numId w:val="1342"/>
        </w:numPr>
      </w:pPr>
      <w:r>
        <w:t xml:space="preserve">The new PR manager should take over responding to Copilot and managing future iterations</w:t>
      </w:r>
    </w:p>
    <w:p>
      <w:pPr>
        <w:pStyle w:val="Compact"/>
        <w:numPr>
          <w:ilvl w:val="0"/>
          <w:numId w:val="134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04"/>
    <w:bookmarkStart w:id="822" w:name="sec-ai-claude-code-windows"/>
    <w:p>
      <w:pPr>
        <w:pStyle w:val="Heading3"/>
      </w:pPr>
      <w:ins w:id="2903" w:author="PR Preview" w:date="2024-01-01T00:00:00Z">
        <w:r>
          <w:t xml:space="preserve">18.5.20 Installing Claude Code on Windows</w:t>
        </w:r>
      </w:ins>
    </w:p>
    <w:p>
      <w:pPr>
        <w:pStyle w:val="FirstParagraph"/>
      </w:pPr>
      <w:hyperlink r:id="rId785">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5" name="Picture"/>
                  <a:graphic>
                    <a:graphicData uri="http://schemas.openxmlformats.org/drawingml/2006/picture">
                      <pic:pic>
                        <pic:nvPicPr>
                          <pic:cNvPr descr="/opt/quarto/share/formats/docx/note.png" id="80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09" w:name="run-it-from-a-unix-like-terminal"/>
    <w:p>
      <w:pPr>
        <w:pStyle w:val="Heading4"/>
      </w:pPr>
      <w:ins w:id="2905" w:author="PR Preview" w:date="2024-01-01T00:00:00Z">
        <w:r>
          <w:t xml:space="preserve">18.5.20.1 Run it from a Unix-like terminal</w:t>
        </w:r>
      </w:ins>
    </w:p>
    <w:p>
      <w:pPr>
        <w:pStyle w:val="FirstParagraph"/>
      </w:pPr>
      <w:r>
        <w:t xml:space="preserve">Claude Code expects a Unix-like shell.</w:t>
      </w:r>
      <w:r>
        <w:t xml:space="preserve"> </w:t>
      </w:r>
      <w:r>
        <w:t xml:space="preserve">On Windows, run it from one of:</w:t>
      </w:r>
    </w:p>
    <w:p>
      <w:pPr>
        <w:pStyle w:val="Compact"/>
        <w:numPr>
          <w:ilvl w:val="0"/>
          <w:numId w:val="1343"/>
        </w:numPr>
      </w:pPr>
      <w:r>
        <w:rPr>
          <w:b/>
          <w:bCs/>
        </w:rPr>
        <w:t xml:space="preserve">Git Bash</w:t>
      </w:r>
      <w:r>
        <w:t xml:space="preserve"> </w:t>
      </w:r>
      <w:r>
        <w:t xml:space="preserve">(ships with</w:t>
      </w:r>
      <w:r>
        <w:t xml:space="preserve"> </w:t>
      </w:r>
      <w:hyperlink r:id="rId807">
        <w:r>
          <w:rPr>
            <w:rStyle w:val="Hyperlink"/>
          </w:rPr>
          <w:t xml:space="preserve">Git for Windows</w:t>
        </w:r>
      </w:hyperlink>
      <w:r>
        <w:t xml:space="preserve">);</w:t>
      </w:r>
    </w:p>
    <w:p>
      <w:pPr>
        <w:pStyle w:val="Compact"/>
        <w:numPr>
          <w:ilvl w:val="0"/>
          <w:numId w:val="1343"/>
        </w:numPr>
      </w:pPr>
      <w:r>
        <w:rPr>
          <w:b/>
          <w:bCs/>
        </w:rPr>
        <w:t xml:space="preserve">MSYS2</w:t>
      </w:r>
      <w:r>
        <w:t xml:space="preserve"> </w:t>
      </w:r>
      <w:r>
        <w:t xml:space="preserve">(</w:t>
      </w:r>
      <w:hyperlink r:id="rId808">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3"/>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09"/>
    <w:bookmarkStart w:id="814" w:name="install-claude-code"/>
    <w:p>
      <w:pPr>
        <w:pStyle w:val="Heading4"/>
      </w:pPr>
      <w:ins w:id="2911" w:author="PR Preview" w:date="2024-01-01T00:00:00Z">
        <w:r>
          <w:t xml:space="preserve">18.5.20.2 Install Claude Code</w:t>
        </w:r>
      </w:ins>
    </w:p>
    <w:p>
      <w:pPr>
        <w:pStyle w:val="FirstParagraph"/>
      </w:pPr>
      <w:r>
        <w:t xml:space="preserve">There are two common routes:</w:t>
      </w:r>
    </w:p>
    <w:p>
      <w:pPr>
        <w:numPr>
          <w:ilvl w:val="0"/>
          <w:numId w:val="1344"/>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4"/>
        </w:numPr>
      </w:pPr>
      <w:r>
        <w:rPr>
          <w:b/>
          <w:bCs/>
        </w:rPr>
        <w:t xml:space="preserve">npm</w:t>
      </w:r>
      <w:r>
        <w:t xml:space="preserve"> </w:t>
      </w:r>
      <w:r>
        <w:t xml:space="preserve">(requires</w:t>
      </w:r>
      <w:r>
        <w:t xml:space="preserve"> </w:t>
      </w:r>
      <w:hyperlink r:id="rId810">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11" name="Picture"/>
                  <a:graphic>
                    <a:graphicData uri="http://schemas.openxmlformats.org/drawingml/2006/picture">
                      <pic:pic>
                        <pic:nvPicPr>
                          <pic:cNvPr descr="/opt/quarto/share/formats/docx/important.png" id="812"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13">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14"/>
    <w:bookmarkStart w:id="816" w:name="make-sure-your-shell-can-find-claude"/>
    <w:p>
      <w:pPr>
        <w:pStyle w:val="Heading4"/>
      </w:pPr>
      <w:ins w:id="2918" w:author="PR Preview" w:date="2024-01-01T00:00:00Z">
        <w:r>
          <w:t xml:space="preserve">18.5.20.3 Make sure your shell can find</w:t>
        </w:r>
      </w:ins>
      <w:ins w:id="2918" w:author="PR Preview" w:date="2024-01-01T00:00:00Z">
        <w:r>
          <w:t xml:space="preserve"> </w:t>
        </w:r>
      </w:ins>
      <w:ins w:id="2918" w:author="PR Preview" w:date="2024-01-01T00:00:00Z">
        <w:r>
          <w:rPr>
            <w:rStyle w:val="VerbatimChar"/>
          </w:rPr>
          <w:t xml:space="preserve">claude</w:t>
        </w:r>
      </w:ins>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15">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16"/>
    <w:bookmarkStart w:id="819" w:name="X604325b0223e79803e04f87e7874b1d7f4a0663"/>
    <w:p>
      <w:pPr>
        <w:pStyle w:val="Heading4"/>
      </w:pPr>
      <w:ins w:id="2927" w:author="PR Preview" w:date="2024-01-01T00:00:00Z">
        <w:r>
          <w:t xml:space="preserve">18.5.20.4 Do not edit dotfiles with PowerShell redirection</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7" name="Picture"/>
                  <a:graphic>
                    <a:graphicData uri="http://schemas.openxmlformats.org/drawingml/2006/picture">
                      <pic:pic>
                        <pic:nvPicPr>
                          <pic:cNvPr descr="/opt/quarto/share/formats/docx/warning.png" id="818"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19"/>
    <w:bookmarkStart w:id="820" w:name="X1745fd502df7963ed7ce48d0465493b4d59ad92"/>
    <w:p>
      <w:pPr>
        <w:pStyle w:val="Heading4"/>
      </w:pPr>
      <w:ins w:id="2928" w:author="PR Preview" w:date="2024-01-01T00:00:00Z">
        <w:r>
          <w:t xml:space="preserve">18.5.20.5 Authenticating the GitHub CLI in Git Bash or MSYS2</w:t>
        </w:r>
      </w:ins>
    </w:p>
    <w:p>
      <w:pPr>
        <w:pStyle w:val="FirstParagraph"/>
      </w:pPr>
      <w:r>
        <w:t xml:space="preserve">If you also use the</w:t>
      </w:r>
      <w:r>
        <w:t xml:space="preserve"> </w:t>
      </w:r>
      <w:hyperlink r:id="rId467">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20"/>
    <w:bookmarkStart w:id="821" w:name="verify-the-install"/>
    <w:p>
      <w:pPr>
        <w:pStyle w:val="Heading4"/>
      </w:pPr>
      <w:ins w:id="2934" w:author="PR Preview" w:date="2024-01-01T00:00:00Z">
        <w:r>
          <w:t xml:space="preserve">18.5.20.6 Verify the install</w:t>
        </w:r>
      </w:ins>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21"/>
    <w:bookmarkEnd w:id="822"/>
    <w:bookmarkEnd w:id="823"/>
    <w:bookmarkStart w:id="830"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24"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bookmarkEnd w:id="824"/>
    <w:bookmarkStart w:id="825"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bookmarkEnd w:id="825"/>
    <w:bookmarkStart w:id="826"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Check before pushing:</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Always do this before triggering a fresh review, so the reviewer evaluates the</w:t>
      </w:r>
      <w:r>
        <w:t xml:space="preserve"> </w:t>
      </w:r>
      <w:r>
        <w:t xml:space="preserve">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bookmarkEnd w:id="826"/>
    <w:bookmarkStart w:id="827"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27"/>
    <w:bookmarkStart w:id="828"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45"/>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45"/>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28"/>
    <w:bookmarkStart w:id="829"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46"/>
        </w:numPr>
      </w:pPr>
      <w:r>
        <w:rPr>
          <w:b/>
          <w:bCs/>
        </w:rPr>
        <w:t xml:space="preserve">Fix it in this PR.</w:t>
      </w:r>
      <w:r>
        <w:t xml:space="preserve"> </w:t>
      </w:r>
      <w:r>
        <w:t xml:space="preserve">The default path — most nits are 1–3 line changes.</w:t>
      </w:r>
    </w:p>
    <w:p>
      <w:pPr>
        <w:pStyle w:val="Compact"/>
        <w:numPr>
          <w:ilvl w:val="0"/>
          <w:numId w:val="1346"/>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29"/>
    <w:bookmarkEnd w:id="830"/>
    <w:bookmarkEnd w:id="831"/>
    <w:bookmarkStart w:id="841" w:name="checklists"/>
    <w:p>
      <w:pPr>
        <w:pStyle w:val="Heading1"/>
      </w:pPr>
      <w:r>
        <w:t xml:space="preserve">19. Checklists</w:t>
      </w:r>
    </w:p>
    <w:p>
      <w:pPr>
        <w:pStyle w:val="FirstParagraph"/>
      </w:pPr>
      <w:r>
        <w:t xml:space="preserve">Adapted by UCD-SeRG team from</w:t>
      </w:r>
      <w:r>
        <w:t xml:space="preserve"> </w:t>
      </w:r>
      <w:hyperlink r:id="rId832">
        <w:r>
          <w:rPr>
            <w:rStyle w:val="Hyperlink"/>
          </w:rPr>
          <w:t xml:space="preserve">original by Jade Benjamin-Chung</w:t>
        </w:r>
      </w:hyperlink>
    </w:p>
    <w:bookmarkStart w:id="833" w:name="pre-analysis-plan-checklist"/>
    <w:p>
      <w:pPr>
        <w:pStyle w:val="Heading2"/>
      </w:pPr>
      <w:r>
        <w:t xml:space="preserve">19.1 Pre-analysis plan checklist</w:t>
      </w:r>
    </w:p>
    <w:p>
      <w:pPr>
        <w:pStyle w:val="Compact"/>
        <w:numPr>
          <w:ilvl w:val="0"/>
          <w:numId w:val="1347"/>
        </w:numPr>
      </w:pPr>
      <w:r>
        <w:t xml:space="preserve">Brief background on the study (a condensed version of the introduction section of the paper)</w:t>
      </w:r>
    </w:p>
    <w:p>
      <w:pPr>
        <w:pStyle w:val="Compact"/>
        <w:numPr>
          <w:ilvl w:val="0"/>
          <w:numId w:val="1347"/>
        </w:numPr>
      </w:pPr>
      <w:r>
        <w:t xml:space="preserve">Hypotheses / objectives</w:t>
      </w:r>
    </w:p>
    <w:p>
      <w:pPr>
        <w:pStyle w:val="Compact"/>
        <w:numPr>
          <w:ilvl w:val="0"/>
          <w:numId w:val="1347"/>
        </w:numPr>
      </w:pPr>
      <w:r>
        <w:t xml:space="preserve">Study design</w:t>
      </w:r>
    </w:p>
    <w:p>
      <w:pPr>
        <w:pStyle w:val="Compact"/>
        <w:numPr>
          <w:ilvl w:val="0"/>
          <w:numId w:val="1347"/>
        </w:numPr>
      </w:pPr>
      <w:r>
        <w:t xml:space="preserve">Description of data</w:t>
      </w:r>
    </w:p>
    <w:p>
      <w:pPr>
        <w:pStyle w:val="Compact"/>
        <w:numPr>
          <w:ilvl w:val="0"/>
          <w:numId w:val="1347"/>
        </w:numPr>
      </w:pPr>
      <w:r>
        <w:t xml:space="preserve">Definition of outcomes</w:t>
      </w:r>
    </w:p>
    <w:p>
      <w:pPr>
        <w:pStyle w:val="Compact"/>
        <w:numPr>
          <w:ilvl w:val="0"/>
          <w:numId w:val="1347"/>
        </w:numPr>
      </w:pPr>
      <w:r>
        <w:t xml:space="preserve">Definition of interventions / exposures</w:t>
      </w:r>
    </w:p>
    <w:p>
      <w:pPr>
        <w:pStyle w:val="Compact"/>
        <w:numPr>
          <w:ilvl w:val="0"/>
          <w:numId w:val="1347"/>
        </w:numPr>
      </w:pPr>
      <w:r>
        <w:t xml:space="preserve">Definition of covariates</w:t>
      </w:r>
    </w:p>
    <w:p>
      <w:pPr>
        <w:pStyle w:val="Compact"/>
        <w:numPr>
          <w:ilvl w:val="0"/>
          <w:numId w:val="1347"/>
        </w:numPr>
      </w:pPr>
      <w:r>
        <w:t xml:space="preserve">Statistical power calculation</w:t>
      </w:r>
    </w:p>
    <w:p>
      <w:pPr>
        <w:pStyle w:val="Compact"/>
        <w:numPr>
          <w:ilvl w:val="0"/>
          <w:numId w:val="1347"/>
        </w:numPr>
      </w:pPr>
      <w:r>
        <w:t xml:space="preserve">Statistical model description</w:t>
      </w:r>
    </w:p>
    <w:p>
      <w:pPr>
        <w:pStyle w:val="Compact"/>
        <w:numPr>
          <w:ilvl w:val="0"/>
          <w:numId w:val="1347"/>
        </w:numPr>
      </w:pPr>
      <w:r>
        <w:t xml:space="preserve">Covariate selection / screening</w:t>
      </w:r>
    </w:p>
    <w:p>
      <w:pPr>
        <w:pStyle w:val="Compact"/>
        <w:numPr>
          <w:ilvl w:val="0"/>
          <w:numId w:val="1347"/>
        </w:numPr>
      </w:pPr>
      <w:r>
        <w:t xml:space="preserve">Standard error estimation method</w:t>
      </w:r>
    </w:p>
    <w:p>
      <w:pPr>
        <w:pStyle w:val="Compact"/>
        <w:numPr>
          <w:ilvl w:val="0"/>
          <w:numId w:val="1347"/>
        </w:numPr>
      </w:pPr>
      <w:r>
        <w:t xml:space="preserve">Missing data analysis</w:t>
      </w:r>
    </w:p>
    <w:p>
      <w:pPr>
        <w:pStyle w:val="Compact"/>
        <w:numPr>
          <w:ilvl w:val="0"/>
          <w:numId w:val="1347"/>
        </w:numPr>
      </w:pPr>
      <w:r>
        <w:t xml:space="preserve">Assessment of effect modification / subgroup analyses</w:t>
      </w:r>
    </w:p>
    <w:p>
      <w:pPr>
        <w:pStyle w:val="Compact"/>
        <w:numPr>
          <w:ilvl w:val="0"/>
          <w:numId w:val="1347"/>
        </w:numPr>
      </w:pPr>
      <w:r>
        <w:t xml:space="preserve">Sensitivity analyses</w:t>
      </w:r>
    </w:p>
    <w:p>
      <w:pPr>
        <w:pStyle w:val="Compact"/>
        <w:numPr>
          <w:ilvl w:val="0"/>
          <w:numId w:val="1347"/>
        </w:numPr>
      </w:pPr>
      <w:r>
        <w:t xml:space="preserve">Negative control analyses</w:t>
      </w:r>
    </w:p>
    <w:bookmarkEnd w:id="833"/>
    <w:bookmarkStart w:id="835" w:name="code-checklist"/>
    <w:p>
      <w:pPr>
        <w:pStyle w:val="Heading2"/>
      </w:pPr>
      <w:r>
        <w:t xml:space="preserve">19.2 Code checklist</w:t>
      </w:r>
    </w:p>
    <w:p>
      <w:pPr>
        <w:pStyle w:val="Compact"/>
        <w:numPr>
          <w:ilvl w:val="0"/>
          <w:numId w:val="1348"/>
        </w:numPr>
      </w:pPr>
      <w:r>
        <w:t xml:space="preserve">Does the script run without errors?</w:t>
      </w:r>
    </w:p>
    <w:p>
      <w:pPr>
        <w:pStyle w:val="Compact"/>
        <w:numPr>
          <w:ilvl w:val="0"/>
          <w:numId w:val="1348"/>
        </w:numPr>
      </w:pPr>
      <w:r>
        <w:t xml:space="preserve">Is code self-contained within repo and/or associated Box folder?</w:t>
      </w:r>
    </w:p>
    <w:p>
      <w:pPr>
        <w:pStyle w:val="Compact"/>
        <w:numPr>
          <w:ilvl w:val="0"/>
          <w:numId w:val="1348"/>
        </w:numPr>
      </w:pPr>
      <w:r>
        <w:t xml:space="preserve">Is all commented out code / remarks removed?</w:t>
      </w:r>
    </w:p>
    <w:p>
      <w:pPr>
        <w:pStyle w:val="Compact"/>
        <w:numPr>
          <w:ilvl w:val="0"/>
          <w:numId w:val="1348"/>
        </w:numPr>
      </w:pPr>
      <w:r>
        <w:t xml:space="preserve">Does the header accurately describe the process completed in the script?</w:t>
      </w:r>
    </w:p>
    <w:p>
      <w:pPr>
        <w:pStyle w:val="Compact"/>
        <w:numPr>
          <w:ilvl w:val="0"/>
          <w:numId w:val="1348"/>
        </w:numPr>
      </w:pPr>
      <w:r>
        <w:t xml:space="preserve">Is the script pushed to its github repository?</w:t>
      </w:r>
    </w:p>
    <w:p>
      <w:pPr>
        <w:pStyle w:val="Compact"/>
        <w:numPr>
          <w:ilvl w:val="0"/>
          <w:numId w:val="1348"/>
        </w:numPr>
      </w:pPr>
      <w:r>
        <w:t xml:space="preserve">Does the code adhere to the</w:t>
      </w:r>
      <w:r>
        <w:t xml:space="preserve"> </w:t>
      </w:r>
      <w:hyperlink r:id="rId834">
        <w:r>
          <w:rPr>
            <w:rStyle w:val="Hyperlink"/>
          </w:rPr>
          <w:t xml:space="preserve">coding style guide</w:t>
        </w:r>
      </w:hyperlink>
      <w:r>
        <w:t xml:space="preserve">?</w:t>
      </w:r>
    </w:p>
    <w:p>
      <w:pPr>
        <w:pStyle w:val="Compact"/>
        <w:numPr>
          <w:ilvl w:val="0"/>
          <w:numId w:val="1348"/>
        </w:numPr>
      </w:pPr>
      <w:r>
        <w:t xml:space="preserve">Are all warnings ignorable? Should any warnings be intentionally suppressed or addressed?</w:t>
      </w:r>
    </w:p>
    <w:bookmarkEnd w:id="835"/>
    <w:bookmarkStart w:id="837"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4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9"/>
        </w:numPr>
      </w:pPr>
      <w:r>
        <w:t xml:space="preserve">Are the study results within the manuscript replicable (i.e., if you rerun the code in the study’s repository, the tables and figures will be exactly replicated?)</w:t>
      </w:r>
    </w:p>
    <w:p>
      <w:pPr>
        <w:pStyle w:val="Compact"/>
        <w:numPr>
          <w:ilvl w:val="0"/>
          <w:numId w:val="1349"/>
        </w:numPr>
      </w:pPr>
      <w:r>
        <w:t xml:space="preserve">Is a target journal selected?</w:t>
      </w:r>
    </w:p>
    <w:p>
      <w:pPr>
        <w:pStyle w:val="Compact"/>
        <w:numPr>
          <w:ilvl w:val="0"/>
          <w:numId w:val="1349"/>
        </w:numPr>
      </w:pPr>
      <w:r>
        <w:t xml:space="preserve">Is the title declarative, in other words, does it state the object/findings rather than suggest them?</w:t>
      </w:r>
    </w:p>
    <w:p>
      <w:pPr>
        <w:pStyle w:val="Compact"/>
        <w:numPr>
          <w:ilvl w:val="0"/>
          <w:numId w:val="1349"/>
        </w:numPr>
      </w:pPr>
      <w:r>
        <w:t xml:space="preserve">Is the word count of the manuscript close to the target journal’s allowance?</w:t>
      </w:r>
    </w:p>
    <w:p>
      <w:pPr>
        <w:pStyle w:val="Compact"/>
        <w:numPr>
          <w:ilvl w:val="0"/>
          <w:numId w:val="1349"/>
        </w:numPr>
      </w:pPr>
      <w:r>
        <w:t xml:space="preserve">Does the manuscript adhere to the formatting guide of the target journal?</w:t>
      </w:r>
    </w:p>
    <w:p>
      <w:pPr>
        <w:pStyle w:val="Compact"/>
        <w:numPr>
          <w:ilvl w:val="0"/>
          <w:numId w:val="1349"/>
        </w:numPr>
      </w:pPr>
      <w:r>
        <w:t xml:space="preserve">Does the manuscript use a consistent voice (passive or active – usually active is preferred … pun intended)?</w:t>
      </w:r>
    </w:p>
    <w:p>
      <w:pPr>
        <w:pStyle w:val="Compact"/>
        <w:numPr>
          <w:ilvl w:val="0"/>
          <w:numId w:val="1349"/>
        </w:numPr>
      </w:pPr>
      <w:r>
        <w:t xml:space="preserve">Is each figure and table (including supplementary material) referenced in the main text?</w:t>
      </w:r>
    </w:p>
    <w:p>
      <w:pPr>
        <w:pStyle w:val="Compact"/>
        <w:numPr>
          <w:ilvl w:val="0"/>
          <w:numId w:val="1349"/>
        </w:numPr>
      </w:pPr>
      <w:r>
        <w:t xml:space="preserve">Is there a caption for each figure and table (including supplementary material)?</w:t>
      </w:r>
    </w:p>
    <w:p>
      <w:pPr>
        <w:pStyle w:val="Compact"/>
        <w:numPr>
          <w:ilvl w:val="0"/>
          <w:numId w:val="1349"/>
        </w:numPr>
      </w:pPr>
      <w:r>
        <w:t xml:space="preserve">Are tables/figures and supplementary material numbered in accordance with their appearance in the main text?</w:t>
      </w:r>
    </w:p>
    <w:p>
      <w:pPr>
        <w:pStyle w:val="Compact"/>
        <w:numPr>
          <w:ilvl w:val="0"/>
          <w:numId w:val="1349"/>
        </w:numPr>
      </w:pPr>
      <w:r>
        <w:t xml:space="preserve">Does the text use past tense if it is reporting research findings or future tense if it is a study protocol?</w:t>
      </w:r>
    </w:p>
    <w:p>
      <w:pPr>
        <w:pStyle w:val="Compact"/>
        <w:numPr>
          <w:ilvl w:val="0"/>
          <w:numId w:val="134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9"/>
        </w:numPr>
      </w:pPr>
      <w:r>
        <w:t xml:space="preserve">Does the text use minimal abbreviations, and are all abbreviations defined at first use?</w:t>
      </w:r>
    </w:p>
    <w:p>
      <w:pPr>
        <w:pStyle w:val="Compact"/>
        <w:numPr>
          <w:ilvl w:val="0"/>
          <w:numId w:val="134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4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4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36">
        <w:r>
          <w:rPr>
            <w:rStyle w:val="Hyperlink"/>
          </w:rPr>
          <w:t xml:space="preserve">here</w:t>
        </w:r>
      </w:hyperlink>
      <w:r>
        <w:t xml:space="preserve">)</w:t>
      </w:r>
    </w:p>
    <w:p>
      <w:pPr>
        <w:pStyle w:val="Compact"/>
        <w:numPr>
          <w:ilvl w:val="0"/>
          <w:numId w:val="134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37"/>
    <w:bookmarkStart w:id="840" w:name="figure-checklist"/>
    <w:p>
      <w:pPr>
        <w:pStyle w:val="Heading2"/>
      </w:pPr>
      <w:r>
        <w:t xml:space="preserve">19.4 Figure checklist</w:t>
      </w:r>
    </w:p>
    <w:p>
      <w:pPr>
        <w:pStyle w:val="Compact"/>
        <w:numPr>
          <w:ilvl w:val="0"/>
          <w:numId w:val="1350"/>
        </w:numPr>
      </w:pPr>
      <w:r>
        <w:t xml:space="preserve">Are the x-axis and y-axis labeled?</w:t>
      </w:r>
    </w:p>
    <w:p>
      <w:pPr>
        <w:pStyle w:val="Compact"/>
        <w:numPr>
          <w:ilvl w:val="0"/>
          <w:numId w:val="1350"/>
        </w:numPr>
      </w:pPr>
      <w:r>
        <w:t xml:space="preserve">If the figure includes panels, is each panel labeled?</w:t>
      </w:r>
    </w:p>
    <w:p>
      <w:pPr>
        <w:pStyle w:val="Compact"/>
        <w:numPr>
          <w:ilvl w:val="0"/>
          <w:numId w:val="1350"/>
        </w:numPr>
      </w:pPr>
      <w:r>
        <w:t xml:space="preserve">Are there sufficient numerical / text labels and breaks on the x-axis and y-axis?</w:t>
      </w:r>
    </w:p>
    <w:p>
      <w:pPr>
        <w:pStyle w:val="Compact"/>
        <w:numPr>
          <w:ilvl w:val="0"/>
          <w:numId w:val="1350"/>
        </w:numPr>
      </w:pPr>
      <w:r>
        <w:t xml:space="preserve">Is the font size appropriate (i.e., large enough to read, not so large that it distracts from the data presented in the figure?)</w:t>
      </w:r>
    </w:p>
    <w:p>
      <w:pPr>
        <w:pStyle w:val="Compact"/>
        <w:numPr>
          <w:ilvl w:val="0"/>
          <w:numId w:val="1350"/>
        </w:numPr>
      </w:pPr>
      <w:r>
        <w:t xml:space="preserve">Are the colors used colorblind friendly? See a colorblind-friendly palette</w:t>
      </w:r>
      <w:r>
        <w:t xml:space="preserve"> </w:t>
      </w:r>
      <w:hyperlink r:id="rId838">
        <w:r>
          <w:rPr>
            <w:rStyle w:val="Hyperlink"/>
          </w:rPr>
          <w:t xml:space="preserve">here</w:t>
        </w:r>
      </w:hyperlink>
      <w:r>
        <w:t xml:space="preserve">, a neat palette generator with colorblind options</w:t>
      </w:r>
      <w:r>
        <w:t xml:space="preserve"> </w:t>
      </w:r>
      <w:hyperlink r:id="rId839">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50"/>
        </w:numPr>
      </w:pPr>
      <w:r>
        <w:t xml:space="preserve">Are colors/shapes/line types defined in a legend?</w:t>
      </w:r>
    </w:p>
    <w:p>
      <w:pPr>
        <w:pStyle w:val="Compact"/>
        <w:numPr>
          <w:ilvl w:val="0"/>
          <w:numId w:val="1350"/>
        </w:numPr>
      </w:pPr>
      <w:r>
        <w:t xml:space="preserve">Are the legends and other labels easy to understand with minimal abbreviations?</w:t>
      </w:r>
    </w:p>
    <w:p>
      <w:pPr>
        <w:pStyle w:val="Compact"/>
        <w:numPr>
          <w:ilvl w:val="0"/>
          <w:numId w:val="1350"/>
        </w:numPr>
      </w:pPr>
      <w:r>
        <w:t xml:space="preserve">If there is overplotting, is transparency used to show overlapping data?</w:t>
      </w:r>
    </w:p>
    <w:p>
      <w:pPr>
        <w:pStyle w:val="Compact"/>
        <w:numPr>
          <w:ilvl w:val="0"/>
          <w:numId w:val="1350"/>
        </w:numPr>
      </w:pPr>
      <w:r>
        <w:t xml:space="preserve">Are 95% confidence intervals or other measures of precision shown, if applicable?</w:t>
      </w:r>
    </w:p>
    <w:p>
      <w:r>
        <w:br w:type="page"/>
      </w:r>
    </w:p>
    <w:bookmarkEnd w:id="840"/>
    <w:bookmarkEnd w:id="841"/>
    <w:bookmarkStart w:id="885" w:name="resources-2"/>
    <w:p>
      <w:pPr>
        <w:pStyle w:val="Heading1"/>
      </w:pPr>
      <w:r>
        <w:t xml:space="preserve">20. Resources</w:t>
      </w:r>
    </w:p>
    <w:p>
      <w:pPr>
        <w:pStyle w:val="FirstParagraph"/>
      </w:pPr>
      <w:r>
        <w:t xml:space="preserve">Adapted by UCD-SeRG team from</w:t>
      </w:r>
      <w:r>
        <w:t xml:space="preserve"> </w:t>
      </w:r>
      <w:hyperlink r:id="rId842">
        <w:r>
          <w:rPr>
            <w:rStyle w:val="Hyperlink"/>
          </w:rPr>
          <w:t xml:space="preserve">original by Jade Benjamin-Chung and Kunal Mishra</w:t>
        </w:r>
      </w:hyperlink>
    </w:p>
    <w:bookmarkStart w:id="859" w:name="resources-for-r"/>
    <w:p>
      <w:pPr>
        <w:pStyle w:val="Heading2"/>
      </w:pPr>
      <w:r>
        <w:t xml:space="preserve">20.1 Resources for R</w:t>
      </w:r>
    </w:p>
    <w:bookmarkStart w:id="845" w:name="books-and-comprehensive-guides"/>
    <w:p>
      <w:pPr>
        <w:pStyle w:val="Heading3"/>
      </w:pPr>
      <w:r>
        <w:t xml:space="preserve">20.1.1 Books and Comprehensive Guides</w:t>
      </w:r>
    </w:p>
    <w:p>
      <w:pPr>
        <w:pStyle w:val="Compact"/>
        <w:numPr>
          <w:ilvl w:val="0"/>
          <w:numId w:val="135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5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51"/>
        </w:numPr>
      </w:pPr>
      <w:hyperlink r:id="rId843">
        <w:r>
          <w:rPr>
            <w:rStyle w:val="Hyperlink"/>
          </w:rPr>
          <w:t xml:space="preserve">Awesome R Package Development Tools</w:t>
        </w:r>
      </w:hyperlink>
      <w:r>
        <w:t xml:space="preserve"> </w:t>
      </w:r>
      <w:r>
        <w:t xml:space="preserve">- curated list of tools for R package development</w:t>
      </w:r>
    </w:p>
    <w:p>
      <w:pPr>
        <w:pStyle w:val="Compact"/>
        <w:numPr>
          <w:ilvl w:val="0"/>
          <w:numId w:val="135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5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5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5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51"/>
        </w:numPr>
      </w:pPr>
      <w:hyperlink r:id="rId844">
        <w:r>
          <w:rPr>
            <w:rStyle w:val="Hyperlink"/>
          </w:rPr>
          <w:t xml:space="preserve">Jade’s R-for-epi course</w:t>
        </w:r>
      </w:hyperlink>
    </w:p>
    <w:bookmarkEnd w:id="845"/>
    <w:bookmarkStart w:id="850" w:name="uc-davis-datalab-workshops-and-tutorials"/>
    <w:p>
      <w:pPr>
        <w:pStyle w:val="Heading3"/>
      </w:pPr>
      <w:r>
        <w:t xml:space="preserve">20.1.2 UC Davis DataLab Workshops and Tutorials</w:t>
      </w:r>
    </w:p>
    <w:p>
      <w:pPr>
        <w:pStyle w:val="FirstParagraph"/>
      </w:pPr>
      <w:r>
        <w:t xml:space="preserve">The</w:t>
      </w:r>
      <w:r>
        <w:t xml:space="preserve"> </w:t>
      </w:r>
      <w:hyperlink r:id="rId592">
        <w:r>
          <w:rPr>
            <w:rStyle w:val="Hyperlink"/>
          </w:rPr>
          <w:t xml:space="preserve">UC Davis DataLab</w:t>
        </w:r>
      </w:hyperlink>
      <w:r>
        <w:t xml:space="preserve"> </w:t>
      </w:r>
      <w:r>
        <w:t xml:space="preserve">provides extensive workshops and learning materials for data science:</w:t>
      </w:r>
    </w:p>
    <w:p>
      <w:pPr>
        <w:pStyle w:val="Compact"/>
        <w:numPr>
          <w:ilvl w:val="0"/>
          <w:numId w:val="1352"/>
        </w:numPr>
      </w:pPr>
      <w:hyperlink r:id="rId846">
        <w:r>
          <w:rPr>
            <w:rStyle w:val="Hyperlink"/>
          </w:rPr>
          <w:t xml:space="preserve">Workshop Index</w:t>
        </w:r>
      </w:hyperlink>
      <w:r>
        <w:t xml:space="preserve"> </w:t>
      </w:r>
      <w:r>
        <w:t xml:space="preserve">- comprehensive catalog of all DataLab workshops</w:t>
      </w:r>
    </w:p>
    <w:p>
      <w:pPr>
        <w:pStyle w:val="Compact"/>
        <w:numPr>
          <w:ilvl w:val="0"/>
          <w:numId w:val="1352"/>
        </w:numPr>
      </w:pPr>
      <w:hyperlink r:id="rId847">
        <w:r>
          <w:rPr>
            <w:rStyle w:val="Hyperlink"/>
          </w:rPr>
          <w:t xml:space="preserve">R Basics Workshop</w:t>
        </w:r>
      </w:hyperlink>
      <w:r>
        <w:t xml:space="preserve"> </w:t>
      </w:r>
      <w:r>
        <w:t xml:space="preserve">- foundational R programming for beginners</w:t>
      </w:r>
    </w:p>
    <w:p>
      <w:pPr>
        <w:pStyle w:val="Compact"/>
        <w:numPr>
          <w:ilvl w:val="0"/>
          <w:numId w:val="1352"/>
        </w:numPr>
      </w:pPr>
      <w:hyperlink r:id="rId848">
        <w:r>
          <w:rPr>
            <w:rStyle w:val="Hyperlink"/>
          </w:rPr>
          <w:t xml:space="preserve">Research Toolkits</w:t>
        </w:r>
      </w:hyperlink>
      <w:r>
        <w:t xml:space="preserve"> </w:t>
      </w:r>
      <w:r>
        <w:t xml:space="preserve">- in-depth guides for research tools and methods</w:t>
      </w:r>
    </w:p>
    <w:p>
      <w:pPr>
        <w:pStyle w:val="Compact"/>
        <w:numPr>
          <w:ilvl w:val="0"/>
          <w:numId w:val="1352"/>
        </w:numPr>
      </w:pPr>
      <w:hyperlink r:id="rId849">
        <w:r>
          <w:rPr>
            <w:rStyle w:val="Hyperlink"/>
          </w:rPr>
          <w:t xml:space="preserve">Install Guides</w:t>
        </w:r>
      </w:hyperlink>
      <w:r>
        <w:t xml:space="preserve"> </w:t>
      </w:r>
      <w:r>
        <w:t xml:space="preserve">- setup instructions for data science software</w:t>
      </w:r>
    </w:p>
    <w:bookmarkEnd w:id="850"/>
    <w:bookmarkStart w:id="855" w:name="cheat-sheets"/>
    <w:p>
      <w:pPr>
        <w:pStyle w:val="Heading3"/>
      </w:pPr>
      <w:r>
        <w:t xml:space="preserve">20.1.3 Cheat Sheets</w:t>
      </w:r>
    </w:p>
    <w:p>
      <w:pPr>
        <w:pStyle w:val="Compact"/>
        <w:numPr>
          <w:ilvl w:val="0"/>
          <w:numId w:val="1353"/>
        </w:numPr>
      </w:pPr>
      <w:hyperlink r:id="rId851">
        <w:r>
          <w:rPr>
            <w:rStyle w:val="Hyperlink"/>
          </w:rPr>
          <w:t xml:space="preserve">dplyr and tidyr cheat sheet</w:t>
        </w:r>
      </w:hyperlink>
    </w:p>
    <w:p>
      <w:pPr>
        <w:pStyle w:val="Compact"/>
        <w:numPr>
          <w:ilvl w:val="0"/>
          <w:numId w:val="1353"/>
        </w:numPr>
      </w:pPr>
      <w:hyperlink r:id="rId852">
        <w:r>
          <w:rPr>
            <w:rStyle w:val="Hyperlink"/>
          </w:rPr>
          <w:t xml:space="preserve">ggplot cheat sheet</w:t>
        </w:r>
      </w:hyperlink>
    </w:p>
    <w:p>
      <w:pPr>
        <w:pStyle w:val="Compact"/>
        <w:numPr>
          <w:ilvl w:val="0"/>
          <w:numId w:val="1353"/>
        </w:numPr>
      </w:pPr>
      <w:hyperlink r:id="rId853">
        <w:r>
          <w:rPr>
            <w:rStyle w:val="Hyperlink"/>
          </w:rPr>
          <w:t xml:space="preserve">data table cheat sheet</w:t>
        </w:r>
      </w:hyperlink>
    </w:p>
    <w:p>
      <w:pPr>
        <w:pStyle w:val="Compact"/>
        <w:numPr>
          <w:ilvl w:val="0"/>
          <w:numId w:val="1353"/>
        </w:numPr>
      </w:pPr>
      <w:hyperlink r:id="rId854">
        <w:r>
          <w:rPr>
            <w:rStyle w:val="Hyperlink"/>
          </w:rPr>
          <w:t xml:space="preserve">RMarkdown cheat sheet</w:t>
        </w:r>
      </w:hyperlink>
    </w:p>
    <w:bookmarkEnd w:id="855"/>
    <w:bookmarkStart w:id="857" w:name="style-and-best-practices"/>
    <w:p>
      <w:pPr>
        <w:pStyle w:val="Heading3"/>
      </w:pPr>
      <w:r>
        <w:t xml:space="preserve">20.1.4 Style and Best Practices</w:t>
      </w:r>
    </w:p>
    <w:p>
      <w:pPr>
        <w:pStyle w:val="Compact"/>
        <w:numPr>
          <w:ilvl w:val="0"/>
          <w:numId w:val="1354"/>
        </w:numPr>
      </w:pPr>
      <w:hyperlink r:id="rId856">
        <w:r>
          <w:rPr>
            <w:rStyle w:val="Hyperlink"/>
          </w:rPr>
          <w:t xml:space="preserve">Hadley Wickham’s R Style Guide</w:t>
        </w:r>
      </w:hyperlink>
    </w:p>
    <w:bookmarkEnd w:id="857"/>
    <w:bookmarkStart w:id="858" w:name="tidy-evaluation-resources"/>
    <w:p>
      <w:pPr>
        <w:pStyle w:val="Heading3"/>
      </w:pPr>
      <w:r>
        <w:t xml:space="preserve">20.1.5 Tidy Evaluation Resources</w:t>
      </w:r>
    </w:p>
    <w:p>
      <w:pPr>
        <w:pStyle w:val="Compact"/>
        <w:numPr>
          <w:ilvl w:val="0"/>
          <w:numId w:val="1355"/>
        </w:numPr>
      </w:pPr>
      <w:hyperlink r:id="rId240">
        <w:r>
          <w:rPr>
            <w:rStyle w:val="Hyperlink"/>
          </w:rPr>
          <w:t xml:space="preserve">Tidy Eval in 5 Minutes</w:t>
        </w:r>
      </w:hyperlink>
      <w:r>
        <w:t xml:space="preserve"> </w:t>
      </w:r>
      <w:r>
        <w:t xml:space="preserve">(video)</w:t>
      </w:r>
    </w:p>
    <w:p>
      <w:pPr>
        <w:pStyle w:val="Compact"/>
        <w:numPr>
          <w:ilvl w:val="0"/>
          <w:numId w:val="1355"/>
        </w:numPr>
      </w:pPr>
      <w:hyperlink r:id="rId238">
        <w:r>
          <w:rPr>
            <w:rStyle w:val="Hyperlink"/>
          </w:rPr>
          <w:t xml:space="preserve">Tidy Evaluation</w:t>
        </w:r>
      </w:hyperlink>
      <w:r>
        <w:t xml:space="preserve"> </w:t>
      </w:r>
      <w:r>
        <w:t xml:space="preserve">(e-book)</w:t>
      </w:r>
    </w:p>
    <w:p>
      <w:pPr>
        <w:pStyle w:val="Compact"/>
        <w:numPr>
          <w:ilvl w:val="0"/>
          <w:numId w:val="1355"/>
        </w:numPr>
      </w:pPr>
      <w:hyperlink r:id="rId242">
        <w:r>
          <w:rPr>
            <w:rStyle w:val="Hyperlink"/>
          </w:rPr>
          <w:t xml:space="preserve">Data Frame Columns as Arguments to Dplyr Functions</w:t>
        </w:r>
      </w:hyperlink>
      <w:r>
        <w:t xml:space="preserve"> </w:t>
      </w:r>
      <w:r>
        <w:t xml:space="preserve">(blog)</w:t>
      </w:r>
    </w:p>
    <w:p>
      <w:pPr>
        <w:pStyle w:val="Compact"/>
        <w:numPr>
          <w:ilvl w:val="0"/>
          <w:numId w:val="1355"/>
        </w:numPr>
      </w:pPr>
      <w:hyperlink r:id="rId243">
        <w:r>
          <w:rPr>
            <w:rStyle w:val="Hyperlink"/>
          </w:rPr>
          <w:t xml:space="preserve">Standard Evaluation for *_join</w:t>
        </w:r>
      </w:hyperlink>
      <w:r>
        <w:t xml:space="preserve"> </w:t>
      </w:r>
      <w:r>
        <w:t xml:space="preserve">(stackoverflow)</w:t>
      </w:r>
    </w:p>
    <w:p>
      <w:pPr>
        <w:pStyle w:val="Compact"/>
        <w:numPr>
          <w:ilvl w:val="0"/>
          <w:numId w:val="1355"/>
        </w:numPr>
      </w:pPr>
      <w:hyperlink r:id="rId238">
        <w:r>
          <w:rPr>
            <w:rStyle w:val="Hyperlink"/>
          </w:rPr>
          <w:t xml:space="preserve">Programming with dplyr</w:t>
        </w:r>
      </w:hyperlink>
      <w:r>
        <w:t xml:space="preserve"> </w:t>
      </w:r>
      <w:r>
        <w:t xml:space="preserve">(package vignette)</w:t>
      </w:r>
    </w:p>
    <w:bookmarkEnd w:id="858"/>
    <w:bookmarkEnd w:id="859"/>
    <w:bookmarkStart w:id="861" w:name="resources-for-git-github"/>
    <w:p>
      <w:pPr>
        <w:pStyle w:val="Heading2"/>
      </w:pPr>
      <w:r>
        <w:t xml:space="preserve">20.2 Resources for Git &amp; Github</w:t>
      </w:r>
    </w:p>
    <w:p>
      <w:pPr>
        <w:pStyle w:val="Compact"/>
        <w:numPr>
          <w:ilvl w:val="0"/>
          <w:numId w:val="135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56"/>
        </w:numPr>
      </w:pPr>
      <w:hyperlink r:id="rId860">
        <w:r>
          <w:rPr>
            <w:rStyle w:val="Hyperlink"/>
          </w:rPr>
          <w:t xml:space="preserve">GitHub Skills: Introduction to GitHub</w:t>
        </w:r>
      </w:hyperlink>
    </w:p>
    <w:p>
      <w:pPr>
        <w:pStyle w:val="Compact"/>
        <w:numPr>
          <w:ilvl w:val="0"/>
          <w:numId w:val="1356"/>
        </w:numPr>
      </w:pPr>
      <w:hyperlink r:id="rId448">
        <w:r>
          <w:rPr>
            <w:rStyle w:val="Hyperlink"/>
          </w:rPr>
          <w:t xml:space="preserve">UC Davis DataLab Git Sandbox</w:t>
        </w:r>
      </w:hyperlink>
      <w:r>
        <w:t xml:space="preserve"> </w:t>
      </w:r>
      <w:r>
        <w:t xml:space="preserve">- hands-on Git practice repository</w:t>
      </w:r>
    </w:p>
    <w:bookmarkEnd w:id="861"/>
    <w:bookmarkStart w:id="864" w:name="resources-for-python"/>
    <w:p>
      <w:pPr>
        <w:pStyle w:val="Heading2"/>
      </w:pPr>
      <w:r>
        <w:t xml:space="preserve">20.3 Resources for Python</w:t>
      </w:r>
    </w:p>
    <w:p>
      <w:pPr>
        <w:pStyle w:val="Compact"/>
        <w:numPr>
          <w:ilvl w:val="0"/>
          <w:numId w:val="1357"/>
        </w:numPr>
      </w:pPr>
      <w:hyperlink r:id="rId862">
        <w:r>
          <w:rPr>
            <w:rStyle w:val="Hyperlink"/>
          </w:rPr>
          <w:t xml:space="preserve">UC Davis DataLab Python Basics Workshop</w:t>
        </w:r>
      </w:hyperlink>
      <w:r>
        <w:t xml:space="preserve"> </w:t>
      </w:r>
      <w:r>
        <w:t xml:space="preserve">- foundational Python programming</w:t>
      </w:r>
    </w:p>
    <w:p>
      <w:pPr>
        <w:pStyle w:val="Compact"/>
        <w:numPr>
          <w:ilvl w:val="0"/>
          <w:numId w:val="1357"/>
        </w:numPr>
      </w:pPr>
      <w:hyperlink r:id="rId863">
        <w:r>
          <w:rPr>
            <w:rStyle w:val="Hyperlink"/>
          </w:rPr>
          <w:t xml:space="preserve">Natural Language Processing with Python</w:t>
        </w:r>
      </w:hyperlink>
      <w:r>
        <w:t xml:space="preserve"> </w:t>
      </w:r>
      <w:r>
        <w:t xml:space="preserve">- text analysis and NLP techniques</w:t>
      </w:r>
    </w:p>
    <w:bookmarkEnd w:id="864"/>
    <w:bookmarkStart w:id="866" w:name="resources-for-julia"/>
    <w:p>
      <w:pPr>
        <w:pStyle w:val="Heading2"/>
      </w:pPr>
      <w:r>
        <w:t xml:space="preserve">20.4 Resources for Julia</w:t>
      </w:r>
    </w:p>
    <w:p>
      <w:pPr>
        <w:pStyle w:val="Compact"/>
        <w:numPr>
          <w:ilvl w:val="0"/>
          <w:numId w:val="1358"/>
        </w:numPr>
      </w:pPr>
      <w:hyperlink r:id="rId865">
        <w:r>
          <w:rPr>
            <w:rStyle w:val="Hyperlink"/>
          </w:rPr>
          <w:t xml:space="preserve">UC Davis Julia Users Group Julia Basics Workshop</w:t>
        </w:r>
      </w:hyperlink>
      <w:r>
        <w:t xml:space="preserve"> </w:t>
      </w:r>
      <w:r>
        <w:t xml:space="preserve">- foundational Julia programming</w:t>
      </w:r>
    </w:p>
    <w:bookmarkEnd w:id="866"/>
    <w:bookmarkStart w:id="867" w:name="scientific-figures"/>
    <w:p>
      <w:pPr>
        <w:pStyle w:val="Heading2"/>
      </w:pPr>
      <w:r>
        <w:t xml:space="preserve">20.5 Scientific figures</w:t>
      </w:r>
    </w:p>
    <w:p>
      <w:pPr>
        <w:pStyle w:val="Compact"/>
        <w:numPr>
          <w:ilvl w:val="0"/>
          <w:numId w:val="1359"/>
        </w:numPr>
      </w:pPr>
      <w:r>
        <w:t xml:space="preserve">Ten Simple Rules for Better Figures</w:t>
      </w:r>
      <w:r>
        <w:t xml:space="preserve"> </w:t>
      </w:r>
      <w:r>
        <w:t xml:space="preserve">(Rougier et al. 2014)</w:t>
      </w:r>
    </w:p>
    <w:bookmarkEnd w:id="867"/>
    <w:bookmarkStart w:id="871" w:name="writing"/>
    <w:p>
      <w:pPr>
        <w:pStyle w:val="Heading2"/>
      </w:pPr>
      <w:r>
        <w:t xml:space="preserve">20.6 Writing</w:t>
      </w:r>
    </w:p>
    <w:p>
      <w:pPr>
        <w:pStyle w:val="Compact"/>
        <w:numPr>
          <w:ilvl w:val="0"/>
          <w:numId w:val="1360"/>
        </w:numPr>
      </w:pPr>
      <w:r>
        <w:t xml:space="preserve">Unpacking the Scientific Toolbox</w:t>
      </w:r>
      <w:r>
        <w:t xml:space="preserve"> </w:t>
      </w:r>
      <w:r>
        <w:t xml:space="preserve">(Silbiger and Stubler 2019)</w:t>
      </w:r>
    </w:p>
    <w:p>
      <w:pPr>
        <w:pStyle w:val="Compact"/>
        <w:numPr>
          <w:ilvl w:val="0"/>
          <w:numId w:val="1360"/>
        </w:numPr>
      </w:pPr>
      <w:r>
        <w:t xml:space="preserve">ICMJE Definition of authorship</w:t>
      </w:r>
      <w:r>
        <w:t xml:space="preserve"> </w:t>
      </w:r>
      <w:r>
        <w:t xml:space="preserve">(International Committee of Medical Journal Editors, n.d.)</w:t>
      </w:r>
    </w:p>
    <w:p>
      <w:pPr>
        <w:pStyle w:val="Compact"/>
        <w:numPr>
          <w:ilvl w:val="0"/>
          <w:numId w:val="1360"/>
        </w:numPr>
      </w:pPr>
      <w:r>
        <w:t xml:space="preserve">Computational science: …why scientific programming does not compute</w:t>
      </w:r>
      <w:r>
        <w:t xml:space="preserve"> </w:t>
      </w:r>
      <w:r>
        <w:t xml:space="preserve">(Merali and Giles 2010)</w:t>
      </w:r>
    </w:p>
    <w:p>
      <w:pPr>
        <w:pStyle w:val="Compact"/>
        <w:numPr>
          <w:ilvl w:val="0"/>
          <w:numId w:val="1360"/>
        </w:numPr>
      </w:pPr>
      <w:hyperlink r:id="rId868">
        <w:r>
          <w:rPr>
            <w:rStyle w:val="Hyperlink"/>
          </w:rPr>
          <w:t xml:space="preserve">The Pathway to Publishing: A Guide to Quantitative Writing in the Health Sciences</w:t>
        </w:r>
      </w:hyperlink>
    </w:p>
    <w:p>
      <w:pPr>
        <w:pStyle w:val="Compact"/>
        <w:numPr>
          <w:ilvl w:val="0"/>
          <w:numId w:val="1360"/>
        </w:numPr>
      </w:pPr>
      <w:hyperlink r:id="rId86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60"/>
        </w:numPr>
      </w:pPr>
      <w:hyperlink r:id="rId870">
        <w:r>
          <w:rPr>
            <w:rStyle w:val="Hyperlink"/>
          </w:rPr>
          <w:t xml:space="preserve">Secret, actionable writing tips</w:t>
        </w:r>
      </w:hyperlink>
    </w:p>
    <w:bookmarkEnd w:id="871"/>
    <w:bookmarkStart w:id="875" w:name="presentations"/>
    <w:p>
      <w:pPr>
        <w:pStyle w:val="Heading2"/>
      </w:pPr>
      <w:r>
        <w:t xml:space="preserve">20.7 Presentations</w:t>
      </w:r>
    </w:p>
    <w:p>
      <w:pPr>
        <w:pStyle w:val="Compact"/>
        <w:numPr>
          <w:ilvl w:val="0"/>
          <w:numId w:val="1361"/>
        </w:numPr>
      </w:pPr>
      <w:r>
        <w:t xml:space="preserve">How to tell a compelling story in scientific presentations</w:t>
      </w:r>
      <w:r>
        <w:t xml:space="preserve"> </w:t>
      </w:r>
      <w:r>
        <w:t xml:space="preserve">(Van Noorden 2021)</w:t>
      </w:r>
    </w:p>
    <w:p>
      <w:pPr>
        <w:pStyle w:val="Compact"/>
        <w:numPr>
          <w:ilvl w:val="0"/>
          <w:numId w:val="1361"/>
        </w:numPr>
      </w:pPr>
      <w:hyperlink r:id="rId872">
        <w:r>
          <w:rPr>
            <w:rStyle w:val="Hyperlink"/>
          </w:rPr>
          <w:t xml:space="preserve">How to give a killer narratively-driven scientific talk</w:t>
        </w:r>
      </w:hyperlink>
    </w:p>
    <w:p>
      <w:pPr>
        <w:pStyle w:val="Compact"/>
        <w:numPr>
          <w:ilvl w:val="0"/>
          <w:numId w:val="1361"/>
        </w:numPr>
      </w:pPr>
      <w:hyperlink r:id="rId873">
        <w:r>
          <w:rPr>
            <w:rStyle w:val="Hyperlink"/>
          </w:rPr>
          <w:t xml:space="preserve">How to make a better poster</w:t>
        </w:r>
      </w:hyperlink>
    </w:p>
    <w:p>
      <w:pPr>
        <w:pStyle w:val="Compact"/>
        <w:numPr>
          <w:ilvl w:val="0"/>
          <w:numId w:val="1361"/>
        </w:numPr>
      </w:pPr>
      <w:hyperlink r:id="rId874">
        <w:r>
          <w:rPr>
            <w:rStyle w:val="Hyperlink"/>
          </w:rPr>
          <w:t xml:space="preserve">How to make an even better poster</w:t>
        </w:r>
      </w:hyperlink>
    </w:p>
    <w:bookmarkEnd w:id="875"/>
    <w:bookmarkStart w:id="878" w:name="professional-advice"/>
    <w:p>
      <w:pPr>
        <w:pStyle w:val="Heading2"/>
      </w:pPr>
      <w:r>
        <w:t xml:space="preserve">20.8 Professional advice</w:t>
      </w:r>
    </w:p>
    <w:p>
      <w:pPr>
        <w:pStyle w:val="Compact"/>
        <w:numPr>
          <w:ilvl w:val="0"/>
          <w:numId w:val="1362"/>
        </w:numPr>
      </w:pPr>
      <w:hyperlink r:id="rId876">
        <w:r>
          <w:rPr>
            <w:rStyle w:val="Hyperlink"/>
          </w:rPr>
          <w:t xml:space="preserve">Professional advice, especially for your first job</w:t>
        </w:r>
      </w:hyperlink>
    </w:p>
    <w:p>
      <w:pPr>
        <w:pStyle w:val="Compact"/>
        <w:numPr>
          <w:ilvl w:val="0"/>
          <w:numId w:val="1362"/>
        </w:numPr>
      </w:pPr>
      <w:hyperlink r:id="rId877">
        <w:r>
          <w:rPr>
            <w:rStyle w:val="Hyperlink"/>
          </w:rPr>
          <w:t xml:space="preserve">Team Public Health Substack</w:t>
        </w:r>
      </w:hyperlink>
    </w:p>
    <w:bookmarkEnd w:id="878"/>
    <w:bookmarkStart w:id="881" w:name="funding"/>
    <w:p>
      <w:pPr>
        <w:pStyle w:val="Heading2"/>
      </w:pPr>
      <w:r>
        <w:t xml:space="preserve">20.9 Funding</w:t>
      </w:r>
    </w:p>
    <w:p>
      <w:pPr>
        <w:pStyle w:val="Compact"/>
        <w:numPr>
          <w:ilvl w:val="0"/>
          <w:numId w:val="1363"/>
        </w:numPr>
      </w:pPr>
      <w:hyperlink r:id="rId879">
        <w:r>
          <w:rPr>
            <w:rStyle w:val="Hyperlink"/>
          </w:rPr>
          <w:t xml:space="preserve">Building Your Funding Train</w:t>
        </w:r>
      </w:hyperlink>
    </w:p>
    <w:p>
      <w:pPr>
        <w:pStyle w:val="Compact"/>
        <w:numPr>
          <w:ilvl w:val="0"/>
          <w:numId w:val="1363"/>
        </w:numPr>
      </w:pPr>
      <w:hyperlink r:id="rId880">
        <w:r>
          <w:rPr>
            <w:rStyle w:val="Hyperlink"/>
          </w:rPr>
          <w:t xml:space="preserve">NIH Grant Writing Resources</w:t>
        </w:r>
      </w:hyperlink>
    </w:p>
    <w:bookmarkEnd w:id="881"/>
    <w:bookmarkStart w:id="884" w:name="ethics-and-global-health-research"/>
    <w:p>
      <w:pPr>
        <w:pStyle w:val="Heading2"/>
      </w:pPr>
      <w:r>
        <w:t xml:space="preserve">20.10 Ethics and global health research</w:t>
      </w:r>
    </w:p>
    <w:p>
      <w:pPr>
        <w:pStyle w:val="Compact"/>
        <w:numPr>
          <w:ilvl w:val="0"/>
          <w:numId w:val="1364"/>
        </w:numPr>
      </w:pPr>
      <w:hyperlink r:id="rId882">
        <w:r>
          <w:rPr>
            <w:rStyle w:val="Hyperlink"/>
          </w:rPr>
          <w:t xml:space="preserve">Global Code of Conduct For Research in Resource-Poor Settings</w:t>
        </w:r>
      </w:hyperlink>
    </w:p>
    <w:p>
      <w:pPr>
        <w:pStyle w:val="Compact"/>
        <w:numPr>
          <w:ilvl w:val="0"/>
          <w:numId w:val="136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4"/>
        </w:numPr>
      </w:pPr>
      <w:hyperlink r:id="rId883">
        <w:r>
          <w:rPr>
            <w:rStyle w:val="Hyperlink"/>
          </w:rPr>
          <w:t xml:space="preserve">Transforming Global Health Partnerships</w:t>
        </w:r>
      </w:hyperlink>
    </w:p>
    <w:p>
      <w:r>
        <w:br w:type="page"/>
      </w:r>
    </w:p>
    <w:bookmarkEnd w:id="884"/>
    <w:bookmarkEnd w:id="885"/>
    <w:bookmarkStart w:id="913" w:name="professional-development"/>
    <w:p>
      <w:pPr>
        <w:pStyle w:val="Heading1"/>
      </w:pPr>
      <w:r>
        <w:t xml:space="preserve">21. Professional Development</w:t>
      </w:r>
    </w:p>
    <w:p>
      <w:pPr>
        <w:pStyle w:val="FirstParagraph"/>
      </w:pPr>
      <w:r>
        <w:t xml:space="preserve">Adapted by UCD-SeRG team from</w:t>
      </w:r>
      <w:r>
        <w:t xml:space="preserve"> </w:t>
      </w:r>
      <w:hyperlink r:id="rId886">
        <w:r>
          <w:rPr>
            <w:rStyle w:val="Hyperlink"/>
          </w:rPr>
          <w:t xml:space="preserve">original by Jade Benjamin-Chung</w:t>
        </w:r>
      </w:hyperlink>
    </w:p>
    <w:bookmarkStart w:id="887"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65"/>
        </w:numPr>
      </w:pPr>
      <w:r>
        <w:t xml:space="preserve">Regular, open communication between mentees and mentors</w:t>
      </w:r>
    </w:p>
    <w:p>
      <w:pPr>
        <w:pStyle w:val="Compact"/>
        <w:numPr>
          <w:ilvl w:val="0"/>
          <w:numId w:val="1365"/>
        </w:numPr>
      </w:pPr>
      <w:r>
        <w:t xml:space="preserve">Mutual respect and trust</w:t>
      </w:r>
    </w:p>
    <w:p>
      <w:pPr>
        <w:pStyle w:val="Compact"/>
        <w:numPr>
          <w:ilvl w:val="0"/>
          <w:numId w:val="1365"/>
        </w:numPr>
      </w:pPr>
      <w:r>
        <w:t xml:space="preserve">Clear expectations and goals</w:t>
      </w:r>
    </w:p>
    <w:p>
      <w:pPr>
        <w:pStyle w:val="Compact"/>
        <w:numPr>
          <w:ilvl w:val="0"/>
          <w:numId w:val="1365"/>
        </w:numPr>
      </w:pPr>
      <w:r>
        <w:t xml:space="preserve">Constructive feedback</w:t>
      </w:r>
    </w:p>
    <w:p>
      <w:pPr>
        <w:pStyle w:val="Compact"/>
        <w:numPr>
          <w:ilvl w:val="0"/>
          <w:numId w:val="1365"/>
        </w:numPr>
      </w:pPr>
      <w:r>
        <w:t xml:space="preserve">Support for both research and career development</w:t>
      </w:r>
    </w:p>
    <w:bookmarkEnd w:id="887"/>
    <w:bookmarkStart w:id="890"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66"/>
        </w:numPr>
      </w:pPr>
      <w:r>
        <w:t xml:space="preserve">Short-term and long-term career goals</w:t>
      </w:r>
    </w:p>
    <w:p>
      <w:pPr>
        <w:pStyle w:val="Compact"/>
        <w:numPr>
          <w:ilvl w:val="0"/>
          <w:numId w:val="1366"/>
        </w:numPr>
      </w:pPr>
      <w:r>
        <w:t xml:space="preserve">Skills to develop</w:t>
      </w:r>
    </w:p>
    <w:p>
      <w:pPr>
        <w:pStyle w:val="Compact"/>
        <w:numPr>
          <w:ilvl w:val="0"/>
          <w:numId w:val="1366"/>
        </w:numPr>
      </w:pPr>
      <w:r>
        <w:t xml:space="preserve">Training needs and opportunities</w:t>
      </w:r>
    </w:p>
    <w:p>
      <w:pPr>
        <w:pStyle w:val="Compact"/>
        <w:numPr>
          <w:ilvl w:val="0"/>
          <w:numId w:val="1366"/>
        </w:numPr>
      </w:pPr>
      <w:r>
        <w:t xml:space="preserve">Timeline and milestones</w:t>
      </w:r>
    </w:p>
    <w:p>
      <w:pPr>
        <w:pStyle w:val="Compact"/>
        <w:numPr>
          <w:ilvl w:val="0"/>
          <w:numId w:val="1366"/>
        </w:numPr>
      </w:pPr>
      <w:r>
        <w:t xml:space="preserve">Progress toward goals</w:t>
      </w:r>
    </w:p>
    <w:p>
      <w:pPr>
        <w:pStyle w:val="FirstParagraph"/>
      </w:pPr>
      <w:r>
        <w:t xml:space="preserve">Update your IDP at least annually and discuss it with your PI. Useful resources:</w:t>
      </w:r>
    </w:p>
    <w:p>
      <w:pPr>
        <w:pStyle w:val="Compact"/>
        <w:numPr>
          <w:ilvl w:val="0"/>
          <w:numId w:val="1367"/>
        </w:numPr>
      </w:pPr>
      <w:hyperlink r:id="rId888">
        <w:r>
          <w:rPr>
            <w:rStyle w:val="Hyperlink"/>
          </w:rPr>
          <w:t xml:space="preserve">myIDP - Individual Development Plan tool</w:t>
        </w:r>
      </w:hyperlink>
    </w:p>
    <w:p>
      <w:pPr>
        <w:pStyle w:val="Compact"/>
        <w:numPr>
          <w:ilvl w:val="0"/>
          <w:numId w:val="1367"/>
        </w:numPr>
      </w:pPr>
      <w:hyperlink r:id="rId889">
        <w:r>
          <w:rPr>
            <w:rStyle w:val="Hyperlink"/>
          </w:rPr>
          <w:t xml:space="preserve">NIH OITE Career Resources</w:t>
        </w:r>
      </w:hyperlink>
    </w:p>
    <w:bookmarkEnd w:id="890"/>
    <w:bookmarkStart w:id="893"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68"/>
        </w:numPr>
      </w:pPr>
      <w:r>
        <w:t xml:space="preserve">Discuss conference opportunities with PIs early</w:t>
      </w:r>
    </w:p>
    <w:p>
      <w:pPr>
        <w:pStyle w:val="Compact"/>
        <w:numPr>
          <w:ilvl w:val="0"/>
          <w:numId w:val="1368"/>
        </w:numPr>
      </w:pPr>
      <w:r>
        <w:t xml:space="preserve">Submit abstracts with PI approval</w:t>
      </w:r>
    </w:p>
    <w:p>
      <w:pPr>
        <w:pStyle w:val="Compact"/>
        <w:numPr>
          <w:ilvl w:val="0"/>
          <w:numId w:val="1368"/>
        </w:numPr>
      </w:pPr>
      <w:r>
        <w:t xml:space="preserve">Practice presentations in lab meeting before the conference</w:t>
      </w:r>
    </w:p>
    <w:p>
      <w:pPr>
        <w:pStyle w:val="Compact"/>
        <w:numPr>
          <w:ilvl w:val="0"/>
          <w:numId w:val="136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69"/>
        </w:numPr>
      </w:pPr>
      <w:hyperlink r:id="rId891">
        <w:r>
          <w:rPr>
            <w:rStyle w:val="Hyperlink"/>
          </w:rPr>
          <w:t xml:space="preserve">How to tell a compelling story in scientific presentations</w:t>
        </w:r>
      </w:hyperlink>
    </w:p>
    <w:p>
      <w:pPr>
        <w:pStyle w:val="Compact"/>
        <w:numPr>
          <w:ilvl w:val="0"/>
          <w:numId w:val="1369"/>
        </w:numPr>
      </w:pPr>
      <w:hyperlink r:id="rId872">
        <w:r>
          <w:rPr>
            <w:rStyle w:val="Hyperlink"/>
          </w:rPr>
          <w:t xml:space="preserve">How to give a killer narratively-driven scientific talk</w:t>
        </w:r>
      </w:hyperlink>
    </w:p>
    <w:p>
      <w:pPr>
        <w:pStyle w:val="Compact"/>
        <w:numPr>
          <w:ilvl w:val="0"/>
          <w:numId w:val="1369"/>
        </w:numPr>
      </w:pPr>
      <w:hyperlink r:id="rId892">
        <w:r>
          <w:rPr>
            <w:rStyle w:val="Hyperlink"/>
          </w:rPr>
          <w:t xml:space="preserve">How to make a better poster</w:t>
        </w:r>
      </w:hyperlink>
    </w:p>
    <w:p>
      <w:pPr>
        <w:pStyle w:val="Compact"/>
        <w:numPr>
          <w:ilvl w:val="0"/>
          <w:numId w:val="1369"/>
        </w:numPr>
      </w:pPr>
      <w:hyperlink r:id="rId874">
        <w:r>
          <w:rPr>
            <w:rStyle w:val="Hyperlink"/>
          </w:rPr>
          <w:t xml:space="preserve">How to make an even better poster</w:t>
        </w:r>
      </w:hyperlink>
    </w:p>
    <w:bookmarkEnd w:id="893"/>
    <w:bookmarkStart w:id="897"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70"/>
        </w:numPr>
      </w:pPr>
      <w:r>
        <w:t xml:space="preserve">Label x-axis and y-axis clearly</w:t>
      </w:r>
    </w:p>
    <w:p>
      <w:pPr>
        <w:pStyle w:val="Compact"/>
        <w:numPr>
          <w:ilvl w:val="0"/>
          <w:numId w:val="1370"/>
        </w:numPr>
      </w:pPr>
      <w:r>
        <w:t xml:space="preserve">Use panel labels when including multiple subplots</w:t>
      </w:r>
    </w:p>
    <w:p>
      <w:pPr>
        <w:pStyle w:val="Compact"/>
        <w:numPr>
          <w:ilvl w:val="0"/>
          <w:numId w:val="1370"/>
        </w:numPr>
      </w:pPr>
      <w:r>
        <w:t xml:space="preserve">Include sufficient tick marks and labels</w:t>
      </w:r>
    </w:p>
    <w:p>
      <w:pPr>
        <w:pStyle w:val="Compact"/>
        <w:numPr>
          <w:ilvl w:val="0"/>
          <w:numId w:val="1370"/>
        </w:numPr>
      </w:pPr>
      <w:r>
        <w:t xml:space="preserve">Use appropriate font sizes (readable but not distracting)</w:t>
      </w:r>
    </w:p>
    <w:p>
      <w:pPr>
        <w:pStyle w:val="Compact"/>
        <w:numPr>
          <w:ilvl w:val="0"/>
          <w:numId w:val="1370"/>
        </w:numPr>
      </w:pPr>
      <w:r>
        <w:t xml:space="preserve">Use colorblind-friendly palettes (see</w:t>
      </w:r>
      <w:r>
        <w:t xml:space="preserve"> </w:t>
      </w:r>
      <w:hyperlink r:id="rId894">
        <w:r>
          <w:rPr>
            <w:rStyle w:val="Hyperlink"/>
          </w:rPr>
          <w:t xml:space="preserve">ColorBrewer</w:t>
        </w:r>
      </w:hyperlink>
      <w:r>
        <w:t xml:space="preserve"> </w:t>
      </w:r>
      <w:r>
        <w:t xml:space="preserve">or</w:t>
      </w:r>
      <w:r>
        <w:t xml:space="preserve"> </w:t>
      </w:r>
      <w:hyperlink r:id="rId895">
        <w:r>
          <w:rPr>
            <w:rStyle w:val="Hyperlink"/>
          </w:rPr>
          <w:t xml:space="preserve">iwanthue</w:t>
        </w:r>
      </w:hyperlink>
      <w:r>
        <w:t xml:space="preserve">)</w:t>
      </w:r>
    </w:p>
    <w:p>
      <w:pPr>
        <w:pStyle w:val="Compact"/>
        <w:numPr>
          <w:ilvl w:val="0"/>
          <w:numId w:val="1370"/>
        </w:numPr>
      </w:pPr>
      <w:r>
        <w:t xml:space="preserve">Define colors, shapes, and line types in legends</w:t>
      </w:r>
    </w:p>
    <w:p>
      <w:pPr>
        <w:pStyle w:val="Compact"/>
        <w:numPr>
          <w:ilvl w:val="0"/>
          <w:numId w:val="1370"/>
        </w:numPr>
      </w:pPr>
      <w:r>
        <w:t xml:space="preserve">Minimize abbreviations in labels and legends</w:t>
      </w:r>
    </w:p>
    <w:p>
      <w:pPr>
        <w:pStyle w:val="Compact"/>
        <w:numPr>
          <w:ilvl w:val="0"/>
          <w:numId w:val="1370"/>
        </w:numPr>
      </w:pPr>
      <w:r>
        <w:t xml:space="preserve">Use transparency to show overlapping data</w:t>
      </w:r>
    </w:p>
    <w:p>
      <w:pPr>
        <w:pStyle w:val="Compact"/>
        <w:numPr>
          <w:ilvl w:val="0"/>
          <w:numId w:val="1370"/>
        </w:numPr>
      </w:pPr>
      <w:r>
        <w:t xml:space="preserve">Show measures of precision (e.g., 95% confidence intervals)</w:t>
      </w:r>
    </w:p>
    <w:p>
      <w:pPr>
        <w:pStyle w:val="FirstParagraph"/>
      </w:pPr>
      <w:r>
        <w:rPr>
          <w:b/>
          <w:bCs/>
        </w:rPr>
        <w:t xml:space="preserve">Resources:</w:t>
      </w:r>
    </w:p>
    <w:p>
      <w:pPr>
        <w:pStyle w:val="Compact"/>
        <w:numPr>
          <w:ilvl w:val="0"/>
          <w:numId w:val="1371"/>
        </w:numPr>
      </w:pPr>
      <w:hyperlink r:id="rId896">
        <w:r>
          <w:rPr>
            <w:rStyle w:val="Hyperlink"/>
          </w:rPr>
          <w:t xml:space="preserve">Ten Simple Rules for Better Figures</w:t>
        </w:r>
      </w:hyperlink>
    </w:p>
    <w:bookmarkEnd w:id="897"/>
    <w:bookmarkStart w:id="899" w:name="grant-writing"/>
    <w:p>
      <w:pPr>
        <w:pStyle w:val="Heading2"/>
      </w:pPr>
      <w:r>
        <w:t xml:space="preserve">21.5 Grant Writing</w:t>
      </w:r>
    </w:p>
    <w:p>
      <w:pPr>
        <w:pStyle w:val="Compact"/>
        <w:numPr>
          <w:ilvl w:val="0"/>
          <w:numId w:val="1372"/>
        </w:numPr>
      </w:pPr>
      <w:r>
        <w:t xml:space="preserve">Graduate students and postdocs are encouraged to apply for fellowships (e.g., NIH F31, NSF GRFP, K awards)</w:t>
      </w:r>
    </w:p>
    <w:p>
      <w:pPr>
        <w:pStyle w:val="Compact"/>
        <w:numPr>
          <w:ilvl w:val="0"/>
          <w:numId w:val="1372"/>
        </w:numPr>
      </w:pPr>
      <w:r>
        <w:t xml:space="preserve">PIs will support fellowship applications with feedback, letters of support, and mentoring</w:t>
      </w:r>
    </w:p>
    <w:p>
      <w:pPr>
        <w:pStyle w:val="Compact"/>
        <w:numPr>
          <w:ilvl w:val="0"/>
          <w:numId w:val="1372"/>
        </w:numPr>
      </w:pPr>
      <w:r>
        <w:t xml:space="preserve">Start planning fellowship applications well in advance of deadlines (typically 3-6 months)</w:t>
      </w:r>
    </w:p>
    <w:p>
      <w:pPr>
        <w:pStyle w:val="Compact"/>
        <w:numPr>
          <w:ilvl w:val="0"/>
          <w:numId w:val="1372"/>
        </w:numPr>
      </w:pPr>
      <w:r>
        <w:t xml:space="preserve">Attend grant writing workshops and seek feedback from multiple sources</w:t>
      </w:r>
    </w:p>
    <w:p>
      <w:pPr>
        <w:pStyle w:val="FirstParagraph"/>
      </w:pPr>
      <w:r>
        <w:rPr>
          <w:b/>
          <w:bCs/>
        </w:rPr>
        <w:t xml:space="preserve">Resources:</w:t>
      </w:r>
    </w:p>
    <w:p>
      <w:pPr>
        <w:pStyle w:val="Compact"/>
        <w:numPr>
          <w:ilvl w:val="0"/>
          <w:numId w:val="1373"/>
        </w:numPr>
      </w:pPr>
      <w:hyperlink r:id="rId879">
        <w:r>
          <w:rPr>
            <w:rStyle w:val="Hyperlink"/>
          </w:rPr>
          <w:t xml:space="preserve">Building Your Funding Train</w:t>
        </w:r>
      </w:hyperlink>
    </w:p>
    <w:p>
      <w:pPr>
        <w:pStyle w:val="Compact"/>
        <w:numPr>
          <w:ilvl w:val="0"/>
          <w:numId w:val="1373"/>
        </w:numPr>
      </w:pPr>
      <w:hyperlink r:id="rId898">
        <w:r>
          <w:rPr>
            <w:rStyle w:val="Hyperlink"/>
          </w:rPr>
          <w:t xml:space="preserve">NIH Funding Opportunities</w:t>
        </w:r>
      </w:hyperlink>
    </w:p>
    <w:p>
      <w:pPr>
        <w:pStyle w:val="Compact"/>
        <w:numPr>
          <w:ilvl w:val="0"/>
          <w:numId w:val="1373"/>
        </w:numPr>
      </w:pPr>
      <w:hyperlink r:id="rId880">
        <w:r>
          <w:rPr>
            <w:rStyle w:val="Hyperlink"/>
          </w:rPr>
          <w:t xml:space="preserve">NIH Grant Writing Resources</w:t>
        </w:r>
      </w:hyperlink>
    </w:p>
    <w:bookmarkEnd w:id="899"/>
    <w:bookmarkStart w:id="910"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00"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4"/>
        </w:numPr>
      </w:pPr>
      <w:r>
        <w:t xml:space="preserve">Understand the typical scope and depth expected</w:t>
      </w:r>
    </w:p>
    <w:p>
      <w:pPr>
        <w:pStyle w:val="Compact"/>
        <w:numPr>
          <w:ilvl w:val="0"/>
          <w:numId w:val="1374"/>
        </w:numPr>
      </w:pPr>
      <w:r>
        <w:t xml:space="preserve">See different approaches to structure and presentation</w:t>
      </w:r>
    </w:p>
    <w:p>
      <w:pPr>
        <w:pStyle w:val="Compact"/>
        <w:numPr>
          <w:ilvl w:val="0"/>
          <w:numId w:val="1374"/>
        </w:numPr>
      </w:pPr>
      <w:r>
        <w:t xml:space="preserve">Calibrate your expectations based on successful examples</w:t>
      </w:r>
    </w:p>
    <w:p>
      <w:pPr>
        <w:pStyle w:val="Compact"/>
        <w:numPr>
          <w:ilvl w:val="0"/>
          <w:numId w:val="137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00"/>
    <w:bookmarkStart w:id="901"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75"/>
        </w:numPr>
      </w:pPr>
      <w:r>
        <w:t xml:space="preserve">Independent research capability</w:t>
      </w:r>
    </w:p>
    <w:p>
      <w:pPr>
        <w:pStyle w:val="Compact"/>
        <w:numPr>
          <w:ilvl w:val="0"/>
          <w:numId w:val="1375"/>
        </w:numPr>
      </w:pPr>
      <w:r>
        <w:t xml:space="preserve">Ability to communicate findings effectively</w:t>
      </w:r>
    </w:p>
    <w:p>
      <w:pPr>
        <w:pStyle w:val="Compact"/>
        <w:numPr>
          <w:ilvl w:val="0"/>
          <w:numId w:val="1375"/>
        </w:numPr>
      </w:pPr>
      <w:r>
        <w:t xml:space="preserve">Contribution to the scientific literature</w:t>
      </w:r>
    </w:p>
    <w:p>
      <w:pPr>
        <w:pStyle w:val="Compact"/>
        <w:numPr>
          <w:ilvl w:val="0"/>
          <w:numId w:val="1375"/>
        </w:numPr>
      </w:pPr>
      <w:r>
        <w:t xml:space="preserve">Readiness for an academic or research career</w:t>
      </w:r>
    </w:p>
    <w:bookmarkEnd w:id="901"/>
    <w:bookmarkStart w:id="902"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02"/>
    <w:bookmarkStart w:id="906" w:name="Xf7e5f1b0b64a3c55df6fef626e920eee1335225"/>
    <w:p>
      <w:pPr>
        <w:pStyle w:val="Heading3"/>
      </w:pPr>
      <w:r>
        <w:t xml:space="preserve">21.6.4 Historical Context: The Masterpiece Tradition</w:t>
      </w:r>
    </w:p>
    <w:p>
      <w:pPr>
        <w:pStyle w:val="FirstParagraph"/>
      </w:pPr>
      <w:r>
        <w:t xml:space="preserve">The</w:t>
      </w:r>
      <w:r>
        <w:t xml:space="preserve"> </w:t>
      </w:r>
      <w:hyperlink r:id="rId90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04">
        <w:r>
          <w:rPr>
            <w:rStyle w:val="Hyperlink"/>
          </w:rPr>
          <w:t xml:space="preserve">PhD</w:t>
        </w:r>
      </w:hyperlink>
      <w:r>
        <w:t xml:space="preserve">,</w:t>
      </w:r>
      <w:r>
        <w:t xml:space="preserve"> </w:t>
      </w:r>
      <w:r>
        <w:t xml:space="preserve">is a spiritual successor to an apprentice’s</w:t>
      </w:r>
      <w:r>
        <w:t xml:space="preserve"> </w:t>
      </w:r>
      <w:hyperlink r:id="rId90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76"/>
        </w:numPr>
      </w:pPr>
      <w:r>
        <w:t xml:space="preserve">The dissertation proves you can conduct rigorous research</w:t>
      </w:r>
    </w:p>
    <w:p>
      <w:pPr>
        <w:pStyle w:val="Compact"/>
        <w:numPr>
          <w:ilvl w:val="0"/>
          <w:numId w:val="1376"/>
        </w:numPr>
      </w:pPr>
      <w:r>
        <w:t xml:space="preserve">It doesn’t need to solve every problem in your field</w:t>
      </w:r>
    </w:p>
    <w:p>
      <w:pPr>
        <w:pStyle w:val="Compact"/>
        <w:numPr>
          <w:ilvl w:val="0"/>
          <w:numId w:val="1376"/>
        </w:numPr>
      </w:pPr>
      <w:r>
        <w:t xml:space="preserve">It doesn’t need to be flawless</w:t>
      </w:r>
    </w:p>
    <w:p>
      <w:pPr>
        <w:pStyle w:val="Compact"/>
        <w:numPr>
          <w:ilvl w:val="0"/>
          <w:numId w:val="1376"/>
        </w:numPr>
      </w:pPr>
      <w:r>
        <w:t xml:space="preserve">It doesn’t need to be all-encompassing</w:t>
      </w:r>
    </w:p>
    <w:p>
      <w:pPr>
        <w:pStyle w:val="Compact"/>
        <w:numPr>
          <w:ilvl w:val="0"/>
          <w:numId w:val="1376"/>
        </w:numPr>
      </w:pPr>
      <w:r>
        <w:t xml:space="preserve">It just needs to constitute incremental progress in your field</w:t>
      </w:r>
    </w:p>
    <w:bookmarkEnd w:id="906"/>
    <w:bookmarkStart w:id="907"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77"/>
        </w:numPr>
      </w:pPr>
      <w:r>
        <w:t xml:space="preserve">Done is better than perfect when it comes to dissertations</w:t>
      </w:r>
    </w:p>
    <w:p>
      <w:pPr>
        <w:pStyle w:val="Compact"/>
        <w:numPr>
          <w:ilvl w:val="0"/>
          <w:numId w:val="1377"/>
        </w:numPr>
      </w:pPr>
      <w:r>
        <w:t xml:space="preserve">You’ll have your entire career to refine and expand on these ideas</w:t>
      </w:r>
    </w:p>
    <w:p>
      <w:pPr>
        <w:pStyle w:val="Compact"/>
        <w:numPr>
          <w:ilvl w:val="0"/>
          <w:numId w:val="1377"/>
        </w:numPr>
      </w:pPr>
      <w:r>
        <w:t xml:space="preserve">The goal is to finish and move forward,</w:t>
      </w:r>
      <w:r>
        <w:t xml:space="preserve"> </w:t>
      </w:r>
      <w:r>
        <w:t xml:space="preserve">not to write the definitive work on your topic</w:t>
      </w:r>
    </w:p>
    <w:p>
      <w:pPr>
        <w:pStyle w:val="Compact"/>
        <w:numPr>
          <w:ilvl w:val="0"/>
          <w:numId w:val="137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07"/>
    <w:bookmarkStart w:id="909" w:name="resources-3"/>
    <w:p>
      <w:pPr>
        <w:pStyle w:val="Heading3"/>
      </w:pPr>
      <w:r>
        <w:t xml:space="preserve">21.6.6 Resources</w:t>
      </w:r>
    </w:p>
    <w:p>
      <w:pPr>
        <w:pStyle w:val="FirstParagraph"/>
      </w:pPr>
      <w:r>
        <w:rPr>
          <w:b/>
          <w:bCs/>
        </w:rPr>
        <w:t xml:space="preserve">Dissertation writing tools:</w:t>
      </w:r>
    </w:p>
    <w:p>
      <w:pPr>
        <w:pStyle w:val="Compact"/>
        <w:numPr>
          <w:ilvl w:val="0"/>
          <w:numId w:val="1378"/>
        </w:numPr>
      </w:pPr>
      <w:hyperlink r:id="rId908">
        <w:r>
          <w:rPr>
            <w:rStyle w:val="Hyperlink"/>
          </w:rPr>
          <w:t xml:space="preserve">quarto-thesis</w:t>
        </w:r>
      </w:hyperlink>
      <w:r>
        <w:t xml:space="preserve"> </w:t>
      </w:r>
      <w:r>
        <w:t xml:space="preserve">- Quarto extension for creating masters or PhD theses with professional LaTeX formatting</w:t>
      </w:r>
    </w:p>
    <w:bookmarkEnd w:id="909"/>
    <w:bookmarkEnd w:id="910"/>
    <w:bookmarkStart w:id="911"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79"/>
        </w:numPr>
      </w:pPr>
      <w:r>
        <w:t xml:space="preserve">Graduate students are encouraged to gain teaching experience</w:t>
      </w:r>
    </w:p>
    <w:p>
      <w:pPr>
        <w:pStyle w:val="Compact"/>
        <w:numPr>
          <w:ilvl w:val="0"/>
          <w:numId w:val="1379"/>
        </w:numPr>
      </w:pPr>
      <w:r>
        <w:t xml:space="preserve">We support science communication and outreach activities</w:t>
      </w:r>
    </w:p>
    <w:p>
      <w:pPr>
        <w:pStyle w:val="Compact"/>
        <w:numPr>
          <w:ilvl w:val="0"/>
          <w:numId w:val="1379"/>
        </w:numPr>
      </w:pPr>
      <w:r>
        <w:t xml:space="preserve">Discuss opportunities with PIs</w:t>
      </w:r>
    </w:p>
    <w:p>
      <w:pPr>
        <w:pStyle w:val="FirstParagraph"/>
      </w:pPr>
      <w:r>
        <w:t xml:space="preserve">The</w:t>
      </w:r>
      <w:r>
        <w:t xml:space="preserve"> </w:t>
      </w:r>
      <w:hyperlink r:id="rId59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46">
        <w:r>
          <w:rPr>
            <w:rStyle w:val="Hyperlink"/>
          </w:rPr>
          <w:t xml:space="preserve">workshop index</w:t>
        </w:r>
      </w:hyperlink>
      <w:r>
        <w:t xml:space="preserve"> </w:t>
      </w:r>
      <w:r>
        <w:t xml:space="preserve">provides a comprehensive catalog of available resources.</w:t>
      </w:r>
    </w:p>
    <w:bookmarkEnd w:id="911"/>
    <w:bookmarkStart w:id="912"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80"/>
        </w:numPr>
      </w:pPr>
      <w:r>
        <w:t xml:space="preserve">Attend seminars and departmental events</w:t>
      </w:r>
    </w:p>
    <w:p>
      <w:pPr>
        <w:pStyle w:val="Compact"/>
        <w:numPr>
          <w:ilvl w:val="0"/>
          <w:numId w:val="1380"/>
        </w:numPr>
      </w:pPr>
      <w:r>
        <w:t xml:space="preserve">Connect with researchers in your field</w:t>
      </w:r>
    </w:p>
    <w:p>
      <w:pPr>
        <w:pStyle w:val="Compact"/>
        <w:numPr>
          <w:ilvl w:val="0"/>
          <w:numId w:val="1380"/>
        </w:numPr>
      </w:pPr>
      <w:r>
        <w:t xml:space="preserve">Join professional societies</w:t>
      </w:r>
    </w:p>
    <w:p>
      <w:pPr>
        <w:pStyle w:val="Compact"/>
        <w:numPr>
          <w:ilvl w:val="0"/>
          <w:numId w:val="1380"/>
        </w:numPr>
      </w:pPr>
      <w:r>
        <w:t xml:space="preserve">Use professional social media platforms to share research and engage with the scientific community</w:t>
      </w:r>
    </w:p>
    <w:p>
      <w:r>
        <w:br w:type="page"/>
      </w:r>
    </w:p>
    <w:bookmarkEnd w:id="912"/>
    <w:bookmarkEnd w:id="913"/>
    <w:bookmarkStart w:id="918" w:name="sec-writing"/>
    <w:p>
      <w:pPr>
        <w:pStyle w:val="Heading1"/>
      </w:pPr>
      <w:r>
        <w:t xml:space="preserve">22. Writing</w:t>
      </w:r>
    </w:p>
    <w:bookmarkStart w:id="914"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81"/>
        </w:numPr>
      </w:pPr>
      <w:r>
        <w:t xml:space="preserve">Organize your thoughts and identify what you actually need to know</w:t>
      </w:r>
    </w:p>
    <w:p>
      <w:pPr>
        <w:pStyle w:val="Compact"/>
        <w:numPr>
          <w:ilvl w:val="0"/>
          <w:numId w:val="1381"/>
        </w:numPr>
      </w:pPr>
      <w:r>
        <w:t xml:space="preserve">Articulate the problem more precisely</w:t>
      </w:r>
    </w:p>
    <w:p>
      <w:pPr>
        <w:pStyle w:val="Compact"/>
        <w:numPr>
          <w:ilvl w:val="0"/>
          <w:numId w:val="138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14"/>
    <w:bookmarkStart w:id="916"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15">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8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8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8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8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8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16"/>
    <w:bookmarkStart w:id="917"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3"/>
        </w:numPr>
      </w:pPr>
      <w:r>
        <w:rPr>
          <w:b/>
          <w:bCs/>
        </w:rPr>
        <w:t xml:space="preserve">Overused vocabulary:</w:t>
      </w:r>
      <w:r>
        <w:t xml:space="preserve"> </w:t>
      </w:r>
      <w:r>
        <w:t xml:space="preserve">delve, leverage, utilize, tapestry, testament, realm,</w:t>
      </w:r>
      <w:r>
        <w:t xml:space="preserve"> </w:t>
      </w:r>
      <w:r>
        <w:t xml:space="preserve">robust, seamless, holistic, nuanced, multifaceted, pivotal, crucial,</w:t>
      </w:r>
      <w:r>
        <w:t xml:space="preserve"> </w:t>
      </w:r>
      <w:r>
        <w:t xml:space="preserve">“in</w:t>
      </w:r>
      <w:r>
        <w:t xml:space="preserve"> </w:t>
      </w:r>
      <w:r>
        <w:t xml:space="preserve">today’s fast-paced world”</w:t>
      </w:r>
      <w:r>
        <w:t xml:space="preserve">,</w:t>
      </w:r>
      <w:r>
        <w:t xml:space="preserve"> </w:t>
      </w:r>
      <w:r>
        <w:t xml:space="preserve">“stands as a testament to”</w:t>
      </w:r>
      <w:r>
        <w:t xml:space="preserve">.</w:t>
      </w:r>
    </w:p>
    <w:p>
      <w:pPr>
        <w:pStyle w:val="Compact"/>
        <w:numPr>
          <w:ilvl w:val="0"/>
          <w:numId w:val="138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17"/>
    <w:bookmarkEnd w:id="918"/>
    <w:bookmarkStart w:id="93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886">
        <w:r>
          <w:rPr>
            <w:rStyle w:val="Hyperlink"/>
          </w:rPr>
          <w:t xml:space="preserve">original by Jade Benjamin-Chung</w:t>
        </w:r>
      </w:hyperlink>
    </w:p>
    <w:bookmarkStart w:id="91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4"/>
        </w:numPr>
      </w:pPr>
      <w:r>
        <w:rPr>
          <w:b/>
          <w:bCs/>
        </w:rPr>
        <w:t xml:space="preserve">Planning</w:t>
      </w:r>
      <w:r>
        <w:t xml:space="preserve">: Discuss target journals, outline, and timeline with PIs</w:t>
      </w:r>
    </w:p>
    <w:p>
      <w:pPr>
        <w:pStyle w:val="Compact"/>
        <w:numPr>
          <w:ilvl w:val="0"/>
          <w:numId w:val="1384"/>
        </w:numPr>
      </w:pPr>
      <w:r>
        <w:rPr>
          <w:b/>
          <w:bCs/>
        </w:rPr>
        <w:t xml:space="preserve">Drafting</w:t>
      </w:r>
      <w:r>
        <w:t xml:space="preserve">: Lead author prepares initial draft</w:t>
      </w:r>
    </w:p>
    <w:p>
      <w:pPr>
        <w:pStyle w:val="Compact"/>
        <w:numPr>
          <w:ilvl w:val="0"/>
          <w:numId w:val="1384"/>
        </w:numPr>
      </w:pPr>
      <w:r>
        <w:rPr>
          <w:b/>
          <w:bCs/>
        </w:rPr>
        <w:t xml:space="preserve">Internal review</w:t>
      </w:r>
      <w:r>
        <w:t xml:space="preserve">: Co-authors review and provide feedback</w:t>
      </w:r>
    </w:p>
    <w:p>
      <w:pPr>
        <w:pStyle w:val="Compact"/>
        <w:numPr>
          <w:ilvl w:val="0"/>
          <w:numId w:val="1384"/>
        </w:numPr>
      </w:pPr>
      <w:r>
        <w:rPr>
          <w:b/>
          <w:bCs/>
        </w:rPr>
        <w:t xml:space="preserve">Revision</w:t>
      </w:r>
      <w:r>
        <w:t xml:space="preserve">: Lead author incorporates feedback iteratively</w:t>
      </w:r>
    </w:p>
    <w:p>
      <w:pPr>
        <w:pStyle w:val="Compact"/>
        <w:numPr>
          <w:ilvl w:val="0"/>
          <w:numId w:val="1384"/>
        </w:numPr>
      </w:pPr>
      <w:r>
        <w:rPr>
          <w:b/>
          <w:bCs/>
        </w:rPr>
        <w:t xml:space="preserve">PI approval</w:t>
      </w:r>
      <w:r>
        <w:t xml:space="preserve">: Obtain final approval from PIs before submission</w:t>
      </w:r>
    </w:p>
    <w:p>
      <w:pPr>
        <w:pStyle w:val="Compact"/>
        <w:numPr>
          <w:ilvl w:val="0"/>
          <w:numId w:val="1384"/>
        </w:numPr>
      </w:pPr>
      <w:r>
        <w:rPr>
          <w:b/>
          <w:bCs/>
        </w:rPr>
        <w:t xml:space="preserve">Submission</w:t>
      </w:r>
      <w:r>
        <w:t xml:space="preserve">: Submit to journal</w:t>
      </w:r>
    </w:p>
    <w:p>
      <w:pPr>
        <w:pStyle w:val="Compact"/>
        <w:numPr>
          <w:ilvl w:val="0"/>
          <w:numId w:val="1384"/>
        </w:numPr>
      </w:pPr>
      <w:r>
        <w:rPr>
          <w:b/>
          <w:bCs/>
        </w:rPr>
        <w:t xml:space="preserve">Revisions</w:t>
      </w:r>
      <w:r>
        <w:t xml:space="preserve">: Lead author coordinates response to peer reviewers</w:t>
      </w:r>
    </w:p>
    <w:p>
      <w:pPr>
        <w:pStyle w:val="Compact"/>
        <w:numPr>
          <w:ilvl w:val="0"/>
          <w:numId w:val="1384"/>
        </w:numPr>
      </w:pPr>
      <w:r>
        <w:rPr>
          <w:b/>
          <w:bCs/>
        </w:rPr>
        <w:t xml:space="preserve">Publication</w:t>
      </w:r>
      <w:r>
        <w:t xml:space="preserve">: Celebrate and share!</w:t>
      </w:r>
    </w:p>
    <w:bookmarkEnd w:id="919"/>
    <w:bookmarkStart w:id="92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2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21">
        <w:r>
          <w:rPr>
            <w:rStyle w:val="Hyperlink"/>
          </w:rPr>
          <w:t xml:space="preserve">implicature</w:t>
        </w:r>
      </w:hyperlink>
      <w:r>
        <w:t xml:space="preserve">.</w:t>
      </w:r>
    </w:p>
    <w:p>
      <w:pPr>
        <w:pStyle w:val="BodyText"/>
      </w:pPr>
      <w:r>
        <w:rPr>
          <w:b/>
          <w:bCs/>
        </w:rPr>
        <w:t xml:space="preserve">Additional tips:</w:t>
      </w:r>
    </w:p>
    <w:p>
      <w:pPr>
        <w:pStyle w:val="Compact"/>
        <w:numPr>
          <w:ilvl w:val="0"/>
          <w:numId w:val="1385"/>
        </w:numPr>
      </w:pPr>
      <w:r>
        <w:t xml:space="preserve">Always thank reviewers for their time and feedback</w:t>
      </w:r>
    </w:p>
    <w:p>
      <w:pPr>
        <w:pStyle w:val="Compact"/>
        <w:numPr>
          <w:ilvl w:val="0"/>
          <w:numId w:val="1385"/>
        </w:numPr>
      </w:pPr>
      <w:r>
        <w:t xml:space="preserve">Quote page numbers from the revised manuscript</w:t>
      </w:r>
    </w:p>
    <w:p>
      <w:pPr>
        <w:pStyle w:val="Compact"/>
        <w:numPr>
          <w:ilvl w:val="0"/>
          <w:numId w:val="1385"/>
        </w:numPr>
      </w:pPr>
      <w:r>
        <w:t xml:space="preserve">Use direct quotes from your revised text when possible</w:t>
      </w:r>
    </w:p>
    <w:p>
      <w:pPr>
        <w:pStyle w:val="Compact"/>
        <w:numPr>
          <w:ilvl w:val="0"/>
          <w:numId w:val="1385"/>
        </w:numPr>
      </w:pPr>
      <w:r>
        <w:t xml:space="preserve">Maintain a respectful and collaborative tone throughout</w:t>
      </w:r>
    </w:p>
    <w:p>
      <w:pPr>
        <w:pStyle w:val="Compact"/>
        <w:numPr>
          <w:ilvl w:val="0"/>
          <w:numId w:val="1385"/>
        </w:numPr>
      </w:pPr>
      <w:r>
        <w:t xml:space="preserve">If you make changes beyond what the reviewer requested, mention them briefly</w:t>
      </w:r>
    </w:p>
    <w:bookmarkEnd w:id="922"/>
    <w:bookmarkStart w:id="925" w:name="preprints-and-open-access"/>
    <w:p>
      <w:pPr>
        <w:pStyle w:val="Heading2"/>
      </w:pPr>
      <w:r>
        <w:t xml:space="preserve">23.3 Preprints and Open Access</w:t>
      </w:r>
    </w:p>
    <w:p>
      <w:pPr>
        <w:pStyle w:val="Compact"/>
        <w:numPr>
          <w:ilvl w:val="0"/>
          <w:numId w:val="1386"/>
        </w:numPr>
      </w:pPr>
      <w:r>
        <w:t xml:space="preserve">We encourage posting preprints prior to or during peer review on platforms like</w:t>
      </w:r>
      <w:r>
        <w:t xml:space="preserve"> </w:t>
      </w:r>
      <w:hyperlink r:id="rId923">
        <w:r>
          <w:rPr>
            <w:rStyle w:val="Hyperlink"/>
          </w:rPr>
          <w:t xml:space="preserve">medRxiv</w:t>
        </w:r>
      </w:hyperlink>
      <w:r>
        <w:t xml:space="preserve"> </w:t>
      </w:r>
      <w:r>
        <w:t xml:space="preserve">or</w:t>
      </w:r>
      <w:r>
        <w:t xml:space="preserve"> </w:t>
      </w:r>
      <w:hyperlink r:id="rId924">
        <w:r>
          <w:rPr>
            <w:rStyle w:val="Hyperlink"/>
          </w:rPr>
          <w:t xml:space="preserve">bioRxiv</w:t>
        </w:r>
      </w:hyperlink>
    </w:p>
    <w:p>
      <w:pPr>
        <w:pStyle w:val="Compact"/>
        <w:numPr>
          <w:ilvl w:val="0"/>
          <w:numId w:val="1386"/>
        </w:numPr>
      </w:pPr>
      <w:r>
        <w:t xml:space="preserve">Preprints allow rapid dissemination of findings and can be cited in grant applications</w:t>
      </w:r>
    </w:p>
    <w:p>
      <w:pPr>
        <w:pStyle w:val="Compact"/>
        <w:numPr>
          <w:ilvl w:val="0"/>
          <w:numId w:val="1386"/>
        </w:numPr>
      </w:pPr>
      <w:r>
        <w:t xml:space="preserve">We support publishing in open access journals when possible to maximize accessibility</w:t>
      </w:r>
    </w:p>
    <w:p>
      <w:pPr>
        <w:pStyle w:val="Compact"/>
        <w:numPr>
          <w:ilvl w:val="0"/>
          <w:numId w:val="138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23">
        <w:r>
          <w:rPr>
            <w:rStyle w:val="Hyperlink"/>
          </w:rPr>
          <w:t xml:space="preserve">medRxiv</w:t>
        </w:r>
      </w:hyperlink>
      <w:r>
        <w:t xml:space="preserve">.</w:t>
      </w:r>
    </w:p>
    <w:bookmarkEnd w:id="925"/>
    <w:bookmarkStart w:id="927"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87"/>
        </w:numPr>
      </w:pPr>
      <w:r>
        <w:t xml:space="preserve">CONSORT for randomized trials</w:t>
      </w:r>
    </w:p>
    <w:p>
      <w:pPr>
        <w:pStyle w:val="Compact"/>
        <w:numPr>
          <w:ilvl w:val="0"/>
          <w:numId w:val="1387"/>
        </w:numPr>
      </w:pPr>
      <w:r>
        <w:t xml:space="preserve">STROBE for observational studies</w:t>
      </w:r>
    </w:p>
    <w:p>
      <w:pPr>
        <w:pStyle w:val="Compact"/>
        <w:numPr>
          <w:ilvl w:val="0"/>
          <w:numId w:val="1387"/>
        </w:numPr>
      </w:pPr>
      <w:r>
        <w:t xml:space="preserve">PRISMA for systematic reviews</w:t>
      </w:r>
    </w:p>
    <w:p>
      <w:pPr>
        <w:pStyle w:val="Compact"/>
        <w:numPr>
          <w:ilvl w:val="0"/>
          <w:numId w:val="1387"/>
        </w:numPr>
      </w:pPr>
      <w:r>
        <w:t xml:space="preserve">Others as appropriate (see</w:t>
      </w:r>
      <w:r>
        <w:t xml:space="preserve"> </w:t>
      </w:r>
      <w:hyperlink r:id="rId926">
        <w:r>
          <w:rPr>
            <w:rStyle w:val="Hyperlink"/>
          </w:rPr>
          <w:t xml:space="preserve">EQUATOR Network</w:t>
        </w:r>
      </w:hyperlink>
      <w:r>
        <w:t xml:space="preserve">)</w:t>
      </w:r>
    </w:p>
    <w:bookmarkEnd w:id="927"/>
    <w:bookmarkStart w:id="928" w:name="manuscript-checklist-1"/>
    <w:p>
      <w:pPr>
        <w:pStyle w:val="Heading2"/>
      </w:pPr>
      <w:r>
        <w:t xml:space="preserve">23.5 Manuscript Checklist</w:t>
      </w:r>
    </w:p>
    <w:p>
      <w:pPr>
        <w:pStyle w:val="FirstParagraph"/>
      </w:pPr>
      <w:r>
        <w:t xml:space="preserve">Before submitting a manuscript:</w:t>
      </w:r>
    </w:p>
    <w:p>
      <w:pPr>
        <w:pStyle w:val="Compact"/>
        <w:numPr>
          <w:ilvl w:val="0"/>
          <w:numId w:val="1388"/>
        </w:numPr>
      </w:pPr>
      <w:r>
        <w:t xml:space="preserve">Completed relevant reporting checklist</w:t>
      </w:r>
    </w:p>
    <w:p>
      <w:pPr>
        <w:pStyle w:val="Compact"/>
        <w:numPr>
          <w:ilvl w:val="0"/>
          <w:numId w:val="1389"/>
        </w:numPr>
      </w:pPr>
      <w:r>
        <w:t xml:space="preserve">Results are reproducible (rerunning code replicates tables/figures exactly)</w:t>
      </w:r>
    </w:p>
    <w:p>
      <w:pPr>
        <w:pStyle w:val="Compact"/>
        <w:numPr>
          <w:ilvl w:val="0"/>
          <w:numId w:val="1390"/>
        </w:numPr>
      </w:pPr>
      <w:r>
        <w:t xml:space="preserve">Target journal selected</w:t>
      </w:r>
    </w:p>
    <w:p>
      <w:pPr>
        <w:pStyle w:val="Compact"/>
        <w:numPr>
          <w:ilvl w:val="0"/>
          <w:numId w:val="1391"/>
        </w:numPr>
      </w:pPr>
      <w:r>
        <w:t xml:space="preserve">Title is declarative and states findings clearly</w:t>
      </w:r>
    </w:p>
    <w:p>
      <w:pPr>
        <w:pStyle w:val="Compact"/>
        <w:numPr>
          <w:ilvl w:val="0"/>
          <w:numId w:val="1392"/>
        </w:numPr>
      </w:pPr>
      <w:r>
        <w:t xml:space="preserve">Word count meets journal requirements</w:t>
      </w:r>
    </w:p>
    <w:p>
      <w:pPr>
        <w:pStyle w:val="Compact"/>
        <w:numPr>
          <w:ilvl w:val="0"/>
          <w:numId w:val="1393"/>
        </w:numPr>
      </w:pPr>
      <w:r>
        <w:t xml:space="preserve">Manuscript follows journal formatting guidelines</w:t>
      </w:r>
    </w:p>
    <w:p>
      <w:pPr>
        <w:pStyle w:val="Compact"/>
        <w:numPr>
          <w:ilvl w:val="0"/>
          <w:numId w:val="1394"/>
        </w:numPr>
      </w:pPr>
      <w:r>
        <w:t xml:space="preserve">Consistent voice throughout (typically active voice)</w:t>
      </w:r>
    </w:p>
    <w:p>
      <w:pPr>
        <w:pStyle w:val="Compact"/>
        <w:numPr>
          <w:ilvl w:val="0"/>
          <w:numId w:val="1395"/>
        </w:numPr>
      </w:pPr>
      <w:r>
        <w:t xml:space="preserve">All figures and tables referenced in main text</w:t>
      </w:r>
    </w:p>
    <w:p>
      <w:pPr>
        <w:pStyle w:val="Compact"/>
        <w:numPr>
          <w:ilvl w:val="0"/>
          <w:numId w:val="1396"/>
        </w:numPr>
      </w:pPr>
      <w:r>
        <w:t xml:space="preserve">Captions for all figures and tables</w:t>
      </w:r>
    </w:p>
    <w:p>
      <w:pPr>
        <w:pStyle w:val="Compact"/>
        <w:numPr>
          <w:ilvl w:val="0"/>
          <w:numId w:val="1397"/>
        </w:numPr>
      </w:pPr>
      <w:r>
        <w:t xml:space="preserve">Tables/figures numbered by order of appearance</w:t>
      </w:r>
    </w:p>
    <w:p>
      <w:pPr>
        <w:pStyle w:val="Compact"/>
        <w:numPr>
          <w:ilvl w:val="0"/>
          <w:numId w:val="1398"/>
        </w:numPr>
      </w:pPr>
      <w:r>
        <w:t xml:space="preserve">Abbreviations defined at first use and used sparingly</w:t>
      </w:r>
    </w:p>
    <w:p>
      <w:pPr>
        <w:pStyle w:val="Compact"/>
        <w:numPr>
          <w:ilvl w:val="0"/>
          <w:numId w:val="139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00"/>
        </w:numPr>
      </w:pPr>
      <w:r>
        <w:t xml:space="preserve">Avoid directionless statements (specify direction of associations)</w:t>
      </w:r>
    </w:p>
    <w:p>
      <w:pPr>
        <w:pStyle w:val="Compact"/>
        <w:numPr>
          <w:ilvl w:val="0"/>
          <w:numId w:val="1401"/>
        </w:numPr>
      </w:pPr>
      <w:r>
        <w:t xml:space="preserve">Causal language only when supported by study design</w:t>
      </w:r>
    </w:p>
    <w:p>
      <w:pPr>
        <w:pStyle w:val="Compact"/>
        <w:numPr>
          <w:ilvl w:val="0"/>
          <w:numId w:val="1402"/>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3"/>
        </w:numPr>
      </w:pPr>
      <w:r>
        <w:t xml:space="preserve">Author contributions drafted using CRediT Taxonomy</w:t>
      </w:r>
    </w:p>
    <w:bookmarkEnd w:id="928"/>
    <w:bookmarkStart w:id="932"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2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3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3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32"/>
    <w:bookmarkStart w:id="933"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05"/>
        </w:numPr>
      </w:pPr>
      <w:r>
        <w:rPr>
          <w:b/>
          <w:bCs/>
        </w:rPr>
        <w:t xml:space="preserve">Cite primary sources</w:t>
      </w:r>
      <w:r>
        <w:t xml:space="preserve"> </w:t>
      </w:r>
      <w:r>
        <w:t xml:space="preserve">for factual statements about established knowledge, methods, or findings</w:t>
      </w:r>
    </w:p>
    <w:p>
      <w:pPr>
        <w:pStyle w:val="Compact"/>
        <w:numPr>
          <w:ilvl w:val="0"/>
          <w:numId w:val="1405"/>
        </w:numPr>
      </w:pPr>
      <w:r>
        <w:rPr>
          <w:b/>
          <w:bCs/>
        </w:rPr>
        <w:t xml:space="preserve">Cite official documentation</w:t>
      </w:r>
      <w:r>
        <w:t xml:space="preserve"> </w:t>
      </w:r>
      <w:r>
        <w:t xml:space="preserve">when describing how software, tools, or systems work</w:t>
      </w:r>
    </w:p>
    <w:p>
      <w:pPr>
        <w:pStyle w:val="Compact"/>
        <w:numPr>
          <w:ilvl w:val="0"/>
          <w:numId w:val="140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0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06"/>
        </w:numPr>
      </w:pPr>
      <w:r>
        <w:rPr>
          <w:b/>
          <w:bCs/>
        </w:rPr>
        <w:t xml:space="preserve">Demonstrate directly</w:t>
      </w:r>
      <w:r>
        <w:t xml:space="preserve">: Show the behavior through experiments, data, or explicit examples</w:t>
      </w:r>
    </w:p>
    <w:p>
      <w:pPr>
        <w:pStyle w:val="Compact"/>
        <w:numPr>
          <w:ilvl w:val="0"/>
          <w:numId w:val="140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0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07"/>
        </w:numPr>
      </w:pPr>
      <w:r>
        <w:t xml:space="preserve">Builds reader trust and credibility</w:t>
      </w:r>
    </w:p>
    <w:p>
      <w:pPr>
        <w:pStyle w:val="Compact"/>
        <w:numPr>
          <w:ilvl w:val="0"/>
          <w:numId w:val="1407"/>
        </w:numPr>
      </w:pPr>
      <w:r>
        <w:t xml:space="preserve">Enables readers to verify information independently</w:t>
      </w:r>
    </w:p>
    <w:p>
      <w:pPr>
        <w:pStyle w:val="Compact"/>
        <w:numPr>
          <w:ilvl w:val="0"/>
          <w:numId w:val="1407"/>
        </w:numPr>
      </w:pPr>
      <w:r>
        <w:t xml:space="preserve">Maintains scientific rigor in all communications</w:t>
      </w:r>
    </w:p>
    <w:p>
      <w:pPr>
        <w:pStyle w:val="Compact"/>
        <w:numPr>
          <w:ilvl w:val="0"/>
          <w:numId w:val="140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33"/>
    <w:bookmarkEnd w:id="934"/>
    <w:bookmarkStart w:id="1028" w:name="references"/>
    <w:p>
      <w:pPr>
        <w:pStyle w:val="Heading1"/>
      </w:pPr>
      <w:r>
        <w:t xml:space="preserve">References</w:t>
      </w:r>
    </w:p>
    <w:bookmarkStart w:id="1027" w:name="refs"/>
    <w:bookmarkStart w:id="936" w:name="ref-space_odyssey"/>
    <w:p>
      <w:pPr>
        <w:pStyle w:val="Bibliography"/>
      </w:pPr>
      <w:r>
        <w:rPr>
          <w:i/>
          <w:iCs/>
        </w:rPr>
        <w:t xml:space="preserve">2001: A Space Odyssey</w:t>
      </w:r>
      <w:r>
        <w:t xml:space="preserve">. 1968. Film.</w:t>
      </w:r>
      <w:r>
        <w:t xml:space="preserve"> </w:t>
      </w:r>
      <w:hyperlink r:id="rId935">
        <w:r>
          <w:rPr>
            <w:rStyle w:val="Hyperlink"/>
          </w:rPr>
          <w:t xml:space="preserve">https://en.wikipedia.org/wiki/2001:_A_Space_Odyssey_(film)</w:t>
        </w:r>
      </w:hyperlink>
      <w:r>
        <w:t xml:space="preserve">.</w:t>
      </w:r>
    </w:p>
    <w:bookmarkEnd w:id="936"/>
    <w:bookmarkStart w:id="93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37">
        <w:r>
          <w:rPr>
            <w:rStyle w:val="Hyperlink"/>
          </w:rPr>
          <w:t xml:space="preserve">https://doi.org/10.1371/journal.pgph.0002269</w:t>
        </w:r>
      </w:hyperlink>
      <w:r>
        <w:t xml:space="preserve">.</w:t>
      </w:r>
    </w:p>
    <w:bookmarkEnd w:id="938"/>
    <w:bookmarkStart w:id="940" w:name="ref-i_robot"/>
    <w:p>
      <w:pPr>
        <w:pStyle w:val="Bibliography"/>
      </w:pPr>
      <w:r>
        <w:t xml:space="preserve">Asimov, Isaac. 1950.</w:t>
      </w:r>
      <w:r>
        <w:t xml:space="preserve"> </w:t>
      </w:r>
      <w:r>
        <w:rPr>
          <w:i/>
          <w:iCs/>
        </w:rPr>
        <w:t xml:space="preserve">I, Robot</w:t>
      </w:r>
      <w:r>
        <w:t xml:space="preserve">. Novel; Gnome Press.</w:t>
      </w:r>
      <w:r>
        <w:t xml:space="preserve"> </w:t>
      </w:r>
      <w:hyperlink r:id="rId939">
        <w:r>
          <w:rPr>
            <w:rStyle w:val="Hyperlink"/>
          </w:rPr>
          <w:t xml:space="preserve">https://search.library.ucdavis.edu/permalink/01UCD_INST/9fle3i/alma990000226350403126</w:t>
        </w:r>
      </w:hyperlink>
      <w:r>
        <w:t xml:space="preserve">.</w:t>
      </w:r>
    </w:p>
    <w:bookmarkEnd w:id="940"/>
    <w:bookmarkStart w:id="94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41">
        <w:r>
          <w:rPr>
            <w:rStyle w:val="Hyperlink"/>
          </w:rPr>
          <w:t xml:space="preserve">https://doi.org/10.1038/d41586-019-01431-z</w:t>
        </w:r>
      </w:hyperlink>
      <w:r>
        <w:t xml:space="preserve">.</w:t>
      </w:r>
    </w:p>
    <w:bookmarkEnd w:id="942"/>
    <w:bookmarkStart w:id="944" w:name="ref-battlestar_galactica_2004"/>
    <w:p>
      <w:pPr>
        <w:pStyle w:val="Bibliography"/>
      </w:pPr>
      <w:r>
        <w:rPr>
          <w:i/>
          <w:iCs/>
        </w:rPr>
        <w:t xml:space="preserve">Battlestar Galactica</w:t>
      </w:r>
      <w:r>
        <w:t xml:space="preserve">. 2004. Television Series.</w:t>
      </w:r>
      <w:r>
        <w:t xml:space="preserve"> </w:t>
      </w:r>
      <w:hyperlink r:id="rId943">
        <w:r>
          <w:rPr>
            <w:rStyle w:val="Hyperlink"/>
          </w:rPr>
          <w:t xml:space="preserve">https://en.wikipedia.org/wiki/Battlestar_Galactica_(2004_TV_series)</w:t>
        </w:r>
      </w:hyperlink>
      <w:r>
        <w:t xml:space="preserve">.</w:t>
      </w:r>
    </w:p>
    <w:bookmarkEnd w:id="944"/>
    <w:bookmarkStart w:id="94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86">
        <w:r>
          <w:rPr>
            <w:rStyle w:val="Hyperlink"/>
          </w:rPr>
          <w:t xml:space="preserve">https://jadebc.github.io/lab-manual/</w:t>
        </w:r>
      </w:hyperlink>
      <w:r>
        <w:t xml:space="preserve">.</w:t>
      </w:r>
    </w:p>
    <w:bookmarkEnd w:id="945"/>
    <w:bookmarkStart w:id="947" w:name="ref-blade_runner"/>
    <w:p>
      <w:pPr>
        <w:pStyle w:val="Bibliography"/>
      </w:pPr>
      <w:r>
        <w:rPr>
          <w:i/>
          <w:iCs/>
        </w:rPr>
        <w:t xml:space="preserve">Blade Runner</w:t>
      </w:r>
      <w:r>
        <w:t xml:space="preserve">. 1982. Film.</w:t>
      </w:r>
      <w:r>
        <w:t xml:space="preserve"> </w:t>
      </w:r>
      <w:hyperlink r:id="rId946">
        <w:r>
          <w:rPr>
            <w:rStyle w:val="Hyperlink"/>
          </w:rPr>
          <w:t xml:space="preserve">https://en.wikipedia.org/wiki/Blade_Runner</w:t>
        </w:r>
      </w:hyperlink>
      <w:r>
        <w:t xml:space="preserve">.</w:t>
      </w:r>
    </w:p>
    <w:bookmarkEnd w:id="947"/>
    <w:bookmarkStart w:id="94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48">
        <w:r>
          <w:rPr>
            <w:rStyle w:val="Hyperlink"/>
          </w:rPr>
          <w:t xml:space="preserve">https://happygitwithr.com/</w:t>
        </w:r>
      </w:hyperlink>
      <w:r>
        <w:t xml:space="preserve">.</w:t>
      </w:r>
    </w:p>
    <w:bookmarkEnd w:id="949"/>
    <w:bookmarkStart w:id="95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80">
        <w:r>
          <w:rPr>
            <w:rStyle w:val="Hyperlink"/>
          </w:rPr>
          <w:t xml:space="preserve">https://reprex.tidyverse.org/</w:t>
        </w:r>
      </w:hyperlink>
      <w:r>
        <w:t xml:space="preserve">.</w:t>
      </w:r>
    </w:p>
    <w:bookmarkEnd w:id="950"/>
    <w:bookmarkStart w:id="95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51">
        <w:r>
          <w:rPr>
            <w:rStyle w:val="Hyperlink"/>
          </w:rPr>
          <w:t xml:space="preserve">https://en.wikipedia.org/wiki/Ender%27s_Game</w:t>
        </w:r>
      </w:hyperlink>
      <w:r>
        <w:t xml:space="preserve">.</w:t>
      </w:r>
    </w:p>
    <w:bookmarkEnd w:id="952"/>
    <w:bookmarkStart w:id="95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53">
        <w:r>
          <w:rPr>
            <w:rStyle w:val="Hyperlink"/>
          </w:rPr>
          <w:t xml:space="preserve">https://doi.org/10.1038/s41467-020-19160-7</w:t>
        </w:r>
      </w:hyperlink>
      <w:r>
        <w:t xml:space="preserve">.</w:t>
      </w:r>
    </w:p>
    <w:bookmarkEnd w:id="954"/>
    <w:bookmarkStart w:id="95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5">
        <w:r>
          <w:rPr>
            <w:rStyle w:val="Hyperlink"/>
          </w:rPr>
          <w:t xml:space="preserve">http://creativecommons.org/licenses/by-nc/4.0/</w:t>
        </w:r>
      </w:hyperlink>
      <w:r>
        <w:t xml:space="preserve">.</w:t>
      </w:r>
    </w:p>
    <w:bookmarkEnd w:id="956"/>
    <w:bookmarkStart w:id="958" w:name="ref-credit"/>
    <w:p>
      <w:pPr>
        <w:pStyle w:val="Bibliography"/>
      </w:pPr>
      <w:r>
        <w:t xml:space="preserve">“CRediT: Contributor Roles Taxonomy.”</w:t>
      </w:r>
      <w:r>
        <w:t xml:space="preserve"> </w:t>
      </w:r>
      <w:r>
        <w:t xml:space="preserve">n.d. PLOS ONE.</w:t>
      </w:r>
      <w:r>
        <w:t xml:space="preserve"> </w:t>
      </w:r>
      <w:hyperlink r:id="rId957">
        <w:r>
          <w:rPr>
            <w:rStyle w:val="Hyperlink"/>
          </w:rPr>
          <w:t xml:space="preserve">https://journals.plos.org/plosone/s/authorship</w:t>
        </w:r>
      </w:hyperlink>
      <w:r>
        <w:t xml:space="preserve">.</w:t>
      </w:r>
    </w:p>
    <w:bookmarkEnd w:id="958"/>
    <w:bookmarkStart w:id="960" w:name="ref-dryad"/>
    <w:p>
      <w:pPr>
        <w:pStyle w:val="Bibliography"/>
      </w:pPr>
      <w:r>
        <w:t xml:space="preserve">“Dryad Digital Repository.”</w:t>
      </w:r>
      <w:r>
        <w:t xml:space="preserve"> </w:t>
      </w:r>
      <w:r>
        <w:t xml:space="preserve">n.d. Dryad.</w:t>
      </w:r>
      <w:r>
        <w:t xml:space="preserve"> </w:t>
      </w:r>
      <w:hyperlink r:id="rId959">
        <w:r>
          <w:rPr>
            <w:rStyle w:val="Hyperlink"/>
          </w:rPr>
          <w:t xml:space="preserve">https://datadryad.org/</w:t>
        </w:r>
      </w:hyperlink>
      <w:r>
        <w:t xml:space="preserve">.</w:t>
      </w:r>
    </w:p>
    <w:bookmarkEnd w:id="960"/>
    <w:bookmarkStart w:id="96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926">
        <w:r>
          <w:rPr>
            <w:rStyle w:val="Hyperlink"/>
          </w:rPr>
          <w:t xml:space="preserve">https://www.equator-network.org/</w:t>
        </w:r>
      </w:hyperlink>
      <w:r>
        <w:t xml:space="preserve">.</w:t>
      </w:r>
    </w:p>
    <w:bookmarkEnd w:id="961"/>
    <w:bookmarkStart w:id="96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62">
        <w:r>
          <w:rPr>
            <w:rStyle w:val="Hyperlink"/>
          </w:rPr>
          <w:t xml:space="preserve">https://doi.org/10.1201/9781003029878</w:t>
        </w:r>
      </w:hyperlink>
      <w:r>
        <w:t xml:space="preserve">.</w:t>
      </w:r>
    </w:p>
    <w:bookmarkEnd w:id="963"/>
    <w:bookmarkStart w:id="96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64">
        <w:r>
          <w:rPr>
            <w:rStyle w:val="Hyperlink"/>
          </w:rPr>
          <w:t xml:space="preserve">https://www.youtube.com/watch?v=B1BdQcJ2ZYY</w:t>
        </w:r>
      </w:hyperlink>
      <w:r>
        <w:t xml:space="preserve">.</w:t>
      </w:r>
    </w:p>
    <w:bookmarkEnd w:id="965"/>
    <w:bookmarkStart w:id="96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5">
        <w:r>
          <w:rPr>
            <w:rStyle w:val="Hyperlink"/>
          </w:rPr>
          <w:t xml:space="preserve">https://github.com/orgs/quarto-dev/discussions/6085</w:t>
        </w:r>
      </w:hyperlink>
      <w:r>
        <w:t xml:space="preserve">.</w:t>
      </w:r>
    </w:p>
    <w:bookmarkEnd w:id="966"/>
    <w:bookmarkStart w:id="968" w:name="ref-githubdesktop"/>
    <w:p>
      <w:pPr>
        <w:pStyle w:val="Bibliography"/>
      </w:pPr>
      <w:r>
        <w:t xml:space="preserve">“GitHub Desktop.”</w:t>
      </w:r>
      <w:r>
        <w:t xml:space="preserve"> </w:t>
      </w:r>
      <w:r>
        <w:t xml:space="preserve">n.d. GitHub.</w:t>
      </w:r>
      <w:r>
        <w:t xml:space="preserve"> </w:t>
      </w:r>
      <w:hyperlink r:id="rId967">
        <w:r>
          <w:rPr>
            <w:rStyle w:val="Hyperlink"/>
          </w:rPr>
          <w:t xml:space="preserve">https://desktop.github.com/</w:t>
        </w:r>
      </w:hyperlink>
      <w:r>
        <w:t xml:space="preserve">.</w:t>
      </w:r>
    </w:p>
    <w:bookmarkEnd w:id="968"/>
    <w:bookmarkStart w:id="970" w:name="ref-dune"/>
    <w:p>
      <w:pPr>
        <w:pStyle w:val="Bibliography"/>
      </w:pPr>
      <w:r>
        <w:t xml:space="preserve">Herbert, Frank. 1965.</w:t>
      </w:r>
      <w:r>
        <w:t xml:space="preserve"> </w:t>
      </w:r>
      <w:r>
        <w:rPr>
          <w:i/>
          <w:iCs/>
        </w:rPr>
        <w:t xml:space="preserve">Dune</w:t>
      </w:r>
      <w:r>
        <w:t xml:space="preserve">. Novel.</w:t>
      </w:r>
      <w:r>
        <w:t xml:space="preserve"> </w:t>
      </w:r>
      <w:hyperlink r:id="rId969">
        <w:r>
          <w:rPr>
            <w:rStyle w:val="Hyperlink"/>
          </w:rPr>
          <w:t xml:space="preserve">https://en.wikipedia.org/wiki/Organizations_of_the_Dune_universe#Thinking_machines</w:t>
        </w:r>
      </w:hyperlink>
      <w:r>
        <w:t xml:space="preserve">.</w:t>
      </w:r>
    </w:p>
    <w:bookmarkEnd w:id="970"/>
    <w:bookmarkStart w:id="972" w:name="ref-plos_data"/>
    <w:p>
      <w:pPr>
        <w:pStyle w:val="Bibliography"/>
      </w:pPr>
      <w:r>
        <w:t xml:space="preserve">“How to Store and Manage Your Data.”</w:t>
      </w:r>
      <w:r>
        <w:t xml:space="preserve"> </w:t>
      </w:r>
      <w:r>
        <w:t xml:space="preserve">n.d. PLOS.</w:t>
      </w:r>
      <w:r>
        <w:t xml:space="preserve"> </w:t>
      </w:r>
      <w:hyperlink r:id="rId971">
        <w:r>
          <w:rPr>
            <w:rStyle w:val="Hyperlink"/>
          </w:rPr>
          <w:t xml:space="preserve">https://plos.org/resource/how-to-store-and-manage-your-data/</w:t>
        </w:r>
      </w:hyperlink>
      <w:r>
        <w:t xml:space="preserve">.</w:t>
      </w:r>
    </w:p>
    <w:bookmarkEnd w:id="972"/>
    <w:bookmarkStart w:id="97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73"/>
    <w:bookmarkStart w:id="97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74">
        <w:r>
          <w:rPr>
            <w:rStyle w:val="Hyperlink"/>
          </w:rPr>
          <w:t xml:space="preserve">https://mentors.fm/2019/08/13/think-and-write-with-leslie-lamport/</w:t>
        </w:r>
      </w:hyperlink>
      <w:r>
        <w:t xml:space="preserve">.</w:t>
      </w:r>
    </w:p>
    <w:bookmarkEnd w:id="975"/>
    <w:bookmarkStart w:id="97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76">
        <w:r>
          <w:rPr>
            <w:rStyle w:val="Hyperlink"/>
          </w:rPr>
          <w:t xml:space="preserve">https://openreview.net/forum?id=BZ5a1r-kVsf</w:t>
        </w:r>
      </w:hyperlink>
      <w:r>
        <w:t xml:space="preserve">.</w:t>
      </w:r>
    </w:p>
    <w:bookmarkEnd w:id="977"/>
    <w:bookmarkStart w:id="978" w:name="ref-medRxiv"/>
    <w:p>
      <w:pPr>
        <w:pStyle w:val="Bibliography"/>
      </w:pPr>
      <w:r>
        <w:t xml:space="preserve">“medRxiv: The Preprint Server for Health Sciences.”</w:t>
      </w:r>
      <w:r>
        <w:t xml:space="preserve"> </w:t>
      </w:r>
      <w:r>
        <w:t xml:space="preserve">n.d. Cold Spring Harbor Laboratory.</w:t>
      </w:r>
      <w:r>
        <w:t xml:space="preserve"> </w:t>
      </w:r>
      <w:hyperlink r:id="rId923">
        <w:r>
          <w:rPr>
            <w:rStyle w:val="Hyperlink"/>
          </w:rPr>
          <w:t xml:space="preserve">https://www.medrxiv.org/</w:t>
        </w:r>
      </w:hyperlink>
      <w:r>
        <w:t xml:space="preserve">.</w:t>
      </w:r>
    </w:p>
    <w:bookmarkEnd w:id="978"/>
    <w:bookmarkStart w:id="98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79">
        <w:r>
          <w:rPr>
            <w:rStyle w:val="Hyperlink"/>
          </w:rPr>
          <w:t xml:space="preserve">https://doi.org/10.1038/467775a</w:t>
        </w:r>
      </w:hyperlink>
      <w:r>
        <w:t xml:space="preserve">.</w:t>
      </w:r>
    </w:p>
    <w:bookmarkEnd w:id="980"/>
    <w:bookmarkStart w:id="98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81">
        <w:r>
          <w:rPr>
            <w:rStyle w:val="Hyperlink"/>
          </w:rPr>
          <w:t xml:space="preserve">https://doi.org/10.1038/s41562-016-0021</w:t>
        </w:r>
      </w:hyperlink>
      <w:r>
        <w:t xml:space="preserve">.</w:t>
      </w:r>
    </w:p>
    <w:bookmarkEnd w:id="982"/>
    <w:bookmarkStart w:id="98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83">
        <w:r>
          <w:rPr>
            <w:rStyle w:val="Hyperlink"/>
          </w:rPr>
          <w:t xml:space="preserve">https://doi.org/10.1038/526182a</w:t>
        </w:r>
      </w:hyperlink>
      <w:r>
        <w:t xml:space="preserve">.</w:t>
      </w:r>
    </w:p>
    <w:bookmarkEnd w:id="984"/>
    <w:bookmarkStart w:id="986" w:name="ref-osf"/>
    <w:p>
      <w:pPr>
        <w:pStyle w:val="Bibliography"/>
      </w:pPr>
      <w:r>
        <w:t xml:space="preserve">“Open Science Framework.”</w:t>
      </w:r>
      <w:r>
        <w:t xml:space="preserve"> </w:t>
      </w:r>
      <w:r>
        <w:t xml:space="preserve">n.d. Center for Open Science.</w:t>
      </w:r>
      <w:r>
        <w:t xml:space="preserve"> </w:t>
      </w:r>
      <w:hyperlink r:id="rId985">
        <w:r>
          <w:rPr>
            <w:rStyle w:val="Hyperlink"/>
          </w:rPr>
          <w:t xml:space="preserve">https://osf.io/</w:t>
        </w:r>
      </w:hyperlink>
      <w:r>
        <w:t xml:space="preserve">.</w:t>
      </w:r>
    </w:p>
    <w:bookmarkEnd w:id="986"/>
    <w:bookmarkStart w:id="98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4">
        <w:r>
          <w:rPr>
            <w:rStyle w:val="Hyperlink"/>
          </w:rPr>
          <w:t xml:space="preserve">https://github.com/quarto-dev/quarto-cli/issues/3809</w:t>
        </w:r>
      </w:hyperlink>
      <w:r>
        <w:t xml:space="preserve">.</w:t>
      </w:r>
    </w:p>
    <w:bookmarkEnd w:id="987"/>
    <w:bookmarkStart w:id="989" w:name="ref-gitfixum"/>
    <w:p>
      <w:pPr>
        <w:pStyle w:val="Bibliography"/>
      </w:pPr>
      <w:r>
        <w:t xml:space="preserve">Robertson, Seth. n.d.</w:t>
      </w:r>
      <w:r>
        <w:t xml:space="preserve"> </w:t>
      </w:r>
      <w:r>
        <w:t xml:space="preserve">“On Undoing, Fixing, or Removing Commits in Git.”</w:t>
      </w:r>
      <w:r>
        <w:t xml:space="preserve"> </w:t>
      </w:r>
      <w:hyperlink r:id="rId988">
        <w:r>
          <w:rPr>
            <w:rStyle w:val="Hyperlink"/>
          </w:rPr>
          <w:t xml:space="preserve">https://sethrobertson.github.io/GitFixUm/fixup.html</w:t>
        </w:r>
      </w:hyperlink>
      <w:r>
        <w:t xml:space="preserve">.</w:t>
      </w:r>
    </w:p>
    <w:bookmarkEnd w:id="989"/>
    <w:bookmarkStart w:id="99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90">
        <w:r>
          <w:rPr>
            <w:rStyle w:val="Hyperlink"/>
          </w:rPr>
          <w:t xml:space="preserve">https://doi.org/10.1371/journal.pcbi.1003833</w:t>
        </w:r>
      </w:hyperlink>
      <w:r>
        <w:t xml:space="preserve">.</w:t>
      </w:r>
    </w:p>
    <w:bookmarkEnd w:id="991"/>
    <w:bookmarkStart w:id="99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92">
        <w:r>
          <w:rPr>
            <w:rStyle w:val="Hyperlink"/>
          </w:rPr>
          <w:t xml:space="preserve">https://doi.org/10.1038/d41586-019-02918-5</w:t>
        </w:r>
      </w:hyperlink>
      <w:r>
        <w:t xml:space="preserve">.</w:t>
      </w:r>
    </w:p>
    <w:bookmarkEnd w:id="993"/>
    <w:bookmarkStart w:id="995" w:name="ref-slurm-salloc"/>
    <w:p>
      <w:pPr>
        <w:pStyle w:val="Bibliography"/>
      </w:pPr>
      <w:r>
        <w:t xml:space="preserve">“Slurm Workload Manager: Salloc Documentation.”</w:t>
      </w:r>
      <w:r>
        <w:t xml:space="preserve"> </w:t>
      </w:r>
      <w:r>
        <w:t xml:space="preserve">n.d.-a. SchedMD.</w:t>
      </w:r>
      <w:r>
        <w:t xml:space="preserve"> </w:t>
      </w:r>
      <w:hyperlink r:id="rId994">
        <w:r>
          <w:rPr>
            <w:rStyle w:val="Hyperlink"/>
          </w:rPr>
          <w:t xml:space="preserve">https://slurm.schedmd.com/salloc.html</w:t>
        </w:r>
      </w:hyperlink>
      <w:r>
        <w:t xml:space="preserve">.</w:t>
      </w:r>
    </w:p>
    <w:bookmarkEnd w:id="995"/>
    <w:bookmarkStart w:id="997" w:name="ref-slurm-sattach"/>
    <w:p>
      <w:pPr>
        <w:pStyle w:val="Bibliography"/>
      </w:pPr>
      <w:r>
        <w:t xml:space="preserve">“Slurm Workload Manager: Sattach Documentation.”</w:t>
      </w:r>
      <w:r>
        <w:t xml:space="preserve"> </w:t>
      </w:r>
      <w:r>
        <w:t xml:space="preserve">n.d.-b. SchedMD.</w:t>
      </w:r>
      <w:r>
        <w:t xml:space="preserve"> </w:t>
      </w:r>
      <w:hyperlink r:id="rId996">
        <w:r>
          <w:rPr>
            <w:rStyle w:val="Hyperlink"/>
          </w:rPr>
          <w:t xml:space="preserve">https://slurm.schedmd.com/sattach.html</w:t>
        </w:r>
      </w:hyperlink>
      <w:r>
        <w:t xml:space="preserve">.</w:t>
      </w:r>
    </w:p>
    <w:bookmarkEnd w:id="997"/>
    <w:bookmarkStart w:id="999" w:name="ref-slurm"/>
    <w:p>
      <w:pPr>
        <w:pStyle w:val="Bibliography"/>
      </w:pPr>
      <w:r>
        <w:t xml:space="preserve">“Slurm Workload Manager: Sbatch Documentation.”</w:t>
      </w:r>
      <w:r>
        <w:t xml:space="preserve"> </w:t>
      </w:r>
      <w:r>
        <w:t xml:space="preserve">n.d.-c. SchedMD.</w:t>
      </w:r>
      <w:r>
        <w:t xml:space="preserve"> </w:t>
      </w:r>
      <w:hyperlink r:id="rId998">
        <w:r>
          <w:rPr>
            <w:rStyle w:val="Hyperlink"/>
          </w:rPr>
          <w:t xml:space="preserve">https://slurm.schedmd.com/sbatch.html</w:t>
        </w:r>
      </w:hyperlink>
      <w:r>
        <w:t xml:space="preserve">.</w:t>
      </w:r>
    </w:p>
    <w:bookmarkEnd w:id="999"/>
    <w:bookmarkStart w:id="1001" w:name="ref-slurm-squeue"/>
    <w:p>
      <w:pPr>
        <w:pStyle w:val="Bibliography"/>
      </w:pPr>
      <w:r>
        <w:t xml:space="preserve">“Slurm Workload Manager: Squeue Documentation.”</w:t>
      </w:r>
      <w:r>
        <w:t xml:space="preserve"> </w:t>
      </w:r>
      <w:r>
        <w:t xml:space="preserve">n.d.-d. SchedMD.</w:t>
      </w:r>
      <w:r>
        <w:t xml:space="preserve"> </w:t>
      </w:r>
      <w:hyperlink r:id="rId1000">
        <w:r>
          <w:rPr>
            <w:rStyle w:val="Hyperlink"/>
          </w:rPr>
          <w:t xml:space="preserve">https://slurm.schedmd.com/squeue.html</w:t>
        </w:r>
      </w:hyperlink>
      <w:r>
        <w:t xml:space="preserve">.</w:t>
      </w:r>
    </w:p>
    <w:bookmarkEnd w:id="1001"/>
    <w:bookmarkStart w:id="1003" w:name="ref-slurm-srun"/>
    <w:p>
      <w:pPr>
        <w:pStyle w:val="Bibliography"/>
      </w:pPr>
      <w:r>
        <w:t xml:space="preserve">“Slurm Workload Manager: Srun Documentation.”</w:t>
      </w:r>
      <w:r>
        <w:t xml:space="preserve"> </w:t>
      </w:r>
      <w:r>
        <w:t xml:space="preserve">n.d.-e. SchedMD.</w:t>
      </w:r>
      <w:r>
        <w:t xml:space="preserve"> </w:t>
      </w:r>
      <w:hyperlink r:id="rId1002">
        <w:r>
          <w:rPr>
            <w:rStyle w:val="Hyperlink"/>
          </w:rPr>
          <w:t xml:space="preserve">https://slurm.schedmd.com/srun.html</w:t>
        </w:r>
      </w:hyperlink>
      <w:r>
        <w:t xml:space="preserve">.</w:t>
      </w:r>
    </w:p>
    <w:bookmarkEnd w:id="1003"/>
    <w:bookmarkStart w:id="100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04">
        <w:r>
          <w:rPr>
            <w:rStyle w:val="Hyperlink"/>
          </w:rPr>
          <w:t xml:space="preserve">https://doi.org/10.1038/d41586-019-00067-3</w:t>
        </w:r>
      </w:hyperlink>
      <w:r>
        <w:t xml:space="preserve">.</w:t>
      </w:r>
    </w:p>
    <w:bookmarkEnd w:id="1005"/>
    <w:bookmarkStart w:id="1007" w:name="ref-terminator"/>
    <w:p>
      <w:pPr>
        <w:pStyle w:val="Bibliography"/>
      </w:pPr>
      <w:r>
        <w:rPr>
          <w:i/>
          <w:iCs/>
        </w:rPr>
        <w:t xml:space="preserve">Terminator 3: Rise of the Machines</w:t>
      </w:r>
      <w:r>
        <w:t xml:space="preserve">. 2003. Film.</w:t>
      </w:r>
      <w:r>
        <w:t xml:space="preserve"> </w:t>
      </w:r>
      <w:hyperlink r:id="rId1006">
        <w:r>
          <w:rPr>
            <w:rStyle w:val="Hyperlink"/>
          </w:rPr>
          <w:t xml:space="preserve">https://en.wikipedia.org/wiki/Terminator_3:_Rise_of_the_Machines</w:t>
        </w:r>
      </w:hyperlink>
      <w:r>
        <w:t xml:space="preserve">.</w:t>
      </w:r>
    </w:p>
    <w:bookmarkEnd w:id="1007"/>
    <w:bookmarkStart w:id="1009" w:name="ref-matrix"/>
    <w:p>
      <w:pPr>
        <w:pStyle w:val="Bibliography"/>
      </w:pPr>
      <w:r>
        <w:rPr>
          <w:i/>
          <w:iCs/>
        </w:rPr>
        <w:t xml:space="preserve">The Matrix</w:t>
      </w:r>
      <w:r>
        <w:t xml:space="preserve">. 1999. Film.</w:t>
      </w:r>
      <w:r>
        <w:t xml:space="preserve"> </w:t>
      </w:r>
      <w:hyperlink r:id="rId1008">
        <w:r>
          <w:rPr>
            <w:rStyle w:val="Hyperlink"/>
          </w:rPr>
          <w:t xml:space="preserve">https://en.wikipedia.org/wiki/The_Matrix</w:t>
        </w:r>
      </w:hyperlink>
      <w:r>
        <w:t xml:space="preserve">.</w:t>
      </w:r>
    </w:p>
    <w:bookmarkEnd w:id="1009"/>
    <w:bookmarkStart w:id="101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1010"/>
    <w:bookmarkStart w:id="101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11">
        <w:r>
          <w:rPr>
            <w:rStyle w:val="Hyperlink"/>
          </w:rPr>
          <w:t xml:space="preserve">https://doi.org/10.1038/d41586-021-03603-2</w:t>
        </w:r>
      </w:hyperlink>
      <w:r>
        <w:t xml:space="preserve">.</w:t>
      </w:r>
    </w:p>
    <w:bookmarkEnd w:id="1012"/>
    <w:bookmarkStart w:id="1014" w:name="ref-wargames"/>
    <w:p>
      <w:pPr>
        <w:pStyle w:val="Bibliography"/>
      </w:pPr>
      <w:r>
        <w:rPr>
          <w:i/>
          <w:iCs/>
        </w:rPr>
        <w:t xml:space="preserve">WarGames</w:t>
      </w:r>
      <w:r>
        <w:t xml:space="preserve">. 1983. Film.</w:t>
      </w:r>
      <w:r>
        <w:t xml:space="preserve"> </w:t>
      </w:r>
      <w:hyperlink r:id="rId1013">
        <w:r>
          <w:rPr>
            <w:rStyle w:val="Hyperlink"/>
          </w:rPr>
          <w:t xml:space="preserve">https://en.wikipedia.org/wiki/WarGames</w:t>
        </w:r>
      </w:hyperlink>
      <w:r>
        <w:t xml:space="preserve">.</w:t>
      </w:r>
    </w:p>
    <w:bookmarkEnd w:id="1014"/>
    <w:bookmarkStart w:id="101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15">
        <w:r>
          <w:rPr>
            <w:rStyle w:val="Hyperlink"/>
          </w:rPr>
          <w:t xml:space="preserve">https://doi.org/10.1201/9781351201315</w:t>
        </w:r>
      </w:hyperlink>
      <w:r>
        <w:t xml:space="preserve">.</w:t>
      </w:r>
    </w:p>
    <w:bookmarkEnd w:id="1016"/>
    <w:bookmarkStart w:id="101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17">
        <w:r>
          <w:rPr>
            <w:rStyle w:val="Hyperlink"/>
          </w:rPr>
          <w:t xml:space="preserve">https://mastering-shiny.org/</w:t>
        </w:r>
      </w:hyperlink>
      <w:r>
        <w:t xml:space="preserve">.</w:t>
      </w:r>
    </w:p>
    <w:bookmarkEnd w:id="1018"/>
    <w:bookmarkStart w:id="101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92">
        <w:r>
          <w:rPr>
            <w:rStyle w:val="Hyperlink"/>
          </w:rPr>
          <w:t xml:space="preserve">https://style.tidyverse.org/</w:t>
        </w:r>
      </w:hyperlink>
      <w:r>
        <w:t xml:space="preserve">.</w:t>
      </w:r>
    </w:p>
    <w:bookmarkEnd w:id="1019"/>
    <w:bookmarkStart w:id="102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20">
        <w:r>
          <w:rPr>
            <w:rStyle w:val="Hyperlink"/>
          </w:rPr>
          <w:t xml:space="preserve">https://design.tidyverse.org/</w:t>
        </w:r>
      </w:hyperlink>
      <w:r>
        <w:t xml:space="preserve">.</w:t>
      </w:r>
    </w:p>
    <w:bookmarkEnd w:id="1021"/>
    <w:bookmarkStart w:id="102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22">
        <w:r>
          <w:rPr>
            <w:rStyle w:val="Hyperlink"/>
          </w:rPr>
          <w:t xml:space="preserve">https://r-pkgs.org/</w:t>
        </w:r>
      </w:hyperlink>
      <w:r>
        <w:t xml:space="preserve">.</w:t>
      </w:r>
    </w:p>
    <w:bookmarkEnd w:id="1023"/>
    <w:bookmarkStart w:id="102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24">
        <w:r>
          <w:rPr>
            <w:rStyle w:val="Hyperlink"/>
          </w:rPr>
          <w:t xml:space="preserve">https://r4ds.hadley.nz/</w:t>
        </w:r>
      </w:hyperlink>
      <w:r>
        <w:t xml:space="preserve">.</w:t>
      </w:r>
    </w:p>
    <w:bookmarkEnd w:id="1025"/>
    <w:bookmarkStart w:id="102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5">
        <w:r>
          <w:rPr>
            <w:rStyle w:val="Hyperlink"/>
          </w:rPr>
          <w:t xml:space="preserve">https://roxygen2.r-lib.org/</w:t>
        </w:r>
      </w:hyperlink>
      <w:r>
        <w:t xml:space="preserve">.</w:t>
      </w:r>
    </w:p>
    <w:bookmarkEnd w:id="1026"/>
    <w:bookmarkEnd w:id="1027"/>
    <w:p>
      <w:r>
        <w:br w:type="page"/>
      </w:r>
    </w:p>
    <w:bookmarkEnd w:id="1028"/>
    <w:bookmarkStart w:id="103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29">
        <w:r>
          <w:rPr>
            <w:rStyle w:val="Hyperlink"/>
          </w:rPr>
          <w:t xml:space="preserve">https://ucd-serg.github.io/lab-manual/appendix-copilot-instructions.html</w:t>
        </w:r>
      </w:hyperlink>
    </w:p>
    <w:p>
      <w:r>
        <w:br w:type="page"/>
      </w:r>
    </w:p>
    <w:bookmarkEnd w:id="1030"/>
    <w:bookmarkStart w:id="103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31">
        <w:r>
          <w:rPr>
            <w:rStyle w:val="Hyperlink"/>
          </w:rPr>
          <w:t xml:space="preserve">https://ucd-serg.github.io/lab-manual/appendix-copilot-setup-steps.html</w:t>
        </w:r>
      </w:hyperlink>
    </w:p>
    <w:p>
      <w:r>
        <w:br w:type="page"/>
      </w:r>
    </w:p>
    <w:bookmarkEnd w:id="1032"/>
    <w:bookmarkStart w:id="103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08"/>
        </w:numPr>
      </w:pPr>
      <w:ins w:id="3369" w:author="PR Preview" w:date="2024-01-01T00:00:00Z">
        <w:r>
          <w:rPr>
            <w:b/>
            <w:bCs/>
          </w:rPr>
          <w:t xml:space="preserve">Branch:</w:t>
        </w:r>
      </w:ins>
      <w:ins w:id="3369" w:author="PR Preview" w:date="2024-01-01T00:00:00Z">
        <w:r>
          <w:t xml:space="preserve"> </w:t>
        </w:r>
      </w:ins>
      <w:ins w:id="3369" w:author="PR Preview" w:date="2024-01-01T00:00:00Z">
        <w:r>
          <w:t xml:space="preserve">HEAD</w:t>
        </w:r>
      </w:ins>
    </w:p>
    <w:p>
      <w:pPr>
        <w:pStyle w:val="Compact"/>
        <w:numPr>
          <w:ilvl w:val="0"/>
          <w:numId w:val="1408"/>
        </w:numPr>
      </w:pPr>
      <w:ins w:id="3370" w:author="PR Preview" w:date="2024-01-01T00:00:00Z">
        <w:r>
          <w:rPr>
            <w:b/>
            <w:bCs/>
          </w:rPr>
          <w:t xml:space="preserve">Commit:</w:t>
        </w:r>
      </w:ins>
      <w:ins w:id="3370" w:author="PR Preview" w:date="2024-01-01T00:00:00Z">
        <w:r>
          <w:t xml:space="preserve"> </w:t>
        </w:r>
      </w:ins>
      <w:ins w:id="3370" w:author="PR Preview" w:date="2024-01-01T00:00:00Z">
        <w:r>
          <w:t xml:space="preserve">2432a6ba</w:t>
        </w:r>
      </w:ins>
    </w:p>
    <w:p>
      <w:pPr>
        <w:pStyle w:val="Compact"/>
        <w:numPr>
          <w:ilvl w:val="0"/>
          <w:numId w:val="1408"/>
        </w:numPr>
      </w:pPr>
      <w:ins w:id="3371" w:author="PR Preview" w:date="2024-01-01T00:00:00Z">
        <w:r>
          <w:rPr>
            <w:b/>
            <w:bCs/>
          </w:rPr>
          <w:t xml:space="preserve">Full commit hash:</w:t>
        </w:r>
      </w:ins>
      <w:ins w:id="3371" w:author="PR Preview" w:date="2024-01-01T00:00:00Z">
        <w:r>
          <w:t xml:space="preserve"> </w:t>
        </w:r>
      </w:ins>
      <w:ins w:id="3371" w:author="PR Preview" w:date="2024-01-01T00:00:00Z">
        <w:r>
          <w:t xml:space="preserve">2432a6ba10c7c9f0293d38e852f1b60cc4c34670</w:t>
        </w:r>
      </w:ins>
    </w:p>
    <w:p>
      <w:pPr>
        <w:pStyle w:val="Compact"/>
        <w:numPr>
          <w:ilvl w:val="0"/>
          <w:numId w:val="1408"/>
        </w:numPr>
      </w:pPr>
      <w:ins w:id="3372" w:author="PR Preview" w:date="2024-01-01T00:00:00Z">
        <w:r>
          <w:rPr>
            <w:b/>
            <w:bCs/>
          </w:rPr>
          <w:t xml:space="preserve">Commit date:</w:t>
        </w:r>
      </w:ins>
      <w:ins w:id="3372" w:author="PR Preview" w:date="2024-01-01T00:00:00Z">
        <w:r>
          <w:t xml:space="preserve"> </w:t>
        </w:r>
      </w:ins>
      <w:ins w:id="3372" w:author="PR Preview" w:date="2024-01-01T00:00:00Z">
        <w:r>
          <w:t xml:space="preserve">2026-06-24 09:40:52 -0700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9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2"/>
  </w:num>
  <w:num w:numId="1217">
    <w:abstractNumId w:val="992"/>
  </w:num>
  <w:num w:numId="1218">
    <w:abstractNumId w:val="992"/>
  </w:num>
  <w:num w:numId="1219">
    <w:abstractNumId w:val="992"/>
  </w:num>
  <w:num w:numId="1220">
    <w:abstractNumId w:val="992"/>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1"/>
  </w:num>
  <w:num w:numId="1405">
    <w:abstractNumId w:val="991"/>
  </w:num>
  <w:num w:numId="1406">
    <w:abstractNumId w:val="991"/>
  </w:num>
  <w:num w:numId="1407">
    <w:abstractNumId w:val="991"/>
  </w:num>
  <w:num w:numId="14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0" Type="http://schemas.openxmlformats.org/officeDocument/2006/relationships/image" Target="media/rId730.png"/><Relationship Id="rId141" Type="http://schemas.openxmlformats.org/officeDocument/2006/relationships/image" Target="media/rId141.png"/><Relationship Id="rId112" Type="http://schemas.openxmlformats.org/officeDocument/2006/relationships/image" Target="media/rId112.png"/><Relationship Id="rId331" Type="http://schemas.openxmlformats.org/officeDocument/2006/relationships/image" Target="media/rId331.png"/><Relationship Id="rId513" Type="http://schemas.openxmlformats.org/officeDocument/2006/relationships/image" Target="media/rId513.png"/><Relationship Id="rId665" Type="http://schemas.openxmlformats.org/officeDocument/2006/relationships/image" Target="media/rId665.png"/><Relationship Id="rId668" Type="http://schemas.openxmlformats.org/officeDocument/2006/relationships/image" Target="media/rId668.jpg"/><Relationship Id="rId359" Type="http://schemas.openxmlformats.org/officeDocument/2006/relationships/image" Target="media/rId359.png"/><Relationship Id="rId541" Type="http://schemas.openxmlformats.org/officeDocument/2006/relationships/image" Target="media/rId541.jpg"/><Relationship Id="rId547" Type="http://schemas.openxmlformats.org/officeDocument/2006/relationships/image" Target="media/rId547.png"/><Relationship Id="rId455" Type="http://schemas.openxmlformats.org/officeDocument/2006/relationships/image" Target="media/rId455.png"/><Relationship Id="rId460" Type="http://schemas.openxmlformats.org/officeDocument/2006/relationships/image" Target="media/rId460.png"/><Relationship Id="rId267" Type="http://schemas.openxmlformats.org/officeDocument/2006/relationships/image" Target="media/rId267.png"/><Relationship Id="rId674" Type="http://schemas.openxmlformats.org/officeDocument/2006/relationships/image" Target="media/rId674.png"/><Relationship Id="rId705" Type="http://schemas.openxmlformats.org/officeDocument/2006/relationships/image" Target="media/rId705.png"/><Relationship Id="rId272" Type="http://schemas.openxmlformats.org/officeDocument/2006/relationships/image" Target="media/rId272.png"/><Relationship Id="rId671" Type="http://schemas.openxmlformats.org/officeDocument/2006/relationships/image" Target="media/rId671.png"/><Relationship Id="rId610"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1" Type="http://schemas.openxmlformats.org/officeDocument/2006/relationships/hyperlink" Target="github.com" TargetMode="External"/><Relationship Id="rId856" Type="http://schemas.openxmlformats.org/officeDocument/2006/relationships/hyperlink" Target="http://adv-r.had.co.nz/Style.html" TargetMode="External"/><Relationship Id="rId894" Type="http://schemas.openxmlformats.org/officeDocument/2006/relationships/hyperlink" Target="http://colorbrewer2.org/" TargetMode="External"/><Relationship Id="rId955" Type="http://schemas.openxmlformats.org/officeDocument/2006/relationships/hyperlink" Target="http://creativecommons.org/licenses/by-nc/4.0/" TargetMode="External"/><Relationship Id="rId328" Type="http://schemas.openxmlformats.org/officeDocument/2006/relationships/hyperlink" Target="http://styler.r-lib.org/articles/customizing_styler.html" TargetMode="External"/><Relationship Id="rId838"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08" Type="http://schemas.openxmlformats.org/officeDocument/2006/relationships/hyperlink" Target="https://about.codecov.io" TargetMode="External"/><Relationship Id="rId241" Type="http://schemas.openxmlformats.org/officeDocument/2006/relationships/hyperlink" Target="https://adv-r.hadley.nz/evaluation.html" TargetMode="External"/><Relationship Id="rId116" Type="http://schemas.openxmlformats.org/officeDocument/2006/relationships/hyperlink" Target="https://adv-r.hadley.nz/perf-improve.html" TargetMode="External"/><Relationship Id="rId115" Type="http://schemas.openxmlformats.org/officeDocument/2006/relationships/hyperlink" Target="https://adv-r.hadley.nz/perf-measure.html" TargetMode="External"/><Relationship Id="rId777" Type="http://schemas.openxmlformats.org/officeDocument/2006/relationships/hyperlink" Target="https://agentskills.io/home" TargetMode="External"/><Relationship Id="rId778" Type="http://schemas.openxmlformats.org/officeDocument/2006/relationships/hyperlink" Target="https://agentskills.io/specification" TargetMode="External"/><Relationship Id="rId82" Type="http://schemas.openxmlformats.org/officeDocument/2006/relationships/hyperlink" Target="https://altdoc.etiennebacher.com/" TargetMode="External"/><Relationship Id="rId117" Type="http://schemas.openxmlformats.org/officeDocument/2006/relationships/hyperlink" Target="https://bench.r-lib.org/" TargetMode="External"/><Relationship Id="rId246" Type="http://schemas.openxmlformats.org/officeDocument/2006/relationships/hyperlink" Target="https://blog.rstudio.com/2016/03/29/feather/" TargetMode="External"/><Relationship Id="rId169" Type="http://schemas.openxmlformats.org/officeDocument/2006/relationships/hyperlink" Target="https://blog.rstudio.com/2020/12/02/rstudio-v1-4-preview-little-things/" TargetMode="External"/><Relationship Id="rId751" Type="http://schemas.openxmlformats.org/officeDocument/2006/relationships/hyperlink" Target="https://chatgpt.com/codex/" TargetMode="External"/><Relationship Id="rId786" Type="http://schemas.openxmlformats.org/officeDocument/2006/relationships/hyperlink" Target="https://claude.ai/code" TargetMode="External"/><Relationship Id="rId467" Type="http://schemas.openxmlformats.org/officeDocument/2006/relationships/hyperlink" Target="https://cli.github.com/" TargetMode="External"/><Relationship Id="rId310" Type="http://schemas.openxmlformats.org/officeDocument/2006/relationships/hyperlink" Target="https://cli.r-lib.org/" TargetMode="External"/><Relationship Id="rId34" Type="http://schemas.openxmlformats.org/officeDocument/2006/relationships/hyperlink" Target="https://code-review.tidyverse.org/" TargetMode="External"/><Relationship Id="rId789" Type="http://schemas.openxmlformats.org/officeDocument/2006/relationships/hyperlink" Target="https://code.claude.com/docs/en/claude-code-on-the-web" TargetMode="External"/><Relationship Id="rId790" Type="http://schemas.openxmlformats.org/officeDocument/2006/relationships/hyperlink" Target="https://code.claude.com/docs/en/commands" TargetMode="External"/><Relationship Id="rId813" Type="http://schemas.openxmlformats.org/officeDocument/2006/relationships/hyperlink" Target="https://code.claude.com/docs/en/setup" TargetMode="External"/><Relationship Id="rId740" Type="http://schemas.openxmlformats.org/officeDocument/2006/relationships/hyperlink" Target="https://continue.dev" TargetMode="External"/><Relationship Id="rId931" Type="http://schemas.openxmlformats.org/officeDocument/2006/relationships/hyperlink" Target="https://cran.r-project.org/package=flexlsx" TargetMode="External"/><Relationship Id="rId336" Type="http://schemas.openxmlformats.org/officeDocument/2006/relationships/hyperlink" Target="https://cran.r-project.org/web/packages/lintr/readme/README.html#available-linters" TargetMode="External"/><Relationship Id="rId339"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915" Type="http://schemas.openxmlformats.org/officeDocument/2006/relationships/hyperlink" Target="https://d-morrison.github.io/psw/" TargetMode="External"/><Relationship Id="rId399" Type="http://schemas.openxmlformats.org/officeDocument/2006/relationships/hyperlink" Target="https://d-morrison.github.io/rme/" TargetMode="External"/><Relationship Id="rId959" Type="http://schemas.openxmlformats.org/officeDocument/2006/relationships/hyperlink" Target="https://datadryad.org/" TargetMode="External"/><Relationship Id="rId930" Type="http://schemas.openxmlformats.org/officeDocument/2006/relationships/hyperlink" Target="https://davidgohel.github.io/flextable/" TargetMode="External"/><Relationship Id="rId1020"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967" Type="http://schemas.openxmlformats.org/officeDocument/2006/relationships/hyperlink" Target="https://desktop.github.com/" TargetMode="External"/><Relationship Id="rId758" Type="http://schemas.openxmlformats.org/officeDocument/2006/relationships/hyperlink" Target="https://developers.openai.com/api/docs/quickstart" TargetMode="External"/><Relationship Id="rId752" Type="http://schemas.openxmlformats.org/officeDocument/2006/relationships/hyperlink" Target="https://developers.openai.com/codex/quickstart" TargetMode="External"/><Relationship Id="rId94" Type="http://schemas.openxmlformats.org/officeDocument/2006/relationships/hyperlink" Target="https://devtools.r-lib.org/" TargetMode="External"/><Relationship Id="rId536" Type="http://schemas.openxmlformats.org/officeDocument/2006/relationships/hyperlink" Target="https://docs.github.com/en/actions" TargetMode="External"/><Relationship Id="rId692" Type="http://schemas.openxmlformats.org/officeDocument/2006/relationships/hyperlink" Target="https://docs.github.com/en/copilot/how-tos/use-copilot-agents/coding-agent" TargetMode="External"/><Relationship Id="rId768" Type="http://schemas.openxmlformats.org/officeDocument/2006/relationships/hyperlink" Target="https://docs.github.com/en/copilot/how-tos/use-copilot-agents/coding-agent/customize-the-agent-environment" TargetMode="External"/><Relationship Id="rId795" Type="http://schemas.openxmlformats.org/officeDocument/2006/relationships/hyperlink" Target="https://docs.github.com/en/copilot/how-tos/use-copilot-agents/coding-agent/customize-the-agent-environment#preinstalling-tools-or-dependencies-in-copilots-environment" TargetMode="External"/><Relationship Id="rId719" Type="http://schemas.openxmlformats.org/officeDocument/2006/relationships/hyperlink" Target="https://docs.github.com/en/copilot/how-tos/use-copilot-agents/coding-agent/customize-the-agent-firewall" TargetMode="External"/><Relationship Id="rId717" Type="http://schemas.openxmlformats.org/officeDocument/2006/relationships/hyperlink" Target="https://docs.github.com/en/copilot/reference/copilot-allowlist-reference" TargetMode="External"/><Relationship Id="rId585" Type="http://schemas.openxmlformats.org/officeDocument/2006/relationships/hyperlink" Target="https://docs.github.com/en/enterprise/2.13/user/articles/creating-releases" TargetMode="External"/><Relationship Id="rId500" Type="http://schemas.openxmlformats.org/officeDocument/2006/relationships/hyperlink" Target="https://docs.github.com/en/repositories/working-with-files/managing-files/customizing-how-changed-files-appear-on-github" TargetMode="External"/><Relationship Id="rId57" Type="http://schemas.openxmlformats.org/officeDocument/2006/relationships/hyperlink" Target="https://docs.gitlab.com/user/group/custom_project_templates/" TargetMode="External"/><Relationship Id="rId876" Type="http://schemas.openxmlformats.org/officeDocument/2006/relationships/hyperlink" Target="https://docs.google.com/document/d/1ckgRCcr7FFPyymyMA6Y_-cB_vftOyrrxT28c6gRg0PI/edit" TargetMode="External"/><Relationship Id="rId979" Type="http://schemas.openxmlformats.org/officeDocument/2006/relationships/hyperlink" Target="https://doi.org/10.1038/467775a" TargetMode="External"/><Relationship Id="rId983" Type="http://schemas.openxmlformats.org/officeDocument/2006/relationships/hyperlink" Target="https://doi.org/10.1038/526182a" TargetMode="External"/><Relationship Id="rId1004" Type="http://schemas.openxmlformats.org/officeDocument/2006/relationships/hyperlink" Target="https://doi.org/10.1038/d41586-019-00067-3" TargetMode="External"/><Relationship Id="rId941" Type="http://schemas.openxmlformats.org/officeDocument/2006/relationships/hyperlink" Target="https://doi.org/10.1038/d41586-019-01431-z" TargetMode="External"/><Relationship Id="rId992" Type="http://schemas.openxmlformats.org/officeDocument/2006/relationships/hyperlink" Target="https://doi.org/10.1038/d41586-019-02918-5" TargetMode="External"/><Relationship Id="rId1011" Type="http://schemas.openxmlformats.org/officeDocument/2006/relationships/hyperlink" Target="https://doi.org/10.1038/d41586-021-03603-2" TargetMode="External"/><Relationship Id="rId953" Type="http://schemas.openxmlformats.org/officeDocument/2006/relationships/hyperlink" Target="https://doi.org/10.1038/s41467-020-19160-7" TargetMode="External"/><Relationship Id="rId981" Type="http://schemas.openxmlformats.org/officeDocument/2006/relationships/hyperlink" Target="https://doi.org/10.1038/s41562-016-0021" TargetMode="External"/><Relationship Id="rId962" Type="http://schemas.openxmlformats.org/officeDocument/2006/relationships/hyperlink" Target="https://doi.org/10.1201/9781003029878" TargetMode="External"/><Relationship Id="rId1015" Type="http://schemas.openxmlformats.org/officeDocument/2006/relationships/hyperlink" Target="https://doi.org/10.1201/9781351201315" TargetMode="External"/><Relationship Id="rId990" Type="http://schemas.openxmlformats.org/officeDocument/2006/relationships/hyperlink" Target="https://doi.org/10.1371/journal.pcbi.1003833" TargetMode="External"/><Relationship Id="rId937" Type="http://schemas.openxmlformats.org/officeDocument/2006/relationships/hyperlink" Target="https://doi.org/10.1371/journal.pgph.0002269" TargetMode="External"/><Relationship Id="rId218" Type="http://schemas.openxmlformats.org/officeDocument/2006/relationships/hyperlink" Target="https://dplyr.tidyverse.org/" TargetMode="External"/><Relationship Id="rId239" Type="http://schemas.openxmlformats.org/officeDocument/2006/relationships/hyperlink" Target="https://dplyr.tidyverse.org/articles/in-packages.html" TargetMode="External"/><Relationship Id="rId238" Type="http://schemas.openxmlformats.org/officeDocument/2006/relationships/hyperlink" Target="https://dplyr.tidyverse.org/articles/programming.html" TargetMode="External"/><Relationship Id="rId213" Type="http://schemas.openxmlformats.org/officeDocument/2006/relationships/hyperlink" Target="https://dtplyr.tidyverse.org/" TargetMode="External"/><Relationship Id="rId532" Type="http://schemas.openxmlformats.org/officeDocument/2006/relationships/hyperlink" Target="https://eddelbuettel.github.io/r2u/" TargetMode="External"/><Relationship Id="rId450" Type="http://schemas.openxmlformats.org/officeDocument/2006/relationships/hyperlink" Target="https://education.github.com/" TargetMode="External"/><Relationship Id="rId451" Type="http://schemas.openxmlformats.org/officeDocument/2006/relationships/hyperlink" Target="https://education.github.com/pack" TargetMode="External"/><Relationship Id="rId452" Type="http://schemas.openxmlformats.org/officeDocument/2006/relationships/hyperlink" Target="https://education.github.com/teachers" TargetMode="External"/><Relationship Id="rId157" Type="http://schemas.openxmlformats.org/officeDocument/2006/relationships/hyperlink" Target="https://ellipsis.r-lib.org/" TargetMode="External"/><Relationship Id="rId935" Type="http://schemas.openxmlformats.org/officeDocument/2006/relationships/hyperlink" Target="https://en.wikipedia.org/wiki/2001:_A_Space_Odyssey_(film)" TargetMode="External"/><Relationship Id="rId637" Type="http://schemas.openxmlformats.org/officeDocument/2006/relationships/hyperlink" Target="https://en.wikipedia.org/wiki/AI-assisted_software_development" TargetMode="External"/><Relationship Id="rId654" Type="http://schemas.openxmlformats.org/officeDocument/2006/relationships/hyperlink" Target="https://en.wikipedia.org/wiki/AI_agent" TargetMode="External"/><Relationship Id="rId708" Type="http://schemas.openxmlformats.org/officeDocument/2006/relationships/hyperlink" Target="https://en.wikipedia.org/wiki/Agent_(The_Matrix)" TargetMode="External"/><Relationship Id="rId943" Type="http://schemas.openxmlformats.org/officeDocument/2006/relationships/hyperlink" Target="https://en.wikipedia.org/wiki/Battlestar_Galactica_(2004_TV_series)" TargetMode="External"/><Relationship Id="rId946" Type="http://schemas.openxmlformats.org/officeDocument/2006/relationships/hyperlink" Target="https://en.wikipedia.org/wiki/Blade_Runner" TargetMode="External"/><Relationship Id="rId190" Type="http://schemas.openxmlformats.org/officeDocument/2006/relationships/hyperlink" Target="https://en.wikipedia.org/wiki/Code_refactoring" TargetMode="External"/><Relationship Id="rId753" Type="http://schemas.openxmlformats.org/officeDocument/2006/relationships/hyperlink" Target="https://en.wikipedia.org/wiki/Codex_(AI_agent)" TargetMode="External"/><Relationship Id="rId197" Type="http://schemas.openxmlformats.org/officeDocument/2006/relationships/hyperlink" Target="https://en.wikipedia.org/wiki/Cyclomatic_complexity" TargetMode="External"/><Relationship Id="rId189" Type="http://schemas.openxmlformats.org/officeDocument/2006/relationships/hyperlink" Target="https://en.wikipedia.org/wiki/Decomposition_(computer_science)" TargetMode="External"/><Relationship Id="rId904" Type="http://schemas.openxmlformats.org/officeDocument/2006/relationships/hyperlink" Target="https://en.wikipedia.org/wiki/Doctor_of_Philosophy#History" TargetMode="External"/><Relationship Id="rId951" Type="http://schemas.openxmlformats.org/officeDocument/2006/relationships/hyperlink" Target="https://en.wikipedia.org/wiki/Ender%27s_Game" TargetMode="External"/><Relationship Id="rId191" Type="http://schemas.openxmlformats.org/officeDocument/2006/relationships/hyperlink" Target="https://en.wikipedia.org/wiki/Functional_decomposition" TargetMode="External"/><Relationship Id="rId225" Type="http://schemas.openxmlformats.org/officeDocument/2006/relationships/hyperlink" Target="https://en.wikipedia.org/wiki/Functional_programming" TargetMode="External"/><Relationship Id="rId921" Type="http://schemas.openxmlformats.org/officeDocument/2006/relationships/hyperlink" Target="https://en.wikipedia.org/wiki/Implicature" TargetMode="External"/><Relationship Id="rId656" Type="http://schemas.openxmlformats.org/officeDocument/2006/relationships/hyperlink" Target="https://en.wikipedia.org/wiki/Intelligent_agent" TargetMode="External"/><Relationship Id="rId905" Type="http://schemas.openxmlformats.org/officeDocument/2006/relationships/hyperlink" Target="https://en.wikipedia.org/wiki/Masterpiece#History" TargetMode="External"/><Relationship Id="rId969" Type="http://schemas.openxmlformats.org/officeDocument/2006/relationships/hyperlink" Target="https://en.wikipedia.org/wiki/Organizations_of_the_Dune_universe#Thinking_machines" TargetMode="External"/><Relationship Id="rId657" Type="http://schemas.openxmlformats.org/officeDocument/2006/relationships/hyperlink" Target="https://en.wikipedia.org/wiki/Technological_singularity" TargetMode="External"/><Relationship Id="rId1006" Type="http://schemas.openxmlformats.org/officeDocument/2006/relationships/hyperlink" Target="https://en.wikipedia.org/wiki/Terminator_3:_Rise_of_the_Machines" TargetMode="External"/><Relationship Id="rId1008" Type="http://schemas.openxmlformats.org/officeDocument/2006/relationships/hyperlink" Target="https://en.wikipedia.org/wiki/The_Matrix" TargetMode="External"/><Relationship Id="rId903" Type="http://schemas.openxmlformats.org/officeDocument/2006/relationships/hyperlink" Target="https://en.wikipedia.org/wiki/Thesis" TargetMode="External"/><Relationship Id="rId378" Type="http://schemas.openxmlformats.org/officeDocument/2006/relationships/hyperlink" Target="https://en.wikipedia.org/wiki/WYSIWYM" TargetMode="External"/><Relationship Id="rId1013" Type="http://schemas.openxmlformats.org/officeDocument/2006/relationships/hyperlink" Target="https://en.wikipedia.org/wiki/WarGames" TargetMode="External"/><Relationship Id="rId920" Type="http://schemas.openxmlformats.org/officeDocument/2006/relationships/hyperlink" Target="https://en.wikipedia.org/wiki/Yes,_and_..." TargetMode="External"/><Relationship Id="rId231" Type="http://schemas.openxmlformats.org/officeDocument/2006/relationships/hyperlink" Target="https://forcats.tidyverse.org/" TargetMode="External"/><Relationship Id="rId133" Type="http://schemas.openxmlformats.org/officeDocument/2006/relationships/hyperlink" Target="https://furrr.futureverse.org/" TargetMode="External"/><Relationship Id="rId216" Type="http://schemas.openxmlformats.org/officeDocument/2006/relationships/hyperlink" Target="https://ggplot2.tidyverse.org/" TargetMode="External"/><Relationship Id="rId807" Type="http://schemas.openxmlformats.org/officeDocument/2006/relationships/hyperlink" Target="https://gitforwindows.org/" TargetMode="External"/><Relationship Id="rId843" Type="http://schemas.openxmlformats.org/officeDocument/2006/relationships/hyperlink" Target="https://github.com/IndrajeetPatil/awesome-r-pkgtools" TargetMode="External"/><Relationship Id="rId392" Type="http://schemas.openxmlformats.org/officeDocument/2006/relationships/hyperlink" Target="https://github.com/UCD-SERG/lab-manual" TargetMode="External"/><Relationship Id="rId294" Type="http://schemas.openxmlformats.org/officeDocument/2006/relationships/hyperlink" Target="https://github.com/UCD-SERG/lab-manual/blob/main/.lintr.R" TargetMode="External"/><Relationship Id="rId648" Type="http://schemas.openxmlformats.org/officeDocument/2006/relationships/hyperlink" Target="https://github.com/UCD-SERG/lab-manual/issues/112" TargetMode="External"/><Relationship Id="rId684" Type="http://schemas.openxmlformats.org/officeDocument/2006/relationships/hyperlink" Target="https://github.com/UCD-SERG/lab-manual/issues/42" TargetMode="External"/><Relationship Id="rId649" Type="http://schemas.openxmlformats.org/officeDocument/2006/relationships/hyperlink" Target="https://github.com/UCD-SERG/lab-manual/pull/145" TargetMode="External"/><Relationship Id="rId685" Type="http://schemas.openxmlformats.org/officeDocument/2006/relationships/hyperlink" Target="https://github.com/UCD-SERG/lab-manual/pull/50" TargetMode="External"/><Relationship Id="rId263" Type="http://schemas.openxmlformats.org/officeDocument/2006/relationships/hyperlink" Target="https://github.com/UCD-SERG/lab-manual/pulls/review-requested/YOUR-USERNAME" TargetMode="External"/><Relationship Id="rId346" Type="http://schemas.openxmlformats.org/officeDocument/2006/relationships/hyperlink" Target="https://github.com/UCD-SERG/lab-manual/tree/main/lms" TargetMode="External"/><Relationship Id="rId385" Type="http://schemas.openxmlformats.org/officeDocument/2006/relationships/hyperlink" Target="https://github.com/UCD-SERG/qbt" TargetMode="External"/><Relationship Id="rId56" Type="http://schemas.openxmlformats.org/officeDocument/2006/relationships/hyperlink" Target="https://github.com/UCD-SERG/rpt" TargetMode="External"/><Relationship Id="rId186" Type="http://schemas.openxmlformats.org/officeDocument/2006/relationships/hyperlink" Target="https://github.com/UCD-SERG/rpt/pull/100" TargetMode="External"/><Relationship Id="rId422" Type="http://schemas.openxmlformats.org/officeDocument/2006/relationships/hyperlink" Target="https://github.com/UCD-SERG/rpt/pull/70" TargetMode="External"/><Relationship Id="rId187" Type="http://schemas.openxmlformats.org/officeDocument/2006/relationships/hyperlink" Target="https://github.com/UCD-SERG/shigella/pull/11" TargetMode="External"/><Relationship Id="rId767" Type="http://schemas.openxmlformats.org/officeDocument/2006/relationships/hyperlink" Target="https://github.com/actions/checkout" TargetMode="External"/><Relationship Id="rId469" Type="http://schemas.openxmlformats.org/officeDocument/2006/relationships/hyperlink" Target="https://github.com/cli/cli#installation" TargetMode="External"/><Relationship Id="rId470" Type="http://schemas.openxmlformats.org/officeDocument/2006/relationships/hyperlink" Target="https://github.com/cli/cli/blob/trunk/docs/install_linux.md" TargetMode="External"/><Relationship Id="rId386" Type="http://schemas.openxmlformats.org/officeDocument/2006/relationships/hyperlink" Target="https://github.com/coatless-tutorials/quarto-book-template" TargetMode="External"/><Relationship Id="rId782" Type="http://schemas.openxmlformats.org/officeDocument/2006/relationships/hyperlink" Target="https://github.com/d-morrison/ai-config" TargetMode="External"/><Relationship Id="rId869" Type="http://schemas.openxmlformats.org/officeDocument/2006/relationships/hyperlink" Target="https://github.com/d-morrison/psw" TargetMode="External"/><Relationship Id="rId404" Type="http://schemas.openxmlformats.org/officeDocument/2006/relationships/hyperlink" Target="https://github.com/d-morrison/rme" TargetMode="External"/><Relationship Id="rId387" Type="http://schemas.openxmlformats.org/officeDocument/2006/relationships/hyperlink" Target="https://github.com/d-rug/datalab_template_quarto" TargetMode="External"/><Relationship Id="rId533" Type="http://schemas.openxmlformats.org/officeDocument/2006/relationships/hyperlink" Target="https://github.com/eddelbuettel/github-actions/tree/master/r2u-setup" TargetMode="External"/><Relationship Id="rId87" Type="http://schemas.openxmlformats.org/officeDocument/2006/relationships/hyperlink" Target="https://github.com/edgararuiz/ecodown" TargetMode="External"/><Relationship Id="rId505" Type="http://schemas.openxmlformats.org/officeDocument/2006/relationships/hyperlink" Target="https://github.com/features/actions" TargetMode="External"/><Relationship Id="rId653" Type="http://schemas.openxmlformats.org/officeDocument/2006/relationships/hyperlink" Target="https://github.com/features/copilot/agents" TargetMode="External"/><Relationship Id="rId794" Type="http://schemas.openxmlformats.org/officeDocument/2006/relationships/hyperlink" Target="https://github.com/features/copilot/plans" TargetMode="External"/><Relationship Id="rId491" Type="http://schemas.openxmlformats.org/officeDocument/2006/relationships/hyperlink" Target="https://github.com/github-linguist/linguist/" TargetMode="External"/><Relationship Id="rId501" Type="http://schemas.openxmlformats.org/officeDocument/2006/relationships/hyperlink" Target="https://github.com/github-linguist/linguist/blob/main/docs/overrides.md" TargetMode="External"/><Relationship Id="rId499" Type="http://schemas.openxmlformats.org/officeDocument/2006/relationships/hyperlink" Target="https://github.com/github-linguist/linguist/blob/main/docs/overrides.md#detectable" TargetMode="External"/><Relationship Id="rId498" Type="http://schemas.openxmlformats.org/officeDocument/2006/relationships/hyperlink" Target="https://github.com/github-linguist/linguist/blob/main/docs/overrides.md#documentation" TargetMode="External"/><Relationship Id="rId492" Type="http://schemas.openxmlformats.org/officeDocument/2006/relationships/hyperlink" Target="https://github.com/github-linguist/linguist/blob/main/docs/overrides.md#generated-code" TargetMode="External"/><Relationship Id="rId495" Type="http://schemas.openxmlformats.org/officeDocument/2006/relationships/hyperlink" Target="https://github.com/github-linguist/linguist/blob/main/docs/overrides.md#using-gitattributes" TargetMode="External"/><Relationship Id="rId497" Type="http://schemas.openxmlformats.org/officeDocument/2006/relationships/hyperlink" Target="https://github.com/github-linguist/linguist/blob/main/docs/overrides.md#vendored-code" TargetMode="External"/><Relationship Id="rId488" Type="http://schemas.openxmlformats.org/officeDocument/2006/relationships/hyperlink" Target="https://github.com/github/gitignore/blob/master/R.gitignore" TargetMode="External"/><Relationship Id="rId521" Type="http://schemas.openxmlformats.org/officeDocument/2006/relationships/hyperlink" Target="https://github.com/hasura/comment-progress" TargetMode="External"/><Relationship Id="rId199" Type="http://schemas.openxmlformats.org/officeDocument/2006/relationships/hyperlink" Target="https://github.com/jennybc/here_here" TargetMode="External"/><Relationship Id="rId209" Type="http://schemas.openxmlformats.org/officeDocument/2006/relationships/hyperlink" Target="https://github.com/karthik/rdrop2" TargetMode="External"/><Relationship Id="rId173" Type="http://schemas.openxmlformats.org/officeDocument/2006/relationships/hyperlink" Target="https://github.com/kmishra9/Flu-Absenteeism/blob/master/Master's%20Thesis%20-%20Spatial%20Epidemiology%20of%20Influenza/1b%20-%20Map-Management.R" TargetMode="External"/><Relationship Id="rId106"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lorenzwalthert/touchstone" TargetMode="External"/><Relationship Id="rId520" Type="http://schemas.openxmlformats.org/officeDocument/2006/relationships/hyperlink" Target="https://github.com/marocchino/sticky-pull-request-comment" TargetMode="External"/><Relationship Id="rId908" Type="http://schemas.openxmlformats.org/officeDocument/2006/relationships/hyperlink" Target="https://github.com/nmfs-opensci/quarto-thesis" TargetMode="External"/><Relationship Id="rId733" Type="http://schemas.openxmlformats.org/officeDocument/2006/relationships/hyperlink" Target="https://github.com/ollama/ollama/releases" TargetMode="External"/><Relationship Id="rId690" Type="http://schemas.openxmlformats.org/officeDocument/2006/relationships/hyperlink" Target="https://github.com/orgs/community/discussions/162826" TargetMode="External"/><Relationship Id="rId691" Type="http://schemas.openxmlformats.org/officeDocument/2006/relationships/hyperlink" Target="https://github.com/orgs/community/discussions/183966" TargetMode="External"/><Relationship Id="rId88" Type="http://schemas.openxmlformats.org/officeDocument/2006/relationships/hyperlink" Target="https://github.com/orgs/quarto-dev/discussions/1591" TargetMode="External"/><Relationship Id="rId425" Type="http://schemas.openxmlformats.org/officeDocument/2006/relationships/hyperlink" Target="https://github.com/orgs/quarto-dev/discussions/6085" TargetMode="External"/><Relationship Id="rId798" Type="http://schemas.openxmlformats.org/officeDocument/2006/relationships/hyperlink" Target="https://github.com/orgs/quarto-dev/discussions/6544" TargetMode="External"/><Relationship Id="rId85" Type="http://schemas.openxmlformats.org/officeDocument/2006/relationships/hyperlink" Target="https://github.com/pachadotdev/pkgsite" TargetMode="External"/><Relationship Id="rId262" Type="http://schemas.openxmlformats.org/officeDocument/2006/relationships/hyperlink" Target="https://github.com/pulls/review-requested" TargetMode="External"/><Relationship Id="rId434" Type="http://schemas.openxmlformats.org/officeDocument/2006/relationships/hyperlink" Target="https://github.com/quarto-dev/quarto-cli/issues" TargetMode="External"/><Relationship Id="rId799" Type="http://schemas.openxmlformats.org/officeDocument/2006/relationships/hyperlink" Target="https://github.com/quarto-dev/quarto-cli/issues/10587" TargetMode="External"/><Relationship Id="rId424" Type="http://schemas.openxmlformats.org/officeDocument/2006/relationships/hyperlink" Target="https://github.com/quarto-dev/quarto-cli/issues/3809" TargetMode="External"/><Relationship Id="rId441" Type="http://schemas.openxmlformats.org/officeDocument/2006/relationships/hyperlink" Target="https://github.com/quarto-dev/quarto-cli/issues/4894" TargetMode="External"/><Relationship Id="rId797" Type="http://schemas.openxmlformats.org/officeDocument/2006/relationships/hyperlink" Target="https://github.com/quarto-dev/quarto-cli/issues/6357" TargetMode="External"/><Relationship Id="rId440" Type="http://schemas.openxmlformats.org/officeDocument/2006/relationships/hyperlink" Target="https://github.com/quarto-dev/quarto-cli/issues?q=is%3Aopen+is%3Aissue+label%3Aepic" TargetMode="External"/><Relationship Id="rId207" Type="http://schemas.openxmlformats.org/officeDocument/2006/relationships/hyperlink" Target="https://github.com/r-box/boxr" TargetMode="External"/><Relationship Id="rId507" Type="http://schemas.openxmlformats.org/officeDocument/2006/relationships/hyperlink" Target="https://github.com/r-lib/actions" TargetMode="External"/><Relationship Id="rId537" Type="http://schemas.openxmlformats.org/officeDocument/2006/relationships/hyperlink" Target="https://github.com/r-lib/actions#where-to-find-help" TargetMode="External"/><Relationship Id="rId523" Type="http://schemas.openxmlformats.org/officeDocument/2006/relationships/hyperlink" Target="https://github.com/rossjrw/pr-preview-action" TargetMode="External"/><Relationship Id="rId524" Type="http://schemas.openxmlformats.org/officeDocument/2006/relationships/hyperlink" Target="https://github.com/rossjrw/pr-preview-action?tab=readme-ov-file#only-remove-previews-for-unmerged-prs" TargetMode="External"/><Relationship Id="rId459" Type="http://schemas.openxmlformats.org/officeDocument/2006/relationships/hyperlink" Target="https://github.com/settings/copilot/features" TargetMode="External"/><Relationship Id="rId860" Type="http://schemas.openxmlformats.org/officeDocument/2006/relationships/hyperlink" Target="https://github.com/skills/introduction-to-github" TargetMode="External"/><Relationship Id="rId522" Type="http://schemas.openxmlformats.org/officeDocument/2006/relationships/hyperlink" Target="https://github.com/thollander/actions-comment-pull-request" TargetMode="External"/><Relationship Id="rId621" Type="http://schemas.openxmlformats.org/officeDocument/2006/relationships/hyperlink" Target="https://github.com/tmux/tmux/wiki" TargetMode="External"/><Relationship Id="rId592" Type="http://schemas.openxmlformats.org/officeDocument/2006/relationships/hyperlink" Target="https://github.com/ucdavisdatalab" TargetMode="External"/><Relationship Id="rId848" Type="http://schemas.openxmlformats.org/officeDocument/2006/relationships/hyperlink" Target="https://github.com/ucdavisdatalab/research-toolkits" TargetMode="External"/><Relationship Id="rId448" Type="http://schemas.openxmlformats.org/officeDocument/2006/relationships/hyperlink" Target="https://github.com/ucdavisdatalab/sandbox_git" TargetMode="External"/><Relationship Id="rId600" Type="http://schemas.openxmlformats.org/officeDocument/2006/relationships/hyperlink" Target="https://github.com/ucdavisdatalab/workshop_how-to-data-documentation" TargetMode="External"/><Relationship Id="rId863" Type="http://schemas.openxmlformats.org/officeDocument/2006/relationships/hyperlink" Target="https://github.com/ucdavisdatalab/workshop_nlp_with_python" TargetMode="External"/><Relationship Id="rId862" Type="http://schemas.openxmlformats.org/officeDocument/2006/relationships/hyperlink" Target="https://github.com/ucdavisdatalab/workshop_python_basics" TargetMode="External"/><Relationship Id="rId847" Type="http://schemas.openxmlformats.org/officeDocument/2006/relationships/hyperlink" Target="https://github.com/ucdavisdatalab/workshop_r_basics" TargetMode="External"/><Relationship Id="rId45" Type="http://schemas.openxmlformats.org/officeDocument/2006/relationships/hyperlink" Target="https://github.com/ucdavisdatalab/workshop_reproducible_research" TargetMode="External"/><Relationship Id="rId468" Type="http://schemas.openxmlformats.org/officeDocument/2006/relationships/hyperlink" Target="https://gitlab.com/gitlab-org/cli" TargetMode="External"/><Relationship Id="rId472" Type="http://schemas.openxmlformats.org/officeDocument/2006/relationships/hyperlink" Target="https://gitlab.com/gitlab-org/cli#installation" TargetMode="External"/><Relationship Id="rId473" Type="http://schemas.openxmlformats.org/officeDocument/2006/relationships/hyperlink" Target="https://gitlab.com/gitlab-org/cli/-/releases" TargetMode="External"/><Relationship Id="rId291" Type="http://schemas.openxmlformats.org/officeDocument/2006/relationships/hyperlink" Target="https://google.github.io/styleguide/Rguide.html" TargetMode="External"/><Relationship Id="rId296" Type="http://schemas.openxmlformats.org/officeDocument/2006/relationships/hyperlink" Target="https://google.github.io/styleguide/Rguide.html#use-explicit-returns" TargetMode="External"/><Relationship Id="rId898" Type="http://schemas.openxmlformats.org/officeDocument/2006/relationships/hyperlink" Target="https://grants.nih.gov" TargetMode="External"/><Relationship Id="rId879" Type="http://schemas.openxmlformats.org/officeDocument/2006/relationships/hyperlink" Target="https://grantwriting.stanford.edu/resources/funding-train/" TargetMode="External"/><Relationship Id="rId948" Type="http://schemas.openxmlformats.org/officeDocument/2006/relationships/hyperlink" Target="https://happygitwithr.com/" TargetMode="External"/><Relationship Id="rId485" Type="http://schemas.openxmlformats.org/officeDocument/2006/relationships/hyperlink" Target="https://happygitwithr.com/repeated-amend.html" TargetMode="External"/><Relationship Id="rId478" Type="http://schemas.openxmlformats.org/officeDocument/2006/relationships/hyperlink" Target="https://help.github.com/en/github/collaborating-with-issues-and-pull-requests/creating-a-pull-request#creating-the-pull-request" TargetMode="External"/><Relationship Id="rId757" Type="http://schemas.openxmlformats.org/officeDocument/2006/relationships/hyperlink" Target="https://help.openai.com/en/articles/4936850-where-do-i-find-my-openai-api-key" TargetMode="External"/><Relationship Id="rId609" Type="http://schemas.openxmlformats.org/officeDocument/2006/relationships/hyperlink" Target="https://hpc.ucdavis.edu/" TargetMode="External"/><Relationship Id="rId886" Type="http://schemas.openxmlformats.org/officeDocument/2006/relationships/hyperlink" Target="https://jadebc.github.io/lab-manual/" TargetMode="External"/><Relationship Id="rId832" Type="http://schemas.openxmlformats.org/officeDocument/2006/relationships/hyperlink" Target="https://jadebc.github.io/lab-manual/checklists.html" TargetMode="External"/><Relationship Id="rId573" Type="http://schemas.openxmlformats.org/officeDocument/2006/relationships/hyperlink" Target="https://jadebc.github.io/lab-manual/code-publication.html" TargetMode="External"/><Relationship Id="rId55" Type="http://schemas.openxmlformats.org/officeDocument/2006/relationships/hyperlink" Target="https://jadebc.github.io/lab-manual/code-repositories.html" TargetMode="External"/><Relationship Id="rId76" Type="http://schemas.openxmlformats.org/officeDocument/2006/relationships/hyperlink" Target="https://jadebc.github.io/lab-manual/coding-practices.html" TargetMode="External"/><Relationship Id="rId29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58" Type="http://schemas.openxmlformats.org/officeDocument/2006/relationships/hyperlink" Target="https://jadebc.github.io/lab-manual/data-masking.html" TargetMode="External"/><Relationship Id="rId44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8" Type="http://schemas.openxmlformats.org/officeDocument/2006/relationships/hyperlink" Target="https://jadebc.github.io/lab-manual/reproducibility.html" TargetMode="External"/><Relationship Id="rId563" Type="http://schemas.openxmlformats.org/officeDocument/2006/relationships/hyperlink" Target="https://jadebc.github.io/lab-manual/reproducible-environments.html" TargetMode="External"/><Relationship Id="rId842" Type="http://schemas.openxmlformats.org/officeDocument/2006/relationships/hyperlink" Target="https://jadebc.github.io/lab-manual/resources.html" TargetMode="External"/><Relationship Id="rId608" Type="http://schemas.openxmlformats.org/officeDocument/2006/relationships/hyperlink" Target="https://jadebc.github.io/lab-manual/slurm.html" TargetMode="External"/><Relationship Id="rId540" Type="http://schemas.openxmlformats.org/officeDocument/2006/relationships/hyperlink" Target="https://jadebc.github.io/lab-manual/unix.html" TargetMode="External"/><Relationship Id="rId352" Type="http://schemas.openxmlformats.org/officeDocument/2006/relationships/hyperlink" Target="https://jadebc.github.io/lab-manual/working-with-big-data.html" TargetMode="External"/><Relationship Id="rId836" Type="http://schemas.openxmlformats.org/officeDocument/2006/relationships/hyperlink" Target="https://journals.lww.com/epidem/Fulltext/2001/05000/The_Value_of_P.2.aspx" TargetMode="External"/><Relationship Id="rId896" Type="http://schemas.openxmlformats.org/officeDocument/2006/relationships/hyperlink" Target="https://journals.plos.org/ploscompbiol/article?id=10.1371/journal.pcbi.1003833" TargetMode="External"/><Relationship Id="rId957" Type="http://schemas.openxmlformats.org/officeDocument/2006/relationships/hyperlink" Target="https://journals.plos.org/plosone/s/authorship" TargetMode="External"/><Relationship Id="rId868" Type="http://schemas.openxmlformats.org/officeDocument/2006/relationships/hyperlink" Target="https://link.springer.com/book/10.1007/978-3-030-98175-4" TargetMode="External"/><Relationship Id="rId883" Type="http://schemas.openxmlformats.org/officeDocument/2006/relationships/hyperlink" Target="https://link.springer.com/book/9783031537929" TargetMode="External"/><Relationship Id="rId335" Type="http://schemas.openxmlformats.org/officeDocument/2006/relationships/hyperlink" Target="https://lintr.r-lib.org/" TargetMode="External"/><Relationship Id="rId233" Type="http://schemas.openxmlformats.org/officeDocument/2006/relationships/hyperlink" Target="https://lubridate.tidyverse.org/" TargetMode="External"/><Relationship Id="rId1017" Type="http://schemas.openxmlformats.org/officeDocument/2006/relationships/hyperlink" Target="https://mastering-shiny.org/" TargetMode="External"/><Relationship Id="rId895" Type="http://schemas.openxmlformats.org/officeDocument/2006/relationships/hyperlink" Target="https://medialab.github.io/iwanthue/" TargetMode="External"/><Relationship Id="rId839" Type="http://schemas.openxmlformats.org/officeDocument/2006/relationships/hyperlink" Target="https://medialab.github.io/iwanthue/?utm_source=Nature+Briefing&amp;utm_campaign=2c68711076-briefing-dy-20211006&amp;utm_medium=email&amp;utm_term=0_c9dfd39373-2c68711076-44335685" TargetMode="External"/><Relationship Id="rId558" Type="http://schemas.openxmlformats.org/officeDocument/2006/relationships/hyperlink" Target="https://medium.com/@jeongwhanchoi/install-tmux-on-osx-and-basics-commands-for-beginners-be22520fd95e" TargetMode="External"/><Relationship Id="rId974" Type="http://schemas.openxmlformats.org/officeDocument/2006/relationships/hyperlink" Target="https://mentors.fm/2019/08/13/think-and-write-with-leslie-lamport/" TargetMode="External"/><Relationship Id="rId416" Type="http://schemas.openxmlformats.org/officeDocument/2006/relationships/hyperlink" Target="https://mermaid.live/" TargetMode="External"/><Relationship Id="rId874" Type="http://schemas.openxmlformats.org/officeDocument/2006/relationships/hyperlink" Target="https://mitcommlab.mit.edu/be/2023/09/27/toward-an-evenbetterposter-improving-the-betterposter-template/" TargetMode="External"/><Relationship Id="rId888" Type="http://schemas.openxmlformats.org/officeDocument/2006/relationships/hyperlink" Target="https://myidp.sciencecareers.org/" TargetMode="External"/><Relationship Id="rId810" Type="http://schemas.openxmlformats.org/officeDocument/2006/relationships/hyperlink" Target="https://nodejs.org/" TargetMode="External"/><Relationship Id="rId815" Type="http://schemas.openxmlformats.org/officeDocument/2006/relationships/hyperlink" Target="https://ohmyz.sh/" TargetMode="External"/><Relationship Id="rId729" Type="http://schemas.openxmlformats.org/officeDocument/2006/relationships/hyperlink" Target="https://ollama.com" TargetMode="External"/><Relationship Id="rId738" Type="http://schemas.openxmlformats.org/officeDocument/2006/relationships/hyperlink" Target="https://ollama.com/blog/openai-compatibility" TargetMode="External"/><Relationship Id="rId734" Type="http://schemas.openxmlformats.org/officeDocument/2006/relationships/hyperlink" Target="https://ollama.com/download" TargetMode="External"/><Relationship Id="rId735" Type="http://schemas.openxmlformats.org/officeDocument/2006/relationships/hyperlink" Target="https://ollama.com/library" TargetMode="External"/><Relationship Id="rId976" Type="http://schemas.openxmlformats.org/officeDocument/2006/relationships/hyperlink" Target="https://openreview.net/forum?id=BZ5a1r-kVsf" TargetMode="External"/><Relationship Id="rId985" Type="http://schemas.openxmlformats.org/officeDocument/2006/relationships/hyperlink" Target="https://osf.io/" TargetMode="External"/><Relationship Id="rId43" Type="http://schemas.openxmlformats.org/officeDocument/2006/relationships/hyperlink" Target="https://osf.io/tgbxr/" TargetMode="External"/><Relationship Id="rId81" Type="http://schemas.openxmlformats.org/officeDocument/2006/relationships/hyperlink" Target="https://pkgdown.r-lib.org/" TargetMode="External"/><Relationship Id="rId755" Type="http://schemas.openxmlformats.org/officeDocument/2006/relationships/hyperlink" Target="https://platform.openai.com/api-keys" TargetMode="External"/><Relationship Id="rId971" Type="http://schemas.openxmlformats.org/officeDocument/2006/relationships/hyperlink" Target="https://plos.org/resource/how-to-store-and-manage-your-data/" TargetMode="External"/><Relationship Id="rId737" Type="http://schemas.openxmlformats.org/officeDocument/2006/relationships/hyperlink" Target="https://positron.posit.co" TargetMode="External"/><Relationship Id="rId756" Type="http://schemas.openxmlformats.org/officeDocument/2006/relationships/hyperlink" Target="https://positron.posit.co/assistant-getting-started.html" TargetMode="External"/><Relationship Id="rId599" Type="http://schemas.openxmlformats.org/officeDocument/2006/relationships/hyperlink" Target="https://proctor-ucsf.github.io/dcc-handbook/datawrangling.html#documenting-datasets" TargetMode="External"/><Relationship Id="rId118" Type="http://schemas.openxmlformats.org/officeDocument/2006/relationships/hyperlink" Target="https://profvis.r-lib.org/" TargetMode="External"/><Relationship Id="rId132" Type="http://schemas.openxmlformats.org/officeDocument/2006/relationships/hyperlink" Target="https://purrr.tidyverse.org/" TargetMode="External"/><Relationship Id="rId369" Type="http://schemas.openxmlformats.org/officeDocument/2006/relationships/hyperlink" Target="https://quarto.org/" TargetMode="External"/><Relationship Id="rId407" Type="http://schemas.openxmlformats.org/officeDocument/2006/relationships/hyperlink" Target="https://quarto.org/docs/authoring/cross-references.html" TargetMode="External"/><Relationship Id="rId426" Type="http://schemas.openxmlformats.org/officeDocument/2006/relationships/hyperlink" Target="https://quarto.org/docs/authoring/diagrams.html" TargetMode="External"/><Relationship Id="rId409" Type="http://schemas.openxmlformats.org/officeDocument/2006/relationships/hyperlink" Target="https://quarto.org/docs/authoring/includes.html" TargetMode="External"/><Relationship Id="rId394" Type="http://schemas.openxmlformats.org/officeDocument/2006/relationships/hyperlink" Target="https://quarto.org/docs/books/" TargetMode="External"/><Relationship Id="rId372" Type="http://schemas.openxmlformats.org/officeDocument/2006/relationships/hyperlink" Target="https://quarto.org/docs/get-started/" TargetMode="External"/><Relationship Id="rId373" Type="http://schemas.openxmlformats.org/officeDocument/2006/relationships/hyperlink" Target="https://quarto.org/docs/guide/" TargetMode="External"/><Relationship Id="rId83" Type="http://schemas.openxmlformats.org/officeDocument/2006/relationships/hyperlink" Target="https://quarto.org/docs/output-formats/html-multi-format.html" TargetMode="External"/><Relationship Id="rId403" Type="http://schemas.openxmlformats.org/officeDocument/2006/relationships/hyperlink" Target="https://quarto.org/docs/projects/profiles.html" TargetMode="External"/><Relationship Id="rId395" Type="http://schemas.openxmlformats.org/officeDocument/2006/relationships/hyperlink" Target="https://quarto.org/docs/publishing/" TargetMode="External"/><Relationship Id="rId430" Type="http://schemas.openxmlformats.org/officeDocument/2006/relationships/hyperlink" Target="https://quarto.org/docs/troubleshooting/" TargetMode="External"/><Relationship Id="rId206" Type="http://schemas.openxmlformats.org/officeDocument/2006/relationships/hyperlink" Target="https://r-box.github.io/boxr/articles/boxr-app-interactive.html#create" TargetMode="External"/><Relationship Id="rId1022" Type="http://schemas.openxmlformats.org/officeDocument/2006/relationships/hyperlink" Target="https://r-pkgs.org/" TargetMode="External"/><Relationship Id="rId312" Type="http://schemas.openxmlformats.org/officeDocument/2006/relationships/hyperlink" Target="https://r-pkgs.org/code.html#sec-code-r-landscape" TargetMode="External"/><Relationship Id="rId144" Type="http://schemas.openxmlformats.org/officeDocument/2006/relationships/hyperlink" Target="https://r-pkgs.org/lifecycle.html#sec-lifecycle-version-number" TargetMode="External"/><Relationship Id="rId162" Type="http://schemas.openxmlformats.org/officeDocument/2006/relationships/hyperlink" Target="https://r-pkgs.org/man.html" TargetMode="External"/><Relationship Id="rId146" Type="http://schemas.openxmlformats.org/officeDocument/2006/relationships/hyperlink" Target="https://r-pkgs.org/other-markdown.html#sec-news" TargetMode="External"/><Relationship Id="rId535" Type="http://schemas.openxmlformats.org/officeDocument/2006/relationships/hyperlink" Target="https://r-pkgs.org/software-development-practices.html#sec-sw-dev-practices-ci" TargetMode="External"/><Relationship Id="rId1024" Type="http://schemas.openxmlformats.org/officeDocument/2006/relationships/hyperlink" Target="https://r4ds.hadley.nz/" TargetMode="External"/><Relationship Id="rId374" Type="http://schemas.openxmlformats.org/officeDocument/2006/relationships/hyperlink" Target="https://r4ds.hadley.nz/quarto.html" TargetMode="External"/><Relationship Id="rId281" Type="http://schemas.openxmlformats.org/officeDocument/2006/relationships/hyperlink" Target="https://r4ds.hadley.nz/workflow-help.html#making-a-reprex" TargetMode="External"/><Relationship Id="rId223" Type="http://schemas.openxmlformats.org/officeDocument/2006/relationships/hyperlink" Target="https://readr.tidyverse.org/" TargetMode="External"/><Relationship Id="rId280"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01" Type="http://schemas.openxmlformats.org/officeDocument/2006/relationships/hyperlink" Target="https://researchdata.princeton.edu/research-lifecycle-guide/publishing-and-preservation/dois" TargetMode="External"/><Relationship Id="rId148" Type="http://schemas.openxmlformats.org/officeDocument/2006/relationships/hyperlink" Target="https://rmarkdown.rstudio.com/" TargetMode="External"/><Relationship Id="rId95" Type="http://schemas.openxmlformats.org/officeDocument/2006/relationships/hyperlink" Target="https://roxygen2.r-lib.org/" TargetMode="External"/><Relationship Id="rId161" Type="http://schemas.openxmlformats.org/officeDocument/2006/relationships/hyperlink" Target="https://roxygen2.r-lib.org/articles/rd.html" TargetMode="External"/><Relationship Id="rId158" Type="http://schemas.openxmlformats.org/officeDocument/2006/relationships/hyperlink" Target="https://roxygen2.r-lib.org/articles/rd.html#inheriting-documentation" TargetMode="External"/><Relationship Id="rId566" Type="http://schemas.openxmlformats.org/officeDocument/2006/relationships/hyperlink" Target="https://rstudio.github.io/renv/" TargetMode="External"/><Relationship Id="rId212" Type="http://schemas.openxmlformats.org/officeDocument/2006/relationships/hyperlink" Target="https://rviews.rstudio.com/2017/06/08/what-is-the-tidyverse/" TargetMode="External"/><Relationship Id="rId853" Type="http://schemas.openxmlformats.org/officeDocument/2006/relationships/hyperlink" Target="https://s3.amazonaws.com/assets.datacamp.com/blog_assets/datatable_Cheat_Sheet_R.pdf" TargetMode="External"/><Relationship Id="rId939" Type="http://schemas.openxmlformats.org/officeDocument/2006/relationships/hyperlink" Target="https://search.library.ucdavis.edu/permalink/01UCD_INST/9fle3i/alma990000226350403126" TargetMode="External"/><Relationship Id="rId304" Type="http://schemas.openxmlformats.org/officeDocument/2006/relationships/hyperlink" Target="https://sembr.org/" TargetMode="External"/><Relationship Id="rId45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88" Type="http://schemas.openxmlformats.org/officeDocument/2006/relationships/hyperlink" Target="https://sethrobertson.github.io/GitFixUm/fixup.html" TargetMode="External"/><Relationship Id="rId994" Type="http://schemas.openxmlformats.org/officeDocument/2006/relationships/hyperlink" Target="https://slurm.schedmd.com/salloc.html" TargetMode="External"/><Relationship Id="rId996" Type="http://schemas.openxmlformats.org/officeDocument/2006/relationships/hyperlink" Target="https://slurm.schedmd.com/sattach.html" TargetMode="External"/><Relationship Id="rId998" Type="http://schemas.openxmlformats.org/officeDocument/2006/relationships/hyperlink" Target="https://slurm.schedmd.com/sbatch.html" TargetMode="External"/><Relationship Id="rId1000" Type="http://schemas.openxmlformats.org/officeDocument/2006/relationships/hyperlink" Target="https://slurm.schedmd.com/squeue.html" TargetMode="External"/><Relationship Id="rId1002" Type="http://schemas.openxmlformats.org/officeDocument/2006/relationships/hyperlink" Target="https://slurm.schedmd.com/srun.html" TargetMode="External"/><Relationship Id="rId196" Type="http://schemas.openxmlformats.org/officeDocument/2006/relationships/hyperlink" Target="https://softwareengineering.stackexchange.com/questions/133404/what-is-the-ideal-length-of-a-method-for-you" TargetMode="External"/><Relationship Id="rId447" Type="http://schemas.openxmlformats.org/officeDocument/2006/relationships/hyperlink" Target="https://sp19.datastructur.es/materials/guides/using-git#b-local-repositories-narrative-introduction" TargetMode="External"/><Relationship Id="rId476" Type="http://schemas.openxmlformats.org/officeDocument/2006/relationships/hyperlink" Target="https://sp19.datastructur.es/materials/guides/using-git#e-git-branching-advanced-git-optional" TargetMode="External"/><Relationship Id="rId176" Type="http://schemas.openxmlformats.org/officeDocument/2006/relationships/hyperlink" Target="https://spin.atomicobject.com/2017/11/01/good-variable-names/" TargetMode="External"/><Relationship Id="rId353" Type="http://schemas.openxmlformats.org/officeDocument/2006/relationships/hyperlink" Target="https://stackoverflow.com/questions/21435339/data-table-vs-dplyr-can-one-do-something-well-the-other-cant-or-does-poorly/27840349#27840349" TargetMode="External"/><Relationship Id="rId243" Type="http://schemas.openxmlformats.org/officeDocument/2006/relationships/hyperlink" Target="https://stackoverflow.com/questions/28125816/r-standard-evaluation-for-join-dplyr" TargetMode="External"/><Relationship Id="rId195" Type="http://schemas.openxmlformats.org/officeDocument/2006/relationships/hyperlink" Target="https://stackoverflow.com/questions/475675/when-is-a-function-too-long" TargetMode="External"/><Relationship Id="rId229" Type="http://schemas.openxmlformats.org/officeDocument/2006/relationships/hyperlink" Target="https://stringr.tidyverse.org/" TargetMode="External"/><Relationship Id="rId713" Type="http://schemas.openxmlformats.org/officeDocument/2006/relationships/hyperlink" Target="https://studentaffairs.ucdavis.edu/news/responsible-use-artificial-intelligence-ai" TargetMode="External"/><Relationship Id="rId292" Type="http://schemas.openxmlformats.org/officeDocument/2006/relationships/hyperlink" Target="https://style.tidyverse.org/" TargetMode="External"/><Relationship Id="rId323" Type="http://schemas.openxmlformats.org/officeDocument/2006/relationships/hyperlink" Target="https://styler.r-lib.org/" TargetMode="External"/><Relationship Id="rId171" Type="http://schemas.openxmlformats.org/officeDocument/2006/relationships/hyperlink" Target="https://support.posit.co/hc/en-us/articles/200484568-Code-Folding-and-Sections" TargetMode="External"/><Relationship Id="rId236" Type="http://schemas.openxmlformats.org/officeDocument/2006/relationships/hyperlink" Target="https://tavareshugo.github.io/data_carpentry_extras/base-r_tidyverse_equivalents/base-r_tidyverse_equivalents.html" TargetMode="External"/><Relationship Id="rId877" Type="http://schemas.openxmlformats.org/officeDocument/2006/relationships/hyperlink" Target="https://teampublichealth.substack.com/" TargetMode="External"/><Relationship Id="rId96" Type="http://schemas.openxmlformats.org/officeDocument/2006/relationships/hyperlink" Target="https://testthat.r-lib.org/" TargetMode="External"/><Relationship Id="rId286" Type="http://schemas.openxmlformats.org/officeDocument/2006/relationships/hyperlink" Target="https://thinkr-open.github.io/gitdown/" TargetMode="External"/><Relationship Id="rId227" Type="http://schemas.openxmlformats.org/officeDocument/2006/relationships/hyperlink" Target="https://tibble.tidyverse.org/" TargetMode="External"/><Relationship Id="rId220" Type="http://schemas.openxmlformats.org/officeDocument/2006/relationships/hyperlink" Target="https://tidyr.tidyverse.org/" TargetMode="External"/><Relationship Id="rId324" Type="http://schemas.openxmlformats.org/officeDocument/2006/relationships/hyperlink" Target="https://tidyverse.org/blog/2017/12/styler-1.0.0/" TargetMode="External"/><Relationship Id="rId489" Type="http://schemas.openxmlformats.org/officeDocument/2006/relationships/hyperlink" Target="https://tidyverse.org/blog/2017/12/workflow-vs-script/" TargetMode="External"/><Relationship Id="rId844" Type="http://schemas.openxmlformats.org/officeDocument/2006/relationships/hyperlink" Target="https://ucb-epi-r.github.io" TargetMode="External"/><Relationship Id="rId1029" Type="http://schemas.openxmlformats.org/officeDocument/2006/relationships/hyperlink" Target="https://ucd-serg.github.io/lab-manual/appendix-copilot-instructions.html" TargetMode="External"/><Relationship Id="rId1031" Type="http://schemas.openxmlformats.org/officeDocument/2006/relationships/hyperlink" Target="https://ucd-serg.github.io/lab-manual/appendix-copilot-setup-steps.html" TargetMode="External"/><Relationship Id="rId575" Type="http://schemas.openxmlformats.org/officeDocument/2006/relationships/hyperlink" Target="https://ucd-serg.github.io/lab-manual/coding-practices.html#file-headers" TargetMode="External"/><Relationship Id="rId578" Type="http://schemas.openxmlformats.org/officeDocument/2006/relationships/hyperlink" Target="https://ucd-serg.github.io/lab-manual/coding-practices.html#function-documentation" TargetMode="External"/><Relationship Id="rId834" Type="http://schemas.openxmlformats.org/officeDocument/2006/relationships/hyperlink" Target="https://ucd-serg.github.io/lab-manual/coding-style.html" TargetMode="External"/><Relationship Id="rId581" Type="http://schemas.openxmlformats.org/officeDocument/2006/relationships/hyperlink" Target="https://ucd-serg.github.io/lab-manual/unix.html#example-code-for-runfilesavelogs" TargetMode="External"/><Relationship Id="rId849" Type="http://schemas.openxmlformats.org/officeDocument/2006/relationships/hyperlink" Target="https://ucdavisdatalab.github.io/install_guides/" TargetMode="External"/><Relationship Id="rId846"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865" Type="http://schemas.openxmlformats.org/officeDocument/2006/relationships/hyperlink" Target="https://ucjug.github.io/workshop_julia_basics/" TargetMode="External"/><Relationship Id="rId588"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3" Type="http://schemas.openxmlformats.org/officeDocument/2006/relationships/hyperlink" Target="https://usethis.r-lib.org/" TargetMode="External"/><Relationship Id="rId785" Type="http://schemas.openxmlformats.org/officeDocument/2006/relationships/hyperlink" Target="https://www.anthropic.com/claude-code" TargetMode="External"/><Relationship Id="rId924" Type="http://schemas.openxmlformats.org/officeDocument/2006/relationships/hyperlink" Target="https://www.biorxiv.org/" TargetMode="External"/><Relationship Id="rId242" Type="http://schemas.openxmlformats.org/officeDocument/2006/relationships/hyperlink" Target="https://www.brodrigues.co/blog/2016-07-18-data-frame-columns-as-arguments-to-dplyr-functions/" TargetMode="External"/><Relationship Id="rId632" Type="http://schemas.openxmlformats.org/officeDocument/2006/relationships/hyperlink" Target="https://www.chriswrites.com/how-to-change-file-permissions-using-the-terminal/" TargetMode="External"/><Relationship Id="rId929" Type="http://schemas.openxmlformats.org/officeDocument/2006/relationships/hyperlink" Target="https://www.danieldsjoberg.com/gtsummary/" TargetMode="External"/><Relationship Id="rId926" Type="http://schemas.openxmlformats.org/officeDocument/2006/relationships/hyperlink" Target="https://www.equator-network.org/" TargetMode="External"/><Relationship Id="rId494" Type="http://schemas.openxmlformats.org/officeDocument/2006/relationships/hyperlink" Target="https://www.git-scm.com/docs/gitignore#_pattern_format" TargetMode="External"/><Relationship Id="rId517" Type="http://schemas.openxmlformats.org/officeDocument/2006/relationships/hyperlink" Target="https://www.githubstatus.com/" TargetMode="External"/><Relationship Id="rId882" Type="http://schemas.openxmlformats.org/officeDocument/2006/relationships/hyperlink" Target="https://www.globalcodeofconduct.org/" TargetMode="External"/><Relationship Id="rId622" Type="http://schemas.openxmlformats.org/officeDocument/2006/relationships/hyperlink" Target="https://www.gnu.org/software/screen/" TargetMode="External"/><Relationship Id="rId554" Type="http://schemas.openxmlformats.org/officeDocument/2006/relationships/hyperlink" Target="https://www.howtogeek.com/118594/how-to-edit-your-system-path-for-easy-command-line-access/" TargetMode="External"/><Relationship Id="rId923" Type="http://schemas.openxmlformats.org/officeDocument/2006/relationships/hyperlink" Target="https://www.medrxiv.org/" TargetMode="External"/><Relationship Id="rId808" Type="http://schemas.openxmlformats.org/officeDocument/2006/relationships/hyperlink" Target="https://www.msys2.org/" TargetMode="External"/><Relationship Id="rId891" Type="http://schemas.openxmlformats.org/officeDocument/2006/relationships/hyperlink" Target="https://www.nature.com/articles/d41586-021-03603-2" TargetMode="External"/><Relationship Id="rId880" Type="http://schemas.openxmlformats.org/officeDocument/2006/relationships/hyperlink" Target="https://www.niaid.nih.gov/grants-contracts/write-grant-application" TargetMode="External"/><Relationship Id="rId661" Type="http://schemas.openxmlformats.org/officeDocument/2006/relationships/hyperlink" Target="https://www.nytimes.com/2023/07/13/opinion/ai-chatgpt-consciousness-hofstadter.html" TargetMode="External"/><Relationship Id="rId321" Type="http://schemas.openxmlformats.org/officeDocument/2006/relationships/hyperlink" Target="https://www.r-bloggers.com/align-assign-rstudio-addin-to-align-assignment-operators/" TargetMode="External"/><Relationship Id="rId245" Type="http://schemas.openxmlformats.org/officeDocument/2006/relationships/hyperlink" Target="https://www.rdocumentation.org/packages/feather/versions/0.3.3" TargetMode="External"/><Relationship Id="rId325" Type="http://schemas.openxmlformats.org/officeDocument/2006/relationships/hyperlink" Target="https://www.rdocumentation.org/packages/styler/versions/1.1.0/topics/style_dir" TargetMode="External"/><Relationship Id="rId193" Type="http://schemas.openxmlformats.org/officeDocument/2006/relationships/hyperlink" Target="https://www.reddit.com/r/learnprogramming/comments/47avb5/one_long_function_2001000_lines_of_codes_or_one/" TargetMode="External"/><Relationship Id="rId851" Type="http://schemas.openxmlformats.org/officeDocument/2006/relationships/hyperlink" Target="https://www.rstudio.com/wp-content/uploads/2015/02/data-wrangling-cheatsheet.pdf" TargetMode="External"/><Relationship Id="rId854" Type="http://schemas.openxmlformats.org/officeDocument/2006/relationships/hyperlink" Target="https://www.rstudio.com/wp-content/uploads/2015/02/rmarkdown-cheatsheet.pdf" TargetMode="External"/><Relationship Id="rId852" Type="http://schemas.openxmlformats.org/officeDocument/2006/relationships/hyperlink" Target="https://www.rstudio.com/wp-content/uploads/2015/03/ggplot2-cheatsheet.pdf" TargetMode="External"/><Relationship Id="rId872" Type="http://schemas.openxmlformats.org/officeDocument/2006/relationships/hyperlink" Target="https://www.sciencedirect.com/science/article/pii/S1471491423000928" TargetMode="External"/><Relationship Id="rId194" Type="http://schemas.openxmlformats.org/officeDocument/2006/relationships/hyperlink" Target="https://www.sololearn.com/en/Discuss/1278705/optimal-number-of-lines-of-code-of-functions" TargetMode="External"/><Relationship Id="rId215" Type="http://schemas.openxmlformats.org/officeDocument/2006/relationships/hyperlink" Target="https://www.tidyverse.org/" TargetMode="External"/><Relationship Id="rId889" Type="http://schemas.openxmlformats.org/officeDocument/2006/relationships/hyperlink" Target="https://www.training.nih.gov/career-services/" TargetMode="External"/><Relationship Id="rId892" Type="http://schemas.openxmlformats.org/officeDocument/2006/relationships/hyperlink" Target="https://www.youtube.com/watch?v=1RwJbhkCA58" TargetMode="External"/><Relationship Id="rId873" Type="http://schemas.openxmlformats.org/officeDocument/2006/relationships/hyperlink" Target="https://www.youtube.com/watch?v=1RwJbhkCA58&amp;t=1171s" TargetMode="External"/><Relationship Id="rId964" Type="http://schemas.openxmlformats.org/officeDocument/2006/relationships/hyperlink" Target="https://www.youtube.com/watch?v=B1BdQcJ2ZYY" TargetMode="External"/><Relationship Id="rId47" Type="http://schemas.openxmlformats.org/officeDocument/2006/relationships/hyperlink" Target="https://www.youtube.com/watch?v=WoYkY9MkbRE" TargetMode="External"/><Relationship Id="rId240" Type="http://schemas.openxmlformats.org/officeDocument/2006/relationships/hyperlink" Target="https://www.youtube.com/watch?v=nERXS3ssntw" TargetMode="External"/><Relationship Id="rId870"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610"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1" Type="http://schemas.openxmlformats.org/officeDocument/2006/relationships/hyperlink" Target="github.com" TargetMode="External"/><Relationship Id="rId856" Type="http://schemas.openxmlformats.org/officeDocument/2006/relationships/hyperlink" Target="http://adv-r.had.co.nz/Style.html" TargetMode="External"/><Relationship Id="rId894" Type="http://schemas.openxmlformats.org/officeDocument/2006/relationships/hyperlink" Target="http://colorbrewer2.org/" TargetMode="External"/><Relationship Id="rId955" Type="http://schemas.openxmlformats.org/officeDocument/2006/relationships/hyperlink" Target="http://creativecommons.org/licenses/by-nc/4.0/" TargetMode="External"/><Relationship Id="rId328" Type="http://schemas.openxmlformats.org/officeDocument/2006/relationships/hyperlink" Target="http://styler.r-lib.org/articles/customizing_styler.html" TargetMode="External"/><Relationship Id="rId838"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08" Type="http://schemas.openxmlformats.org/officeDocument/2006/relationships/hyperlink" Target="https://about.codecov.io" TargetMode="External"/><Relationship Id="rId241" Type="http://schemas.openxmlformats.org/officeDocument/2006/relationships/hyperlink" Target="https://adv-r.hadley.nz/evaluation.html" TargetMode="External"/><Relationship Id="rId116" Type="http://schemas.openxmlformats.org/officeDocument/2006/relationships/hyperlink" Target="https://adv-r.hadley.nz/perf-improve.html" TargetMode="External"/><Relationship Id="rId115" Type="http://schemas.openxmlformats.org/officeDocument/2006/relationships/hyperlink" Target="https://adv-r.hadley.nz/perf-measure.html" TargetMode="External"/><Relationship Id="rId777" Type="http://schemas.openxmlformats.org/officeDocument/2006/relationships/hyperlink" Target="https://agentskills.io/home" TargetMode="External"/><Relationship Id="rId778" Type="http://schemas.openxmlformats.org/officeDocument/2006/relationships/hyperlink" Target="https://agentskills.io/specification" TargetMode="External"/><Relationship Id="rId82" Type="http://schemas.openxmlformats.org/officeDocument/2006/relationships/hyperlink" Target="https://altdoc.etiennebacher.com/" TargetMode="External"/><Relationship Id="rId117" Type="http://schemas.openxmlformats.org/officeDocument/2006/relationships/hyperlink" Target="https://bench.r-lib.org/" TargetMode="External"/><Relationship Id="rId246" Type="http://schemas.openxmlformats.org/officeDocument/2006/relationships/hyperlink" Target="https://blog.rstudio.com/2016/03/29/feather/" TargetMode="External"/><Relationship Id="rId169" Type="http://schemas.openxmlformats.org/officeDocument/2006/relationships/hyperlink" Target="https://blog.rstudio.com/2020/12/02/rstudio-v1-4-preview-little-things/" TargetMode="External"/><Relationship Id="rId751" Type="http://schemas.openxmlformats.org/officeDocument/2006/relationships/hyperlink" Target="https://chatgpt.com/codex/" TargetMode="External"/><Relationship Id="rId786" Type="http://schemas.openxmlformats.org/officeDocument/2006/relationships/hyperlink" Target="https://claude.ai/code" TargetMode="External"/><Relationship Id="rId467" Type="http://schemas.openxmlformats.org/officeDocument/2006/relationships/hyperlink" Target="https://cli.github.com/" TargetMode="External"/><Relationship Id="rId310" Type="http://schemas.openxmlformats.org/officeDocument/2006/relationships/hyperlink" Target="https://cli.r-lib.org/" TargetMode="External"/><Relationship Id="rId34" Type="http://schemas.openxmlformats.org/officeDocument/2006/relationships/hyperlink" Target="https://code-review.tidyverse.org/" TargetMode="External"/><Relationship Id="rId789" Type="http://schemas.openxmlformats.org/officeDocument/2006/relationships/hyperlink" Target="https://code.claude.com/docs/en/claude-code-on-the-web" TargetMode="External"/><Relationship Id="rId790" Type="http://schemas.openxmlformats.org/officeDocument/2006/relationships/hyperlink" Target="https://code.claude.com/docs/en/commands" TargetMode="External"/><Relationship Id="rId813" Type="http://schemas.openxmlformats.org/officeDocument/2006/relationships/hyperlink" Target="https://code.claude.com/docs/en/setup" TargetMode="External"/><Relationship Id="rId740" Type="http://schemas.openxmlformats.org/officeDocument/2006/relationships/hyperlink" Target="https://continue.dev" TargetMode="External"/><Relationship Id="rId931" Type="http://schemas.openxmlformats.org/officeDocument/2006/relationships/hyperlink" Target="https://cran.r-project.org/package=flexlsx" TargetMode="External"/><Relationship Id="rId336" Type="http://schemas.openxmlformats.org/officeDocument/2006/relationships/hyperlink" Target="https://cran.r-project.org/web/packages/lintr/readme/README.html#available-linters" TargetMode="External"/><Relationship Id="rId339"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915" Type="http://schemas.openxmlformats.org/officeDocument/2006/relationships/hyperlink" Target="https://d-morrison.github.io/psw/" TargetMode="External"/><Relationship Id="rId399" Type="http://schemas.openxmlformats.org/officeDocument/2006/relationships/hyperlink" Target="https://d-morrison.github.io/rme/" TargetMode="External"/><Relationship Id="rId959" Type="http://schemas.openxmlformats.org/officeDocument/2006/relationships/hyperlink" Target="https://datadryad.org/" TargetMode="External"/><Relationship Id="rId930" Type="http://schemas.openxmlformats.org/officeDocument/2006/relationships/hyperlink" Target="https://davidgohel.github.io/flextable/" TargetMode="External"/><Relationship Id="rId1020"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967" Type="http://schemas.openxmlformats.org/officeDocument/2006/relationships/hyperlink" Target="https://desktop.github.com/" TargetMode="External"/><Relationship Id="rId758" Type="http://schemas.openxmlformats.org/officeDocument/2006/relationships/hyperlink" Target="https://developers.openai.com/api/docs/quickstart" TargetMode="External"/><Relationship Id="rId752" Type="http://schemas.openxmlformats.org/officeDocument/2006/relationships/hyperlink" Target="https://developers.openai.com/codex/quickstart" TargetMode="External"/><Relationship Id="rId94" Type="http://schemas.openxmlformats.org/officeDocument/2006/relationships/hyperlink" Target="https://devtools.r-lib.org/" TargetMode="External"/><Relationship Id="rId536" Type="http://schemas.openxmlformats.org/officeDocument/2006/relationships/hyperlink" Target="https://docs.github.com/en/actions" TargetMode="External"/><Relationship Id="rId692" Type="http://schemas.openxmlformats.org/officeDocument/2006/relationships/hyperlink" Target="https://docs.github.com/en/copilot/how-tos/use-copilot-agents/coding-agent" TargetMode="External"/><Relationship Id="rId768" Type="http://schemas.openxmlformats.org/officeDocument/2006/relationships/hyperlink" Target="https://docs.github.com/en/copilot/how-tos/use-copilot-agents/coding-agent/customize-the-agent-environment" TargetMode="External"/><Relationship Id="rId795" Type="http://schemas.openxmlformats.org/officeDocument/2006/relationships/hyperlink" Target="https://docs.github.com/en/copilot/how-tos/use-copilot-agents/coding-agent/customize-the-agent-environment#preinstalling-tools-or-dependencies-in-copilots-environment" TargetMode="External"/><Relationship Id="rId719" Type="http://schemas.openxmlformats.org/officeDocument/2006/relationships/hyperlink" Target="https://docs.github.com/en/copilot/how-tos/use-copilot-agents/coding-agent/customize-the-agent-firewall" TargetMode="External"/><Relationship Id="rId717" Type="http://schemas.openxmlformats.org/officeDocument/2006/relationships/hyperlink" Target="https://docs.github.com/en/copilot/reference/copilot-allowlist-reference" TargetMode="External"/><Relationship Id="rId585" Type="http://schemas.openxmlformats.org/officeDocument/2006/relationships/hyperlink" Target="https://docs.github.com/en/enterprise/2.13/user/articles/creating-releases" TargetMode="External"/><Relationship Id="rId500" Type="http://schemas.openxmlformats.org/officeDocument/2006/relationships/hyperlink" Target="https://docs.github.com/en/repositories/working-with-files/managing-files/customizing-how-changed-files-appear-on-github" TargetMode="External"/><Relationship Id="rId57" Type="http://schemas.openxmlformats.org/officeDocument/2006/relationships/hyperlink" Target="https://docs.gitlab.com/user/group/custom_project_templates/" TargetMode="External"/><Relationship Id="rId876" Type="http://schemas.openxmlformats.org/officeDocument/2006/relationships/hyperlink" Target="https://docs.google.com/document/d/1ckgRCcr7FFPyymyMA6Y_-cB_vftOyrrxT28c6gRg0PI/edit" TargetMode="External"/><Relationship Id="rId979" Type="http://schemas.openxmlformats.org/officeDocument/2006/relationships/hyperlink" Target="https://doi.org/10.1038/467775a" TargetMode="External"/><Relationship Id="rId983" Type="http://schemas.openxmlformats.org/officeDocument/2006/relationships/hyperlink" Target="https://doi.org/10.1038/526182a" TargetMode="External"/><Relationship Id="rId1004" Type="http://schemas.openxmlformats.org/officeDocument/2006/relationships/hyperlink" Target="https://doi.org/10.1038/d41586-019-00067-3" TargetMode="External"/><Relationship Id="rId941" Type="http://schemas.openxmlformats.org/officeDocument/2006/relationships/hyperlink" Target="https://doi.org/10.1038/d41586-019-01431-z" TargetMode="External"/><Relationship Id="rId992" Type="http://schemas.openxmlformats.org/officeDocument/2006/relationships/hyperlink" Target="https://doi.org/10.1038/d41586-019-02918-5" TargetMode="External"/><Relationship Id="rId1011" Type="http://schemas.openxmlformats.org/officeDocument/2006/relationships/hyperlink" Target="https://doi.org/10.1038/d41586-021-03603-2" TargetMode="External"/><Relationship Id="rId953" Type="http://schemas.openxmlformats.org/officeDocument/2006/relationships/hyperlink" Target="https://doi.org/10.1038/s41467-020-19160-7" TargetMode="External"/><Relationship Id="rId981" Type="http://schemas.openxmlformats.org/officeDocument/2006/relationships/hyperlink" Target="https://doi.org/10.1038/s41562-016-0021" TargetMode="External"/><Relationship Id="rId962" Type="http://schemas.openxmlformats.org/officeDocument/2006/relationships/hyperlink" Target="https://doi.org/10.1201/9781003029878" TargetMode="External"/><Relationship Id="rId1015" Type="http://schemas.openxmlformats.org/officeDocument/2006/relationships/hyperlink" Target="https://doi.org/10.1201/9781351201315" TargetMode="External"/><Relationship Id="rId990" Type="http://schemas.openxmlformats.org/officeDocument/2006/relationships/hyperlink" Target="https://doi.org/10.1371/journal.pcbi.1003833" TargetMode="External"/><Relationship Id="rId937" Type="http://schemas.openxmlformats.org/officeDocument/2006/relationships/hyperlink" Target="https://doi.org/10.1371/journal.pgph.0002269" TargetMode="External"/><Relationship Id="rId218" Type="http://schemas.openxmlformats.org/officeDocument/2006/relationships/hyperlink" Target="https://dplyr.tidyverse.org/" TargetMode="External"/><Relationship Id="rId239" Type="http://schemas.openxmlformats.org/officeDocument/2006/relationships/hyperlink" Target="https://dplyr.tidyverse.org/articles/in-packages.html" TargetMode="External"/><Relationship Id="rId238" Type="http://schemas.openxmlformats.org/officeDocument/2006/relationships/hyperlink" Target="https://dplyr.tidyverse.org/articles/programming.html" TargetMode="External"/><Relationship Id="rId213" Type="http://schemas.openxmlformats.org/officeDocument/2006/relationships/hyperlink" Target="https://dtplyr.tidyverse.org/" TargetMode="External"/><Relationship Id="rId532" Type="http://schemas.openxmlformats.org/officeDocument/2006/relationships/hyperlink" Target="https://eddelbuettel.github.io/r2u/" TargetMode="External"/><Relationship Id="rId450" Type="http://schemas.openxmlformats.org/officeDocument/2006/relationships/hyperlink" Target="https://education.github.com/" TargetMode="External"/><Relationship Id="rId451" Type="http://schemas.openxmlformats.org/officeDocument/2006/relationships/hyperlink" Target="https://education.github.com/pack" TargetMode="External"/><Relationship Id="rId452" Type="http://schemas.openxmlformats.org/officeDocument/2006/relationships/hyperlink" Target="https://education.github.com/teachers" TargetMode="External"/><Relationship Id="rId157" Type="http://schemas.openxmlformats.org/officeDocument/2006/relationships/hyperlink" Target="https://ellipsis.r-lib.org/" TargetMode="External"/><Relationship Id="rId935" Type="http://schemas.openxmlformats.org/officeDocument/2006/relationships/hyperlink" Target="https://en.wikipedia.org/wiki/2001:_A_Space_Odyssey_(film)" TargetMode="External"/><Relationship Id="rId637" Type="http://schemas.openxmlformats.org/officeDocument/2006/relationships/hyperlink" Target="https://en.wikipedia.org/wiki/AI-assisted_software_development" TargetMode="External"/><Relationship Id="rId654" Type="http://schemas.openxmlformats.org/officeDocument/2006/relationships/hyperlink" Target="https://en.wikipedia.org/wiki/AI_agent" TargetMode="External"/><Relationship Id="rId708" Type="http://schemas.openxmlformats.org/officeDocument/2006/relationships/hyperlink" Target="https://en.wikipedia.org/wiki/Agent_(The_Matrix)" TargetMode="External"/><Relationship Id="rId943" Type="http://schemas.openxmlformats.org/officeDocument/2006/relationships/hyperlink" Target="https://en.wikipedia.org/wiki/Battlestar_Galactica_(2004_TV_series)" TargetMode="External"/><Relationship Id="rId946" Type="http://schemas.openxmlformats.org/officeDocument/2006/relationships/hyperlink" Target="https://en.wikipedia.org/wiki/Blade_Runner" TargetMode="External"/><Relationship Id="rId190" Type="http://schemas.openxmlformats.org/officeDocument/2006/relationships/hyperlink" Target="https://en.wikipedia.org/wiki/Code_refactoring" TargetMode="External"/><Relationship Id="rId753" Type="http://schemas.openxmlformats.org/officeDocument/2006/relationships/hyperlink" Target="https://en.wikipedia.org/wiki/Codex_(AI_agent)" TargetMode="External"/><Relationship Id="rId197" Type="http://schemas.openxmlformats.org/officeDocument/2006/relationships/hyperlink" Target="https://en.wikipedia.org/wiki/Cyclomatic_complexity" TargetMode="External"/><Relationship Id="rId189" Type="http://schemas.openxmlformats.org/officeDocument/2006/relationships/hyperlink" Target="https://en.wikipedia.org/wiki/Decomposition_(computer_science)" TargetMode="External"/><Relationship Id="rId904" Type="http://schemas.openxmlformats.org/officeDocument/2006/relationships/hyperlink" Target="https://en.wikipedia.org/wiki/Doctor_of_Philosophy#History" TargetMode="External"/><Relationship Id="rId951" Type="http://schemas.openxmlformats.org/officeDocument/2006/relationships/hyperlink" Target="https://en.wikipedia.org/wiki/Ender%27s_Game" TargetMode="External"/><Relationship Id="rId191" Type="http://schemas.openxmlformats.org/officeDocument/2006/relationships/hyperlink" Target="https://en.wikipedia.org/wiki/Functional_decomposition" TargetMode="External"/><Relationship Id="rId225" Type="http://schemas.openxmlformats.org/officeDocument/2006/relationships/hyperlink" Target="https://en.wikipedia.org/wiki/Functional_programming" TargetMode="External"/><Relationship Id="rId921" Type="http://schemas.openxmlformats.org/officeDocument/2006/relationships/hyperlink" Target="https://en.wikipedia.org/wiki/Implicature" TargetMode="External"/><Relationship Id="rId656" Type="http://schemas.openxmlformats.org/officeDocument/2006/relationships/hyperlink" Target="https://en.wikipedia.org/wiki/Intelligent_agent" TargetMode="External"/><Relationship Id="rId905" Type="http://schemas.openxmlformats.org/officeDocument/2006/relationships/hyperlink" Target="https://en.wikipedia.org/wiki/Masterpiece#History" TargetMode="External"/><Relationship Id="rId969" Type="http://schemas.openxmlformats.org/officeDocument/2006/relationships/hyperlink" Target="https://en.wikipedia.org/wiki/Organizations_of_the_Dune_universe#Thinking_machines" TargetMode="External"/><Relationship Id="rId657" Type="http://schemas.openxmlformats.org/officeDocument/2006/relationships/hyperlink" Target="https://en.wikipedia.org/wiki/Technological_singularity" TargetMode="External"/><Relationship Id="rId1006" Type="http://schemas.openxmlformats.org/officeDocument/2006/relationships/hyperlink" Target="https://en.wikipedia.org/wiki/Terminator_3:_Rise_of_the_Machines" TargetMode="External"/><Relationship Id="rId1008" Type="http://schemas.openxmlformats.org/officeDocument/2006/relationships/hyperlink" Target="https://en.wikipedia.org/wiki/The_Matrix" TargetMode="External"/><Relationship Id="rId903" Type="http://schemas.openxmlformats.org/officeDocument/2006/relationships/hyperlink" Target="https://en.wikipedia.org/wiki/Thesis" TargetMode="External"/><Relationship Id="rId378" Type="http://schemas.openxmlformats.org/officeDocument/2006/relationships/hyperlink" Target="https://en.wikipedia.org/wiki/WYSIWYM" TargetMode="External"/><Relationship Id="rId1013" Type="http://schemas.openxmlformats.org/officeDocument/2006/relationships/hyperlink" Target="https://en.wikipedia.org/wiki/WarGames" TargetMode="External"/><Relationship Id="rId920" Type="http://schemas.openxmlformats.org/officeDocument/2006/relationships/hyperlink" Target="https://en.wikipedia.org/wiki/Yes,_and_..." TargetMode="External"/><Relationship Id="rId231" Type="http://schemas.openxmlformats.org/officeDocument/2006/relationships/hyperlink" Target="https://forcats.tidyverse.org/" TargetMode="External"/><Relationship Id="rId133" Type="http://schemas.openxmlformats.org/officeDocument/2006/relationships/hyperlink" Target="https://furrr.futureverse.org/" TargetMode="External"/><Relationship Id="rId216" Type="http://schemas.openxmlformats.org/officeDocument/2006/relationships/hyperlink" Target="https://ggplot2.tidyverse.org/" TargetMode="External"/><Relationship Id="rId807" Type="http://schemas.openxmlformats.org/officeDocument/2006/relationships/hyperlink" Target="https://gitforwindows.org/" TargetMode="External"/><Relationship Id="rId843" Type="http://schemas.openxmlformats.org/officeDocument/2006/relationships/hyperlink" Target="https://github.com/IndrajeetPatil/awesome-r-pkgtools" TargetMode="External"/><Relationship Id="rId392" Type="http://schemas.openxmlformats.org/officeDocument/2006/relationships/hyperlink" Target="https://github.com/UCD-SERG/lab-manual" TargetMode="External"/><Relationship Id="rId294" Type="http://schemas.openxmlformats.org/officeDocument/2006/relationships/hyperlink" Target="https://github.com/UCD-SERG/lab-manual/blob/main/.lintr.R" TargetMode="External"/><Relationship Id="rId648" Type="http://schemas.openxmlformats.org/officeDocument/2006/relationships/hyperlink" Target="https://github.com/UCD-SERG/lab-manual/issues/112" TargetMode="External"/><Relationship Id="rId684" Type="http://schemas.openxmlformats.org/officeDocument/2006/relationships/hyperlink" Target="https://github.com/UCD-SERG/lab-manual/issues/42" TargetMode="External"/><Relationship Id="rId649" Type="http://schemas.openxmlformats.org/officeDocument/2006/relationships/hyperlink" Target="https://github.com/UCD-SERG/lab-manual/pull/145" TargetMode="External"/><Relationship Id="rId685" Type="http://schemas.openxmlformats.org/officeDocument/2006/relationships/hyperlink" Target="https://github.com/UCD-SERG/lab-manual/pull/50" TargetMode="External"/><Relationship Id="rId263" Type="http://schemas.openxmlformats.org/officeDocument/2006/relationships/hyperlink" Target="https://github.com/UCD-SERG/lab-manual/pulls/review-requested/YOUR-USERNAME" TargetMode="External"/><Relationship Id="rId346" Type="http://schemas.openxmlformats.org/officeDocument/2006/relationships/hyperlink" Target="https://github.com/UCD-SERG/lab-manual/tree/main/lms" TargetMode="External"/><Relationship Id="rId385" Type="http://schemas.openxmlformats.org/officeDocument/2006/relationships/hyperlink" Target="https://github.com/UCD-SERG/qbt" TargetMode="External"/><Relationship Id="rId56" Type="http://schemas.openxmlformats.org/officeDocument/2006/relationships/hyperlink" Target="https://github.com/UCD-SERG/rpt" TargetMode="External"/><Relationship Id="rId186" Type="http://schemas.openxmlformats.org/officeDocument/2006/relationships/hyperlink" Target="https://github.com/UCD-SERG/rpt/pull/100" TargetMode="External"/><Relationship Id="rId422" Type="http://schemas.openxmlformats.org/officeDocument/2006/relationships/hyperlink" Target="https://github.com/UCD-SERG/rpt/pull/70" TargetMode="External"/><Relationship Id="rId187" Type="http://schemas.openxmlformats.org/officeDocument/2006/relationships/hyperlink" Target="https://github.com/UCD-SERG/shigella/pull/11" TargetMode="External"/><Relationship Id="rId767" Type="http://schemas.openxmlformats.org/officeDocument/2006/relationships/hyperlink" Target="https://github.com/actions/checkout" TargetMode="External"/><Relationship Id="rId469" Type="http://schemas.openxmlformats.org/officeDocument/2006/relationships/hyperlink" Target="https://github.com/cli/cli#installation" TargetMode="External"/><Relationship Id="rId470" Type="http://schemas.openxmlformats.org/officeDocument/2006/relationships/hyperlink" Target="https://github.com/cli/cli/blob/trunk/docs/install_linux.md" TargetMode="External"/><Relationship Id="rId386" Type="http://schemas.openxmlformats.org/officeDocument/2006/relationships/hyperlink" Target="https://github.com/coatless-tutorials/quarto-book-template" TargetMode="External"/><Relationship Id="rId782" Type="http://schemas.openxmlformats.org/officeDocument/2006/relationships/hyperlink" Target="https://github.com/d-morrison/ai-config" TargetMode="External"/><Relationship Id="rId869" Type="http://schemas.openxmlformats.org/officeDocument/2006/relationships/hyperlink" Target="https://github.com/d-morrison/psw" TargetMode="External"/><Relationship Id="rId404" Type="http://schemas.openxmlformats.org/officeDocument/2006/relationships/hyperlink" Target="https://github.com/d-morrison/rme" TargetMode="External"/><Relationship Id="rId387" Type="http://schemas.openxmlformats.org/officeDocument/2006/relationships/hyperlink" Target="https://github.com/d-rug/datalab_template_quarto" TargetMode="External"/><Relationship Id="rId533" Type="http://schemas.openxmlformats.org/officeDocument/2006/relationships/hyperlink" Target="https://github.com/eddelbuettel/github-actions/tree/master/r2u-setup" TargetMode="External"/><Relationship Id="rId87" Type="http://schemas.openxmlformats.org/officeDocument/2006/relationships/hyperlink" Target="https://github.com/edgararuiz/ecodown" TargetMode="External"/><Relationship Id="rId505" Type="http://schemas.openxmlformats.org/officeDocument/2006/relationships/hyperlink" Target="https://github.com/features/actions" TargetMode="External"/><Relationship Id="rId653" Type="http://schemas.openxmlformats.org/officeDocument/2006/relationships/hyperlink" Target="https://github.com/features/copilot/agents" TargetMode="External"/><Relationship Id="rId794" Type="http://schemas.openxmlformats.org/officeDocument/2006/relationships/hyperlink" Target="https://github.com/features/copilot/plans" TargetMode="External"/><Relationship Id="rId491" Type="http://schemas.openxmlformats.org/officeDocument/2006/relationships/hyperlink" Target="https://github.com/github-linguist/linguist/" TargetMode="External"/><Relationship Id="rId501" Type="http://schemas.openxmlformats.org/officeDocument/2006/relationships/hyperlink" Target="https://github.com/github-linguist/linguist/blob/main/docs/overrides.md" TargetMode="External"/><Relationship Id="rId499" Type="http://schemas.openxmlformats.org/officeDocument/2006/relationships/hyperlink" Target="https://github.com/github-linguist/linguist/blob/main/docs/overrides.md#detectable" TargetMode="External"/><Relationship Id="rId498" Type="http://schemas.openxmlformats.org/officeDocument/2006/relationships/hyperlink" Target="https://github.com/github-linguist/linguist/blob/main/docs/overrides.md#documentation" TargetMode="External"/><Relationship Id="rId492" Type="http://schemas.openxmlformats.org/officeDocument/2006/relationships/hyperlink" Target="https://github.com/github-linguist/linguist/blob/main/docs/overrides.md#generated-code" TargetMode="External"/><Relationship Id="rId495" Type="http://schemas.openxmlformats.org/officeDocument/2006/relationships/hyperlink" Target="https://github.com/github-linguist/linguist/blob/main/docs/overrides.md#using-gitattributes" TargetMode="External"/><Relationship Id="rId497" Type="http://schemas.openxmlformats.org/officeDocument/2006/relationships/hyperlink" Target="https://github.com/github-linguist/linguist/blob/main/docs/overrides.md#vendored-code" TargetMode="External"/><Relationship Id="rId488" Type="http://schemas.openxmlformats.org/officeDocument/2006/relationships/hyperlink" Target="https://github.com/github/gitignore/blob/master/R.gitignore" TargetMode="External"/><Relationship Id="rId521" Type="http://schemas.openxmlformats.org/officeDocument/2006/relationships/hyperlink" Target="https://github.com/hasura/comment-progress" TargetMode="External"/><Relationship Id="rId199" Type="http://schemas.openxmlformats.org/officeDocument/2006/relationships/hyperlink" Target="https://github.com/jennybc/here_here" TargetMode="External"/><Relationship Id="rId209" Type="http://schemas.openxmlformats.org/officeDocument/2006/relationships/hyperlink" Target="https://github.com/karthik/rdrop2" TargetMode="External"/><Relationship Id="rId173" Type="http://schemas.openxmlformats.org/officeDocument/2006/relationships/hyperlink" Target="https://github.com/kmishra9/Flu-Absenteeism/blob/master/Master's%20Thesis%20-%20Spatial%20Epidemiology%20of%20Influenza/1b%20-%20Map-Management.R" TargetMode="External"/><Relationship Id="rId106"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lorenzwalthert/touchstone" TargetMode="External"/><Relationship Id="rId520" Type="http://schemas.openxmlformats.org/officeDocument/2006/relationships/hyperlink" Target="https://github.com/marocchino/sticky-pull-request-comment" TargetMode="External"/><Relationship Id="rId908" Type="http://schemas.openxmlformats.org/officeDocument/2006/relationships/hyperlink" Target="https://github.com/nmfs-opensci/quarto-thesis" TargetMode="External"/><Relationship Id="rId733" Type="http://schemas.openxmlformats.org/officeDocument/2006/relationships/hyperlink" Target="https://github.com/ollama/ollama/releases" TargetMode="External"/><Relationship Id="rId690" Type="http://schemas.openxmlformats.org/officeDocument/2006/relationships/hyperlink" Target="https://github.com/orgs/community/discussions/162826" TargetMode="External"/><Relationship Id="rId691" Type="http://schemas.openxmlformats.org/officeDocument/2006/relationships/hyperlink" Target="https://github.com/orgs/community/discussions/183966" TargetMode="External"/><Relationship Id="rId88" Type="http://schemas.openxmlformats.org/officeDocument/2006/relationships/hyperlink" Target="https://github.com/orgs/quarto-dev/discussions/1591" TargetMode="External"/><Relationship Id="rId425" Type="http://schemas.openxmlformats.org/officeDocument/2006/relationships/hyperlink" Target="https://github.com/orgs/quarto-dev/discussions/6085" TargetMode="External"/><Relationship Id="rId798" Type="http://schemas.openxmlformats.org/officeDocument/2006/relationships/hyperlink" Target="https://github.com/orgs/quarto-dev/discussions/6544" TargetMode="External"/><Relationship Id="rId85" Type="http://schemas.openxmlformats.org/officeDocument/2006/relationships/hyperlink" Target="https://github.com/pachadotdev/pkgsite" TargetMode="External"/><Relationship Id="rId262" Type="http://schemas.openxmlformats.org/officeDocument/2006/relationships/hyperlink" Target="https://github.com/pulls/review-requested" TargetMode="External"/><Relationship Id="rId434" Type="http://schemas.openxmlformats.org/officeDocument/2006/relationships/hyperlink" Target="https://github.com/quarto-dev/quarto-cli/issues" TargetMode="External"/><Relationship Id="rId799" Type="http://schemas.openxmlformats.org/officeDocument/2006/relationships/hyperlink" Target="https://github.com/quarto-dev/quarto-cli/issues/10587" TargetMode="External"/><Relationship Id="rId424" Type="http://schemas.openxmlformats.org/officeDocument/2006/relationships/hyperlink" Target="https://github.com/quarto-dev/quarto-cli/issues/3809" TargetMode="External"/><Relationship Id="rId441" Type="http://schemas.openxmlformats.org/officeDocument/2006/relationships/hyperlink" Target="https://github.com/quarto-dev/quarto-cli/issues/4894" TargetMode="External"/><Relationship Id="rId797" Type="http://schemas.openxmlformats.org/officeDocument/2006/relationships/hyperlink" Target="https://github.com/quarto-dev/quarto-cli/issues/6357" TargetMode="External"/><Relationship Id="rId440" Type="http://schemas.openxmlformats.org/officeDocument/2006/relationships/hyperlink" Target="https://github.com/quarto-dev/quarto-cli/issues?q=is%3Aopen+is%3Aissue+label%3Aepic" TargetMode="External"/><Relationship Id="rId207" Type="http://schemas.openxmlformats.org/officeDocument/2006/relationships/hyperlink" Target="https://github.com/r-box/boxr" TargetMode="External"/><Relationship Id="rId507" Type="http://schemas.openxmlformats.org/officeDocument/2006/relationships/hyperlink" Target="https://github.com/r-lib/actions" TargetMode="External"/><Relationship Id="rId537" Type="http://schemas.openxmlformats.org/officeDocument/2006/relationships/hyperlink" Target="https://github.com/r-lib/actions#where-to-find-help" TargetMode="External"/><Relationship Id="rId523" Type="http://schemas.openxmlformats.org/officeDocument/2006/relationships/hyperlink" Target="https://github.com/rossjrw/pr-preview-action" TargetMode="External"/><Relationship Id="rId524" Type="http://schemas.openxmlformats.org/officeDocument/2006/relationships/hyperlink" Target="https://github.com/rossjrw/pr-preview-action?tab=readme-ov-file#only-remove-previews-for-unmerged-prs" TargetMode="External"/><Relationship Id="rId459" Type="http://schemas.openxmlformats.org/officeDocument/2006/relationships/hyperlink" Target="https://github.com/settings/copilot/features" TargetMode="External"/><Relationship Id="rId860" Type="http://schemas.openxmlformats.org/officeDocument/2006/relationships/hyperlink" Target="https://github.com/skills/introduction-to-github" TargetMode="External"/><Relationship Id="rId522" Type="http://schemas.openxmlformats.org/officeDocument/2006/relationships/hyperlink" Target="https://github.com/thollander/actions-comment-pull-request" TargetMode="External"/><Relationship Id="rId621" Type="http://schemas.openxmlformats.org/officeDocument/2006/relationships/hyperlink" Target="https://github.com/tmux/tmux/wiki" TargetMode="External"/><Relationship Id="rId592" Type="http://schemas.openxmlformats.org/officeDocument/2006/relationships/hyperlink" Target="https://github.com/ucdavisdatalab" TargetMode="External"/><Relationship Id="rId848" Type="http://schemas.openxmlformats.org/officeDocument/2006/relationships/hyperlink" Target="https://github.com/ucdavisdatalab/research-toolkits" TargetMode="External"/><Relationship Id="rId448" Type="http://schemas.openxmlformats.org/officeDocument/2006/relationships/hyperlink" Target="https://github.com/ucdavisdatalab/sandbox_git" TargetMode="External"/><Relationship Id="rId600" Type="http://schemas.openxmlformats.org/officeDocument/2006/relationships/hyperlink" Target="https://github.com/ucdavisdatalab/workshop_how-to-data-documentation" TargetMode="External"/><Relationship Id="rId863" Type="http://schemas.openxmlformats.org/officeDocument/2006/relationships/hyperlink" Target="https://github.com/ucdavisdatalab/workshop_nlp_with_python" TargetMode="External"/><Relationship Id="rId862" Type="http://schemas.openxmlformats.org/officeDocument/2006/relationships/hyperlink" Target="https://github.com/ucdavisdatalab/workshop_python_basics" TargetMode="External"/><Relationship Id="rId847" Type="http://schemas.openxmlformats.org/officeDocument/2006/relationships/hyperlink" Target="https://github.com/ucdavisdatalab/workshop_r_basics" TargetMode="External"/><Relationship Id="rId45" Type="http://schemas.openxmlformats.org/officeDocument/2006/relationships/hyperlink" Target="https://github.com/ucdavisdatalab/workshop_reproducible_research" TargetMode="External"/><Relationship Id="rId468" Type="http://schemas.openxmlformats.org/officeDocument/2006/relationships/hyperlink" Target="https://gitlab.com/gitlab-org/cli" TargetMode="External"/><Relationship Id="rId472" Type="http://schemas.openxmlformats.org/officeDocument/2006/relationships/hyperlink" Target="https://gitlab.com/gitlab-org/cli#installation" TargetMode="External"/><Relationship Id="rId473" Type="http://schemas.openxmlformats.org/officeDocument/2006/relationships/hyperlink" Target="https://gitlab.com/gitlab-org/cli/-/releases" TargetMode="External"/><Relationship Id="rId291" Type="http://schemas.openxmlformats.org/officeDocument/2006/relationships/hyperlink" Target="https://google.github.io/styleguide/Rguide.html" TargetMode="External"/><Relationship Id="rId296" Type="http://schemas.openxmlformats.org/officeDocument/2006/relationships/hyperlink" Target="https://google.github.io/styleguide/Rguide.html#use-explicit-returns" TargetMode="External"/><Relationship Id="rId898" Type="http://schemas.openxmlformats.org/officeDocument/2006/relationships/hyperlink" Target="https://grants.nih.gov" TargetMode="External"/><Relationship Id="rId879" Type="http://schemas.openxmlformats.org/officeDocument/2006/relationships/hyperlink" Target="https://grantwriting.stanford.edu/resources/funding-train/" TargetMode="External"/><Relationship Id="rId948" Type="http://schemas.openxmlformats.org/officeDocument/2006/relationships/hyperlink" Target="https://happygitwithr.com/" TargetMode="External"/><Relationship Id="rId485" Type="http://schemas.openxmlformats.org/officeDocument/2006/relationships/hyperlink" Target="https://happygitwithr.com/repeated-amend.html" TargetMode="External"/><Relationship Id="rId478" Type="http://schemas.openxmlformats.org/officeDocument/2006/relationships/hyperlink" Target="https://help.github.com/en/github/collaborating-with-issues-and-pull-requests/creating-a-pull-request#creating-the-pull-request" TargetMode="External"/><Relationship Id="rId757" Type="http://schemas.openxmlformats.org/officeDocument/2006/relationships/hyperlink" Target="https://help.openai.com/en/articles/4936850-where-do-i-find-my-openai-api-key" TargetMode="External"/><Relationship Id="rId609" Type="http://schemas.openxmlformats.org/officeDocument/2006/relationships/hyperlink" Target="https://hpc.ucdavis.edu/" TargetMode="External"/><Relationship Id="rId886" Type="http://schemas.openxmlformats.org/officeDocument/2006/relationships/hyperlink" Target="https://jadebc.github.io/lab-manual/" TargetMode="External"/><Relationship Id="rId832" Type="http://schemas.openxmlformats.org/officeDocument/2006/relationships/hyperlink" Target="https://jadebc.github.io/lab-manual/checklists.html" TargetMode="External"/><Relationship Id="rId573" Type="http://schemas.openxmlformats.org/officeDocument/2006/relationships/hyperlink" Target="https://jadebc.github.io/lab-manual/code-publication.html" TargetMode="External"/><Relationship Id="rId55" Type="http://schemas.openxmlformats.org/officeDocument/2006/relationships/hyperlink" Target="https://jadebc.github.io/lab-manual/code-repositories.html" TargetMode="External"/><Relationship Id="rId76" Type="http://schemas.openxmlformats.org/officeDocument/2006/relationships/hyperlink" Target="https://jadebc.github.io/lab-manual/coding-practices.html" TargetMode="External"/><Relationship Id="rId29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58" Type="http://schemas.openxmlformats.org/officeDocument/2006/relationships/hyperlink" Target="https://jadebc.github.io/lab-manual/data-masking.html" TargetMode="External"/><Relationship Id="rId44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8" Type="http://schemas.openxmlformats.org/officeDocument/2006/relationships/hyperlink" Target="https://jadebc.github.io/lab-manual/reproducibility.html" TargetMode="External"/><Relationship Id="rId563" Type="http://schemas.openxmlformats.org/officeDocument/2006/relationships/hyperlink" Target="https://jadebc.github.io/lab-manual/reproducible-environments.html" TargetMode="External"/><Relationship Id="rId842" Type="http://schemas.openxmlformats.org/officeDocument/2006/relationships/hyperlink" Target="https://jadebc.github.io/lab-manual/resources.html" TargetMode="External"/><Relationship Id="rId608" Type="http://schemas.openxmlformats.org/officeDocument/2006/relationships/hyperlink" Target="https://jadebc.github.io/lab-manual/slurm.html" TargetMode="External"/><Relationship Id="rId540" Type="http://schemas.openxmlformats.org/officeDocument/2006/relationships/hyperlink" Target="https://jadebc.github.io/lab-manual/unix.html" TargetMode="External"/><Relationship Id="rId352" Type="http://schemas.openxmlformats.org/officeDocument/2006/relationships/hyperlink" Target="https://jadebc.github.io/lab-manual/working-with-big-data.html" TargetMode="External"/><Relationship Id="rId836" Type="http://schemas.openxmlformats.org/officeDocument/2006/relationships/hyperlink" Target="https://journals.lww.com/epidem/Fulltext/2001/05000/The_Value_of_P.2.aspx" TargetMode="External"/><Relationship Id="rId896" Type="http://schemas.openxmlformats.org/officeDocument/2006/relationships/hyperlink" Target="https://journals.plos.org/ploscompbiol/article?id=10.1371/journal.pcbi.1003833" TargetMode="External"/><Relationship Id="rId957" Type="http://schemas.openxmlformats.org/officeDocument/2006/relationships/hyperlink" Target="https://journals.plos.org/plosone/s/authorship" TargetMode="External"/><Relationship Id="rId868" Type="http://schemas.openxmlformats.org/officeDocument/2006/relationships/hyperlink" Target="https://link.springer.com/book/10.1007/978-3-030-98175-4" TargetMode="External"/><Relationship Id="rId883" Type="http://schemas.openxmlformats.org/officeDocument/2006/relationships/hyperlink" Target="https://link.springer.com/book/9783031537929" TargetMode="External"/><Relationship Id="rId335" Type="http://schemas.openxmlformats.org/officeDocument/2006/relationships/hyperlink" Target="https://lintr.r-lib.org/" TargetMode="External"/><Relationship Id="rId233" Type="http://schemas.openxmlformats.org/officeDocument/2006/relationships/hyperlink" Target="https://lubridate.tidyverse.org/" TargetMode="External"/><Relationship Id="rId1017" Type="http://schemas.openxmlformats.org/officeDocument/2006/relationships/hyperlink" Target="https://mastering-shiny.org/" TargetMode="External"/><Relationship Id="rId895" Type="http://schemas.openxmlformats.org/officeDocument/2006/relationships/hyperlink" Target="https://medialab.github.io/iwanthue/" TargetMode="External"/><Relationship Id="rId839" Type="http://schemas.openxmlformats.org/officeDocument/2006/relationships/hyperlink" Target="https://medialab.github.io/iwanthue/?utm_source=Nature+Briefing&amp;utm_campaign=2c68711076-briefing-dy-20211006&amp;utm_medium=email&amp;utm_term=0_c9dfd39373-2c68711076-44335685" TargetMode="External"/><Relationship Id="rId558" Type="http://schemas.openxmlformats.org/officeDocument/2006/relationships/hyperlink" Target="https://medium.com/@jeongwhanchoi/install-tmux-on-osx-and-basics-commands-for-beginners-be22520fd95e" TargetMode="External"/><Relationship Id="rId974" Type="http://schemas.openxmlformats.org/officeDocument/2006/relationships/hyperlink" Target="https://mentors.fm/2019/08/13/think-and-write-with-leslie-lamport/" TargetMode="External"/><Relationship Id="rId416" Type="http://schemas.openxmlformats.org/officeDocument/2006/relationships/hyperlink" Target="https://mermaid.live/" TargetMode="External"/><Relationship Id="rId874" Type="http://schemas.openxmlformats.org/officeDocument/2006/relationships/hyperlink" Target="https://mitcommlab.mit.edu/be/2023/09/27/toward-an-evenbetterposter-improving-the-betterposter-template/" TargetMode="External"/><Relationship Id="rId888" Type="http://schemas.openxmlformats.org/officeDocument/2006/relationships/hyperlink" Target="https://myidp.sciencecareers.org/" TargetMode="External"/><Relationship Id="rId810" Type="http://schemas.openxmlformats.org/officeDocument/2006/relationships/hyperlink" Target="https://nodejs.org/" TargetMode="External"/><Relationship Id="rId815" Type="http://schemas.openxmlformats.org/officeDocument/2006/relationships/hyperlink" Target="https://ohmyz.sh/" TargetMode="External"/><Relationship Id="rId729" Type="http://schemas.openxmlformats.org/officeDocument/2006/relationships/hyperlink" Target="https://ollama.com" TargetMode="External"/><Relationship Id="rId738" Type="http://schemas.openxmlformats.org/officeDocument/2006/relationships/hyperlink" Target="https://ollama.com/blog/openai-compatibility" TargetMode="External"/><Relationship Id="rId734" Type="http://schemas.openxmlformats.org/officeDocument/2006/relationships/hyperlink" Target="https://ollama.com/download" TargetMode="External"/><Relationship Id="rId735" Type="http://schemas.openxmlformats.org/officeDocument/2006/relationships/hyperlink" Target="https://ollama.com/library" TargetMode="External"/><Relationship Id="rId976" Type="http://schemas.openxmlformats.org/officeDocument/2006/relationships/hyperlink" Target="https://openreview.net/forum?id=BZ5a1r-kVsf" TargetMode="External"/><Relationship Id="rId985" Type="http://schemas.openxmlformats.org/officeDocument/2006/relationships/hyperlink" Target="https://osf.io/" TargetMode="External"/><Relationship Id="rId43" Type="http://schemas.openxmlformats.org/officeDocument/2006/relationships/hyperlink" Target="https://osf.io/tgbxr/" TargetMode="External"/><Relationship Id="rId81" Type="http://schemas.openxmlformats.org/officeDocument/2006/relationships/hyperlink" Target="https://pkgdown.r-lib.org/" TargetMode="External"/><Relationship Id="rId755" Type="http://schemas.openxmlformats.org/officeDocument/2006/relationships/hyperlink" Target="https://platform.openai.com/api-keys" TargetMode="External"/><Relationship Id="rId971" Type="http://schemas.openxmlformats.org/officeDocument/2006/relationships/hyperlink" Target="https://plos.org/resource/how-to-store-and-manage-your-data/" TargetMode="External"/><Relationship Id="rId737" Type="http://schemas.openxmlformats.org/officeDocument/2006/relationships/hyperlink" Target="https://positron.posit.co" TargetMode="External"/><Relationship Id="rId756" Type="http://schemas.openxmlformats.org/officeDocument/2006/relationships/hyperlink" Target="https://positron.posit.co/assistant-getting-started.html" TargetMode="External"/><Relationship Id="rId599" Type="http://schemas.openxmlformats.org/officeDocument/2006/relationships/hyperlink" Target="https://proctor-ucsf.github.io/dcc-handbook/datawrangling.html#documenting-datasets" TargetMode="External"/><Relationship Id="rId118" Type="http://schemas.openxmlformats.org/officeDocument/2006/relationships/hyperlink" Target="https://profvis.r-lib.org/" TargetMode="External"/><Relationship Id="rId132" Type="http://schemas.openxmlformats.org/officeDocument/2006/relationships/hyperlink" Target="https://purrr.tidyverse.org/" TargetMode="External"/><Relationship Id="rId369" Type="http://schemas.openxmlformats.org/officeDocument/2006/relationships/hyperlink" Target="https://quarto.org/" TargetMode="External"/><Relationship Id="rId407" Type="http://schemas.openxmlformats.org/officeDocument/2006/relationships/hyperlink" Target="https://quarto.org/docs/authoring/cross-references.html" TargetMode="External"/><Relationship Id="rId426" Type="http://schemas.openxmlformats.org/officeDocument/2006/relationships/hyperlink" Target="https://quarto.org/docs/authoring/diagrams.html" TargetMode="External"/><Relationship Id="rId409" Type="http://schemas.openxmlformats.org/officeDocument/2006/relationships/hyperlink" Target="https://quarto.org/docs/authoring/includes.html" TargetMode="External"/><Relationship Id="rId394" Type="http://schemas.openxmlformats.org/officeDocument/2006/relationships/hyperlink" Target="https://quarto.org/docs/books/" TargetMode="External"/><Relationship Id="rId372" Type="http://schemas.openxmlformats.org/officeDocument/2006/relationships/hyperlink" Target="https://quarto.org/docs/get-started/" TargetMode="External"/><Relationship Id="rId373" Type="http://schemas.openxmlformats.org/officeDocument/2006/relationships/hyperlink" Target="https://quarto.org/docs/guide/" TargetMode="External"/><Relationship Id="rId83" Type="http://schemas.openxmlformats.org/officeDocument/2006/relationships/hyperlink" Target="https://quarto.org/docs/output-formats/html-multi-format.html" TargetMode="External"/><Relationship Id="rId403" Type="http://schemas.openxmlformats.org/officeDocument/2006/relationships/hyperlink" Target="https://quarto.org/docs/projects/profiles.html" TargetMode="External"/><Relationship Id="rId395" Type="http://schemas.openxmlformats.org/officeDocument/2006/relationships/hyperlink" Target="https://quarto.org/docs/publishing/" TargetMode="External"/><Relationship Id="rId430" Type="http://schemas.openxmlformats.org/officeDocument/2006/relationships/hyperlink" Target="https://quarto.org/docs/troubleshooting/" TargetMode="External"/><Relationship Id="rId206" Type="http://schemas.openxmlformats.org/officeDocument/2006/relationships/hyperlink" Target="https://r-box.github.io/boxr/articles/boxr-app-interactive.html#create" TargetMode="External"/><Relationship Id="rId1022" Type="http://schemas.openxmlformats.org/officeDocument/2006/relationships/hyperlink" Target="https://r-pkgs.org/" TargetMode="External"/><Relationship Id="rId312" Type="http://schemas.openxmlformats.org/officeDocument/2006/relationships/hyperlink" Target="https://r-pkgs.org/code.html#sec-code-r-landscape" TargetMode="External"/><Relationship Id="rId144" Type="http://schemas.openxmlformats.org/officeDocument/2006/relationships/hyperlink" Target="https://r-pkgs.org/lifecycle.html#sec-lifecycle-version-number" TargetMode="External"/><Relationship Id="rId162" Type="http://schemas.openxmlformats.org/officeDocument/2006/relationships/hyperlink" Target="https://r-pkgs.org/man.html" TargetMode="External"/><Relationship Id="rId146" Type="http://schemas.openxmlformats.org/officeDocument/2006/relationships/hyperlink" Target="https://r-pkgs.org/other-markdown.html#sec-news" TargetMode="External"/><Relationship Id="rId535" Type="http://schemas.openxmlformats.org/officeDocument/2006/relationships/hyperlink" Target="https://r-pkgs.org/software-development-practices.html#sec-sw-dev-practices-ci" TargetMode="External"/><Relationship Id="rId1024" Type="http://schemas.openxmlformats.org/officeDocument/2006/relationships/hyperlink" Target="https://r4ds.hadley.nz/" TargetMode="External"/><Relationship Id="rId374" Type="http://schemas.openxmlformats.org/officeDocument/2006/relationships/hyperlink" Target="https://r4ds.hadley.nz/quarto.html" TargetMode="External"/><Relationship Id="rId281" Type="http://schemas.openxmlformats.org/officeDocument/2006/relationships/hyperlink" Target="https://r4ds.hadley.nz/workflow-help.html#making-a-reprex" TargetMode="External"/><Relationship Id="rId223" Type="http://schemas.openxmlformats.org/officeDocument/2006/relationships/hyperlink" Target="https://readr.tidyverse.org/" TargetMode="External"/><Relationship Id="rId280"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01" Type="http://schemas.openxmlformats.org/officeDocument/2006/relationships/hyperlink" Target="https://researchdata.princeton.edu/research-lifecycle-guide/publishing-and-preservation/dois" TargetMode="External"/><Relationship Id="rId148" Type="http://schemas.openxmlformats.org/officeDocument/2006/relationships/hyperlink" Target="https://rmarkdown.rstudio.com/" TargetMode="External"/><Relationship Id="rId95" Type="http://schemas.openxmlformats.org/officeDocument/2006/relationships/hyperlink" Target="https://roxygen2.r-lib.org/" TargetMode="External"/><Relationship Id="rId161" Type="http://schemas.openxmlformats.org/officeDocument/2006/relationships/hyperlink" Target="https://roxygen2.r-lib.org/articles/rd.html" TargetMode="External"/><Relationship Id="rId158" Type="http://schemas.openxmlformats.org/officeDocument/2006/relationships/hyperlink" Target="https://roxygen2.r-lib.org/articles/rd.html#inheriting-documentation" TargetMode="External"/><Relationship Id="rId566" Type="http://schemas.openxmlformats.org/officeDocument/2006/relationships/hyperlink" Target="https://rstudio.github.io/renv/" TargetMode="External"/><Relationship Id="rId212" Type="http://schemas.openxmlformats.org/officeDocument/2006/relationships/hyperlink" Target="https://rviews.rstudio.com/2017/06/08/what-is-the-tidyverse/" TargetMode="External"/><Relationship Id="rId853" Type="http://schemas.openxmlformats.org/officeDocument/2006/relationships/hyperlink" Target="https://s3.amazonaws.com/assets.datacamp.com/blog_assets/datatable_Cheat_Sheet_R.pdf" TargetMode="External"/><Relationship Id="rId939" Type="http://schemas.openxmlformats.org/officeDocument/2006/relationships/hyperlink" Target="https://search.library.ucdavis.edu/permalink/01UCD_INST/9fle3i/alma990000226350403126" TargetMode="External"/><Relationship Id="rId304" Type="http://schemas.openxmlformats.org/officeDocument/2006/relationships/hyperlink" Target="https://sembr.org/" TargetMode="External"/><Relationship Id="rId45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88" Type="http://schemas.openxmlformats.org/officeDocument/2006/relationships/hyperlink" Target="https://sethrobertson.github.io/GitFixUm/fixup.html" TargetMode="External"/><Relationship Id="rId994" Type="http://schemas.openxmlformats.org/officeDocument/2006/relationships/hyperlink" Target="https://slurm.schedmd.com/salloc.html" TargetMode="External"/><Relationship Id="rId996" Type="http://schemas.openxmlformats.org/officeDocument/2006/relationships/hyperlink" Target="https://slurm.schedmd.com/sattach.html" TargetMode="External"/><Relationship Id="rId998" Type="http://schemas.openxmlformats.org/officeDocument/2006/relationships/hyperlink" Target="https://slurm.schedmd.com/sbatch.html" TargetMode="External"/><Relationship Id="rId1000" Type="http://schemas.openxmlformats.org/officeDocument/2006/relationships/hyperlink" Target="https://slurm.schedmd.com/squeue.html" TargetMode="External"/><Relationship Id="rId1002" Type="http://schemas.openxmlformats.org/officeDocument/2006/relationships/hyperlink" Target="https://slurm.schedmd.com/srun.html" TargetMode="External"/><Relationship Id="rId196" Type="http://schemas.openxmlformats.org/officeDocument/2006/relationships/hyperlink" Target="https://softwareengineering.stackexchange.com/questions/133404/what-is-the-ideal-length-of-a-method-for-you" TargetMode="External"/><Relationship Id="rId447" Type="http://schemas.openxmlformats.org/officeDocument/2006/relationships/hyperlink" Target="https://sp19.datastructur.es/materials/guides/using-git#b-local-repositories-narrative-introduction" TargetMode="External"/><Relationship Id="rId476" Type="http://schemas.openxmlformats.org/officeDocument/2006/relationships/hyperlink" Target="https://sp19.datastructur.es/materials/guides/using-git#e-git-branching-advanced-git-optional" TargetMode="External"/><Relationship Id="rId176" Type="http://schemas.openxmlformats.org/officeDocument/2006/relationships/hyperlink" Target="https://spin.atomicobject.com/2017/11/01/good-variable-names/" TargetMode="External"/><Relationship Id="rId353" Type="http://schemas.openxmlformats.org/officeDocument/2006/relationships/hyperlink" Target="https://stackoverflow.com/questions/21435339/data-table-vs-dplyr-can-one-do-something-well-the-other-cant-or-does-poorly/27840349#27840349" TargetMode="External"/><Relationship Id="rId243" Type="http://schemas.openxmlformats.org/officeDocument/2006/relationships/hyperlink" Target="https://stackoverflow.com/questions/28125816/r-standard-evaluation-for-join-dplyr" TargetMode="External"/><Relationship Id="rId195" Type="http://schemas.openxmlformats.org/officeDocument/2006/relationships/hyperlink" Target="https://stackoverflow.com/questions/475675/when-is-a-function-too-long" TargetMode="External"/><Relationship Id="rId229" Type="http://schemas.openxmlformats.org/officeDocument/2006/relationships/hyperlink" Target="https://stringr.tidyverse.org/" TargetMode="External"/><Relationship Id="rId713" Type="http://schemas.openxmlformats.org/officeDocument/2006/relationships/hyperlink" Target="https://studentaffairs.ucdavis.edu/news/responsible-use-artificial-intelligence-ai" TargetMode="External"/><Relationship Id="rId292" Type="http://schemas.openxmlformats.org/officeDocument/2006/relationships/hyperlink" Target="https://style.tidyverse.org/" TargetMode="External"/><Relationship Id="rId323" Type="http://schemas.openxmlformats.org/officeDocument/2006/relationships/hyperlink" Target="https://styler.r-lib.org/" TargetMode="External"/><Relationship Id="rId171" Type="http://schemas.openxmlformats.org/officeDocument/2006/relationships/hyperlink" Target="https://support.posit.co/hc/en-us/articles/200484568-Code-Folding-and-Sections" TargetMode="External"/><Relationship Id="rId236" Type="http://schemas.openxmlformats.org/officeDocument/2006/relationships/hyperlink" Target="https://tavareshugo.github.io/data_carpentry_extras/base-r_tidyverse_equivalents/base-r_tidyverse_equivalents.html" TargetMode="External"/><Relationship Id="rId877" Type="http://schemas.openxmlformats.org/officeDocument/2006/relationships/hyperlink" Target="https://teampublichealth.substack.com/" TargetMode="External"/><Relationship Id="rId96" Type="http://schemas.openxmlformats.org/officeDocument/2006/relationships/hyperlink" Target="https://testthat.r-lib.org/" TargetMode="External"/><Relationship Id="rId286" Type="http://schemas.openxmlformats.org/officeDocument/2006/relationships/hyperlink" Target="https://thinkr-open.github.io/gitdown/" TargetMode="External"/><Relationship Id="rId227" Type="http://schemas.openxmlformats.org/officeDocument/2006/relationships/hyperlink" Target="https://tibble.tidyverse.org/" TargetMode="External"/><Relationship Id="rId220" Type="http://schemas.openxmlformats.org/officeDocument/2006/relationships/hyperlink" Target="https://tidyr.tidyverse.org/" TargetMode="External"/><Relationship Id="rId324" Type="http://schemas.openxmlformats.org/officeDocument/2006/relationships/hyperlink" Target="https://tidyverse.org/blog/2017/12/styler-1.0.0/" TargetMode="External"/><Relationship Id="rId489" Type="http://schemas.openxmlformats.org/officeDocument/2006/relationships/hyperlink" Target="https://tidyverse.org/blog/2017/12/workflow-vs-script/" TargetMode="External"/><Relationship Id="rId844" Type="http://schemas.openxmlformats.org/officeDocument/2006/relationships/hyperlink" Target="https://ucb-epi-r.github.io" TargetMode="External"/><Relationship Id="rId1029" Type="http://schemas.openxmlformats.org/officeDocument/2006/relationships/hyperlink" Target="https://ucd-serg.github.io/lab-manual/appendix-copilot-instructions.html" TargetMode="External"/><Relationship Id="rId1031" Type="http://schemas.openxmlformats.org/officeDocument/2006/relationships/hyperlink" Target="https://ucd-serg.github.io/lab-manual/appendix-copilot-setup-steps.html" TargetMode="External"/><Relationship Id="rId575" Type="http://schemas.openxmlformats.org/officeDocument/2006/relationships/hyperlink" Target="https://ucd-serg.github.io/lab-manual/coding-practices.html#file-headers" TargetMode="External"/><Relationship Id="rId578" Type="http://schemas.openxmlformats.org/officeDocument/2006/relationships/hyperlink" Target="https://ucd-serg.github.io/lab-manual/coding-practices.html#function-documentation" TargetMode="External"/><Relationship Id="rId834" Type="http://schemas.openxmlformats.org/officeDocument/2006/relationships/hyperlink" Target="https://ucd-serg.github.io/lab-manual/coding-style.html" TargetMode="External"/><Relationship Id="rId581" Type="http://schemas.openxmlformats.org/officeDocument/2006/relationships/hyperlink" Target="https://ucd-serg.github.io/lab-manual/unix.html#example-code-for-runfilesavelogs" TargetMode="External"/><Relationship Id="rId849" Type="http://schemas.openxmlformats.org/officeDocument/2006/relationships/hyperlink" Target="https://ucdavisdatalab.github.io/install_guides/" TargetMode="External"/><Relationship Id="rId846"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865" Type="http://schemas.openxmlformats.org/officeDocument/2006/relationships/hyperlink" Target="https://ucjug.github.io/workshop_julia_basics/" TargetMode="External"/><Relationship Id="rId588"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3" Type="http://schemas.openxmlformats.org/officeDocument/2006/relationships/hyperlink" Target="https://usethis.r-lib.org/" TargetMode="External"/><Relationship Id="rId785" Type="http://schemas.openxmlformats.org/officeDocument/2006/relationships/hyperlink" Target="https://www.anthropic.com/claude-code" TargetMode="External"/><Relationship Id="rId924" Type="http://schemas.openxmlformats.org/officeDocument/2006/relationships/hyperlink" Target="https://www.biorxiv.org/" TargetMode="External"/><Relationship Id="rId242" Type="http://schemas.openxmlformats.org/officeDocument/2006/relationships/hyperlink" Target="https://www.brodrigues.co/blog/2016-07-18-data-frame-columns-as-arguments-to-dplyr-functions/" TargetMode="External"/><Relationship Id="rId632" Type="http://schemas.openxmlformats.org/officeDocument/2006/relationships/hyperlink" Target="https://www.chriswrites.com/how-to-change-file-permissions-using-the-terminal/" TargetMode="External"/><Relationship Id="rId929" Type="http://schemas.openxmlformats.org/officeDocument/2006/relationships/hyperlink" Target="https://www.danieldsjoberg.com/gtsummary/" TargetMode="External"/><Relationship Id="rId926" Type="http://schemas.openxmlformats.org/officeDocument/2006/relationships/hyperlink" Target="https://www.equator-network.org/" TargetMode="External"/><Relationship Id="rId494" Type="http://schemas.openxmlformats.org/officeDocument/2006/relationships/hyperlink" Target="https://www.git-scm.com/docs/gitignore#_pattern_format" TargetMode="External"/><Relationship Id="rId517" Type="http://schemas.openxmlformats.org/officeDocument/2006/relationships/hyperlink" Target="https://www.githubstatus.com/" TargetMode="External"/><Relationship Id="rId882" Type="http://schemas.openxmlformats.org/officeDocument/2006/relationships/hyperlink" Target="https://www.globalcodeofconduct.org/" TargetMode="External"/><Relationship Id="rId622" Type="http://schemas.openxmlformats.org/officeDocument/2006/relationships/hyperlink" Target="https://www.gnu.org/software/screen/" TargetMode="External"/><Relationship Id="rId554" Type="http://schemas.openxmlformats.org/officeDocument/2006/relationships/hyperlink" Target="https://www.howtogeek.com/118594/how-to-edit-your-system-path-for-easy-command-line-access/" TargetMode="External"/><Relationship Id="rId923" Type="http://schemas.openxmlformats.org/officeDocument/2006/relationships/hyperlink" Target="https://www.medrxiv.org/" TargetMode="External"/><Relationship Id="rId808" Type="http://schemas.openxmlformats.org/officeDocument/2006/relationships/hyperlink" Target="https://www.msys2.org/" TargetMode="External"/><Relationship Id="rId891" Type="http://schemas.openxmlformats.org/officeDocument/2006/relationships/hyperlink" Target="https://www.nature.com/articles/d41586-021-03603-2" TargetMode="External"/><Relationship Id="rId880" Type="http://schemas.openxmlformats.org/officeDocument/2006/relationships/hyperlink" Target="https://www.niaid.nih.gov/grants-contracts/write-grant-application" TargetMode="External"/><Relationship Id="rId661" Type="http://schemas.openxmlformats.org/officeDocument/2006/relationships/hyperlink" Target="https://www.nytimes.com/2023/07/13/opinion/ai-chatgpt-consciousness-hofstadter.html" TargetMode="External"/><Relationship Id="rId321" Type="http://schemas.openxmlformats.org/officeDocument/2006/relationships/hyperlink" Target="https://www.r-bloggers.com/align-assign-rstudio-addin-to-align-assignment-operators/" TargetMode="External"/><Relationship Id="rId245" Type="http://schemas.openxmlformats.org/officeDocument/2006/relationships/hyperlink" Target="https://www.rdocumentation.org/packages/feather/versions/0.3.3" TargetMode="External"/><Relationship Id="rId325" Type="http://schemas.openxmlformats.org/officeDocument/2006/relationships/hyperlink" Target="https://www.rdocumentation.org/packages/styler/versions/1.1.0/topics/style_dir" TargetMode="External"/><Relationship Id="rId193" Type="http://schemas.openxmlformats.org/officeDocument/2006/relationships/hyperlink" Target="https://www.reddit.com/r/learnprogramming/comments/47avb5/one_long_function_2001000_lines_of_codes_or_one/" TargetMode="External"/><Relationship Id="rId851" Type="http://schemas.openxmlformats.org/officeDocument/2006/relationships/hyperlink" Target="https://www.rstudio.com/wp-content/uploads/2015/02/data-wrangling-cheatsheet.pdf" TargetMode="External"/><Relationship Id="rId854" Type="http://schemas.openxmlformats.org/officeDocument/2006/relationships/hyperlink" Target="https://www.rstudio.com/wp-content/uploads/2015/02/rmarkdown-cheatsheet.pdf" TargetMode="External"/><Relationship Id="rId852" Type="http://schemas.openxmlformats.org/officeDocument/2006/relationships/hyperlink" Target="https://www.rstudio.com/wp-content/uploads/2015/03/ggplot2-cheatsheet.pdf" TargetMode="External"/><Relationship Id="rId872" Type="http://schemas.openxmlformats.org/officeDocument/2006/relationships/hyperlink" Target="https://www.sciencedirect.com/science/article/pii/S1471491423000928" TargetMode="External"/><Relationship Id="rId194" Type="http://schemas.openxmlformats.org/officeDocument/2006/relationships/hyperlink" Target="https://www.sololearn.com/en/Discuss/1278705/optimal-number-of-lines-of-code-of-functions" TargetMode="External"/><Relationship Id="rId215" Type="http://schemas.openxmlformats.org/officeDocument/2006/relationships/hyperlink" Target="https://www.tidyverse.org/" TargetMode="External"/><Relationship Id="rId889" Type="http://schemas.openxmlformats.org/officeDocument/2006/relationships/hyperlink" Target="https://www.training.nih.gov/career-services/" TargetMode="External"/><Relationship Id="rId892" Type="http://schemas.openxmlformats.org/officeDocument/2006/relationships/hyperlink" Target="https://www.youtube.com/watch?v=1RwJbhkCA58" TargetMode="External"/><Relationship Id="rId873" Type="http://schemas.openxmlformats.org/officeDocument/2006/relationships/hyperlink" Target="https://www.youtube.com/watch?v=1RwJbhkCA58&amp;t=1171s" TargetMode="External"/><Relationship Id="rId964" Type="http://schemas.openxmlformats.org/officeDocument/2006/relationships/hyperlink" Target="https://www.youtube.com/watch?v=B1BdQcJ2ZYY" TargetMode="External"/><Relationship Id="rId47" Type="http://schemas.openxmlformats.org/officeDocument/2006/relationships/hyperlink" Target="https://www.youtube.com/watch?v=WoYkY9MkbRE" TargetMode="External"/><Relationship Id="rId240" Type="http://schemas.openxmlformats.org/officeDocument/2006/relationships/hyperlink" Target="https://www.youtube.com/watch?v=nERXS3ssntw" TargetMode="External"/><Relationship Id="rId870"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2026-06-24T16:45:44Z</dcterms:created>
  <dcterms:modified xsi:type="dcterms:W3CDTF">2026-06-24T16:45:44Z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2026-06-24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