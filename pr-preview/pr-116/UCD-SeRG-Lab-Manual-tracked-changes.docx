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2026-01-15</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204"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03"/>
    <w:bookmarkEnd w:id="104"/>
    <w:bookmarkStart w:id="122" w:name="sec-r-ci"/>
    <w:p>
      <w:pPr>
        <w:pStyle w:val="Heading2"/>
      </w:pPr>
      <w:r>
        <w:t xml:space="preserve">6.7 Continuous Integration</w:t>
      </w:r>
    </w:p>
    <w:bookmarkStart w:id="106" w:name="understanding-github-actions"/>
    <w:p>
      <w:pPr>
        <w:pStyle w:val="Heading3"/>
      </w:pPr>
      <w:r>
        <w:t xml:space="preserve">6.7.1 Understanding GitHub Actions</w:t>
      </w:r>
    </w:p>
    <w:p>
      <w:pPr>
        <w:pStyle w:val="FirstParagraph"/>
      </w:pPr>
      <w:hyperlink r:id="rId105">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2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29"/>
        </w:numPr>
      </w:pPr>
      <w:r>
        <w:rPr>
          <w:b/>
          <w:bCs/>
        </w:rPr>
        <w:t xml:space="preserve">Immediate feedback</w:t>
      </w:r>
      <w:r>
        <w:t xml:space="preserve">: Get notified of problems quickly, when they’re easier to fix</w:t>
      </w:r>
    </w:p>
    <w:p>
      <w:pPr>
        <w:pStyle w:val="Compact"/>
        <w:numPr>
          <w:ilvl w:val="0"/>
          <w:numId w:val="1029"/>
        </w:numPr>
      </w:pPr>
      <w:r>
        <w:rPr>
          <w:b/>
          <w:bCs/>
        </w:rPr>
        <w:t xml:space="preserve">Better collaboration</w:t>
      </w:r>
      <w:r>
        <w:t xml:space="preserve">: External contributors can see if their changes pass all checks before you review</w:t>
      </w:r>
    </w:p>
    <w:p>
      <w:pPr>
        <w:pStyle w:val="Compact"/>
        <w:numPr>
          <w:ilvl w:val="0"/>
          <w:numId w:val="1029"/>
        </w:numPr>
      </w:pPr>
      <w:r>
        <w:rPr>
          <w:b/>
          <w:bCs/>
        </w:rPr>
        <w:t xml:space="preserve">Quality assurance</w:t>
      </w:r>
      <w:r>
        <w:t xml:space="preserve">: Catch platform-specific issues before they reach users</w:t>
      </w:r>
    </w:p>
    <w:p>
      <w:pPr>
        <w:pStyle w:val="Compact"/>
        <w:numPr>
          <w:ilvl w:val="0"/>
          <w:numId w:val="102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06"/>
    <w:bookmarkStart w:id="111"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07">
        <w:r>
          <w:rPr>
            <w:rStyle w:val="Hyperlink"/>
          </w:rPr>
          <w:t xml:space="preserve">r-lib/actions</w:t>
        </w:r>
      </w:hyperlink>
      <w:r>
        <w:t xml:space="preserve"> </w:t>
      </w:r>
      <w:r>
        <w:t xml:space="preserve">that handle common R package tasks.</w:t>
      </w:r>
    </w:p>
    <w:bookmarkStart w:id="109"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08">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09"/>
    <w:bookmarkStart w:id="110"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0"/>
    <w:bookmarkEnd w:id="111"/>
    <w:bookmarkStart w:id="112"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0"/>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0"/>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2"/>
    <w:bookmarkStart w:id="116"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warning.png" id="115"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17.4.6</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1"/>
        </w:numPr>
      </w:pPr>
      <w:r>
        <w:t xml:space="preserve">When to run (on push, pull request, schedule, etc.)</w:t>
      </w:r>
    </w:p>
    <w:p>
      <w:pPr>
        <w:pStyle w:val="Compact"/>
        <w:numPr>
          <w:ilvl w:val="0"/>
          <w:numId w:val="1031"/>
        </w:numPr>
      </w:pPr>
      <w:r>
        <w:t xml:space="preserve">What operating systems and R versions to use</w:t>
      </w:r>
    </w:p>
    <w:p>
      <w:pPr>
        <w:pStyle w:val="Compact"/>
        <w:numPr>
          <w:ilvl w:val="0"/>
          <w:numId w:val="1031"/>
        </w:numPr>
      </w:pPr>
      <w:r>
        <w:t xml:space="preserve">What steps to execute (install dependencies, run checks, etc.)</w:t>
      </w:r>
    </w:p>
    <w:bookmarkEnd w:id="116"/>
    <w:bookmarkStart w:id="117"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2"/>
        </w:numPr>
      </w:pPr>
      <w:r>
        <w:rPr>
          <w:b/>
          <w:bCs/>
        </w:rPr>
        <w:t xml:space="preserve">Test failures</w:t>
      </w:r>
      <w:r>
        <w:t xml:space="preserve">: Your tests found a bug (this is good! fix the bug)</w:t>
      </w:r>
    </w:p>
    <w:p>
      <w:pPr>
        <w:pStyle w:val="Compact"/>
        <w:numPr>
          <w:ilvl w:val="0"/>
          <w:numId w:val="1032"/>
        </w:numPr>
      </w:pPr>
      <w:r>
        <w:rPr>
          <w:b/>
          <w:bCs/>
        </w:rPr>
        <w:t xml:space="preserve">Platform-specific issues</w:t>
      </w:r>
      <w:r>
        <w:t xml:space="preserve">: Code works on your machine but not on other platforms</w:t>
      </w:r>
    </w:p>
    <w:p>
      <w:pPr>
        <w:pStyle w:val="Compact"/>
        <w:numPr>
          <w:ilvl w:val="0"/>
          <w:numId w:val="1032"/>
        </w:numPr>
      </w:pPr>
      <w:r>
        <w:rPr>
          <w:b/>
          <w:bCs/>
        </w:rPr>
        <w:t xml:space="preserve">Missing dependencies</w:t>
      </w:r>
      <w:r>
        <w:t xml:space="preserve">: System libraries needed for packages aren’t installed</w:t>
      </w:r>
    </w:p>
    <w:p>
      <w:pPr>
        <w:pStyle w:val="Compact"/>
        <w:numPr>
          <w:ilvl w:val="0"/>
          <w:numId w:val="103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17.4.4</w:t>
        </w:r>
      </w:hyperlink>
      <w:r>
        <w:t xml:space="preserve">.</w:t>
      </w:r>
    </w:p>
    <w:bookmarkEnd w:id="117"/>
    <w:bookmarkStart w:id="121" w:name="additional-resources"/>
    <w:p>
      <w:pPr>
        <w:pStyle w:val="Heading3"/>
      </w:pPr>
      <w:r>
        <w:t xml:space="preserve">6.7.6 Additional Resources</w:t>
      </w:r>
    </w:p>
    <w:p>
      <w:pPr>
        <w:pStyle w:val="Compact"/>
        <w:numPr>
          <w:ilvl w:val="0"/>
          <w:numId w:val="1033"/>
        </w:numPr>
      </w:pPr>
      <w:hyperlink r:id="rId105">
        <w:r>
          <w:rPr>
            <w:rStyle w:val="Hyperlink"/>
          </w:rPr>
          <w:t xml:space="preserve">GitHub Actions features overview</w:t>
        </w:r>
      </w:hyperlink>
    </w:p>
    <w:p>
      <w:pPr>
        <w:pStyle w:val="Compact"/>
        <w:numPr>
          <w:ilvl w:val="0"/>
          <w:numId w:val="1033"/>
        </w:numPr>
      </w:pPr>
      <w:hyperlink r:id="rId107">
        <w:r>
          <w:rPr>
            <w:rStyle w:val="Hyperlink"/>
          </w:rPr>
          <w:t xml:space="preserve">r-lib/actions repository</w:t>
        </w:r>
      </w:hyperlink>
      <w:r>
        <w:t xml:space="preserve"> </w:t>
      </w:r>
      <w:r>
        <w:t xml:space="preserve">- R-specific actions and example workflows</w:t>
      </w:r>
    </w:p>
    <w:p>
      <w:pPr>
        <w:pStyle w:val="Compact"/>
        <w:numPr>
          <w:ilvl w:val="0"/>
          <w:numId w:val="1033"/>
        </w:numPr>
      </w:pPr>
      <w:hyperlink r:id="rId118">
        <w:r>
          <w:rPr>
            <w:rStyle w:val="Hyperlink"/>
          </w:rPr>
          <w:t xml:space="preserve">R Packages book: Continuous Integration</w:t>
        </w:r>
      </w:hyperlink>
    </w:p>
    <w:p>
      <w:pPr>
        <w:pStyle w:val="Compact"/>
        <w:numPr>
          <w:ilvl w:val="0"/>
          <w:numId w:val="1033"/>
        </w:numPr>
      </w:pPr>
      <w:hyperlink r:id="rId119">
        <w:r>
          <w:rPr>
            <w:rStyle w:val="Hyperlink"/>
          </w:rPr>
          <w:t xml:space="preserve">GitHub Actions documentation</w:t>
        </w:r>
      </w:hyperlink>
    </w:p>
    <w:p>
      <w:pPr>
        <w:pStyle w:val="Compact"/>
        <w:numPr>
          <w:ilvl w:val="0"/>
          <w:numId w:val="1033"/>
        </w:numPr>
      </w:pPr>
      <w:hyperlink r:id="rId120">
        <w:r>
          <w:rPr>
            <w:rStyle w:val="Hyperlink"/>
          </w:rPr>
          <w:t xml:space="preserve">Where to find help with r-lib/actions</w:t>
        </w:r>
      </w:hyperlink>
    </w:p>
    <w:bookmarkEnd w:id="121"/>
    <w:bookmarkEnd w:id="122"/>
    <w:bookmarkStart w:id="123"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bookmarkEnd w:id="123"/>
    <w:bookmarkStart w:id="127" w:name="sec-auto-styling"/>
    <w:p>
      <w:pPr>
        <w:pStyle w:val="Heading2"/>
      </w:pPr>
      <w:r>
        <w:t xml:space="preserve">6.9 Automated Code Styling</w:t>
      </w:r>
    </w:p>
    <w:bookmarkStart w:id="124"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24"/>
    <w:bookmarkStart w:id="125"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25"/>
    <w:bookmarkStart w:id="126"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6"/>
        </w:numPr>
      </w:pPr>
      <w:r>
        <w:t xml:space="preserve">Unused variables</w:t>
      </w:r>
    </w:p>
    <w:p>
      <w:pPr>
        <w:pStyle w:val="Compact"/>
        <w:numPr>
          <w:ilvl w:val="0"/>
          <w:numId w:val="1046"/>
        </w:numPr>
      </w:pPr>
      <w:r>
        <w:t xml:space="preserve">Improper whitespace</w:t>
      </w:r>
    </w:p>
    <w:p>
      <w:pPr>
        <w:pStyle w:val="Compact"/>
        <w:numPr>
          <w:ilvl w:val="0"/>
          <w:numId w:val="1046"/>
        </w:numPr>
      </w:pPr>
      <w:r>
        <w:t xml:space="preserve">Line length issues</w:t>
      </w:r>
    </w:p>
    <w:p>
      <w:pPr>
        <w:pStyle w:val="Compact"/>
        <w:numPr>
          <w:ilvl w:val="0"/>
          <w:numId w:val="1046"/>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26"/>
    <w:bookmarkEnd w:id="127"/>
    <w:bookmarkStart w:id="145" w:name="sec-documenting-code"/>
    <w:p>
      <w:pPr>
        <w:pStyle w:val="Heading2"/>
      </w:pPr>
      <w:r>
        <w:t xml:space="preserve">6.10 Documenting your code</w:t>
      </w:r>
    </w:p>
    <w:bookmarkStart w:id="129"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2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28">
        <w:r>
          <w:rPr>
            <w:rStyle w:val="Hyperlink"/>
          </w:rPr>
          <w:t xml:space="preserve">https://roxygen2.r-lib.org/</w:t>
        </w:r>
      </w:hyperlink>
      <w:r>
        <w:t xml:space="preserve">.</w:t>
      </w:r>
    </w:p>
    <w:bookmarkEnd w:id="129"/>
    <w:bookmarkStart w:id="137"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7"/>
        </w:numPr>
      </w:pPr>
      <w:r>
        <w:t xml:space="preserve">You’re creating a wrapper function that calls another function</w:t>
      </w:r>
    </w:p>
    <w:p>
      <w:pPr>
        <w:pStyle w:val="Compact"/>
        <w:numPr>
          <w:ilvl w:val="0"/>
          <w:numId w:val="1047"/>
        </w:numPr>
      </w:pPr>
      <w:r>
        <w:t xml:space="preserve">You want to allow users to pass additional arguments to an internal function</w:t>
      </w:r>
    </w:p>
    <w:p>
      <w:pPr>
        <w:pStyle w:val="Compact"/>
        <w:numPr>
          <w:ilvl w:val="0"/>
          <w:numId w:val="1047"/>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8"/>
        </w:numPr>
      </w:pPr>
      <w:r>
        <w:t xml:space="preserve">Automatically imports parameter documentation from</w:t>
      </w:r>
      <w:r>
        <w:t xml:space="preserve"> </w:t>
      </w:r>
      <w:r>
        <w:rPr>
          <w:rStyle w:val="VerbatimChar"/>
        </w:rPr>
        <w:t xml:space="preserve">ggplot2::geom_point()</w:t>
      </w:r>
    </w:p>
    <w:p>
      <w:pPr>
        <w:pStyle w:val="Compact"/>
        <w:numPr>
          <w:ilvl w:val="0"/>
          <w:numId w:val="1048"/>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8"/>
        </w:numPr>
      </w:pPr>
      <w:r>
        <w:t xml:space="preserve">Keeps documentation synchronized if the underlying function changes</w:t>
      </w:r>
    </w:p>
    <w:p>
      <w:pPr>
        <w:pStyle w:val="Compact"/>
        <w:numPr>
          <w:ilvl w:val="0"/>
          <w:numId w:val="1048"/>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49"/>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49"/>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49"/>
        </w:numPr>
      </w:pPr>
      <w:r>
        <w:rPr>
          <w:b/>
          <w:bCs/>
        </w:rPr>
        <w:t xml:space="preserve">Validate unexpected arguments</w:t>
      </w:r>
      <w:r>
        <w:t xml:space="preserve">: Consider using the</w:t>
      </w:r>
      <w:r>
        <w:t xml:space="preserve"> </w:t>
      </w:r>
      <w:hyperlink r:id="rId13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49"/>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3" name="Picture"/>
                  <a:graphic>
                    <a:graphicData uri="http://schemas.openxmlformats.org/drawingml/2006/picture">
                      <pic:pic>
                        <pic:nvPicPr>
                          <pic:cNvPr descr="/opt/quarto/share/formats/docx/note.png" id="134"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5" name="Picture"/>
                  <a:graphic>
                    <a:graphicData uri="http://schemas.openxmlformats.org/drawingml/2006/picture">
                      <pic:pic>
                        <pic:nvPicPr>
                          <pic:cNvPr descr="/opt/quarto/share/formats/docx/note.png" id="136"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7"/>
    <w:bookmarkStart w:id="138"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8"/>
    <w:bookmarkStart w:id="140" w:name="sections-and-subsections"/>
    <w:p>
      <w:pPr>
        <w:pStyle w:val="Heading3"/>
      </w:pPr>
      <w:r>
        <w:t xml:space="preserve">6.10.4 Sections and subsections</w:t>
      </w:r>
    </w:p>
    <w:p>
      <w:pPr>
        <w:pStyle w:val="FirstParagraph"/>
      </w:pPr>
      <w:r>
        <w:t xml:space="preserve">Rstudio (</w:t>
      </w:r>
      <w:hyperlink r:id="rId139">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0"/>
    <w:bookmarkStart w:id="142" w:name="code-folding"/>
    <w:p>
      <w:pPr>
        <w:pStyle w:val="Heading3"/>
      </w:pPr>
      <w:r>
        <w:t xml:space="preserve">6.10.5 Code folding</w:t>
      </w:r>
    </w:p>
    <w:p>
      <w:pPr>
        <w:pStyle w:val="FirstParagraph"/>
      </w:pPr>
      <w:r>
        <w:t xml:space="preserve">Consider using RStudio’s</w:t>
      </w:r>
      <w:r>
        <w:t xml:space="preserve"> </w:t>
      </w:r>
      <w:hyperlink r:id="rId141">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2"/>
    <w:bookmarkStart w:id="144"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44"/>
    <w:bookmarkEnd w:id="145"/>
    <w:bookmarkStart w:id="151"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0"/>
        </w:numPr>
      </w:pPr>
      <w:r>
        <w:t xml:space="preserve">For more help, check out</w:t>
      </w:r>
      <w:r>
        <w:t xml:space="preserve"> </w:t>
      </w:r>
      <w:hyperlink r:id="rId146">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1"/>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7" name="Picture"/>
                  <a:graphic>
                    <a:graphicData uri="http://schemas.openxmlformats.org/drawingml/2006/picture">
                      <pic:pic>
                        <pic:nvPicPr>
                          <pic:cNvPr descr="/opt/quarto/share/formats/docx/note.png" id="148"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opt/quarto/share/formats/docx/note.png" id="150"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1"/>
    <w:bookmarkStart w:id="152"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2"/>
    <w:bookmarkStart w:id="154"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3">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54"/>
    <w:bookmarkStart w:id="159" w:name="readingsaving-data"/>
    <w:p>
      <w:pPr>
        <w:pStyle w:val="Heading2"/>
      </w:pPr>
      <w:r>
        <w:t xml:space="preserve">6.14 Reading/Saving Data</w:t>
      </w:r>
    </w:p>
    <w:bookmarkStart w:id="157"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57"/>
    <w:bookmarkStart w:id="158"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58"/>
    <w:bookmarkEnd w:id="159"/>
    <w:bookmarkStart w:id="165"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2"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1">
        <w:r>
          <w:rPr>
            <w:rStyle w:val="Hyperlink"/>
          </w:rPr>
          <w:t xml:space="preserve">here</w:t>
        </w:r>
      </w:hyperlink>
      <w:r>
        <w:t xml:space="preserve">.</w:t>
      </w:r>
    </w:p>
    <w:bookmarkEnd w:id="162"/>
    <w:bookmarkStart w:id="164" w:name="dropbox"/>
    <w:p>
      <w:pPr>
        <w:pStyle w:val="Heading3"/>
      </w:pPr>
      <w:r>
        <w:t xml:space="preserve">6.15.2 Dropbox</w:t>
      </w:r>
    </w:p>
    <w:p>
      <w:pPr>
        <w:pStyle w:val="FirstParagraph"/>
      </w:pPr>
      <w:r>
        <w:t xml:space="preserve">Follow the instructions at</w:t>
      </w:r>
      <w:r>
        <w:t xml:space="preserve"> </w:t>
      </w:r>
      <w:hyperlink r:id="rId16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64"/>
    <w:bookmarkEnd w:id="165"/>
    <w:bookmarkStart w:id="173" w:name="sec-tidyverse"/>
    <w:p>
      <w:pPr>
        <w:pStyle w:val="Heading2"/>
      </w:pPr>
      <w:r>
        <w:t xml:space="preserve">6.16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66">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67">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52"/>
        </w:numPr>
      </w:pPr>
      <w:hyperlink r:id="rId168">
        <w:r>
          <w:rPr>
            <w:rStyle w:val="Hyperlink"/>
          </w:rPr>
          <w:t xml:space="preserve">Tidy Eval in 5 Minutes</w:t>
        </w:r>
      </w:hyperlink>
      <w:r>
        <w:t xml:space="preserve"> </w:t>
      </w:r>
      <w:r>
        <w:t xml:space="preserve">(video)</w:t>
      </w:r>
    </w:p>
    <w:p>
      <w:pPr>
        <w:pStyle w:val="Compact"/>
        <w:numPr>
          <w:ilvl w:val="0"/>
          <w:numId w:val="1052"/>
        </w:numPr>
      </w:pPr>
      <w:hyperlink r:id="rId169">
        <w:r>
          <w:rPr>
            <w:rStyle w:val="Hyperlink"/>
          </w:rPr>
          <w:t xml:space="preserve">Tidy Evaluation</w:t>
        </w:r>
      </w:hyperlink>
      <w:r>
        <w:t xml:space="preserve"> </w:t>
      </w:r>
      <w:r>
        <w:t xml:space="preserve">(e-book)</w:t>
      </w:r>
    </w:p>
    <w:p>
      <w:pPr>
        <w:pStyle w:val="Compact"/>
        <w:numPr>
          <w:ilvl w:val="0"/>
          <w:numId w:val="1052"/>
        </w:numPr>
      </w:pPr>
      <w:hyperlink r:id="rId170">
        <w:r>
          <w:rPr>
            <w:rStyle w:val="Hyperlink"/>
          </w:rPr>
          <w:t xml:space="preserve">Evaluation</w:t>
        </w:r>
      </w:hyperlink>
      <w:r>
        <w:t xml:space="preserve"> </w:t>
      </w:r>
      <w:r>
        <w:t xml:space="preserve">(advanced details)</w:t>
      </w:r>
    </w:p>
    <w:p>
      <w:pPr>
        <w:pStyle w:val="Compact"/>
        <w:numPr>
          <w:ilvl w:val="0"/>
          <w:numId w:val="1052"/>
        </w:numPr>
      </w:pPr>
      <w:hyperlink r:id="rId171">
        <w:r>
          <w:rPr>
            <w:rStyle w:val="Hyperlink"/>
          </w:rPr>
          <w:t xml:space="preserve">Data Frame Columns as Arguments to Dplyr Functions</w:t>
        </w:r>
      </w:hyperlink>
      <w:r>
        <w:t xml:space="preserve"> </w:t>
      </w:r>
      <w:r>
        <w:t xml:space="preserve">(blog)</w:t>
      </w:r>
    </w:p>
    <w:p>
      <w:pPr>
        <w:pStyle w:val="Compact"/>
        <w:numPr>
          <w:ilvl w:val="0"/>
          <w:numId w:val="1052"/>
        </w:numPr>
      </w:pPr>
      <w:hyperlink r:id="rId172">
        <w:r>
          <w:rPr>
            <w:rStyle w:val="Hyperlink"/>
          </w:rPr>
          <w:t xml:space="preserve">Standard Evaluation for *_join</w:t>
        </w:r>
      </w:hyperlink>
      <w:r>
        <w:t xml:space="preserve"> </w:t>
      </w:r>
      <w:r>
        <w:t xml:space="preserve">(stackoverflow)</w:t>
      </w:r>
    </w:p>
    <w:p>
      <w:pPr>
        <w:pStyle w:val="Compact"/>
        <w:numPr>
          <w:ilvl w:val="0"/>
          <w:numId w:val="1052"/>
        </w:numPr>
      </w:pPr>
      <w:hyperlink r:id="rId169">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73"/>
    <w:bookmarkStart w:id="176" w:name="coding-with-r-and-python"/>
    <w:p>
      <w:pPr>
        <w:pStyle w:val="Heading2"/>
      </w:pPr>
      <w:r>
        <w:t xml:space="preserve">6.17 Coding with R and Python</w:t>
      </w:r>
    </w:p>
    <w:p>
      <w:pPr>
        <w:pStyle w:val="FirstParagraph"/>
      </w:pPr>
      <w:r>
        <w:t xml:space="preserve">If you’re using both R and Python, you may wish to check out the</w:t>
      </w:r>
      <w:r>
        <w:t xml:space="preserve"> </w:t>
      </w:r>
      <w:hyperlink r:id="rId174">
        <w:r>
          <w:rPr>
            <w:rStyle w:val="Hyperlink"/>
          </w:rPr>
          <w:t xml:space="preserve">Feather package</w:t>
        </w:r>
      </w:hyperlink>
      <w:r>
        <w:t xml:space="preserve"> </w:t>
      </w:r>
      <w:r>
        <w:t xml:space="preserve">for exchanging data between the two languages</w:t>
      </w:r>
      <w:r>
        <w:t xml:space="preserve"> </w:t>
      </w:r>
      <w:hyperlink r:id="rId175">
        <w:r>
          <w:rPr>
            <w:rStyle w:val="Hyperlink"/>
          </w:rPr>
          <w:t xml:space="preserve">extremely quickly</w:t>
        </w:r>
      </w:hyperlink>
      <w:r>
        <w:t xml:space="preserve">.</w:t>
      </w:r>
    </w:p>
    <w:bookmarkEnd w:id="176"/>
    <w:bookmarkStart w:id="182" w:name="X4707fc3d29ccc8f46e4e422d4c06c560a63a17f"/>
    <w:p>
      <w:pPr>
        <w:pStyle w:val="Heading2"/>
      </w:pPr>
      <w:r>
        <w:t xml:space="preserve">6.18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77" w:name="lapply-and-sapply-1"/>
    <w:p>
      <w:pPr>
        <w:pStyle w:val="Heading3"/>
      </w:pPr>
      <w:r>
        <w:t xml:space="preserve">6.18.1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77"/>
    <w:bookmarkStart w:id="178" w:name="mapply-and-pmap"/>
    <w:p>
      <w:pPr>
        <w:pStyle w:val="Heading3"/>
      </w:pPr>
      <w:r>
        <w:t xml:space="preserve">6.18.2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78"/>
    <w:bookmarkStart w:id="181" w:name="Xf551672fa8f1190aa44df63554b00ab4edf5974"/>
    <w:p>
      <w:pPr>
        <w:pStyle w:val="Heading3"/>
      </w:pPr>
      <w:r>
        <w:t xml:space="preserve">6.18.3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79" w:name="parlapply"/>
    <w:p>
      <w:pPr>
        <w:pStyle w:val="Heading4"/>
      </w:pPr>
      <w:r>
        <w:t xml:space="preserve">6.18.3.1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79"/>
    <w:bookmarkStart w:id="180" w:name="future.lapply"/>
    <w:p>
      <w:pPr>
        <w:pStyle w:val="Heading4"/>
      </w:pPr>
      <w:r>
        <w:t xml:space="preserve">6.18.3.2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80"/>
    <w:bookmarkEnd w:id="181"/>
    <w:bookmarkEnd w:id="182"/>
    <w:bookmarkStart w:id="183" w:name="reviewing-code"/>
    <w:p>
      <w:pPr>
        <w:pStyle w:val="Heading2"/>
      </w:pPr>
      <w:r>
        <w:t xml:space="preserve">6.19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83"/>
    <w:bookmarkStart w:id="188" w:name="constructing-pull-requests"/>
    <w:p>
      <w:pPr>
        <w:pStyle w:val="Heading2"/>
      </w:pPr>
      <w:r>
        <w:t xml:space="preserve">6.20 Constructing Pull Requests</w:t>
      </w:r>
    </w:p>
    <w:bookmarkStart w:id="184" w:name="write-focused-prs"/>
    <w:p>
      <w:pPr>
        <w:pStyle w:val="Heading3"/>
      </w:pPr>
      <w:r>
        <w:t xml:space="preserve">6.20.1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3"/>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3"/>
        </w:numPr>
      </w:pPr>
      <w:r>
        <w:rPr>
          <w:b/>
          <w:bCs/>
        </w:rPr>
        <w:t xml:space="preserve">More thorough reviews</w:t>
      </w:r>
      <w:r>
        <w:t xml:space="preserve">: Large PRs with many changes can overwhelm reviewers, leading to important points being missed.</w:t>
      </w:r>
    </w:p>
    <w:p>
      <w:pPr>
        <w:pStyle w:val="Compact"/>
        <w:numPr>
          <w:ilvl w:val="0"/>
          <w:numId w:val="1053"/>
        </w:numPr>
      </w:pPr>
      <w:r>
        <w:rPr>
          <w:b/>
          <w:bCs/>
        </w:rPr>
        <w:t xml:space="preserve">Fewer bugs</w:t>
      </w:r>
      <w:r>
        <w:t xml:space="preserve">: Smaller changes make it easier to reason about impacts and identify potential issues.</w:t>
      </w:r>
    </w:p>
    <w:p>
      <w:pPr>
        <w:pStyle w:val="Compact"/>
        <w:numPr>
          <w:ilvl w:val="0"/>
          <w:numId w:val="1053"/>
        </w:numPr>
      </w:pPr>
      <w:r>
        <w:rPr>
          <w:b/>
          <w:bCs/>
        </w:rPr>
        <w:t xml:space="preserve">Easier to merge</w:t>
      </w:r>
      <w:r>
        <w:t xml:space="preserve">: Large PRs take longer and are more likely to have merge conflicts.</w:t>
      </w:r>
    </w:p>
    <w:p>
      <w:pPr>
        <w:pStyle w:val="Compact"/>
        <w:numPr>
          <w:ilvl w:val="0"/>
          <w:numId w:val="1053"/>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84"/>
    <w:bookmarkStart w:id="185" w:name="writing-pr-descriptions"/>
    <w:p>
      <w:pPr>
        <w:pStyle w:val="Heading3"/>
      </w:pPr>
      <w:r>
        <w:t xml:space="preserve">6.20.2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4"/>
        </w:numPr>
      </w:pPr>
      <w:r>
        <w:t xml:space="preserve">“Fix bug”</w:t>
      </w:r>
    </w:p>
    <w:p>
      <w:pPr>
        <w:pStyle w:val="Compact"/>
        <w:numPr>
          <w:ilvl w:val="0"/>
          <w:numId w:val="1054"/>
        </w:numPr>
      </w:pPr>
      <w:r>
        <w:t xml:space="preserve">“Add patch”</w:t>
      </w:r>
    </w:p>
    <w:p>
      <w:pPr>
        <w:pStyle w:val="Compact"/>
        <w:numPr>
          <w:ilvl w:val="0"/>
          <w:numId w:val="1054"/>
        </w:numPr>
      </w:pPr>
      <w:r>
        <w:t xml:space="preserve">“Moving code from A to B”</w:t>
      </w:r>
    </w:p>
    <w:p>
      <w:pPr>
        <w:pStyle w:val="FirstParagraph"/>
      </w:pPr>
      <w:r>
        <w:t xml:space="preserve">Better titles that summarize the actual change:</w:t>
      </w:r>
    </w:p>
    <w:p>
      <w:pPr>
        <w:pStyle w:val="Compact"/>
        <w:numPr>
          <w:ilvl w:val="0"/>
          <w:numId w:val="1055"/>
        </w:numPr>
      </w:pPr>
      <w:r>
        <w:t xml:space="preserve">“Fix missing value handling in data processing function”</w:t>
      </w:r>
    </w:p>
    <w:p>
      <w:pPr>
        <w:pStyle w:val="Compact"/>
        <w:numPr>
          <w:ilvl w:val="0"/>
          <w:numId w:val="1055"/>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56"/>
        </w:numPr>
      </w:pPr>
      <w:r>
        <w:t xml:space="preserve">A brief description of the problem being solved</w:t>
      </w:r>
    </w:p>
    <w:p>
      <w:pPr>
        <w:pStyle w:val="Compact"/>
        <w:numPr>
          <w:ilvl w:val="0"/>
          <w:numId w:val="1056"/>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56"/>
        </w:numPr>
      </w:pPr>
      <w:r>
        <w:t xml:space="preserve">A before/after example showing changed behavior</w:t>
      </w:r>
    </w:p>
    <w:p>
      <w:pPr>
        <w:pStyle w:val="Compact"/>
        <w:numPr>
          <w:ilvl w:val="0"/>
          <w:numId w:val="1056"/>
        </w:numPr>
      </w:pPr>
      <w:r>
        <w:t xml:space="preserve">Possible shortcomings of the approach being used</w:t>
      </w:r>
    </w:p>
    <w:p>
      <w:pPr>
        <w:pStyle w:val="Compact"/>
        <w:numPr>
          <w:ilvl w:val="0"/>
          <w:numId w:val="1056"/>
        </w:numPr>
      </w:pPr>
      <w:r>
        <w:t xml:space="preserve">For complex PRs, a suggested reading order for the reviewer</w:t>
      </w:r>
    </w:p>
    <w:p>
      <w:pPr>
        <w:pStyle w:val="Compact"/>
        <w:numPr>
          <w:ilvl w:val="0"/>
          <w:numId w:val="1056"/>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85"/>
    <w:bookmarkStart w:id="186" w:name="add-tests"/>
    <w:p>
      <w:pPr>
        <w:pStyle w:val="Heading3"/>
      </w:pPr>
      <w:r>
        <w:t xml:space="preserve">6.20.3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86"/>
    <w:bookmarkStart w:id="187" w:name="separate-out-refactorings"/>
    <w:p>
      <w:pPr>
        <w:pStyle w:val="Heading3"/>
      </w:pPr>
      <w:r>
        <w:t xml:space="preserve">6.20.4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87"/>
    <w:bookmarkEnd w:id="188"/>
    <w:bookmarkStart w:id="193" w:name="reviewing-pull-requests"/>
    <w:p>
      <w:pPr>
        <w:pStyle w:val="Heading2"/>
      </w:pPr>
      <w:r>
        <w:t xml:space="preserve">6.21 Reviewing Pull Requests</w:t>
      </w:r>
    </w:p>
    <w:bookmarkStart w:id="189" w:name="purpose-of-code-review"/>
    <w:p>
      <w:pPr>
        <w:pStyle w:val="Heading3"/>
      </w:pPr>
      <w:r>
        <w:t xml:space="preserve">6.21.1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89"/>
    <w:bookmarkStart w:id="190" w:name="writing-review-comments"/>
    <w:p>
      <w:pPr>
        <w:pStyle w:val="Heading3"/>
      </w:pPr>
      <w:r>
        <w:t xml:space="preserve">6.21.2 Writing Review Comments</w:t>
      </w:r>
    </w:p>
    <w:p>
      <w:pPr>
        <w:pStyle w:val="FirstParagraph"/>
      </w:pPr>
      <w:r>
        <w:t xml:space="preserve">When reviewing code, maintain courtesy and respect while being clear and helpful:</w:t>
      </w:r>
    </w:p>
    <w:p>
      <w:pPr>
        <w:pStyle w:val="Compact"/>
        <w:numPr>
          <w:ilvl w:val="0"/>
          <w:numId w:val="1057"/>
        </w:numPr>
      </w:pPr>
      <w:r>
        <w:t xml:space="preserve">Comment on the</w:t>
      </w:r>
      <w:r>
        <w:t xml:space="preserve"> </w:t>
      </w:r>
      <w:r>
        <w:rPr>
          <w:b/>
          <w:bCs/>
        </w:rPr>
        <w:t xml:space="preserve">code</w:t>
      </w:r>
      <w:r>
        <w:t xml:space="preserve">, not the author</w:t>
      </w:r>
    </w:p>
    <w:p>
      <w:pPr>
        <w:pStyle w:val="Compact"/>
        <w:numPr>
          <w:ilvl w:val="0"/>
          <w:numId w:val="1057"/>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7"/>
        </w:numPr>
      </w:pPr>
      <w:r>
        <w:t xml:space="preserve">Balance pointing out problems with providing guidance (help authors learn while being constructive)</w:t>
      </w:r>
    </w:p>
    <w:p>
      <w:pPr>
        <w:pStyle w:val="Compact"/>
        <w:numPr>
          <w:ilvl w:val="0"/>
          <w:numId w:val="1057"/>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90"/>
    <w:bookmarkStart w:id="191" w:name="mentoring-through-review"/>
    <w:p>
      <w:pPr>
        <w:pStyle w:val="Heading3"/>
      </w:pPr>
      <w:r>
        <w:t xml:space="preserve">6.21.3 Mentoring Through Review</w:t>
      </w:r>
    </w:p>
    <w:p>
      <w:pPr>
        <w:pStyle w:val="FirstParagraph"/>
      </w:pPr>
      <w:r>
        <w:t xml:space="preserve">Code review is an excellent opportunity for mentoring. As a reviewer:</w:t>
      </w:r>
    </w:p>
    <w:p>
      <w:pPr>
        <w:pStyle w:val="Compact"/>
        <w:numPr>
          <w:ilvl w:val="0"/>
          <w:numId w:val="1058"/>
        </w:numPr>
      </w:pPr>
      <w:r>
        <w:t xml:space="preserve">Leave comments that help authors learn something new</w:t>
      </w:r>
    </w:p>
    <w:p>
      <w:pPr>
        <w:pStyle w:val="Compact"/>
        <w:numPr>
          <w:ilvl w:val="0"/>
          <w:numId w:val="1058"/>
        </w:numPr>
      </w:pPr>
      <w:r>
        <w:t xml:space="preserve">Link to relevant sections of style guides or best practices documentation</w:t>
      </w:r>
    </w:p>
    <w:p>
      <w:pPr>
        <w:pStyle w:val="Compact"/>
        <w:numPr>
          <w:ilvl w:val="0"/>
          <w:numId w:val="1058"/>
        </w:numPr>
      </w:pPr>
      <w:r>
        <w:t xml:space="preserve">Consider pair programming for complex reviews—live review sessions can be very effective for teaching</w:t>
      </w:r>
    </w:p>
    <w:bookmarkEnd w:id="191"/>
    <w:bookmarkStart w:id="192" w:name="giving-constructive-feedback"/>
    <w:p>
      <w:pPr>
        <w:pStyle w:val="Heading3"/>
      </w:pPr>
      <w:r>
        <w:t xml:space="preserve">6.21.4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92"/>
    <w:bookmarkEnd w:id="193"/>
    <w:bookmarkStart w:id="194" w:name="creating-a-pull-request-template"/>
    <w:p>
      <w:pPr>
        <w:pStyle w:val="Heading2"/>
      </w:pPr>
      <w:r>
        <w:t xml:space="preserve">6.22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9"/>
        </w:numPr>
      </w:pPr>
      <w:r>
        <w:t xml:space="preserve">On GitHub, navigate to the main page of the repository.</w:t>
      </w:r>
    </w:p>
    <w:p>
      <w:pPr>
        <w:pStyle w:val="Compact"/>
        <w:numPr>
          <w:ilvl w:val="0"/>
          <w:numId w:val="1059"/>
        </w:numPr>
      </w:pPr>
      <w:r>
        <w:t xml:space="preserve">Above the file list, click</w:t>
      </w:r>
      <w:r>
        <w:t xml:space="preserve"> </w:t>
      </w:r>
      <w:r>
        <w:rPr>
          <w:rStyle w:val="VerbatimChar"/>
        </w:rPr>
        <w:t xml:space="preserve">Create new file</w:t>
      </w:r>
      <w:r>
        <w:t xml:space="preserve">.</w:t>
      </w:r>
    </w:p>
    <w:p>
      <w:pPr>
        <w:pStyle w:val="Compact"/>
        <w:numPr>
          <w:ilvl w:val="0"/>
          <w:numId w:val="1059"/>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60"/>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9"/>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94"/>
    <w:bookmarkStart w:id="203" w:name="sec-r-resources"/>
    <w:p>
      <w:pPr>
        <w:pStyle w:val="Heading2"/>
      </w:pPr>
      <w:r>
        <w:t xml:space="preserve">6.23 Additional Resources</w:t>
      </w:r>
    </w:p>
    <w:bookmarkStart w:id="199" w:name="r-package-development"/>
    <w:p>
      <w:pPr>
        <w:pStyle w:val="Heading3"/>
      </w:pPr>
      <w:r>
        <w:t xml:space="preserve">6.23.1 R Package Development</w:t>
      </w:r>
    </w:p>
    <w:p>
      <w:pPr>
        <w:pStyle w:val="Compact"/>
        <w:numPr>
          <w:ilvl w:val="0"/>
          <w:numId w:val="106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61"/>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61"/>
        </w:numPr>
      </w:pPr>
      <w:hyperlink r:id="rId195">
        <w:r>
          <w:rPr>
            <w:rStyle w:val="Hyperlink"/>
          </w:rPr>
          <w:t xml:space="preserve">usethis documentation</w:t>
        </w:r>
      </w:hyperlink>
      <w:r>
        <w:t xml:space="preserve"> </w:t>
      </w:r>
      <w:r>
        <w:t xml:space="preserve">- workflow automation for R projects</w:t>
      </w:r>
    </w:p>
    <w:p>
      <w:pPr>
        <w:pStyle w:val="Compact"/>
        <w:numPr>
          <w:ilvl w:val="0"/>
          <w:numId w:val="1061"/>
        </w:numPr>
      </w:pPr>
      <w:hyperlink r:id="rId196">
        <w:r>
          <w:rPr>
            <w:rStyle w:val="Hyperlink"/>
          </w:rPr>
          <w:t xml:space="preserve">devtools documentation</w:t>
        </w:r>
      </w:hyperlink>
      <w:r>
        <w:t xml:space="preserve"> </w:t>
      </w:r>
      <w:r>
        <w:t xml:space="preserve">- essential development tools</w:t>
      </w:r>
    </w:p>
    <w:p>
      <w:pPr>
        <w:pStyle w:val="Compact"/>
        <w:numPr>
          <w:ilvl w:val="0"/>
          <w:numId w:val="1061"/>
        </w:numPr>
      </w:pPr>
      <w:hyperlink r:id="rId197">
        <w:r>
          <w:rPr>
            <w:rStyle w:val="Hyperlink"/>
          </w:rPr>
          <w:t xml:space="preserve">pkgdown documentation</w:t>
        </w:r>
      </w:hyperlink>
      <w:r>
        <w:t xml:space="preserve"> </w:t>
      </w:r>
      <w:r>
        <w:t xml:space="preserve">- create package websites</w:t>
      </w:r>
    </w:p>
    <w:p>
      <w:pPr>
        <w:pStyle w:val="Compact"/>
        <w:numPr>
          <w:ilvl w:val="0"/>
          <w:numId w:val="1061"/>
        </w:numPr>
      </w:pPr>
      <w:hyperlink r:id="rId198">
        <w:r>
          <w:rPr>
            <w:rStyle w:val="Hyperlink"/>
          </w:rPr>
          <w:t xml:space="preserve">testthat documentation</w:t>
        </w:r>
      </w:hyperlink>
      <w:r>
        <w:t xml:space="preserve"> </w:t>
      </w:r>
      <w:r>
        <w:t xml:space="preserve">- unit testing framework</w:t>
      </w:r>
    </w:p>
    <w:bookmarkEnd w:id="199"/>
    <w:bookmarkStart w:id="200" w:name="general-r-programming"/>
    <w:p>
      <w:pPr>
        <w:pStyle w:val="Heading3"/>
      </w:pPr>
      <w:r>
        <w:t xml:space="preserve">6.23.2 General R Programming</w:t>
      </w:r>
    </w:p>
    <w:p>
      <w:pPr>
        <w:pStyle w:val="Compact"/>
        <w:numPr>
          <w:ilvl w:val="0"/>
          <w:numId w:val="1062"/>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62"/>
        </w:numPr>
      </w:pPr>
      <w:r>
        <w:t xml:space="preserve">Advanced R</w:t>
      </w:r>
      <w:r>
        <w:t xml:space="preserve"> </w:t>
      </w:r>
      <w:r>
        <w:t xml:space="preserve">(Wickham 2019)</w:t>
      </w:r>
      <w:r>
        <w:t xml:space="preserve"> </w:t>
      </w:r>
      <w:r>
        <w:t xml:space="preserve">- deep dive into R programming and internals</w:t>
      </w:r>
    </w:p>
    <w:bookmarkEnd w:id="200"/>
    <w:bookmarkStart w:id="201" w:name="shiny-development"/>
    <w:p>
      <w:pPr>
        <w:pStyle w:val="Heading3"/>
      </w:pPr>
      <w:r>
        <w:t xml:space="preserve">6.23.3 Shiny Development</w:t>
      </w:r>
    </w:p>
    <w:p>
      <w:pPr>
        <w:pStyle w:val="Compact"/>
        <w:numPr>
          <w:ilvl w:val="0"/>
          <w:numId w:val="106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63"/>
        </w:numPr>
      </w:pPr>
      <w:r>
        <w:t xml:space="preserve">Engineering Production-Grade Shiny Apps</w:t>
      </w:r>
      <w:r>
        <w:t xml:space="preserve"> </w:t>
      </w:r>
      <w:r>
        <w:t xml:space="preserve">(Fay et al. 2021)</w:t>
      </w:r>
      <w:r>
        <w:t xml:space="preserve"> </w:t>
      </w:r>
      <w:r>
        <w:t xml:space="preserve">- best practices for production Shiny applications</w:t>
      </w:r>
    </w:p>
    <w:bookmarkEnd w:id="201"/>
    <w:bookmarkStart w:id="202" w:name="git-and-version-control"/>
    <w:p>
      <w:pPr>
        <w:pStyle w:val="Heading3"/>
      </w:pPr>
      <w:r>
        <w:t xml:space="preserve">6.23.4 Git and Version Control</w:t>
      </w:r>
    </w:p>
    <w:p>
      <w:pPr>
        <w:pStyle w:val="Compact"/>
        <w:numPr>
          <w:ilvl w:val="0"/>
          <w:numId w:val="1064"/>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02"/>
    <w:bookmarkEnd w:id="203"/>
    <w:bookmarkEnd w:id="204"/>
    <w:bookmarkStart w:id="254" w:name="sec-r-code-style"/>
    <w:p>
      <w:pPr>
        <w:pStyle w:val="Heading1"/>
      </w:pPr>
      <w:r>
        <w:t xml:space="preserve">7. R Code Style</w:t>
      </w:r>
    </w:p>
    <w:p>
      <w:pPr>
        <w:pStyle w:val="FirstParagraph"/>
      </w:pPr>
      <w:r>
        <w:t xml:space="preserve">Adapted by UCD-SeRG team from</w:t>
      </w:r>
      <w:r>
        <w:t xml:space="preserve"> </w:t>
      </w:r>
      <w:hyperlink r:id="rId205">
        <w:r>
          <w:rPr>
            <w:rStyle w:val="Hyperlink"/>
          </w:rPr>
          <w:t xml:space="preserve">original by Kunal Mishra, Jade Benjamin-Chung, and Stephanie Djajadi</w:t>
        </w:r>
      </w:hyperlink>
    </w:p>
    <w:p>
      <w:pPr>
        <w:pStyle w:val="BodyText"/>
      </w:pPr>
      <w:r>
        <w:t xml:space="preserve">Follow these code style guidelines for all R code:</w:t>
      </w:r>
    </w:p>
    <w:bookmarkStart w:id="206" w:name="general-principles"/>
    <w:p>
      <w:pPr>
        <w:pStyle w:val="Heading2"/>
      </w:pPr>
      <w:r>
        <w:t xml:space="preserve">7.1 General Principles</w:t>
      </w:r>
    </w:p>
    <w:p>
      <w:pPr>
        <w:pStyle w:val="Compact"/>
        <w:numPr>
          <w:ilvl w:val="0"/>
          <w:numId w:val="1065"/>
        </w:numPr>
      </w:pPr>
      <w:r>
        <w:rPr>
          <w:b/>
          <w:bCs/>
        </w:rPr>
        <w:t xml:space="preserve">Follow tidyverse style guide</w:t>
      </w:r>
      <w:r>
        <w:t xml:space="preserve">: https://style.tidyverse.org</w:t>
      </w:r>
    </w:p>
    <w:p>
      <w:pPr>
        <w:pStyle w:val="Compact"/>
        <w:numPr>
          <w:ilvl w:val="0"/>
          <w:numId w:val="106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6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65"/>
        </w:numPr>
      </w:pPr>
      <w:r>
        <w:rPr>
          <w:b/>
          <w:bCs/>
        </w:rPr>
        <w:t xml:space="preserve">Write tidy code</w:t>
      </w:r>
      <w:r>
        <w:t xml:space="preserve">: Keep code clean, readable, and well-organized</w:t>
      </w:r>
    </w:p>
    <w:bookmarkEnd w:id="206"/>
    <w:bookmarkStart w:id="207"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07"/>
    <w:bookmarkStart w:id="211"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66"/>
        </w:numPr>
      </w:pPr>
      <w:r>
        <w:t xml:space="preserve">source your config =&gt;</w:t>
      </w:r>
    </w:p>
    <w:p>
      <w:pPr>
        <w:pStyle w:val="Compact"/>
        <w:numPr>
          <w:ilvl w:val="0"/>
          <w:numId w:val="1066"/>
        </w:numPr>
      </w:pPr>
      <w:r>
        <w:t xml:space="preserve">load all your data =&gt;</w:t>
      </w:r>
    </w:p>
    <w:p>
      <w:pPr>
        <w:pStyle w:val="Compact"/>
        <w:numPr>
          <w:ilvl w:val="0"/>
          <w:numId w:val="106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8">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opt/quarto/share/formats/docx/note.png" id="210"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11"/>
    <w:bookmarkStart w:id="212"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12"/>
    <w:bookmarkStart w:id="215" w:name="markdown-and-quarto-formatting"/>
    <w:p>
      <w:pPr>
        <w:pStyle w:val="Heading2"/>
      </w:pPr>
      <w:r>
        <w:t xml:space="preserve">7.5 Markdown and Quarto Formatting</w:t>
      </w:r>
    </w:p>
    <w:bookmarkStart w:id="214"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13">
        <w:r>
          <w:rPr>
            <w:rStyle w:val="VerbatimChar"/>
          </w:rPr>
          <w:t xml:space="preserve">{dplyr}</w:t>
        </w:r>
      </w:hyperlink>
      <w:r>
        <w:t xml:space="preserve">.</w:t>
      </w:r>
    </w:p>
    <w:bookmarkEnd w:id="214"/>
    <w:bookmarkEnd w:id="215"/>
    <w:bookmarkStart w:id="216"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16"/>
    <w:bookmarkStart w:id="217" w:name="package-code-practices"/>
    <w:p>
      <w:pPr>
        <w:pStyle w:val="Heading2"/>
      </w:pPr>
      <w:r>
        <w:t xml:space="preserve">7.7 Package Code Practices</w:t>
      </w:r>
    </w:p>
    <w:p>
      <w:pPr>
        <w:pStyle w:val="Compact"/>
        <w:numPr>
          <w:ilvl w:val="0"/>
          <w:numId w:val="106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8"/>
        </w:numPr>
      </w:pPr>
      <w:r>
        <w:rPr>
          <w:b/>
          <w:bCs/>
        </w:rPr>
        <w:t xml:space="preserve">Avoid code duplication</w:t>
      </w:r>
      <w:r>
        <w:t xml:space="preserve">: Extract repeated logic into helper functions</w:t>
      </w:r>
    </w:p>
    <w:bookmarkEnd w:id="217"/>
    <w:bookmarkStart w:id="218"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ins w:id="655" w:author="PR Preview" w:date="2024-01-01T00:00:00Z">
        <w:r>
          <w:rPr>
            <w:rStyle w:val="CommentTok"/>
          </w:rPr>
          <w:t xml:space="preserve"># Data structures</w:t>
        </w:r>
      </w:ins>
      <w:ins w:id="655" w:author="PR Preview" w:date="2024-01-01T00:00:00Z">
        <w:r>
          <w:br/>
        </w:r>
      </w:ins>
      <w:ins w:id="655" w:author="PR Preview" w:date="2024-01-01T00:00:00Z">
        <w:r>
          <w:rPr>
            <w:rStyle w:val="NormalTok"/>
          </w:rPr>
          <w:t xml:space="preserve">tibble</w:t>
        </w:r>
      </w:ins>
      <w:ins w:id="655" w:author="PR Preview" w:date="2024-01-01T00:00:00Z">
        <w:r>
          <w:rPr>
            <w:rStyle w:val="SpecialCharTok"/>
          </w:rPr>
          <w:t xml:space="preserve">::</w:t>
        </w:r>
      </w:ins>
      <w:ins w:id="655" w:author="PR Preview" w:date="2024-01-01T00:00:00Z">
        <w:r>
          <w:rPr>
            <w:rStyle w:val="FunctionTok"/>
          </w:rPr>
          <w:t xml:space="preserve">tibble</w:t>
        </w:r>
      </w:ins>
      <w:ins w:id="655" w:author="PR Preview" w:date="2024-01-01T00:00:00Z">
        <w:r>
          <w:rPr>
            <w:rStyle w:val="NormalTok"/>
          </w:rPr>
          <w:t xml:space="preserve">()           </w:t>
        </w:r>
      </w:ins>
      <w:ins w:id="655" w:author="PR Preview" w:date="2024-01-01T00:00:00Z">
        <w:r>
          <w:rPr>
            <w:rStyle w:val="CommentTok"/>
          </w:rPr>
          <w:t xml:space="preserve"># instead of data.frame()</w:t>
        </w:r>
      </w:ins>
      <w:ins w:id="655" w:author="PR Preview" w:date="2024-01-01T00:00:00Z">
        <w:r>
          <w:br/>
        </w:r>
      </w:ins>
      <w:ins w:id="655" w:author="PR Preview" w:date="2024-01-01T00:00:00Z">
        <w:r>
          <w:rPr>
            <w:rStyle w:val="NormalTok"/>
          </w:rPr>
          <w:t xml:space="preserve">tibble</w:t>
        </w:r>
      </w:ins>
      <w:ins w:id="655" w:author="PR Preview" w:date="2024-01-01T00:00:00Z">
        <w:r>
          <w:rPr>
            <w:rStyle w:val="SpecialCharTok"/>
          </w:rPr>
          <w:t xml:space="preserve">::</w:t>
        </w:r>
      </w:ins>
      <w:ins w:id="655" w:author="PR Preview" w:date="2024-01-01T00:00:00Z">
        <w:r>
          <w:rPr>
            <w:rStyle w:val="FunctionTok"/>
          </w:rPr>
          <w:t xml:space="preserve">tribble</w:t>
        </w:r>
      </w:ins>
      <w:ins w:id="655" w:author="PR Preview" w:date="2024-01-01T00:00:00Z">
        <w:r>
          <w:rPr>
            <w:rStyle w:val="NormalTok"/>
          </w:rPr>
          <w:t xml:space="preserve">()          </w:t>
        </w:r>
      </w:ins>
      <w:ins w:id="655" w:author="PR Preview" w:date="2024-01-01T00:00:00Z">
        <w:r>
          <w:rPr>
            <w:rStyle w:val="CommentTok"/>
          </w:rPr>
          <w:t xml:space="preserve"># instead of manual data.frame creation</w:t>
        </w:r>
      </w:ins>
      <w:ins w:id="655" w:author="PR Preview" w:date="2024-01-01T00:00:00Z">
        <w:r>
          <w:br/>
        </w:r>
      </w:ins>
      <w:ins w:id="655" w:author="PR Preview" w:date="2024-01-01T00:00:00Z">
        <w:r>
          <w:br/>
        </w:r>
      </w:ins>
      <w:ins w:id="655" w:author="PR Preview" w:date="2024-01-01T00:00:00Z">
        <w:r>
          <w:rPr>
            <w:rStyle w:val="CommentTok"/>
          </w:rPr>
          <w:t xml:space="preserve"># I/O</w:t>
        </w:r>
      </w:ins>
      <w:ins w:id="655" w:author="PR Preview" w:date="2024-01-01T00:00:00Z">
        <w:r>
          <w:br/>
        </w:r>
      </w:ins>
      <w:ins w:id="655" w:author="PR Preview" w:date="2024-01-01T00:00:00Z">
        <w:r>
          <w:rPr>
            <w:rStyle w:val="NormalTok"/>
          </w:rPr>
          <w:t xml:space="preserve">readr</w:t>
        </w:r>
      </w:ins>
      <w:ins w:id="655" w:author="PR Preview" w:date="2024-01-01T00:00:00Z">
        <w:r>
          <w:rPr>
            <w:rStyle w:val="SpecialCharTok"/>
          </w:rPr>
          <w:t xml:space="preserve">::</w:t>
        </w:r>
      </w:ins>
      <w:ins w:id="655" w:author="PR Preview" w:date="2024-01-01T00:00:00Z">
        <w:r>
          <w:rPr>
            <w:rStyle w:val="FunctionTok"/>
          </w:rPr>
          <w:t xml:space="preserve">read_csv</w:t>
        </w:r>
      </w:ins>
      <w:ins w:id="655" w:author="PR Preview" w:date="2024-01-01T00:00:00Z">
        <w:r>
          <w:rPr>
            <w:rStyle w:val="NormalTok"/>
          </w:rPr>
          <w:t xml:space="preserve">()          </w:t>
        </w:r>
      </w:ins>
      <w:ins w:id="655" w:author="PR Preview" w:date="2024-01-01T00:00:00Z">
        <w:r>
          <w:rPr>
            <w:rStyle w:val="CommentTok"/>
          </w:rPr>
          <w:t xml:space="preserve"># instead of read.csv()</w:t>
        </w:r>
      </w:ins>
      <w:ins w:id="655" w:author="PR Preview" w:date="2024-01-01T00:00:00Z">
        <w:r>
          <w:br/>
        </w:r>
      </w:ins>
      <w:ins w:id="655" w:author="PR Preview" w:date="2024-01-01T00:00:00Z">
        <w:r>
          <w:rPr>
            <w:rStyle w:val="NormalTok"/>
          </w:rPr>
          <w:t xml:space="preserve">readr</w:t>
        </w:r>
      </w:ins>
      <w:ins w:id="655" w:author="PR Preview" w:date="2024-01-01T00:00:00Z">
        <w:r>
          <w:rPr>
            <w:rStyle w:val="SpecialCharTok"/>
          </w:rPr>
          <w:t xml:space="preserve">::</w:t>
        </w:r>
      </w:ins>
      <w:ins w:id="655" w:author="PR Preview" w:date="2024-01-01T00:00:00Z">
        <w:r>
          <w:rPr>
            <w:rStyle w:val="FunctionTok"/>
          </w:rPr>
          <w:t xml:space="preserve">write_csv</w:t>
        </w:r>
      </w:ins>
      <w:ins w:id="655" w:author="PR Preview" w:date="2024-01-01T00:00:00Z">
        <w:r>
          <w:rPr>
            <w:rStyle w:val="NormalTok"/>
          </w:rPr>
          <w:t xml:space="preserve">()         </w:t>
        </w:r>
      </w:ins>
      <w:ins w:id="655" w:author="PR Preview" w:date="2024-01-01T00:00:00Z">
        <w:r>
          <w:rPr>
            <w:rStyle w:val="CommentTok"/>
          </w:rPr>
          <w:t xml:space="preserve"># instead of write.csv()</w:t>
        </w:r>
      </w:ins>
      <w:ins w:id="655" w:author="PR Preview" w:date="2024-01-01T00:00:00Z">
        <w:r>
          <w:br/>
        </w:r>
      </w:ins>
      <w:ins w:id="655" w:author="PR Preview" w:date="2024-01-01T00:00:00Z">
        <w:r>
          <w:rPr>
            <w:rStyle w:val="NormalTok"/>
          </w:rPr>
          <w:t xml:space="preserve">readr</w:t>
        </w:r>
      </w:ins>
      <w:ins w:id="655" w:author="PR Preview" w:date="2024-01-01T00:00:00Z">
        <w:r>
          <w:rPr>
            <w:rStyle w:val="SpecialCharTok"/>
          </w:rPr>
          <w:t xml:space="preserve">::</w:t>
        </w:r>
      </w:ins>
      <w:ins w:id="655" w:author="PR Preview" w:date="2024-01-01T00:00:00Z">
        <w:r>
          <w:rPr>
            <w:rStyle w:val="FunctionTok"/>
          </w:rPr>
          <w:t xml:space="preserve">read_rds</w:t>
        </w:r>
      </w:ins>
      <w:ins w:id="655" w:author="PR Preview" w:date="2024-01-01T00:00:00Z">
        <w:r>
          <w:rPr>
            <w:rStyle w:val="NormalTok"/>
          </w:rPr>
          <w:t xml:space="preserve">()          </w:t>
        </w:r>
      </w:ins>
      <w:ins w:id="655" w:author="PR Preview" w:date="2024-01-01T00:00:00Z">
        <w:r>
          <w:rPr>
            <w:rStyle w:val="CommentTok"/>
          </w:rPr>
          <w:t xml:space="preserve"># instead of readRDS()</w:t>
        </w:r>
      </w:ins>
      <w:ins w:id="655" w:author="PR Preview" w:date="2024-01-01T00:00:00Z">
        <w:r>
          <w:br/>
        </w:r>
      </w:ins>
      <w:ins w:id="655" w:author="PR Preview" w:date="2024-01-01T00:00:00Z">
        <w:r>
          <w:rPr>
            <w:rStyle w:val="NormalTok"/>
          </w:rPr>
          <w:t xml:space="preserve">readr</w:t>
        </w:r>
      </w:ins>
      <w:ins w:id="655" w:author="PR Preview" w:date="2024-01-01T00:00:00Z">
        <w:r>
          <w:rPr>
            <w:rStyle w:val="SpecialCharTok"/>
          </w:rPr>
          <w:t xml:space="preserve">::</w:t>
        </w:r>
      </w:ins>
      <w:ins w:id="655" w:author="PR Preview" w:date="2024-01-01T00:00:00Z">
        <w:r>
          <w:rPr>
            <w:rStyle w:val="FunctionTok"/>
          </w:rPr>
          <w:t xml:space="preserve">write_rds</w:t>
        </w:r>
      </w:ins>
      <w:ins w:id="655" w:author="PR Preview" w:date="2024-01-01T00:00:00Z">
        <w:r>
          <w:rPr>
            <w:rStyle w:val="NormalTok"/>
          </w:rPr>
          <w:t xml:space="preserve">()         </w:t>
        </w:r>
      </w:ins>
      <w:ins w:id="655" w:author="PR Preview" w:date="2024-01-01T00:00:00Z">
        <w:r>
          <w:rPr>
            <w:rStyle w:val="CommentTok"/>
          </w:rPr>
          <w:t xml:space="preserve"># instead of saveRDS()</w:t>
        </w:r>
      </w:ins>
      <w:ins w:id="655" w:author="PR Preview" w:date="2024-01-01T00:00:00Z">
        <w:r>
          <w:br/>
        </w:r>
      </w:ins>
      <w:ins w:id="655" w:author="PR Preview" w:date="2024-01-01T00:00:00Z">
        <w:r>
          <w:br/>
        </w:r>
      </w:ins>
      <w:ins w:id="655" w:author="PR Preview" w:date="2024-01-01T00:00:00Z">
        <w:r>
          <w:rPr>
            <w:rStyle w:val="CommentTok"/>
          </w:rPr>
          <w:t xml:space="preserve"># Data manipulation</w:t>
        </w:r>
      </w:ins>
      <w:ins w:id="655" w:author="PR Preview" w:date="2024-01-01T00:00:00Z">
        <w:r>
          <w:br/>
        </w:r>
      </w:ins>
      <w:ins w:id="655" w:author="PR Preview" w:date="2024-01-01T00:00:00Z">
        <w:r>
          <w:rPr>
            <w:rStyle w:val="NormalTok"/>
          </w:rPr>
          <w:t xml:space="preserve">dplyr</w:t>
        </w:r>
      </w:ins>
      <w:ins w:id="655" w:author="PR Preview" w:date="2024-01-01T00:00:00Z">
        <w:r>
          <w:rPr>
            <w:rStyle w:val="SpecialCharTok"/>
          </w:rPr>
          <w:t xml:space="preserve">::</w:t>
        </w:r>
      </w:ins>
      <w:ins w:id="655" w:author="PR Preview" w:date="2024-01-01T00:00:00Z">
        <w:r>
          <w:rPr>
            <w:rStyle w:val="FunctionTok"/>
          </w:rPr>
          <w:t xml:space="preserve">bind_rows</w:t>
        </w:r>
      </w:ins>
      <w:ins w:id="655" w:author="PR Preview" w:date="2024-01-01T00:00:00Z">
        <w:r>
          <w:rPr>
            <w:rStyle w:val="NormalTok"/>
          </w:rPr>
          <w:t xml:space="preserve">()         </w:t>
        </w:r>
      </w:ins>
      <w:ins w:id="655" w:author="PR Preview" w:date="2024-01-01T00:00:00Z">
        <w:r>
          <w:rPr>
            <w:rStyle w:val="CommentTok"/>
          </w:rPr>
          <w:t xml:space="preserve"># instead of rbind()</w:t>
        </w:r>
      </w:ins>
      <w:ins w:id="655" w:author="PR Preview" w:date="2024-01-01T00:00:00Z">
        <w:r>
          <w:br/>
        </w:r>
      </w:ins>
      <w:ins w:id="655" w:author="PR Preview" w:date="2024-01-01T00:00:00Z">
        <w:r>
          <w:rPr>
            <w:rStyle w:val="NormalTok"/>
          </w:rPr>
          <w:t xml:space="preserve">dplyr</w:t>
        </w:r>
      </w:ins>
      <w:ins w:id="655" w:author="PR Preview" w:date="2024-01-01T00:00:00Z">
        <w:r>
          <w:rPr>
            <w:rStyle w:val="SpecialCharTok"/>
          </w:rPr>
          <w:t xml:space="preserve">::</w:t>
        </w:r>
      </w:ins>
      <w:ins w:id="655" w:author="PR Preview" w:date="2024-01-01T00:00:00Z">
        <w:r>
          <w:rPr>
            <w:rStyle w:val="FunctionTok"/>
          </w:rPr>
          <w:t xml:space="preserve">bind_cols</w:t>
        </w:r>
      </w:ins>
      <w:ins w:id="655" w:author="PR Preview" w:date="2024-01-01T00:00:00Z">
        <w:r>
          <w:rPr>
            <w:rStyle w:val="NormalTok"/>
          </w:rPr>
          <w:t xml:space="preserve">()         </w:t>
        </w:r>
      </w:ins>
      <w:ins w:id="655" w:author="PR Preview" w:date="2024-01-01T00:00:00Z">
        <w:r>
          <w:rPr>
            <w:rStyle w:val="CommentTok"/>
          </w:rPr>
          <w:t xml:space="preserve"># instead of cbind()</w:t>
        </w:r>
      </w:ins>
      <w:ins w:id="655" w:author="PR Preview" w:date="2024-01-01T00:00:00Z">
        <w:r>
          <w:br/>
        </w:r>
      </w:ins>
      <w:ins w:id="655" w:author="PR Preview" w:date="2024-01-01T00:00:00Z">
        <w:r>
          <w:br/>
        </w:r>
      </w:ins>
      <w:ins w:id="655" w:author="PR Preview" w:date="2024-01-01T00:00:00Z">
        <w:r>
          <w:rPr>
            <w:rStyle w:val="CommentTok"/>
          </w:rPr>
          <w:t xml:space="preserve"># String operations</w:t>
        </w:r>
      </w:ins>
      <w:ins w:id="655" w:author="PR Preview" w:date="2024-01-01T00:00:00Z">
        <w:r>
          <w:br/>
        </w:r>
      </w:ins>
      <w:ins w:id="655" w:author="PR Preview" w:date="2024-01-01T00:00:00Z">
        <w:r>
          <w:rPr>
            <w:rStyle w:val="NormalTok"/>
          </w:rPr>
          <w:t xml:space="preserve">stringr</w:t>
        </w:r>
      </w:ins>
      <w:ins w:id="655" w:author="PR Preview" w:date="2024-01-01T00:00:00Z">
        <w:r>
          <w:rPr>
            <w:rStyle w:val="SpecialCharTok"/>
          </w:rPr>
          <w:t xml:space="preserve">::</w:t>
        </w:r>
      </w:ins>
      <w:ins w:id="655" w:author="PR Preview" w:date="2024-01-01T00:00:00Z">
        <w:r>
          <w:rPr>
            <w:rStyle w:val="FunctionTok"/>
          </w:rPr>
          <w:t xml:space="preserve">str_which</w:t>
        </w:r>
      </w:ins>
      <w:ins w:id="655" w:author="PR Preview" w:date="2024-01-01T00:00:00Z">
        <w:r>
          <w:rPr>
            <w:rStyle w:val="NormalTok"/>
          </w:rPr>
          <w:t xml:space="preserve">()       </w:t>
        </w:r>
      </w:ins>
      <w:ins w:id="655" w:author="PR Preview" w:date="2024-01-01T00:00:00Z">
        <w:r>
          <w:rPr>
            <w:rStyle w:val="CommentTok"/>
          </w:rPr>
          <w:t xml:space="preserve"># instead of grep()</w:t>
        </w:r>
      </w:ins>
      <w:ins w:id="655" w:author="PR Preview" w:date="2024-01-01T00:00:00Z">
        <w:r>
          <w:br/>
        </w:r>
      </w:ins>
      <w:ins w:id="655" w:author="PR Preview" w:date="2024-01-01T00:00:00Z">
        <w:r>
          <w:rPr>
            <w:rStyle w:val="NormalTok"/>
          </w:rPr>
          <w:t xml:space="preserve">stringr</w:t>
        </w:r>
      </w:ins>
      <w:ins w:id="655" w:author="PR Preview" w:date="2024-01-01T00:00:00Z">
        <w:r>
          <w:rPr>
            <w:rStyle w:val="SpecialCharTok"/>
          </w:rPr>
          <w:t xml:space="preserve">::</w:t>
        </w:r>
      </w:ins>
      <w:ins w:id="655" w:author="PR Preview" w:date="2024-01-01T00:00:00Z">
        <w:r>
          <w:rPr>
            <w:rStyle w:val="FunctionTok"/>
          </w:rPr>
          <w:t xml:space="preserve">str_replace</w:t>
        </w:r>
      </w:ins>
      <w:ins w:id="655" w:author="PR Preview" w:date="2024-01-01T00:00:00Z">
        <w:r>
          <w:rPr>
            <w:rStyle w:val="NormalTok"/>
          </w:rPr>
          <w:t xml:space="preserve">()     </w:t>
        </w:r>
      </w:ins>
      <w:ins w:id="655" w:author="PR Preview" w:date="2024-01-01T00:00:00Z">
        <w:r>
          <w:rPr>
            <w:rStyle w:val="CommentTok"/>
          </w:rPr>
          <w:t xml:space="preserve"># instead of gsub()</w:t>
        </w:r>
      </w:ins>
      <w:ins w:id="655" w:author="PR Preview" w:date="2024-01-01T00:00:00Z">
        <w:r>
          <w:br/>
        </w:r>
      </w:ins>
      <w:ins w:id="655" w:author="PR Preview" w:date="2024-01-01T00:00:00Z">
        <w:r>
          <w:br/>
        </w:r>
      </w:ins>
      <w:ins w:id="655" w:author="PR Preview" w:date="2024-01-01T00:00:00Z">
        <w:r>
          <w:rPr>
            <w:rStyle w:val="CommentTok"/>
          </w:rPr>
          <w:t xml:space="preserve"># Date/time operations</w:t>
        </w:r>
      </w:ins>
      <w:ins w:id="655" w:author="PR Preview" w:date="2024-01-01T00:00:00Z">
        <w:r>
          <w:br/>
        </w:r>
      </w:ins>
      <w:ins w:id="655" w:author="PR Preview" w:date="2024-01-01T00:00:00Z">
        <w:r>
          <w:rPr>
            <w:rStyle w:val="NormalTok"/>
          </w:rPr>
          <w:t xml:space="preserve">lubridate</w:t>
        </w:r>
      </w:ins>
      <w:ins w:id="655" w:author="PR Preview" w:date="2024-01-01T00:00:00Z">
        <w:r>
          <w:rPr>
            <w:rStyle w:val="SpecialCharTok"/>
          </w:rPr>
          <w:t xml:space="preserve">::</w:t>
        </w:r>
      </w:ins>
      <w:ins w:id="655" w:author="PR Preview" w:date="2024-01-01T00:00:00Z">
        <w:r>
          <w:rPr>
            <w:rStyle w:val="NormalTok"/>
          </w:rPr>
          <w:t xml:space="preserve">NA_Date_        </w:t>
        </w:r>
      </w:ins>
      <w:ins w:id="655" w:author="PR Preview" w:date="2024-01-01T00:00:00Z">
        <w:r>
          <w:rPr>
            <w:rStyle w:val="CommentTok"/>
          </w:rPr>
          <w:t xml:space="preserve"># instead of as.Date(NA)</w:t>
        </w:r>
      </w:ins>
      <w:ins w:id="655" w:author="PR Preview" w:date="2024-01-01T00:00:00Z">
        <w:r>
          <w:br/>
        </w:r>
      </w:ins>
      <w:ins w:id="655" w:author="PR Preview" w:date="2024-01-01T00:00:00Z">
        <w:r>
          <w:br/>
        </w:r>
      </w:ins>
      <w:ins w:id="655" w:author="PR Preview" w:date="2024-01-01T00:00:00Z">
        <w:r>
          <w:rPr>
            <w:rStyle w:val="CommentTok"/>
          </w:rPr>
          <w:t xml:space="preserve"># Session info</w:t>
        </w:r>
      </w:ins>
      <w:ins w:id="655" w:author="PR Preview" w:date="2024-01-01T00:00:00Z">
        <w:r>
          <w:br/>
        </w:r>
      </w:ins>
      <w:ins w:id="655" w:author="PR Preview" w:date="2024-01-01T00:00:00Z">
        <w:r>
          <w:rPr>
            <w:rStyle w:val="NormalTok"/>
          </w:rPr>
          <w:t xml:space="preserve">sessioninfo</w:t>
        </w:r>
      </w:ins>
      <w:ins w:id="655" w:author="PR Preview" w:date="2024-01-01T00:00:00Z">
        <w:r>
          <w:rPr>
            <w:rStyle w:val="SpecialCharTok"/>
          </w:rPr>
          <w:t xml:space="preserve">::</w:t>
        </w:r>
      </w:ins>
      <w:ins w:id="655" w:author="PR Preview" w:date="2024-01-01T00:00:00Z">
        <w:r>
          <w:rPr>
            <w:rStyle w:val="FunctionTok"/>
          </w:rPr>
          <w:t xml:space="preserve">session_info</w:t>
        </w:r>
      </w:ins>
      <w:ins w:id="655" w:author="PR Preview" w:date="2024-01-01T00:00:00Z">
        <w:r>
          <w:rPr>
            <w:rStyle w:val="NormalTok"/>
          </w:rPr>
          <w:t xml:space="preserve">() </w:t>
        </w:r>
      </w:ins>
      <w:ins w:id="655" w:author="PR Preview" w:date="2024-01-01T00:00:00Z">
        <w:r>
          <w:rPr>
            <w:rStyle w:val="CommentTok"/>
          </w:rPr>
          <w:t xml:space="preserve"># instead of sessionInfo()</w:t>
        </w:r>
      </w:ins>
    </w:p>
    <w:p>
      <w:pPr>
        <w:pStyle w:val="FirstParagraph"/>
      </w:pPr>
      <w:r>
        <w:t xml:space="preserve">See also</w:t>
      </w:r>
      <w:r>
        <w:t xml:space="preserve"> </w:t>
      </w:r>
      <w:hyperlink w:anchor="sec-tidyverse">
        <w:r>
          <w:rPr>
            <w:rStyle w:val="Hyperlink"/>
          </w:rPr>
          <w:t xml:space="preserve">Section 6.16</w:t>
        </w:r>
      </w:hyperlink>
      <w:r>
        <w:t xml:space="preserve">.</w:t>
      </w:r>
    </w:p>
    <w:bookmarkEnd w:id="218"/>
    <w:bookmarkStart w:id="219"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3">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19"/>
    <w:bookmarkStart w:id="224"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20" name="Picture"/>
                  <a:graphic>
                    <a:graphicData uri="http://schemas.openxmlformats.org/drawingml/2006/picture">
                      <pic:pic>
                        <pic:nvPicPr>
                          <pic:cNvPr descr="/opt/quarto/share/formats/docx/note.png" id="221"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46">
        <w:r>
          <w:rPr>
            <w:rStyle w:val="Hyperlink"/>
          </w:rPr>
          <w:t xml:space="preserve">Be Expressive: How to Give Your Variables Better Names</w:t>
        </w:r>
      </w:hyperlink>
    </w:p>
    <w:bookmarkEnd w:id="224"/>
    <w:bookmarkStart w:id="252" w:name="sec-style-auto-style"/>
    <w:p>
      <w:pPr>
        <w:pStyle w:val="Heading2"/>
      </w:pPr>
      <w:r>
        <w:t xml:space="preserve">7.11 Automated Tools for Style and Project Workflow</w:t>
      </w:r>
    </w:p>
    <w:bookmarkStart w:id="251" w:name="styling"/>
    <w:p>
      <w:pPr>
        <w:pStyle w:val="Heading3"/>
      </w:pPr>
      <w:r>
        <w:t xml:space="preserve">7.11.1 Styling</w:t>
      </w:r>
    </w:p>
    <w:bookmarkStart w:id="226" w:name="rstudio-shortcuts"/>
    <w:p>
      <w:pPr>
        <w:pStyle w:val="Heading4"/>
      </w:pPr>
      <w:r>
        <w:t xml:space="preserve">7.11.1.1 RStudio shortcuts</w:t>
      </w:r>
    </w:p>
    <w:p>
      <w:pPr>
        <w:numPr>
          <w:ilvl w:val="0"/>
          <w:numId w:val="106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9"/>
        </w:numPr>
      </w:pPr>
      <w:r>
        <w:rPr>
          <w:b/>
          <w:bCs/>
        </w:rPr>
        <w:t xml:space="preserve">Assignment Aligner</w:t>
      </w:r>
      <w:r>
        <w:t xml:space="preserve"> </w:t>
      </w:r>
      <w:r>
        <w:t xml:space="preserve">- A</w:t>
      </w:r>
      <w:r>
        <w:t xml:space="preserve"> </w:t>
      </w:r>
      <w:hyperlink r:id="rId225">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26"/>
    <w:bookmarkStart w:id="238" w:name="styler"/>
    <w:p>
      <w:pPr>
        <w:pStyle w:val="Heading4"/>
      </w:pPr>
      <w:r>
        <w:t xml:space="preserve">7.11.1.2</w:t>
      </w:r>
      <w:r>
        <w:t xml:space="preserve"> </w:t>
      </w:r>
      <w:hyperlink r:id="rId227">
        <w:r>
          <w:rPr>
            <w:rStyle w:val="VerbatimChar"/>
          </w:rPr>
          <w:t xml:space="preserve">{styler}</w:t>
        </w:r>
      </w:hyperlink>
    </w:p>
    <w:p>
      <w:pPr>
        <w:pStyle w:val="FirstParagraph"/>
      </w:pPr>
      <w:hyperlink r:id="rId227">
        <w:r>
          <w:rPr>
            <w:rStyle w:val="VerbatimChar"/>
          </w:rPr>
          <w:t xml:space="preserve">{styler}</w:t>
        </w:r>
      </w:hyperlink>
      <w:r>
        <w:t xml:space="preserve"> </w:t>
      </w:r>
      <w:r>
        <w:t xml:space="preserve">is another</w:t>
      </w:r>
      <w:r>
        <w:t xml:space="preserve"> </w:t>
      </w:r>
      <w:hyperlink r:id="rId228">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29">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0" name="Picture"/>
                  <a:graphic>
                    <a:graphicData uri="http://schemas.openxmlformats.org/drawingml/2006/picture">
                      <pic:pic>
                        <pic:nvPicPr>
                          <pic:cNvPr descr="/opt/quarto/share/formats/docx/note.png" id="231"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27">
              <w:r>
                <w:rPr>
                  <w:rStyle w:val="VerbatimChar"/>
                </w:rPr>
                <w:t xml:space="preserve">{styler}</w:t>
              </w:r>
            </w:hyperlink>
            <w:r>
              <w:t xml:space="preserve"> </w:t>
            </w:r>
            <w:hyperlink r:id="rId232">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3" name="Picture"/>
                  <a:graphic>
                    <a:graphicData uri="http://schemas.openxmlformats.org/drawingml/2006/picture">
                      <pic:pic>
                        <pic:nvPicPr>
                          <pic:cNvPr descr="/opt/quarto/share/formats/docx/note.png" id="234"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27">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tip.png" id="237" name="Picture"/>
                          <pic:cNvPicPr>
                            <a:picLocks noChangeArrowheads="1" noChangeAspect="1"/>
                          </pic:cNvPicPr>
                        </pic:nvPicPr>
                        <pic:blipFill>
                          <a:blip r:embed="rId2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8"/>
    <w:bookmarkStart w:id="250" w:name="lintr"/>
    <w:p>
      <w:pPr>
        <w:pStyle w:val="Heading4"/>
      </w:pPr>
      <w:r>
        <w:t xml:space="preserve">7.11.1.3</w:t>
      </w:r>
      <w:r>
        <w:t xml:space="preserve"> </w:t>
      </w:r>
      <w:hyperlink r:id="rId239">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40">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41">
        <w:r>
          <w:rPr>
            <w:rStyle w:val="Hyperlink"/>
          </w:rPr>
          <w:t xml:space="preserve">in this link</w:t>
        </w:r>
      </w:hyperlink>
      <w:r>
        <w:t xml:space="preserve">,</w:t>
      </w:r>
      <w:r>
        <w:t xml:space="preserve"> </w:t>
      </w:r>
      <w:r>
        <w:t xml:space="preserve">and most guidelines are based on the</w:t>
      </w:r>
      <w:r>
        <w:t xml:space="preserve"> </w:t>
      </w:r>
      <w:hyperlink r:id="rId24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3" name="Picture"/>
                  <a:graphic>
                    <a:graphicData uri="http://schemas.openxmlformats.org/drawingml/2006/picture">
                      <pic:pic>
                        <pic:nvPicPr>
                          <pic:cNvPr descr="/opt/quarto/share/formats/docx/note.png" id="244"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4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6" name="Picture"/>
                  <a:graphic>
                    <a:graphicData uri="http://schemas.openxmlformats.org/drawingml/2006/picture">
                      <pic:pic>
                        <pic:nvPicPr>
                          <pic:cNvPr descr="/opt/quarto/share/formats/docx/note.png" id="247"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8" name="Picture"/>
                  <a:graphic>
                    <a:graphicData uri="http://schemas.openxmlformats.org/drawingml/2006/picture">
                      <pic:pic>
                        <pic:nvPicPr>
                          <pic:cNvPr descr="/opt/quarto/share/formats/docx/tip.png" id="249" name="Picture"/>
                          <pic:cNvPicPr>
                            <a:picLocks noChangeArrowheads="1" noChangeAspect="1"/>
                          </pic:cNvPicPr>
                        </pic:nvPicPr>
                        <pic:blipFill>
                          <a:blip r:embed="rId2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0"/>
              </w:numPr>
            </w:pPr>
            <w:r>
              <w:t xml:space="preserve">Unused variables</w:t>
            </w:r>
          </w:p>
          <w:p>
            <w:pPr>
              <w:pStyle w:val="Compact"/>
              <w:numPr>
                <w:ilvl w:val="0"/>
                <w:numId w:val="1070"/>
              </w:numPr>
            </w:pPr>
            <w:r>
              <w:t xml:space="preserve">Improper whitespace</w:t>
            </w:r>
          </w:p>
          <w:p>
            <w:pPr>
              <w:pStyle w:val="Compact"/>
              <w:numPr>
                <w:ilvl w:val="0"/>
                <w:numId w:val="1070"/>
              </w:numPr>
            </w:pPr>
            <w:r>
              <w:t xml:space="preserve">Line length issues</w:t>
            </w:r>
          </w:p>
          <w:p>
            <w:pPr>
              <w:pStyle w:val="Compact"/>
              <w:numPr>
                <w:ilvl w:val="0"/>
                <w:numId w:val="107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50"/>
    <w:bookmarkEnd w:id="251"/>
    <w:bookmarkEnd w:id="252"/>
    <w:bookmarkStart w:id="253" w:name="sec-r-resources-style"/>
    <w:p>
      <w:pPr>
        <w:pStyle w:val="Heading2"/>
      </w:pPr>
      <w:r>
        <w:t xml:space="preserve">7.12 Additional Resources</w:t>
      </w:r>
    </w:p>
    <w:p>
      <w:pPr>
        <w:pStyle w:val="Compact"/>
        <w:numPr>
          <w:ilvl w:val="0"/>
          <w:numId w:val="107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53"/>
    <w:bookmarkEnd w:id="254"/>
    <w:bookmarkStart w:id="260" w:name="big-data"/>
    <w:p>
      <w:pPr>
        <w:pStyle w:val="Heading1"/>
      </w:pPr>
      <w:r>
        <w:t xml:space="preserve">8. Big data</w:t>
      </w:r>
    </w:p>
    <w:p>
      <w:pPr>
        <w:pStyle w:val="FirstParagraph"/>
      </w:pPr>
      <w:r>
        <w:t xml:space="preserve">Adapted by UCD-SeRG team from</w:t>
      </w:r>
      <w:r>
        <w:t xml:space="preserve"> </w:t>
      </w:r>
      <w:hyperlink r:id="rId255">
        <w:r>
          <w:rPr>
            <w:rStyle w:val="Hyperlink"/>
          </w:rPr>
          <w:t xml:space="preserve">original by Kunal Mishra and Jade Benjamin-Chung</w:t>
        </w:r>
      </w:hyperlink>
    </w:p>
    <w:bookmarkStart w:id="257"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56">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57"/>
    <w:bookmarkStart w:id="258"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58"/>
    <w:bookmarkStart w:id="259"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72"/>
        </w:numPr>
      </w:pPr>
      <w:r>
        <w:rPr>
          <w:b/>
          <w:bCs/>
        </w:rPr>
        <w:t xml:space="preserve">Uncheck</w:t>
      </w:r>
      <w:r>
        <w:t xml:space="preserve"> </w:t>
      </w:r>
      <w:r>
        <w:t xml:space="preserve">Restore RData into workspace at startup</w:t>
      </w:r>
    </w:p>
    <w:p>
      <w:pPr>
        <w:pStyle w:val="Compact"/>
        <w:numPr>
          <w:ilvl w:val="0"/>
          <w:numId w:val="107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7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59"/>
    <w:bookmarkEnd w:id="260"/>
    <w:bookmarkStart w:id="271" w:name="data-masking"/>
    <w:p>
      <w:pPr>
        <w:pStyle w:val="Heading1"/>
      </w:pPr>
      <w:r>
        <w:t xml:space="preserve">9. Data masking</w:t>
      </w:r>
    </w:p>
    <w:p>
      <w:pPr>
        <w:pStyle w:val="FirstParagraph"/>
      </w:pPr>
      <w:r>
        <w:t xml:space="preserve">Adapted by UCD-SeRG team from</w:t>
      </w:r>
      <w:r>
        <w:t xml:space="preserve"> </w:t>
      </w:r>
      <w:hyperlink r:id="rId261">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68"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66"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65" w:name="fig-data-masking"/>
          <w:p>
            <w:pPr>
              <w:pStyle w:val="Compact"/>
              <w:jc w:val="center"/>
            </w:pPr>
            <w:r>
              <w:drawing>
                <wp:inline>
                  <wp:extent cx="2667000" cy="1103368"/>
                  <wp:effectExtent b="0" l="0" r="0" t="0"/>
                  <wp:docPr descr="" title="" id="263" name="Picture"/>
                  <a:graphic>
                    <a:graphicData uri="http://schemas.openxmlformats.org/drawingml/2006/picture">
                      <pic:pic>
                        <pic:nvPicPr>
                          <pic:cNvPr descr="assets/images/data-masking.PNG" id="264" name="Picture"/>
                          <pic:cNvPicPr>
                            <a:picLocks noChangeArrowheads="1" noChangeAspect="1"/>
                          </pic:cNvPicPr>
                        </pic:nvPicPr>
                        <pic:blipFill>
                          <a:blip r:embed="rId262"/>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65"/>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66"/>
    <w:bookmarkStart w:id="267"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67"/>
    <w:bookmarkEnd w:id="268"/>
    <w:bookmarkStart w:id="270"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69"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69"/>
    <w:bookmarkEnd w:id="270"/>
    <w:bookmarkEnd w:id="271"/>
    <w:bookmarkStart w:id="319" w:name="sec-quarto"/>
    <w:p>
      <w:pPr>
        <w:pStyle w:val="Heading1"/>
      </w:pPr>
      <w:r>
        <w:t xml:space="preserve">10. Quarto</w:t>
      </w:r>
    </w:p>
    <w:bookmarkStart w:id="279" w:name="introduction"/>
    <w:p>
      <w:pPr>
        <w:pStyle w:val="Heading2"/>
      </w:pPr>
      <w:r>
        <w:t xml:space="preserve">10.1 Introduction</w:t>
      </w:r>
    </w:p>
    <w:p>
      <w:pPr>
        <w:pStyle w:val="FirstParagraph"/>
      </w:pPr>
      <w:hyperlink r:id="rId272">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7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7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7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73"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73"/>
    <w:bookmarkStart w:id="274"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74"/>
    <w:bookmarkStart w:id="278" w:name="getting-started"/>
    <w:p>
      <w:pPr>
        <w:pStyle w:val="Heading3"/>
      </w:pPr>
      <w:r>
        <w:t xml:space="preserve">10.1.3 Getting Started</w:t>
      </w:r>
    </w:p>
    <w:p>
      <w:pPr>
        <w:pStyle w:val="FirstParagraph"/>
      </w:pPr>
      <w:r>
        <w:t xml:space="preserve">To get started with Quarto:</w:t>
      </w:r>
    </w:p>
    <w:p>
      <w:pPr>
        <w:numPr>
          <w:ilvl w:val="0"/>
          <w:numId w:val="107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75">
        <w:r>
          <w:rPr>
            <w:rStyle w:val="Hyperlink"/>
          </w:rPr>
          <w:t xml:space="preserve">https://quarto.org/docs/get-started/</w:t>
        </w:r>
      </w:hyperlink>
    </w:p>
    <w:p>
      <w:pPr>
        <w:numPr>
          <w:ilvl w:val="0"/>
          <w:numId w:val="1075"/>
        </w:numPr>
      </w:pPr>
      <w:r>
        <w:rPr>
          <w:b/>
          <w:bCs/>
        </w:rPr>
        <w:t xml:space="preserve">Documentation:</w:t>
      </w:r>
      <w:r>
        <w:t xml:space="preserve"> </w:t>
      </w:r>
      <w:r>
        <w:t xml:space="preserve">The official Quarto documentation is available at</w:t>
      </w:r>
      <w:r>
        <w:t xml:space="preserve"> </w:t>
      </w:r>
      <w:hyperlink r:id="rId276">
        <w:r>
          <w:rPr>
            <w:rStyle w:val="Hyperlink"/>
          </w:rPr>
          <w:t xml:space="preserve">https://quarto.org/docs/guide/</w:t>
        </w:r>
      </w:hyperlink>
    </w:p>
    <w:p>
      <w:pPr>
        <w:numPr>
          <w:ilvl w:val="0"/>
          <w:numId w:val="107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77">
        <w:r>
          <w:rPr>
            <w:rStyle w:val="Hyperlink"/>
          </w:rPr>
          <w:t xml:space="preserve">Quarto chapter in R for Data Science</w:t>
        </w:r>
      </w:hyperlink>
      <w:r>
        <w:t xml:space="preserve"> </w:t>
      </w:r>
      <w:r>
        <w:t xml:space="preserve">(Wickham, Çetinkaya-Rundel, and Grolemund 2023)</w:t>
      </w:r>
    </w:p>
    <w:bookmarkEnd w:id="278"/>
    <w:bookmarkEnd w:id="279"/>
    <w:bookmarkStart w:id="2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7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7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7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80"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80"/>
    <w:bookmarkStart w:id="282"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81">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82"/>
    <w:bookmarkStart w:id="283"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77"/>
        </w:numPr>
      </w:pPr>
      <w:r>
        <w:t xml:space="preserve">Click</w:t>
      </w:r>
      <w:r>
        <w:t xml:space="preserve"> </w:t>
      </w:r>
      <w:r>
        <w:rPr>
          <w:b/>
          <w:bCs/>
        </w:rPr>
        <w:t xml:space="preserve">“Render”</w:t>
      </w:r>
      <w:r>
        <w:t xml:space="preserve"> </w:t>
      </w:r>
      <w:r>
        <w:t xml:space="preserve">in RStudio, or</w:t>
      </w:r>
    </w:p>
    <w:p>
      <w:pPr>
        <w:pStyle w:val="Compact"/>
        <w:numPr>
          <w:ilvl w:val="0"/>
          <w:numId w:val="1077"/>
        </w:numPr>
      </w:pPr>
      <w:r>
        <w:t xml:space="preserve">Press</w:t>
      </w:r>
      <w:r>
        <w:t xml:space="preserve"> </w:t>
      </w:r>
      <w:r>
        <w:rPr>
          <w:b/>
          <w:bCs/>
        </w:rPr>
        <w:t xml:space="preserve">Cmd/Ctrl + Shift + K</w:t>
      </w:r>
      <w:r>
        <w:t xml:space="preserve">, or</w:t>
      </w:r>
    </w:p>
    <w:p>
      <w:pPr>
        <w:pStyle w:val="Compact"/>
        <w:numPr>
          <w:ilvl w:val="0"/>
          <w:numId w:val="107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7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83"/>
    <w:bookmarkStart w:id="284"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7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78"/>
        </w:numPr>
      </w:pPr>
      <w:r>
        <w:t xml:space="preserve">The</w:t>
      </w:r>
      <w:r>
        <w:t xml:space="preserve"> </w:t>
      </w:r>
      <w:r>
        <w:rPr>
          <w:b/>
          <w:bCs/>
        </w:rPr>
        <w:t xml:space="preserve">“Insert”</w:t>
      </w:r>
      <w:r>
        <w:t xml:space="preserve"> </w:t>
      </w:r>
      <w:r>
        <w:t xml:space="preserve">button icon in the editor toolbar</w:t>
      </w:r>
    </w:p>
    <w:p>
      <w:pPr>
        <w:pStyle w:val="Compact"/>
        <w:numPr>
          <w:ilvl w:val="0"/>
          <w:numId w:val="107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79"/>
        </w:numPr>
      </w:pPr>
      <w:r>
        <w:rPr>
          <w:rStyle w:val="VerbatimChar"/>
        </w:rPr>
        <w:t xml:space="preserve">#| label:</w:t>
      </w:r>
      <w:r>
        <w:t xml:space="preserve"> </w:t>
      </w:r>
      <w:r>
        <w:t xml:space="preserve">- give the chunk a name</w:t>
      </w:r>
    </w:p>
    <w:p>
      <w:pPr>
        <w:pStyle w:val="Compact"/>
        <w:numPr>
          <w:ilvl w:val="0"/>
          <w:numId w:val="1079"/>
        </w:numPr>
      </w:pPr>
      <w:r>
        <w:rPr>
          <w:rStyle w:val="VerbatimChar"/>
        </w:rPr>
        <w:t xml:space="preserve">#| echo: false</w:t>
      </w:r>
      <w:r>
        <w:t xml:space="preserve"> </w:t>
      </w:r>
      <w:r>
        <w:t xml:space="preserve">- hide the code but show the output</w:t>
      </w:r>
    </w:p>
    <w:p>
      <w:pPr>
        <w:pStyle w:val="Compact"/>
        <w:numPr>
          <w:ilvl w:val="0"/>
          <w:numId w:val="1079"/>
        </w:numPr>
      </w:pPr>
      <w:r>
        <w:rPr>
          <w:rStyle w:val="VerbatimChar"/>
        </w:rPr>
        <w:t xml:space="preserve">#| eval: false</w:t>
      </w:r>
      <w:r>
        <w:t xml:space="preserve"> </w:t>
      </w:r>
      <w:r>
        <w:t xml:space="preserve">- show the code but don’t run it</w:t>
      </w:r>
    </w:p>
    <w:p>
      <w:pPr>
        <w:pStyle w:val="Compact"/>
        <w:numPr>
          <w:ilvl w:val="0"/>
          <w:numId w:val="1079"/>
        </w:numPr>
      </w:pPr>
      <w:r>
        <w:rPr>
          <w:rStyle w:val="VerbatimChar"/>
        </w:rPr>
        <w:t xml:space="preserve">#| include: false</w:t>
      </w:r>
      <w:r>
        <w:t xml:space="preserve"> </w:t>
      </w:r>
      <w:r>
        <w:t xml:space="preserve">- run the code but hide both code and output</w:t>
      </w:r>
    </w:p>
    <w:p>
      <w:pPr>
        <w:pStyle w:val="Compact"/>
        <w:numPr>
          <w:ilvl w:val="0"/>
          <w:numId w:val="1079"/>
        </w:numPr>
      </w:pPr>
      <w:r>
        <w:rPr>
          <w:rStyle w:val="VerbatimChar"/>
        </w:rPr>
        <w:t xml:space="preserve">#| warning: false</w:t>
      </w:r>
      <w:r>
        <w:t xml:space="preserve"> </w:t>
      </w:r>
      <w:r>
        <w:t xml:space="preserve">- hide warnings</w:t>
      </w:r>
    </w:p>
    <w:p>
      <w:pPr>
        <w:pStyle w:val="Compact"/>
        <w:numPr>
          <w:ilvl w:val="0"/>
          <w:numId w:val="1079"/>
        </w:numPr>
      </w:pPr>
      <w:r>
        <w:rPr>
          <w:rStyle w:val="VerbatimChar"/>
        </w:rPr>
        <w:t xml:space="preserve">#| message: false</w:t>
      </w:r>
      <w:r>
        <w:t xml:space="preserve"> </w:t>
      </w:r>
      <w:r>
        <w:t xml:space="preserve">- hide messages</w:t>
      </w:r>
    </w:p>
    <w:bookmarkEnd w:id="284"/>
    <w:bookmarkStart w:id="285" w:name="text-formatting"/>
    <w:p>
      <w:pPr>
        <w:pStyle w:val="Heading3"/>
      </w:pPr>
      <w:r>
        <w:t xml:space="preserve">10.2.5 Text Formatting</w:t>
      </w:r>
    </w:p>
    <w:p>
      <w:pPr>
        <w:pStyle w:val="FirstParagraph"/>
      </w:pPr>
      <w:r>
        <w:t xml:space="preserve">Quarto uses Pandoc’s markdown for text formatting:</w:t>
      </w:r>
    </w:p>
    <w:p>
      <w:pPr>
        <w:pStyle w:val="Compact"/>
        <w:numPr>
          <w:ilvl w:val="0"/>
          <w:numId w:val="1080"/>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80"/>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80"/>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80"/>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80"/>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80"/>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80"/>
        </w:numPr>
      </w:pPr>
      <w:r>
        <w:rPr>
          <w:rStyle w:val="VerbatimChar"/>
        </w:rPr>
        <w:t xml:space="preserve">[link text](url)</w:t>
      </w:r>
      <w:r>
        <w:t xml:space="preserve"> </w:t>
      </w:r>
      <w:r>
        <w:t xml:space="preserve">creates hyperlinks</w:t>
      </w:r>
    </w:p>
    <w:p>
      <w:pPr>
        <w:pStyle w:val="Compact"/>
        <w:numPr>
          <w:ilvl w:val="0"/>
          <w:numId w:val="1080"/>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77">
        <w:r>
          <w:rPr>
            <w:rStyle w:val="Hyperlink"/>
          </w:rPr>
          <w:t xml:space="preserve">Quarto chapter in R for Data Science</w:t>
        </w:r>
      </w:hyperlink>
      <w:r>
        <w:t xml:space="preserve"> </w:t>
      </w:r>
      <w:r>
        <w:t xml:space="preserve">(Wickham, Çetinkaya-Rundel, and Grolemund 2023)</w:t>
      </w:r>
      <w:r>
        <w:t xml:space="preserve">.</w:t>
      </w:r>
    </w:p>
    <w:bookmarkEnd w:id="285"/>
    <w:bookmarkEnd w:id="286"/>
    <w:bookmarkStart w:id="2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2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81"/>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82"/>
        </w:numPr>
      </w:pPr>
      <w:r>
        <w:t xml:space="preserve">Repository:</w:t>
      </w:r>
      <w:r>
        <w:t xml:space="preserve"> </w:t>
      </w:r>
      <w:hyperlink r:id="rId287">
        <w:r>
          <w:rPr>
            <w:rStyle w:val="Hyperlink"/>
          </w:rPr>
          <w:t xml:space="preserve">https://github.com/UCD-SERG/quarto-book-template</w:t>
        </w:r>
      </w:hyperlink>
    </w:p>
    <w:p>
      <w:pPr>
        <w:pStyle w:val="Compact"/>
        <w:numPr>
          <w:ilvl w:val="1"/>
          <w:numId w:val="108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82"/>
        </w:numPr>
      </w:pPr>
      <w:r>
        <w:t xml:space="preserve">Clone your new repository and start editing</w:t>
      </w:r>
    </w:p>
    <w:p>
      <w:pPr>
        <w:pStyle w:val="Compact"/>
        <w:numPr>
          <w:ilvl w:val="0"/>
          <w:numId w:val="1081"/>
        </w:numPr>
      </w:pPr>
      <w:r>
        <w:rPr>
          <w:b/>
          <w:bCs/>
        </w:rPr>
        <w:t xml:space="preserve">Coatless Tutorials Quarto Book Template</w:t>
      </w:r>
      <w:r>
        <w:t xml:space="preserve"> </w:t>
      </w:r>
      <w:r>
        <w:t xml:space="preserve">- Another template with helpful examples:</w:t>
      </w:r>
    </w:p>
    <w:p>
      <w:pPr>
        <w:pStyle w:val="Compact"/>
        <w:numPr>
          <w:ilvl w:val="1"/>
          <w:numId w:val="1083"/>
        </w:numPr>
      </w:pPr>
      <w:r>
        <w:t xml:space="preserve">Repository:</w:t>
      </w:r>
      <w:r>
        <w:t xml:space="preserve"> </w:t>
      </w:r>
      <w:hyperlink r:id="rId288">
        <w:r>
          <w:rPr>
            <w:rStyle w:val="Hyperlink"/>
          </w:rPr>
          <w:t xml:space="preserve">https://github.com/coatless-tutorials/quarto-book-template</w:t>
        </w:r>
      </w:hyperlink>
    </w:p>
    <w:p>
      <w:pPr>
        <w:pStyle w:val="Compact"/>
        <w:numPr>
          <w:ilvl w:val="1"/>
          <w:numId w:val="1083"/>
        </w:numPr>
      </w:pPr>
      <w:r>
        <w:t xml:space="preserve">Includes examples of common Quarto book features</w:t>
      </w:r>
    </w:p>
    <w:p>
      <w:pPr>
        <w:pStyle w:val="Compact"/>
        <w:numPr>
          <w:ilvl w:val="0"/>
          <w:numId w:val="1081"/>
        </w:numPr>
      </w:pPr>
      <w:r>
        <w:rPr>
          <w:b/>
          <w:bCs/>
        </w:rPr>
        <w:t xml:space="preserve">DataLab Quarto Template</w:t>
      </w:r>
      <w:r>
        <w:t xml:space="preserve"> </w:t>
      </w:r>
      <w:r>
        <w:t xml:space="preserve">- Template from the UC Davis DataLab and Davis R Users Group:</w:t>
      </w:r>
    </w:p>
    <w:p>
      <w:pPr>
        <w:pStyle w:val="Compact"/>
        <w:numPr>
          <w:ilvl w:val="1"/>
          <w:numId w:val="1084"/>
        </w:numPr>
      </w:pPr>
      <w:r>
        <w:t xml:space="preserve">Repository:</w:t>
      </w:r>
      <w:r>
        <w:t xml:space="preserve"> </w:t>
      </w:r>
      <w:hyperlink r:id="rId289">
        <w:r>
          <w:rPr>
            <w:rStyle w:val="Hyperlink"/>
          </w:rPr>
          <w:t xml:space="preserve">https://github.com/d-rug/datalab_template_quarto</w:t>
        </w:r>
      </w:hyperlink>
    </w:p>
    <w:p>
      <w:pPr>
        <w:pStyle w:val="Compact"/>
        <w:numPr>
          <w:ilvl w:val="1"/>
          <w:numId w:val="1084"/>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85"/>
        </w:numPr>
      </w:pPr>
      <w:r>
        <w:rPr>
          <w:rStyle w:val="VerbatimChar"/>
        </w:rPr>
        <w:t xml:space="preserve">_quarto.yml</w:t>
      </w:r>
      <w:r>
        <w:t xml:space="preserve"> </w:t>
      </w:r>
      <w:r>
        <w:t xml:space="preserve">- configuration file for your book</w:t>
      </w:r>
    </w:p>
    <w:p>
      <w:pPr>
        <w:pStyle w:val="Compact"/>
        <w:numPr>
          <w:ilvl w:val="0"/>
          <w:numId w:val="1085"/>
        </w:numPr>
      </w:pPr>
      <w:r>
        <w:rPr>
          <w:rStyle w:val="VerbatimChar"/>
        </w:rPr>
        <w:t xml:space="preserve">index.qmd</w:t>
      </w:r>
      <w:r>
        <w:t xml:space="preserve"> </w:t>
      </w:r>
      <w:r>
        <w:t xml:space="preserve">- the home page / preface</w:t>
      </w:r>
    </w:p>
    <w:p>
      <w:pPr>
        <w:pStyle w:val="Compact"/>
        <w:numPr>
          <w:ilvl w:val="0"/>
          <w:numId w:val="1085"/>
        </w:numPr>
      </w:pPr>
      <w:r>
        <w:t xml:space="preserve">Sample chapter files</w:t>
      </w:r>
    </w:p>
    <w:p>
      <w:pPr>
        <w:pStyle w:val="Compact"/>
        <w:numPr>
          <w:ilvl w:val="0"/>
          <w:numId w:val="1085"/>
        </w:numPr>
      </w:pPr>
      <w:r>
        <w:rPr>
          <w:rStyle w:val="VerbatimChar"/>
        </w:rPr>
        <w:t xml:space="preserve">references.qmd</w:t>
      </w:r>
      <w:r>
        <w:t xml:space="preserve"> </w:t>
      </w:r>
      <w:r>
        <w:t xml:space="preserve">- bibliography/references page</w:t>
      </w:r>
    </w:p>
    <w:bookmarkEnd w:id="290"/>
    <w:bookmarkStart w:id="2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291"/>
    <w:bookmarkStart w:id="2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86"/>
        </w:numPr>
      </w:pPr>
      <w:r>
        <w:t xml:space="preserve">Book metadata (title, author, date)</w:t>
      </w:r>
    </w:p>
    <w:p>
      <w:pPr>
        <w:pStyle w:val="Compact"/>
        <w:numPr>
          <w:ilvl w:val="0"/>
          <w:numId w:val="1086"/>
        </w:numPr>
      </w:pPr>
      <w:r>
        <w:t xml:space="preserve">Chapter order</w:t>
      </w:r>
    </w:p>
    <w:p>
      <w:pPr>
        <w:pStyle w:val="Compact"/>
        <w:numPr>
          <w:ilvl w:val="0"/>
          <w:numId w:val="1086"/>
        </w:numPr>
      </w:pPr>
      <w:r>
        <w:t xml:space="preserve">Output formats (HTML, PDF, ePub, etc.)</w:t>
      </w:r>
    </w:p>
    <w:p>
      <w:pPr>
        <w:pStyle w:val="Compact"/>
        <w:numPr>
          <w:ilvl w:val="0"/>
          <w:numId w:val="1086"/>
        </w:numPr>
      </w:pPr>
      <w:r>
        <w:t xml:space="preserve">Styling and theme</w:t>
      </w:r>
    </w:p>
    <w:p>
      <w:pPr>
        <w:pStyle w:val="Compact"/>
        <w:numPr>
          <w:ilvl w:val="0"/>
          <w:numId w:val="1086"/>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292"/>
    <w:bookmarkStart w:id="2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293"/>
    <w:bookmarkStart w:id="2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2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295"/>
    <w:bookmarkStart w:id="298" w:name="resources"/>
    <w:p>
      <w:pPr>
        <w:pStyle w:val="Heading3"/>
      </w:pPr>
      <w:r>
        <w:t xml:space="preserve">10.3.6 Resources</w:t>
      </w:r>
    </w:p>
    <w:p>
      <w:pPr>
        <w:pStyle w:val="Compact"/>
        <w:numPr>
          <w:ilvl w:val="0"/>
          <w:numId w:val="1087"/>
        </w:numPr>
      </w:pPr>
      <w:hyperlink r:id="rId296">
        <w:r>
          <w:rPr>
            <w:rStyle w:val="Hyperlink"/>
          </w:rPr>
          <w:t xml:space="preserve">Quarto Books Guide</w:t>
        </w:r>
      </w:hyperlink>
      <w:r>
        <w:t xml:space="preserve"> </w:t>
      </w:r>
      <w:r>
        <w:t xml:space="preserve">- comprehensive documentation for Quarto books</w:t>
      </w:r>
    </w:p>
    <w:p>
      <w:pPr>
        <w:pStyle w:val="Compact"/>
        <w:numPr>
          <w:ilvl w:val="0"/>
          <w:numId w:val="1087"/>
        </w:numPr>
      </w:pPr>
      <w:hyperlink r:id="rId297">
        <w:r>
          <w:rPr>
            <w:rStyle w:val="Hyperlink"/>
          </w:rPr>
          <w:t xml:space="preserve">Quarto Publishing Guide</w:t>
        </w:r>
      </w:hyperlink>
      <w:r>
        <w:t xml:space="preserve"> </w:t>
      </w:r>
      <w:r>
        <w:t xml:space="preserve">- how to publish your book online</w:t>
      </w:r>
    </w:p>
    <w:p>
      <w:pPr>
        <w:pStyle w:val="Compact"/>
        <w:numPr>
          <w:ilvl w:val="0"/>
          <w:numId w:val="1087"/>
        </w:numPr>
      </w:pPr>
      <w:hyperlink r:id="rId277">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298"/>
    <w:bookmarkEnd w:id="299"/>
    <w:bookmarkStart w:id="308"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00"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88"/>
        </w:numPr>
      </w:pPr>
      <w:r>
        <w:rPr>
          <w:rStyle w:val="VerbatimChar"/>
        </w:rPr>
        <w:t xml:space="preserve">_quarto.yml</w:t>
      </w:r>
      <w:r>
        <w:t xml:space="preserve"> </w:t>
      </w:r>
      <w:r>
        <w:t xml:space="preserve">- default book configuration</w:t>
      </w:r>
    </w:p>
    <w:p>
      <w:pPr>
        <w:pStyle w:val="Compact"/>
        <w:numPr>
          <w:ilvl w:val="0"/>
          <w:numId w:val="1088"/>
        </w:numPr>
      </w:pPr>
      <w:r>
        <w:rPr>
          <w:rStyle w:val="VerbatimChar"/>
        </w:rPr>
        <w:t xml:space="preserve">_quarto-revealjs.yml</w:t>
      </w:r>
      <w:r>
        <w:t xml:space="preserve"> </w:t>
      </w:r>
      <w:r>
        <w:t xml:space="preserve">- configuration for rendering chapters as slide decks</w:t>
      </w:r>
    </w:p>
    <w:p>
      <w:pPr>
        <w:pStyle w:val="Compact"/>
        <w:numPr>
          <w:ilvl w:val="0"/>
          <w:numId w:val="1088"/>
        </w:numPr>
      </w:pPr>
      <w:r>
        <w:rPr>
          <w:rStyle w:val="VerbatimChar"/>
        </w:rPr>
        <w:t xml:space="preserve">_quarto-print.yml</w:t>
      </w:r>
      <w:r>
        <w:t xml:space="preserve"> </w:t>
      </w:r>
      <w:r>
        <w:t xml:space="preserve">- configuration optimized for PDF printing</w:t>
      </w:r>
    </w:p>
    <w:bookmarkEnd w:id="300"/>
    <w:bookmarkStart w:id="302"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01">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02"/>
    <w:bookmarkStart w:id="303" w:name="creating-a-profile"/>
    <w:p>
      <w:pPr>
        <w:pStyle w:val="Heading3"/>
      </w:pPr>
      <w:r>
        <w:t xml:space="preserve">10.4.3 Creating a Profile</w:t>
      </w:r>
    </w:p>
    <w:p>
      <w:pPr>
        <w:pStyle w:val="FirstParagraph"/>
      </w:pPr>
      <w:r>
        <w:t xml:space="preserve">To create a profile:</w:t>
      </w:r>
    </w:p>
    <w:p>
      <w:pPr>
        <w:pStyle w:val="Compact"/>
        <w:numPr>
          <w:ilvl w:val="0"/>
          <w:numId w:val="1089"/>
        </w:numPr>
      </w:pPr>
      <w:r>
        <w:t xml:space="preserve">Create a new YAML file named</w:t>
      </w:r>
      <w:r>
        <w:t xml:space="preserve"> </w:t>
      </w:r>
      <w:r>
        <w:rPr>
          <w:rStyle w:val="VerbatimChar"/>
        </w:rPr>
        <w:t xml:space="preserve">_quarto-{profile-name}.yml</w:t>
      </w:r>
    </w:p>
    <w:p>
      <w:pPr>
        <w:pStyle w:val="Compact"/>
        <w:numPr>
          <w:ilvl w:val="0"/>
          <w:numId w:val="1089"/>
        </w:numPr>
      </w:pPr>
      <w:r>
        <w:t xml:space="preserve">Include only the configuration options that differ from your default</w:t>
      </w:r>
      <w:r>
        <w:t xml:space="preserve"> </w:t>
      </w:r>
      <w:r>
        <w:rPr>
          <w:rStyle w:val="VerbatimChar"/>
        </w:rPr>
        <w:t xml:space="preserve">_quarto.yml</w:t>
      </w:r>
    </w:p>
    <w:p>
      <w:pPr>
        <w:pStyle w:val="Compact"/>
        <w:numPr>
          <w:ilvl w:val="0"/>
          <w:numId w:val="1089"/>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03"/>
    <w:bookmarkStart w:id="304"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01">
        <w:r>
          <w:rPr>
            <w:rStyle w:val="Hyperlink"/>
          </w:rPr>
          <w:t xml:space="preserve">RME course</w:t>
        </w:r>
      </w:hyperlink>
      <w:r>
        <w:t xml:space="preserve">.</w:t>
      </w:r>
    </w:p>
    <w:bookmarkEnd w:id="304"/>
    <w:bookmarkStart w:id="307" w:name="resources-1"/>
    <w:p>
      <w:pPr>
        <w:pStyle w:val="Heading3"/>
      </w:pPr>
      <w:r>
        <w:t xml:space="preserve">10.4.5 Resources</w:t>
      </w:r>
    </w:p>
    <w:p>
      <w:pPr>
        <w:pStyle w:val="Compact"/>
        <w:numPr>
          <w:ilvl w:val="0"/>
          <w:numId w:val="1090"/>
        </w:numPr>
      </w:pPr>
      <w:hyperlink r:id="rId305">
        <w:r>
          <w:rPr>
            <w:rStyle w:val="Hyperlink"/>
          </w:rPr>
          <w:t xml:space="preserve">Quarto Profiles Documentation</w:t>
        </w:r>
      </w:hyperlink>
    </w:p>
    <w:p>
      <w:pPr>
        <w:pStyle w:val="Compact"/>
        <w:numPr>
          <w:ilvl w:val="0"/>
          <w:numId w:val="1090"/>
        </w:numPr>
      </w:pPr>
      <w:hyperlink r:id="rId301">
        <w:r>
          <w:rPr>
            <w:rStyle w:val="Hyperlink"/>
          </w:rPr>
          <w:t xml:space="preserve">RME Example</w:t>
        </w:r>
      </w:hyperlink>
      <w:r>
        <w:t xml:space="preserve"> </w:t>
      </w:r>
      <w:r>
        <w:t xml:space="preserve">- see the source at</w:t>
      </w:r>
      <w:r>
        <w:t xml:space="preserve"> </w:t>
      </w:r>
      <w:hyperlink r:id="rId306">
        <w:r>
          <w:rPr>
            <w:rStyle w:val="Hyperlink"/>
          </w:rPr>
          <w:t xml:space="preserve">https://github.com/d-morrison/rme</w:t>
        </w:r>
      </w:hyperlink>
      <w:r>
        <w:t xml:space="preserve"> </w:t>
      </w:r>
      <w:r>
        <w:t xml:space="preserve">for a working example</w:t>
      </w:r>
    </w:p>
    <w:bookmarkEnd w:id="307"/>
    <w:bookmarkEnd w:id="308"/>
    <w:bookmarkStart w:id="313" w:name="advanced-features"/>
    <w:p>
      <w:pPr>
        <w:pStyle w:val="Heading2"/>
      </w:pPr>
      <w:r>
        <w:t xml:space="preserve">10.5 Advanced Features</w:t>
      </w:r>
    </w:p>
    <w:bookmarkStart w:id="310"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91"/>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91"/>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91"/>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91"/>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91"/>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91"/>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92"/>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92"/>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92"/>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92"/>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093"/>
        </w:numPr>
      </w:pPr>
      <w:r>
        <w:t xml:space="preserve">Automatic numbering of figures, tables, and equations</w:t>
      </w:r>
    </w:p>
    <w:p>
      <w:pPr>
        <w:pStyle w:val="Compact"/>
        <w:numPr>
          <w:ilvl w:val="0"/>
          <w:numId w:val="1093"/>
        </w:numPr>
      </w:pPr>
      <w:r>
        <w:t xml:space="preserve">Automatic updates when content is reordered</w:t>
      </w:r>
    </w:p>
    <w:p>
      <w:pPr>
        <w:pStyle w:val="Compact"/>
        <w:numPr>
          <w:ilvl w:val="0"/>
          <w:numId w:val="1093"/>
        </w:numPr>
      </w:pPr>
      <w:r>
        <w:t xml:space="preserve">Clickable cross-references in HTML and PDF output</w:t>
      </w:r>
    </w:p>
    <w:p>
      <w:pPr>
        <w:pStyle w:val="Compact"/>
        <w:numPr>
          <w:ilvl w:val="0"/>
          <w:numId w:val="1093"/>
        </w:numPr>
      </w:pPr>
      <w:r>
        <w:t xml:space="preserve">Consistent formatting across all output formats</w:t>
      </w:r>
    </w:p>
    <w:p>
      <w:pPr>
        <w:pStyle w:val="Compact"/>
        <w:numPr>
          <w:ilvl w:val="0"/>
          <w:numId w:val="1093"/>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09">
        <w:r>
          <w:rPr>
            <w:rStyle w:val="Hyperlink"/>
          </w:rPr>
          <w:t xml:space="preserve">Quarto Cross-References documentation</w:t>
        </w:r>
      </w:hyperlink>
      <w:r>
        <w:t xml:space="preserve">.</w:t>
      </w:r>
    </w:p>
    <w:bookmarkEnd w:id="310"/>
    <w:bookmarkStart w:id="312"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094"/>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094"/>
        </w:numPr>
      </w:pPr>
      <w:r>
        <w:rPr>
          <w:b/>
          <w:bCs/>
        </w:rPr>
        <w:t xml:space="preserve">Easier Code Review:</w:t>
      </w:r>
      <w:r>
        <w:t xml:space="preserve"> </w:t>
      </w:r>
      <w:r>
        <w:t xml:space="preserve">Reviewers can see exactly what changed—either the organization (main file) or the content (include file).</w:t>
      </w:r>
    </w:p>
    <w:p>
      <w:pPr>
        <w:numPr>
          <w:ilvl w:val="0"/>
          <w:numId w:val="1094"/>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094"/>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095"/>
        </w:numPr>
      </w:pPr>
      <w:r>
        <w:t xml:space="preserve">Stored in a subdirectory matching the chapter name</w:t>
      </w:r>
    </w:p>
    <w:p>
      <w:pPr>
        <w:pStyle w:val="Compact"/>
        <w:numPr>
          <w:ilvl w:val="0"/>
          <w:numId w:val="1095"/>
        </w:numPr>
      </w:pPr>
      <w:r>
        <w:t xml:space="preserve">Contains only the content for that section (no heading)</w:t>
      </w:r>
    </w:p>
    <w:p>
      <w:pPr>
        <w:pStyle w:val="Compact"/>
        <w:numPr>
          <w:ilvl w:val="0"/>
          <w:numId w:val="1095"/>
        </w:numPr>
      </w:pPr>
      <w:r>
        <w:t xml:space="preserve">The heading stays in the main chapter file</w:t>
      </w:r>
    </w:p>
    <w:p>
      <w:pPr>
        <w:pStyle w:val="Compact"/>
        <w:numPr>
          <w:ilvl w:val="0"/>
          <w:numId w:val="1095"/>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11">
        <w:r>
          <w:rPr>
            <w:rStyle w:val="Hyperlink"/>
          </w:rPr>
          <w:t xml:space="preserve">Quarto Includes documentation</w:t>
        </w:r>
      </w:hyperlink>
      <w:r>
        <w:t xml:space="preserve">.</w:t>
      </w:r>
    </w:p>
    <w:bookmarkEnd w:id="312"/>
    <w:bookmarkEnd w:id="313"/>
    <w:bookmarkStart w:id="318" w:name="additional-resources-1"/>
    <w:p>
      <w:pPr>
        <w:pStyle w:val="Heading2"/>
      </w:pPr>
      <w:r>
        <w:t xml:space="preserve">10.6 Additional Resources</w:t>
      </w:r>
    </w:p>
    <w:bookmarkStart w:id="314" w:name="official-documentation"/>
    <w:p>
      <w:pPr>
        <w:pStyle w:val="Heading3"/>
      </w:pPr>
      <w:r>
        <w:t xml:space="preserve">10.6.1 Official Documentation</w:t>
      </w:r>
    </w:p>
    <w:p>
      <w:pPr>
        <w:pStyle w:val="Compact"/>
        <w:numPr>
          <w:ilvl w:val="0"/>
          <w:numId w:val="1096"/>
        </w:numPr>
      </w:pPr>
      <w:hyperlink r:id="rId276">
        <w:r>
          <w:rPr>
            <w:rStyle w:val="Hyperlink"/>
          </w:rPr>
          <w:t xml:space="preserve">Quarto Official Guide</w:t>
        </w:r>
      </w:hyperlink>
      <w:r>
        <w:t xml:space="preserve"> </w:t>
      </w:r>
      <w:r>
        <w:t xml:space="preserve">- comprehensive official documentation</w:t>
      </w:r>
    </w:p>
    <w:p>
      <w:pPr>
        <w:pStyle w:val="Compact"/>
        <w:numPr>
          <w:ilvl w:val="0"/>
          <w:numId w:val="1096"/>
        </w:numPr>
      </w:pPr>
      <w:hyperlink r:id="rId296">
        <w:r>
          <w:rPr>
            <w:rStyle w:val="Hyperlink"/>
          </w:rPr>
          <w:t xml:space="preserve">Quarto Books Guide</w:t>
        </w:r>
      </w:hyperlink>
      <w:r>
        <w:t xml:space="preserve"> </w:t>
      </w:r>
      <w:r>
        <w:t xml:space="preserve">- documentation specific to creating books</w:t>
      </w:r>
    </w:p>
    <w:p>
      <w:pPr>
        <w:pStyle w:val="Compact"/>
        <w:numPr>
          <w:ilvl w:val="0"/>
          <w:numId w:val="1096"/>
        </w:numPr>
      </w:pPr>
      <w:hyperlink r:id="rId297">
        <w:r>
          <w:rPr>
            <w:rStyle w:val="Hyperlink"/>
          </w:rPr>
          <w:t xml:space="preserve">Quarto Publishing Guide</w:t>
        </w:r>
      </w:hyperlink>
      <w:r>
        <w:t xml:space="preserve"> </w:t>
      </w:r>
      <w:r>
        <w:t xml:space="preserve">- how to publish your Quarto content online</w:t>
      </w:r>
    </w:p>
    <w:p>
      <w:pPr>
        <w:pStyle w:val="Compact"/>
        <w:numPr>
          <w:ilvl w:val="0"/>
          <w:numId w:val="1096"/>
        </w:numPr>
      </w:pPr>
      <w:hyperlink r:id="rId275">
        <w:r>
          <w:rPr>
            <w:rStyle w:val="Hyperlink"/>
          </w:rPr>
          <w:t xml:space="preserve">Quarto Getting Started</w:t>
        </w:r>
      </w:hyperlink>
      <w:r>
        <w:t xml:space="preserve"> </w:t>
      </w:r>
      <w:r>
        <w:t xml:space="preserve">- installation and basic usage</w:t>
      </w:r>
    </w:p>
    <w:bookmarkEnd w:id="314"/>
    <w:bookmarkStart w:id="315" w:name="learning-resources"/>
    <w:p>
      <w:pPr>
        <w:pStyle w:val="Heading3"/>
      </w:pPr>
      <w:r>
        <w:t xml:space="preserve">10.6.2 Learning Resources</w:t>
      </w:r>
    </w:p>
    <w:p>
      <w:pPr>
        <w:pStyle w:val="Compact"/>
        <w:numPr>
          <w:ilvl w:val="0"/>
          <w:numId w:val="1097"/>
        </w:numPr>
      </w:pPr>
      <w:hyperlink r:id="rId277">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097"/>
        </w:numPr>
      </w:pPr>
      <w:hyperlink r:id="rId301">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097"/>
        </w:numPr>
      </w:pPr>
      <w:hyperlink r:id="rId294">
        <w:r>
          <w:rPr>
            <w:rStyle w:val="Hyperlink"/>
          </w:rPr>
          <w:t xml:space="preserve">UCD-SeRG Lab Manual Source</w:t>
        </w:r>
      </w:hyperlink>
      <w:r>
        <w:t xml:space="preserve"> </w:t>
      </w:r>
      <w:r>
        <w:t xml:space="preserve">- this manual’s source code provides examples of:</w:t>
      </w:r>
    </w:p>
    <w:p>
      <w:pPr>
        <w:pStyle w:val="Compact"/>
        <w:numPr>
          <w:ilvl w:val="1"/>
          <w:numId w:val="1098"/>
        </w:numPr>
      </w:pPr>
      <w:r>
        <w:t xml:space="preserve">Book structure and organization</w:t>
      </w:r>
    </w:p>
    <w:p>
      <w:pPr>
        <w:pStyle w:val="Compact"/>
        <w:numPr>
          <w:ilvl w:val="1"/>
          <w:numId w:val="1098"/>
        </w:numPr>
      </w:pPr>
      <w:r>
        <w:t xml:space="preserve">Using includes for modular content</w:t>
      </w:r>
      <w:r>
        <w:br/>
      </w:r>
    </w:p>
    <w:p>
      <w:pPr>
        <w:pStyle w:val="Compact"/>
        <w:numPr>
          <w:ilvl w:val="1"/>
          <w:numId w:val="1098"/>
        </w:numPr>
      </w:pPr>
      <w:r>
        <w:t xml:space="preserve">Configuring multiple output formats (HTML, PDF, ePub, Word)</w:t>
      </w:r>
    </w:p>
    <w:p>
      <w:pPr>
        <w:pStyle w:val="Compact"/>
        <w:numPr>
          <w:ilvl w:val="1"/>
          <w:numId w:val="1098"/>
        </w:numPr>
      </w:pPr>
      <w:r>
        <w:t xml:space="preserve">Cross-references for figures, tables, and sections</w:t>
      </w:r>
    </w:p>
    <w:bookmarkEnd w:id="315"/>
    <w:bookmarkStart w:id="316" w:name="templates"/>
    <w:p>
      <w:pPr>
        <w:pStyle w:val="Heading3"/>
      </w:pPr>
      <w:r>
        <w:t xml:space="preserve">10.6.3 Templates</w:t>
      </w:r>
    </w:p>
    <w:p>
      <w:pPr>
        <w:pStyle w:val="Compact"/>
        <w:numPr>
          <w:ilvl w:val="0"/>
          <w:numId w:val="1099"/>
        </w:numPr>
      </w:pPr>
      <w:hyperlink r:id="rId287">
        <w:r>
          <w:rPr>
            <w:rStyle w:val="Hyperlink"/>
          </w:rPr>
          <w:t xml:space="preserve">UCD-SeRG Quarto Book Template</w:t>
        </w:r>
      </w:hyperlink>
      <w:r>
        <w:t xml:space="preserve"> </w:t>
      </w:r>
      <w:r>
        <w:t xml:space="preserve">- our recommended template</w:t>
      </w:r>
    </w:p>
    <w:p>
      <w:pPr>
        <w:pStyle w:val="Compact"/>
        <w:numPr>
          <w:ilvl w:val="0"/>
          <w:numId w:val="1099"/>
        </w:numPr>
      </w:pPr>
      <w:hyperlink r:id="rId2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099"/>
        </w:numPr>
      </w:pPr>
      <w:hyperlink r:id="rId289">
        <w:r>
          <w:rPr>
            <w:rStyle w:val="Hyperlink"/>
          </w:rPr>
          <w:t xml:space="preserve">DataLab Quarto Template</w:t>
        </w:r>
      </w:hyperlink>
      <w:r>
        <w:t xml:space="preserve"> </w:t>
      </w:r>
      <w:r>
        <w:t xml:space="preserve">- template from the UC Davis DataLab and Davis R Users Group</w:t>
      </w:r>
    </w:p>
    <w:bookmarkEnd w:id="316"/>
    <w:bookmarkStart w:id="317"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00"/>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00"/>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00"/>
        </w:numPr>
      </w:pPr>
      <w:hyperlink w:anchor="sec-github">
        <w:r>
          <w:rPr>
            <w:rStyle w:val="Hyperlink"/>
          </w:rPr>
          <w:t xml:space="preserve">Chapter 11</w:t>
        </w:r>
      </w:hyperlink>
      <w:r>
        <w:t xml:space="preserve"> </w:t>
      </w:r>
      <w:r>
        <w:t xml:space="preserve">- Version control for Quarto projects</w:t>
      </w:r>
    </w:p>
    <w:p>
      <w:r>
        <w:br w:type="page"/>
      </w:r>
    </w:p>
    <w:bookmarkEnd w:id="317"/>
    <w:bookmarkEnd w:id="318"/>
    <w:bookmarkEnd w:id="319"/>
    <w:bookmarkStart w:id="339" w:name="sec-github"/>
    <w:p>
      <w:pPr>
        <w:pStyle w:val="Heading1"/>
      </w:pPr>
      <w:r>
        <w:t xml:space="preserve">11. Github</w:t>
      </w:r>
    </w:p>
    <w:p>
      <w:pPr>
        <w:pStyle w:val="FirstParagraph"/>
      </w:pPr>
      <w:r>
        <w:t xml:space="preserve">Adapted by UCD-SeRG team from</w:t>
      </w:r>
      <w:r>
        <w:t xml:space="preserve"> </w:t>
      </w:r>
      <w:hyperlink r:id="rId320">
        <w:r>
          <w:rPr>
            <w:rStyle w:val="Hyperlink"/>
          </w:rPr>
          <w:t xml:space="preserve">original by Stephanie Djajadi and Nolan Pokpongkiat</w:t>
        </w:r>
      </w:hyperlink>
    </w:p>
    <w:bookmarkStart w:id="322" w:name="basics"/>
    <w:p>
      <w:pPr>
        <w:pStyle w:val="Heading2"/>
      </w:pPr>
      <w:r>
        <w:t xml:space="preserve">11.1 Basics</w:t>
      </w:r>
    </w:p>
    <w:p>
      <w:pPr>
        <w:pStyle w:val="Compact"/>
        <w:numPr>
          <w:ilvl w:val="0"/>
          <w:numId w:val="1101"/>
        </w:numPr>
      </w:pPr>
      <w:r>
        <w:t xml:space="preserve">A detailed tutorial of Git can be found</w:t>
      </w:r>
      <w:r>
        <w:t xml:space="preserve"> </w:t>
      </w:r>
      <w:hyperlink r:id="rId321">
        <w:r>
          <w:rPr>
            <w:rStyle w:val="Hyperlink"/>
          </w:rPr>
          <w:t xml:space="preserve">here on the CS61B website</w:t>
        </w:r>
      </w:hyperlink>
      <w:r>
        <w:t xml:space="preserve">.</w:t>
      </w:r>
    </w:p>
    <w:p>
      <w:pPr>
        <w:pStyle w:val="Compact"/>
        <w:numPr>
          <w:ilvl w:val="0"/>
          <w:numId w:val="1101"/>
        </w:numPr>
      </w:pPr>
      <w:r>
        <w:t xml:space="preserve">If you are already familiar with Git, you can reference the summary at the end of</w:t>
      </w:r>
      <w:r>
        <w:t xml:space="preserve"> </w:t>
      </w:r>
      <w:hyperlink r:id="rId321">
        <w:r>
          <w:rPr>
            <w:rStyle w:val="Hyperlink"/>
          </w:rPr>
          <w:t xml:space="preserve">Section B</w:t>
        </w:r>
      </w:hyperlink>
      <w:r>
        <w:t xml:space="preserve">.</w:t>
      </w:r>
    </w:p>
    <w:p>
      <w:pPr>
        <w:pStyle w:val="Compact"/>
        <w:numPr>
          <w:ilvl w:val="0"/>
          <w:numId w:val="11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322"/>
    <w:bookmarkStart w:id="323"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23"/>
    <w:bookmarkStart w:id="325"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0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02"/>
        </w:numPr>
      </w:pPr>
      <w:r>
        <w:t xml:space="preserve">You want to start working on a new part of the project, but you aren’t sure yet if your changes will work and make it to the final product.</w:t>
      </w:r>
    </w:p>
    <w:p>
      <w:pPr>
        <w:pStyle w:val="Compact"/>
        <w:numPr>
          <w:ilvl w:val="0"/>
          <w:numId w:val="110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24">
        <w:r>
          <w:rPr>
            <w:rStyle w:val="Hyperlink"/>
          </w:rPr>
          <w:t xml:space="preserve">here</w:t>
        </w:r>
      </w:hyperlink>
      <w:r>
        <w:t xml:space="preserve">. You can also find instructions on how to handle merge conflicts when joining branches together.</w:t>
      </w:r>
    </w:p>
    <w:bookmarkEnd w:id="325"/>
    <w:bookmarkStart w:id="328"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27"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26">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27"/>
          <w:p/>
        </w:tc>
      </w:tr>
    </w:tbl>
    <w:p>
      <w:pPr>
        <w:pStyle w:val="BodyText"/>
      </w:pPr>
      <w:r>
        <w:t xml:space="preserve">Other helpful commands are listed below.</w:t>
      </w:r>
    </w:p>
    <w:bookmarkEnd w:id="328"/>
    <w:bookmarkStart w:id="330"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29"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29"/>
          <w:p/>
        </w:tc>
      </w:tr>
    </w:tbl>
    <w:bookmarkEnd w:id="330"/>
    <w:bookmarkStart w:id="331"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31"/>
    <w:bookmarkStart w:id="335"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32"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103"/>
        </w:numPr>
      </w:pPr>
      <w:r>
        <w:t xml:space="preserve">Make a small change and verify your project still works</w:t>
      </w:r>
    </w:p>
    <w:p>
      <w:pPr>
        <w:pStyle w:val="Compact"/>
        <w:numPr>
          <w:ilvl w:val="0"/>
          <w:numId w:val="1103"/>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03"/>
        </w:numPr>
      </w:pPr>
      <w:r>
        <w:rPr>
          <w:b/>
          <w:bCs/>
        </w:rPr>
        <w:t xml:space="preserve">Do not push yet</w:t>
      </w:r>
    </w:p>
    <w:p>
      <w:pPr>
        <w:pStyle w:val="Compact"/>
        <w:numPr>
          <w:ilvl w:val="0"/>
          <w:numId w:val="1103"/>
        </w:numPr>
      </w:pPr>
      <w:r>
        <w:t xml:space="preserve">Make another small change and verify it works</w:t>
      </w:r>
    </w:p>
    <w:p>
      <w:pPr>
        <w:pStyle w:val="Compact"/>
        <w:numPr>
          <w:ilvl w:val="0"/>
          <w:numId w:val="1103"/>
        </w:numPr>
      </w:pPr>
      <w:r>
        <w:t xml:space="preserve">Stage and amend the previous commit:</w:t>
      </w:r>
      <w:r>
        <w:t xml:space="preserve"> </w:t>
      </w:r>
      <w:r>
        <w:rPr>
          <w:rStyle w:val="VerbatimChar"/>
        </w:rPr>
        <w:t xml:space="preserve">git commit --amend --no-edit</w:t>
      </w:r>
    </w:p>
    <w:p>
      <w:pPr>
        <w:pStyle w:val="Compact"/>
        <w:numPr>
          <w:ilvl w:val="0"/>
          <w:numId w:val="1103"/>
        </w:numPr>
      </w:pPr>
      <w:r>
        <w:t xml:space="preserve">Repeat steps 4-5 as needed</w:t>
      </w:r>
    </w:p>
    <w:p>
      <w:pPr>
        <w:pStyle w:val="Compact"/>
        <w:numPr>
          <w:ilvl w:val="0"/>
          <w:numId w:val="1103"/>
        </w:numPr>
      </w:pPr>
      <w:r>
        <w:t xml:space="preserve">When finished, amend one final time with a proper commit message</w:t>
      </w:r>
    </w:p>
    <w:p>
      <w:pPr>
        <w:pStyle w:val="Compact"/>
        <w:numPr>
          <w:ilvl w:val="0"/>
          <w:numId w:val="1103"/>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32"/>
    <w:bookmarkStart w:id="334" w:name="key-points"/>
    <w:p>
      <w:pPr>
        <w:pStyle w:val="Heading3"/>
      </w:pPr>
      <w:r>
        <w:t xml:space="preserve">11.7.2 Key Points</w:t>
      </w:r>
    </w:p>
    <w:p>
      <w:pPr>
        <w:pStyle w:val="Compact"/>
        <w:numPr>
          <w:ilvl w:val="0"/>
          <w:numId w:val="1104"/>
        </w:numPr>
      </w:pPr>
      <w:r>
        <w:t xml:space="preserve">Each amend replaces the previous commit rather than creating a new one</w:t>
      </w:r>
    </w:p>
    <w:p>
      <w:pPr>
        <w:pStyle w:val="Compact"/>
        <w:numPr>
          <w:ilvl w:val="0"/>
          <w:numId w:val="1104"/>
        </w:numPr>
      </w:pPr>
      <w:r>
        <w:t xml:space="preserve">This keeps your history clean while letting you work incrementally</w:t>
      </w:r>
    </w:p>
    <w:p>
      <w:pPr>
        <w:pStyle w:val="Compact"/>
        <w:numPr>
          <w:ilvl w:val="0"/>
          <w:numId w:val="1104"/>
        </w:numPr>
      </w:pPr>
      <w:r>
        <w:t xml:space="preserve">Only use this pattern before pushing - never amend commits that others may have pulled</w:t>
      </w:r>
    </w:p>
    <w:p>
      <w:pPr>
        <w:pStyle w:val="Compact"/>
        <w:numPr>
          <w:ilvl w:val="0"/>
          <w:numId w:val="1104"/>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04"/>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33">
        <w:r>
          <w:rPr>
            <w:rStyle w:val="Hyperlink"/>
          </w:rPr>
          <w:t xml:space="preserve">Repeated Amend chapter</w:t>
        </w:r>
      </w:hyperlink>
      <w:r>
        <w:t xml:space="preserve"> </w:t>
      </w:r>
      <w:r>
        <w:t xml:space="preserve">in Happy Git with R.</w:t>
      </w:r>
    </w:p>
    <w:bookmarkEnd w:id="334"/>
    <w:bookmarkEnd w:id="335"/>
    <w:bookmarkStart w:id="338"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36">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37">
        <w:r>
          <w:rPr>
            <w:rStyle w:val="Hyperlink"/>
          </w:rPr>
          <w:t xml:space="preserve">great discussion of project-oriented workflows</w:t>
        </w:r>
      </w:hyperlink>
      <w:r>
        <w:t xml:space="preserve">, extolling the virtues of a self-contained, portable projects, for your reference.</w:t>
      </w:r>
    </w:p>
    <w:p>
      <w:r>
        <w:br w:type="page"/>
      </w:r>
    </w:p>
    <w:bookmarkEnd w:id="338"/>
    <w:bookmarkEnd w:id="339"/>
    <w:bookmarkStart w:id="362" w:name="sec-unix"/>
    <w:p>
      <w:pPr>
        <w:pStyle w:val="Heading1"/>
      </w:pPr>
      <w:r>
        <w:t xml:space="preserve">12. Unix</w:t>
      </w:r>
    </w:p>
    <w:p>
      <w:pPr>
        <w:pStyle w:val="FirstParagraph"/>
      </w:pPr>
      <w:r>
        <w:t xml:space="preserve">Adapted by UCD-SeRG team from</w:t>
      </w:r>
      <w:r>
        <w:t xml:space="preserve"> </w:t>
      </w:r>
      <w:hyperlink r:id="rId340">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05"/>
        </w:numPr>
      </w:pPr>
      <w:r>
        <w:t xml:space="preserve">Run a series of scripts in parallel or in a specific order to reproduce our work</w:t>
      </w:r>
    </w:p>
    <w:p>
      <w:pPr>
        <w:pStyle w:val="Compact"/>
        <w:numPr>
          <w:ilvl w:val="0"/>
          <w:numId w:val="1105"/>
        </w:numPr>
      </w:pPr>
      <w:r>
        <w:t xml:space="preserve">To check on the progress of a batch of jobs</w:t>
      </w:r>
    </w:p>
    <w:p>
      <w:pPr>
        <w:pStyle w:val="Compact"/>
        <w:numPr>
          <w:ilvl w:val="0"/>
          <w:numId w:val="1105"/>
        </w:numPr>
      </w:pPr>
      <w:r>
        <w:t xml:space="preserve">To use git and push to github</w:t>
      </w:r>
    </w:p>
    <w:bookmarkStart w:id="345"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44" w:name="fig-unix-desktop"/>
          <w:p>
            <w:pPr>
              <w:pStyle w:val="Compact"/>
              <w:jc w:val="center"/>
            </w:pPr>
            <w:r>
              <w:drawing>
                <wp:inline>
                  <wp:extent cx="5334000" cy="3380267"/>
                  <wp:effectExtent b="0" l="0" r="0" t="0"/>
                  <wp:docPr descr="" title="" id="342" name="Picture"/>
                  <a:graphic>
                    <a:graphicData uri="http://schemas.openxmlformats.org/drawingml/2006/picture">
                      <pic:pic>
                        <pic:nvPicPr>
                          <pic:cNvPr descr="assets/images/ex-desktop.jpg" id="343" name="Picture"/>
                          <pic:cNvPicPr>
                            <a:picLocks noChangeArrowheads="1" noChangeAspect="1"/>
                          </pic:cNvPicPr>
                        </pic:nvPicPr>
                        <pic:blipFill>
                          <a:blip r:embed="rId341"/>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44"/>
        </w:tc>
      </w:tr>
    </w:tbl>
    <w:bookmarkEnd w:id="345"/>
    <w:bookmarkStart w:id="351"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46"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4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50" w:name="fig-unix-terminal"/>
          <w:p>
            <w:pPr>
              <w:pStyle w:val="Compact"/>
              <w:jc w:val="center"/>
            </w:pPr>
            <w:r>
              <w:drawing>
                <wp:inline>
                  <wp:extent cx="4488872" cy="8862646"/>
                  <wp:effectExtent b="0" l="0" r="0" t="0"/>
                  <wp:docPr descr="" title="" id="348" name="Picture"/>
                  <a:graphic>
                    <a:graphicData uri="http://schemas.openxmlformats.org/drawingml/2006/picture">
                      <pic:pic>
                        <pic:nvPicPr>
                          <pic:cNvPr descr="assets/images/ex-terminal.PNG" id="349" name="Picture"/>
                          <pic:cNvPicPr>
                            <a:picLocks noChangeArrowheads="1" noChangeAspect="1"/>
                          </pic:cNvPicPr>
                        </pic:nvPicPr>
                        <pic:blipFill>
                          <a:blip r:embed="rId347"/>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50"/>
        </w:tc>
      </w:tr>
    </w:tbl>
    <w:bookmarkEnd w:id="351"/>
    <w:bookmarkStart w:id="353"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52"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52"/>
          <w:p/>
        </w:tc>
      </w:tr>
    </w:tbl>
    <w:bookmarkEnd w:id="353"/>
    <w:bookmarkStart w:id="356"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54">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55" w:name="common-mistakes"/>
    <w:p>
      <w:pPr>
        <w:pStyle w:val="Heading3"/>
      </w:pPr>
      <w:r>
        <w:t xml:space="preserve">12.4.1 Common Mistakes</w:t>
      </w:r>
    </w:p>
    <w:p>
      <w:pPr>
        <w:pStyle w:val="Compact"/>
        <w:numPr>
          <w:ilvl w:val="0"/>
          <w:numId w:val="1106"/>
        </w:numPr>
      </w:pPr>
      <w:r>
        <w:t xml:space="preserve">Remember to include all of the quotation marks around file paths that have a spaces.</w:t>
      </w:r>
    </w:p>
    <w:p>
      <w:pPr>
        <w:pStyle w:val="Compact"/>
        <w:numPr>
          <w:ilvl w:val="0"/>
          <w:numId w:val="1106"/>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55"/>
    <w:bookmarkEnd w:id="356"/>
    <w:bookmarkStart w:id="357"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57"/>
    <w:bookmarkStart w:id="361"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07"/>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58">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08"/>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08"/>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59"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59"/>
    <w:bookmarkStart w:id="360"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60"/>
    <w:bookmarkEnd w:id="361"/>
    <w:bookmarkEnd w:id="362"/>
    <w:bookmarkStart w:id="368" w:name="reproducible-environments"/>
    <w:p>
      <w:pPr>
        <w:pStyle w:val="Heading1"/>
      </w:pPr>
      <w:r>
        <w:t xml:space="preserve">13. Reproducible Environments</w:t>
      </w:r>
    </w:p>
    <w:p>
      <w:pPr>
        <w:pStyle w:val="FirstParagraph"/>
      </w:pPr>
      <w:r>
        <w:t xml:space="preserve">Adapted by UCD-SeRG team from</w:t>
      </w:r>
      <w:r>
        <w:t xml:space="preserve"> </w:t>
      </w:r>
      <w:hyperlink r:id="rId363">
        <w:r>
          <w:rPr>
            <w:rStyle w:val="Hyperlink"/>
          </w:rPr>
          <w:t xml:space="preserve">original by Anna Nguyen</w:t>
        </w:r>
      </w:hyperlink>
    </w:p>
    <w:bookmarkStart w:id="367" w:name="package-version-control-with-renv"/>
    <w:p>
      <w:pPr>
        <w:pStyle w:val="Heading2"/>
      </w:pPr>
      <w:r>
        <w:t xml:space="preserve">13.1 Package Version Control with renv</w:t>
      </w:r>
    </w:p>
    <w:bookmarkStart w:id="364"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64"/>
    <w:bookmarkStart w:id="365"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0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9"/>
        </w:numPr>
      </w:pPr>
      <w:r>
        <w:t xml:space="preserve">Create an RProject file and ensure that your working directory is set to the correct folder</w:t>
      </w:r>
    </w:p>
    <w:p>
      <w:pPr>
        <w:pStyle w:val="Compact"/>
        <w:numPr>
          <w:ilvl w:val="0"/>
          <w:numId w:val="1109"/>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09"/>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09"/>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09"/>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65"/>
    <w:bookmarkStart w:id="366"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1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10"/>
        </w:numPr>
      </w:pPr>
      <w:r>
        <w:t xml:space="preserve">Pull the most updated version of the project from GitHub</w:t>
      </w:r>
    </w:p>
    <w:p>
      <w:pPr>
        <w:pStyle w:val="Compact"/>
        <w:numPr>
          <w:ilvl w:val="0"/>
          <w:numId w:val="1110"/>
        </w:numPr>
      </w:pPr>
      <w:r>
        <w:t xml:space="preserve">Open the project’s RProject file</w:t>
      </w:r>
    </w:p>
    <w:p>
      <w:pPr>
        <w:pStyle w:val="Compact"/>
        <w:numPr>
          <w:ilvl w:val="0"/>
          <w:numId w:val="1110"/>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10"/>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10"/>
        </w:numPr>
      </w:pPr>
      <w:r>
        <w:t xml:space="preserve">Wait for the correct versions of each package to install/update. This may take some time, depending on how many packages the project uses.</w:t>
      </w:r>
    </w:p>
    <w:p>
      <w:pPr>
        <w:pStyle w:val="Compact"/>
        <w:numPr>
          <w:ilvl w:val="0"/>
          <w:numId w:val="1110"/>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10"/>
        </w:numPr>
      </w:pPr>
      <w:r>
        <w:t xml:space="preserve">If you make edits to the code and introduce new/updated packages, see the section above for instructions on how to make updates.</w:t>
      </w:r>
    </w:p>
    <w:p>
      <w:r>
        <w:br w:type="page"/>
      </w:r>
    </w:p>
    <w:bookmarkEnd w:id="366"/>
    <w:bookmarkEnd w:id="367"/>
    <w:bookmarkEnd w:id="368"/>
    <w:bookmarkStart w:id="383" w:name="code-publication"/>
    <w:p>
      <w:pPr>
        <w:pStyle w:val="Heading1"/>
      </w:pPr>
      <w:r>
        <w:t xml:space="preserve">14. Code Publication</w:t>
      </w:r>
    </w:p>
    <w:p>
      <w:pPr>
        <w:pStyle w:val="FirstParagraph"/>
      </w:pPr>
      <w:r>
        <w:t xml:space="preserve">Adapted by UCD-SeRG team from</w:t>
      </w:r>
      <w:r>
        <w:t xml:space="preserve"> </w:t>
      </w:r>
      <w:hyperlink r:id="rId369">
        <w:r>
          <w:rPr>
            <w:rStyle w:val="Hyperlink"/>
          </w:rPr>
          <w:t xml:space="preserve">original by Nolan Pokpongkiat</w:t>
        </w:r>
      </w:hyperlink>
    </w:p>
    <w:bookmarkStart w:id="370" w:name="checklist-overview"/>
    <w:p>
      <w:pPr>
        <w:pStyle w:val="Heading2"/>
      </w:pPr>
      <w:r>
        <w:t xml:space="preserve">14.1 Checklist overview</w:t>
      </w:r>
    </w:p>
    <w:p>
      <w:pPr>
        <w:pStyle w:val="Compact"/>
        <w:numPr>
          <w:ilvl w:val="0"/>
          <w:numId w:val="1111"/>
        </w:numPr>
      </w:pPr>
      <w:hyperlink w:anchor="fill-out-file-headers">
        <w:r>
          <w:rPr>
            <w:rStyle w:val="Hyperlink"/>
          </w:rPr>
          <w:t xml:space="preserve">Fill out file headers</w:t>
        </w:r>
      </w:hyperlink>
    </w:p>
    <w:p>
      <w:pPr>
        <w:pStyle w:val="Compact"/>
        <w:numPr>
          <w:ilvl w:val="0"/>
          <w:numId w:val="1111"/>
        </w:numPr>
      </w:pPr>
      <w:hyperlink w:anchor="clean-up-comments">
        <w:r>
          <w:rPr>
            <w:rStyle w:val="Hyperlink"/>
          </w:rPr>
          <w:t xml:space="preserve">Clean up comments</w:t>
        </w:r>
      </w:hyperlink>
    </w:p>
    <w:p>
      <w:pPr>
        <w:pStyle w:val="Compact"/>
        <w:numPr>
          <w:ilvl w:val="0"/>
          <w:numId w:val="1111"/>
        </w:numPr>
      </w:pPr>
      <w:hyperlink w:anchor="document-functions">
        <w:r>
          <w:rPr>
            <w:rStyle w:val="Hyperlink"/>
          </w:rPr>
          <w:t xml:space="preserve">Document functions</w:t>
        </w:r>
      </w:hyperlink>
    </w:p>
    <w:p>
      <w:pPr>
        <w:pStyle w:val="Compact"/>
        <w:numPr>
          <w:ilvl w:val="0"/>
          <w:numId w:val="1111"/>
        </w:numPr>
      </w:pPr>
      <w:hyperlink w:anchor="remove-deprecated-filepaths">
        <w:r>
          <w:rPr>
            <w:rStyle w:val="Hyperlink"/>
          </w:rPr>
          <w:t xml:space="preserve">Remove deprecated filepaths</w:t>
        </w:r>
      </w:hyperlink>
    </w:p>
    <w:p>
      <w:pPr>
        <w:pStyle w:val="Compact"/>
        <w:numPr>
          <w:ilvl w:val="0"/>
          <w:numId w:val="1111"/>
        </w:numPr>
      </w:pPr>
      <w:hyperlink w:anchor="ensure-project-runs-via-bash">
        <w:r>
          <w:rPr>
            <w:rStyle w:val="Hyperlink"/>
          </w:rPr>
          <w:t xml:space="preserve">Ensure project runs via bash</w:t>
        </w:r>
      </w:hyperlink>
    </w:p>
    <w:p>
      <w:pPr>
        <w:pStyle w:val="Compact"/>
        <w:numPr>
          <w:ilvl w:val="0"/>
          <w:numId w:val="1111"/>
        </w:numPr>
      </w:pPr>
      <w:hyperlink w:anchor="complete-the-readme">
        <w:r>
          <w:rPr>
            <w:rStyle w:val="Hyperlink"/>
          </w:rPr>
          <w:t xml:space="preserve">Complete the README</w:t>
        </w:r>
      </w:hyperlink>
    </w:p>
    <w:p>
      <w:pPr>
        <w:pStyle w:val="Compact"/>
        <w:numPr>
          <w:ilvl w:val="0"/>
          <w:numId w:val="1111"/>
        </w:numPr>
      </w:pPr>
      <w:hyperlink w:anchor="clean-up-feature-branches">
        <w:r>
          <w:rPr>
            <w:rStyle w:val="Hyperlink"/>
          </w:rPr>
          <w:t xml:space="preserve">Clean up feature branches</w:t>
        </w:r>
      </w:hyperlink>
    </w:p>
    <w:p>
      <w:pPr>
        <w:pStyle w:val="Compact"/>
        <w:numPr>
          <w:ilvl w:val="0"/>
          <w:numId w:val="1111"/>
        </w:numPr>
      </w:pPr>
      <w:hyperlink w:anchor="create-github-release">
        <w:r>
          <w:rPr>
            <w:rStyle w:val="Hyperlink"/>
          </w:rPr>
          <w:t xml:space="preserve">Create Github release</w:t>
        </w:r>
      </w:hyperlink>
    </w:p>
    <w:bookmarkEnd w:id="370"/>
    <w:bookmarkStart w:id="372"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71">
        <w:r>
          <w:rPr>
            <w:rStyle w:val="Hyperlink"/>
          </w:rPr>
          <w:t xml:space="preserve">here.</w:t>
        </w:r>
      </w:hyperlink>
    </w:p>
    <w:bookmarkEnd w:id="372"/>
    <w:bookmarkStart w:id="373"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73"/>
    <w:bookmarkStart w:id="375"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74">
        <w:r>
          <w:rPr>
            <w:rStyle w:val="Hyperlink"/>
          </w:rPr>
          <w:t xml:space="preserve">here.</w:t>
        </w:r>
      </w:hyperlink>
    </w:p>
    <w:bookmarkEnd w:id="375"/>
    <w:bookmarkStart w:id="376"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76"/>
    <w:bookmarkStart w:id="378"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77">
        <w:r>
          <w:rPr>
            <w:rStyle w:val="Hyperlink"/>
          </w:rPr>
          <w:t xml:space="preserve">here.</w:t>
        </w:r>
      </w:hyperlink>
    </w:p>
    <w:bookmarkEnd w:id="378"/>
    <w:bookmarkStart w:id="379"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12"/>
        </w:numPr>
      </w:pPr>
      <w:r>
        <w:t xml:space="preserve">0-config.R: configuration file that sets data directories, sources base functions, and loads required libraries</w:t>
      </w:r>
    </w:p>
    <w:p>
      <w:pPr>
        <w:pStyle w:val="BlockText"/>
        <w:numPr>
          <w:ilvl w:val="0"/>
          <w:numId w:val="1112"/>
        </w:numPr>
      </w:pPr>
      <w:r>
        <w:t xml:space="preserve">0-base-functions: folder containing scripts with functions used in the analysis</w:t>
      </w:r>
    </w:p>
    <w:p>
      <w:pPr>
        <w:pStyle w:val="BlockText"/>
        <w:numPr>
          <w:ilvl w:val="1"/>
          <w:numId w:val="1113"/>
        </w:numPr>
      </w:pPr>
      <w:r>
        <w:t xml:space="preserve">0-base-functions.R: R script containing general functions used across the analysis</w:t>
      </w:r>
    </w:p>
    <w:p>
      <w:pPr>
        <w:pStyle w:val="BlockText"/>
        <w:numPr>
          <w:ilvl w:val="1"/>
          <w:numId w:val="1113"/>
        </w:numPr>
      </w:pPr>
      <w:r>
        <w:t xml:space="preserve">0-bias-corr-functions.R: R script containing functions used in bias correction</w:t>
      </w:r>
    </w:p>
    <w:p>
      <w:pPr>
        <w:pStyle w:val="BlockText"/>
        <w:numPr>
          <w:ilvl w:val="1"/>
          <w:numId w:val="111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13"/>
        </w:numPr>
      </w:pPr>
      <w:r>
        <w:t xml:space="preserve">0-prior-functions.R: R script containing functions to generate priors</w:t>
      </w:r>
    </w:p>
    <w:p>
      <w:pPr>
        <w:pStyle w:val="BlockText"/>
        <w:numPr>
          <w:ilvl w:val="0"/>
          <w:numId w:val="1112"/>
        </w:numPr>
      </w:pPr>
      <w:r>
        <w:t xml:space="preserve">1-data: folder containing data processing scripts NOTE: some scripts are deprecated</w:t>
      </w:r>
    </w:p>
    <w:p>
      <w:pPr>
        <w:pStyle w:val="BlockText"/>
        <w:numPr>
          <w:ilvl w:val="0"/>
          <w:numId w:val="1112"/>
        </w:numPr>
      </w:pPr>
      <w:r>
        <w:t xml:space="preserve">2-analysis: folder containing analysis scripts. To rerun all scripts in this subdirectory, run the bash script 0-run-analysis.sh.</w:t>
      </w:r>
    </w:p>
    <w:p>
      <w:pPr>
        <w:pStyle w:val="BlockText"/>
        <w:numPr>
          <w:ilvl w:val="1"/>
          <w:numId w:val="1114"/>
        </w:numPr>
      </w:pPr>
      <w:r>
        <w:t xml:space="preserve">1-obtain-priors-state.R: obtain priors for each state</w:t>
      </w:r>
    </w:p>
    <w:p>
      <w:pPr>
        <w:pStyle w:val="BlockText"/>
        <w:numPr>
          <w:ilvl w:val="1"/>
          <w:numId w:val="1114"/>
        </w:numPr>
      </w:pPr>
      <w:r>
        <w:t xml:space="preserve">2-est-expected-cases-state.R: estimate expected cases in each state</w:t>
      </w:r>
    </w:p>
    <w:p>
      <w:pPr>
        <w:pStyle w:val="BlockText"/>
        <w:numPr>
          <w:ilvl w:val="1"/>
          <w:numId w:val="1114"/>
        </w:numPr>
      </w:pPr>
      <w:r>
        <w:t xml:space="preserve">3-est-expected-cases-state-perf-testing.R: estimate expected cases in each state, estimate the percentage of underestimation due to incomplete testing vs. imperfect test accuracy</w:t>
      </w:r>
    </w:p>
    <w:p>
      <w:pPr>
        <w:pStyle w:val="BlockText"/>
        <w:numPr>
          <w:ilvl w:val="1"/>
          <w:numId w:val="1114"/>
        </w:numPr>
      </w:pPr>
      <w:r>
        <w:t xml:space="preserve">4-obtain-testing-protocols.R: find testing protocols for each state.</w:t>
      </w:r>
    </w:p>
    <w:p>
      <w:pPr>
        <w:pStyle w:val="BlockText"/>
        <w:numPr>
          <w:ilvl w:val="1"/>
          <w:numId w:val="1114"/>
        </w:numPr>
      </w:pPr>
      <w:r>
        <w:t xml:space="preserve">5-summarize-results.R: summarize results; obtain results for in text numerical results.</w:t>
      </w:r>
    </w:p>
    <w:p>
      <w:pPr>
        <w:pStyle w:val="BlockText"/>
        <w:numPr>
          <w:ilvl w:val="0"/>
          <w:numId w:val="1112"/>
        </w:numPr>
      </w:pPr>
      <w:r>
        <w:t xml:space="preserve">3-figure-table-scripts: folder containing figure scripts. To rerun all scripts in this subdirectory, run the bash script 0-run-figs.sh.</w:t>
      </w:r>
    </w:p>
    <w:p>
      <w:pPr>
        <w:pStyle w:val="BlockText"/>
        <w:numPr>
          <w:ilvl w:val="1"/>
          <w:numId w:val="1115"/>
        </w:numPr>
      </w:pPr>
      <w:r>
        <w:t xml:space="preserve">1-fig-testing.R: creates plot of testing patterns by state over time</w:t>
      </w:r>
    </w:p>
    <w:p>
      <w:pPr>
        <w:pStyle w:val="BlockText"/>
        <w:numPr>
          <w:ilvl w:val="1"/>
          <w:numId w:val="1115"/>
        </w:numPr>
      </w:pPr>
      <w:r>
        <w:t xml:space="preserve">2-fig-cases-usa-state-bar.R: creates bar plot of confirmed vs. estimated infections by state</w:t>
      </w:r>
    </w:p>
    <w:p>
      <w:pPr>
        <w:pStyle w:val="BlockText"/>
        <w:numPr>
          <w:ilvl w:val="1"/>
          <w:numId w:val="1115"/>
        </w:numPr>
      </w:pPr>
      <w:r>
        <w:t xml:space="preserve">3a-fig-map-usa-state.R: creates map of confirmed vs. estimated infections by state</w:t>
      </w:r>
    </w:p>
    <w:p>
      <w:pPr>
        <w:pStyle w:val="BlockText"/>
        <w:numPr>
          <w:ilvl w:val="1"/>
          <w:numId w:val="1115"/>
        </w:numPr>
      </w:pPr>
      <w:r>
        <w:t xml:space="preserve">3b-fig-map-usa-state-shiny.R: creates map of confirmed vs. estimated infections by state with search functionality by state</w:t>
      </w:r>
    </w:p>
    <w:p>
      <w:pPr>
        <w:pStyle w:val="BlockText"/>
        <w:numPr>
          <w:ilvl w:val="1"/>
          <w:numId w:val="1115"/>
        </w:numPr>
      </w:pPr>
      <w:r>
        <w:t xml:space="preserve">4-fig-priors.R: creates figure with priors for US as a whole</w:t>
      </w:r>
    </w:p>
    <w:p>
      <w:pPr>
        <w:pStyle w:val="BlockText"/>
        <w:numPr>
          <w:ilvl w:val="1"/>
          <w:numId w:val="1115"/>
        </w:numPr>
      </w:pPr>
      <w:r>
        <w:t xml:space="preserve">5-fig-density-usa.R: creates figure of distribution of estimated cases in the US</w:t>
      </w:r>
    </w:p>
    <w:p>
      <w:pPr>
        <w:pStyle w:val="BlockText"/>
        <w:numPr>
          <w:ilvl w:val="1"/>
          <w:numId w:val="1115"/>
        </w:numPr>
      </w:pPr>
      <w:r>
        <w:t xml:space="preserve">6-table-data-quality.R: creates table of data quality grading from COVID Tracking Project</w:t>
      </w:r>
    </w:p>
    <w:p>
      <w:pPr>
        <w:pStyle w:val="BlockText"/>
        <w:numPr>
          <w:ilvl w:val="1"/>
          <w:numId w:val="1115"/>
        </w:numPr>
      </w:pPr>
      <w:r>
        <w:t xml:space="preserve">7-fig-testpos.R: creates figure of the probability of testing positive among those tested by state</w:t>
      </w:r>
    </w:p>
    <w:p>
      <w:pPr>
        <w:pStyle w:val="BlockText"/>
        <w:numPr>
          <w:ilvl w:val="1"/>
          <w:numId w:val="1115"/>
        </w:numPr>
      </w:pPr>
      <w:r>
        <w:t xml:space="preserve">8-fig-percent-undertesting-state.R: creates figure of the percentage of under estimation due to incomplete testing</w:t>
      </w:r>
    </w:p>
    <w:p>
      <w:pPr>
        <w:pStyle w:val="BlockText"/>
        <w:numPr>
          <w:ilvl w:val="0"/>
          <w:numId w:val="1112"/>
        </w:numPr>
      </w:pPr>
      <w:r>
        <w:t xml:space="preserve">4-figures: folder containing figure files.</w:t>
      </w:r>
    </w:p>
    <w:p>
      <w:pPr>
        <w:pStyle w:val="BlockText"/>
        <w:numPr>
          <w:ilvl w:val="0"/>
          <w:numId w:val="1112"/>
        </w:numPr>
      </w:pPr>
      <w:r>
        <w:t xml:space="preserve">5-results: folder containing analysis results objects.</w:t>
      </w:r>
    </w:p>
    <w:p>
      <w:pPr>
        <w:pStyle w:val="BlockText"/>
        <w:numPr>
          <w:ilvl w:val="0"/>
          <w:numId w:val="111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79"/>
    <w:bookmarkStart w:id="380"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80"/>
    <w:bookmarkStart w:id="382"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81">
        <w:r>
          <w:rPr>
            <w:rStyle w:val="Hyperlink"/>
          </w:rPr>
          <w:t xml:space="preserve">here.</w:t>
        </w:r>
      </w:hyperlink>
    </w:p>
    <w:p>
      <w:r>
        <w:br w:type="page"/>
      </w:r>
    </w:p>
    <w:bookmarkEnd w:id="382"/>
    <w:bookmarkEnd w:id="383"/>
    <w:bookmarkStart w:id="401" w:name="data-publication"/>
    <w:p>
      <w:pPr>
        <w:pStyle w:val="Heading1"/>
      </w:pPr>
      <w:r>
        <w:t xml:space="preserve">15. Data Publication</w:t>
      </w:r>
    </w:p>
    <w:p>
      <w:pPr>
        <w:pStyle w:val="FirstParagraph"/>
      </w:pPr>
      <w:r>
        <w:t xml:space="preserve">Adapted from Fanice Nyatigo and Ben Arnold’s chapter in the</w:t>
      </w:r>
      <w:r>
        <w:t xml:space="preserve"> </w:t>
      </w:r>
      <w:hyperlink r:id="rId384">
        <w:r>
          <w:rPr>
            <w:rStyle w:val="Hyperlink"/>
          </w:rPr>
          <w:t xml:space="preserve">Proctor-UCSF Lab Manual</w:t>
        </w:r>
      </w:hyperlink>
    </w:p>
    <w:bookmarkStart w:id="385"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85"/>
    <w:bookmarkStart w:id="389"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86"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86"/>
    <w:bookmarkStart w:id="387"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87"/>
    <w:bookmarkStart w:id="388"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88"/>
    <w:bookmarkEnd w:id="389"/>
    <w:bookmarkStart w:id="393" w:name="create-public-ids"/>
    <w:p>
      <w:pPr>
        <w:pStyle w:val="Heading2"/>
      </w:pPr>
      <w:r>
        <w:t xml:space="preserve">15.3 Create public IDs</w:t>
      </w:r>
    </w:p>
    <w:bookmarkStart w:id="390"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90"/>
    <w:bookmarkStart w:id="391"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91"/>
    <w:bookmarkStart w:id="392"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16"/>
        </w:numPr>
      </w:pPr>
      <w:r>
        <w:rPr>
          <w:rStyle w:val="VerbatimChar"/>
        </w:rPr>
        <w:t xml:space="preserve">data/final/</w:t>
      </w:r>
      <w:r>
        <w:t xml:space="preserve">- folder containing the projects final data in both csv and rds formats</w:t>
      </w:r>
      <w:r>
        <w:br/>
      </w:r>
    </w:p>
    <w:p>
      <w:pPr>
        <w:pStyle w:val="Compact"/>
        <w:numPr>
          <w:ilvl w:val="0"/>
          <w:numId w:val="111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1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1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1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92"/>
    <w:bookmarkEnd w:id="393"/>
    <w:bookmarkStart w:id="397"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394">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96" w:name="X659912a983e12070198566d6758f84b7c139c71"/>
    <w:p>
      <w:pPr>
        <w:pStyle w:val="Heading3"/>
      </w:pPr>
      <w:r>
        <w:t xml:space="preserve">15.4.1 Steps for creating an Open Science Framework (OSF) repository:</w:t>
      </w:r>
    </w:p>
    <w:p>
      <w:pPr>
        <w:pStyle w:val="Compact"/>
        <w:numPr>
          <w:ilvl w:val="0"/>
          <w:numId w:val="1117"/>
        </w:numPr>
      </w:pPr>
      <w:r>
        <w:t xml:space="preserve">Create a new OSF project per these instructions: https://help.osf.io/article/252-create-a-project</w:t>
      </w:r>
    </w:p>
    <w:p>
      <w:pPr>
        <w:pStyle w:val="Compact"/>
        <w:numPr>
          <w:ilvl w:val="0"/>
          <w:numId w:val="111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17"/>
        </w:numPr>
      </w:pPr>
      <w:r>
        <w:t xml:space="preserve">Create a notebook component and upload the final .html files (which will not be on github… but see optional item below)</w:t>
      </w:r>
    </w:p>
    <w:p>
      <w:pPr>
        <w:pStyle w:val="Compact"/>
        <w:numPr>
          <w:ilvl w:val="0"/>
          <w:numId w:val="1117"/>
        </w:numPr>
      </w:pPr>
      <w:r>
        <w:t xml:space="preserve">On the OSF landing Wiki, provide some context. Here is a recent example: https://osf.io/954bt/</w:t>
      </w:r>
    </w:p>
    <w:p>
      <w:pPr>
        <w:pStyle w:val="Compact"/>
        <w:numPr>
          <w:ilvl w:val="0"/>
          <w:numId w:val="1117"/>
        </w:numPr>
      </w:pPr>
      <w:r>
        <w:t xml:space="preserve">Create a Digital Object Identifier (DOI) for the repository. A DOI is a unique identifier that provides a persistent link to content, such as a dataset in this case.</w:t>
      </w:r>
      <w:r>
        <w:t xml:space="preserve"> </w:t>
      </w:r>
      <w:hyperlink r:id="rId395">
        <w:r>
          <w:rPr>
            <w:rStyle w:val="Hyperlink"/>
          </w:rPr>
          <w:t xml:space="preserve">Learn more about DOIs</w:t>
        </w:r>
      </w:hyperlink>
    </w:p>
    <w:p>
      <w:pPr>
        <w:pStyle w:val="Compact"/>
        <w:numPr>
          <w:ilvl w:val="0"/>
          <w:numId w:val="1117"/>
        </w:numPr>
      </w:pPr>
      <w:r>
        <w:t xml:space="preserve">Optional: Complete the software checklist and system requirement guide for the analysis to guide others. Include it on the GitHub README for the project: https://github.com/proctor-ucsf/mordor-antibody</w:t>
      </w:r>
    </w:p>
    <w:bookmarkEnd w:id="396"/>
    <w:bookmarkEnd w:id="397"/>
    <w:bookmarkStart w:id="398"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98"/>
    <w:bookmarkStart w:id="399"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99"/>
    <w:bookmarkStart w:id="400"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00"/>
    <w:bookmarkEnd w:id="401"/>
    <w:bookmarkStart w:id="421" w:name="sec-slurm"/>
    <w:p>
      <w:pPr>
        <w:pStyle w:val="Heading1"/>
      </w:pPr>
      <w:r>
        <w:t xml:space="preserve">16. High-performance computing (HPC)</w:t>
      </w:r>
    </w:p>
    <w:p>
      <w:pPr>
        <w:pStyle w:val="FirstParagraph"/>
      </w:pPr>
      <w:r>
        <w:t xml:space="preserve">Adapted by UCD-SeRG team from</w:t>
      </w:r>
      <w:r>
        <w:t xml:space="preserve"> </w:t>
      </w:r>
      <w:hyperlink r:id="rId402">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06" w:name="uc-davis-computing-resources"/>
    <w:p>
      <w:pPr>
        <w:pStyle w:val="Heading2"/>
      </w:pPr>
      <w:r>
        <w:t xml:space="preserve">16.1 UC Davis Computing Resources</w:t>
      </w:r>
    </w:p>
    <w:bookmarkStart w:id="405"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03">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18"/>
        </w:numPr>
      </w:pPr>
      <w:r>
        <w:rPr>
          <w:b/>
          <w:bCs/>
        </w:rPr>
        <w:t xml:space="preserve">Shiva</w:t>
      </w:r>
      <w:r>
        <w:t xml:space="preserve"> </w:t>
      </w:r>
      <w:r>
        <w:t xml:space="preserve">(shiva.ucdavis.edu): SLURM-based cluster for computational work</w:t>
      </w:r>
    </w:p>
    <w:p>
      <w:pPr>
        <w:pStyle w:val="Compact"/>
        <w:numPr>
          <w:ilvl w:val="0"/>
          <w:numId w:val="1118"/>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04">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05"/>
    <w:bookmarkEnd w:id="406"/>
    <w:bookmarkStart w:id="408"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07"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07"/>
    <w:bookmarkEnd w:id="408"/>
    <w:bookmarkStart w:id="409"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03">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09"/>
    <w:bookmarkStart w:id="410"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03">
        <w:r>
          <w:rPr>
            <w:rStyle w:val="Hyperlink"/>
          </w:rPr>
          <w:t xml:space="preserve">hpc.ucdavis.edu</w:t>
        </w:r>
      </w:hyperlink>
      <w:r>
        <w:t xml:space="preserve"> </w:t>
      </w:r>
      <w:r>
        <w:t xml:space="preserve">for support information.</w:t>
      </w:r>
    </w:p>
    <w:bookmarkEnd w:id="410"/>
    <w:bookmarkStart w:id="414"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11"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11"/>
    <w:bookmarkStart w:id="412"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12"/>
    <w:bookmarkStart w:id="413"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13"/>
    <w:bookmarkEnd w:id="414"/>
    <w:bookmarkStart w:id="419" w:name="storage-group-storage-access"/>
    <w:p>
      <w:pPr>
        <w:pStyle w:val="Heading2"/>
      </w:pPr>
      <w:r>
        <w:t xml:space="preserve">16.6 Storage &amp; group storage access</w:t>
      </w:r>
    </w:p>
    <w:bookmarkStart w:id="415"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03">
        <w:r>
          <w:rPr>
            <w:rStyle w:val="Hyperlink"/>
          </w:rPr>
          <w:t xml:space="preserve">UC Davis HPC documentation</w:t>
        </w:r>
      </w:hyperlink>
      <w:r>
        <w:t xml:space="preserve"> </w:t>
      </w:r>
      <w:r>
        <w:t xml:space="preserve">for specific storage options and quotas.</w:t>
      </w:r>
    </w:p>
    <w:bookmarkEnd w:id="415"/>
    <w:bookmarkStart w:id="416"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16"/>
    <w:bookmarkStart w:id="418"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17">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18"/>
    <w:bookmarkEnd w:id="419"/>
    <w:bookmarkStart w:id="420"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19"/>
        </w:numPr>
      </w:pPr>
      <w:r>
        <w:rPr>
          <w:rStyle w:val="VerbatimChar"/>
        </w:rPr>
        <w:t xml:space="preserve">job-name=run_inc</w:t>
      </w:r>
      <w:r>
        <w:t xml:space="preserve">: Job name that will show up in the SLURM system</w:t>
      </w:r>
    </w:p>
    <w:p>
      <w:pPr>
        <w:pStyle w:val="Compact"/>
        <w:numPr>
          <w:ilvl w:val="0"/>
          <w:numId w:val="1119"/>
        </w:numPr>
      </w:pPr>
      <w:r>
        <w:rPr>
          <w:rStyle w:val="VerbatimChar"/>
        </w:rPr>
        <w:t xml:space="preserve">begin=now</w:t>
      </w:r>
      <w:r>
        <w:t xml:space="preserve">: Requests to start the job as soon as the requested resources are available</w:t>
      </w:r>
    </w:p>
    <w:p>
      <w:pPr>
        <w:pStyle w:val="Compact"/>
        <w:numPr>
          <w:ilvl w:val="0"/>
          <w:numId w:val="1119"/>
        </w:numPr>
      </w:pPr>
      <w:r>
        <w:rPr>
          <w:rStyle w:val="VerbatimChar"/>
        </w:rPr>
        <w:t xml:space="preserve">dependency=singleton</w:t>
      </w:r>
      <w:r>
        <w:t xml:space="preserve">: Jobs can begin after all previously launched jobs with the same name and user have ended.</w:t>
      </w:r>
    </w:p>
    <w:p>
      <w:pPr>
        <w:pStyle w:val="Compact"/>
        <w:numPr>
          <w:ilvl w:val="0"/>
          <w:numId w:val="1119"/>
        </w:numPr>
      </w:pPr>
      <w:r>
        <w:rPr>
          <w:rStyle w:val="VerbatimChar"/>
        </w:rPr>
        <w:t xml:space="preserve">mail-type=ALL</w:t>
      </w:r>
      <w:r>
        <w:t xml:space="preserve">: Receive all types of email notification (e.g., when job starts, fails, ends)</w:t>
      </w:r>
    </w:p>
    <w:p>
      <w:pPr>
        <w:pStyle w:val="Compact"/>
        <w:numPr>
          <w:ilvl w:val="0"/>
          <w:numId w:val="1119"/>
        </w:numPr>
      </w:pPr>
      <w:r>
        <w:rPr>
          <w:rStyle w:val="VerbatimChar"/>
        </w:rPr>
        <w:t xml:space="preserve">cpus-per-task=16</w:t>
      </w:r>
      <w:r>
        <w:t xml:space="preserve">: Request 16 processors per task. The default is one processor per task.</w:t>
      </w:r>
    </w:p>
    <w:p>
      <w:pPr>
        <w:pStyle w:val="Compact"/>
        <w:numPr>
          <w:ilvl w:val="0"/>
          <w:numId w:val="1119"/>
        </w:numPr>
      </w:pPr>
      <w:r>
        <w:rPr>
          <w:rStyle w:val="VerbatimChar"/>
        </w:rPr>
        <w:t xml:space="preserve">mem=64G</w:t>
      </w:r>
      <w:r>
        <w:t xml:space="preserve">: Request 64 GB memory per node.</w:t>
      </w:r>
    </w:p>
    <w:p>
      <w:pPr>
        <w:pStyle w:val="Compact"/>
        <w:numPr>
          <w:ilvl w:val="0"/>
          <w:numId w:val="1119"/>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19"/>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20"/>
    <w:bookmarkEnd w:id="421"/>
    <w:bookmarkStart w:id="484" w:name="working-with-ai"/>
    <w:p>
      <w:pPr>
        <w:pStyle w:val="Heading1"/>
      </w:pPr>
      <w:r>
        <w:t xml:space="preserve">17. Working with AI</w:t>
      </w:r>
    </w:p>
    <w:p>
      <w:pPr>
        <w:pStyle w:val="FirstParagraph"/>
      </w:pPr>
      <w:hyperlink r:id="rId422">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23"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20"/>
        </w:numPr>
      </w:pPr>
      <w:r>
        <w:t xml:space="preserve">Carefully review the code to ensure you understand what it does</w:t>
      </w:r>
    </w:p>
    <w:p>
      <w:pPr>
        <w:pStyle w:val="Compact"/>
        <w:numPr>
          <w:ilvl w:val="0"/>
          <w:numId w:val="1120"/>
        </w:numPr>
      </w:pPr>
      <w:r>
        <w:t xml:space="preserve">Test the code thoroughly to verify it works as expected</w:t>
      </w:r>
    </w:p>
    <w:p>
      <w:pPr>
        <w:pStyle w:val="Compact"/>
        <w:numPr>
          <w:ilvl w:val="0"/>
          <w:numId w:val="1120"/>
        </w:numPr>
      </w:pPr>
      <w:r>
        <w:t xml:space="preserve">Verify that the logic is appropriate for your specific use case</w:t>
      </w:r>
    </w:p>
    <w:p>
      <w:pPr>
        <w:pStyle w:val="Compact"/>
        <w:numPr>
          <w:ilvl w:val="0"/>
          <w:numId w:val="1120"/>
        </w:numPr>
      </w:pPr>
      <w:r>
        <w:t xml:space="preserve">Check that the code follows our lab’s coding standards and best practices</w:t>
      </w:r>
    </w:p>
    <w:p>
      <w:pPr>
        <w:pStyle w:val="Compact"/>
        <w:numPr>
          <w:ilvl w:val="0"/>
          <w:numId w:val="1120"/>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23"/>
    <w:bookmarkStart w:id="424"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21"/>
        </w:numPr>
      </w:pPr>
      <w:r>
        <w:t xml:space="preserve">In code comments, note when AI tools were used to generate or significantly modify code</w:t>
      </w:r>
    </w:p>
    <w:p>
      <w:pPr>
        <w:pStyle w:val="Compact"/>
        <w:numPr>
          <w:ilvl w:val="0"/>
          <w:numId w:val="1121"/>
        </w:numPr>
      </w:pPr>
      <w:r>
        <w:t xml:space="preserve">In commit messages, mention if AI tools assisted with the changes</w:t>
      </w:r>
    </w:p>
    <w:p>
      <w:pPr>
        <w:pStyle w:val="Compact"/>
        <w:numPr>
          <w:ilvl w:val="0"/>
          <w:numId w:val="1121"/>
        </w:numPr>
      </w:pPr>
      <w:r>
        <w:t xml:space="preserve">In manuscripts and reports, acknowledge AI tool usage in the methods or acknowledgments section</w:t>
      </w:r>
    </w:p>
    <w:p>
      <w:pPr>
        <w:pStyle w:val="Compact"/>
        <w:numPr>
          <w:ilvl w:val="0"/>
          <w:numId w:val="1121"/>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24"/>
    <w:bookmarkStart w:id="425"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22"/>
        </w:numPr>
      </w:pPr>
      <w:r>
        <w:t xml:space="preserve">Ask the AI tool to identify and properly cite sources when it borrows or adapts content</w:t>
      </w:r>
    </w:p>
    <w:p>
      <w:pPr>
        <w:pStyle w:val="Compact"/>
        <w:numPr>
          <w:ilvl w:val="0"/>
          <w:numId w:val="1122"/>
        </w:numPr>
      </w:pPr>
      <w:r>
        <w:t xml:space="preserve">Verify that any content the AI generates includes appropriate citations</w:t>
      </w:r>
    </w:p>
    <w:p>
      <w:pPr>
        <w:pStyle w:val="Compact"/>
        <w:numPr>
          <w:ilvl w:val="0"/>
          <w:numId w:val="1122"/>
        </w:numPr>
      </w:pPr>
      <w:r>
        <w:t xml:space="preserve">Add citations yourself if the AI fails to do so</w:t>
      </w:r>
    </w:p>
    <w:p>
      <w:pPr>
        <w:pStyle w:val="Compact"/>
        <w:numPr>
          <w:ilvl w:val="0"/>
          <w:numId w:val="1122"/>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25"/>
    <w:bookmarkStart w:id="483" w:name="coding-agents"/>
    <w:p>
      <w:pPr>
        <w:pStyle w:val="Heading2"/>
      </w:pPr>
      <w:r>
        <w:t xml:space="preserve">17.4 Coding Agents</w:t>
      </w:r>
    </w:p>
    <w:p>
      <w:pPr>
        <w:pStyle w:val="FirstParagraph"/>
      </w:pPr>
      <w:r>
        <w:t xml:space="preserve">We recommend working with</w:t>
      </w:r>
      <w:r>
        <w:t xml:space="preserve"> </w:t>
      </w:r>
      <w:hyperlink r:id="rId426">
        <w:r>
          <w:rPr>
            <w:rStyle w:val="Hyperlink"/>
            <w:b/>
            <w:bCs/>
          </w:rPr>
          <w:t xml:space="preserve">AI coding agents</w:t>
        </w:r>
      </w:hyperlink>
      <w:r>
        <w:t xml:space="preserve"> </w:t>
      </w:r>
      <w:r>
        <w:t xml:space="preserve">to</w:t>
      </w:r>
      <w:r>
        <w:t xml:space="preserve"> </w:t>
      </w:r>
      <w:hyperlink r:id="rId422">
        <w:r>
          <w:rPr>
            <w:rStyle w:val="Hyperlink"/>
          </w:rPr>
          <w:t xml:space="preserve">help you code</w:t>
        </w:r>
      </w:hyperlink>
      <w:r>
        <w:t xml:space="preserve">.</w:t>
      </w:r>
    </w:p>
    <w:bookmarkStart w:id="428" w:name="what-are-ai-coding-agents"/>
    <w:p>
      <w:pPr>
        <w:pStyle w:val="Heading3"/>
      </w:pPr>
      <w:r>
        <w:t xml:space="preserve">17.4.1 What are AI coding agents?</w:t>
      </w:r>
    </w:p>
    <w:p>
      <w:pPr>
        <w:pStyle w:val="FirstParagraph"/>
      </w:pPr>
      <w:r>
        <w:t xml:space="preserve">AI coding agents are</w:t>
      </w:r>
      <w:r>
        <w:t xml:space="preserve"> </w:t>
      </w:r>
      <w:hyperlink r:id="rId427">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23"/>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23"/>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23"/>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23"/>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23"/>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23"/>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24"/>
        </w:numPr>
      </w:pPr>
      <w:r>
        <w:t xml:space="preserve">Reviewing the agent’s work</w:t>
      </w:r>
    </w:p>
    <w:p>
      <w:pPr>
        <w:pStyle w:val="Compact"/>
        <w:numPr>
          <w:ilvl w:val="0"/>
          <w:numId w:val="1124"/>
        </w:numPr>
      </w:pPr>
      <w:r>
        <w:t xml:space="preserve">Ensuring the solution meets requirements</w:t>
      </w:r>
    </w:p>
    <w:p>
      <w:pPr>
        <w:pStyle w:val="Compact"/>
        <w:numPr>
          <w:ilvl w:val="0"/>
          <w:numId w:val="1124"/>
        </w:numPr>
      </w:pPr>
      <w:r>
        <w:t xml:space="preserve">Verifying code quality and security</w:t>
      </w:r>
    </w:p>
    <w:p>
      <w:pPr>
        <w:pStyle w:val="Compact"/>
        <w:numPr>
          <w:ilvl w:val="0"/>
          <w:numId w:val="1124"/>
        </w:numPr>
      </w:pPr>
      <w:r>
        <w:t xml:space="preserve">Making the final decision to merge changes</w:t>
      </w:r>
    </w:p>
    <w:bookmarkEnd w:id="428"/>
    <w:bookmarkStart w:id="441"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29"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25"/>
        </w:numPr>
      </w:pPr>
      <w:r>
        <w:rPr>
          <w:b/>
          <w:bCs/>
        </w:rPr>
        <w:t xml:space="preserve">On GitHub.com</w:t>
      </w:r>
      <w:r>
        <w:t xml:space="preserve">:</w:t>
      </w:r>
      <w:r>
        <w:t xml:space="preserve"> </w:t>
      </w:r>
      <w:r>
        <w:t xml:space="preserve">Navigate to an issue and assign it to Copilot in the assignees section</w:t>
      </w:r>
    </w:p>
    <w:p>
      <w:pPr>
        <w:numPr>
          <w:ilvl w:val="0"/>
          <w:numId w:val="1125"/>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25"/>
        </w:numPr>
      </w:pPr>
      <w:r>
        <w:rPr>
          <w:b/>
          <w:bCs/>
        </w:rPr>
        <w:t xml:space="preserve">From Copilot Chat</w:t>
      </w:r>
      <w:r>
        <w:t xml:space="preserve">:</w:t>
      </w:r>
      <w:r>
        <w:t xml:space="preserve"> </w:t>
      </w:r>
      <w:r>
        <w:t xml:space="preserve">Delegate tasks to Copilot directly from the chat interface in supported editors</w:t>
      </w:r>
    </w:p>
    <w:bookmarkEnd w:id="429"/>
    <w:bookmarkStart w:id="430"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26"/>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26"/>
        </w:numPr>
      </w:pPr>
      <w:r>
        <w:rPr>
          <w:b/>
          <w:bCs/>
        </w:rPr>
        <w:t xml:space="preserve">Planning</w:t>
      </w:r>
      <w:r>
        <w:t xml:space="preserve">:</w:t>
      </w:r>
      <w:r>
        <w:t xml:space="preserve"> </w:t>
      </w:r>
      <w:r>
        <w:t xml:space="preserve">Determines what changes are needed and creates a work plan</w:t>
      </w:r>
    </w:p>
    <w:p>
      <w:pPr>
        <w:numPr>
          <w:ilvl w:val="0"/>
          <w:numId w:val="1126"/>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26"/>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26"/>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30"/>
    <w:bookmarkStart w:id="433"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27"/>
        </w:numPr>
      </w:pPr>
      <w:r>
        <w:rPr>
          <w:b/>
          <w:bCs/>
        </w:rPr>
        <w:t xml:space="preserve">Issue created</w:t>
      </w:r>
      <w:r>
        <w:t xml:space="preserve">:</w:t>
      </w:r>
      <w:r>
        <w:t xml:space="preserve"> </w:t>
      </w:r>
      <w:hyperlink r:id="rId431">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27"/>
        </w:numPr>
      </w:pPr>
      <w:r>
        <w:rPr>
          <w:b/>
          <w:bCs/>
        </w:rPr>
        <w:t xml:space="preserve">Agent assigned</w:t>
      </w:r>
      <w:r>
        <w:t xml:space="preserve">: The issue was assigned to</w:t>
      </w:r>
      <w:r>
        <w:t xml:space="preserve"> </w:t>
      </w:r>
      <w:r>
        <w:rPr>
          <w:rStyle w:val="VerbatimChar"/>
        </w:rPr>
        <w:t xml:space="preserve">@copilot</w:t>
      </w:r>
    </w:p>
    <w:p>
      <w:pPr>
        <w:numPr>
          <w:ilvl w:val="0"/>
          <w:numId w:val="1127"/>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27"/>
        </w:numPr>
      </w:pPr>
      <w:r>
        <w:rPr>
          <w:b/>
          <w:bCs/>
        </w:rPr>
        <w:t xml:space="preserve">Pull request</w:t>
      </w:r>
      <w:r>
        <w:t xml:space="preserve">:</w:t>
      </w:r>
      <w:r>
        <w:t xml:space="preserve"> </w:t>
      </w:r>
      <w:hyperlink r:id="rId432">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27"/>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33"/>
    <w:bookmarkStart w:id="434"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28"/>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28"/>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29"/>
        </w:numPr>
      </w:pPr>
      <w:r>
        <w:t xml:space="preserve">Need to be manually resolved</w:t>
      </w:r>
    </w:p>
    <w:p>
      <w:pPr>
        <w:pStyle w:val="Compact"/>
        <w:numPr>
          <w:ilvl w:val="0"/>
          <w:numId w:val="1129"/>
        </w:numPr>
      </w:pPr>
      <w:r>
        <w:t xml:space="preserve">May confuse both human and AI collaborators</w:t>
      </w:r>
    </w:p>
    <w:p>
      <w:pPr>
        <w:pStyle w:val="Compact"/>
        <w:numPr>
          <w:ilvl w:val="0"/>
          <w:numId w:val="1129"/>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34"/>
    <w:bookmarkStart w:id="435"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30"/>
        </w:numPr>
      </w:pPr>
      <w:r>
        <w:t xml:space="preserve">Use Copilot Chat in your editor to describe the changes you want</w:t>
      </w:r>
    </w:p>
    <w:p>
      <w:pPr>
        <w:pStyle w:val="Compact"/>
        <w:numPr>
          <w:ilvl w:val="0"/>
          <w:numId w:val="1130"/>
        </w:numPr>
      </w:pPr>
      <w:r>
        <w:t xml:space="preserve">The agent will analyze your request and create a pull request</w:t>
      </w:r>
    </w:p>
    <w:p>
      <w:pPr>
        <w:pStyle w:val="Compact"/>
        <w:numPr>
          <w:ilvl w:val="0"/>
          <w:numId w:val="1130"/>
        </w:numPr>
      </w:pPr>
      <w:r>
        <w:t xml:space="preserve">This is useful for quick fixes or well-defined tasks</w:t>
      </w:r>
    </w:p>
    <w:bookmarkEnd w:id="435"/>
    <w:bookmarkStart w:id="436" w:name="important-safeguards"/>
    <w:p>
      <w:pPr>
        <w:pStyle w:val="Heading4"/>
      </w:pPr>
      <w:r>
        <w:t xml:space="preserve">17.4.2.6 Important Safeguards</w:t>
      </w:r>
    </w:p>
    <w:p>
      <w:pPr>
        <w:pStyle w:val="Compact"/>
        <w:numPr>
          <w:ilvl w:val="0"/>
          <w:numId w:val="1131"/>
        </w:numPr>
      </w:pPr>
      <w:r>
        <w:rPr>
          <w:b/>
          <w:bCs/>
        </w:rPr>
        <w:t xml:space="preserve">Human approval required</w:t>
      </w:r>
      <w:r>
        <w:t xml:space="preserve">:</w:t>
      </w:r>
      <w:r>
        <w:t xml:space="preserve"> </w:t>
      </w:r>
      <w:r>
        <w:t xml:space="preserve">Coding agents cannot merge their own changes</w:t>
      </w:r>
    </w:p>
    <w:p>
      <w:pPr>
        <w:pStyle w:val="Compact"/>
        <w:numPr>
          <w:ilvl w:val="0"/>
          <w:numId w:val="1131"/>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31"/>
        </w:numPr>
      </w:pPr>
      <w:r>
        <w:rPr>
          <w:b/>
          <w:bCs/>
        </w:rPr>
        <w:t xml:space="preserve">Full transparency</w:t>
      </w:r>
      <w:r>
        <w:t xml:space="preserve">:</w:t>
      </w:r>
      <w:r>
        <w:t xml:space="preserve"> </w:t>
      </w:r>
      <w:r>
        <w:t xml:space="preserve">All agent actions are logged and visible in the PR</w:t>
      </w:r>
    </w:p>
    <w:bookmarkEnd w:id="436"/>
    <w:bookmarkStart w:id="440" w:name="workflow-approval-requirements"/>
    <w:p>
      <w:pPr>
        <w:pStyle w:val="Heading4"/>
      </w:pPr>
      <w:r>
        <w:t xml:space="preserve">17.4.2.7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32"/>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32"/>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32"/>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33"/>
        </w:numPr>
      </w:pPr>
      <w:hyperlink r:id="rId437">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33"/>
        </w:numPr>
      </w:pPr>
      <w:hyperlink r:id="rId438">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439">
        <w:r>
          <w:rPr>
            <w:rStyle w:val="Hyperlink"/>
          </w:rPr>
          <w:t xml:space="preserve">GitHub Copilot coding agent documentation</w:t>
        </w:r>
      </w:hyperlink>
      <w:r>
        <w:t xml:space="preserve">.</w:t>
      </w:r>
    </w:p>
    <w:bookmarkEnd w:id="440"/>
    <w:bookmarkEnd w:id="441"/>
    <w:bookmarkStart w:id="444" w:name="useful-prompt-formats"/>
    <w:p>
      <w:pPr>
        <w:pStyle w:val="Heading3"/>
      </w:pPr>
      <w:r>
        <w:t xml:space="preserve">17.4.3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42" w:name="common-task-patterns"/>
    <w:p>
      <w:pPr>
        <w:pStyle w:val="Heading4"/>
      </w:pPr>
      <w:r>
        <w:t xml:space="preserve">17.4.3.1 Common Task Patterns</w:t>
      </w:r>
    </w:p>
    <w:p>
      <w:pPr>
        <w:pStyle w:val="FirstParagraph"/>
      </w:pPr>
      <w:r>
        <w:rPr>
          <w:b/>
          <w:bCs/>
        </w:rPr>
        <w:t xml:space="preserve">Tidying up code:</w:t>
      </w:r>
    </w:p>
    <w:p>
      <w:pPr>
        <w:pStyle w:val="Compact"/>
        <w:numPr>
          <w:ilvl w:val="0"/>
          <w:numId w:val="1134"/>
        </w:numPr>
      </w:pPr>
      <w:r>
        <w:t xml:space="preserve">“tidy up [file, function, module, whole project]”</w:t>
      </w:r>
    </w:p>
    <w:p>
      <w:pPr>
        <w:pStyle w:val="Compact"/>
        <w:numPr>
          <w:ilvl w:val="0"/>
          <w:numId w:val="1134"/>
        </w:numPr>
      </w:pPr>
      <w:r>
        <w:t xml:space="preserve">Useful for improving code organization, consistency, and readability</w:t>
      </w:r>
    </w:p>
    <w:p>
      <w:pPr>
        <w:pStyle w:val="Compact"/>
        <w:numPr>
          <w:ilvl w:val="0"/>
          <w:numId w:val="1134"/>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35"/>
        </w:numPr>
      </w:pPr>
      <w:r>
        <w:t xml:space="preserve">“address failing workflows”</w:t>
      </w:r>
    </w:p>
    <w:p>
      <w:pPr>
        <w:pStyle w:val="Compact"/>
        <w:numPr>
          <w:ilvl w:val="0"/>
          <w:numId w:val="1135"/>
        </w:numPr>
      </w:pPr>
      <w:r>
        <w:t xml:space="preserve">Helps fix continuous integration (CI) failures, build errors, or test failures</w:t>
      </w:r>
    </w:p>
    <w:p>
      <w:pPr>
        <w:pStyle w:val="Compact"/>
        <w:numPr>
          <w:ilvl w:val="0"/>
          <w:numId w:val="1135"/>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36"/>
        </w:numPr>
      </w:pPr>
      <w:r>
        <w:t xml:space="preserve">“decompose [function, quarto-file, etc]”</w:t>
      </w:r>
    </w:p>
    <w:p>
      <w:pPr>
        <w:pStyle w:val="Compact"/>
        <w:numPr>
          <w:ilvl w:val="0"/>
          <w:numId w:val="1136"/>
        </w:numPr>
      </w:pPr>
      <w:r>
        <w:t xml:space="preserve">Breaks down large or complex code into smaller, more manageable pieces</w:t>
      </w:r>
    </w:p>
    <w:p>
      <w:pPr>
        <w:pStyle w:val="Compact"/>
        <w:numPr>
          <w:ilvl w:val="0"/>
          <w:numId w:val="1136"/>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37"/>
        </w:numPr>
      </w:pPr>
      <w:r>
        <w:t xml:space="preserve">“update [links, content, etc]”</w:t>
      </w:r>
    </w:p>
    <w:p>
      <w:pPr>
        <w:pStyle w:val="Compact"/>
        <w:numPr>
          <w:ilvl w:val="0"/>
          <w:numId w:val="1137"/>
        </w:numPr>
      </w:pPr>
      <w:r>
        <w:t xml:space="preserve">Refreshes outdated information, fixes broken links, or modernizes code</w:t>
      </w:r>
    </w:p>
    <w:p>
      <w:pPr>
        <w:pStyle w:val="Compact"/>
        <w:numPr>
          <w:ilvl w:val="0"/>
          <w:numId w:val="1137"/>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38"/>
        </w:numPr>
      </w:pPr>
      <w:r>
        <w:t xml:space="preserve">“expand [a section in a document]”</w:t>
      </w:r>
    </w:p>
    <w:p>
      <w:pPr>
        <w:pStyle w:val="Compact"/>
        <w:numPr>
          <w:ilvl w:val="0"/>
          <w:numId w:val="1138"/>
        </w:numPr>
      </w:pPr>
      <w:r>
        <w:t xml:space="preserve">Adds more detail, examples, or explanation to existing content</w:t>
      </w:r>
    </w:p>
    <w:p>
      <w:pPr>
        <w:pStyle w:val="Compact"/>
        <w:numPr>
          <w:ilvl w:val="0"/>
          <w:numId w:val="1138"/>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39"/>
        </w:numPr>
      </w:pPr>
      <w:r>
        <w:t xml:space="preserve">“condense [a section in a document]”</w:t>
      </w:r>
    </w:p>
    <w:p>
      <w:pPr>
        <w:pStyle w:val="Compact"/>
        <w:numPr>
          <w:ilvl w:val="0"/>
          <w:numId w:val="1139"/>
        </w:numPr>
      </w:pPr>
      <w:r>
        <w:t xml:space="preserve">Reduces verbosity while preserving essential information</w:t>
      </w:r>
    </w:p>
    <w:p>
      <w:pPr>
        <w:pStyle w:val="Compact"/>
        <w:numPr>
          <w:ilvl w:val="0"/>
          <w:numId w:val="1139"/>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40"/>
        </w:numPr>
      </w:pPr>
      <w:r>
        <w:t xml:space="preserve">“clarify [a section in a document]”</w:t>
      </w:r>
    </w:p>
    <w:p>
      <w:pPr>
        <w:pStyle w:val="Compact"/>
        <w:numPr>
          <w:ilvl w:val="0"/>
          <w:numId w:val="1140"/>
        </w:numPr>
      </w:pPr>
      <w:r>
        <w:t xml:space="preserve">Improves clarity, removes ambiguity, or simplifies complex explanations</w:t>
      </w:r>
    </w:p>
    <w:p>
      <w:pPr>
        <w:pStyle w:val="Compact"/>
        <w:numPr>
          <w:ilvl w:val="0"/>
          <w:numId w:val="1140"/>
        </w:numPr>
      </w:pPr>
      <w:r>
        <w:t xml:space="preserve">Example:</w:t>
      </w:r>
      <w:r>
        <w:t xml:space="preserve"> </w:t>
      </w:r>
      <w:r>
        <w:t xml:space="preserve">“clarify the explanation of the analysis workflow”</w:t>
      </w:r>
    </w:p>
    <w:bookmarkEnd w:id="442"/>
    <w:bookmarkStart w:id="443" w:name="tips-for-effective-prompts"/>
    <w:p>
      <w:pPr>
        <w:pStyle w:val="Heading4"/>
      </w:pPr>
      <w:r>
        <w:t xml:space="preserve">17.4.3.2 Tips for Effective Prompts</w:t>
      </w:r>
    </w:p>
    <w:p>
      <w:pPr>
        <w:pStyle w:val="Compact"/>
        <w:numPr>
          <w:ilvl w:val="0"/>
          <w:numId w:val="1141"/>
        </w:numPr>
      </w:pPr>
      <w:r>
        <w:rPr>
          <w:b/>
          <w:bCs/>
        </w:rPr>
        <w:t xml:space="preserve">Be specific</w:t>
      </w:r>
      <w:r>
        <w:t xml:space="preserve">: Include file names, function names, or specific sections when possible</w:t>
      </w:r>
    </w:p>
    <w:p>
      <w:pPr>
        <w:pStyle w:val="Compact"/>
        <w:numPr>
          <w:ilvl w:val="0"/>
          <w:numId w:val="1141"/>
        </w:numPr>
      </w:pPr>
      <w:r>
        <w:rPr>
          <w:b/>
          <w:bCs/>
        </w:rPr>
        <w:t xml:space="preserve">Provide context</w:t>
      </w:r>
      <w:r>
        <w:t xml:space="preserve">: Explain what you want to achieve and why</w:t>
      </w:r>
    </w:p>
    <w:p>
      <w:pPr>
        <w:pStyle w:val="Compact"/>
        <w:numPr>
          <w:ilvl w:val="0"/>
          <w:numId w:val="1141"/>
        </w:numPr>
      </w:pPr>
      <w:r>
        <w:rPr>
          <w:b/>
          <w:bCs/>
        </w:rPr>
        <w:t xml:space="preserve">Set boundaries</w:t>
      </w:r>
      <w:r>
        <w:t xml:space="preserve">: Specify what should or shouldn’t change</w:t>
      </w:r>
    </w:p>
    <w:p>
      <w:pPr>
        <w:pStyle w:val="Compact"/>
        <w:numPr>
          <w:ilvl w:val="0"/>
          <w:numId w:val="1141"/>
        </w:numPr>
      </w:pPr>
      <w:r>
        <w:rPr>
          <w:b/>
          <w:bCs/>
        </w:rPr>
        <w:t xml:space="preserve">Request validation</w:t>
      </w:r>
      <w:r>
        <w:t xml:space="preserve">: Ask the agent to test or verify its changes when appropriate</w:t>
      </w:r>
    </w:p>
    <w:bookmarkEnd w:id="443"/>
    <w:bookmarkEnd w:id="444"/>
    <w:bookmarkStart w:id="451" w:name="sec-ai-addressing-failing-workflows"/>
    <w:p>
      <w:pPr>
        <w:pStyle w:val="Heading3"/>
      </w:pPr>
      <w:r>
        <w:t xml:space="preserve">17.4.4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445" w:name="X16724e8c4d0535f38e98d560729d113d43f9447"/>
    <w:p>
      <w:pPr>
        <w:pStyle w:val="Heading4"/>
      </w:pPr>
      <w:r>
        <w:t xml:space="preserve">17.4.4.1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42"/>
        </w:numPr>
      </w:pPr>
      <w:r>
        <w:t xml:space="preserve">“fix the code issues found by the failing workflows”</w:t>
      </w:r>
    </w:p>
    <w:p>
      <w:pPr>
        <w:pStyle w:val="Compact"/>
        <w:numPr>
          <w:ilvl w:val="0"/>
          <w:numId w:val="1142"/>
        </w:numPr>
      </w:pPr>
      <w:r>
        <w:t xml:space="preserve">“address the linting errors reported in the GitHub Actions checks”</w:t>
      </w:r>
    </w:p>
    <w:p>
      <w:pPr>
        <w:pStyle w:val="Compact"/>
        <w:numPr>
          <w:ilvl w:val="0"/>
          <w:numId w:val="1142"/>
        </w:numPr>
      </w:pPr>
      <w:r>
        <w:t xml:space="preserve">“fix the test failures in the CI pipeline”</w:t>
      </w:r>
    </w:p>
    <w:p>
      <w:pPr>
        <w:pStyle w:val="Compact"/>
        <w:numPr>
          <w:ilvl w:val="0"/>
          <w:numId w:val="1142"/>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445"/>
    <w:bookmarkStart w:id="448" w:name="X609a80533191ba40baf6d2372d9b8d862b0620d"/>
    <w:p>
      <w:pPr>
        <w:pStyle w:val="Heading4"/>
      </w:pPr>
      <w:r>
        <w:t xml:space="preserve">17.4.4.2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43"/>
        </w:numPr>
      </w:pPr>
      <w:r>
        <w:t xml:space="preserve">“fix the syntax error in the GitHub Actions workflow file at line X”</w:t>
      </w:r>
    </w:p>
    <w:p>
      <w:pPr>
        <w:pStyle w:val="Compact"/>
        <w:numPr>
          <w:ilvl w:val="0"/>
          <w:numId w:val="1143"/>
        </w:numPr>
      </w:pPr>
      <w:r>
        <w:t xml:space="preserve">“update the workflow to use the latest version of action Y”</w:t>
      </w:r>
    </w:p>
    <w:p>
      <w:pPr>
        <w:pStyle w:val="Compact"/>
        <w:numPr>
          <w:ilvl w:val="0"/>
          <w:numId w:val="1143"/>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46" name="Picture"/>
                  <a:graphic>
                    <a:graphicData uri="http://schemas.openxmlformats.org/drawingml/2006/picture">
                      <pic:pic>
                        <pic:nvPicPr>
                          <pic:cNvPr descr="/opt/quarto/share/formats/docx/warning.png" id="447"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44"/>
              </w:numPr>
            </w:pPr>
            <w:r>
              <w:rPr>
                <w:b/>
                <w:bCs/>
              </w:rPr>
              <w:t xml:space="preserve">Review every line</w:t>
            </w:r>
            <w:r>
              <w:t xml:space="preserve"> </w:t>
            </w:r>
            <w:r>
              <w:t xml:space="preserve">of the proposed changes</w:t>
            </w:r>
          </w:p>
          <w:p>
            <w:pPr>
              <w:pStyle w:val="Compact"/>
              <w:numPr>
                <w:ilvl w:val="0"/>
                <w:numId w:val="1144"/>
              </w:numPr>
            </w:pPr>
            <w:r>
              <w:rPr>
                <w:b/>
                <w:bCs/>
              </w:rPr>
              <w:t xml:space="preserve">Verify</w:t>
            </w:r>
            <w:r>
              <w:t xml:space="preserve"> </w:t>
            </w:r>
            <w:r>
              <w:t xml:space="preserve">the changes only address the specific issue</w:t>
            </w:r>
          </w:p>
          <w:p>
            <w:pPr>
              <w:pStyle w:val="Compact"/>
              <w:numPr>
                <w:ilvl w:val="0"/>
                <w:numId w:val="1144"/>
              </w:numPr>
            </w:pPr>
            <w:r>
              <w:rPr>
                <w:b/>
                <w:bCs/>
              </w:rPr>
              <w:t xml:space="preserve">Check</w:t>
            </w:r>
            <w:r>
              <w:t xml:space="preserve"> </w:t>
            </w:r>
            <w:r>
              <w:t xml:space="preserve">that no new secret access or command execution has been added</w:t>
            </w:r>
          </w:p>
          <w:p>
            <w:pPr>
              <w:pStyle w:val="Compact"/>
              <w:numPr>
                <w:ilvl w:val="0"/>
                <w:numId w:val="1144"/>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17.4.6</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17.4.9</w:t>
        </w:r>
      </w:hyperlink>
      <w:r>
        <w:t xml:space="preserve"> </w:t>
      </w:r>
      <w:r>
        <w:t xml:space="preserve">for more guidance.</w:t>
      </w:r>
    </w:p>
    <w:bookmarkEnd w:id="448"/>
    <w:bookmarkStart w:id="449" w:name="X73d86ac2fd20fdb79b2a5c7f2662f883788810e"/>
    <w:p>
      <w:pPr>
        <w:pStyle w:val="Heading4"/>
      </w:pPr>
      <w:r>
        <w:t xml:space="preserve">17.4.4.3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45"/>
        </w:numPr>
      </w:pPr>
      <w:r>
        <w:rPr>
          <w:b/>
          <w:bCs/>
        </w:rPr>
        <w:t xml:space="preserve">First, examine the workflow logs</w:t>
      </w:r>
      <w:r>
        <w:t xml:space="preserve">:</w:t>
      </w:r>
    </w:p>
    <w:p>
      <w:pPr>
        <w:pStyle w:val="Compact"/>
        <w:numPr>
          <w:ilvl w:val="1"/>
          <w:numId w:val="1146"/>
        </w:numPr>
      </w:pPr>
      <w:r>
        <w:t xml:space="preserve">Look at the error messages in the GitHub Actions tab</w:t>
      </w:r>
    </w:p>
    <w:p>
      <w:pPr>
        <w:pStyle w:val="Compact"/>
        <w:numPr>
          <w:ilvl w:val="1"/>
          <w:numId w:val="1146"/>
        </w:numPr>
      </w:pPr>
      <w:r>
        <w:t xml:space="preserve">Identify whether the error is in your code or the workflow itself</w:t>
      </w:r>
    </w:p>
    <w:p>
      <w:pPr>
        <w:pStyle w:val="Compact"/>
        <w:numPr>
          <w:ilvl w:val="1"/>
          <w:numId w:val="1146"/>
        </w:numPr>
      </w:pPr>
      <w:r>
        <w:t xml:space="preserve">Common code issues: test failures, linting errors, compilation errors</w:t>
      </w:r>
    </w:p>
    <w:p>
      <w:pPr>
        <w:pStyle w:val="Compact"/>
        <w:numPr>
          <w:ilvl w:val="1"/>
          <w:numId w:val="1146"/>
        </w:numPr>
      </w:pPr>
      <w:r>
        <w:t xml:space="preserve">Common workflow issues: YAML syntax errors, missing actions, permission errors</w:t>
      </w:r>
    </w:p>
    <w:p>
      <w:pPr>
        <w:pStyle w:val="Compact"/>
        <w:numPr>
          <w:ilvl w:val="0"/>
          <w:numId w:val="1145"/>
        </w:numPr>
      </w:pPr>
      <w:r>
        <w:rPr>
          <w:b/>
          <w:bCs/>
        </w:rPr>
        <w:t xml:space="preserve">Use a diagnostic prompt</w:t>
      </w:r>
      <w:r>
        <w:t xml:space="preserve">:</w:t>
      </w:r>
    </w:p>
    <w:p>
      <w:pPr>
        <w:pStyle w:val="Compact"/>
        <w:numPr>
          <w:ilvl w:val="1"/>
          <w:numId w:val="1147"/>
        </w:numPr>
      </w:pPr>
      <w:r>
        <w:t xml:space="preserve">“examine the failing workflow logs and identify whether the issue is in the code or the workflow configuration”</w:t>
      </w:r>
    </w:p>
    <w:p>
      <w:pPr>
        <w:pStyle w:val="Compact"/>
        <w:numPr>
          <w:ilvl w:val="1"/>
          <w:numId w:val="1147"/>
        </w:numPr>
      </w:pPr>
      <w:r>
        <w:t xml:space="preserve">“diagnose the root cause of the workflow failure”</w:t>
      </w:r>
    </w:p>
    <w:p>
      <w:pPr>
        <w:pStyle w:val="Compact"/>
        <w:numPr>
          <w:ilvl w:val="0"/>
          <w:numId w:val="1145"/>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449"/>
    <w:bookmarkStart w:id="450" w:name="additional-resources-2"/>
    <w:p>
      <w:pPr>
        <w:pStyle w:val="Heading4"/>
      </w:pPr>
      <w:r>
        <w:t xml:space="preserve">17.4.4.4 Additional Resources</w:t>
      </w:r>
    </w:p>
    <w:p>
      <w:pPr>
        <w:pStyle w:val="Compact"/>
        <w:numPr>
          <w:ilvl w:val="0"/>
          <w:numId w:val="1148"/>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48"/>
        </w:numPr>
      </w:pPr>
      <w:r>
        <w:t xml:space="preserve">See</w:t>
      </w:r>
      <w:r>
        <w:t xml:space="preserve"> </w:t>
      </w:r>
      <w:hyperlink w:anchor="sec-ai-best-practices">
        <w:r>
          <w:rPr>
            <w:rStyle w:val="Hyperlink"/>
          </w:rPr>
          <w:t xml:space="preserve">Section 17.4.6</w:t>
        </w:r>
      </w:hyperlink>
      <w:r>
        <w:t xml:space="preserve"> </w:t>
      </w:r>
      <w:r>
        <w:t xml:space="preserve">and</w:t>
      </w:r>
      <w:r>
        <w:t xml:space="preserve"> </w:t>
      </w:r>
      <w:hyperlink w:anchor="sec-ai-benefits-hazards">
        <w:r>
          <w:rPr>
            <w:rStyle w:val="Hyperlink"/>
          </w:rPr>
          <w:t xml:space="preserve">Section 17.4.5</w:t>
        </w:r>
      </w:hyperlink>
      <w:r>
        <w:t xml:space="preserve"> </w:t>
      </w:r>
      <w:r>
        <w:t xml:space="preserve">for security considerations with workflow files</w:t>
      </w:r>
    </w:p>
    <w:p>
      <w:pPr>
        <w:pStyle w:val="Compact"/>
        <w:numPr>
          <w:ilvl w:val="0"/>
          <w:numId w:val="1148"/>
        </w:numPr>
      </w:pPr>
      <w:r>
        <w:t xml:space="preserve">See</w:t>
      </w:r>
      <w:r>
        <w:t xml:space="preserve"> </w:t>
      </w:r>
      <w:hyperlink w:anchor="sec-ai-when-to-use">
        <w:r>
          <w:rPr>
            <w:rStyle w:val="Hyperlink"/>
          </w:rPr>
          <w:t xml:space="preserve">Section 17.4.9</w:t>
        </w:r>
      </w:hyperlink>
      <w:r>
        <w:t xml:space="preserve"> </w:t>
      </w:r>
      <w:r>
        <w:t xml:space="preserve">for guidance on when to use Copilot vs. fixing issues yourself</w:t>
      </w:r>
    </w:p>
    <w:p>
      <w:pPr>
        <w:pStyle w:val="Compact"/>
        <w:numPr>
          <w:ilvl w:val="0"/>
          <w:numId w:val="1148"/>
        </w:numPr>
      </w:pPr>
      <w:r>
        <w:t xml:space="preserve">See the</w:t>
      </w:r>
      <w:r>
        <w:t xml:space="preserve"> </w:t>
      </w:r>
      <w:hyperlink r:id="rId119">
        <w:r>
          <w:rPr>
            <w:rStyle w:val="Hyperlink"/>
          </w:rPr>
          <w:t xml:space="preserve">GitHub Actions documentation</w:t>
        </w:r>
      </w:hyperlink>
      <w:r>
        <w:t xml:space="preserve"> </w:t>
      </w:r>
      <w:r>
        <w:t xml:space="preserve">for workflow syntax and troubleshooting</w:t>
      </w:r>
    </w:p>
    <w:bookmarkEnd w:id="450"/>
    <w:bookmarkEnd w:id="451"/>
    <w:bookmarkStart w:id="457" w:name="sec-ai-benefits-hazards"/>
    <w:p>
      <w:pPr>
        <w:pStyle w:val="Heading3"/>
      </w:pPr>
      <w:r>
        <w:t xml:space="preserve">17.4.5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49"/>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49"/>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49"/>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49"/>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49"/>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49"/>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50"/>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50"/>
        </w:numPr>
      </w:pPr>
      <w:r>
        <w:rPr>
          <w:b/>
          <w:bCs/>
        </w:rPr>
        <w:t xml:space="preserve">Subtle bugs</w:t>
      </w:r>
      <w:r>
        <w:t xml:space="preserve">:</w:t>
      </w:r>
      <w:r>
        <w:t xml:space="preserve"> </w:t>
      </w:r>
      <w:r>
        <w:t xml:space="preserve">AI-generated code may contain logic errors that are not immediately obvious</w:t>
      </w:r>
    </w:p>
    <w:p>
      <w:pPr>
        <w:numPr>
          <w:ilvl w:val="0"/>
          <w:numId w:val="1150"/>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50"/>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50"/>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50"/>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50"/>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56" w:name="further-readingviewing"/>
    <w:p>
      <w:pPr>
        <w:pStyle w:val="Heading4"/>
      </w:pPr>
      <w:r>
        <w:t xml:space="preserve">17.4.5.1 Further reading/viewing</w:t>
      </w:r>
    </w:p>
    <w:p>
      <w:pPr>
        <w:pStyle w:val="Compact"/>
        <w:numPr>
          <w:ilvl w:val="0"/>
          <w:numId w:val="1151"/>
        </w:numPr>
      </w:pPr>
      <w:r>
        <w:rPr>
          <w:i/>
          <w:iCs/>
        </w:rPr>
        <w:t xml:space="preserve">I Robot</w:t>
      </w:r>
      <w:r>
        <w:t xml:space="preserve"> </w:t>
      </w:r>
      <w:r>
        <w:t xml:space="preserve">(Asimov 1950)</w:t>
      </w:r>
    </w:p>
    <w:p>
      <w:pPr>
        <w:pStyle w:val="Compact"/>
        <w:numPr>
          <w:ilvl w:val="0"/>
          <w:numId w:val="1151"/>
        </w:numPr>
      </w:pPr>
      <w:r>
        <w:rPr>
          <w:i/>
          <w:iCs/>
        </w:rPr>
        <w:t xml:space="preserve">Dune</w:t>
      </w:r>
      <w:r>
        <w:t xml:space="preserve"> </w:t>
      </w:r>
      <w:r>
        <w:t xml:space="preserve">(Herbert 1965)</w:t>
      </w:r>
    </w:p>
    <w:p>
      <w:pPr>
        <w:pStyle w:val="Compact"/>
        <w:numPr>
          <w:ilvl w:val="0"/>
          <w:numId w:val="1151"/>
        </w:numPr>
      </w:pPr>
      <w:r>
        <w:t xml:space="preserve">“2001: A Space Odyssey”</w:t>
      </w:r>
      <w:r>
        <w:t xml:space="preserve"> </w:t>
      </w:r>
      <w:r>
        <w:t xml:space="preserve">(1968)</w:t>
      </w:r>
    </w:p>
    <w:p>
      <w:pPr>
        <w:pStyle w:val="Compact"/>
        <w:numPr>
          <w:ilvl w:val="0"/>
          <w:numId w:val="1151"/>
        </w:numPr>
      </w:pPr>
      <w:r>
        <w:t xml:space="preserve">“Terminator 3: Rise of the Machines”</w:t>
      </w:r>
      <w:r>
        <w:t xml:space="preserve"> </w:t>
      </w:r>
      <w:r>
        <w:t xml:space="preserve">(2003)</w:t>
      </w:r>
    </w:p>
    <w:p>
      <w:pPr>
        <w:pStyle w:val="Compact"/>
        <w:numPr>
          <w:ilvl w:val="0"/>
          <w:numId w:val="1151"/>
        </w:numPr>
      </w:pPr>
      <w:r>
        <w:t xml:space="preserve">“The Matrix”</w:t>
      </w:r>
      <w:r>
        <w:t xml:space="preserve"> </w:t>
      </w:r>
      <w:r>
        <w:t xml:space="preserve">(1999)</w:t>
      </w:r>
    </w:p>
    <w:p>
      <w:pPr>
        <w:pStyle w:val="Compact"/>
        <w:numPr>
          <w:ilvl w:val="0"/>
          <w:numId w:val="1151"/>
        </w:numPr>
      </w:pPr>
      <w:r>
        <w:t xml:space="preserve">“Blade Runner”</w:t>
      </w:r>
      <w:r>
        <w:t xml:space="preserve"> </w:t>
      </w:r>
      <w:r>
        <w:t xml:space="preserve">(1982)</w:t>
      </w:r>
    </w:p>
    <w:p>
      <w:pPr>
        <w:pStyle w:val="Compact"/>
        <w:numPr>
          <w:ilvl w:val="0"/>
          <w:numId w:val="1151"/>
        </w:numPr>
      </w:pPr>
      <w:r>
        <w:t xml:space="preserve">“WarGames”</w:t>
      </w:r>
      <w:r>
        <w:t xml:space="preserve"> </w:t>
      </w:r>
      <w:r>
        <w:t xml:space="preserve">(1983)</w:t>
      </w:r>
    </w:p>
    <w:p>
      <w:pPr>
        <w:pStyle w:val="Compact"/>
        <w:numPr>
          <w:ilvl w:val="0"/>
          <w:numId w:val="1151"/>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51"/>
        </w:numPr>
      </w:pPr>
      <w:r>
        <w:rPr>
          <w:i/>
          <w:iCs/>
        </w:rPr>
        <w:t xml:space="preserve">Ender’s Game</w:t>
      </w:r>
      <w:r>
        <w:t xml:space="preserve"> </w:t>
      </w:r>
      <w:r>
        <w:t xml:space="preserve">(Card 1985)</w:t>
      </w:r>
    </w:p>
    <w:p>
      <w:pPr>
        <w:pStyle w:val="Compact"/>
        <w:numPr>
          <w:ilvl w:val="0"/>
          <w:numId w:val="1151"/>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53" name="Picture"/>
            <a:graphic>
              <a:graphicData uri="http://schemas.openxmlformats.org/drawingml/2006/picture">
                <pic:pic>
                  <pic:nvPicPr>
                    <pic:cNvPr descr="assets/images/matrix-agents.png" id="454" name="Picture"/>
                    <pic:cNvPicPr>
                      <a:picLocks noChangeArrowheads="1" noChangeAspect="1"/>
                    </pic:cNvPicPr>
                  </pic:nvPicPr>
                  <pic:blipFill>
                    <a:blip r:embed="rId452"/>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55">
        <w:r>
          <w:rPr>
            <w:rStyle w:val="Hyperlink"/>
          </w:rPr>
          <w:t xml:space="preserve">Agents</w:t>
        </w:r>
      </w:hyperlink>
    </w:p>
    <w:bookmarkEnd w:id="456"/>
    <w:bookmarkEnd w:id="457"/>
    <w:bookmarkStart w:id="460" w:name="sec-ai-best-practices"/>
    <w:p>
      <w:pPr>
        <w:pStyle w:val="Heading3"/>
      </w:pPr>
      <w:r>
        <w:t xml:space="preserve">17.4.6 Best Practices for Safe and Successful Use</w:t>
      </w:r>
    </w:p>
    <w:p>
      <w:pPr>
        <w:pStyle w:val="FirstParagraph"/>
      </w:pPr>
      <w:r>
        <w:t xml:space="preserve">To work with coding agents safely and successfully:</w:t>
      </w:r>
    </w:p>
    <w:p>
      <w:pPr>
        <w:numPr>
          <w:ilvl w:val="0"/>
          <w:numId w:val="1152"/>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52"/>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52"/>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52"/>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52"/>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52"/>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52"/>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52"/>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58" name="Picture"/>
                  <a:graphic>
                    <a:graphicData uri="http://schemas.openxmlformats.org/drawingml/2006/picture">
                      <pic:pic>
                        <pic:nvPicPr>
                          <pic:cNvPr descr="/opt/quarto/share/formats/docx/warning.png" id="459"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53"/>
              </w:numPr>
            </w:pPr>
            <w:r>
              <w:t xml:space="preserve">Access secrets and credentials</w:t>
            </w:r>
          </w:p>
          <w:p>
            <w:pPr>
              <w:pStyle w:val="Compact"/>
              <w:numPr>
                <w:ilvl w:val="0"/>
                <w:numId w:val="1153"/>
              </w:numPr>
            </w:pPr>
            <w:r>
              <w:t xml:space="preserve">Deploy code to production</w:t>
            </w:r>
          </w:p>
          <w:p>
            <w:pPr>
              <w:pStyle w:val="Compact"/>
              <w:numPr>
                <w:ilvl w:val="0"/>
                <w:numId w:val="1153"/>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60"/>
    <w:bookmarkStart w:id="465" w:name="firewall-and-network-configuration"/>
    <w:p>
      <w:pPr>
        <w:pStyle w:val="Heading3"/>
      </w:pPr>
      <w:r>
        <w:t xml:space="preserve">17.4.7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62" w:name="built-in-agent-firewall"/>
    <w:p>
      <w:pPr>
        <w:pStyle w:val="Heading4"/>
      </w:pPr>
      <w:r>
        <w:t xml:space="preserve">17.4.7.1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54"/>
        </w:numPr>
      </w:pPr>
      <w:r>
        <w:t xml:space="preserve">Data exfiltration</w:t>
      </w:r>
    </w:p>
    <w:p>
      <w:pPr>
        <w:pStyle w:val="Compact"/>
        <w:numPr>
          <w:ilvl w:val="0"/>
          <w:numId w:val="1154"/>
        </w:numPr>
      </w:pPr>
      <w:r>
        <w:t xml:space="preserve">Accidental leaks of sensitive information</w:t>
      </w:r>
    </w:p>
    <w:p>
      <w:pPr>
        <w:pStyle w:val="Compact"/>
        <w:numPr>
          <w:ilvl w:val="0"/>
          <w:numId w:val="1154"/>
        </w:numPr>
      </w:pPr>
      <w:r>
        <w:t xml:space="preserve">Execution of malicious instructions</w:t>
      </w:r>
    </w:p>
    <w:p>
      <w:pPr>
        <w:pStyle w:val="FirstParagraph"/>
      </w:pPr>
      <w:r>
        <w:t xml:space="preserve">By default, the agent’s firewall allows access to:</w:t>
      </w:r>
    </w:p>
    <w:p>
      <w:pPr>
        <w:pStyle w:val="Compact"/>
        <w:numPr>
          <w:ilvl w:val="0"/>
          <w:numId w:val="1155"/>
        </w:numPr>
      </w:pPr>
      <w:r>
        <w:t xml:space="preserve">Common OS package repositories (Debian, Ubuntu, Red Hat, etc.)</w:t>
      </w:r>
    </w:p>
    <w:p>
      <w:pPr>
        <w:pStyle w:val="Compact"/>
        <w:numPr>
          <w:ilvl w:val="0"/>
          <w:numId w:val="1155"/>
        </w:numPr>
      </w:pPr>
      <w:r>
        <w:t xml:space="preserve">Popular container registries (Docker Hub, Azure Container Registry, AWS ECR, etc.)</w:t>
      </w:r>
    </w:p>
    <w:p>
      <w:pPr>
        <w:pStyle w:val="Compact"/>
        <w:numPr>
          <w:ilvl w:val="0"/>
          <w:numId w:val="1155"/>
        </w:numPr>
      </w:pPr>
      <w:r>
        <w:t xml:space="preserve">Language-specific package registries (npm, PyPI, Maven, RubyGems, etc.)</w:t>
      </w:r>
    </w:p>
    <w:p>
      <w:pPr>
        <w:pStyle w:val="Compact"/>
        <w:numPr>
          <w:ilvl w:val="0"/>
          <w:numId w:val="1155"/>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61">
        <w:r>
          <w:rPr>
            <w:rStyle w:val="Hyperlink"/>
          </w:rPr>
          <w:t xml:space="preserve">Copilot allowlist reference</w:t>
        </w:r>
      </w:hyperlink>
      <w:r>
        <w:t xml:space="preserve">.</w:t>
      </w:r>
    </w:p>
    <w:bookmarkEnd w:id="462"/>
    <w:bookmarkStart w:id="464" w:name="customizing-agent-firewall-settings"/>
    <w:p>
      <w:pPr>
        <w:pStyle w:val="Heading4"/>
      </w:pPr>
      <w:r>
        <w:t xml:space="preserve">17.4.7.2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56"/>
        </w:numPr>
      </w:pPr>
      <w:r>
        <w:t xml:space="preserve">Add custom hosts to the allowlist (for internal dependencies or additional registries)</w:t>
      </w:r>
    </w:p>
    <w:p>
      <w:pPr>
        <w:pStyle w:val="Compact"/>
        <w:numPr>
          <w:ilvl w:val="0"/>
          <w:numId w:val="1156"/>
        </w:numPr>
      </w:pPr>
      <w:r>
        <w:t xml:space="preserve">Opt out of the default recommended allowlist for stricter security</w:t>
      </w:r>
    </w:p>
    <w:p>
      <w:pPr>
        <w:pStyle w:val="Compact"/>
        <w:numPr>
          <w:ilvl w:val="0"/>
          <w:numId w:val="1156"/>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63">
        <w:r>
          <w:rPr>
            <w:rStyle w:val="Hyperlink"/>
          </w:rPr>
          <w:t xml:space="preserve">Customizing or disabling the firewall for GitHub Copilot coding agent</w:t>
        </w:r>
      </w:hyperlink>
      <w:r>
        <w:t xml:space="preserve">.</w:t>
      </w:r>
    </w:p>
    <w:bookmarkEnd w:id="464"/>
    <w:bookmarkEnd w:id="465"/>
    <w:bookmarkStart w:id="476" w:name="configuring-the-agent-environment"/>
    <w:p>
      <w:pPr>
        <w:pStyle w:val="Heading3"/>
      </w:pPr>
      <w:r>
        <w:t xml:space="preserve">17.4.8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466" w:name="why-configure-the-environment"/>
    <w:p>
      <w:pPr>
        <w:pStyle w:val="Heading4"/>
      </w:pPr>
      <w:r>
        <w:t xml:space="preserve">17.4.8.1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57"/>
        </w:numPr>
      </w:pPr>
      <w:r>
        <w:t xml:space="preserve">Faster agent startup and execution</w:t>
      </w:r>
    </w:p>
    <w:p>
      <w:pPr>
        <w:pStyle w:val="Compact"/>
        <w:numPr>
          <w:ilvl w:val="0"/>
          <w:numId w:val="1157"/>
        </w:numPr>
      </w:pPr>
      <w:r>
        <w:t xml:space="preserve">More reliable builds and tests</w:t>
      </w:r>
    </w:p>
    <w:p>
      <w:pPr>
        <w:pStyle w:val="Compact"/>
        <w:numPr>
          <w:ilvl w:val="0"/>
          <w:numId w:val="1157"/>
        </w:numPr>
      </w:pPr>
      <w:r>
        <w:t xml:space="preserve">Access to private or authenticated dependencies</w:t>
      </w:r>
    </w:p>
    <w:p>
      <w:pPr>
        <w:pStyle w:val="Compact"/>
        <w:numPr>
          <w:ilvl w:val="0"/>
          <w:numId w:val="1157"/>
        </w:numPr>
      </w:pPr>
      <w:r>
        <w:t xml:space="preserve">Consistent development environment across all agent sessions</w:t>
      </w:r>
    </w:p>
    <w:bookmarkEnd w:id="466"/>
    <w:bookmarkStart w:id="467" w:name="file-location-and-structure"/>
    <w:p>
      <w:pPr>
        <w:pStyle w:val="Heading4"/>
      </w:pPr>
      <w:r>
        <w:t xml:space="preserve">17.4.8.2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467"/>
    <w:bookmarkStart w:id="468" w:name="basic-configuration-example"/>
    <w:p>
      <w:pPr>
        <w:pStyle w:val="Heading4"/>
      </w:pPr>
      <w:r>
        <w:t xml:space="preserve">17.4.8.3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468"/>
    <w:bookmarkStart w:id="469" w:name="configurable-options"/>
    <w:p>
      <w:pPr>
        <w:pStyle w:val="Heading4"/>
      </w:pPr>
      <w:r>
        <w:t xml:space="preserve">17.4.8.4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58"/>
        </w:numPr>
      </w:pPr>
      <w:r>
        <w:rPr>
          <w:rStyle w:val="VerbatimChar"/>
        </w:rPr>
        <w:t xml:space="preserve">steps</w:t>
      </w:r>
      <w:r>
        <w:t xml:space="preserve">: Setup commands and actions to run</w:t>
      </w:r>
    </w:p>
    <w:p>
      <w:pPr>
        <w:pStyle w:val="Compact"/>
        <w:numPr>
          <w:ilvl w:val="0"/>
          <w:numId w:val="1158"/>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58"/>
        </w:numPr>
      </w:pPr>
      <w:r>
        <w:rPr>
          <w:rStyle w:val="VerbatimChar"/>
        </w:rPr>
        <w:t xml:space="preserve">runs-on</w:t>
      </w:r>
      <w:r>
        <w:t xml:space="preserve">: Runner type (Ubuntu x64 Linux only)</w:t>
      </w:r>
    </w:p>
    <w:p>
      <w:pPr>
        <w:pStyle w:val="Compact"/>
        <w:numPr>
          <w:ilvl w:val="0"/>
          <w:numId w:val="1158"/>
        </w:numPr>
      </w:pPr>
      <w:r>
        <w:rPr>
          <w:rStyle w:val="VerbatimChar"/>
        </w:rPr>
        <w:t xml:space="preserve">services</w:t>
      </w:r>
      <w:r>
        <w:t xml:space="preserve">: Database or service containers</w:t>
      </w:r>
    </w:p>
    <w:p>
      <w:pPr>
        <w:pStyle w:val="Compact"/>
        <w:numPr>
          <w:ilvl w:val="0"/>
          <w:numId w:val="1158"/>
        </w:numPr>
      </w:pPr>
      <w:r>
        <w:rPr>
          <w:rStyle w:val="VerbatimChar"/>
        </w:rPr>
        <w:t xml:space="preserve">snapshot</w:t>
      </w:r>
      <w:r>
        <w:t xml:space="preserve">: Save environment state</w:t>
      </w:r>
    </w:p>
    <w:p>
      <w:pPr>
        <w:pStyle w:val="Compact"/>
        <w:numPr>
          <w:ilvl w:val="0"/>
          <w:numId w:val="1158"/>
        </w:numPr>
      </w:pPr>
      <w:r>
        <w:rPr>
          <w:rStyle w:val="VerbatimChar"/>
        </w:rPr>
        <w:t xml:space="preserve">timeout-minutes</w:t>
      </w:r>
      <w:r>
        <w:t xml:space="preserve">: Maximum 59 minutes</w:t>
      </w:r>
    </w:p>
    <w:p>
      <w:pPr>
        <w:pStyle w:val="FirstParagraph"/>
      </w:pPr>
      <w:r>
        <w:t xml:space="preserve">All other workflow settings are ignored by Copilot.</w:t>
      </w:r>
    </w:p>
    <w:bookmarkEnd w:id="469"/>
    <w:bookmarkStart w:id="470" w:name="common-setup-tasks"/>
    <w:p>
      <w:pPr>
        <w:pStyle w:val="Heading4"/>
      </w:pPr>
      <w:r>
        <w:t xml:space="preserve">17.4.8.5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470"/>
    <w:bookmarkStart w:id="471" w:name="environment-variables-and-secrets"/>
    <w:p>
      <w:pPr>
        <w:pStyle w:val="Heading4"/>
      </w:pPr>
      <w:r>
        <w:t xml:space="preserve">17.4.8.6 Environment Variables and Secrets</w:t>
      </w:r>
    </w:p>
    <w:p>
      <w:pPr>
        <w:pStyle w:val="FirstParagraph"/>
      </w:pPr>
      <w:r>
        <w:t xml:space="preserve">To set environment variables for Copilot:</w:t>
      </w:r>
    </w:p>
    <w:p>
      <w:pPr>
        <w:pStyle w:val="Compact"/>
        <w:numPr>
          <w:ilvl w:val="0"/>
          <w:numId w:val="1159"/>
        </w:numPr>
      </w:pPr>
      <w:r>
        <w:t xml:space="preserve">Navigate to your repository’s</w:t>
      </w:r>
      <w:r>
        <w:t xml:space="preserve"> </w:t>
      </w:r>
      <w:r>
        <w:rPr>
          <w:b/>
          <w:bCs/>
        </w:rPr>
        <w:t xml:space="preserve">Settings</w:t>
      </w:r>
    </w:p>
    <w:p>
      <w:pPr>
        <w:pStyle w:val="Compact"/>
        <w:numPr>
          <w:ilvl w:val="0"/>
          <w:numId w:val="1159"/>
        </w:numPr>
      </w:pPr>
      <w:r>
        <w:t xml:space="preserve">Go to</w:t>
      </w:r>
      <w:r>
        <w:t xml:space="preserve"> </w:t>
      </w:r>
      <w:r>
        <w:rPr>
          <w:b/>
          <w:bCs/>
        </w:rPr>
        <w:t xml:space="preserve">Environments</w:t>
      </w:r>
    </w:p>
    <w:p>
      <w:pPr>
        <w:pStyle w:val="Compact"/>
        <w:numPr>
          <w:ilvl w:val="0"/>
          <w:numId w:val="1159"/>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59"/>
        </w:numPr>
      </w:pPr>
      <w:r>
        <w:t xml:space="preserve">Add environment variables or secrets as needed</w:t>
      </w:r>
    </w:p>
    <w:p>
      <w:pPr>
        <w:pStyle w:val="FirstParagraph"/>
      </w:pPr>
      <w:r>
        <w:t xml:space="preserve">Use secrets for sensitive values like API keys or passwords.</w:t>
      </w:r>
    </w:p>
    <w:bookmarkEnd w:id="471"/>
    <w:bookmarkStart w:id="472" w:name="testing-your-configuration"/>
    <w:p>
      <w:pPr>
        <w:pStyle w:val="Heading4"/>
      </w:pPr>
      <w:r>
        <w:t xml:space="preserve">17.4.8.7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472"/>
    <w:bookmarkStart w:id="473" w:name="advanced-configuration"/>
    <w:p>
      <w:pPr>
        <w:pStyle w:val="Heading4"/>
      </w:pPr>
      <w:r>
        <w:t xml:space="preserve">17.4.8.8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473"/>
    <w:bookmarkStart w:id="475" w:name="further-reading"/>
    <w:p>
      <w:pPr>
        <w:pStyle w:val="Heading4"/>
      </w:pPr>
      <w:r>
        <w:t xml:space="preserve">17.4.8.9 Further Reading</w:t>
      </w:r>
    </w:p>
    <w:p>
      <w:pPr>
        <w:pStyle w:val="FirstParagraph"/>
      </w:pPr>
      <w:r>
        <w:t xml:space="preserve">For complete details,</w:t>
      </w:r>
      <w:r>
        <w:t xml:space="preserve"> </w:t>
      </w:r>
      <w:r>
        <w:t xml:space="preserve">see</w:t>
      </w:r>
      <w:r>
        <w:t xml:space="preserve"> </w:t>
      </w:r>
      <w:hyperlink r:id="rId474">
        <w:r>
          <w:rPr>
            <w:rStyle w:val="Hyperlink"/>
          </w:rPr>
          <w:t xml:space="preserve">Customizing the development environment for GitHub Copilot coding agent</w:t>
        </w:r>
      </w:hyperlink>
      <w:r>
        <w:t xml:space="preserve">.</w:t>
      </w:r>
    </w:p>
    <w:bookmarkEnd w:id="475"/>
    <w:bookmarkEnd w:id="476"/>
    <w:bookmarkStart w:id="480" w:name="sec-ai-when-to-use"/>
    <w:p>
      <w:pPr>
        <w:pStyle w:val="Heading3"/>
      </w:pPr>
      <w:r>
        <w:t xml:space="preserve">17.4.9 When to use a coding agent</w:t>
      </w:r>
    </w:p>
    <w:p>
      <w:pPr>
        <w:pStyle w:val="FirstParagraph"/>
      </w:pPr>
      <w:r>
        <w:t xml:space="preserve">Coding agent sessions are currently</w:t>
      </w:r>
      <w:r>
        <w:rPr>
          <w:rStyle w:val="FootnoteReference"/>
        </w:rPr>
        <w:footnoteReference w:id="477"/>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78">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79">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480"/>
    <w:bookmarkStart w:id="481" w:name="editing-with-.docx-files"/>
    <w:p>
      <w:pPr>
        <w:pStyle w:val="Heading3"/>
      </w:pPr>
      <w:r>
        <w:t xml:space="preserve">17.4.10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60"/>
        </w:numPr>
      </w:pPr>
      <w:r>
        <w:t xml:space="preserve">Lab members can export Quarto content to Word format for review</w:t>
      </w:r>
    </w:p>
    <w:p>
      <w:pPr>
        <w:pStyle w:val="Compact"/>
        <w:numPr>
          <w:ilvl w:val="0"/>
          <w:numId w:val="1160"/>
        </w:numPr>
      </w:pPr>
      <w:r>
        <w:t xml:space="preserve">Reviewers can make edits, add tracked changes, and insert comments in Word</w:t>
      </w:r>
    </w:p>
    <w:p>
      <w:pPr>
        <w:pStyle w:val="Compact"/>
        <w:numPr>
          <w:ilvl w:val="0"/>
          <w:numId w:val="1160"/>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61"/>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61"/>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61"/>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81"/>
    <w:bookmarkStart w:id="482" w:name="copilot-instructions-for-this-repository"/>
    <w:p>
      <w:pPr>
        <w:pStyle w:val="Heading3"/>
      </w:pPr>
      <w:r>
        <w:t xml:space="preserve">17.4.11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62"/>
        </w:numPr>
      </w:pPr>
      <w:r>
        <w:t xml:space="preserve">Markdown and Quarto formatting rules (e.g., blank lines before lists, line breaks in prose)</w:t>
      </w:r>
    </w:p>
    <w:p>
      <w:pPr>
        <w:pStyle w:val="Compact"/>
        <w:numPr>
          <w:ilvl w:val="0"/>
          <w:numId w:val="1162"/>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62"/>
        </w:numPr>
      </w:pPr>
      <w:r>
        <w:t xml:space="preserve">File organization patterns (e.g., using Quarto includes for modular content)</w:t>
      </w:r>
    </w:p>
    <w:p>
      <w:pPr>
        <w:pStyle w:val="Compact"/>
        <w:numPr>
          <w:ilvl w:val="0"/>
          <w:numId w:val="1162"/>
        </w:numPr>
      </w:pPr>
      <w:r>
        <w:t xml:space="preserve">How to work with DOCX files for hybrid editing workflows</w:t>
      </w:r>
    </w:p>
    <w:p>
      <w:pPr>
        <w:pStyle w:val="Compact"/>
        <w:numPr>
          <w:ilvl w:val="0"/>
          <w:numId w:val="1162"/>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482"/>
    <w:bookmarkEnd w:id="483"/>
    <w:bookmarkEnd w:id="484"/>
    <w:bookmarkStart w:id="494" w:name="checklists"/>
    <w:p>
      <w:pPr>
        <w:pStyle w:val="Heading1"/>
      </w:pPr>
      <w:r>
        <w:t xml:space="preserve">18. Checklists</w:t>
      </w:r>
    </w:p>
    <w:p>
      <w:pPr>
        <w:pStyle w:val="FirstParagraph"/>
      </w:pPr>
      <w:r>
        <w:t xml:space="preserve">Adapted by UCD-SeRG team from</w:t>
      </w:r>
      <w:r>
        <w:t xml:space="preserve"> </w:t>
      </w:r>
      <w:hyperlink r:id="rId485">
        <w:r>
          <w:rPr>
            <w:rStyle w:val="Hyperlink"/>
          </w:rPr>
          <w:t xml:space="preserve">original by Jade Benjamin-Chung</w:t>
        </w:r>
      </w:hyperlink>
    </w:p>
    <w:bookmarkStart w:id="486" w:name="pre-analysis-plan-checklist"/>
    <w:p>
      <w:pPr>
        <w:pStyle w:val="Heading2"/>
      </w:pPr>
      <w:r>
        <w:t xml:space="preserve">18.1 Pre-analysis plan checklist</w:t>
      </w:r>
    </w:p>
    <w:p>
      <w:pPr>
        <w:pStyle w:val="Compact"/>
        <w:numPr>
          <w:ilvl w:val="0"/>
          <w:numId w:val="1163"/>
        </w:numPr>
      </w:pPr>
      <w:r>
        <w:t xml:space="preserve">Brief background on the study (a condensed version of the introduction section of the paper)</w:t>
      </w:r>
    </w:p>
    <w:p>
      <w:pPr>
        <w:pStyle w:val="Compact"/>
        <w:numPr>
          <w:ilvl w:val="0"/>
          <w:numId w:val="1163"/>
        </w:numPr>
      </w:pPr>
      <w:r>
        <w:t xml:space="preserve">Hypotheses / objectives</w:t>
      </w:r>
    </w:p>
    <w:p>
      <w:pPr>
        <w:pStyle w:val="Compact"/>
        <w:numPr>
          <w:ilvl w:val="0"/>
          <w:numId w:val="1163"/>
        </w:numPr>
      </w:pPr>
      <w:r>
        <w:t xml:space="preserve">Study design</w:t>
      </w:r>
    </w:p>
    <w:p>
      <w:pPr>
        <w:pStyle w:val="Compact"/>
        <w:numPr>
          <w:ilvl w:val="0"/>
          <w:numId w:val="1163"/>
        </w:numPr>
      </w:pPr>
      <w:r>
        <w:t xml:space="preserve">Description of data</w:t>
      </w:r>
    </w:p>
    <w:p>
      <w:pPr>
        <w:pStyle w:val="Compact"/>
        <w:numPr>
          <w:ilvl w:val="0"/>
          <w:numId w:val="1163"/>
        </w:numPr>
      </w:pPr>
      <w:r>
        <w:t xml:space="preserve">Definition of outcomes</w:t>
      </w:r>
    </w:p>
    <w:p>
      <w:pPr>
        <w:pStyle w:val="Compact"/>
        <w:numPr>
          <w:ilvl w:val="0"/>
          <w:numId w:val="1163"/>
        </w:numPr>
      </w:pPr>
      <w:r>
        <w:t xml:space="preserve">Definition of interventions / exposures</w:t>
      </w:r>
    </w:p>
    <w:p>
      <w:pPr>
        <w:pStyle w:val="Compact"/>
        <w:numPr>
          <w:ilvl w:val="0"/>
          <w:numId w:val="1163"/>
        </w:numPr>
      </w:pPr>
      <w:r>
        <w:t xml:space="preserve">Definition of covariates</w:t>
      </w:r>
    </w:p>
    <w:p>
      <w:pPr>
        <w:pStyle w:val="Compact"/>
        <w:numPr>
          <w:ilvl w:val="0"/>
          <w:numId w:val="1163"/>
        </w:numPr>
      </w:pPr>
      <w:r>
        <w:t xml:space="preserve">Statistical power calculation</w:t>
      </w:r>
    </w:p>
    <w:p>
      <w:pPr>
        <w:pStyle w:val="Compact"/>
        <w:numPr>
          <w:ilvl w:val="0"/>
          <w:numId w:val="1163"/>
        </w:numPr>
      </w:pPr>
      <w:r>
        <w:t xml:space="preserve">Statistical model description</w:t>
      </w:r>
    </w:p>
    <w:p>
      <w:pPr>
        <w:pStyle w:val="Compact"/>
        <w:numPr>
          <w:ilvl w:val="0"/>
          <w:numId w:val="1163"/>
        </w:numPr>
      </w:pPr>
      <w:r>
        <w:t xml:space="preserve">Covariate selection / screening</w:t>
      </w:r>
    </w:p>
    <w:p>
      <w:pPr>
        <w:pStyle w:val="Compact"/>
        <w:numPr>
          <w:ilvl w:val="0"/>
          <w:numId w:val="1163"/>
        </w:numPr>
      </w:pPr>
      <w:r>
        <w:t xml:space="preserve">Standard error estimation method</w:t>
      </w:r>
    </w:p>
    <w:p>
      <w:pPr>
        <w:pStyle w:val="Compact"/>
        <w:numPr>
          <w:ilvl w:val="0"/>
          <w:numId w:val="1163"/>
        </w:numPr>
      </w:pPr>
      <w:r>
        <w:t xml:space="preserve">Missing data analysis</w:t>
      </w:r>
    </w:p>
    <w:p>
      <w:pPr>
        <w:pStyle w:val="Compact"/>
        <w:numPr>
          <w:ilvl w:val="0"/>
          <w:numId w:val="1163"/>
        </w:numPr>
      </w:pPr>
      <w:r>
        <w:t xml:space="preserve">Assessment of effect modification / subgroup analyses</w:t>
      </w:r>
    </w:p>
    <w:p>
      <w:pPr>
        <w:pStyle w:val="Compact"/>
        <w:numPr>
          <w:ilvl w:val="0"/>
          <w:numId w:val="1163"/>
        </w:numPr>
      </w:pPr>
      <w:r>
        <w:t xml:space="preserve">Sensitivity analyses</w:t>
      </w:r>
    </w:p>
    <w:p>
      <w:pPr>
        <w:pStyle w:val="Compact"/>
        <w:numPr>
          <w:ilvl w:val="0"/>
          <w:numId w:val="1163"/>
        </w:numPr>
      </w:pPr>
      <w:r>
        <w:t xml:space="preserve">Negative control analyses</w:t>
      </w:r>
    </w:p>
    <w:bookmarkEnd w:id="486"/>
    <w:bookmarkStart w:id="488" w:name="code-checklist"/>
    <w:p>
      <w:pPr>
        <w:pStyle w:val="Heading2"/>
      </w:pPr>
      <w:r>
        <w:t xml:space="preserve">18.2 Code checklist</w:t>
      </w:r>
    </w:p>
    <w:p>
      <w:pPr>
        <w:pStyle w:val="Compact"/>
        <w:numPr>
          <w:ilvl w:val="0"/>
          <w:numId w:val="1164"/>
        </w:numPr>
      </w:pPr>
      <w:r>
        <w:t xml:space="preserve">Does the script run without errors?</w:t>
      </w:r>
    </w:p>
    <w:p>
      <w:pPr>
        <w:pStyle w:val="Compact"/>
        <w:numPr>
          <w:ilvl w:val="0"/>
          <w:numId w:val="1164"/>
        </w:numPr>
      </w:pPr>
      <w:r>
        <w:t xml:space="preserve">Is code self-contained within repo and/or associated Box folder?</w:t>
      </w:r>
    </w:p>
    <w:p>
      <w:pPr>
        <w:pStyle w:val="Compact"/>
        <w:numPr>
          <w:ilvl w:val="0"/>
          <w:numId w:val="1164"/>
        </w:numPr>
      </w:pPr>
      <w:r>
        <w:t xml:space="preserve">Is all commented out code / remarks removed?</w:t>
      </w:r>
    </w:p>
    <w:p>
      <w:pPr>
        <w:pStyle w:val="Compact"/>
        <w:numPr>
          <w:ilvl w:val="0"/>
          <w:numId w:val="1164"/>
        </w:numPr>
      </w:pPr>
      <w:r>
        <w:t xml:space="preserve">Does the header accurately describe the process completed in the script?</w:t>
      </w:r>
    </w:p>
    <w:p>
      <w:pPr>
        <w:pStyle w:val="Compact"/>
        <w:numPr>
          <w:ilvl w:val="0"/>
          <w:numId w:val="1164"/>
        </w:numPr>
      </w:pPr>
      <w:r>
        <w:t xml:space="preserve">Is the script pushed to its github repository?</w:t>
      </w:r>
    </w:p>
    <w:p>
      <w:pPr>
        <w:pStyle w:val="Compact"/>
        <w:numPr>
          <w:ilvl w:val="0"/>
          <w:numId w:val="1164"/>
        </w:numPr>
      </w:pPr>
      <w:r>
        <w:t xml:space="preserve">Does the code adhere to the</w:t>
      </w:r>
      <w:r>
        <w:t xml:space="preserve"> </w:t>
      </w:r>
      <w:hyperlink r:id="rId487">
        <w:r>
          <w:rPr>
            <w:rStyle w:val="Hyperlink"/>
          </w:rPr>
          <w:t xml:space="preserve">coding style guide</w:t>
        </w:r>
      </w:hyperlink>
      <w:r>
        <w:t xml:space="preserve">?</w:t>
      </w:r>
    </w:p>
    <w:p>
      <w:pPr>
        <w:pStyle w:val="Compact"/>
        <w:numPr>
          <w:ilvl w:val="0"/>
          <w:numId w:val="1164"/>
        </w:numPr>
      </w:pPr>
      <w:r>
        <w:t xml:space="preserve">Are all warnings ignorable? Should any warnings be intentionally suppressed or addressed?</w:t>
      </w:r>
    </w:p>
    <w:bookmarkEnd w:id="488"/>
    <w:bookmarkStart w:id="490"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65"/>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65"/>
        </w:numPr>
      </w:pPr>
      <w:r>
        <w:t xml:space="preserve">Are the study results within the manuscript replicable (i.e., if you rerun the code in the study’s repository, the tables and figures will be exactly replicated?)</w:t>
      </w:r>
    </w:p>
    <w:p>
      <w:pPr>
        <w:pStyle w:val="Compact"/>
        <w:numPr>
          <w:ilvl w:val="0"/>
          <w:numId w:val="1165"/>
        </w:numPr>
      </w:pPr>
      <w:r>
        <w:t xml:space="preserve">Is a target journal selected?</w:t>
      </w:r>
    </w:p>
    <w:p>
      <w:pPr>
        <w:pStyle w:val="Compact"/>
        <w:numPr>
          <w:ilvl w:val="0"/>
          <w:numId w:val="1165"/>
        </w:numPr>
      </w:pPr>
      <w:r>
        <w:t xml:space="preserve">Is the title declarative, in other words, does it state the object/findings rather than suggest them?</w:t>
      </w:r>
    </w:p>
    <w:p>
      <w:pPr>
        <w:pStyle w:val="Compact"/>
        <w:numPr>
          <w:ilvl w:val="0"/>
          <w:numId w:val="1165"/>
        </w:numPr>
      </w:pPr>
      <w:r>
        <w:t xml:space="preserve">Is the word count of the manuscript close to the target journal’s allowance?</w:t>
      </w:r>
    </w:p>
    <w:p>
      <w:pPr>
        <w:pStyle w:val="Compact"/>
        <w:numPr>
          <w:ilvl w:val="0"/>
          <w:numId w:val="1165"/>
        </w:numPr>
      </w:pPr>
      <w:r>
        <w:t xml:space="preserve">Does the manuscript adhere to the formatting guide of the target journal?</w:t>
      </w:r>
    </w:p>
    <w:p>
      <w:pPr>
        <w:pStyle w:val="Compact"/>
        <w:numPr>
          <w:ilvl w:val="0"/>
          <w:numId w:val="1165"/>
        </w:numPr>
      </w:pPr>
      <w:r>
        <w:t xml:space="preserve">Does the manuscript use a consistent voice (passive or active – usually active is preferred … pun intended)?</w:t>
      </w:r>
    </w:p>
    <w:p>
      <w:pPr>
        <w:pStyle w:val="Compact"/>
        <w:numPr>
          <w:ilvl w:val="0"/>
          <w:numId w:val="1165"/>
        </w:numPr>
      </w:pPr>
      <w:r>
        <w:t xml:space="preserve">Is each figure and table (including supplementary material) referenced in the main text?</w:t>
      </w:r>
    </w:p>
    <w:p>
      <w:pPr>
        <w:pStyle w:val="Compact"/>
        <w:numPr>
          <w:ilvl w:val="0"/>
          <w:numId w:val="1165"/>
        </w:numPr>
      </w:pPr>
      <w:r>
        <w:t xml:space="preserve">Is there a caption for each figure and table (including supplementary material)?</w:t>
      </w:r>
    </w:p>
    <w:p>
      <w:pPr>
        <w:pStyle w:val="Compact"/>
        <w:numPr>
          <w:ilvl w:val="0"/>
          <w:numId w:val="1165"/>
        </w:numPr>
      </w:pPr>
      <w:r>
        <w:t xml:space="preserve">Are tables/figures and supplementary material numbered in accordance with their appearance in the main text?</w:t>
      </w:r>
    </w:p>
    <w:p>
      <w:pPr>
        <w:pStyle w:val="Compact"/>
        <w:numPr>
          <w:ilvl w:val="0"/>
          <w:numId w:val="1165"/>
        </w:numPr>
      </w:pPr>
      <w:r>
        <w:t xml:space="preserve">Does the text use past tense if it is reporting research findings or future tense if it is a study protocol?</w:t>
      </w:r>
    </w:p>
    <w:p>
      <w:pPr>
        <w:pStyle w:val="Compact"/>
        <w:numPr>
          <w:ilvl w:val="0"/>
          <w:numId w:val="1165"/>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65"/>
        </w:numPr>
      </w:pPr>
      <w:r>
        <w:t xml:space="preserve">Does the text use minimal abbreviations, and are all abbreviations defined at first use?</w:t>
      </w:r>
    </w:p>
    <w:p>
      <w:pPr>
        <w:pStyle w:val="Compact"/>
        <w:numPr>
          <w:ilvl w:val="0"/>
          <w:numId w:val="1165"/>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65"/>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65"/>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89">
        <w:r>
          <w:rPr>
            <w:rStyle w:val="Hyperlink"/>
          </w:rPr>
          <w:t xml:space="preserve">here</w:t>
        </w:r>
      </w:hyperlink>
      <w:r>
        <w:t xml:space="preserve">)</w:t>
      </w:r>
    </w:p>
    <w:p>
      <w:pPr>
        <w:pStyle w:val="Compact"/>
        <w:numPr>
          <w:ilvl w:val="0"/>
          <w:numId w:val="1165"/>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90"/>
    <w:bookmarkStart w:id="493" w:name="figure-checklist"/>
    <w:p>
      <w:pPr>
        <w:pStyle w:val="Heading2"/>
      </w:pPr>
      <w:r>
        <w:t xml:space="preserve">18.4 Figure checklist</w:t>
      </w:r>
    </w:p>
    <w:p>
      <w:pPr>
        <w:pStyle w:val="Compact"/>
        <w:numPr>
          <w:ilvl w:val="0"/>
          <w:numId w:val="1166"/>
        </w:numPr>
      </w:pPr>
      <w:r>
        <w:t xml:space="preserve">Are the x-axis and y-axis labeled?</w:t>
      </w:r>
    </w:p>
    <w:p>
      <w:pPr>
        <w:pStyle w:val="Compact"/>
        <w:numPr>
          <w:ilvl w:val="0"/>
          <w:numId w:val="1166"/>
        </w:numPr>
      </w:pPr>
      <w:r>
        <w:t xml:space="preserve">If the figure includes panels, is each panel labeled?</w:t>
      </w:r>
    </w:p>
    <w:p>
      <w:pPr>
        <w:pStyle w:val="Compact"/>
        <w:numPr>
          <w:ilvl w:val="0"/>
          <w:numId w:val="1166"/>
        </w:numPr>
      </w:pPr>
      <w:r>
        <w:t xml:space="preserve">Are there sufficient numerical / text labels and breaks on the x-axis and y-axis?</w:t>
      </w:r>
    </w:p>
    <w:p>
      <w:pPr>
        <w:pStyle w:val="Compact"/>
        <w:numPr>
          <w:ilvl w:val="0"/>
          <w:numId w:val="1166"/>
        </w:numPr>
      </w:pPr>
      <w:r>
        <w:t xml:space="preserve">Is the font size appropriate (i.e., large enough to read, not so large that it distracts from the data presented in the figure?)</w:t>
      </w:r>
    </w:p>
    <w:p>
      <w:pPr>
        <w:pStyle w:val="Compact"/>
        <w:numPr>
          <w:ilvl w:val="0"/>
          <w:numId w:val="1166"/>
        </w:numPr>
      </w:pPr>
      <w:r>
        <w:t xml:space="preserve">Are the colors used colorblind friendly? See a colorblind-friendly palette</w:t>
      </w:r>
      <w:r>
        <w:t xml:space="preserve"> </w:t>
      </w:r>
      <w:hyperlink r:id="rId491">
        <w:r>
          <w:rPr>
            <w:rStyle w:val="Hyperlink"/>
          </w:rPr>
          <w:t xml:space="preserve">here</w:t>
        </w:r>
      </w:hyperlink>
      <w:r>
        <w:t xml:space="preserve">, a neat palette generator with colorblind options</w:t>
      </w:r>
      <w:r>
        <w:t xml:space="preserve"> </w:t>
      </w:r>
      <w:hyperlink r:id="rId492">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66"/>
        </w:numPr>
      </w:pPr>
      <w:r>
        <w:t xml:space="preserve">Are colors/shapes/line types defined in a legend?</w:t>
      </w:r>
    </w:p>
    <w:p>
      <w:pPr>
        <w:pStyle w:val="Compact"/>
        <w:numPr>
          <w:ilvl w:val="0"/>
          <w:numId w:val="1166"/>
        </w:numPr>
      </w:pPr>
      <w:r>
        <w:t xml:space="preserve">Are the legends and other labels easy to understand with minimal abbreviations?</w:t>
      </w:r>
    </w:p>
    <w:p>
      <w:pPr>
        <w:pStyle w:val="Compact"/>
        <w:numPr>
          <w:ilvl w:val="0"/>
          <w:numId w:val="1166"/>
        </w:numPr>
      </w:pPr>
      <w:r>
        <w:t xml:space="preserve">If there is overplotting, is transparency used to show overlapping data?</w:t>
      </w:r>
    </w:p>
    <w:p>
      <w:pPr>
        <w:pStyle w:val="Compact"/>
        <w:numPr>
          <w:ilvl w:val="0"/>
          <w:numId w:val="1166"/>
        </w:numPr>
      </w:pPr>
      <w:r>
        <w:t xml:space="preserve">Are 95% confidence intervals or other measures of precision shown, if applicable?</w:t>
      </w:r>
    </w:p>
    <w:p>
      <w:r>
        <w:br w:type="page"/>
      </w:r>
    </w:p>
    <w:bookmarkEnd w:id="493"/>
    <w:bookmarkEnd w:id="494"/>
    <w:bookmarkStart w:id="525" w:name="resources-2"/>
    <w:p>
      <w:pPr>
        <w:pStyle w:val="Heading1"/>
      </w:pPr>
      <w:r>
        <w:t xml:space="preserve">19. Resources</w:t>
      </w:r>
    </w:p>
    <w:p>
      <w:pPr>
        <w:pStyle w:val="FirstParagraph"/>
      </w:pPr>
      <w:r>
        <w:t xml:space="preserve">Adapted by UCD-SeRG team from</w:t>
      </w:r>
      <w:r>
        <w:t xml:space="preserve"> </w:t>
      </w:r>
      <w:hyperlink r:id="rId495">
        <w:r>
          <w:rPr>
            <w:rStyle w:val="Hyperlink"/>
          </w:rPr>
          <w:t xml:space="preserve">original by Jade Benjamin-Chung and Kunal Mishra</w:t>
        </w:r>
      </w:hyperlink>
    </w:p>
    <w:bookmarkStart w:id="506" w:name="resources-for-r"/>
    <w:p>
      <w:pPr>
        <w:pStyle w:val="Heading2"/>
      </w:pPr>
      <w:r>
        <w:t xml:space="preserve">19.1 Resources for R</w:t>
      </w:r>
    </w:p>
    <w:bookmarkStart w:id="497" w:name="books-and-comprehensive-guides"/>
    <w:p>
      <w:pPr>
        <w:pStyle w:val="Heading3"/>
      </w:pPr>
      <w:r>
        <w:t xml:space="preserve">19.1.1 Books and Comprehensive Guides</w:t>
      </w:r>
    </w:p>
    <w:p>
      <w:pPr>
        <w:pStyle w:val="Compact"/>
        <w:numPr>
          <w:ilvl w:val="0"/>
          <w:numId w:val="1167"/>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67"/>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67"/>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6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67"/>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67"/>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67"/>
        </w:numPr>
      </w:pPr>
      <w:hyperlink r:id="rId496">
        <w:r>
          <w:rPr>
            <w:rStyle w:val="Hyperlink"/>
          </w:rPr>
          <w:t xml:space="preserve">Jade’s R-for-epi course</w:t>
        </w:r>
      </w:hyperlink>
    </w:p>
    <w:bookmarkEnd w:id="497"/>
    <w:bookmarkStart w:id="502" w:name="cheat-sheets"/>
    <w:p>
      <w:pPr>
        <w:pStyle w:val="Heading3"/>
      </w:pPr>
      <w:r>
        <w:t xml:space="preserve">19.1.2 Cheat Sheets</w:t>
      </w:r>
    </w:p>
    <w:p>
      <w:pPr>
        <w:pStyle w:val="Compact"/>
        <w:numPr>
          <w:ilvl w:val="0"/>
          <w:numId w:val="1168"/>
        </w:numPr>
      </w:pPr>
      <w:hyperlink r:id="rId498">
        <w:r>
          <w:rPr>
            <w:rStyle w:val="Hyperlink"/>
          </w:rPr>
          <w:t xml:space="preserve">dplyr and tidyr cheat sheet</w:t>
        </w:r>
      </w:hyperlink>
    </w:p>
    <w:p>
      <w:pPr>
        <w:pStyle w:val="Compact"/>
        <w:numPr>
          <w:ilvl w:val="0"/>
          <w:numId w:val="1168"/>
        </w:numPr>
      </w:pPr>
      <w:hyperlink r:id="rId499">
        <w:r>
          <w:rPr>
            <w:rStyle w:val="Hyperlink"/>
          </w:rPr>
          <w:t xml:space="preserve">ggplot cheat sheet</w:t>
        </w:r>
      </w:hyperlink>
    </w:p>
    <w:p>
      <w:pPr>
        <w:pStyle w:val="Compact"/>
        <w:numPr>
          <w:ilvl w:val="0"/>
          <w:numId w:val="1168"/>
        </w:numPr>
      </w:pPr>
      <w:hyperlink r:id="rId500">
        <w:r>
          <w:rPr>
            <w:rStyle w:val="Hyperlink"/>
          </w:rPr>
          <w:t xml:space="preserve">data table cheat sheet</w:t>
        </w:r>
      </w:hyperlink>
    </w:p>
    <w:p>
      <w:pPr>
        <w:pStyle w:val="Compact"/>
        <w:numPr>
          <w:ilvl w:val="0"/>
          <w:numId w:val="1168"/>
        </w:numPr>
      </w:pPr>
      <w:hyperlink r:id="rId501">
        <w:r>
          <w:rPr>
            <w:rStyle w:val="Hyperlink"/>
          </w:rPr>
          <w:t xml:space="preserve">RMarkdown cheat sheet</w:t>
        </w:r>
      </w:hyperlink>
    </w:p>
    <w:bookmarkEnd w:id="502"/>
    <w:bookmarkStart w:id="504" w:name="style-and-best-practices"/>
    <w:p>
      <w:pPr>
        <w:pStyle w:val="Heading3"/>
      </w:pPr>
      <w:r>
        <w:t xml:space="preserve">19.1.3 Style and Best Practices</w:t>
      </w:r>
    </w:p>
    <w:p>
      <w:pPr>
        <w:pStyle w:val="Compact"/>
        <w:numPr>
          <w:ilvl w:val="0"/>
          <w:numId w:val="1169"/>
        </w:numPr>
      </w:pPr>
      <w:hyperlink r:id="rId503">
        <w:r>
          <w:rPr>
            <w:rStyle w:val="Hyperlink"/>
          </w:rPr>
          <w:t xml:space="preserve">Hadley Wickham’s R Style Guide</w:t>
        </w:r>
      </w:hyperlink>
    </w:p>
    <w:bookmarkEnd w:id="504"/>
    <w:bookmarkStart w:id="505" w:name="tidy-evaluation-resources"/>
    <w:p>
      <w:pPr>
        <w:pStyle w:val="Heading3"/>
      </w:pPr>
      <w:r>
        <w:t xml:space="preserve">19.1.4 Tidy Evaluation Resources</w:t>
      </w:r>
    </w:p>
    <w:p>
      <w:pPr>
        <w:pStyle w:val="Compact"/>
        <w:numPr>
          <w:ilvl w:val="0"/>
          <w:numId w:val="1170"/>
        </w:numPr>
      </w:pPr>
      <w:hyperlink r:id="rId168">
        <w:r>
          <w:rPr>
            <w:rStyle w:val="Hyperlink"/>
          </w:rPr>
          <w:t xml:space="preserve">Tidy Eval in 5 Minutes</w:t>
        </w:r>
      </w:hyperlink>
      <w:r>
        <w:t xml:space="preserve"> </w:t>
      </w:r>
      <w:r>
        <w:t xml:space="preserve">(video)</w:t>
      </w:r>
    </w:p>
    <w:p>
      <w:pPr>
        <w:pStyle w:val="Compact"/>
        <w:numPr>
          <w:ilvl w:val="0"/>
          <w:numId w:val="1170"/>
        </w:numPr>
      </w:pPr>
      <w:hyperlink r:id="rId169">
        <w:r>
          <w:rPr>
            <w:rStyle w:val="Hyperlink"/>
          </w:rPr>
          <w:t xml:space="preserve">Tidy Evaluation</w:t>
        </w:r>
      </w:hyperlink>
      <w:r>
        <w:t xml:space="preserve"> </w:t>
      </w:r>
      <w:r>
        <w:t xml:space="preserve">(e-book)</w:t>
      </w:r>
    </w:p>
    <w:p>
      <w:pPr>
        <w:pStyle w:val="Compact"/>
        <w:numPr>
          <w:ilvl w:val="0"/>
          <w:numId w:val="1170"/>
        </w:numPr>
      </w:pPr>
      <w:hyperlink r:id="rId171">
        <w:r>
          <w:rPr>
            <w:rStyle w:val="Hyperlink"/>
          </w:rPr>
          <w:t xml:space="preserve">Data Frame Columns as Arguments to Dplyr Functions</w:t>
        </w:r>
      </w:hyperlink>
      <w:r>
        <w:t xml:space="preserve"> </w:t>
      </w:r>
      <w:r>
        <w:t xml:space="preserve">(blog)</w:t>
      </w:r>
    </w:p>
    <w:p>
      <w:pPr>
        <w:pStyle w:val="Compact"/>
        <w:numPr>
          <w:ilvl w:val="0"/>
          <w:numId w:val="1170"/>
        </w:numPr>
      </w:pPr>
      <w:hyperlink r:id="rId172">
        <w:r>
          <w:rPr>
            <w:rStyle w:val="Hyperlink"/>
          </w:rPr>
          <w:t xml:space="preserve">Standard Evaluation for *_join</w:t>
        </w:r>
      </w:hyperlink>
      <w:r>
        <w:t xml:space="preserve"> </w:t>
      </w:r>
      <w:r>
        <w:t xml:space="preserve">(stackoverflow)</w:t>
      </w:r>
    </w:p>
    <w:p>
      <w:pPr>
        <w:pStyle w:val="Compact"/>
        <w:numPr>
          <w:ilvl w:val="0"/>
          <w:numId w:val="1170"/>
        </w:numPr>
      </w:pPr>
      <w:hyperlink r:id="rId169">
        <w:r>
          <w:rPr>
            <w:rStyle w:val="Hyperlink"/>
          </w:rPr>
          <w:t xml:space="preserve">Programming with dplyr</w:t>
        </w:r>
      </w:hyperlink>
      <w:r>
        <w:t xml:space="preserve"> </w:t>
      </w:r>
      <w:r>
        <w:t xml:space="preserve">(package vignette)</w:t>
      </w:r>
    </w:p>
    <w:bookmarkEnd w:id="505"/>
    <w:bookmarkEnd w:id="506"/>
    <w:bookmarkStart w:id="508" w:name="resources-for-git-github"/>
    <w:p>
      <w:pPr>
        <w:pStyle w:val="Heading2"/>
      </w:pPr>
      <w:r>
        <w:t xml:space="preserve">19.2 Resources for Git &amp; Github</w:t>
      </w:r>
    </w:p>
    <w:p>
      <w:pPr>
        <w:pStyle w:val="Compact"/>
        <w:numPr>
          <w:ilvl w:val="0"/>
          <w:numId w:val="1171"/>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71"/>
        </w:numPr>
      </w:pPr>
      <w:hyperlink r:id="rId507">
        <w:r>
          <w:rPr>
            <w:rStyle w:val="Hyperlink"/>
          </w:rPr>
          <w:t xml:space="preserve">GitHub Skills: Introduction to GitHub</w:t>
        </w:r>
      </w:hyperlink>
    </w:p>
    <w:bookmarkEnd w:id="508"/>
    <w:bookmarkStart w:id="509" w:name="scientific-figures"/>
    <w:p>
      <w:pPr>
        <w:pStyle w:val="Heading2"/>
      </w:pPr>
      <w:r>
        <w:t xml:space="preserve">19.3 Scientific figures</w:t>
      </w:r>
    </w:p>
    <w:p>
      <w:pPr>
        <w:pStyle w:val="Compact"/>
        <w:numPr>
          <w:ilvl w:val="0"/>
          <w:numId w:val="1172"/>
        </w:numPr>
      </w:pPr>
      <w:r>
        <w:t xml:space="preserve">Ten Simple Rules for Better Figures</w:t>
      </w:r>
      <w:r>
        <w:t xml:space="preserve"> </w:t>
      </w:r>
      <w:r>
        <w:t xml:space="preserve">(Rougier, Droettboom, and Bourne 2014)</w:t>
      </w:r>
    </w:p>
    <w:bookmarkEnd w:id="509"/>
    <w:bookmarkStart w:id="512" w:name="writing"/>
    <w:p>
      <w:pPr>
        <w:pStyle w:val="Heading2"/>
      </w:pPr>
      <w:r>
        <w:t xml:space="preserve">19.4 Writing</w:t>
      </w:r>
    </w:p>
    <w:p>
      <w:pPr>
        <w:pStyle w:val="Compact"/>
        <w:numPr>
          <w:ilvl w:val="0"/>
          <w:numId w:val="1173"/>
        </w:numPr>
      </w:pPr>
      <w:r>
        <w:t xml:space="preserve">Unpacking the Scientific Toolbox</w:t>
      </w:r>
      <w:r>
        <w:t xml:space="preserve"> </w:t>
      </w:r>
      <w:r>
        <w:t xml:space="preserve">(Silbiger and Stubler 2019)</w:t>
      </w:r>
    </w:p>
    <w:p>
      <w:pPr>
        <w:pStyle w:val="Compact"/>
        <w:numPr>
          <w:ilvl w:val="0"/>
          <w:numId w:val="1173"/>
        </w:numPr>
      </w:pPr>
      <w:r>
        <w:t xml:space="preserve">ICMJE Definition of authorship</w:t>
      </w:r>
      <w:r>
        <w:t xml:space="preserve"> </w:t>
      </w:r>
      <w:r>
        <w:t xml:space="preserve">(International Committee of Medical Journal Editors, n.d.)</w:t>
      </w:r>
    </w:p>
    <w:p>
      <w:pPr>
        <w:pStyle w:val="Compact"/>
        <w:numPr>
          <w:ilvl w:val="0"/>
          <w:numId w:val="1173"/>
        </w:numPr>
      </w:pPr>
      <w:r>
        <w:t xml:space="preserve">Computational science: …why scientific programming does not compute</w:t>
      </w:r>
      <w:r>
        <w:t xml:space="preserve"> </w:t>
      </w:r>
      <w:r>
        <w:t xml:space="preserve">(Merali and Giles 2010)</w:t>
      </w:r>
    </w:p>
    <w:p>
      <w:pPr>
        <w:pStyle w:val="Compact"/>
        <w:numPr>
          <w:ilvl w:val="0"/>
          <w:numId w:val="1173"/>
        </w:numPr>
      </w:pPr>
      <w:hyperlink r:id="rId510">
        <w:r>
          <w:rPr>
            <w:rStyle w:val="Hyperlink"/>
          </w:rPr>
          <w:t xml:space="preserve">The Pathway to Publishing: A Guide to Quantitative Writing in the Health Sciences</w:t>
        </w:r>
      </w:hyperlink>
    </w:p>
    <w:p>
      <w:pPr>
        <w:pStyle w:val="Compact"/>
        <w:numPr>
          <w:ilvl w:val="0"/>
          <w:numId w:val="1173"/>
        </w:numPr>
      </w:pPr>
      <w:hyperlink r:id="rId511">
        <w:r>
          <w:rPr>
            <w:rStyle w:val="Hyperlink"/>
          </w:rPr>
          <w:t xml:space="preserve">Secret, actionable writing tips</w:t>
        </w:r>
      </w:hyperlink>
    </w:p>
    <w:bookmarkEnd w:id="512"/>
    <w:bookmarkStart w:id="516" w:name="presentations"/>
    <w:p>
      <w:pPr>
        <w:pStyle w:val="Heading2"/>
      </w:pPr>
      <w:r>
        <w:t xml:space="preserve">19.5 Presentations</w:t>
      </w:r>
    </w:p>
    <w:p>
      <w:pPr>
        <w:pStyle w:val="Compact"/>
        <w:numPr>
          <w:ilvl w:val="0"/>
          <w:numId w:val="1174"/>
        </w:numPr>
      </w:pPr>
      <w:r>
        <w:t xml:space="preserve">How to tell a compelling story in scientific presentations</w:t>
      </w:r>
      <w:r>
        <w:t xml:space="preserve"> </w:t>
      </w:r>
      <w:r>
        <w:t xml:space="preserve">(Van Noorden 2021)</w:t>
      </w:r>
    </w:p>
    <w:p>
      <w:pPr>
        <w:pStyle w:val="Compact"/>
        <w:numPr>
          <w:ilvl w:val="0"/>
          <w:numId w:val="1174"/>
        </w:numPr>
      </w:pPr>
      <w:hyperlink r:id="rId513">
        <w:r>
          <w:rPr>
            <w:rStyle w:val="Hyperlink"/>
          </w:rPr>
          <w:t xml:space="preserve">How to give a killer narratively-driven scientific talk</w:t>
        </w:r>
      </w:hyperlink>
    </w:p>
    <w:p>
      <w:pPr>
        <w:pStyle w:val="Compact"/>
        <w:numPr>
          <w:ilvl w:val="0"/>
          <w:numId w:val="1174"/>
        </w:numPr>
      </w:pPr>
      <w:hyperlink r:id="rId514">
        <w:r>
          <w:rPr>
            <w:rStyle w:val="Hyperlink"/>
          </w:rPr>
          <w:t xml:space="preserve">How to make a better poster</w:t>
        </w:r>
      </w:hyperlink>
    </w:p>
    <w:p>
      <w:pPr>
        <w:pStyle w:val="Compact"/>
        <w:numPr>
          <w:ilvl w:val="0"/>
          <w:numId w:val="1174"/>
        </w:numPr>
      </w:pPr>
      <w:hyperlink r:id="rId515">
        <w:r>
          <w:rPr>
            <w:rStyle w:val="Hyperlink"/>
          </w:rPr>
          <w:t xml:space="preserve">How to make an even better poster</w:t>
        </w:r>
      </w:hyperlink>
    </w:p>
    <w:bookmarkEnd w:id="516"/>
    <w:bookmarkStart w:id="518" w:name="professional-advice"/>
    <w:p>
      <w:pPr>
        <w:pStyle w:val="Heading2"/>
      </w:pPr>
      <w:r>
        <w:t xml:space="preserve">19.6 Professional advice</w:t>
      </w:r>
    </w:p>
    <w:p>
      <w:pPr>
        <w:pStyle w:val="Compact"/>
        <w:numPr>
          <w:ilvl w:val="0"/>
          <w:numId w:val="1175"/>
        </w:numPr>
      </w:pPr>
      <w:hyperlink r:id="rId517">
        <w:r>
          <w:rPr>
            <w:rStyle w:val="Hyperlink"/>
          </w:rPr>
          <w:t xml:space="preserve">Professional advice, especially for your first job</w:t>
        </w:r>
      </w:hyperlink>
    </w:p>
    <w:bookmarkEnd w:id="518"/>
    <w:bookmarkStart w:id="521" w:name="funding"/>
    <w:p>
      <w:pPr>
        <w:pStyle w:val="Heading2"/>
      </w:pPr>
      <w:r>
        <w:t xml:space="preserve">19.7 Funding</w:t>
      </w:r>
    </w:p>
    <w:p>
      <w:pPr>
        <w:pStyle w:val="Compact"/>
        <w:numPr>
          <w:ilvl w:val="0"/>
          <w:numId w:val="1176"/>
        </w:numPr>
      </w:pPr>
      <w:hyperlink r:id="rId519">
        <w:r>
          <w:rPr>
            <w:rStyle w:val="Hyperlink"/>
          </w:rPr>
          <w:t xml:space="preserve">Building Your Funding Train</w:t>
        </w:r>
      </w:hyperlink>
    </w:p>
    <w:p>
      <w:pPr>
        <w:pStyle w:val="Compact"/>
        <w:numPr>
          <w:ilvl w:val="0"/>
          <w:numId w:val="1176"/>
        </w:numPr>
      </w:pPr>
      <w:hyperlink r:id="rId520">
        <w:r>
          <w:rPr>
            <w:rStyle w:val="Hyperlink"/>
          </w:rPr>
          <w:t xml:space="preserve">NIH Grant Writing Resources</w:t>
        </w:r>
      </w:hyperlink>
    </w:p>
    <w:bookmarkEnd w:id="521"/>
    <w:bookmarkStart w:id="524" w:name="ethics-and-global-health-research"/>
    <w:p>
      <w:pPr>
        <w:pStyle w:val="Heading2"/>
      </w:pPr>
      <w:r>
        <w:t xml:space="preserve">19.8 Ethics and global health research</w:t>
      </w:r>
    </w:p>
    <w:p>
      <w:pPr>
        <w:pStyle w:val="Compact"/>
        <w:numPr>
          <w:ilvl w:val="0"/>
          <w:numId w:val="1177"/>
        </w:numPr>
      </w:pPr>
      <w:hyperlink r:id="rId522">
        <w:r>
          <w:rPr>
            <w:rStyle w:val="Hyperlink"/>
          </w:rPr>
          <w:t xml:space="preserve">Global Code of Conduct For Research in Resource-Poor Settings</w:t>
        </w:r>
      </w:hyperlink>
    </w:p>
    <w:p>
      <w:pPr>
        <w:pStyle w:val="Compact"/>
        <w:numPr>
          <w:ilvl w:val="0"/>
          <w:numId w:val="1177"/>
        </w:numPr>
      </w:pPr>
      <w:r>
        <w:t xml:space="preserve">Addressing power asymmetries in global health</w:t>
      </w:r>
      <w:r>
        <w:t xml:space="preserve"> </w:t>
      </w:r>
      <w:r>
        <w:t xml:space="preserve">(Abimbola et al. 2022)</w:t>
      </w:r>
    </w:p>
    <w:p>
      <w:pPr>
        <w:pStyle w:val="Compact"/>
        <w:numPr>
          <w:ilvl w:val="0"/>
          <w:numId w:val="1177"/>
        </w:numPr>
      </w:pPr>
      <w:hyperlink r:id="rId523">
        <w:r>
          <w:rPr>
            <w:rStyle w:val="Hyperlink"/>
          </w:rPr>
          <w:t xml:space="preserve">Transforming Global Health Partnerships</w:t>
        </w:r>
      </w:hyperlink>
    </w:p>
    <w:p>
      <w:r>
        <w:br w:type="page"/>
      </w:r>
    </w:p>
    <w:bookmarkEnd w:id="524"/>
    <w:bookmarkEnd w:id="525"/>
    <w:bookmarkStart w:id="543" w:name="professional-development"/>
    <w:p>
      <w:pPr>
        <w:pStyle w:val="Heading1"/>
      </w:pPr>
      <w:r>
        <w:t xml:space="preserve">20. Professional Development</w:t>
      </w:r>
    </w:p>
    <w:p>
      <w:pPr>
        <w:pStyle w:val="FirstParagraph"/>
      </w:pPr>
      <w:r>
        <w:t xml:space="preserve">Adapted by UCD-SeRG team from</w:t>
      </w:r>
      <w:r>
        <w:t xml:space="preserve"> </w:t>
      </w:r>
      <w:hyperlink r:id="rId526">
        <w:r>
          <w:rPr>
            <w:rStyle w:val="Hyperlink"/>
          </w:rPr>
          <w:t xml:space="preserve">original by Jade Benjamin-Chung</w:t>
        </w:r>
      </w:hyperlink>
    </w:p>
    <w:bookmarkStart w:id="527"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178"/>
        </w:numPr>
      </w:pPr>
      <w:r>
        <w:t xml:space="preserve">Regular, open communication between mentees and mentors</w:t>
      </w:r>
    </w:p>
    <w:p>
      <w:pPr>
        <w:pStyle w:val="Compact"/>
        <w:numPr>
          <w:ilvl w:val="0"/>
          <w:numId w:val="1178"/>
        </w:numPr>
      </w:pPr>
      <w:r>
        <w:t xml:space="preserve">Mutual respect and trust</w:t>
      </w:r>
    </w:p>
    <w:p>
      <w:pPr>
        <w:pStyle w:val="Compact"/>
        <w:numPr>
          <w:ilvl w:val="0"/>
          <w:numId w:val="1178"/>
        </w:numPr>
      </w:pPr>
      <w:r>
        <w:t xml:space="preserve">Clear expectations and goals</w:t>
      </w:r>
    </w:p>
    <w:p>
      <w:pPr>
        <w:pStyle w:val="Compact"/>
        <w:numPr>
          <w:ilvl w:val="0"/>
          <w:numId w:val="1178"/>
        </w:numPr>
      </w:pPr>
      <w:r>
        <w:t xml:space="preserve">Constructive feedback</w:t>
      </w:r>
    </w:p>
    <w:p>
      <w:pPr>
        <w:pStyle w:val="Compact"/>
        <w:numPr>
          <w:ilvl w:val="0"/>
          <w:numId w:val="1178"/>
        </w:numPr>
      </w:pPr>
      <w:r>
        <w:t xml:space="preserve">Support for both research and career development</w:t>
      </w:r>
    </w:p>
    <w:bookmarkEnd w:id="527"/>
    <w:bookmarkStart w:id="530"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179"/>
        </w:numPr>
      </w:pPr>
      <w:r>
        <w:t xml:space="preserve">Short-term and long-term career goals</w:t>
      </w:r>
    </w:p>
    <w:p>
      <w:pPr>
        <w:pStyle w:val="Compact"/>
        <w:numPr>
          <w:ilvl w:val="0"/>
          <w:numId w:val="1179"/>
        </w:numPr>
      </w:pPr>
      <w:r>
        <w:t xml:space="preserve">Skills to develop</w:t>
      </w:r>
    </w:p>
    <w:p>
      <w:pPr>
        <w:pStyle w:val="Compact"/>
        <w:numPr>
          <w:ilvl w:val="0"/>
          <w:numId w:val="1179"/>
        </w:numPr>
      </w:pPr>
      <w:r>
        <w:t xml:space="preserve">Training needs and opportunities</w:t>
      </w:r>
    </w:p>
    <w:p>
      <w:pPr>
        <w:pStyle w:val="Compact"/>
        <w:numPr>
          <w:ilvl w:val="0"/>
          <w:numId w:val="1179"/>
        </w:numPr>
      </w:pPr>
      <w:r>
        <w:t xml:space="preserve">Timeline and milestones</w:t>
      </w:r>
    </w:p>
    <w:p>
      <w:pPr>
        <w:pStyle w:val="Compact"/>
        <w:numPr>
          <w:ilvl w:val="0"/>
          <w:numId w:val="1179"/>
        </w:numPr>
      </w:pPr>
      <w:r>
        <w:t xml:space="preserve">Progress toward goals</w:t>
      </w:r>
    </w:p>
    <w:p>
      <w:pPr>
        <w:pStyle w:val="FirstParagraph"/>
      </w:pPr>
      <w:r>
        <w:t xml:space="preserve">Update your IDP at least annually and discuss it with your PI. Useful resources:</w:t>
      </w:r>
    </w:p>
    <w:p>
      <w:pPr>
        <w:pStyle w:val="Compact"/>
        <w:numPr>
          <w:ilvl w:val="0"/>
          <w:numId w:val="1180"/>
        </w:numPr>
      </w:pPr>
      <w:hyperlink r:id="rId528">
        <w:r>
          <w:rPr>
            <w:rStyle w:val="Hyperlink"/>
          </w:rPr>
          <w:t xml:space="preserve">myIDP - Individual Development Plan tool</w:t>
        </w:r>
      </w:hyperlink>
    </w:p>
    <w:p>
      <w:pPr>
        <w:pStyle w:val="Compact"/>
        <w:numPr>
          <w:ilvl w:val="0"/>
          <w:numId w:val="1180"/>
        </w:numPr>
      </w:pPr>
      <w:hyperlink r:id="rId529">
        <w:r>
          <w:rPr>
            <w:rStyle w:val="Hyperlink"/>
          </w:rPr>
          <w:t xml:space="preserve">NIH OITE Career Resources</w:t>
        </w:r>
      </w:hyperlink>
    </w:p>
    <w:bookmarkEnd w:id="530"/>
    <w:bookmarkStart w:id="533"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181"/>
        </w:numPr>
      </w:pPr>
      <w:r>
        <w:t xml:space="preserve">Discuss conference opportunities with PIs early</w:t>
      </w:r>
    </w:p>
    <w:p>
      <w:pPr>
        <w:pStyle w:val="Compact"/>
        <w:numPr>
          <w:ilvl w:val="0"/>
          <w:numId w:val="1181"/>
        </w:numPr>
      </w:pPr>
      <w:r>
        <w:t xml:space="preserve">Submit abstracts with PI approval</w:t>
      </w:r>
    </w:p>
    <w:p>
      <w:pPr>
        <w:pStyle w:val="Compact"/>
        <w:numPr>
          <w:ilvl w:val="0"/>
          <w:numId w:val="1181"/>
        </w:numPr>
      </w:pPr>
      <w:r>
        <w:t xml:space="preserve">Practice presentations in lab meeting before the conference</w:t>
      </w:r>
    </w:p>
    <w:p>
      <w:pPr>
        <w:pStyle w:val="Compact"/>
        <w:numPr>
          <w:ilvl w:val="0"/>
          <w:numId w:val="1181"/>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82"/>
        </w:numPr>
      </w:pPr>
      <w:hyperlink r:id="rId531">
        <w:r>
          <w:rPr>
            <w:rStyle w:val="Hyperlink"/>
          </w:rPr>
          <w:t xml:space="preserve">How to tell a compelling story in scientific presentations</w:t>
        </w:r>
      </w:hyperlink>
    </w:p>
    <w:p>
      <w:pPr>
        <w:pStyle w:val="Compact"/>
        <w:numPr>
          <w:ilvl w:val="0"/>
          <w:numId w:val="1182"/>
        </w:numPr>
      </w:pPr>
      <w:hyperlink r:id="rId513">
        <w:r>
          <w:rPr>
            <w:rStyle w:val="Hyperlink"/>
          </w:rPr>
          <w:t xml:space="preserve">How to give a killer narratively-driven scientific talk</w:t>
        </w:r>
      </w:hyperlink>
    </w:p>
    <w:p>
      <w:pPr>
        <w:pStyle w:val="Compact"/>
        <w:numPr>
          <w:ilvl w:val="0"/>
          <w:numId w:val="1182"/>
        </w:numPr>
      </w:pPr>
      <w:hyperlink r:id="rId532">
        <w:r>
          <w:rPr>
            <w:rStyle w:val="Hyperlink"/>
          </w:rPr>
          <w:t xml:space="preserve">How to make a better poster</w:t>
        </w:r>
      </w:hyperlink>
    </w:p>
    <w:p>
      <w:pPr>
        <w:pStyle w:val="Compact"/>
        <w:numPr>
          <w:ilvl w:val="0"/>
          <w:numId w:val="1182"/>
        </w:numPr>
      </w:pPr>
      <w:hyperlink r:id="rId515">
        <w:r>
          <w:rPr>
            <w:rStyle w:val="Hyperlink"/>
          </w:rPr>
          <w:t xml:space="preserve">How to make an even better poster</w:t>
        </w:r>
      </w:hyperlink>
    </w:p>
    <w:bookmarkEnd w:id="533"/>
    <w:bookmarkStart w:id="537"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183"/>
        </w:numPr>
      </w:pPr>
      <w:r>
        <w:t xml:space="preserve">Label x-axis and y-axis clearly</w:t>
      </w:r>
    </w:p>
    <w:p>
      <w:pPr>
        <w:pStyle w:val="Compact"/>
        <w:numPr>
          <w:ilvl w:val="0"/>
          <w:numId w:val="1183"/>
        </w:numPr>
      </w:pPr>
      <w:r>
        <w:t xml:space="preserve">Use panel labels when including multiple subplots</w:t>
      </w:r>
    </w:p>
    <w:p>
      <w:pPr>
        <w:pStyle w:val="Compact"/>
        <w:numPr>
          <w:ilvl w:val="0"/>
          <w:numId w:val="1183"/>
        </w:numPr>
      </w:pPr>
      <w:r>
        <w:t xml:space="preserve">Include sufficient tick marks and labels</w:t>
      </w:r>
    </w:p>
    <w:p>
      <w:pPr>
        <w:pStyle w:val="Compact"/>
        <w:numPr>
          <w:ilvl w:val="0"/>
          <w:numId w:val="1183"/>
        </w:numPr>
      </w:pPr>
      <w:r>
        <w:t xml:space="preserve">Use appropriate font sizes (readable but not distracting)</w:t>
      </w:r>
    </w:p>
    <w:p>
      <w:pPr>
        <w:pStyle w:val="Compact"/>
        <w:numPr>
          <w:ilvl w:val="0"/>
          <w:numId w:val="1183"/>
        </w:numPr>
      </w:pPr>
      <w:r>
        <w:t xml:space="preserve">Use colorblind-friendly palettes (see</w:t>
      </w:r>
      <w:r>
        <w:t xml:space="preserve"> </w:t>
      </w:r>
      <w:hyperlink r:id="rId534">
        <w:r>
          <w:rPr>
            <w:rStyle w:val="Hyperlink"/>
          </w:rPr>
          <w:t xml:space="preserve">ColorBrewer</w:t>
        </w:r>
      </w:hyperlink>
      <w:r>
        <w:t xml:space="preserve"> </w:t>
      </w:r>
      <w:r>
        <w:t xml:space="preserve">or</w:t>
      </w:r>
      <w:r>
        <w:t xml:space="preserve"> </w:t>
      </w:r>
      <w:hyperlink r:id="rId535">
        <w:r>
          <w:rPr>
            <w:rStyle w:val="Hyperlink"/>
          </w:rPr>
          <w:t xml:space="preserve">iwanthue</w:t>
        </w:r>
      </w:hyperlink>
      <w:r>
        <w:t xml:space="preserve">)</w:t>
      </w:r>
    </w:p>
    <w:p>
      <w:pPr>
        <w:pStyle w:val="Compact"/>
        <w:numPr>
          <w:ilvl w:val="0"/>
          <w:numId w:val="1183"/>
        </w:numPr>
      </w:pPr>
      <w:r>
        <w:t xml:space="preserve">Define colors, shapes, and line types in legends</w:t>
      </w:r>
    </w:p>
    <w:p>
      <w:pPr>
        <w:pStyle w:val="Compact"/>
        <w:numPr>
          <w:ilvl w:val="0"/>
          <w:numId w:val="1183"/>
        </w:numPr>
      </w:pPr>
      <w:r>
        <w:t xml:space="preserve">Minimize abbreviations in labels and legends</w:t>
      </w:r>
    </w:p>
    <w:p>
      <w:pPr>
        <w:pStyle w:val="Compact"/>
        <w:numPr>
          <w:ilvl w:val="0"/>
          <w:numId w:val="1183"/>
        </w:numPr>
      </w:pPr>
      <w:r>
        <w:t xml:space="preserve">Use transparency to show overlapping data</w:t>
      </w:r>
    </w:p>
    <w:p>
      <w:pPr>
        <w:pStyle w:val="Compact"/>
        <w:numPr>
          <w:ilvl w:val="0"/>
          <w:numId w:val="1183"/>
        </w:numPr>
      </w:pPr>
      <w:r>
        <w:t xml:space="preserve">Show measures of precision (e.g., 95% confidence intervals)</w:t>
      </w:r>
    </w:p>
    <w:p>
      <w:pPr>
        <w:pStyle w:val="FirstParagraph"/>
      </w:pPr>
      <w:r>
        <w:rPr>
          <w:b/>
          <w:bCs/>
        </w:rPr>
        <w:t xml:space="preserve">Resources:</w:t>
      </w:r>
    </w:p>
    <w:p>
      <w:pPr>
        <w:pStyle w:val="Compact"/>
        <w:numPr>
          <w:ilvl w:val="0"/>
          <w:numId w:val="1184"/>
        </w:numPr>
      </w:pPr>
      <w:hyperlink r:id="rId536">
        <w:r>
          <w:rPr>
            <w:rStyle w:val="Hyperlink"/>
          </w:rPr>
          <w:t xml:space="preserve">Ten Simple Rules for Better Figures</w:t>
        </w:r>
      </w:hyperlink>
    </w:p>
    <w:bookmarkEnd w:id="537"/>
    <w:bookmarkStart w:id="540" w:name="grant-writing"/>
    <w:p>
      <w:pPr>
        <w:pStyle w:val="Heading2"/>
      </w:pPr>
      <w:r>
        <w:t xml:space="preserve">20.5 Grant Writing</w:t>
      </w:r>
    </w:p>
    <w:p>
      <w:pPr>
        <w:pStyle w:val="Compact"/>
        <w:numPr>
          <w:ilvl w:val="0"/>
          <w:numId w:val="1185"/>
        </w:numPr>
      </w:pPr>
      <w:r>
        <w:t xml:space="preserve">Graduate students and postdocs are encouraged to apply for fellowships (e.g., NIH F31, NSF GRFP, K awards)</w:t>
      </w:r>
    </w:p>
    <w:p>
      <w:pPr>
        <w:pStyle w:val="Compact"/>
        <w:numPr>
          <w:ilvl w:val="0"/>
          <w:numId w:val="1185"/>
        </w:numPr>
      </w:pPr>
      <w:r>
        <w:t xml:space="preserve">PIs will support fellowship applications with feedback, letters of support, and mentoring</w:t>
      </w:r>
    </w:p>
    <w:p>
      <w:pPr>
        <w:pStyle w:val="Compact"/>
        <w:numPr>
          <w:ilvl w:val="0"/>
          <w:numId w:val="1185"/>
        </w:numPr>
      </w:pPr>
      <w:r>
        <w:t xml:space="preserve">Start planning fellowship applications well in advance of deadlines (typically 3-6 months)</w:t>
      </w:r>
    </w:p>
    <w:p>
      <w:pPr>
        <w:pStyle w:val="Compact"/>
        <w:numPr>
          <w:ilvl w:val="0"/>
          <w:numId w:val="1185"/>
        </w:numPr>
      </w:pPr>
      <w:r>
        <w:t xml:space="preserve">Attend grant writing workshops and seek feedback from multiple sources</w:t>
      </w:r>
    </w:p>
    <w:p>
      <w:pPr>
        <w:pStyle w:val="FirstParagraph"/>
      </w:pPr>
      <w:r>
        <w:rPr>
          <w:b/>
          <w:bCs/>
        </w:rPr>
        <w:t xml:space="preserve">Resources:</w:t>
      </w:r>
    </w:p>
    <w:p>
      <w:pPr>
        <w:pStyle w:val="Compact"/>
        <w:numPr>
          <w:ilvl w:val="0"/>
          <w:numId w:val="1186"/>
        </w:numPr>
      </w:pPr>
      <w:hyperlink r:id="rId538">
        <w:r>
          <w:rPr>
            <w:rStyle w:val="Hyperlink"/>
          </w:rPr>
          <w:t xml:space="preserve">Building Your Funding Train</w:t>
        </w:r>
      </w:hyperlink>
    </w:p>
    <w:p>
      <w:pPr>
        <w:pStyle w:val="Compact"/>
        <w:numPr>
          <w:ilvl w:val="0"/>
          <w:numId w:val="1186"/>
        </w:numPr>
      </w:pPr>
      <w:hyperlink r:id="rId539">
        <w:r>
          <w:rPr>
            <w:rStyle w:val="Hyperlink"/>
          </w:rPr>
          <w:t xml:space="preserve">NIH Funding Opportunities</w:t>
        </w:r>
      </w:hyperlink>
    </w:p>
    <w:p>
      <w:pPr>
        <w:pStyle w:val="Compact"/>
        <w:numPr>
          <w:ilvl w:val="0"/>
          <w:numId w:val="1186"/>
        </w:numPr>
      </w:pPr>
      <w:hyperlink r:id="rId520">
        <w:r>
          <w:rPr>
            <w:rStyle w:val="Hyperlink"/>
          </w:rPr>
          <w:t xml:space="preserve">NIH Grant Writing Resources</w:t>
        </w:r>
      </w:hyperlink>
    </w:p>
    <w:bookmarkEnd w:id="540"/>
    <w:bookmarkStart w:id="541" w:name="teaching-and-outreach"/>
    <w:p>
      <w:pPr>
        <w:pStyle w:val="Heading2"/>
      </w:pPr>
      <w:r>
        <w:t xml:space="preserve">20.6 Teaching and Outreach</w:t>
      </w:r>
    </w:p>
    <w:p>
      <w:pPr>
        <w:pStyle w:val="FirstParagraph"/>
      </w:pPr>
      <w:r>
        <w:t xml:space="preserve">Teaching and outreach are valuable professional development opportunities:</w:t>
      </w:r>
    </w:p>
    <w:p>
      <w:pPr>
        <w:pStyle w:val="Compact"/>
        <w:numPr>
          <w:ilvl w:val="0"/>
          <w:numId w:val="1187"/>
        </w:numPr>
      </w:pPr>
      <w:r>
        <w:t xml:space="preserve">Graduate students are encouraged to gain teaching experience</w:t>
      </w:r>
    </w:p>
    <w:p>
      <w:pPr>
        <w:pStyle w:val="Compact"/>
        <w:numPr>
          <w:ilvl w:val="0"/>
          <w:numId w:val="1187"/>
        </w:numPr>
      </w:pPr>
      <w:r>
        <w:t xml:space="preserve">We support science communication and outreach activities</w:t>
      </w:r>
    </w:p>
    <w:p>
      <w:pPr>
        <w:pStyle w:val="Compact"/>
        <w:numPr>
          <w:ilvl w:val="0"/>
          <w:numId w:val="1187"/>
        </w:numPr>
      </w:pPr>
      <w:r>
        <w:t xml:space="preserve">Discuss opportunities with PIs</w:t>
      </w:r>
    </w:p>
    <w:bookmarkEnd w:id="541"/>
    <w:bookmarkStart w:id="542" w:name="networking"/>
    <w:p>
      <w:pPr>
        <w:pStyle w:val="Heading2"/>
      </w:pPr>
      <w:r>
        <w:t xml:space="preserve">20.7 Networking</w:t>
      </w:r>
    </w:p>
    <w:p>
      <w:pPr>
        <w:pStyle w:val="FirstParagraph"/>
      </w:pPr>
      <w:r>
        <w:t xml:space="preserve">Building a professional network is important for your career:</w:t>
      </w:r>
    </w:p>
    <w:p>
      <w:pPr>
        <w:pStyle w:val="Compact"/>
        <w:numPr>
          <w:ilvl w:val="0"/>
          <w:numId w:val="1188"/>
        </w:numPr>
      </w:pPr>
      <w:r>
        <w:t xml:space="preserve">Attend seminars and departmental events</w:t>
      </w:r>
    </w:p>
    <w:p>
      <w:pPr>
        <w:pStyle w:val="Compact"/>
        <w:numPr>
          <w:ilvl w:val="0"/>
          <w:numId w:val="1188"/>
        </w:numPr>
      </w:pPr>
      <w:r>
        <w:t xml:space="preserve">Connect with researchers in your field</w:t>
      </w:r>
    </w:p>
    <w:p>
      <w:pPr>
        <w:pStyle w:val="Compact"/>
        <w:numPr>
          <w:ilvl w:val="0"/>
          <w:numId w:val="1188"/>
        </w:numPr>
      </w:pPr>
      <w:r>
        <w:t xml:space="preserve">Join professional societies</w:t>
      </w:r>
    </w:p>
    <w:p>
      <w:pPr>
        <w:pStyle w:val="Compact"/>
        <w:numPr>
          <w:ilvl w:val="0"/>
          <w:numId w:val="1188"/>
        </w:numPr>
      </w:pPr>
      <w:r>
        <w:t xml:space="preserve">Use professional social media platforms to share research and engage with the scientific community</w:t>
      </w:r>
    </w:p>
    <w:p>
      <w:r>
        <w:br w:type="page"/>
      </w:r>
    </w:p>
    <w:bookmarkEnd w:id="542"/>
    <w:bookmarkEnd w:id="543"/>
    <w:bookmarkStart w:id="551"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526">
        <w:r>
          <w:rPr>
            <w:rStyle w:val="Hyperlink"/>
          </w:rPr>
          <w:t xml:space="preserve">original by Jade Benjamin-Chung</w:t>
        </w:r>
      </w:hyperlink>
    </w:p>
    <w:bookmarkStart w:id="544"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189"/>
        </w:numPr>
      </w:pPr>
      <w:r>
        <w:rPr>
          <w:b/>
          <w:bCs/>
        </w:rPr>
        <w:t xml:space="preserve">Planning</w:t>
      </w:r>
      <w:r>
        <w:t xml:space="preserve">: Discuss target journals, outline, and timeline with PIs</w:t>
      </w:r>
    </w:p>
    <w:p>
      <w:pPr>
        <w:pStyle w:val="Compact"/>
        <w:numPr>
          <w:ilvl w:val="0"/>
          <w:numId w:val="1189"/>
        </w:numPr>
      </w:pPr>
      <w:r>
        <w:rPr>
          <w:b/>
          <w:bCs/>
        </w:rPr>
        <w:t xml:space="preserve">Drafting</w:t>
      </w:r>
      <w:r>
        <w:t xml:space="preserve">: Lead author prepares initial draft</w:t>
      </w:r>
    </w:p>
    <w:p>
      <w:pPr>
        <w:pStyle w:val="Compact"/>
        <w:numPr>
          <w:ilvl w:val="0"/>
          <w:numId w:val="1189"/>
        </w:numPr>
      </w:pPr>
      <w:r>
        <w:rPr>
          <w:b/>
          <w:bCs/>
        </w:rPr>
        <w:t xml:space="preserve">Internal review</w:t>
      </w:r>
      <w:r>
        <w:t xml:space="preserve">: Co-authors review and provide feedback</w:t>
      </w:r>
    </w:p>
    <w:p>
      <w:pPr>
        <w:pStyle w:val="Compact"/>
        <w:numPr>
          <w:ilvl w:val="0"/>
          <w:numId w:val="1189"/>
        </w:numPr>
      </w:pPr>
      <w:r>
        <w:rPr>
          <w:b/>
          <w:bCs/>
        </w:rPr>
        <w:t xml:space="preserve">Revision</w:t>
      </w:r>
      <w:r>
        <w:t xml:space="preserve">: Lead author incorporates feedback iteratively</w:t>
      </w:r>
    </w:p>
    <w:p>
      <w:pPr>
        <w:pStyle w:val="Compact"/>
        <w:numPr>
          <w:ilvl w:val="0"/>
          <w:numId w:val="1189"/>
        </w:numPr>
      </w:pPr>
      <w:r>
        <w:rPr>
          <w:b/>
          <w:bCs/>
        </w:rPr>
        <w:t xml:space="preserve">PI approval</w:t>
      </w:r>
      <w:r>
        <w:t xml:space="preserve">: Obtain final approval from PIs before submission</w:t>
      </w:r>
    </w:p>
    <w:p>
      <w:pPr>
        <w:pStyle w:val="Compact"/>
        <w:numPr>
          <w:ilvl w:val="0"/>
          <w:numId w:val="1189"/>
        </w:numPr>
      </w:pPr>
      <w:r>
        <w:rPr>
          <w:b/>
          <w:bCs/>
        </w:rPr>
        <w:t xml:space="preserve">Submission</w:t>
      </w:r>
      <w:r>
        <w:t xml:space="preserve">: Submit to journal</w:t>
      </w:r>
    </w:p>
    <w:p>
      <w:pPr>
        <w:pStyle w:val="Compact"/>
        <w:numPr>
          <w:ilvl w:val="0"/>
          <w:numId w:val="1189"/>
        </w:numPr>
      </w:pPr>
      <w:r>
        <w:rPr>
          <w:b/>
          <w:bCs/>
        </w:rPr>
        <w:t xml:space="preserve">Revisions</w:t>
      </w:r>
      <w:r>
        <w:t xml:space="preserve">: Lead author coordinates response to peer reviewers</w:t>
      </w:r>
    </w:p>
    <w:p>
      <w:pPr>
        <w:pStyle w:val="Compact"/>
        <w:numPr>
          <w:ilvl w:val="0"/>
          <w:numId w:val="1189"/>
        </w:numPr>
      </w:pPr>
      <w:r>
        <w:rPr>
          <w:b/>
          <w:bCs/>
        </w:rPr>
        <w:t xml:space="preserve">Publication</w:t>
      </w:r>
      <w:r>
        <w:t xml:space="preserve">: Celebrate and share!</w:t>
      </w:r>
    </w:p>
    <w:bookmarkEnd w:id="544"/>
    <w:bookmarkStart w:id="547" w:name="preprints-and-open-access"/>
    <w:p>
      <w:pPr>
        <w:pStyle w:val="Heading2"/>
      </w:pPr>
      <w:r>
        <w:t xml:space="preserve">21.2 Preprints and Open Access</w:t>
      </w:r>
    </w:p>
    <w:p>
      <w:pPr>
        <w:pStyle w:val="Compact"/>
        <w:numPr>
          <w:ilvl w:val="0"/>
          <w:numId w:val="1190"/>
        </w:numPr>
      </w:pPr>
      <w:r>
        <w:t xml:space="preserve">We encourage posting preprints prior to or during peer review on platforms like</w:t>
      </w:r>
      <w:r>
        <w:t xml:space="preserve"> </w:t>
      </w:r>
      <w:hyperlink r:id="rId545">
        <w:r>
          <w:rPr>
            <w:rStyle w:val="Hyperlink"/>
          </w:rPr>
          <w:t xml:space="preserve">medRxiv</w:t>
        </w:r>
      </w:hyperlink>
      <w:r>
        <w:t xml:space="preserve"> </w:t>
      </w:r>
      <w:r>
        <w:t xml:space="preserve">or</w:t>
      </w:r>
      <w:r>
        <w:t xml:space="preserve"> </w:t>
      </w:r>
      <w:hyperlink r:id="rId546">
        <w:r>
          <w:rPr>
            <w:rStyle w:val="Hyperlink"/>
          </w:rPr>
          <w:t xml:space="preserve">bioRxiv</w:t>
        </w:r>
      </w:hyperlink>
    </w:p>
    <w:p>
      <w:pPr>
        <w:pStyle w:val="Compact"/>
        <w:numPr>
          <w:ilvl w:val="0"/>
          <w:numId w:val="1190"/>
        </w:numPr>
      </w:pPr>
      <w:r>
        <w:t xml:space="preserve">Preprints allow rapid dissemination of findings and can be cited in grant applications</w:t>
      </w:r>
    </w:p>
    <w:p>
      <w:pPr>
        <w:pStyle w:val="Compact"/>
        <w:numPr>
          <w:ilvl w:val="0"/>
          <w:numId w:val="1190"/>
        </w:numPr>
      </w:pPr>
      <w:r>
        <w:t xml:space="preserve">We support publishing in open access journals when possible to maximize accessibility</w:t>
      </w:r>
    </w:p>
    <w:p>
      <w:pPr>
        <w:pStyle w:val="Compact"/>
        <w:numPr>
          <w:ilvl w:val="0"/>
          <w:numId w:val="1190"/>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45">
        <w:r>
          <w:rPr>
            <w:rStyle w:val="Hyperlink"/>
          </w:rPr>
          <w:t xml:space="preserve">medRxiv</w:t>
        </w:r>
      </w:hyperlink>
      <w:r>
        <w:t xml:space="preserve">.</w:t>
      </w:r>
    </w:p>
    <w:bookmarkEnd w:id="547"/>
    <w:bookmarkStart w:id="549"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91"/>
        </w:numPr>
      </w:pPr>
      <w:r>
        <w:t xml:space="preserve">CONSORT for randomized trials</w:t>
      </w:r>
    </w:p>
    <w:p>
      <w:pPr>
        <w:pStyle w:val="Compact"/>
        <w:numPr>
          <w:ilvl w:val="0"/>
          <w:numId w:val="1191"/>
        </w:numPr>
      </w:pPr>
      <w:r>
        <w:t xml:space="preserve">STROBE for observational studies</w:t>
      </w:r>
    </w:p>
    <w:p>
      <w:pPr>
        <w:pStyle w:val="Compact"/>
        <w:numPr>
          <w:ilvl w:val="0"/>
          <w:numId w:val="1191"/>
        </w:numPr>
      </w:pPr>
      <w:r>
        <w:t xml:space="preserve">PRISMA for systematic reviews</w:t>
      </w:r>
    </w:p>
    <w:p>
      <w:pPr>
        <w:pStyle w:val="Compact"/>
        <w:numPr>
          <w:ilvl w:val="0"/>
          <w:numId w:val="1191"/>
        </w:numPr>
      </w:pPr>
      <w:r>
        <w:t xml:space="preserve">Others as appropriate (see</w:t>
      </w:r>
      <w:r>
        <w:t xml:space="preserve"> </w:t>
      </w:r>
      <w:hyperlink r:id="rId548">
        <w:r>
          <w:rPr>
            <w:rStyle w:val="Hyperlink"/>
          </w:rPr>
          <w:t xml:space="preserve">EQUATOR Network</w:t>
        </w:r>
      </w:hyperlink>
      <w:r>
        <w:t xml:space="preserve">)</w:t>
      </w:r>
    </w:p>
    <w:bookmarkEnd w:id="549"/>
    <w:bookmarkStart w:id="550" w:name="manuscript-checklist-1"/>
    <w:p>
      <w:pPr>
        <w:pStyle w:val="Heading2"/>
      </w:pPr>
      <w:r>
        <w:t xml:space="preserve">21.4 Manuscript Checklist</w:t>
      </w:r>
    </w:p>
    <w:p>
      <w:pPr>
        <w:pStyle w:val="FirstParagraph"/>
      </w:pPr>
      <w:r>
        <w:t xml:space="preserve">Before submitting a manuscript:</w:t>
      </w:r>
    </w:p>
    <w:p>
      <w:pPr>
        <w:pStyle w:val="Compact"/>
        <w:numPr>
          <w:ilvl w:val="0"/>
          <w:numId w:val="1192"/>
        </w:numPr>
      </w:pPr>
      <w:r>
        <w:t xml:space="preserve">Completed relevant reporting checklist</w:t>
      </w:r>
    </w:p>
    <w:p>
      <w:pPr>
        <w:pStyle w:val="Compact"/>
        <w:numPr>
          <w:ilvl w:val="0"/>
          <w:numId w:val="1193"/>
        </w:numPr>
      </w:pPr>
      <w:r>
        <w:t xml:space="preserve">Results are reproducible (rerunning code replicates tables/figures exactly)</w:t>
      </w:r>
    </w:p>
    <w:p>
      <w:pPr>
        <w:pStyle w:val="Compact"/>
        <w:numPr>
          <w:ilvl w:val="0"/>
          <w:numId w:val="1194"/>
        </w:numPr>
      </w:pPr>
      <w:r>
        <w:t xml:space="preserve">Target journal selected</w:t>
      </w:r>
    </w:p>
    <w:p>
      <w:pPr>
        <w:pStyle w:val="Compact"/>
        <w:numPr>
          <w:ilvl w:val="0"/>
          <w:numId w:val="1195"/>
        </w:numPr>
      </w:pPr>
      <w:r>
        <w:t xml:space="preserve">Title is declarative and states findings clearly</w:t>
      </w:r>
    </w:p>
    <w:p>
      <w:pPr>
        <w:pStyle w:val="Compact"/>
        <w:numPr>
          <w:ilvl w:val="0"/>
          <w:numId w:val="1196"/>
        </w:numPr>
      </w:pPr>
      <w:r>
        <w:t xml:space="preserve">Word count meets journal requirements</w:t>
      </w:r>
    </w:p>
    <w:p>
      <w:pPr>
        <w:pStyle w:val="Compact"/>
        <w:numPr>
          <w:ilvl w:val="0"/>
          <w:numId w:val="1197"/>
        </w:numPr>
      </w:pPr>
      <w:r>
        <w:t xml:space="preserve">Manuscript follows journal formatting guidelines</w:t>
      </w:r>
    </w:p>
    <w:p>
      <w:pPr>
        <w:pStyle w:val="Compact"/>
        <w:numPr>
          <w:ilvl w:val="0"/>
          <w:numId w:val="1198"/>
        </w:numPr>
      </w:pPr>
      <w:r>
        <w:t xml:space="preserve">Consistent voice throughout (typically active voice)</w:t>
      </w:r>
    </w:p>
    <w:p>
      <w:pPr>
        <w:pStyle w:val="Compact"/>
        <w:numPr>
          <w:ilvl w:val="0"/>
          <w:numId w:val="1199"/>
        </w:numPr>
      </w:pPr>
      <w:r>
        <w:t xml:space="preserve">All figures and tables referenced in main text</w:t>
      </w:r>
    </w:p>
    <w:p>
      <w:pPr>
        <w:pStyle w:val="Compact"/>
        <w:numPr>
          <w:ilvl w:val="0"/>
          <w:numId w:val="1200"/>
        </w:numPr>
      </w:pPr>
      <w:r>
        <w:t xml:space="preserve">Captions for all figures and tables</w:t>
      </w:r>
    </w:p>
    <w:p>
      <w:pPr>
        <w:pStyle w:val="Compact"/>
        <w:numPr>
          <w:ilvl w:val="0"/>
          <w:numId w:val="1201"/>
        </w:numPr>
      </w:pPr>
      <w:r>
        <w:t xml:space="preserve">Tables/figures numbered by order of appearance</w:t>
      </w:r>
    </w:p>
    <w:p>
      <w:pPr>
        <w:pStyle w:val="Compact"/>
        <w:numPr>
          <w:ilvl w:val="0"/>
          <w:numId w:val="1202"/>
        </w:numPr>
      </w:pPr>
      <w:r>
        <w:t xml:space="preserve">Abbreviations defined at first use and used sparingly</w:t>
      </w:r>
    </w:p>
    <w:p>
      <w:pPr>
        <w:pStyle w:val="Compact"/>
        <w:numPr>
          <w:ilvl w:val="0"/>
          <w:numId w:val="1203"/>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04"/>
        </w:numPr>
      </w:pPr>
      <w:r>
        <w:t xml:space="preserve">Avoid directionless statements (specify direction of associations)</w:t>
      </w:r>
    </w:p>
    <w:p>
      <w:pPr>
        <w:pStyle w:val="Compact"/>
        <w:numPr>
          <w:ilvl w:val="0"/>
          <w:numId w:val="1205"/>
        </w:numPr>
      </w:pPr>
      <w:r>
        <w:t xml:space="preserve">Causal language only when supported by study design</w:t>
      </w:r>
    </w:p>
    <w:p>
      <w:pPr>
        <w:pStyle w:val="Compact"/>
        <w:numPr>
          <w:ilvl w:val="0"/>
          <w:numId w:val="1206"/>
        </w:numPr>
      </w:pPr>
      <w:r>
        <w:t xml:space="preserve">Avoid</w:t>
      </w:r>
      <w:r>
        <w:t xml:space="preserve"> </w:t>
      </w:r>
      <w:r>
        <w:t xml:space="preserve">“significant”</w:t>
      </w:r>
      <w:r>
        <w:t xml:space="preserve"> </w:t>
      </w:r>
      <w:r>
        <w:t xml:space="preserve">(easily confused with statistical significance)</w:t>
      </w:r>
    </w:p>
    <w:p>
      <w:pPr>
        <w:pStyle w:val="Compact"/>
        <w:numPr>
          <w:ilvl w:val="0"/>
          <w:numId w:val="1207"/>
        </w:numPr>
      </w:pPr>
      <w:r>
        <w:t xml:space="preserve">Author contributions drafted using CRediT Taxonomy</w:t>
      </w:r>
    </w:p>
    <w:p>
      <w:r>
        <w:br w:type="page"/>
      </w:r>
    </w:p>
    <w:bookmarkEnd w:id="550"/>
    <w:bookmarkEnd w:id="551"/>
    <w:bookmarkStart w:id="631" w:name="references"/>
    <w:p>
      <w:pPr>
        <w:pStyle w:val="Heading1"/>
      </w:pPr>
      <w:r>
        <w:t xml:space="preserve">References</w:t>
      </w:r>
    </w:p>
    <w:bookmarkStart w:id="630" w:name="refs"/>
    <w:bookmarkStart w:id="553" w:name="ref-space_odyssey"/>
    <w:p>
      <w:pPr>
        <w:pStyle w:val="Bibliography"/>
      </w:pPr>
      <w:r>
        <w:t xml:space="preserve">“2001: A Space Odyssey.”</w:t>
      </w:r>
      <w:r>
        <w:t xml:space="preserve"> </w:t>
      </w:r>
      <w:r>
        <w:t xml:space="preserve">1968. Film.</w:t>
      </w:r>
      <w:r>
        <w:t xml:space="preserve"> </w:t>
      </w:r>
      <w:hyperlink r:id="rId552">
        <w:r>
          <w:rPr>
            <w:rStyle w:val="Hyperlink"/>
          </w:rPr>
          <w:t xml:space="preserve">https://en.wikipedia.org/wiki/2001:_A_Space_Odyssey_(film)</w:t>
        </w:r>
      </w:hyperlink>
      <w:r>
        <w:t xml:space="preserve">.</w:t>
      </w:r>
    </w:p>
    <w:bookmarkEnd w:id="553"/>
    <w:bookmarkStart w:id="555"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54">
        <w:r>
          <w:rPr>
            <w:rStyle w:val="Hyperlink"/>
          </w:rPr>
          <w:t xml:space="preserve">https://doi.org/10.1371/journal.pgph.0002269</w:t>
        </w:r>
      </w:hyperlink>
      <w:r>
        <w:t xml:space="preserve">.</w:t>
      </w:r>
    </w:p>
    <w:bookmarkEnd w:id="555"/>
    <w:bookmarkStart w:id="557"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56">
        <w:r>
          <w:rPr>
            <w:rStyle w:val="Hyperlink"/>
          </w:rPr>
          <w:t xml:space="preserve">https://search.library.ucdavis.edu/permalink/01UCD_INST/9fle3i/alma990000226350403126</w:t>
        </w:r>
      </w:hyperlink>
      <w:r>
        <w:t xml:space="preserve">.</w:t>
      </w:r>
    </w:p>
    <w:bookmarkEnd w:id="557"/>
    <w:bookmarkStart w:id="559"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58">
        <w:r>
          <w:rPr>
            <w:rStyle w:val="Hyperlink"/>
          </w:rPr>
          <w:t xml:space="preserve">https://doi.org/10.1038/d41586-019-01431-z</w:t>
        </w:r>
      </w:hyperlink>
      <w:r>
        <w:t xml:space="preserve">.</w:t>
      </w:r>
    </w:p>
    <w:bookmarkEnd w:id="559"/>
    <w:bookmarkStart w:id="561" w:name="ref-battlestar_galactica_2004"/>
    <w:p>
      <w:pPr>
        <w:pStyle w:val="Bibliography"/>
      </w:pPr>
      <w:r>
        <w:t xml:space="preserve">“Battlestar Galactica.”</w:t>
      </w:r>
      <w:r>
        <w:t xml:space="preserve"> </w:t>
      </w:r>
      <w:r>
        <w:t xml:space="preserve">2004. Television Series.</w:t>
      </w:r>
      <w:r>
        <w:t xml:space="preserve"> </w:t>
      </w:r>
      <w:hyperlink r:id="rId560">
        <w:r>
          <w:rPr>
            <w:rStyle w:val="Hyperlink"/>
          </w:rPr>
          <w:t xml:space="preserve">https://en.wikipedia.org/wiki/Battlestar_Galactica_(2004_TV_series)</w:t>
        </w:r>
      </w:hyperlink>
      <w:r>
        <w:t xml:space="preserve">.</w:t>
      </w:r>
    </w:p>
    <w:bookmarkEnd w:id="561"/>
    <w:bookmarkStart w:id="562"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26">
        <w:r>
          <w:rPr>
            <w:rStyle w:val="Hyperlink"/>
          </w:rPr>
          <w:t xml:space="preserve">https://jadebc.github.io/lab-manual/</w:t>
        </w:r>
      </w:hyperlink>
      <w:r>
        <w:t xml:space="preserve">.</w:t>
      </w:r>
    </w:p>
    <w:bookmarkEnd w:id="562"/>
    <w:bookmarkStart w:id="564" w:name="ref-blade_runner"/>
    <w:p>
      <w:pPr>
        <w:pStyle w:val="Bibliography"/>
      </w:pPr>
      <w:r>
        <w:t xml:space="preserve">“Blade Runner.”</w:t>
      </w:r>
      <w:r>
        <w:t xml:space="preserve"> </w:t>
      </w:r>
      <w:r>
        <w:t xml:space="preserve">1982. Film.</w:t>
      </w:r>
      <w:r>
        <w:t xml:space="preserve"> </w:t>
      </w:r>
      <w:hyperlink r:id="rId563">
        <w:r>
          <w:rPr>
            <w:rStyle w:val="Hyperlink"/>
          </w:rPr>
          <w:t xml:space="preserve">https://en.wikipedia.org/wiki/Blade_Runner</w:t>
        </w:r>
      </w:hyperlink>
      <w:r>
        <w:t xml:space="preserve">.</w:t>
      </w:r>
    </w:p>
    <w:bookmarkEnd w:id="564"/>
    <w:bookmarkStart w:id="56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65">
        <w:r>
          <w:rPr>
            <w:rStyle w:val="Hyperlink"/>
          </w:rPr>
          <w:t xml:space="preserve">https://happygitwithr.com/</w:t>
        </w:r>
      </w:hyperlink>
      <w:r>
        <w:t xml:space="preserve">.</w:t>
      </w:r>
    </w:p>
    <w:bookmarkEnd w:id="566"/>
    <w:bookmarkStart w:id="568"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67">
        <w:r>
          <w:rPr>
            <w:rStyle w:val="Hyperlink"/>
          </w:rPr>
          <w:t xml:space="preserve">https://en.wikipedia.org/wiki/Ender%27s_Game</w:t>
        </w:r>
      </w:hyperlink>
      <w:r>
        <w:t xml:space="preserve">.</w:t>
      </w:r>
    </w:p>
    <w:bookmarkEnd w:id="568"/>
    <w:bookmarkStart w:id="570"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69">
        <w:r>
          <w:rPr>
            <w:rStyle w:val="Hyperlink"/>
          </w:rPr>
          <w:t xml:space="preserve">https://doi.org/10.1038/s41467-020-19160-7</w:t>
        </w:r>
      </w:hyperlink>
      <w:r>
        <w:t xml:space="preserve">.</w:t>
      </w:r>
    </w:p>
    <w:bookmarkEnd w:id="570"/>
    <w:bookmarkStart w:id="572"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71">
        <w:r>
          <w:rPr>
            <w:rStyle w:val="Hyperlink"/>
          </w:rPr>
          <w:t xml:space="preserve">http://creativecommons.org/licenses/by-nc/4.0/</w:t>
        </w:r>
      </w:hyperlink>
      <w:r>
        <w:t xml:space="preserve">.</w:t>
      </w:r>
    </w:p>
    <w:bookmarkEnd w:id="572"/>
    <w:bookmarkStart w:id="574" w:name="ref-credit"/>
    <w:p>
      <w:pPr>
        <w:pStyle w:val="Bibliography"/>
      </w:pPr>
      <w:r>
        <w:t xml:space="preserve">“CRediT: Contributor Roles Taxonomy.”</w:t>
      </w:r>
      <w:r>
        <w:t xml:space="preserve"> </w:t>
      </w:r>
      <w:r>
        <w:t xml:space="preserve">n.d. PLOS ONE.</w:t>
      </w:r>
      <w:r>
        <w:t xml:space="preserve"> </w:t>
      </w:r>
      <w:hyperlink r:id="rId573">
        <w:r>
          <w:rPr>
            <w:rStyle w:val="Hyperlink"/>
          </w:rPr>
          <w:t xml:space="preserve">https://journals.plos.org/plosone/s/authorship</w:t>
        </w:r>
      </w:hyperlink>
      <w:r>
        <w:t xml:space="preserve">.</w:t>
      </w:r>
    </w:p>
    <w:bookmarkEnd w:id="574"/>
    <w:bookmarkStart w:id="576" w:name="ref-dryad"/>
    <w:p>
      <w:pPr>
        <w:pStyle w:val="Bibliography"/>
      </w:pPr>
      <w:r>
        <w:t xml:space="preserve">“Dryad Digital Repository.”</w:t>
      </w:r>
      <w:r>
        <w:t xml:space="preserve"> </w:t>
      </w:r>
      <w:r>
        <w:t xml:space="preserve">n.d. Dryad.</w:t>
      </w:r>
      <w:r>
        <w:t xml:space="preserve"> </w:t>
      </w:r>
      <w:hyperlink r:id="rId575">
        <w:r>
          <w:rPr>
            <w:rStyle w:val="Hyperlink"/>
          </w:rPr>
          <w:t xml:space="preserve">https://datadryad.org/</w:t>
        </w:r>
      </w:hyperlink>
      <w:r>
        <w:t xml:space="preserve">.</w:t>
      </w:r>
    </w:p>
    <w:bookmarkEnd w:id="576"/>
    <w:bookmarkStart w:id="577"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48">
        <w:r>
          <w:rPr>
            <w:rStyle w:val="Hyperlink"/>
          </w:rPr>
          <w:t xml:space="preserve">https://www.equator-network.org/</w:t>
        </w:r>
      </w:hyperlink>
      <w:r>
        <w:t xml:space="preserve">.</w:t>
      </w:r>
    </w:p>
    <w:bookmarkEnd w:id="577"/>
    <w:bookmarkStart w:id="579"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78">
        <w:r>
          <w:rPr>
            <w:rStyle w:val="Hyperlink"/>
          </w:rPr>
          <w:t xml:space="preserve">https://engineering-shiny.org/</w:t>
        </w:r>
      </w:hyperlink>
      <w:r>
        <w:t xml:space="preserve">.</w:t>
      </w:r>
    </w:p>
    <w:bookmarkEnd w:id="579"/>
    <w:bookmarkStart w:id="581"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80">
        <w:r>
          <w:rPr>
            <w:rStyle w:val="Hyperlink"/>
          </w:rPr>
          <w:t xml:space="preserve">https://www.youtube.com/watch?v=B1BdQcJ2ZYY</w:t>
        </w:r>
      </w:hyperlink>
      <w:r>
        <w:t xml:space="preserve">.</w:t>
      </w:r>
    </w:p>
    <w:bookmarkEnd w:id="581"/>
    <w:bookmarkStart w:id="583" w:name="ref-githubdesktop"/>
    <w:p>
      <w:pPr>
        <w:pStyle w:val="Bibliography"/>
      </w:pPr>
      <w:r>
        <w:t xml:space="preserve">“GitHub Desktop.”</w:t>
      </w:r>
      <w:r>
        <w:t xml:space="preserve"> </w:t>
      </w:r>
      <w:r>
        <w:t xml:space="preserve">n.d. GitHub.</w:t>
      </w:r>
      <w:r>
        <w:t xml:space="preserve"> </w:t>
      </w:r>
      <w:hyperlink r:id="rId582">
        <w:r>
          <w:rPr>
            <w:rStyle w:val="Hyperlink"/>
          </w:rPr>
          <w:t xml:space="preserve">https://desktop.github.com/</w:t>
        </w:r>
      </w:hyperlink>
      <w:r>
        <w:t xml:space="preserve">.</w:t>
      </w:r>
    </w:p>
    <w:bookmarkEnd w:id="583"/>
    <w:bookmarkStart w:id="585" w:name="ref-dune"/>
    <w:p>
      <w:pPr>
        <w:pStyle w:val="Bibliography"/>
      </w:pPr>
      <w:r>
        <w:t xml:space="preserve">Herbert, Frank. 1965.</w:t>
      </w:r>
      <w:r>
        <w:t xml:space="preserve"> </w:t>
      </w:r>
      <w:r>
        <w:t xml:space="preserve">“Dune.”</w:t>
      </w:r>
      <w:r>
        <w:t xml:space="preserve"> </w:t>
      </w:r>
      <w:r>
        <w:t xml:space="preserve">Novel.</w:t>
      </w:r>
      <w:r>
        <w:t xml:space="preserve"> </w:t>
      </w:r>
      <w:hyperlink r:id="rId584">
        <w:r>
          <w:rPr>
            <w:rStyle w:val="Hyperlink"/>
          </w:rPr>
          <w:t xml:space="preserve">https://en.wikipedia.org/wiki/Organizations_of_the_Dune_universe#Thinking_machines</w:t>
        </w:r>
      </w:hyperlink>
      <w:r>
        <w:t xml:space="preserve">.</w:t>
      </w:r>
    </w:p>
    <w:bookmarkEnd w:id="585"/>
    <w:bookmarkStart w:id="587" w:name="ref-plos_data"/>
    <w:p>
      <w:pPr>
        <w:pStyle w:val="Bibliography"/>
      </w:pPr>
      <w:r>
        <w:t xml:space="preserve">“How to Store and Manage Your Data.”</w:t>
      </w:r>
      <w:r>
        <w:t xml:space="preserve"> </w:t>
      </w:r>
      <w:r>
        <w:t xml:space="preserve">n.d. PLOS.</w:t>
      </w:r>
      <w:r>
        <w:t xml:space="preserve"> </w:t>
      </w:r>
      <w:hyperlink r:id="rId586">
        <w:r>
          <w:rPr>
            <w:rStyle w:val="Hyperlink"/>
          </w:rPr>
          <w:t xml:space="preserve">https://plos.org/resource/how-to-store-and-manage-your-data/</w:t>
        </w:r>
      </w:hyperlink>
      <w:r>
        <w:t xml:space="preserve">.</w:t>
      </w:r>
    </w:p>
    <w:bookmarkEnd w:id="587"/>
    <w:bookmarkStart w:id="588"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88"/>
    <w:bookmarkStart w:id="589" w:name="ref-medRxiv"/>
    <w:p>
      <w:pPr>
        <w:pStyle w:val="Bibliography"/>
      </w:pPr>
      <w:r>
        <w:t xml:space="preserve">“medRxiv: The Preprint Server for Health Sciences.”</w:t>
      </w:r>
      <w:r>
        <w:t xml:space="preserve"> </w:t>
      </w:r>
      <w:r>
        <w:t xml:space="preserve">n.d. Cold Spring Harbor Laboratory.</w:t>
      </w:r>
      <w:r>
        <w:t xml:space="preserve"> </w:t>
      </w:r>
      <w:hyperlink r:id="rId545">
        <w:r>
          <w:rPr>
            <w:rStyle w:val="Hyperlink"/>
          </w:rPr>
          <w:t xml:space="preserve">https://www.medrxiv.org/</w:t>
        </w:r>
      </w:hyperlink>
      <w:r>
        <w:t xml:space="preserve">.</w:t>
      </w:r>
    </w:p>
    <w:bookmarkEnd w:id="589"/>
    <w:bookmarkStart w:id="591"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90">
        <w:r>
          <w:rPr>
            <w:rStyle w:val="Hyperlink"/>
          </w:rPr>
          <w:t xml:space="preserve">https://doi.org/10.1038/467775a</w:t>
        </w:r>
      </w:hyperlink>
      <w:r>
        <w:t xml:space="preserve">.</w:t>
      </w:r>
    </w:p>
    <w:bookmarkEnd w:id="591"/>
    <w:bookmarkStart w:id="593"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592">
        <w:r>
          <w:rPr>
            <w:rStyle w:val="Hyperlink"/>
          </w:rPr>
          <w:t xml:space="preserve">https://doi.org/10.1038/s41562-016-0021</w:t>
        </w:r>
      </w:hyperlink>
      <w:r>
        <w:t xml:space="preserve">.</w:t>
      </w:r>
    </w:p>
    <w:bookmarkEnd w:id="593"/>
    <w:bookmarkStart w:id="595"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594">
        <w:r>
          <w:rPr>
            <w:rStyle w:val="Hyperlink"/>
          </w:rPr>
          <w:t xml:space="preserve">https://doi.org/10.1038/526182a</w:t>
        </w:r>
      </w:hyperlink>
      <w:r>
        <w:t xml:space="preserve">.</w:t>
      </w:r>
    </w:p>
    <w:bookmarkEnd w:id="595"/>
    <w:bookmarkStart w:id="597" w:name="ref-osf"/>
    <w:p>
      <w:pPr>
        <w:pStyle w:val="Bibliography"/>
      </w:pPr>
      <w:r>
        <w:t xml:space="preserve">“Open Science Framework.”</w:t>
      </w:r>
      <w:r>
        <w:t xml:space="preserve"> </w:t>
      </w:r>
      <w:r>
        <w:t xml:space="preserve">n.d. Center for Open Science.</w:t>
      </w:r>
      <w:r>
        <w:t xml:space="preserve"> </w:t>
      </w:r>
      <w:hyperlink r:id="rId596">
        <w:r>
          <w:rPr>
            <w:rStyle w:val="Hyperlink"/>
          </w:rPr>
          <w:t xml:space="preserve">https://osf.io/</w:t>
        </w:r>
      </w:hyperlink>
      <w:r>
        <w:t xml:space="preserve">.</w:t>
      </w:r>
    </w:p>
    <w:bookmarkEnd w:id="597"/>
    <w:bookmarkStart w:id="599" w:name="ref-gitfixum"/>
    <w:p>
      <w:pPr>
        <w:pStyle w:val="Bibliography"/>
      </w:pPr>
      <w:r>
        <w:t xml:space="preserve">Robertson, Seth. n.d.</w:t>
      </w:r>
      <w:r>
        <w:t xml:space="preserve"> </w:t>
      </w:r>
      <w:r>
        <w:t xml:space="preserve">“On Undoing, Fixing, or Removing Commits in Git.”</w:t>
      </w:r>
      <w:r>
        <w:t xml:space="preserve"> </w:t>
      </w:r>
      <w:hyperlink r:id="rId598">
        <w:r>
          <w:rPr>
            <w:rStyle w:val="Hyperlink"/>
          </w:rPr>
          <w:t xml:space="preserve">https://sethrobertson.github.io/GitFixUm/fixup.html</w:t>
        </w:r>
      </w:hyperlink>
      <w:r>
        <w:t xml:space="preserve">.</w:t>
      </w:r>
    </w:p>
    <w:bookmarkEnd w:id="599"/>
    <w:bookmarkStart w:id="601"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600">
        <w:r>
          <w:rPr>
            <w:rStyle w:val="Hyperlink"/>
          </w:rPr>
          <w:t xml:space="preserve">https://doi.org/10.1371/journal.pcbi.1003833</w:t>
        </w:r>
      </w:hyperlink>
      <w:r>
        <w:t xml:space="preserve">.</w:t>
      </w:r>
    </w:p>
    <w:bookmarkEnd w:id="601"/>
    <w:bookmarkStart w:id="603"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602">
        <w:r>
          <w:rPr>
            <w:rStyle w:val="Hyperlink"/>
          </w:rPr>
          <w:t xml:space="preserve">https://doi.org/10.1038/d41586-019-02918-5</w:t>
        </w:r>
      </w:hyperlink>
      <w:r>
        <w:t xml:space="preserve">.</w:t>
      </w:r>
    </w:p>
    <w:bookmarkEnd w:id="603"/>
    <w:bookmarkStart w:id="605" w:name="ref-slurm"/>
    <w:p>
      <w:pPr>
        <w:pStyle w:val="Bibliography"/>
      </w:pPr>
      <w:r>
        <w:t xml:space="preserve">“Slurm Workload Manager: Sbatch Documentation.”</w:t>
      </w:r>
      <w:r>
        <w:t xml:space="preserve"> </w:t>
      </w:r>
      <w:r>
        <w:t xml:space="preserve">n.d. SchedMD.</w:t>
      </w:r>
      <w:r>
        <w:t xml:space="preserve"> </w:t>
      </w:r>
      <w:hyperlink r:id="rId604">
        <w:r>
          <w:rPr>
            <w:rStyle w:val="Hyperlink"/>
          </w:rPr>
          <w:t xml:space="preserve">https://slurm.schedmd.com/sbatch.html</w:t>
        </w:r>
      </w:hyperlink>
      <w:r>
        <w:t xml:space="preserve">.</w:t>
      </w:r>
    </w:p>
    <w:bookmarkEnd w:id="605"/>
    <w:bookmarkStart w:id="607"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606">
        <w:r>
          <w:rPr>
            <w:rStyle w:val="Hyperlink"/>
          </w:rPr>
          <w:t xml:space="preserve">https://doi.org/10.1038/d41586-019-00067-3</w:t>
        </w:r>
      </w:hyperlink>
      <w:r>
        <w:t xml:space="preserve">.</w:t>
      </w:r>
    </w:p>
    <w:bookmarkEnd w:id="607"/>
    <w:bookmarkStart w:id="609" w:name="ref-terminator"/>
    <w:p>
      <w:pPr>
        <w:pStyle w:val="Bibliography"/>
      </w:pPr>
      <w:r>
        <w:t xml:space="preserve">“Terminator 3: Rise of the Machines.”</w:t>
      </w:r>
      <w:r>
        <w:t xml:space="preserve"> </w:t>
      </w:r>
      <w:r>
        <w:t xml:space="preserve">2003. Film.</w:t>
      </w:r>
      <w:r>
        <w:t xml:space="preserve"> </w:t>
      </w:r>
      <w:hyperlink r:id="rId608">
        <w:r>
          <w:rPr>
            <w:rStyle w:val="Hyperlink"/>
          </w:rPr>
          <w:t xml:space="preserve">https://en.wikipedia.org/wiki/Terminator_3:_Rise_of_the_Machines</w:t>
        </w:r>
      </w:hyperlink>
      <w:r>
        <w:t xml:space="preserve">.</w:t>
      </w:r>
    </w:p>
    <w:bookmarkEnd w:id="609"/>
    <w:bookmarkStart w:id="611" w:name="ref-matrix"/>
    <w:p>
      <w:pPr>
        <w:pStyle w:val="Bibliography"/>
      </w:pPr>
      <w:r>
        <w:t xml:space="preserve">“The Matrix.”</w:t>
      </w:r>
      <w:r>
        <w:t xml:space="preserve"> </w:t>
      </w:r>
      <w:r>
        <w:t xml:space="preserve">1999. Film.</w:t>
      </w:r>
      <w:r>
        <w:t xml:space="preserve"> </w:t>
      </w:r>
      <w:hyperlink r:id="rId610">
        <w:r>
          <w:rPr>
            <w:rStyle w:val="Hyperlink"/>
          </w:rPr>
          <w:t xml:space="preserve">https://en.wikipedia.org/wiki/The_Matrix</w:t>
        </w:r>
      </w:hyperlink>
      <w:r>
        <w:t xml:space="preserve">.</w:t>
      </w:r>
    </w:p>
    <w:bookmarkEnd w:id="611"/>
    <w:bookmarkStart w:id="613"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12">
        <w:r>
          <w:rPr>
            <w:rStyle w:val="Hyperlink"/>
          </w:rPr>
          <w:t xml:space="preserve">https://code-review.tidyverse.org/</w:t>
        </w:r>
      </w:hyperlink>
      <w:r>
        <w:t xml:space="preserve">.</w:t>
      </w:r>
    </w:p>
    <w:bookmarkEnd w:id="613"/>
    <w:bookmarkStart w:id="615"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14">
        <w:r>
          <w:rPr>
            <w:rStyle w:val="Hyperlink"/>
          </w:rPr>
          <w:t xml:space="preserve">https://doi.org/10.1038/d41586-021-03603-2</w:t>
        </w:r>
      </w:hyperlink>
      <w:r>
        <w:t xml:space="preserve">.</w:t>
      </w:r>
    </w:p>
    <w:bookmarkEnd w:id="615"/>
    <w:bookmarkStart w:id="617" w:name="ref-wargames"/>
    <w:p>
      <w:pPr>
        <w:pStyle w:val="Bibliography"/>
      </w:pPr>
      <w:r>
        <w:t xml:space="preserve">“WarGames.”</w:t>
      </w:r>
      <w:r>
        <w:t xml:space="preserve"> </w:t>
      </w:r>
      <w:r>
        <w:t xml:space="preserve">1983. Film.</w:t>
      </w:r>
      <w:r>
        <w:t xml:space="preserve"> </w:t>
      </w:r>
      <w:hyperlink r:id="rId616">
        <w:r>
          <w:rPr>
            <w:rStyle w:val="Hyperlink"/>
          </w:rPr>
          <w:t xml:space="preserve">https://en.wikipedia.org/wiki/WarGames</w:t>
        </w:r>
      </w:hyperlink>
      <w:r>
        <w:t xml:space="preserve">.</w:t>
      </w:r>
    </w:p>
    <w:bookmarkEnd w:id="617"/>
    <w:bookmarkStart w:id="619"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18">
        <w:r>
          <w:rPr>
            <w:rStyle w:val="Hyperlink"/>
          </w:rPr>
          <w:t xml:space="preserve">https://adv-r.hadley.nz/</w:t>
        </w:r>
      </w:hyperlink>
      <w:r>
        <w:t xml:space="preserve">.</w:t>
      </w:r>
    </w:p>
    <w:bookmarkEnd w:id="619"/>
    <w:bookmarkStart w:id="621" w:name="ref-wickham2021shiny"/>
    <w:p>
      <w:pPr>
        <w:pStyle w:val="Bibliography"/>
      </w:pPr>
      <w:r>
        <w:t xml:space="preserve">———. 2021.</w:t>
      </w:r>
      <w:r>
        <w:t xml:space="preserve"> </w:t>
      </w:r>
      <w:r>
        <w:rPr>
          <w:i/>
          <w:iCs/>
        </w:rPr>
        <w:t xml:space="preserve">Mastering Shiny</w:t>
      </w:r>
      <w:r>
        <w:t xml:space="preserve">. O’Reilly Media.</w:t>
      </w:r>
      <w:r>
        <w:t xml:space="preserve"> </w:t>
      </w:r>
      <w:hyperlink r:id="rId620">
        <w:r>
          <w:rPr>
            <w:rStyle w:val="Hyperlink"/>
          </w:rPr>
          <w:t xml:space="preserve">https://mastering-shiny.org/</w:t>
        </w:r>
      </w:hyperlink>
      <w:r>
        <w:t xml:space="preserve">.</w:t>
      </w:r>
    </w:p>
    <w:bookmarkEnd w:id="621"/>
    <w:bookmarkStart w:id="622" w:name="ref-wickham2023tidyverse"/>
    <w:p>
      <w:pPr>
        <w:pStyle w:val="Bibliography"/>
      </w:pPr>
      <w:r>
        <w:t xml:space="preserve">———. 2023a.</w:t>
      </w:r>
      <w:r>
        <w:t xml:space="preserve"> </w:t>
      </w:r>
      <w:r>
        <w:rPr>
          <w:i/>
          <w:iCs/>
        </w:rPr>
        <w:t xml:space="preserve">The Tidyverse Style Guide</w:t>
      </w:r>
      <w:r>
        <w:t xml:space="preserve">.</w:t>
      </w:r>
      <w:r>
        <w:t xml:space="preserve"> </w:t>
      </w:r>
      <w:hyperlink r:id="rId242">
        <w:r>
          <w:rPr>
            <w:rStyle w:val="Hyperlink"/>
          </w:rPr>
          <w:t xml:space="preserve">https://style.tidyverse.org/</w:t>
        </w:r>
      </w:hyperlink>
      <w:r>
        <w:t xml:space="preserve">.</w:t>
      </w:r>
    </w:p>
    <w:bookmarkEnd w:id="622"/>
    <w:bookmarkStart w:id="624" w:name="ref-wickham2023tidydesign"/>
    <w:p>
      <w:pPr>
        <w:pStyle w:val="Bibliography"/>
      </w:pPr>
      <w:r>
        <w:t xml:space="preserve">———. 2023b.</w:t>
      </w:r>
      <w:r>
        <w:t xml:space="preserve"> </w:t>
      </w:r>
      <w:r>
        <w:rPr>
          <w:i/>
          <w:iCs/>
        </w:rPr>
        <w:t xml:space="preserve">Tidyverse Design Guide</w:t>
      </w:r>
      <w:r>
        <w:t xml:space="preserve">.</w:t>
      </w:r>
      <w:r>
        <w:t xml:space="preserve"> </w:t>
      </w:r>
      <w:hyperlink r:id="rId623">
        <w:r>
          <w:rPr>
            <w:rStyle w:val="Hyperlink"/>
          </w:rPr>
          <w:t xml:space="preserve">https://design.tidyverse.org/</w:t>
        </w:r>
      </w:hyperlink>
      <w:r>
        <w:t xml:space="preserve">.</w:t>
      </w:r>
    </w:p>
    <w:bookmarkEnd w:id="624"/>
    <w:bookmarkStart w:id="626"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25">
        <w:r>
          <w:rPr>
            <w:rStyle w:val="Hyperlink"/>
          </w:rPr>
          <w:t xml:space="preserve">https://r-pkgs.org/</w:t>
        </w:r>
      </w:hyperlink>
      <w:r>
        <w:t xml:space="preserve">.</w:t>
      </w:r>
    </w:p>
    <w:bookmarkEnd w:id="626"/>
    <w:bookmarkStart w:id="628"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27">
        <w:r>
          <w:rPr>
            <w:rStyle w:val="Hyperlink"/>
          </w:rPr>
          <w:t xml:space="preserve">https://r4ds.hadley.nz/</w:t>
        </w:r>
      </w:hyperlink>
      <w:r>
        <w:t xml:space="preserve">.</w:t>
      </w:r>
    </w:p>
    <w:bookmarkEnd w:id="628"/>
    <w:bookmarkStart w:id="629"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28">
        <w:r>
          <w:rPr>
            <w:rStyle w:val="Hyperlink"/>
          </w:rPr>
          <w:t xml:space="preserve">https://roxygen2.r-lib.org/</w:t>
        </w:r>
      </w:hyperlink>
      <w:r>
        <w:t xml:space="preserve">.</w:t>
      </w:r>
    </w:p>
    <w:bookmarkEnd w:id="629"/>
    <w:bookmarkEnd w:id="630"/>
    <w:p>
      <w:r>
        <w:br w:type="page"/>
      </w:r>
    </w:p>
    <w:bookmarkEnd w:id="631"/>
    <w:bookmarkStart w:id="633"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632">
        <w:r>
          <w:rPr>
            <w:rStyle w:val="Hyperlink"/>
          </w:rPr>
          <w:t xml:space="preserve">https://ucd-serg.github.io/lab-manual/appendix-copilot-instructions.html</w:t>
        </w:r>
      </w:hyperlink>
    </w:p>
    <w:p>
      <w:r>
        <w:br w:type="page"/>
      </w:r>
    </w:p>
    <w:bookmarkEnd w:id="633"/>
    <w:bookmarkStart w:id="635"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634">
        <w:r>
          <w:rPr>
            <w:rStyle w:val="Hyperlink"/>
          </w:rPr>
          <w:t xml:space="preserve">https://ucd-serg.github.io/lab-manual/appendix-copilot-setup-steps.html</w:t>
        </w:r>
      </w:hyperlink>
    </w:p>
    <w:p>
      <w:r>
        <w:br w:type="page"/>
      </w:r>
    </w:p>
    <w:bookmarkEnd w:id="635"/>
    <w:bookmarkStart w:id="636"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08"/>
        </w:numPr>
      </w:pPr>
      <w:ins w:id="1873" w:author="PR Preview" w:date="2024-01-01T00:00:00Z">
        <w:r>
          <w:rPr>
            <w:b/>
            <w:bCs/>
          </w:rPr>
          <w:t xml:space="preserve">Branch:</w:t>
        </w:r>
      </w:ins>
      <w:ins w:id="1873" w:author="PR Preview" w:date="2024-01-01T00:00:00Z">
        <w:r>
          <w:t xml:space="preserve"> </w:t>
        </w:r>
      </w:ins>
      <w:ins w:id="1873" w:author="PR Preview" w:date="2024-01-01T00:00:00Z">
        <w:r>
          <w:t xml:space="preserve">HEAD</w:t>
        </w:r>
      </w:ins>
    </w:p>
    <w:p>
      <w:pPr>
        <w:pStyle w:val="Compact"/>
        <w:numPr>
          <w:ilvl w:val="0"/>
          <w:numId w:val="1208"/>
        </w:numPr>
      </w:pPr>
      <w:ins w:id="1874" w:author="PR Preview" w:date="2024-01-01T00:00:00Z">
        <w:r>
          <w:rPr>
            <w:b/>
            <w:bCs/>
          </w:rPr>
          <w:t xml:space="preserve">Commit:</w:t>
        </w:r>
      </w:ins>
      <w:ins w:id="1874" w:author="PR Preview" w:date="2024-01-01T00:00:00Z">
        <w:r>
          <w:t xml:space="preserve"> </w:t>
        </w:r>
      </w:ins>
      <w:ins w:id="1874" w:author="PR Preview" w:date="2024-01-01T00:00:00Z">
        <w:r>
          <w:t xml:space="preserve">83033d1</w:t>
        </w:r>
      </w:ins>
    </w:p>
    <w:p>
      <w:pPr>
        <w:pStyle w:val="Compact"/>
        <w:numPr>
          <w:ilvl w:val="0"/>
          <w:numId w:val="1208"/>
        </w:numPr>
      </w:pPr>
      <w:ins w:id="1875" w:author="PR Preview" w:date="2024-01-01T00:00:00Z">
        <w:r>
          <w:rPr>
            <w:b/>
            <w:bCs/>
          </w:rPr>
          <w:t xml:space="preserve">Full commit hash:</w:t>
        </w:r>
      </w:ins>
      <w:ins w:id="1875" w:author="PR Preview" w:date="2024-01-01T00:00:00Z">
        <w:r>
          <w:t xml:space="preserve"> </w:t>
        </w:r>
      </w:ins>
      <w:ins w:id="1875" w:author="PR Preview" w:date="2024-01-01T00:00:00Z">
        <w:r>
          <w:t xml:space="preserve">83033d1470313df39a2beac75b0c00414f30d03d</w:t>
        </w:r>
      </w:ins>
    </w:p>
    <w:p>
      <w:pPr>
        <w:pStyle w:val="Compact"/>
        <w:numPr>
          <w:ilvl w:val="0"/>
          <w:numId w:val="1208"/>
        </w:numPr>
      </w:pPr>
      <w:ins w:id="1876" w:author="PR Preview" w:date="2024-01-01T00:00:00Z">
        <w:r>
          <w:rPr>
            <w:b/>
            <w:bCs/>
          </w:rPr>
          <w:t xml:space="preserve">Commit date:</w:t>
        </w:r>
      </w:ins>
      <w:ins w:id="1876" w:author="PR Preview" w:date="2024-01-01T00:00:00Z">
        <w:r>
          <w:t xml:space="preserve"> </w:t>
        </w:r>
      </w:ins>
      <w:ins w:id="1876" w:author="PR Preview" w:date="2024-01-01T00:00:00Z">
        <w:r>
          <w:t xml:space="preserve">2026-01-15 10:37:25 -0800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6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77">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2"/>
  </w:num>
  <w:num w:numId="1193">
    <w:abstractNumId w:val="992"/>
  </w:num>
  <w:num w:numId="1194">
    <w:abstractNumId w:val="992"/>
  </w:num>
  <w:num w:numId="1195">
    <w:abstractNumId w:val="992"/>
  </w:num>
  <w:num w:numId="1196">
    <w:abstractNumId w:val="992"/>
  </w:num>
  <w:num w:numId="1197">
    <w:abstractNumId w:val="992"/>
  </w:num>
  <w:num w:numId="1198">
    <w:abstractNumId w:val="992"/>
  </w:num>
  <w:num w:numId="1199">
    <w:abstractNumId w:val="992"/>
  </w:num>
  <w:num w:numId="1200">
    <w:abstractNumId w:val="992"/>
  </w:num>
  <w:num w:numId="1201">
    <w:abstractNumId w:val="992"/>
  </w:num>
  <w:num w:numId="1202">
    <w:abstractNumId w:val="992"/>
  </w:num>
  <w:num w:numId="1203">
    <w:abstractNumId w:val="992"/>
  </w:num>
  <w:num w:numId="1204">
    <w:abstractNumId w:val="992"/>
  </w:num>
  <w:num w:numId="1205">
    <w:abstractNumId w:val="992"/>
  </w:num>
  <w:num w:numId="1206">
    <w:abstractNumId w:val="992"/>
  </w:num>
  <w:num w:numId="1207">
    <w:abstractNumId w:val="992"/>
  </w:num>
  <w:num w:numId="12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32" Type="http://schemas.openxmlformats.org/officeDocument/2006/relationships/image" Target="media/rId132.png"/><Relationship Id="rId235" Type="http://schemas.openxmlformats.org/officeDocument/2006/relationships/image" Target="media/rId235.png"/><Relationship Id="rId113" Type="http://schemas.openxmlformats.org/officeDocument/2006/relationships/image" Target="media/rId113.png"/><Relationship Id="rId262" Type="http://schemas.openxmlformats.org/officeDocument/2006/relationships/image" Target="media/rId262.png"/><Relationship Id="rId341" Type="http://schemas.openxmlformats.org/officeDocument/2006/relationships/image" Target="media/rId341.jpg"/><Relationship Id="rId347" Type="http://schemas.openxmlformats.org/officeDocument/2006/relationships/image" Target="media/rId347.png"/><Relationship Id="rId452" Type="http://schemas.openxmlformats.org/officeDocument/2006/relationships/image" Target="media/rId452.png"/><Relationship Id="rId404"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6" Type="http://schemas.openxmlformats.org/officeDocument/2006/relationships/hyperlink" Target="github.com" TargetMode="External"/><Relationship Id="rId503" Type="http://schemas.openxmlformats.org/officeDocument/2006/relationships/hyperlink" Target="http://adv-r.had.co.nz/Style.html" TargetMode="External"/><Relationship Id="rId534" Type="http://schemas.openxmlformats.org/officeDocument/2006/relationships/hyperlink" Target="http://colorbrewer2.org/" TargetMode="External"/><Relationship Id="rId571" Type="http://schemas.openxmlformats.org/officeDocument/2006/relationships/hyperlink" Target="http://creativecommons.org/licenses/by-nc/4.0/" TargetMode="External"/><Relationship Id="rId232" Type="http://schemas.openxmlformats.org/officeDocument/2006/relationships/hyperlink" Target="http://styler.r-lib.org/articles/customizing_styler.html" TargetMode="External"/><Relationship Id="rId491"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08" Type="http://schemas.openxmlformats.org/officeDocument/2006/relationships/hyperlink" Target="https://about.codecov.io" TargetMode="External"/><Relationship Id="rId618" Type="http://schemas.openxmlformats.org/officeDocument/2006/relationships/hyperlink" Target="https://adv-r.hadley.nz/" TargetMode="External"/><Relationship Id="rId170" Type="http://schemas.openxmlformats.org/officeDocument/2006/relationships/hyperlink" Target="https://adv-r.hadley.nz/evaluation.html" TargetMode="External"/><Relationship Id="rId175" Type="http://schemas.openxmlformats.org/officeDocument/2006/relationships/hyperlink" Target="https://blog.rstudio.com/2016/03/29/feather/" TargetMode="External"/><Relationship Id="rId139" Type="http://schemas.openxmlformats.org/officeDocument/2006/relationships/hyperlink" Target="https://blog.rstudio.com/2020/12/02/rstudio-v1-4-preview-little-things/" TargetMode="External"/><Relationship Id="rId612" Type="http://schemas.openxmlformats.org/officeDocument/2006/relationships/hyperlink" Target="https://code-review.tidyverse.org/" TargetMode="External"/><Relationship Id="rId241" Type="http://schemas.openxmlformats.org/officeDocument/2006/relationships/hyperlink" Target="https://cran.r-project.org/web/packages/lintr/readme/README.html#available-linters" TargetMode="External"/><Relationship Id="rId245"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01" Type="http://schemas.openxmlformats.org/officeDocument/2006/relationships/hyperlink" Target="https://d-morrison.github.io/rme/" TargetMode="External"/><Relationship Id="rId575" Type="http://schemas.openxmlformats.org/officeDocument/2006/relationships/hyperlink" Target="https://datadryad.org/" TargetMode="External"/><Relationship Id="rId623" Type="http://schemas.openxmlformats.org/officeDocument/2006/relationships/hyperlink" Target="https://design.tidyverse.org/" TargetMode="External"/><Relationship Id="rId582" Type="http://schemas.openxmlformats.org/officeDocument/2006/relationships/hyperlink" Target="https://desktop.github.com/" TargetMode="External"/><Relationship Id="rId196" Type="http://schemas.openxmlformats.org/officeDocument/2006/relationships/hyperlink" Target="https://devtools.r-lib.org/" TargetMode="External"/><Relationship Id="rId119" Type="http://schemas.openxmlformats.org/officeDocument/2006/relationships/hyperlink" Target="https://docs.github.com/en/actions" TargetMode="External"/><Relationship Id="rId439" Type="http://schemas.openxmlformats.org/officeDocument/2006/relationships/hyperlink" Target="https://docs.github.com/en/copilot/how-tos/use-copilot-agents/coding-agent" TargetMode="External"/><Relationship Id="rId474" Type="http://schemas.openxmlformats.org/officeDocument/2006/relationships/hyperlink" Target="https://docs.github.com/en/copilot/how-tos/use-copilot-agents/coding-agent/customize-the-agent-environment" TargetMode="External"/><Relationship Id="rId479" Type="http://schemas.openxmlformats.org/officeDocument/2006/relationships/hyperlink" Target="https://docs.github.com/en/copilot/how-tos/use-copilot-agents/coding-agent/customize-the-agent-environment#preinstalling-tools-or-dependencies-in-copilots-environment" TargetMode="External"/><Relationship Id="rId463" Type="http://schemas.openxmlformats.org/officeDocument/2006/relationships/hyperlink" Target="https://docs.github.com/en/copilot/how-tos/use-copilot-agents/coding-agent/customize-the-agent-firewall" TargetMode="External"/><Relationship Id="rId461" Type="http://schemas.openxmlformats.org/officeDocument/2006/relationships/hyperlink" Target="https://docs.github.com/en/copilot/reference/copilot-allowlist-reference" TargetMode="External"/><Relationship Id="rId381" Type="http://schemas.openxmlformats.org/officeDocument/2006/relationships/hyperlink" Target="https://docs.github.com/en/enterprise/2.13/user/articles/creating-releases" TargetMode="External"/><Relationship Id="rId517" Type="http://schemas.openxmlformats.org/officeDocument/2006/relationships/hyperlink" Target="https://docs.google.com/document/d/1ckgRCcr7FFPyymyMA6Y_-cB_vftOyrrxT28c6gRg0PI/edit" TargetMode="External"/><Relationship Id="rId590" Type="http://schemas.openxmlformats.org/officeDocument/2006/relationships/hyperlink" Target="https://doi.org/10.1038/467775a" TargetMode="External"/><Relationship Id="rId594" Type="http://schemas.openxmlformats.org/officeDocument/2006/relationships/hyperlink" Target="https://doi.org/10.1038/526182a" TargetMode="External"/><Relationship Id="rId606" Type="http://schemas.openxmlformats.org/officeDocument/2006/relationships/hyperlink" Target="https://doi.org/10.1038/d41586-019-00067-3" TargetMode="External"/><Relationship Id="rId558" Type="http://schemas.openxmlformats.org/officeDocument/2006/relationships/hyperlink" Target="https://doi.org/10.1038/d41586-019-01431-z" TargetMode="External"/><Relationship Id="rId602" Type="http://schemas.openxmlformats.org/officeDocument/2006/relationships/hyperlink" Target="https://doi.org/10.1038/d41586-019-02918-5" TargetMode="External"/><Relationship Id="rId614" Type="http://schemas.openxmlformats.org/officeDocument/2006/relationships/hyperlink" Target="https://doi.org/10.1038/d41586-021-03603-2" TargetMode="External"/><Relationship Id="rId569" Type="http://schemas.openxmlformats.org/officeDocument/2006/relationships/hyperlink" Target="https://doi.org/10.1038/s41467-020-19160-7" TargetMode="External"/><Relationship Id="rId592" Type="http://schemas.openxmlformats.org/officeDocument/2006/relationships/hyperlink" Target="https://doi.org/10.1038/s41562-016-0021" TargetMode="External"/><Relationship Id="rId600" Type="http://schemas.openxmlformats.org/officeDocument/2006/relationships/hyperlink" Target="https://doi.org/10.1371/journal.pcbi.1003833" TargetMode="External"/><Relationship Id="rId554" Type="http://schemas.openxmlformats.org/officeDocument/2006/relationships/hyperlink" Target="https://doi.org/10.1371/journal.pgph.0002269" TargetMode="External"/><Relationship Id="rId213" Type="http://schemas.openxmlformats.org/officeDocument/2006/relationships/hyperlink" Target="https://dplyr.tidyverse.org/" TargetMode="External"/><Relationship Id="rId169" Type="http://schemas.openxmlformats.org/officeDocument/2006/relationships/hyperlink" Target="https://dplyr.tidyverse.org/articles/programming.html" TargetMode="External"/><Relationship Id="rId130" Type="http://schemas.openxmlformats.org/officeDocument/2006/relationships/hyperlink" Target="https://ellipsis.r-lib.org/" TargetMode="External"/><Relationship Id="rId552" Type="http://schemas.openxmlformats.org/officeDocument/2006/relationships/hyperlink" Target="https://en.wikipedia.org/wiki/2001:_A_Space_Odyssey_(film)" TargetMode="External"/><Relationship Id="rId422" Type="http://schemas.openxmlformats.org/officeDocument/2006/relationships/hyperlink" Target="https://en.wikipedia.org/wiki/AI-assisted_software_development" TargetMode="External"/><Relationship Id="rId427" Type="http://schemas.openxmlformats.org/officeDocument/2006/relationships/hyperlink" Target="https://en.wikipedia.org/wiki/AI_agent" TargetMode="External"/><Relationship Id="rId455" Type="http://schemas.openxmlformats.org/officeDocument/2006/relationships/hyperlink" Target="https://en.wikipedia.org/wiki/Agent_(The_Matrix)" TargetMode="External"/><Relationship Id="rId560" Type="http://schemas.openxmlformats.org/officeDocument/2006/relationships/hyperlink" Target="https://en.wikipedia.org/wiki/Battlestar_Galactica_(2004_TV_series)" TargetMode="External"/><Relationship Id="rId563" Type="http://schemas.openxmlformats.org/officeDocument/2006/relationships/hyperlink" Target="https://en.wikipedia.org/wiki/Blade_Runner" TargetMode="External"/><Relationship Id="rId567" Type="http://schemas.openxmlformats.org/officeDocument/2006/relationships/hyperlink" Target="https://en.wikipedia.org/wiki/Ender%27s_Game" TargetMode="External"/><Relationship Id="rId584" Type="http://schemas.openxmlformats.org/officeDocument/2006/relationships/hyperlink" Target="https://en.wikipedia.org/wiki/Organizations_of_the_Dune_universe#Thinking_machines" TargetMode="External"/><Relationship Id="rId608" Type="http://schemas.openxmlformats.org/officeDocument/2006/relationships/hyperlink" Target="https://en.wikipedia.org/wiki/Terminator_3:_Rise_of_the_Machines" TargetMode="External"/><Relationship Id="rId610" Type="http://schemas.openxmlformats.org/officeDocument/2006/relationships/hyperlink" Target="https://en.wikipedia.org/wiki/The_Matrix" TargetMode="External"/><Relationship Id="rId281" Type="http://schemas.openxmlformats.org/officeDocument/2006/relationships/hyperlink" Target="https://en.wikipedia.org/wiki/WYSIWYM" TargetMode="External"/><Relationship Id="rId616" Type="http://schemas.openxmlformats.org/officeDocument/2006/relationships/hyperlink" Target="https://en.wikipedia.org/wiki/WarGames" TargetMode="External"/><Relationship Id="rId578" Type="http://schemas.openxmlformats.org/officeDocument/2006/relationships/hyperlink" Target="https://engineering-shiny.org/" TargetMode="External"/><Relationship Id="rId294" Type="http://schemas.openxmlformats.org/officeDocument/2006/relationships/hyperlink" Target="https://github.com/UCD-SERG/lab-manual" TargetMode="External"/><Relationship Id="rId431" Type="http://schemas.openxmlformats.org/officeDocument/2006/relationships/hyperlink" Target="https://github.com/UCD-SERG/lab-manual/issues/42" TargetMode="External"/><Relationship Id="rId432" Type="http://schemas.openxmlformats.org/officeDocument/2006/relationships/hyperlink" Target="https://github.com/UCD-SERG/lab-manual/pull/50" TargetMode="External"/><Relationship Id="rId287" Type="http://schemas.openxmlformats.org/officeDocument/2006/relationships/hyperlink" Target="https://github.com/UCD-SERG/quarto-book-template" TargetMode="External"/><Relationship Id="rId288" Type="http://schemas.openxmlformats.org/officeDocument/2006/relationships/hyperlink" Target="https://github.com/coatless-tutorials/quarto-book-template" TargetMode="External"/><Relationship Id="rId306" Type="http://schemas.openxmlformats.org/officeDocument/2006/relationships/hyperlink" Target="https://github.com/d-morrison/rme" TargetMode="External"/><Relationship Id="rId289" Type="http://schemas.openxmlformats.org/officeDocument/2006/relationships/hyperlink" Target="https://github.com/d-rug/datalab_template_quarto" TargetMode="External"/><Relationship Id="rId105" Type="http://schemas.openxmlformats.org/officeDocument/2006/relationships/hyperlink" Target="https://github.com/features/actions" TargetMode="External"/><Relationship Id="rId426" Type="http://schemas.openxmlformats.org/officeDocument/2006/relationships/hyperlink" Target="https://github.com/features/copilot/agents" TargetMode="External"/><Relationship Id="rId478" Type="http://schemas.openxmlformats.org/officeDocument/2006/relationships/hyperlink" Target="https://github.com/features/copilot/plans" TargetMode="External"/><Relationship Id="rId336" Type="http://schemas.openxmlformats.org/officeDocument/2006/relationships/hyperlink" Target="https://github.com/github/gitignore/blob/master/R.gitignore" TargetMode="External"/><Relationship Id="rId153" Type="http://schemas.openxmlformats.org/officeDocument/2006/relationships/hyperlink" Target="https://github.com/jennybc/here_here" TargetMode="External"/><Relationship Id="rId163" Type="http://schemas.openxmlformats.org/officeDocument/2006/relationships/hyperlink" Target="https://github.com/karthik/rdrop2" TargetMode="External"/><Relationship Id="rId143" Type="http://schemas.openxmlformats.org/officeDocument/2006/relationships/hyperlink" Target="https://github.com/kmishra9/Flu-Absenteeism/blob/master/Master's%20Thesis%20-%20Spatial%20Epidemiology%20of%20Influenza/1b%20-%20Map-Management.R" TargetMode="External"/><Relationship Id="rId208" Type="http://schemas.openxmlformats.org/officeDocument/2006/relationships/hyperlink" Target="https://github.com/kmishra9/Flu-Absenteeism/blob/master/Master's%20Thesis%20-%20Spatial%20Epidemiology%20of%20Influenza/2a%20-%20Statistical-Inputs.R" TargetMode="External"/><Relationship Id="rId437" Type="http://schemas.openxmlformats.org/officeDocument/2006/relationships/hyperlink" Target="https://github.com/orgs/community/discussions/162826" TargetMode="External"/><Relationship Id="rId438" Type="http://schemas.openxmlformats.org/officeDocument/2006/relationships/hyperlink" Target="https://github.com/orgs/community/discussions/183966" TargetMode="External"/><Relationship Id="rId161" Type="http://schemas.openxmlformats.org/officeDocument/2006/relationships/hyperlink" Target="https://github.com/r-box/boxr" TargetMode="External"/><Relationship Id="rId107" Type="http://schemas.openxmlformats.org/officeDocument/2006/relationships/hyperlink" Target="https://github.com/r-lib/actions" TargetMode="External"/><Relationship Id="rId120" Type="http://schemas.openxmlformats.org/officeDocument/2006/relationships/hyperlink" Target="https://github.com/r-lib/actions#where-to-find-help" TargetMode="External"/><Relationship Id="rId507" Type="http://schemas.openxmlformats.org/officeDocument/2006/relationships/hyperlink" Target="https://github.com/skills/introduction-to-github" TargetMode="External"/><Relationship Id="rId539" Type="http://schemas.openxmlformats.org/officeDocument/2006/relationships/hyperlink" Target="https://grants.nih.gov" TargetMode="External"/><Relationship Id="rId538" Type="http://schemas.openxmlformats.org/officeDocument/2006/relationships/hyperlink" Target="https://grantwriting.stanford.edu/funding-train/" TargetMode="External"/><Relationship Id="rId519" Type="http://schemas.openxmlformats.org/officeDocument/2006/relationships/hyperlink" Target="https://grantwriting.stanford.edu/funding-train/#ep" TargetMode="External"/><Relationship Id="rId565" Type="http://schemas.openxmlformats.org/officeDocument/2006/relationships/hyperlink" Target="https://happygitwithr.com/" TargetMode="External"/><Relationship Id="rId333" Type="http://schemas.openxmlformats.org/officeDocument/2006/relationships/hyperlink" Target="https://happygitwithr.com/repeated-amend.html" TargetMode="External"/><Relationship Id="rId326" Type="http://schemas.openxmlformats.org/officeDocument/2006/relationships/hyperlink" Target="https://help.github.com/en/github/collaborating-with-issues-and-pull-requests/creating-a-pull-request#creating-the-pull-request" TargetMode="External"/><Relationship Id="rId403" Type="http://schemas.openxmlformats.org/officeDocument/2006/relationships/hyperlink" Target="https://hpc.ucdavis.edu/" TargetMode="External"/><Relationship Id="rId526" Type="http://schemas.openxmlformats.org/officeDocument/2006/relationships/hyperlink" Target="https://jadebc.github.io/lab-manual/" TargetMode="External"/><Relationship Id="rId485" Type="http://schemas.openxmlformats.org/officeDocument/2006/relationships/hyperlink" Target="https://jadebc.github.io/lab-manual/checklists.html" TargetMode="External"/><Relationship Id="rId369" Type="http://schemas.openxmlformats.org/officeDocument/2006/relationships/hyperlink" Target="https://jadebc.github.io/lab-manual/code-publication.html" TargetMode="External"/><Relationship Id="rId60" Type="http://schemas.openxmlformats.org/officeDocument/2006/relationships/hyperlink" Target="https://jadebc.github.io/lab-manual/code-repositories.html" TargetMode="External"/><Relationship Id="rId77" Type="http://schemas.openxmlformats.org/officeDocument/2006/relationships/hyperlink" Target="https://jadebc.github.io/lab-manual/coding-practices.html" TargetMode="External"/><Relationship Id="rId205"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61" Type="http://schemas.openxmlformats.org/officeDocument/2006/relationships/hyperlink" Target="https://jadebc.github.io/lab-manual/data-masking.html" TargetMode="External"/><Relationship Id="rId320"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363" Type="http://schemas.openxmlformats.org/officeDocument/2006/relationships/hyperlink" Target="https://jadebc.github.io/lab-manual/reproducible-environments.html" TargetMode="External"/><Relationship Id="rId495" Type="http://schemas.openxmlformats.org/officeDocument/2006/relationships/hyperlink" Target="https://jadebc.github.io/lab-manual/resources.html" TargetMode="External"/><Relationship Id="rId402" Type="http://schemas.openxmlformats.org/officeDocument/2006/relationships/hyperlink" Target="https://jadebc.github.io/lab-manual/slurm.html" TargetMode="External"/><Relationship Id="rId340" Type="http://schemas.openxmlformats.org/officeDocument/2006/relationships/hyperlink" Target="https://jadebc.github.io/lab-manual/unix.html" TargetMode="External"/><Relationship Id="rId255" Type="http://schemas.openxmlformats.org/officeDocument/2006/relationships/hyperlink" Target="https://jadebc.github.io/lab-manual/working-with-big-data.html" TargetMode="External"/><Relationship Id="rId489" Type="http://schemas.openxmlformats.org/officeDocument/2006/relationships/hyperlink" Target="https://journals.lww.com/epidem/Fulltext/2001/05000/The_Value_of_P.2.aspx" TargetMode="External"/><Relationship Id="rId536" Type="http://schemas.openxmlformats.org/officeDocument/2006/relationships/hyperlink" Target="https://journals.plos.org/ploscompbiol/article?id=10.1371/journal.pcbi.1003833" TargetMode="External"/><Relationship Id="rId573" Type="http://schemas.openxmlformats.org/officeDocument/2006/relationships/hyperlink" Target="https://journals.plos.org/plosone/s/authorship" TargetMode="External"/><Relationship Id="rId510" Type="http://schemas.openxmlformats.org/officeDocument/2006/relationships/hyperlink" Target="https://link.springer.com/book/10.1007/978-3-030-98175-4" TargetMode="External"/><Relationship Id="rId523" Type="http://schemas.openxmlformats.org/officeDocument/2006/relationships/hyperlink" Target="https://link.springer.com/book/9783031537929" TargetMode="External"/><Relationship Id="rId239" Type="http://schemas.openxmlformats.org/officeDocument/2006/relationships/hyperlink" Target="https://lintr.r-lib.org/" TargetMode="External"/><Relationship Id="rId620" Type="http://schemas.openxmlformats.org/officeDocument/2006/relationships/hyperlink" Target="https://mastering-shiny.org/" TargetMode="External"/><Relationship Id="rId535" Type="http://schemas.openxmlformats.org/officeDocument/2006/relationships/hyperlink" Target="https://medialab.github.io/iwanthue/" TargetMode="External"/><Relationship Id="rId492" Type="http://schemas.openxmlformats.org/officeDocument/2006/relationships/hyperlink" Target="https://medialab.github.io/iwanthue/?utm_source=Nature+Briefing&amp;utm_campaign=2c68711076-briefing-dy-20211006&amp;utm_medium=email&amp;utm_term=0_c9dfd39373-2c68711076-44335685" TargetMode="External"/><Relationship Id="rId358" Type="http://schemas.openxmlformats.org/officeDocument/2006/relationships/hyperlink" Target="https://medium.com/@jeongwhanchoi/install-tmux-on-osx-and-basics-commands-for-beginners-be22520fd95e" TargetMode="External"/><Relationship Id="rId515" Type="http://schemas.openxmlformats.org/officeDocument/2006/relationships/hyperlink" Target="https://mitcommlab.mit.edu/be/2023/09/27/toward-an-evenbetterposter-improving-the-betterposter-template/" TargetMode="External"/><Relationship Id="rId528" Type="http://schemas.openxmlformats.org/officeDocument/2006/relationships/hyperlink" Target="https://myidp.sciencecareers.org/" TargetMode="External"/><Relationship Id="rId596" Type="http://schemas.openxmlformats.org/officeDocument/2006/relationships/hyperlink" Target="https://osf.io/" TargetMode="External"/><Relationship Id="rId49" Type="http://schemas.openxmlformats.org/officeDocument/2006/relationships/hyperlink" Target="https://osf.io/tgbxr/" TargetMode="External"/><Relationship Id="rId197" Type="http://schemas.openxmlformats.org/officeDocument/2006/relationships/hyperlink" Target="https://pkgdown.r-lib.org/" TargetMode="External"/><Relationship Id="rId586" Type="http://schemas.openxmlformats.org/officeDocument/2006/relationships/hyperlink" Target="https://plos.org/resource/how-to-store-and-manage-your-data/" TargetMode="External"/><Relationship Id="rId394" Type="http://schemas.openxmlformats.org/officeDocument/2006/relationships/hyperlink" Target="https://proctor-ucsf.github.io/dcc-handbook/datawrangling.html#documenting-datasets" TargetMode="External"/><Relationship Id="rId272" Type="http://schemas.openxmlformats.org/officeDocument/2006/relationships/hyperlink" Target="https://quarto.org/" TargetMode="External"/><Relationship Id="rId309" Type="http://schemas.openxmlformats.org/officeDocument/2006/relationships/hyperlink" Target="https://quarto.org/docs/authoring/cross-references.html" TargetMode="External"/><Relationship Id="rId311" Type="http://schemas.openxmlformats.org/officeDocument/2006/relationships/hyperlink" Target="https://quarto.org/docs/authoring/includes.html" TargetMode="External"/><Relationship Id="rId296" Type="http://schemas.openxmlformats.org/officeDocument/2006/relationships/hyperlink" Target="https://quarto.org/docs/books/" TargetMode="External"/><Relationship Id="rId275" Type="http://schemas.openxmlformats.org/officeDocument/2006/relationships/hyperlink" Target="https://quarto.org/docs/get-started/" TargetMode="External"/><Relationship Id="rId276" Type="http://schemas.openxmlformats.org/officeDocument/2006/relationships/hyperlink" Target="https://quarto.org/docs/guide/" TargetMode="External"/><Relationship Id="rId305" Type="http://schemas.openxmlformats.org/officeDocument/2006/relationships/hyperlink" Target="https://quarto.org/docs/projects/profiles.html" TargetMode="External"/><Relationship Id="rId297" Type="http://schemas.openxmlformats.org/officeDocument/2006/relationships/hyperlink" Target="https://quarto.org/docs/publishing/" TargetMode="External"/><Relationship Id="rId160" Type="http://schemas.openxmlformats.org/officeDocument/2006/relationships/hyperlink" Target="https://r-box.github.io/boxr/articles/boxr-app-interactive.html#create" TargetMode="External"/><Relationship Id="rId625" Type="http://schemas.openxmlformats.org/officeDocument/2006/relationships/hyperlink" Target="https://r-pkgs.org/" TargetMode="External"/><Relationship Id="rId118" Type="http://schemas.openxmlformats.org/officeDocument/2006/relationships/hyperlink" Target="https://r-pkgs.org/software-development-practices.html#sec-sw-dev-practices-ci" TargetMode="External"/><Relationship Id="rId627" Type="http://schemas.openxmlformats.org/officeDocument/2006/relationships/hyperlink" Target="https://r4ds.hadley.nz/" TargetMode="External"/><Relationship Id="rId277" Type="http://schemas.openxmlformats.org/officeDocument/2006/relationships/hyperlink" Target="https://r4ds.hadley.nz/quarto.html" TargetMode="External"/><Relationship Id="rId28" Type="http://schemas.openxmlformats.org/officeDocument/2006/relationships/hyperlink" Target="https://research.ucdavis.edu/policiescompliance/irb-admin/education/" TargetMode="External"/><Relationship Id="rId395" Type="http://schemas.openxmlformats.org/officeDocument/2006/relationships/hyperlink" Target="https://researchdata.princeton.edu/research-lifecycle-guide/publishing-and-preservation/dois" TargetMode="External"/><Relationship Id="rId128" Type="http://schemas.openxmlformats.org/officeDocument/2006/relationships/hyperlink" Target="https://roxygen2.r-lib.org/" TargetMode="External"/><Relationship Id="rId131" Type="http://schemas.openxmlformats.org/officeDocument/2006/relationships/hyperlink" Target="https://roxygen2.r-lib.org/articles/rd.html#inheriting-documentation" TargetMode="External"/><Relationship Id="rId166" Type="http://schemas.openxmlformats.org/officeDocument/2006/relationships/hyperlink" Target="https://rviews.rstudio.com/2017/06/08/what-is-the-tidyverse/" TargetMode="External"/><Relationship Id="rId500" Type="http://schemas.openxmlformats.org/officeDocument/2006/relationships/hyperlink" Target="https://s3.amazonaws.com/assets.datacamp.com/blog_assets/datatable_Cheat_Sheet_R.pdf" TargetMode="External"/><Relationship Id="rId556"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598" Type="http://schemas.openxmlformats.org/officeDocument/2006/relationships/hyperlink" Target="https://sethrobertson.github.io/GitFixUm/fixup.html" TargetMode="External"/><Relationship Id="rId604" Type="http://schemas.openxmlformats.org/officeDocument/2006/relationships/hyperlink" Target="https://slurm.schedmd.com/sbatch.html" TargetMode="External"/><Relationship Id="rId321" Type="http://schemas.openxmlformats.org/officeDocument/2006/relationships/hyperlink" Target="https://sp19.datastructur.es/materials/guides/using-git#b-local-repositories-narrative-introduction" TargetMode="External"/><Relationship Id="rId324" Type="http://schemas.openxmlformats.org/officeDocument/2006/relationships/hyperlink" Target="https://sp19.datastructur.es/materials/guides/using-git#e-git-branching-advanced-git-optional" TargetMode="External"/><Relationship Id="rId146" Type="http://schemas.openxmlformats.org/officeDocument/2006/relationships/hyperlink" Target="https://spin.atomicobject.com/2017/11/01/good-variable-names/" TargetMode="External"/><Relationship Id="rId256" Type="http://schemas.openxmlformats.org/officeDocument/2006/relationships/hyperlink" Target="https://stackoverflow.com/questions/21435339/data-table-vs-dplyr-can-one-do-something-well-the-other-cant-or-does-poorly/27840349#27840349" TargetMode="External"/><Relationship Id="rId172" Type="http://schemas.openxmlformats.org/officeDocument/2006/relationships/hyperlink" Target="https://stackoverflow.com/questions/28125816/r-standard-evaluation-for-join-dplyr" TargetMode="External"/><Relationship Id="rId242" Type="http://schemas.openxmlformats.org/officeDocument/2006/relationships/hyperlink" Target="https://style.tidyverse.org/" TargetMode="External"/><Relationship Id="rId227" Type="http://schemas.openxmlformats.org/officeDocument/2006/relationships/hyperlink" Target="https://styler.r-lib.org/" TargetMode="External"/><Relationship Id="rId141" Type="http://schemas.openxmlformats.org/officeDocument/2006/relationships/hyperlink" Target="https://support.rstudio.com/hc/en-us/articles/200484568-Code-Folding-and-Sections" TargetMode="External"/><Relationship Id="rId167" Type="http://schemas.openxmlformats.org/officeDocument/2006/relationships/hyperlink" Target="https://tavareshugo.github.io/data_carpentry_extras/base-r_tidyverse_equivalents/base-r_tidyverse_equivalents.html#reshaping_data" TargetMode="External"/><Relationship Id="rId198" Type="http://schemas.openxmlformats.org/officeDocument/2006/relationships/hyperlink" Target="https://testthat.r-lib.org/" TargetMode="External"/><Relationship Id="rId228" Type="http://schemas.openxmlformats.org/officeDocument/2006/relationships/hyperlink" Target="https://tidyverse.org/blog/2017/12/styler-1.0.0/" TargetMode="External"/><Relationship Id="rId337" Type="http://schemas.openxmlformats.org/officeDocument/2006/relationships/hyperlink" Target="https://tidyverse.org/blog/2017/12/workflow-vs-script/" TargetMode="External"/><Relationship Id="rId496" Type="http://schemas.openxmlformats.org/officeDocument/2006/relationships/hyperlink" Target="https://ucb-epi-r.github.io" TargetMode="External"/><Relationship Id="rId632" Type="http://schemas.openxmlformats.org/officeDocument/2006/relationships/hyperlink" Target="https://ucd-serg.github.io/lab-manual/appendix-copilot-instructions.html" TargetMode="External"/><Relationship Id="rId634" Type="http://schemas.openxmlformats.org/officeDocument/2006/relationships/hyperlink" Target="https://ucd-serg.github.io/lab-manual/appendix-copilot-setup-steps.html" TargetMode="External"/><Relationship Id="rId371" Type="http://schemas.openxmlformats.org/officeDocument/2006/relationships/hyperlink" Target="https://ucd-serg.github.io/lab-manual/coding-practices.html#file-headers" TargetMode="External"/><Relationship Id="rId374" Type="http://schemas.openxmlformats.org/officeDocument/2006/relationships/hyperlink" Target="https://ucd-serg.github.io/lab-manual/coding-practices.html#function-documentation" TargetMode="External"/><Relationship Id="rId487" Type="http://schemas.openxmlformats.org/officeDocument/2006/relationships/hyperlink" Target="https://ucd-serg.github.io/lab-manual/coding-style.html" TargetMode="External"/><Relationship Id="rId377"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84"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95" Type="http://schemas.openxmlformats.org/officeDocument/2006/relationships/hyperlink" Target="https://usethis.r-lib.org/" TargetMode="External"/><Relationship Id="rId546" Type="http://schemas.openxmlformats.org/officeDocument/2006/relationships/hyperlink" Target="https://www.biorxiv.org/" TargetMode="External"/><Relationship Id="rId171" Type="http://schemas.openxmlformats.org/officeDocument/2006/relationships/hyperlink" Target="https://www.brodrigues.co/blog/2016-07-18-data-frame-columns-as-arguments-to-dplyr-functions/" TargetMode="External"/><Relationship Id="rId417" Type="http://schemas.openxmlformats.org/officeDocument/2006/relationships/hyperlink" Target="https://www.chriswrites.com/how-to-change-file-permissions-using-the-terminal/" TargetMode="External"/><Relationship Id="rId548" Type="http://schemas.openxmlformats.org/officeDocument/2006/relationships/hyperlink" Target="https://www.equator-network.org/" TargetMode="External"/><Relationship Id="rId522" Type="http://schemas.openxmlformats.org/officeDocument/2006/relationships/hyperlink" Target="https://www.globalcodeofconduct.org/" TargetMode="External"/><Relationship Id="rId354" Type="http://schemas.openxmlformats.org/officeDocument/2006/relationships/hyperlink" Target="https://www.howtogeek.com/118594/how-to-edit-your-system-path-for-easy-command-line-access/" TargetMode="External"/><Relationship Id="rId545" Type="http://schemas.openxmlformats.org/officeDocument/2006/relationships/hyperlink" Target="https://www.medrxiv.org/" TargetMode="External"/><Relationship Id="rId531" Type="http://schemas.openxmlformats.org/officeDocument/2006/relationships/hyperlink" Target="https://www.nature.com/articles/d41586-021-03603-2" TargetMode="External"/><Relationship Id="rId520" Type="http://schemas.openxmlformats.org/officeDocument/2006/relationships/hyperlink" Target="https://www.niaid.nih.gov/grants-contracts/write-grant-application" TargetMode="External"/><Relationship Id="rId225" Type="http://schemas.openxmlformats.org/officeDocument/2006/relationships/hyperlink" Target="https://www.r-bloggers.com/align-assign-rstudio-addin-to-align-assignment-operators/" TargetMode="External"/><Relationship Id="rId174" Type="http://schemas.openxmlformats.org/officeDocument/2006/relationships/hyperlink" Target="https://www.rdocumentation.org/packages/feather/versions/0.3.3" TargetMode="External"/><Relationship Id="rId240" Type="http://schemas.openxmlformats.org/officeDocument/2006/relationships/hyperlink" Target="https://www.rdocumentation.org/packages/lintr/versions/1.0.3" TargetMode="External"/><Relationship Id="rId229" Type="http://schemas.openxmlformats.org/officeDocument/2006/relationships/hyperlink" Target="https://www.rdocumentation.org/packages/styler/versions/1.1.0/topics/style_dir" TargetMode="External"/><Relationship Id="rId498" Type="http://schemas.openxmlformats.org/officeDocument/2006/relationships/hyperlink" Target="https://www.rstudio.com/wp-content/uploads/2015/02/data-wrangling-cheatsheet.pdf" TargetMode="External"/><Relationship Id="rId501" Type="http://schemas.openxmlformats.org/officeDocument/2006/relationships/hyperlink" Target="https://www.rstudio.com/wp-content/uploads/2015/02/rmarkdown-cheatsheet.pdf" TargetMode="External"/><Relationship Id="rId499" Type="http://schemas.openxmlformats.org/officeDocument/2006/relationships/hyperlink" Target="https://www.rstudio.com/wp-content/uploads/2015/03/ggplot2-cheatsheet.pdf" TargetMode="External"/><Relationship Id="rId513" Type="http://schemas.openxmlformats.org/officeDocument/2006/relationships/hyperlink" Target="https://www.sciencedirect.com/science/article/pii/S1471491423000928" TargetMode="External"/><Relationship Id="rId529" Type="http://schemas.openxmlformats.org/officeDocument/2006/relationships/hyperlink" Target="https://www.training.nih.gov/career-services/" TargetMode="External"/><Relationship Id="rId532" Type="http://schemas.openxmlformats.org/officeDocument/2006/relationships/hyperlink" Target="https://www.youtube.com/watch?v=1RwJbhkCA58" TargetMode="External"/><Relationship Id="rId514" Type="http://schemas.openxmlformats.org/officeDocument/2006/relationships/hyperlink" Target="https://www.youtube.com/watch?v=1RwJbhkCA58&amp;t=1171s" TargetMode="External"/><Relationship Id="rId580" Type="http://schemas.openxmlformats.org/officeDocument/2006/relationships/hyperlink" Target="https://www.youtube.com/watch?v=B1BdQcJ2ZYY" TargetMode="External"/><Relationship Id="rId52" Type="http://schemas.openxmlformats.org/officeDocument/2006/relationships/hyperlink" Target="https://www.youtube.com/watch?v=WoYkY9MkbRE" TargetMode="External"/><Relationship Id="rId168" Type="http://schemas.openxmlformats.org/officeDocument/2006/relationships/hyperlink" Target="https://www.youtube.com/watch?v=nERXS3ssntw" TargetMode="External"/><Relationship Id="rId511" Type="http://schemas.openxmlformats.org/officeDocument/2006/relationships/hyperlink" Target="https://x.com/acagamic/status/1680381737816424450" TargetMode="External"/><Relationship Id="rId57"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04"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6" Type="http://schemas.openxmlformats.org/officeDocument/2006/relationships/hyperlink" Target="github.com" TargetMode="External"/><Relationship Id="rId503" Type="http://schemas.openxmlformats.org/officeDocument/2006/relationships/hyperlink" Target="http://adv-r.had.co.nz/Style.html" TargetMode="External"/><Relationship Id="rId534" Type="http://schemas.openxmlformats.org/officeDocument/2006/relationships/hyperlink" Target="http://colorbrewer2.org/" TargetMode="External"/><Relationship Id="rId571" Type="http://schemas.openxmlformats.org/officeDocument/2006/relationships/hyperlink" Target="http://creativecommons.org/licenses/by-nc/4.0/" TargetMode="External"/><Relationship Id="rId232" Type="http://schemas.openxmlformats.org/officeDocument/2006/relationships/hyperlink" Target="http://styler.r-lib.org/articles/customizing_styler.html" TargetMode="External"/><Relationship Id="rId491"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08" Type="http://schemas.openxmlformats.org/officeDocument/2006/relationships/hyperlink" Target="https://about.codecov.io" TargetMode="External"/><Relationship Id="rId618" Type="http://schemas.openxmlformats.org/officeDocument/2006/relationships/hyperlink" Target="https://adv-r.hadley.nz/" TargetMode="External"/><Relationship Id="rId170" Type="http://schemas.openxmlformats.org/officeDocument/2006/relationships/hyperlink" Target="https://adv-r.hadley.nz/evaluation.html" TargetMode="External"/><Relationship Id="rId175" Type="http://schemas.openxmlformats.org/officeDocument/2006/relationships/hyperlink" Target="https://blog.rstudio.com/2016/03/29/feather/" TargetMode="External"/><Relationship Id="rId139" Type="http://schemas.openxmlformats.org/officeDocument/2006/relationships/hyperlink" Target="https://blog.rstudio.com/2020/12/02/rstudio-v1-4-preview-little-things/" TargetMode="External"/><Relationship Id="rId612" Type="http://schemas.openxmlformats.org/officeDocument/2006/relationships/hyperlink" Target="https://code-review.tidyverse.org/" TargetMode="External"/><Relationship Id="rId241" Type="http://schemas.openxmlformats.org/officeDocument/2006/relationships/hyperlink" Target="https://cran.r-project.org/web/packages/lintr/readme/README.html#available-linters" TargetMode="External"/><Relationship Id="rId245"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01" Type="http://schemas.openxmlformats.org/officeDocument/2006/relationships/hyperlink" Target="https://d-morrison.github.io/rme/" TargetMode="External"/><Relationship Id="rId575" Type="http://schemas.openxmlformats.org/officeDocument/2006/relationships/hyperlink" Target="https://datadryad.org/" TargetMode="External"/><Relationship Id="rId623" Type="http://schemas.openxmlformats.org/officeDocument/2006/relationships/hyperlink" Target="https://design.tidyverse.org/" TargetMode="External"/><Relationship Id="rId582" Type="http://schemas.openxmlformats.org/officeDocument/2006/relationships/hyperlink" Target="https://desktop.github.com/" TargetMode="External"/><Relationship Id="rId196" Type="http://schemas.openxmlformats.org/officeDocument/2006/relationships/hyperlink" Target="https://devtools.r-lib.org/" TargetMode="External"/><Relationship Id="rId119" Type="http://schemas.openxmlformats.org/officeDocument/2006/relationships/hyperlink" Target="https://docs.github.com/en/actions" TargetMode="External"/><Relationship Id="rId439" Type="http://schemas.openxmlformats.org/officeDocument/2006/relationships/hyperlink" Target="https://docs.github.com/en/copilot/how-tos/use-copilot-agents/coding-agent" TargetMode="External"/><Relationship Id="rId474" Type="http://schemas.openxmlformats.org/officeDocument/2006/relationships/hyperlink" Target="https://docs.github.com/en/copilot/how-tos/use-copilot-agents/coding-agent/customize-the-agent-environment" TargetMode="External"/><Relationship Id="rId479" Type="http://schemas.openxmlformats.org/officeDocument/2006/relationships/hyperlink" Target="https://docs.github.com/en/copilot/how-tos/use-copilot-agents/coding-agent/customize-the-agent-environment#preinstalling-tools-or-dependencies-in-copilots-environment" TargetMode="External"/><Relationship Id="rId463" Type="http://schemas.openxmlformats.org/officeDocument/2006/relationships/hyperlink" Target="https://docs.github.com/en/copilot/how-tos/use-copilot-agents/coding-agent/customize-the-agent-firewall" TargetMode="External"/><Relationship Id="rId461" Type="http://schemas.openxmlformats.org/officeDocument/2006/relationships/hyperlink" Target="https://docs.github.com/en/copilot/reference/copilot-allowlist-reference" TargetMode="External"/><Relationship Id="rId381" Type="http://schemas.openxmlformats.org/officeDocument/2006/relationships/hyperlink" Target="https://docs.github.com/en/enterprise/2.13/user/articles/creating-releases" TargetMode="External"/><Relationship Id="rId517" Type="http://schemas.openxmlformats.org/officeDocument/2006/relationships/hyperlink" Target="https://docs.google.com/document/d/1ckgRCcr7FFPyymyMA6Y_-cB_vftOyrrxT28c6gRg0PI/edit" TargetMode="External"/><Relationship Id="rId590" Type="http://schemas.openxmlformats.org/officeDocument/2006/relationships/hyperlink" Target="https://doi.org/10.1038/467775a" TargetMode="External"/><Relationship Id="rId594" Type="http://schemas.openxmlformats.org/officeDocument/2006/relationships/hyperlink" Target="https://doi.org/10.1038/526182a" TargetMode="External"/><Relationship Id="rId606" Type="http://schemas.openxmlformats.org/officeDocument/2006/relationships/hyperlink" Target="https://doi.org/10.1038/d41586-019-00067-3" TargetMode="External"/><Relationship Id="rId558" Type="http://schemas.openxmlformats.org/officeDocument/2006/relationships/hyperlink" Target="https://doi.org/10.1038/d41586-019-01431-z" TargetMode="External"/><Relationship Id="rId602" Type="http://schemas.openxmlformats.org/officeDocument/2006/relationships/hyperlink" Target="https://doi.org/10.1038/d41586-019-02918-5" TargetMode="External"/><Relationship Id="rId614" Type="http://schemas.openxmlformats.org/officeDocument/2006/relationships/hyperlink" Target="https://doi.org/10.1038/d41586-021-03603-2" TargetMode="External"/><Relationship Id="rId569" Type="http://schemas.openxmlformats.org/officeDocument/2006/relationships/hyperlink" Target="https://doi.org/10.1038/s41467-020-19160-7" TargetMode="External"/><Relationship Id="rId592" Type="http://schemas.openxmlformats.org/officeDocument/2006/relationships/hyperlink" Target="https://doi.org/10.1038/s41562-016-0021" TargetMode="External"/><Relationship Id="rId600" Type="http://schemas.openxmlformats.org/officeDocument/2006/relationships/hyperlink" Target="https://doi.org/10.1371/journal.pcbi.1003833" TargetMode="External"/><Relationship Id="rId554" Type="http://schemas.openxmlformats.org/officeDocument/2006/relationships/hyperlink" Target="https://doi.org/10.1371/journal.pgph.0002269" TargetMode="External"/><Relationship Id="rId213" Type="http://schemas.openxmlformats.org/officeDocument/2006/relationships/hyperlink" Target="https://dplyr.tidyverse.org/" TargetMode="External"/><Relationship Id="rId169" Type="http://schemas.openxmlformats.org/officeDocument/2006/relationships/hyperlink" Target="https://dplyr.tidyverse.org/articles/programming.html" TargetMode="External"/><Relationship Id="rId130" Type="http://schemas.openxmlformats.org/officeDocument/2006/relationships/hyperlink" Target="https://ellipsis.r-lib.org/" TargetMode="External"/><Relationship Id="rId552" Type="http://schemas.openxmlformats.org/officeDocument/2006/relationships/hyperlink" Target="https://en.wikipedia.org/wiki/2001:_A_Space_Odyssey_(film)" TargetMode="External"/><Relationship Id="rId422" Type="http://schemas.openxmlformats.org/officeDocument/2006/relationships/hyperlink" Target="https://en.wikipedia.org/wiki/AI-assisted_software_development" TargetMode="External"/><Relationship Id="rId427" Type="http://schemas.openxmlformats.org/officeDocument/2006/relationships/hyperlink" Target="https://en.wikipedia.org/wiki/AI_agent" TargetMode="External"/><Relationship Id="rId455" Type="http://schemas.openxmlformats.org/officeDocument/2006/relationships/hyperlink" Target="https://en.wikipedia.org/wiki/Agent_(The_Matrix)" TargetMode="External"/><Relationship Id="rId560" Type="http://schemas.openxmlformats.org/officeDocument/2006/relationships/hyperlink" Target="https://en.wikipedia.org/wiki/Battlestar_Galactica_(2004_TV_series)" TargetMode="External"/><Relationship Id="rId563" Type="http://schemas.openxmlformats.org/officeDocument/2006/relationships/hyperlink" Target="https://en.wikipedia.org/wiki/Blade_Runner" TargetMode="External"/><Relationship Id="rId567" Type="http://schemas.openxmlformats.org/officeDocument/2006/relationships/hyperlink" Target="https://en.wikipedia.org/wiki/Ender%27s_Game" TargetMode="External"/><Relationship Id="rId584" Type="http://schemas.openxmlformats.org/officeDocument/2006/relationships/hyperlink" Target="https://en.wikipedia.org/wiki/Organizations_of_the_Dune_universe#Thinking_machines" TargetMode="External"/><Relationship Id="rId608" Type="http://schemas.openxmlformats.org/officeDocument/2006/relationships/hyperlink" Target="https://en.wikipedia.org/wiki/Terminator_3:_Rise_of_the_Machines" TargetMode="External"/><Relationship Id="rId610" Type="http://schemas.openxmlformats.org/officeDocument/2006/relationships/hyperlink" Target="https://en.wikipedia.org/wiki/The_Matrix" TargetMode="External"/><Relationship Id="rId281" Type="http://schemas.openxmlformats.org/officeDocument/2006/relationships/hyperlink" Target="https://en.wikipedia.org/wiki/WYSIWYM" TargetMode="External"/><Relationship Id="rId616" Type="http://schemas.openxmlformats.org/officeDocument/2006/relationships/hyperlink" Target="https://en.wikipedia.org/wiki/WarGames" TargetMode="External"/><Relationship Id="rId578" Type="http://schemas.openxmlformats.org/officeDocument/2006/relationships/hyperlink" Target="https://engineering-shiny.org/" TargetMode="External"/><Relationship Id="rId294" Type="http://schemas.openxmlformats.org/officeDocument/2006/relationships/hyperlink" Target="https://github.com/UCD-SERG/lab-manual" TargetMode="External"/><Relationship Id="rId431" Type="http://schemas.openxmlformats.org/officeDocument/2006/relationships/hyperlink" Target="https://github.com/UCD-SERG/lab-manual/issues/42" TargetMode="External"/><Relationship Id="rId432" Type="http://schemas.openxmlformats.org/officeDocument/2006/relationships/hyperlink" Target="https://github.com/UCD-SERG/lab-manual/pull/50" TargetMode="External"/><Relationship Id="rId287" Type="http://schemas.openxmlformats.org/officeDocument/2006/relationships/hyperlink" Target="https://github.com/UCD-SERG/quarto-book-template" TargetMode="External"/><Relationship Id="rId288" Type="http://schemas.openxmlformats.org/officeDocument/2006/relationships/hyperlink" Target="https://github.com/coatless-tutorials/quarto-book-template" TargetMode="External"/><Relationship Id="rId306" Type="http://schemas.openxmlformats.org/officeDocument/2006/relationships/hyperlink" Target="https://github.com/d-morrison/rme" TargetMode="External"/><Relationship Id="rId289" Type="http://schemas.openxmlformats.org/officeDocument/2006/relationships/hyperlink" Target="https://github.com/d-rug/datalab_template_quarto" TargetMode="External"/><Relationship Id="rId105" Type="http://schemas.openxmlformats.org/officeDocument/2006/relationships/hyperlink" Target="https://github.com/features/actions" TargetMode="External"/><Relationship Id="rId426" Type="http://schemas.openxmlformats.org/officeDocument/2006/relationships/hyperlink" Target="https://github.com/features/copilot/agents" TargetMode="External"/><Relationship Id="rId478" Type="http://schemas.openxmlformats.org/officeDocument/2006/relationships/hyperlink" Target="https://github.com/features/copilot/plans" TargetMode="External"/><Relationship Id="rId336" Type="http://schemas.openxmlformats.org/officeDocument/2006/relationships/hyperlink" Target="https://github.com/github/gitignore/blob/master/R.gitignore" TargetMode="External"/><Relationship Id="rId153" Type="http://schemas.openxmlformats.org/officeDocument/2006/relationships/hyperlink" Target="https://github.com/jennybc/here_here" TargetMode="External"/><Relationship Id="rId163" Type="http://schemas.openxmlformats.org/officeDocument/2006/relationships/hyperlink" Target="https://github.com/karthik/rdrop2" TargetMode="External"/><Relationship Id="rId143" Type="http://schemas.openxmlformats.org/officeDocument/2006/relationships/hyperlink" Target="https://github.com/kmishra9/Flu-Absenteeism/blob/master/Master's%20Thesis%20-%20Spatial%20Epidemiology%20of%20Influenza/1b%20-%20Map-Management.R" TargetMode="External"/><Relationship Id="rId208" Type="http://schemas.openxmlformats.org/officeDocument/2006/relationships/hyperlink" Target="https://github.com/kmishra9/Flu-Absenteeism/blob/master/Master's%20Thesis%20-%20Spatial%20Epidemiology%20of%20Influenza/2a%20-%20Statistical-Inputs.R" TargetMode="External"/><Relationship Id="rId437" Type="http://schemas.openxmlformats.org/officeDocument/2006/relationships/hyperlink" Target="https://github.com/orgs/community/discussions/162826" TargetMode="External"/><Relationship Id="rId438" Type="http://schemas.openxmlformats.org/officeDocument/2006/relationships/hyperlink" Target="https://github.com/orgs/community/discussions/183966" TargetMode="External"/><Relationship Id="rId161" Type="http://schemas.openxmlformats.org/officeDocument/2006/relationships/hyperlink" Target="https://github.com/r-box/boxr" TargetMode="External"/><Relationship Id="rId107" Type="http://schemas.openxmlformats.org/officeDocument/2006/relationships/hyperlink" Target="https://github.com/r-lib/actions" TargetMode="External"/><Relationship Id="rId120" Type="http://schemas.openxmlformats.org/officeDocument/2006/relationships/hyperlink" Target="https://github.com/r-lib/actions#where-to-find-help" TargetMode="External"/><Relationship Id="rId507" Type="http://schemas.openxmlformats.org/officeDocument/2006/relationships/hyperlink" Target="https://github.com/skills/introduction-to-github" TargetMode="External"/><Relationship Id="rId539" Type="http://schemas.openxmlformats.org/officeDocument/2006/relationships/hyperlink" Target="https://grants.nih.gov" TargetMode="External"/><Relationship Id="rId538" Type="http://schemas.openxmlformats.org/officeDocument/2006/relationships/hyperlink" Target="https://grantwriting.stanford.edu/funding-train/" TargetMode="External"/><Relationship Id="rId519" Type="http://schemas.openxmlformats.org/officeDocument/2006/relationships/hyperlink" Target="https://grantwriting.stanford.edu/funding-train/#ep" TargetMode="External"/><Relationship Id="rId565" Type="http://schemas.openxmlformats.org/officeDocument/2006/relationships/hyperlink" Target="https://happygitwithr.com/" TargetMode="External"/><Relationship Id="rId333" Type="http://schemas.openxmlformats.org/officeDocument/2006/relationships/hyperlink" Target="https://happygitwithr.com/repeated-amend.html" TargetMode="External"/><Relationship Id="rId326" Type="http://schemas.openxmlformats.org/officeDocument/2006/relationships/hyperlink" Target="https://help.github.com/en/github/collaborating-with-issues-and-pull-requests/creating-a-pull-request#creating-the-pull-request" TargetMode="External"/><Relationship Id="rId403" Type="http://schemas.openxmlformats.org/officeDocument/2006/relationships/hyperlink" Target="https://hpc.ucdavis.edu/" TargetMode="External"/><Relationship Id="rId526" Type="http://schemas.openxmlformats.org/officeDocument/2006/relationships/hyperlink" Target="https://jadebc.github.io/lab-manual/" TargetMode="External"/><Relationship Id="rId485" Type="http://schemas.openxmlformats.org/officeDocument/2006/relationships/hyperlink" Target="https://jadebc.github.io/lab-manual/checklists.html" TargetMode="External"/><Relationship Id="rId369" Type="http://schemas.openxmlformats.org/officeDocument/2006/relationships/hyperlink" Target="https://jadebc.github.io/lab-manual/code-publication.html" TargetMode="External"/><Relationship Id="rId60" Type="http://schemas.openxmlformats.org/officeDocument/2006/relationships/hyperlink" Target="https://jadebc.github.io/lab-manual/code-repositories.html" TargetMode="External"/><Relationship Id="rId77" Type="http://schemas.openxmlformats.org/officeDocument/2006/relationships/hyperlink" Target="https://jadebc.github.io/lab-manual/coding-practices.html" TargetMode="External"/><Relationship Id="rId205"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61" Type="http://schemas.openxmlformats.org/officeDocument/2006/relationships/hyperlink" Target="https://jadebc.github.io/lab-manual/data-masking.html" TargetMode="External"/><Relationship Id="rId320"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363" Type="http://schemas.openxmlformats.org/officeDocument/2006/relationships/hyperlink" Target="https://jadebc.github.io/lab-manual/reproducible-environments.html" TargetMode="External"/><Relationship Id="rId495" Type="http://schemas.openxmlformats.org/officeDocument/2006/relationships/hyperlink" Target="https://jadebc.github.io/lab-manual/resources.html" TargetMode="External"/><Relationship Id="rId402" Type="http://schemas.openxmlformats.org/officeDocument/2006/relationships/hyperlink" Target="https://jadebc.github.io/lab-manual/slurm.html" TargetMode="External"/><Relationship Id="rId340" Type="http://schemas.openxmlformats.org/officeDocument/2006/relationships/hyperlink" Target="https://jadebc.github.io/lab-manual/unix.html" TargetMode="External"/><Relationship Id="rId255" Type="http://schemas.openxmlformats.org/officeDocument/2006/relationships/hyperlink" Target="https://jadebc.github.io/lab-manual/working-with-big-data.html" TargetMode="External"/><Relationship Id="rId489" Type="http://schemas.openxmlformats.org/officeDocument/2006/relationships/hyperlink" Target="https://journals.lww.com/epidem/Fulltext/2001/05000/The_Value_of_P.2.aspx" TargetMode="External"/><Relationship Id="rId536" Type="http://schemas.openxmlformats.org/officeDocument/2006/relationships/hyperlink" Target="https://journals.plos.org/ploscompbiol/article?id=10.1371/journal.pcbi.1003833" TargetMode="External"/><Relationship Id="rId573" Type="http://schemas.openxmlformats.org/officeDocument/2006/relationships/hyperlink" Target="https://journals.plos.org/plosone/s/authorship" TargetMode="External"/><Relationship Id="rId510" Type="http://schemas.openxmlformats.org/officeDocument/2006/relationships/hyperlink" Target="https://link.springer.com/book/10.1007/978-3-030-98175-4" TargetMode="External"/><Relationship Id="rId523" Type="http://schemas.openxmlformats.org/officeDocument/2006/relationships/hyperlink" Target="https://link.springer.com/book/9783031537929" TargetMode="External"/><Relationship Id="rId239" Type="http://schemas.openxmlformats.org/officeDocument/2006/relationships/hyperlink" Target="https://lintr.r-lib.org/" TargetMode="External"/><Relationship Id="rId620" Type="http://schemas.openxmlformats.org/officeDocument/2006/relationships/hyperlink" Target="https://mastering-shiny.org/" TargetMode="External"/><Relationship Id="rId535" Type="http://schemas.openxmlformats.org/officeDocument/2006/relationships/hyperlink" Target="https://medialab.github.io/iwanthue/" TargetMode="External"/><Relationship Id="rId492" Type="http://schemas.openxmlformats.org/officeDocument/2006/relationships/hyperlink" Target="https://medialab.github.io/iwanthue/?utm_source=Nature+Briefing&amp;utm_campaign=2c68711076-briefing-dy-20211006&amp;utm_medium=email&amp;utm_term=0_c9dfd39373-2c68711076-44335685" TargetMode="External"/><Relationship Id="rId358" Type="http://schemas.openxmlformats.org/officeDocument/2006/relationships/hyperlink" Target="https://medium.com/@jeongwhanchoi/install-tmux-on-osx-and-basics-commands-for-beginners-be22520fd95e" TargetMode="External"/><Relationship Id="rId515" Type="http://schemas.openxmlformats.org/officeDocument/2006/relationships/hyperlink" Target="https://mitcommlab.mit.edu/be/2023/09/27/toward-an-evenbetterposter-improving-the-betterposter-template/" TargetMode="External"/><Relationship Id="rId528" Type="http://schemas.openxmlformats.org/officeDocument/2006/relationships/hyperlink" Target="https://myidp.sciencecareers.org/" TargetMode="External"/><Relationship Id="rId596" Type="http://schemas.openxmlformats.org/officeDocument/2006/relationships/hyperlink" Target="https://osf.io/" TargetMode="External"/><Relationship Id="rId49" Type="http://schemas.openxmlformats.org/officeDocument/2006/relationships/hyperlink" Target="https://osf.io/tgbxr/" TargetMode="External"/><Relationship Id="rId197" Type="http://schemas.openxmlformats.org/officeDocument/2006/relationships/hyperlink" Target="https://pkgdown.r-lib.org/" TargetMode="External"/><Relationship Id="rId586" Type="http://schemas.openxmlformats.org/officeDocument/2006/relationships/hyperlink" Target="https://plos.org/resource/how-to-store-and-manage-your-data/" TargetMode="External"/><Relationship Id="rId394" Type="http://schemas.openxmlformats.org/officeDocument/2006/relationships/hyperlink" Target="https://proctor-ucsf.github.io/dcc-handbook/datawrangling.html#documenting-datasets" TargetMode="External"/><Relationship Id="rId272" Type="http://schemas.openxmlformats.org/officeDocument/2006/relationships/hyperlink" Target="https://quarto.org/" TargetMode="External"/><Relationship Id="rId309" Type="http://schemas.openxmlformats.org/officeDocument/2006/relationships/hyperlink" Target="https://quarto.org/docs/authoring/cross-references.html" TargetMode="External"/><Relationship Id="rId311" Type="http://schemas.openxmlformats.org/officeDocument/2006/relationships/hyperlink" Target="https://quarto.org/docs/authoring/includes.html" TargetMode="External"/><Relationship Id="rId296" Type="http://schemas.openxmlformats.org/officeDocument/2006/relationships/hyperlink" Target="https://quarto.org/docs/books/" TargetMode="External"/><Relationship Id="rId275" Type="http://schemas.openxmlformats.org/officeDocument/2006/relationships/hyperlink" Target="https://quarto.org/docs/get-started/" TargetMode="External"/><Relationship Id="rId276" Type="http://schemas.openxmlformats.org/officeDocument/2006/relationships/hyperlink" Target="https://quarto.org/docs/guide/" TargetMode="External"/><Relationship Id="rId305" Type="http://schemas.openxmlformats.org/officeDocument/2006/relationships/hyperlink" Target="https://quarto.org/docs/projects/profiles.html" TargetMode="External"/><Relationship Id="rId297" Type="http://schemas.openxmlformats.org/officeDocument/2006/relationships/hyperlink" Target="https://quarto.org/docs/publishing/" TargetMode="External"/><Relationship Id="rId160" Type="http://schemas.openxmlformats.org/officeDocument/2006/relationships/hyperlink" Target="https://r-box.github.io/boxr/articles/boxr-app-interactive.html#create" TargetMode="External"/><Relationship Id="rId625" Type="http://schemas.openxmlformats.org/officeDocument/2006/relationships/hyperlink" Target="https://r-pkgs.org/" TargetMode="External"/><Relationship Id="rId118" Type="http://schemas.openxmlformats.org/officeDocument/2006/relationships/hyperlink" Target="https://r-pkgs.org/software-development-practices.html#sec-sw-dev-practices-ci" TargetMode="External"/><Relationship Id="rId627" Type="http://schemas.openxmlformats.org/officeDocument/2006/relationships/hyperlink" Target="https://r4ds.hadley.nz/" TargetMode="External"/><Relationship Id="rId277" Type="http://schemas.openxmlformats.org/officeDocument/2006/relationships/hyperlink" Target="https://r4ds.hadley.nz/quarto.html" TargetMode="External"/><Relationship Id="rId28" Type="http://schemas.openxmlformats.org/officeDocument/2006/relationships/hyperlink" Target="https://research.ucdavis.edu/policiescompliance/irb-admin/education/" TargetMode="External"/><Relationship Id="rId395" Type="http://schemas.openxmlformats.org/officeDocument/2006/relationships/hyperlink" Target="https://researchdata.princeton.edu/research-lifecycle-guide/publishing-and-preservation/dois" TargetMode="External"/><Relationship Id="rId128" Type="http://schemas.openxmlformats.org/officeDocument/2006/relationships/hyperlink" Target="https://roxygen2.r-lib.org/" TargetMode="External"/><Relationship Id="rId131" Type="http://schemas.openxmlformats.org/officeDocument/2006/relationships/hyperlink" Target="https://roxygen2.r-lib.org/articles/rd.html#inheriting-documentation" TargetMode="External"/><Relationship Id="rId166" Type="http://schemas.openxmlformats.org/officeDocument/2006/relationships/hyperlink" Target="https://rviews.rstudio.com/2017/06/08/what-is-the-tidyverse/" TargetMode="External"/><Relationship Id="rId500" Type="http://schemas.openxmlformats.org/officeDocument/2006/relationships/hyperlink" Target="https://s3.amazonaws.com/assets.datacamp.com/blog_assets/datatable_Cheat_Sheet_R.pdf" TargetMode="External"/><Relationship Id="rId556"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598" Type="http://schemas.openxmlformats.org/officeDocument/2006/relationships/hyperlink" Target="https://sethrobertson.github.io/GitFixUm/fixup.html" TargetMode="External"/><Relationship Id="rId604" Type="http://schemas.openxmlformats.org/officeDocument/2006/relationships/hyperlink" Target="https://slurm.schedmd.com/sbatch.html" TargetMode="External"/><Relationship Id="rId321" Type="http://schemas.openxmlformats.org/officeDocument/2006/relationships/hyperlink" Target="https://sp19.datastructur.es/materials/guides/using-git#b-local-repositories-narrative-introduction" TargetMode="External"/><Relationship Id="rId324" Type="http://schemas.openxmlformats.org/officeDocument/2006/relationships/hyperlink" Target="https://sp19.datastructur.es/materials/guides/using-git#e-git-branching-advanced-git-optional" TargetMode="External"/><Relationship Id="rId146" Type="http://schemas.openxmlformats.org/officeDocument/2006/relationships/hyperlink" Target="https://spin.atomicobject.com/2017/11/01/good-variable-names/" TargetMode="External"/><Relationship Id="rId256" Type="http://schemas.openxmlformats.org/officeDocument/2006/relationships/hyperlink" Target="https://stackoverflow.com/questions/21435339/data-table-vs-dplyr-can-one-do-something-well-the-other-cant-or-does-poorly/27840349#27840349" TargetMode="External"/><Relationship Id="rId172" Type="http://schemas.openxmlformats.org/officeDocument/2006/relationships/hyperlink" Target="https://stackoverflow.com/questions/28125816/r-standard-evaluation-for-join-dplyr" TargetMode="External"/><Relationship Id="rId242" Type="http://schemas.openxmlformats.org/officeDocument/2006/relationships/hyperlink" Target="https://style.tidyverse.org/" TargetMode="External"/><Relationship Id="rId227" Type="http://schemas.openxmlformats.org/officeDocument/2006/relationships/hyperlink" Target="https://styler.r-lib.org/" TargetMode="External"/><Relationship Id="rId141" Type="http://schemas.openxmlformats.org/officeDocument/2006/relationships/hyperlink" Target="https://support.rstudio.com/hc/en-us/articles/200484568-Code-Folding-and-Sections" TargetMode="External"/><Relationship Id="rId167" Type="http://schemas.openxmlformats.org/officeDocument/2006/relationships/hyperlink" Target="https://tavareshugo.github.io/data_carpentry_extras/base-r_tidyverse_equivalents/base-r_tidyverse_equivalents.html#reshaping_data" TargetMode="External"/><Relationship Id="rId198" Type="http://schemas.openxmlformats.org/officeDocument/2006/relationships/hyperlink" Target="https://testthat.r-lib.org/" TargetMode="External"/><Relationship Id="rId228" Type="http://schemas.openxmlformats.org/officeDocument/2006/relationships/hyperlink" Target="https://tidyverse.org/blog/2017/12/styler-1.0.0/" TargetMode="External"/><Relationship Id="rId337" Type="http://schemas.openxmlformats.org/officeDocument/2006/relationships/hyperlink" Target="https://tidyverse.org/blog/2017/12/workflow-vs-script/" TargetMode="External"/><Relationship Id="rId496" Type="http://schemas.openxmlformats.org/officeDocument/2006/relationships/hyperlink" Target="https://ucb-epi-r.github.io" TargetMode="External"/><Relationship Id="rId632" Type="http://schemas.openxmlformats.org/officeDocument/2006/relationships/hyperlink" Target="https://ucd-serg.github.io/lab-manual/appendix-copilot-instructions.html" TargetMode="External"/><Relationship Id="rId634" Type="http://schemas.openxmlformats.org/officeDocument/2006/relationships/hyperlink" Target="https://ucd-serg.github.io/lab-manual/appendix-copilot-setup-steps.html" TargetMode="External"/><Relationship Id="rId371" Type="http://schemas.openxmlformats.org/officeDocument/2006/relationships/hyperlink" Target="https://ucd-serg.github.io/lab-manual/coding-practices.html#file-headers" TargetMode="External"/><Relationship Id="rId374" Type="http://schemas.openxmlformats.org/officeDocument/2006/relationships/hyperlink" Target="https://ucd-serg.github.io/lab-manual/coding-practices.html#function-documentation" TargetMode="External"/><Relationship Id="rId487" Type="http://schemas.openxmlformats.org/officeDocument/2006/relationships/hyperlink" Target="https://ucd-serg.github.io/lab-manual/coding-style.html" TargetMode="External"/><Relationship Id="rId377"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84"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95" Type="http://schemas.openxmlformats.org/officeDocument/2006/relationships/hyperlink" Target="https://usethis.r-lib.org/" TargetMode="External"/><Relationship Id="rId546" Type="http://schemas.openxmlformats.org/officeDocument/2006/relationships/hyperlink" Target="https://www.biorxiv.org/" TargetMode="External"/><Relationship Id="rId171" Type="http://schemas.openxmlformats.org/officeDocument/2006/relationships/hyperlink" Target="https://www.brodrigues.co/blog/2016-07-18-data-frame-columns-as-arguments-to-dplyr-functions/" TargetMode="External"/><Relationship Id="rId417" Type="http://schemas.openxmlformats.org/officeDocument/2006/relationships/hyperlink" Target="https://www.chriswrites.com/how-to-change-file-permissions-using-the-terminal/" TargetMode="External"/><Relationship Id="rId548" Type="http://schemas.openxmlformats.org/officeDocument/2006/relationships/hyperlink" Target="https://www.equator-network.org/" TargetMode="External"/><Relationship Id="rId522" Type="http://schemas.openxmlformats.org/officeDocument/2006/relationships/hyperlink" Target="https://www.globalcodeofconduct.org/" TargetMode="External"/><Relationship Id="rId354" Type="http://schemas.openxmlformats.org/officeDocument/2006/relationships/hyperlink" Target="https://www.howtogeek.com/118594/how-to-edit-your-system-path-for-easy-command-line-access/" TargetMode="External"/><Relationship Id="rId545" Type="http://schemas.openxmlformats.org/officeDocument/2006/relationships/hyperlink" Target="https://www.medrxiv.org/" TargetMode="External"/><Relationship Id="rId531" Type="http://schemas.openxmlformats.org/officeDocument/2006/relationships/hyperlink" Target="https://www.nature.com/articles/d41586-021-03603-2" TargetMode="External"/><Relationship Id="rId520" Type="http://schemas.openxmlformats.org/officeDocument/2006/relationships/hyperlink" Target="https://www.niaid.nih.gov/grants-contracts/write-grant-application" TargetMode="External"/><Relationship Id="rId225" Type="http://schemas.openxmlformats.org/officeDocument/2006/relationships/hyperlink" Target="https://www.r-bloggers.com/align-assign-rstudio-addin-to-align-assignment-operators/" TargetMode="External"/><Relationship Id="rId174" Type="http://schemas.openxmlformats.org/officeDocument/2006/relationships/hyperlink" Target="https://www.rdocumentation.org/packages/feather/versions/0.3.3" TargetMode="External"/><Relationship Id="rId240" Type="http://schemas.openxmlformats.org/officeDocument/2006/relationships/hyperlink" Target="https://www.rdocumentation.org/packages/lintr/versions/1.0.3" TargetMode="External"/><Relationship Id="rId229" Type="http://schemas.openxmlformats.org/officeDocument/2006/relationships/hyperlink" Target="https://www.rdocumentation.org/packages/styler/versions/1.1.0/topics/style_dir" TargetMode="External"/><Relationship Id="rId498" Type="http://schemas.openxmlformats.org/officeDocument/2006/relationships/hyperlink" Target="https://www.rstudio.com/wp-content/uploads/2015/02/data-wrangling-cheatsheet.pdf" TargetMode="External"/><Relationship Id="rId501" Type="http://schemas.openxmlformats.org/officeDocument/2006/relationships/hyperlink" Target="https://www.rstudio.com/wp-content/uploads/2015/02/rmarkdown-cheatsheet.pdf" TargetMode="External"/><Relationship Id="rId499" Type="http://schemas.openxmlformats.org/officeDocument/2006/relationships/hyperlink" Target="https://www.rstudio.com/wp-content/uploads/2015/03/ggplot2-cheatsheet.pdf" TargetMode="External"/><Relationship Id="rId513" Type="http://schemas.openxmlformats.org/officeDocument/2006/relationships/hyperlink" Target="https://www.sciencedirect.com/science/article/pii/S1471491423000928" TargetMode="External"/><Relationship Id="rId529" Type="http://schemas.openxmlformats.org/officeDocument/2006/relationships/hyperlink" Target="https://www.training.nih.gov/career-services/" TargetMode="External"/><Relationship Id="rId532" Type="http://schemas.openxmlformats.org/officeDocument/2006/relationships/hyperlink" Target="https://www.youtube.com/watch?v=1RwJbhkCA58" TargetMode="External"/><Relationship Id="rId514" Type="http://schemas.openxmlformats.org/officeDocument/2006/relationships/hyperlink" Target="https://www.youtube.com/watch?v=1RwJbhkCA58&amp;t=1171s" TargetMode="External"/><Relationship Id="rId580" Type="http://schemas.openxmlformats.org/officeDocument/2006/relationships/hyperlink" Target="https://www.youtube.com/watch?v=B1BdQcJ2ZYY" TargetMode="External"/><Relationship Id="rId52" Type="http://schemas.openxmlformats.org/officeDocument/2006/relationships/hyperlink" Target="https://www.youtube.com/watch?v=WoYkY9MkbRE" TargetMode="External"/><Relationship Id="rId168" Type="http://schemas.openxmlformats.org/officeDocument/2006/relationships/hyperlink" Target="https://www.youtube.com/watch?v=nERXS3ssntw" TargetMode="External"/><Relationship Id="rId511" Type="http://schemas.openxmlformats.org/officeDocument/2006/relationships/hyperlink" Target="https://x.com/acagamic/status/1680381737816424450" TargetMode="External"/><Relationship Id="rId57"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2026-01-15T18:41:28Z</dcterms:created>
  <dcterms:modified xsi:type="dcterms:W3CDTF">2026-01-15T18:41:28Z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2026-01-15</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