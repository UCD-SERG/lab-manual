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ins w:id="1083" w:author="PR Preview" w:date="2024-01-01T00:00:00Z">
        <w:r>
          <w:t xml:space="preserve">11.2 GitHub Education and Copilot Access</w:t>
        </w:r>
      </w:ins>
    </w:p>
    <w:bookmarkStart w:id="369" w:name="github-education-benefits"/>
    <w:p>
      <w:pPr>
        <w:pStyle w:val="Heading3"/>
      </w:pPr>
      <w:ins w:id="1084" w:author="PR Preview" w:date="2024-01-01T00:00:00Z">
        <w:r>
          <w:t xml:space="preserve">11.2.1 GitHub Education Benefits</w:t>
        </w:r>
      </w:ins>
    </w:p>
    <w:p>
      <w:pPr>
        <w:pStyle w:val="FirstParagraph"/>
      </w:pPr>
      <w:ins w:id="1085" w:author="PR Preview" w:date="2024-01-01T00:00:00Z">
        <w:r>
          <w:t xml:space="preserve">Students, faculty, and researchers at UC Davis can access GitHub Education benefits,</w:t>
        </w:r>
      </w:ins>
      <w:ins w:id="1085" w:author="PR Preview" w:date="2024-01-01T00:00:00Z">
        <w:r>
          <w:t xml:space="preserve"> </w:t>
        </w:r>
      </w:ins>
      <w:ins w:id="1085" w:author="PR Preview" w:date="2024-01-01T00:00:00Z">
        <w:r>
          <w:t xml:space="preserve">which include free access to GitHub Pro features and various developer tools.</w:t>
        </w:r>
      </w:ins>
    </w:p>
    <w:p>
      <w:pPr>
        <w:pStyle w:val="BodyText"/>
      </w:pPr>
      <w:ins w:id="1086" w:author="PR Preview" w:date="2024-01-01T00:00:00Z">
        <w:r>
          <w:rPr>
            <w:b/>
            <w:bCs/>
          </w:rPr>
          <w:t xml:space="preserve">To sign up for GitHub Education:</w:t>
        </w:r>
      </w:ins>
    </w:p>
    <w:p>
      <w:pPr>
        <w:pStyle w:val="Compact"/>
        <w:numPr>
          <w:ilvl w:val="0"/>
          <w:numId w:val="1114"/>
        </w:numPr>
      </w:pPr>
      <w:ins w:id="1087" w:author="PR Preview" w:date="2024-01-01T00:00:00Z">
        <w:r>
          <w:t xml:space="preserve">Visit the</w:t>
        </w:r>
      </w:ins>
      <w:ins w:id="1087" w:author="PR Preview" w:date="2024-01-01T00:00:00Z">
        <w:r>
          <w:t xml:space="preserve"> </w:t>
        </w:r>
      </w:ins>
      <w:hyperlink r:id="rId366">
        <w:r>
          <w:rPr>
            <w:rStyle w:val="Hyperlink"/>
          </w:rPr>
          <w:t xml:space="preserve">GitHub Education website</w:t>
        </w:r>
      </w:hyperlink>
    </w:p>
    <w:p>
      <w:pPr>
        <w:pStyle w:val="Compact"/>
        <w:numPr>
          <w:ilvl w:val="0"/>
          <w:numId w:val="1114"/>
        </w:numPr>
      </w:pPr>
      <w:ins w:id="1088" w:author="PR Preview" w:date="2024-01-01T00:00:00Z">
        <w:r>
          <w:t xml:space="preserve">Click</w:t>
        </w:r>
      </w:ins>
      <w:ins w:id="1088" w:author="PR Preview" w:date="2024-01-01T00:00:00Z">
        <w:r>
          <w:t xml:space="preserve"> </w:t>
        </w:r>
      </w:ins>
      <w:ins w:id="1088" w:author="PR Preview" w:date="2024-01-01T00:00:00Z">
        <w:r>
          <w:t xml:space="preserve">“Get benefits”</w:t>
        </w:r>
      </w:ins>
      <w:ins w:id="1088" w:author="PR Preview" w:date="2024-01-01T00:00:00Z">
        <w:r>
          <w:t xml:space="preserve"> </w:t>
        </w:r>
      </w:ins>
      <w:ins w:id="1088" w:author="PR Preview" w:date="2024-01-01T00:00:00Z">
        <w:r>
          <w:t xml:space="preserve">or</w:t>
        </w:r>
      </w:ins>
      <w:ins w:id="1088" w:author="PR Preview" w:date="2024-01-01T00:00:00Z">
        <w:r>
          <w:t xml:space="preserve"> </w:t>
        </w:r>
      </w:ins>
      <w:ins w:id="1088" w:author="PR Preview" w:date="2024-01-01T00:00:00Z">
        <w:r>
          <w:t xml:space="preserve">“Join GitHub Education”</w:t>
        </w:r>
      </w:ins>
    </w:p>
    <w:p>
      <w:pPr>
        <w:pStyle w:val="Compact"/>
        <w:numPr>
          <w:ilvl w:val="0"/>
          <w:numId w:val="1114"/>
        </w:numPr>
      </w:pPr>
      <w:ins w:id="1089" w:author="PR Preview" w:date="2024-01-01T00:00:00Z">
        <w:r>
          <w:t xml:space="preserve">Sign in with your GitHub account (or create one if you don’t have one)</w:t>
        </w:r>
      </w:ins>
    </w:p>
    <w:p>
      <w:pPr>
        <w:pStyle w:val="Compact"/>
        <w:numPr>
          <w:ilvl w:val="0"/>
          <w:numId w:val="1114"/>
        </w:numPr>
      </w:pPr>
      <w:ins w:id="1090" w:author="PR Preview" w:date="2024-01-01T00:00:00Z">
        <w:r>
          <w:t xml:space="preserve">Complete the application form using your UC Davis email address (ending in</w:t>
        </w:r>
      </w:ins>
      <w:ins w:id="1090" w:author="PR Preview" w:date="2024-01-01T00:00:00Z">
        <w:r>
          <w:t xml:space="preserve"> </w:t>
        </w:r>
      </w:ins>
      <w:ins w:id="1090" w:author="PR Preview" w:date="2024-01-01T00:00:00Z">
        <w:r>
          <w:rPr>
            <w:rStyle w:val="VerbatimChar"/>
          </w:rPr>
          <w:t xml:space="preserve">ucdavis.edu</w:t>
        </w:r>
      </w:ins>
      <w:ins w:id="1090" w:author="PR Preview" w:date="2024-01-01T00:00:00Z">
        <w:r>
          <w:t xml:space="preserve">)</w:t>
        </w:r>
      </w:ins>
    </w:p>
    <w:p>
      <w:pPr>
        <w:pStyle w:val="Compact"/>
        <w:numPr>
          <w:ilvl w:val="0"/>
          <w:numId w:val="1114"/>
        </w:numPr>
      </w:pPr>
      <w:ins w:id="1091" w:author="PR Preview" w:date="2024-01-01T00:00:00Z">
        <w:r>
          <w:t xml:space="preserve">Provide proof of your academic affiliation (e.g., upload a photo of your student ID or university letter)</w:t>
        </w:r>
      </w:ins>
    </w:p>
    <w:p>
      <w:pPr>
        <w:pStyle w:val="Compact"/>
        <w:numPr>
          <w:ilvl w:val="0"/>
          <w:numId w:val="1114"/>
        </w:numPr>
      </w:pPr>
      <w:ins w:id="1092" w:author="PR Preview" w:date="2024-01-01T00:00:00Z">
        <w:r>
          <w:t xml:space="preserve">Wait for approval (typically takes a few days)</w:t>
        </w:r>
      </w:ins>
    </w:p>
    <w:p>
      <w:pPr>
        <w:pStyle w:val="FirstParagraph"/>
      </w:pPr>
      <w:ins w:id="1093" w:author="PR Preview" w:date="2024-01-01T00:00:00Z">
        <w:r>
          <w:t xml:space="preserve">Once approved,</w:t>
        </w:r>
      </w:ins>
      <w:ins w:id="1093" w:author="PR Preview" w:date="2024-01-01T00:00:00Z">
        <w:r>
          <w:t xml:space="preserve"> </w:t>
        </w:r>
      </w:ins>
      <w:ins w:id="1093" w:author="PR Preview" w:date="2024-01-01T00:00:00Z">
        <w:r>
          <w:t xml:space="preserve">you’ll have access to the</w:t>
        </w:r>
      </w:ins>
      <w:ins w:id="1093" w:author="PR Preview" w:date="2024-01-01T00:00:00Z">
        <w:r>
          <w:t xml:space="preserve"> </w:t>
        </w:r>
      </w:ins>
      <w:hyperlink r:id="rId367">
        <w:r>
          <w:rPr>
            <w:rStyle w:val="Hyperlink"/>
          </w:rPr>
          <w:t xml:space="preserve">GitHub Student Developer Pack</w:t>
        </w:r>
      </w:hyperlink>
      <w:ins w:id="1093" w:author="PR Preview" w:date="2024-01-01T00:00:00Z">
        <w:r>
          <w:t xml:space="preserve"> </w:t>
        </w:r>
      </w:ins>
      <w:ins w:id="1093" w:author="PR Preview" w:date="2024-01-01T00:00:00Z">
        <w:r>
          <w:t xml:space="preserve">(for students)</w:t>
        </w:r>
      </w:ins>
      <w:ins w:id="1093" w:author="PR Preview" w:date="2024-01-01T00:00:00Z">
        <w:r>
          <w:t xml:space="preserve"> </w:t>
        </w:r>
      </w:ins>
      <w:ins w:id="1093" w:author="PR Preview" w:date="2024-01-01T00:00:00Z">
        <w:r>
          <w:t xml:space="preserve">or</w:t>
        </w:r>
      </w:ins>
      <w:ins w:id="1093" w:author="PR Preview" w:date="2024-01-01T00:00:00Z">
        <w:r>
          <w:t xml:space="preserve"> </w:t>
        </w:r>
      </w:ins>
      <w:hyperlink r:id="rId368">
        <w:r>
          <w:rPr>
            <w:rStyle w:val="Hyperlink"/>
          </w:rPr>
          <w:t xml:space="preserve">GitHub Teacher Toolbox</w:t>
        </w:r>
      </w:hyperlink>
      <w:ins w:id="1093" w:author="PR Preview" w:date="2024-01-01T00:00:00Z">
        <w:r>
          <w:t xml:space="preserve"> </w:t>
        </w:r>
      </w:ins>
      <w:ins w:id="1093" w:author="PR Preview" w:date="2024-01-01T00:00:00Z">
        <w:r>
          <w:t xml:space="preserve">(for faculty),</w:t>
        </w:r>
      </w:ins>
      <w:ins w:id="1093" w:author="PR Preview" w:date="2024-01-01T00:00:00Z">
        <w:r>
          <w:t xml:space="preserve"> </w:t>
        </w:r>
      </w:ins>
      <w:ins w:id="1093" w:author="PR Preview" w:date="2024-01-01T00:00:00Z">
        <w:r>
          <w:t xml:space="preserve">which includes numerous free tools and services for learning and development.</w:t>
        </w:r>
      </w:ins>
    </w:p>
    <w:bookmarkEnd w:id="369"/>
    <w:bookmarkStart w:id="372" w:name="X41b56039c71257be4531d08391ae81a73d29f03"/>
    <w:p>
      <w:pPr>
        <w:pStyle w:val="Heading3"/>
      </w:pPr>
      <w:ins w:id="1094" w:author="PR Preview" w:date="2024-01-01T00:00:00Z">
        <w:r>
          <w:t xml:space="preserve">11.2.2 GitHub Copilot Access for UC Davis Members</w:t>
        </w:r>
      </w:ins>
    </w:p>
    <w:p>
      <w:pPr>
        <w:pStyle w:val="FirstParagraph"/>
      </w:pPr>
      <w:ins w:id="1095" w:author="PR Preview" w:date="2024-01-01T00:00:00Z">
        <w:r>
          <w:t xml:space="preserve">GitHub Copilot is an AI-powered coding assistant that can significantly accelerate your work.</w:t>
        </w:r>
      </w:ins>
      <w:ins w:id="1095" w:author="PR Preview" w:date="2024-01-01T00:00:00Z">
        <w:r>
          <w:t xml:space="preserve"> </w:t>
        </w:r>
      </w:ins>
      <w:ins w:id="1095" w:author="PR Preview" w:date="2024-01-01T00:00:00Z">
        <w:r>
          <w:t xml:space="preserve">As a member of the UC Davis GitHub organization,</w:t>
        </w:r>
      </w:ins>
      <w:ins w:id="1095" w:author="PR Preview" w:date="2024-01-01T00:00:00Z">
        <w:r>
          <w:t xml:space="preserve"> </w:t>
        </w:r>
      </w:ins>
      <w:ins w:id="1095" w:author="PR Preview" w:date="2024-01-01T00:00:00Z">
        <w:r>
          <w:t xml:space="preserve">you may be eligible for a free Copilot seat.</w:t>
        </w:r>
      </w:ins>
    </w:p>
    <w:p>
      <w:pPr>
        <w:pStyle w:val="BodyText"/>
      </w:pPr>
      <w:ins w:id="1096" w:author="PR Preview" w:date="2024-01-01T00:00:00Z">
        <w:r>
          <w:rPr>
            <w:b/>
            <w:bCs/>
          </w:rPr>
          <w:t xml:space="preserve">To request a Copilot seat:</w:t>
        </w:r>
      </w:ins>
    </w:p>
    <w:p>
      <w:pPr>
        <w:pStyle w:val="BodyText"/>
      </w:pPr>
      <w:ins w:id="1097" w:author="PR Preview" w:date="2024-01-01T00:00:00Z">
        <w:r>
          <w:rPr>
            <w:b/>
            <w:bCs/>
          </w:rPr>
          <w:t xml:space="preserve">If you are not yet a member of the UC Davis GitHub organization:</w:t>
        </w:r>
      </w:ins>
    </w:p>
    <w:p>
      <w:pPr>
        <w:numPr>
          <w:ilvl w:val="0"/>
          <w:numId w:val="1115"/>
        </w:numPr>
      </w:pPr>
      <w:ins w:id="1098" w:author="PR Preview" w:date="2024-01-01T00:00:00Z">
        <w:r>
          <w:t xml:space="preserve">Ensure you have a GitHub account and have signed up for GitHub Education (see above)</w:t>
        </w:r>
      </w:ins>
    </w:p>
    <w:p>
      <w:pPr>
        <w:numPr>
          <w:ilvl w:val="0"/>
          <w:numId w:val="1115"/>
        </w:numPr>
      </w:pPr>
      <w:ins w:id="1099" w:author="PR Preview" w:date="2024-01-01T00:00:00Z">
        <w:r>
          <w:t xml:space="preserve">Go to the</w:t>
        </w:r>
      </w:ins>
      <w:ins w:id="1099" w:author="PR Preview" w:date="2024-01-01T00:00:00Z">
        <w:r>
          <w:t xml:space="preserve"> </w:t>
        </w:r>
      </w:ins>
      <w:hyperlink r:id="rId370">
        <w:r>
          <w:rPr>
            <w:rStyle w:val="Hyperlink"/>
          </w:rPr>
          <w:t xml:space="preserve">UC Davis IT ServiceHub GitHub page</w:t>
        </w:r>
      </w:hyperlink>
    </w:p>
    <w:p>
      <w:pPr>
        <w:numPr>
          <w:ilvl w:val="0"/>
          <w:numId w:val="1115"/>
        </w:numPr>
      </w:pPr>
      <w:ins w:id="1100" w:author="PR Preview" w:date="2024-01-01T00:00:00Z">
        <w:r>
          <w:t xml:space="preserve">Click the blue</w:t>
        </w:r>
      </w:ins>
      <w:ins w:id="1100" w:author="PR Preview" w:date="2024-01-01T00:00:00Z">
        <w:r>
          <w:t xml:space="preserve"> </w:t>
        </w:r>
      </w:ins>
      <w:ins w:id="1100" w:author="PR Preview" w:date="2024-01-01T00:00:00Z">
        <w:r>
          <w:t xml:space="preserve">“Get GitHub!”</w:t>
        </w:r>
      </w:ins>
      <w:ins w:id="1100" w:author="PR Preview" w:date="2024-01-01T00:00:00Z">
        <w:r>
          <w:t xml:space="preserve"> </w:t>
        </w:r>
      </w:ins>
      <w:ins w:id="1100" w:author="PR Preview" w:date="2024-01-01T00:00:00Z">
        <w:r>
          <w:t xml:space="preserve">button near the top right</w:t>
        </w:r>
      </w:ins>
    </w:p>
    <w:p>
      <w:pPr>
        <w:numPr>
          <w:ilvl w:val="0"/>
          <w:numId w:val="1115"/>
        </w:numPr>
      </w:pPr>
      <w:ins w:id="1101" w:author="PR Preview" w:date="2024-01-01T00:00:00Z">
        <w:r>
          <w:t xml:space="preserve">When you receive the invitation email,</w:t>
        </w:r>
      </w:ins>
      <w:ins w:id="1101" w:author="PR Preview" w:date="2024-01-01T00:00:00Z">
        <w:r>
          <w:t xml:space="preserve"> </w:t>
        </w:r>
      </w:ins>
      <w:ins w:id="1101" w:author="PR Preview" w:date="2024-01-01T00:00:00Z">
        <w:r>
          <w:t xml:space="preserve">make sure to check the</w:t>
        </w:r>
      </w:ins>
      <w:ins w:id="1101" w:author="PR Preview" w:date="2024-01-01T00:00:00Z">
        <w:r>
          <w:t xml:space="preserve"> </w:t>
        </w:r>
      </w:ins>
      <w:ins w:id="1101" w:author="PR Preview" w:date="2024-01-01T00:00:00Z">
        <w:r>
          <w:t xml:space="preserve">“Ask for a GitHub Copilot seat (optional)”</w:t>
        </w:r>
      </w:ins>
      <w:ins w:id="1101" w:author="PR Preview" w:date="2024-01-01T00:00:00Z">
        <w:r>
          <w:t xml:space="preserve"> </w:t>
        </w:r>
      </w:ins>
      <w:ins w:id="1101" w:author="PR Preview" w:date="2024-01-01T00:00:00Z">
        <w:r>
          <w:t xml:space="preserve">checkbox before joining</w:t>
        </w:r>
      </w:ins>
    </w:p>
    <w:p>
      <w:pPr>
        <w:numPr>
          <w:ilvl w:val="0"/>
          <w:numId w:val="1115"/>
        </w:numPr>
      </w:pPr>
      <w:ins w:id="1102" w:author="PR Preview" w:date="2024-01-01T00:00:00Z">
        <w:r>
          <w:t xml:space="preserve">Click</w:t>
        </w:r>
      </w:ins>
      <w:ins w:id="1102" w:author="PR Preview" w:date="2024-01-01T00:00:00Z">
        <w:r>
          <w:t xml:space="preserve"> </w:t>
        </w:r>
      </w:ins>
      <w:ins w:id="1102" w:author="PR Preview" w:date="2024-01-01T00:00:00Z">
        <w:r>
          <w:t xml:space="preserve">“Join UC Davis”</w:t>
        </w:r>
      </w:ins>
      <w:ins w:id="1102" w:author="PR Preview" w:date="2024-01-01T00:00:00Z">
        <w:r>
          <w:t xml:space="preserve"> </w:t>
        </w:r>
      </w:ins>
      <w:ins w:id="1102" w:author="PR Preview" w:date="2024-01-01T00:00:00Z">
        <w:r>
          <w:t xml:space="preserve">to accept the invitation</w:t>
        </w:r>
      </w:ins>
    </w:p>
    <w:p>
      <w:pPr>
        <w:numPr>
          <w:ilvl w:val="0"/>
          <w:numId w:val="1115"/>
        </w:numPr>
      </w:pPr>
      <w:ins w:id="1103" w:author="PR Preview" w:date="2024-01-01T00:00:00Z">
        <w:r>
          <w:t xml:space="preserve">Follow the setup instructions to install and configure Copilot in your development environment</w:t>
        </w:r>
      </w:ins>
    </w:p>
    <w:p>
      <w:pPr>
        <w:pStyle w:val="FirstParagraph"/>
      </w:pPr>
      <w:ins w:id="1104" w:author="PR Preview" w:date="2024-01-01T00:00:00Z">
        <w:r>
          <w:rPr>
            <w:b/>
            <w:bCs/>
          </w:rPr>
          <w:t xml:space="preserve">If you are already a member of the UC Davis GitHub organization:</w:t>
        </w:r>
      </w:ins>
    </w:p>
    <w:p>
      <w:pPr>
        <w:numPr>
          <w:ilvl w:val="0"/>
          <w:numId w:val="1116"/>
        </w:numPr>
      </w:pPr>
      <w:ins w:id="1105" w:author="PR Preview" w:date="2024-01-01T00:00:00Z">
        <w:r>
          <w:t xml:space="preserve">Go to your</w:t>
        </w:r>
      </w:ins>
      <w:ins w:id="1105" w:author="PR Preview" w:date="2024-01-01T00:00:00Z">
        <w:r>
          <w:t xml:space="preserve"> </w:t>
        </w:r>
      </w:ins>
      <w:hyperlink r:id="rId371">
        <w:r>
          <w:rPr>
            <w:rStyle w:val="Hyperlink"/>
          </w:rPr>
          <w:t xml:space="preserve">GitHub Copilot settings</w:t>
        </w:r>
      </w:hyperlink>
    </w:p>
    <w:p>
      <w:pPr>
        <w:numPr>
          <w:ilvl w:val="0"/>
          <w:numId w:val="1116"/>
        </w:numPr>
      </w:pPr>
      <w:ins w:id="1106" w:author="PR Preview" w:date="2024-01-01T00:00:00Z">
        <w:r>
          <w:t xml:space="preserve">Scroll to the</w:t>
        </w:r>
      </w:ins>
      <w:ins w:id="1106" w:author="PR Preview" w:date="2024-01-01T00:00:00Z">
        <w:r>
          <w:t xml:space="preserve"> </w:t>
        </w:r>
      </w:ins>
      <w:ins w:id="1106" w:author="PR Preview" w:date="2024-01-01T00:00:00Z">
        <w:r>
          <w:t xml:space="preserve">“Get Copilot from an organization”</w:t>
        </w:r>
      </w:ins>
      <w:ins w:id="1106" w:author="PR Preview" w:date="2024-01-01T00:00:00Z">
        <w:r>
          <w:t xml:space="preserve"> </w:t>
        </w:r>
      </w:ins>
      <w:ins w:id="1106" w:author="PR Preview" w:date="2024-01-01T00:00:00Z">
        <w:r>
          <w:t xml:space="preserve">section at the bottom</w:t>
        </w:r>
      </w:ins>
    </w:p>
    <w:p>
      <w:pPr>
        <w:numPr>
          <w:ilvl w:val="0"/>
          <w:numId w:val="1116"/>
        </w:numPr>
      </w:pPr>
      <w:ins w:id="1107" w:author="PR Preview" w:date="2024-01-01T00:00:00Z">
        <w:r>
          <w:t xml:space="preserve">Find the</w:t>
        </w:r>
      </w:ins>
      <w:ins w:id="1107" w:author="PR Preview" w:date="2024-01-01T00:00:00Z">
        <w:r>
          <w:t xml:space="preserve"> </w:t>
        </w:r>
      </w:ins>
      <w:ins w:id="1107" w:author="PR Preview" w:date="2024-01-01T00:00:00Z">
        <w:r>
          <w:t xml:space="preserve">“ucdavis”</w:t>
        </w:r>
      </w:ins>
      <w:ins w:id="1107" w:author="PR Preview" w:date="2024-01-01T00:00:00Z">
        <w:r>
          <w:t xml:space="preserve"> </w:t>
        </w:r>
      </w:ins>
      <w:ins w:id="1107" w:author="PR Preview" w:date="2024-01-01T00:00:00Z">
        <w:r>
          <w:t xml:space="preserve">entry and click the request button</w:t>
        </w:r>
      </w:ins>
    </w:p>
    <w:p>
      <w:pPr>
        <w:numPr>
          <w:ilvl w:val="0"/>
          <w:numId w:val="1116"/>
        </w:numPr>
      </w:pPr>
      <w:ins w:id="1108" w:author="PR Preview" w:date="2024-01-01T00:00:00Z">
        <w:r>
          <w:t xml:space="preserve">Wait for approval from the UC Davis GitHub organization administrators</w:t>
        </w:r>
      </w:ins>
    </w:p>
    <w:p>
      <w:pPr>
        <w:numPr>
          <w:ilvl w:val="0"/>
          <w:numId w:val="1116"/>
        </w:numPr>
      </w:pPr>
      <w:ins w:id="1109" w:author="PR Preview" w:date="2024-01-01T00:00:00Z">
        <w:r>
          <w:t xml:space="preserve">Once approved,</w:t>
        </w:r>
      </w:ins>
      <w:ins w:id="1109" w:author="PR Preview" w:date="2024-01-01T00:00:00Z">
        <w:r>
          <w:t xml:space="preserve"> </w:t>
        </w:r>
      </w:ins>
      <w:ins w:id="1109" w:author="PR Preview" w:date="2024-01-01T00:00:00Z">
        <w:r>
          <w:t xml:space="preserve">follow the setup instructions to install and configure Copilot in your development environment</w:t>
        </w:r>
      </w:ins>
    </w:p>
    <w:p>
      <w:pPr>
        <w:pStyle w:val="FirstParagraph"/>
      </w:pPr>
      <w:ins w:id="1110" w:author="PR Preview" w:date="2024-01-01T00:00:00Z">
        <w:r>
          <w:t xml:space="preserve">For guidance on using GitHub Copilot effectively,</w:t>
        </w:r>
      </w:ins>
      <w:ins w:id="1110" w:author="PR Preview" w:date="2024-01-01T00:00:00Z">
        <w:r>
          <w:t xml:space="preserve"> </w:t>
        </w:r>
      </w:ins>
      <w:ins w:id="1110" w:author="PR Preview" w:date="2024-01-01T00:00:00Z">
        <w:r>
          <w:t xml:space="preserve">see</w:t>
        </w:r>
      </w:ins>
      <w:ins w:id="1110" w:author="PR Preview" w:date="2024-01-01T00:00:00Z">
        <w:r>
          <w:t xml:space="preserve"> </w:t>
        </w:r>
      </w:ins>
      <w:hyperlink w:anchor="sec-ai-best-practices">
        <w:r>
          <w:rPr>
            <w:rStyle w:val="Hyperlink"/>
          </w:rPr>
          <w:t xml:space="preserve">Section 17.4.8</w:t>
        </w:r>
      </w:hyperlink>
      <w:ins w:id="1110" w:author="PR Preview" w:date="2024-01-01T00:00:00Z">
        <w:r>
          <w:t xml:space="preserve"> </w:t>
        </w:r>
      </w:ins>
      <w:ins w:id="1110" w:author="PR Preview" w:date="2024-01-01T00:00:00Z">
        <w:r>
          <w:t xml:space="preserve">in the Working with AI chapter.</w:t>
        </w:r>
      </w:ins>
    </w:p>
    <w:bookmarkEnd w:id="372"/>
    <w:bookmarkEnd w:id="373"/>
    <w:bookmarkStart w:id="374" w:name="github-desktop"/>
    <w:p>
      <w:pPr>
        <w:pStyle w:val="Heading2"/>
      </w:pPr>
      <w:ins w:id="1111" w:author="PR Preview" w:date="2024-01-01T00:00:00Z">
        <w:r>
          <w:t xml:space="preserve">11.3 Github Desktop</w:t>
        </w:r>
      </w:ins>
    </w:p>
    <w:p>
      <w:pPr>
        <w:pStyle w:val="FirstParagraph"/>
      </w:pPr>
      <w:ins w:id="1112" w:author="PR Preview" w:date="2024-01-01T00:00:00Z">
        <w:r>
          <w:t xml:space="preserve">While knowing how to use Git on the command line will always be useful since the full power of Git and its customizations and flexibility is designed for use with the command line, Github also provides GitHub Desktop</w:t>
        </w:r>
      </w:ins>
      <w:ins w:id="1112" w:author="PR Preview" w:date="2024-01-01T00:00:00Z">
        <w:r>
          <w:t xml:space="preserve"> </w:t>
        </w:r>
      </w:ins>
      <w:ins w:id="1112" w:author="PR Preview" w:date="2024-01-01T00:00:00Z">
        <w:r>
          <w:t xml:space="preserve">(</w:t>
        </w:r>
      </w:ins>
      <w:ins w:id="1112" w:author="PR Preview" w:date="2024-01-01T00:00:00Z">
        <w:r>
          <w:t xml:space="preserve">“GitHub Desktop,”</w:t>
        </w:r>
      </w:ins>
      <w:ins w:id="1112" w:author="PR Preview" w:date="2024-01-01T00:00:00Z">
        <w:r>
          <w:t xml:space="preserve"> </w:t>
        </w:r>
      </w:ins>
      <w:ins w:id="1112" w:author="PR Preview" w:date="2024-01-01T00:00:00Z">
        <w:r>
          <w:t xml:space="preserve">n.d.)</w:t>
        </w:r>
      </w:ins>
      <w:ins w:id="1112" w:author="PR Preview" w:date="2024-01-01T00:00:00Z">
        <w:r>
          <w:t xml:space="preserve"> </w:t>
        </w:r>
      </w:ins>
      <w:ins w:id="1112" w:author="PR Preview" w:date="2024-01-01T00:00:00Z">
        <w:r>
          <w:t xml:space="preserve">as a graphical interface to do basic git commands; you can do all of the basic functions of Git using this desktop app. Feel free to use this as an alternative to Git on the command line if you prefer.</w:t>
        </w:r>
      </w:ins>
    </w:p>
    <w:bookmarkEnd w:id="374"/>
    <w:bookmarkStart w:id="376" w:name="git-branching"/>
    <w:p>
      <w:pPr>
        <w:pStyle w:val="Heading2"/>
      </w:pPr>
      <w:ins w:id="1113" w:author="PR Preview" w:date="2024-01-01T00:00:00Z">
        <w:r>
          <w:t xml:space="preserve">11.4 Git Branching</w:t>
        </w:r>
      </w:ins>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ins w:id="1119" w:author="PR Preview" w:date="2024-01-01T00:00:00Z">
        <w:r>
          <w:t xml:space="preserve">11.5 Example Workflow</w:t>
        </w:r>
      </w:ins>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ins w:id="1122" w:author="PR Preview" w:date="2024-01-01T00:00:00Z">
        <w:r>
          <w:t xml:space="preserve">11.6 Commonly Used Git Commands</w:t>
        </w:r>
      </w:ins>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ins w:id="1123" w:author="PR Preview" w:date="2024-01-01T00:00:00Z">
        <w:r>
          <w:t xml:space="preserve">11.7 How often should I commit?</w:t>
        </w:r>
      </w:ins>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ins w:id="1125" w:author="PR Preview" w:date="2024-01-01T00:00:00Z">
        <w:r>
          <w:t xml:space="preserve">11.8 Repeated Amend Workflow</w:t>
        </w:r>
      </w:ins>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ins w:id="1127" w:author="PR Preview" w:date="2024-01-01T00:00:00Z">
        <w:r>
          <w:t xml:space="preserve">11.8.1 Basic Workflow</w:t>
        </w:r>
      </w:ins>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ins w:id="1138" w:author="PR Preview" w:date="2024-01-01T00:00:00Z">
        <w:r>
          <w:t xml:space="preserve">11.8.2 Key Points</w:t>
        </w:r>
      </w:ins>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ins w:id="1145" w:author="PR Preview" w:date="2024-01-01T00:00:00Z">
        <w:r>
          <w:t xml:space="preserve">11.9 What should be pushed to Github?</w:t>
        </w:r>
      </w:ins>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3"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2"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61"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1"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51"/>
    <w:bookmarkStart w:id="552"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2"/>
    <w:bookmarkStart w:id="553"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3"/>
    <w:bookmarkStart w:id="554"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4"/>
    <w:bookmarkStart w:id="555"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5"/>
    <w:bookmarkStart w:id="556"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56"/>
    <w:bookmarkStart w:id="557"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7"/>
    <w:bookmarkStart w:id="558"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8"/>
    <w:bookmarkStart w:id="560" w:name="further-reading-1"/>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59">
        <w:r>
          <w:rPr>
            <w:rStyle w:val="Hyperlink"/>
          </w:rPr>
          <w:t xml:space="preserve">Customizing the development environment for GitHub Copilot coding agent</w:t>
        </w:r>
      </w:hyperlink>
      <w:r>
        <w:t xml:space="preserve">.</w:t>
      </w:r>
    </w:p>
    <w:bookmarkEnd w:id="560"/>
    <w:bookmarkEnd w:id="561"/>
    <w:bookmarkStart w:id="565"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5"/>
    <w:bookmarkStart w:id="570"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9"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66">
        <w:r>
          <w:rPr>
            <w:rStyle w:val="Hyperlink"/>
          </w:rPr>
          <w:t xml:space="preserve">Quarto CLI Issue #6357</w:t>
        </w:r>
      </w:hyperlink>
    </w:p>
    <w:p>
      <w:pPr>
        <w:pStyle w:val="Compact"/>
        <w:numPr>
          <w:ilvl w:val="0"/>
          <w:numId w:val="1192"/>
        </w:numPr>
      </w:pPr>
      <w:hyperlink r:id="rId567">
        <w:r>
          <w:rPr>
            <w:rStyle w:val="Hyperlink"/>
          </w:rPr>
          <w:t xml:space="preserve">Quarto Discussion #6544</w:t>
        </w:r>
      </w:hyperlink>
    </w:p>
    <w:p>
      <w:pPr>
        <w:pStyle w:val="Compact"/>
        <w:numPr>
          <w:ilvl w:val="0"/>
          <w:numId w:val="1192"/>
        </w:numPr>
      </w:pPr>
      <w:hyperlink r:id="rId5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9"/>
    <w:bookmarkEnd w:id="570"/>
    <w:bookmarkStart w:id="571"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1"/>
    <w:bookmarkEnd w:id="572"/>
    <w:bookmarkEnd w:id="573"/>
    <w:bookmarkStart w:id="583" w:name="checklists"/>
    <w:p>
      <w:pPr>
        <w:pStyle w:val="Heading1"/>
      </w:pPr>
      <w:r>
        <w:t xml:space="preserve">18. Checklists</w:t>
      </w:r>
    </w:p>
    <w:p>
      <w:pPr>
        <w:pStyle w:val="FirstParagraph"/>
      </w:pPr>
      <w:r>
        <w:t xml:space="preserve">Adapted by UCD-SeRG team from</w:t>
      </w:r>
      <w:r>
        <w:t xml:space="preserve"> </w:t>
      </w:r>
      <w:hyperlink r:id="rId574">
        <w:r>
          <w:rPr>
            <w:rStyle w:val="Hyperlink"/>
          </w:rPr>
          <w:t xml:space="preserve">original by Jade Benjamin-Chung</w:t>
        </w:r>
      </w:hyperlink>
    </w:p>
    <w:bookmarkStart w:id="57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75"/>
    <w:bookmarkStart w:id="57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7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77"/>
    <w:bookmarkStart w:id="57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9"/>
    <w:bookmarkStart w:id="58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80">
        <w:r>
          <w:rPr>
            <w:rStyle w:val="Hyperlink"/>
          </w:rPr>
          <w:t xml:space="preserve">here</w:t>
        </w:r>
      </w:hyperlink>
      <w:r>
        <w:t xml:space="preserve">, a neat palette generator with colorblind options</w:t>
      </w:r>
      <w:r>
        <w:t xml:space="preserve"> </w:t>
      </w:r>
      <w:hyperlink r:id="rId58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82"/>
    <w:bookmarkEnd w:id="583"/>
    <w:bookmarkStart w:id="625" w:name="resources-2"/>
    <w:p>
      <w:pPr>
        <w:pStyle w:val="Heading1"/>
      </w:pPr>
      <w:r>
        <w:t xml:space="preserve">19. Resources</w:t>
      </w:r>
    </w:p>
    <w:p>
      <w:pPr>
        <w:pStyle w:val="FirstParagraph"/>
      </w:pPr>
      <w:r>
        <w:t xml:space="preserve">Adapted by UCD-SeRG team from</w:t>
      </w:r>
      <w:r>
        <w:t xml:space="preserve"> </w:t>
      </w:r>
      <w:hyperlink r:id="rId584">
        <w:r>
          <w:rPr>
            <w:rStyle w:val="Hyperlink"/>
          </w:rPr>
          <w:t xml:space="preserve">original by Jade Benjamin-Chung and Kunal Mishra</w:t>
        </w:r>
      </w:hyperlink>
    </w:p>
    <w:bookmarkStart w:id="600" w:name="resources-for-r"/>
    <w:p>
      <w:pPr>
        <w:pStyle w:val="Heading2"/>
      </w:pPr>
      <w:r>
        <w:t xml:space="preserve">19.1 Resources for R</w:t>
      </w:r>
    </w:p>
    <w:bookmarkStart w:id="58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85">
        <w:r>
          <w:rPr>
            <w:rStyle w:val="Hyperlink"/>
          </w:rPr>
          <w:t xml:space="preserve">Jade’s R-for-epi course</w:t>
        </w:r>
      </w:hyperlink>
    </w:p>
    <w:bookmarkEnd w:id="586"/>
    <w:bookmarkStart w:id="591"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8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8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8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90">
        <w:r>
          <w:rPr>
            <w:rStyle w:val="Hyperlink"/>
          </w:rPr>
          <w:t xml:space="preserve">Install Guides</w:t>
        </w:r>
      </w:hyperlink>
      <w:r>
        <w:t xml:space="preserve"> </w:t>
      </w:r>
      <w:r>
        <w:t xml:space="preserve">- setup instructions for data science software</w:t>
      </w:r>
    </w:p>
    <w:bookmarkEnd w:id="591"/>
    <w:bookmarkStart w:id="596" w:name="cheat-sheets"/>
    <w:p>
      <w:pPr>
        <w:pStyle w:val="Heading3"/>
      </w:pPr>
      <w:r>
        <w:t xml:space="preserve">19.1.3 Cheat Sheets</w:t>
      </w:r>
    </w:p>
    <w:p>
      <w:pPr>
        <w:pStyle w:val="Compact"/>
        <w:numPr>
          <w:ilvl w:val="0"/>
          <w:numId w:val="1201"/>
        </w:numPr>
      </w:pPr>
      <w:hyperlink r:id="rId592">
        <w:r>
          <w:rPr>
            <w:rStyle w:val="Hyperlink"/>
          </w:rPr>
          <w:t xml:space="preserve">dplyr and tidyr cheat sheet</w:t>
        </w:r>
      </w:hyperlink>
    </w:p>
    <w:p>
      <w:pPr>
        <w:pStyle w:val="Compact"/>
        <w:numPr>
          <w:ilvl w:val="0"/>
          <w:numId w:val="1201"/>
        </w:numPr>
      </w:pPr>
      <w:hyperlink r:id="rId593">
        <w:r>
          <w:rPr>
            <w:rStyle w:val="Hyperlink"/>
          </w:rPr>
          <w:t xml:space="preserve">ggplot cheat sheet</w:t>
        </w:r>
      </w:hyperlink>
    </w:p>
    <w:p>
      <w:pPr>
        <w:pStyle w:val="Compact"/>
        <w:numPr>
          <w:ilvl w:val="0"/>
          <w:numId w:val="1201"/>
        </w:numPr>
      </w:pPr>
      <w:hyperlink r:id="rId594">
        <w:r>
          <w:rPr>
            <w:rStyle w:val="Hyperlink"/>
          </w:rPr>
          <w:t xml:space="preserve">data table cheat sheet</w:t>
        </w:r>
      </w:hyperlink>
    </w:p>
    <w:p>
      <w:pPr>
        <w:pStyle w:val="Compact"/>
        <w:numPr>
          <w:ilvl w:val="0"/>
          <w:numId w:val="1201"/>
        </w:numPr>
      </w:pPr>
      <w:hyperlink r:id="rId595">
        <w:r>
          <w:rPr>
            <w:rStyle w:val="Hyperlink"/>
          </w:rPr>
          <w:t xml:space="preserve">RMarkdown cheat sheet</w:t>
        </w:r>
      </w:hyperlink>
    </w:p>
    <w:bookmarkEnd w:id="596"/>
    <w:bookmarkStart w:id="598" w:name="style-and-best-practices"/>
    <w:p>
      <w:pPr>
        <w:pStyle w:val="Heading3"/>
      </w:pPr>
      <w:r>
        <w:t xml:space="preserve">19.1.4 Style and Best Practices</w:t>
      </w:r>
    </w:p>
    <w:p>
      <w:pPr>
        <w:pStyle w:val="Compact"/>
        <w:numPr>
          <w:ilvl w:val="0"/>
          <w:numId w:val="1202"/>
        </w:numPr>
      </w:pPr>
      <w:hyperlink r:id="rId597">
        <w:r>
          <w:rPr>
            <w:rStyle w:val="Hyperlink"/>
          </w:rPr>
          <w:t xml:space="preserve">Hadley Wickham’s R Style Guide</w:t>
        </w:r>
      </w:hyperlink>
    </w:p>
    <w:bookmarkEnd w:id="598"/>
    <w:bookmarkStart w:id="59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99"/>
    <w:bookmarkEnd w:id="600"/>
    <w:bookmarkStart w:id="60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60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602"/>
    <w:bookmarkStart w:id="605" w:name="resources-for-python"/>
    <w:p>
      <w:pPr>
        <w:pStyle w:val="Heading2"/>
      </w:pPr>
      <w:r>
        <w:t xml:space="preserve">19.3 Resources for Python</w:t>
      </w:r>
    </w:p>
    <w:p>
      <w:pPr>
        <w:pStyle w:val="Compact"/>
        <w:numPr>
          <w:ilvl w:val="0"/>
          <w:numId w:val="1205"/>
        </w:numPr>
      </w:pPr>
      <w:hyperlink r:id="rId60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604">
        <w:r>
          <w:rPr>
            <w:rStyle w:val="Hyperlink"/>
          </w:rPr>
          <w:t xml:space="preserve">Natural Language Processing with Python</w:t>
        </w:r>
      </w:hyperlink>
      <w:r>
        <w:t xml:space="preserve"> </w:t>
      </w:r>
      <w:r>
        <w:t xml:space="preserve">- text analysis and NLP techniques</w:t>
      </w:r>
    </w:p>
    <w:bookmarkEnd w:id="605"/>
    <w:bookmarkStart w:id="607" w:name="resources-for-julia"/>
    <w:p>
      <w:pPr>
        <w:pStyle w:val="Heading2"/>
      </w:pPr>
      <w:r>
        <w:t xml:space="preserve">19.4 Resources for Julia</w:t>
      </w:r>
    </w:p>
    <w:p>
      <w:pPr>
        <w:pStyle w:val="Compact"/>
        <w:numPr>
          <w:ilvl w:val="0"/>
          <w:numId w:val="1206"/>
        </w:numPr>
      </w:pPr>
      <w:hyperlink r:id="rId606">
        <w:r>
          <w:rPr>
            <w:rStyle w:val="Hyperlink"/>
          </w:rPr>
          <w:t xml:space="preserve">UC Davis Julia Users Group Julia Basics Workshop</w:t>
        </w:r>
      </w:hyperlink>
      <w:r>
        <w:t xml:space="preserve"> </w:t>
      </w:r>
      <w:r>
        <w:t xml:space="preserve">- foundational Julia programming</w:t>
      </w:r>
    </w:p>
    <w:bookmarkEnd w:id="607"/>
    <w:bookmarkStart w:id="60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608"/>
    <w:bookmarkStart w:id="611"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609">
        <w:r>
          <w:rPr>
            <w:rStyle w:val="Hyperlink"/>
          </w:rPr>
          <w:t xml:space="preserve">The Pathway to Publishing: A Guide to Quantitative Writing in the Health Sciences</w:t>
        </w:r>
      </w:hyperlink>
    </w:p>
    <w:p>
      <w:pPr>
        <w:pStyle w:val="Compact"/>
        <w:numPr>
          <w:ilvl w:val="0"/>
          <w:numId w:val="1208"/>
        </w:numPr>
      </w:pPr>
      <w:hyperlink r:id="rId610">
        <w:r>
          <w:rPr>
            <w:rStyle w:val="Hyperlink"/>
          </w:rPr>
          <w:t xml:space="preserve">Secret, actionable writing tips</w:t>
        </w:r>
      </w:hyperlink>
    </w:p>
    <w:bookmarkEnd w:id="611"/>
    <w:bookmarkStart w:id="615"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12">
        <w:r>
          <w:rPr>
            <w:rStyle w:val="Hyperlink"/>
          </w:rPr>
          <w:t xml:space="preserve">How to give a killer narratively-driven scientific talk</w:t>
        </w:r>
      </w:hyperlink>
    </w:p>
    <w:p>
      <w:pPr>
        <w:pStyle w:val="Compact"/>
        <w:numPr>
          <w:ilvl w:val="0"/>
          <w:numId w:val="1209"/>
        </w:numPr>
      </w:pPr>
      <w:hyperlink r:id="rId613">
        <w:r>
          <w:rPr>
            <w:rStyle w:val="Hyperlink"/>
          </w:rPr>
          <w:t xml:space="preserve">How to make a better poster</w:t>
        </w:r>
      </w:hyperlink>
    </w:p>
    <w:p>
      <w:pPr>
        <w:pStyle w:val="Compact"/>
        <w:numPr>
          <w:ilvl w:val="0"/>
          <w:numId w:val="1209"/>
        </w:numPr>
      </w:pPr>
      <w:hyperlink r:id="rId614">
        <w:r>
          <w:rPr>
            <w:rStyle w:val="Hyperlink"/>
          </w:rPr>
          <w:t xml:space="preserve">How to make an even better poster</w:t>
        </w:r>
      </w:hyperlink>
    </w:p>
    <w:bookmarkEnd w:id="615"/>
    <w:bookmarkStart w:id="618" w:name="professional-advice"/>
    <w:p>
      <w:pPr>
        <w:pStyle w:val="Heading2"/>
      </w:pPr>
      <w:r>
        <w:t xml:space="preserve">19.8 Professional advice</w:t>
      </w:r>
    </w:p>
    <w:p>
      <w:pPr>
        <w:pStyle w:val="Compact"/>
        <w:numPr>
          <w:ilvl w:val="0"/>
          <w:numId w:val="1210"/>
        </w:numPr>
      </w:pPr>
      <w:hyperlink r:id="rId616">
        <w:r>
          <w:rPr>
            <w:rStyle w:val="Hyperlink"/>
          </w:rPr>
          <w:t xml:space="preserve">Professional advice, especially for your first job</w:t>
        </w:r>
      </w:hyperlink>
    </w:p>
    <w:p>
      <w:pPr>
        <w:pStyle w:val="Compact"/>
        <w:numPr>
          <w:ilvl w:val="0"/>
          <w:numId w:val="1210"/>
        </w:numPr>
      </w:pPr>
      <w:hyperlink r:id="rId617">
        <w:r>
          <w:rPr>
            <w:rStyle w:val="Hyperlink"/>
          </w:rPr>
          <w:t xml:space="preserve">Team Public Health Substack</w:t>
        </w:r>
      </w:hyperlink>
    </w:p>
    <w:bookmarkEnd w:id="618"/>
    <w:bookmarkStart w:id="621" w:name="funding"/>
    <w:p>
      <w:pPr>
        <w:pStyle w:val="Heading2"/>
      </w:pPr>
      <w:r>
        <w:t xml:space="preserve">19.9 Funding</w:t>
      </w:r>
    </w:p>
    <w:p>
      <w:pPr>
        <w:pStyle w:val="Compact"/>
        <w:numPr>
          <w:ilvl w:val="0"/>
          <w:numId w:val="1211"/>
        </w:numPr>
      </w:pPr>
      <w:hyperlink r:id="rId619">
        <w:r>
          <w:rPr>
            <w:rStyle w:val="Hyperlink"/>
          </w:rPr>
          <w:t xml:space="preserve">Building Your Funding Train</w:t>
        </w:r>
      </w:hyperlink>
    </w:p>
    <w:p>
      <w:pPr>
        <w:pStyle w:val="Compact"/>
        <w:numPr>
          <w:ilvl w:val="0"/>
          <w:numId w:val="1211"/>
        </w:numPr>
      </w:pPr>
      <w:hyperlink r:id="rId620">
        <w:r>
          <w:rPr>
            <w:rStyle w:val="Hyperlink"/>
          </w:rPr>
          <w:t xml:space="preserve">NIH Grant Writing Resources</w:t>
        </w:r>
      </w:hyperlink>
    </w:p>
    <w:bookmarkEnd w:id="621"/>
    <w:bookmarkStart w:id="624" w:name="ethics-and-global-health-research"/>
    <w:p>
      <w:pPr>
        <w:pStyle w:val="Heading2"/>
      </w:pPr>
      <w:r>
        <w:t xml:space="preserve">19.10 Ethics and global health research</w:t>
      </w:r>
    </w:p>
    <w:p>
      <w:pPr>
        <w:pStyle w:val="Compact"/>
        <w:numPr>
          <w:ilvl w:val="0"/>
          <w:numId w:val="1212"/>
        </w:numPr>
      </w:pPr>
      <w:hyperlink r:id="rId622">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23">
        <w:r>
          <w:rPr>
            <w:rStyle w:val="Hyperlink"/>
          </w:rPr>
          <w:t xml:space="preserve">Transforming Global Health Partnerships</w:t>
        </w:r>
      </w:hyperlink>
    </w:p>
    <w:p>
      <w:r>
        <w:br w:type="page"/>
      </w:r>
    </w:p>
    <w:bookmarkEnd w:id="624"/>
    <w:bookmarkEnd w:id="625"/>
    <w:bookmarkStart w:id="652" w:name="professional-development"/>
    <w:p>
      <w:pPr>
        <w:pStyle w:val="Heading1"/>
      </w:pPr>
      <w:r>
        <w:t xml:space="preserve">20. Professional Development</w:t>
      </w:r>
    </w:p>
    <w:p>
      <w:pPr>
        <w:pStyle w:val="FirstParagraph"/>
      </w:pPr>
      <w:r>
        <w:t xml:space="preserve">Adapted by UCD-SeRG team from</w:t>
      </w:r>
      <w:r>
        <w:t xml:space="preserve"> </w:t>
      </w:r>
      <w:hyperlink r:id="rId626">
        <w:r>
          <w:rPr>
            <w:rStyle w:val="Hyperlink"/>
          </w:rPr>
          <w:t xml:space="preserve">original by Jade Benjamin-Chung</w:t>
        </w:r>
      </w:hyperlink>
    </w:p>
    <w:bookmarkStart w:id="6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27"/>
    <w:bookmarkStart w:id="6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28">
        <w:r>
          <w:rPr>
            <w:rStyle w:val="Hyperlink"/>
          </w:rPr>
          <w:t xml:space="preserve">myIDP - Individual Development Plan tool</w:t>
        </w:r>
      </w:hyperlink>
    </w:p>
    <w:p>
      <w:pPr>
        <w:pStyle w:val="Compact"/>
        <w:numPr>
          <w:ilvl w:val="0"/>
          <w:numId w:val="1215"/>
        </w:numPr>
      </w:pPr>
      <w:hyperlink r:id="rId629">
        <w:r>
          <w:rPr>
            <w:rStyle w:val="Hyperlink"/>
          </w:rPr>
          <w:t xml:space="preserve">NIH OITE Career Resources</w:t>
        </w:r>
      </w:hyperlink>
    </w:p>
    <w:bookmarkEnd w:id="630"/>
    <w:bookmarkStart w:id="6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31">
        <w:r>
          <w:rPr>
            <w:rStyle w:val="Hyperlink"/>
          </w:rPr>
          <w:t xml:space="preserve">How to tell a compelling story in scientific presentations</w:t>
        </w:r>
      </w:hyperlink>
    </w:p>
    <w:p>
      <w:pPr>
        <w:pStyle w:val="Compact"/>
        <w:numPr>
          <w:ilvl w:val="0"/>
          <w:numId w:val="1217"/>
        </w:numPr>
      </w:pPr>
      <w:hyperlink r:id="rId612">
        <w:r>
          <w:rPr>
            <w:rStyle w:val="Hyperlink"/>
          </w:rPr>
          <w:t xml:space="preserve">How to give a killer narratively-driven scientific talk</w:t>
        </w:r>
      </w:hyperlink>
    </w:p>
    <w:p>
      <w:pPr>
        <w:pStyle w:val="Compact"/>
        <w:numPr>
          <w:ilvl w:val="0"/>
          <w:numId w:val="1217"/>
        </w:numPr>
      </w:pPr>
      <w:hyperlink r:id="rId632">
        <w:r>
          <w:rPr>
            <w:rStyle w:val="Hyperlink"/>
          </w:rPr>
          <w:t xml:space="preserve">How to make a better poster</w:t>
        </w:r>
      </w:hyperlink>
    </w:p>
    <w:p>
      <w:pPr>
        <w:pStyle w:val="Compact"/>
        <w:numPr>
          <w:ilvl w:val="0"/>
          <w:numId w:val="1217"/>
        </w:numPr>
      </w:pPr>
      <w:hyperlink r:id="rId614">
        <w:r>
          <w:rPr>
            <w:rStyle w:val="Hyperlink"/>
          </w:rPr>
          <w:t xml:space="preserve">How to make an even better poster</w:t>
        </w:r>
      </w:hyperlink>
    </w:p>
    <w:bookmarkEnd w:id="633"/>
    <w:bookmarkStart w:id="6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34">
        <w:r>
          <w:rPr>
            <w:rStyle w:val="Hyperlink"/>
          </w:rPr>
          <w:t xml:space="preserve">ColorBrewer</w:t>
        </w:r>
      </w:hyperlink>
      <w:r>
        <w:t xml:space="preserve"> </w:t>
      </w:r>
      <w:r>
        <w:t xml:space="preserve">or</w:t>
      </w:r>
      <w:r>
        <w:t xml:space="preserve"> </w:t>
      </w:r>
      <w:hyperlink r:id="rId635">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36">
        <w:r>
          <w:rPr>
            <w:rStyle w:val="Hyperlink"/>
          </w:rPr>
          <w:t xml:space="preserve">Ten Simple Rules for Better Figures</w:t>
        </w:r>
      </w:hyperlink>
    </w:p>
    <w:bookmarkEnd w:id="637"/>
    <w:bookmarkStart w:id="640"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38">
        <w:r>
          <w:rPr>
            <w:rStyle w:val="Hyperlink"/>
          </w:rPr>
          <w:t xml:space="preserve">Building Your Funding Train</w:t>
        </w:r>
      </w:hyperlink>
    </w:p>
    <w:p>
      <w:pPr>
        <w:pStyle w:val="Compact"/>
        <w:numPr>
          <w:ilvl w:val="0"/>
          <w:numId w:val="1221"/>
        </w:numPr>
      </w:pPr>
      <w:hyperlink r:id="rId639">
        <w:r>
          <w:rPr>
            <w:rStyle w:val="Hyperlink"/>
          </w:rPr>
          <w:t xml:space="preserve">NIH Funding Opportunities</w:t>
        </w:r>
      </w:hyperlink>
    </w:p>
    <w:p>
      <w:pPr>
        <w:pStyle w:val="Compact"/>
        <w:numPr>
          <w:ilvl w:val="0"/>
          <w:numId w:val="1221"/>
        </w:numPr>
      </w:pPr>
      <w:hyperlink r:id="rId620">
        <w:r>
          <w:rPr>
            <w:rStyle w:val="Hyperlink"/>
          </w:rPr>
          <w:t xml:space="preserve">NIH Grant Writing Resources</w:t>
        </w:r>
      </w:hyperlink>
    </w:p>
    <w:bookmarkEnd w:id="640"/>
    <w:bookmarkStart w:id="64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1"/>
    <w:bookmarkStart w:id="64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42"/>
    <w:bookmarkStart w:id="64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3"/>
    <w:bookmarkStart w:id="64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45"/>
    <w:bookmarkStart w:id="64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6"/>
    <w:bookmarkStart w:id="648"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47">
        <w:r>
          <w:rPr>
            <w:rStyle w:val="Hyperlink"/>
          </w:rPr>
          <w:t xml:space="preserve">quarto-thesis</w:t>
        </w:r>
      </w:hyperlink>
      <w:r>
        <w:t xml:space="preserve"> </w:t>
      </w:r>
      <w:r>
        <w:t xml:space="preserve">- Quarto extension for creating masters or PhD theses with professional LaTeX formatting</w:t>
      </w:r>
    </w:p>
    <w:bookmarkEnd w:id="648"/>
    <w:bookmarkEnd w:id="649"/>
    <w:bookmarkStart w:id="65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7">
        <w:r>
          <w:rPr>
            <w:rStyle w:val="Hyperlink"/>
          </w:rPr>
          <w:t xml:space="preserve">workshop index</w:t>
        </w:r>
      </w:hyperlink>
      <w:r>
        <w:t xml:space="preserve"> </w:t>
      </w:r>
      <w:r>
        <w:t xml:space="preserve">provides a comprehensive catalog of available resources.</w:t>
      </w:r>
    </w:p>
    <w:bookmarkEnd w:id="650"/>
    <w:bookmarkStart w:id="65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51"/>
    <w:bookmarkEnd w:id="652"/>
    <w:bookmarkStart w:id="6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6">
        <w:r>
          <w:rPr>
            <w:rStyle w:val="Hyperlink"/>
          </w:rPr>
          <w:t xml:space="preserve">original by Jade Benjamin-Chung</w:t>
        </w:r>
      </w:hyperlink>
    </w:p>
    <w:bookmarkStart w:id="65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53"/>
    <w:bookmarkStart w:id="656"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54">
        <w:r>
          <w:rPr>
            <w:rStyle w:val="Hyperlink"/>
          </w:rPr>
          <w:t xml:space="preserve">medRxiv</w:t>
        </w:r>
      </w:hyperlink>
      <w:r>
        <w:t xml:space="preserve"> </w:t>
      </w:r>
      <w:r>
        <w:t xml:space="preserve">or</w:t>
      </w:r>
      <w:r>
        <w:t xml:space="preserve"> </w:t>
      </w:r>
      <w:hyperlink r:id="rId655">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4">
        <w:r>
          <w:rPr>
            <w:rStyle w:val="Hyperlink"/>
          </w:rPr>
          <w:t xml:space="preserve">medRxiv</w:t>
        </w:r>
      </w:hyperlink>
      <w:r>
        <w:t xml:space="preserve">.</w:t>
      </w:r>
    </w:p>
    <w:bookmarkEnd w:id="656"/>
    <w:bookmarkStart w:id="65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57">
        <w:r>
          <w:rPr>
            <w:rStyle w:val="Hyperlink"/>
          </w:rPr>
          <w:t xml:space="preserve">EQUATOR Network</w:t>
        </w:r>
      </w:hyperlink>
      <w:r>
        <w:t xml:space="preserve">)</w:t>
      </w:r>
    </w:p>
    <w:bookmarkEnd w:id="658"/>
    <w:bookmarkStart w:id="659"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59"/>
    <w:bookmarkStart w:id="66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0"/>
    <w:bookmarkEnd w:id="661"/>
    <w:bookmarkStart w:id="742" w:name="references"/>
    <w:p>
      <w:pPr>
        <w:pStyle w:val="Heading1"/>
      </w:pPr>
      <w:r>
        <w:t xml:space="preserve">References</w:t>
      </w:r>
    </w:p>
    <w:bookmarkStart w:id="741" w:name="refs"/>
    <w:bookmarkStart w:id="663" w:name="ref-space_odyssey"/>
    <w:p>
      <w:pPr>
        <w:pStyle w:val="Bibliography"/>
      </w:pPr>
      <w:r>
        <w:t xml:space="preserve">“2001: A Space Odyssey.”</w:t>
      </w:r>
      <w:r>
        <w:t xml:space="preserve"> </w:t>
      </w:r>
      <w:r>
        <w:t xml:space="preserve">1968. Film.</w:t>
      </w:r>
      <w:r>
        <w:t xml:space="preserve"> </w:t>
      </w:r>
      <w:hyperlink r:id="rId662">
        <w:r>
          <w:rPr>
            <w:rStyle w:val="Hyperlink"/>
          </w:rPr>
          <w:t xml:space="preserve">https://en.wikipedia.org/wiki/2001:_A_Space_Odyssey_(film)</w:t>
        </w:r>
      </w:hyperlink>
      <w:r>
        <w:t xml:space="preserve">.</w:t>
      </w:r>
    </w:p>
    <w:bookmarkEnd w:id="663"/>
    <w:bookmarkStart w:id="6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4">
        <w:r>
          <w:rPr>
            <w:rStyle w:val="Hyperlink"/>
          </w:rPr>
          <w:t xml:space="preserve">https://doi.org/10.1371/journal.pgph.0002269</w:t>
        </w:r>
      </w:hyperlink>
      <w:r>
        <w:t xml:space="preserve">.</w:t>
      </w:r>
    </w:p>
    <w:bookmarkEnd w:id="665"/>
    <w:bookmarkStart w:id="6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6">
        <w:r>
          <w:rPr>
            <w:rStyle w:val="Hyperlink"/>
          </w:rPr>
          <w:t xml:space="preserve">https://search.library.ucdavis.edu/permalink/01UCD_INST/9fle3i/alma990000226350403126</w:t>
        </w:r>
      </w:hyperlink>
      <w:r>
        <w:t xml:space="preserve">.</w:t>
      </w:r>
    </w:p>
    <w:bookmarkEnd w:id="667"/>
    <w:bookmarkStart w:id="6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8">
        <w:r>
          <w:rPr>
            <w:rStyle w:val="Hyperlink"/>
          </w:rPr>
          <w:t xml:space="preserve">https://doi.org/10.1038/d41586-019-01431-z</w:t>
        </w:r>
      </w:hyperlink>
      <w:r>
        <w:t xml:space="preserve">.</w:t>
      </w:r>
    </w:p>
    <w:bookmarkEnd w:id="669"/>
    <w:bookmarkStart w:id="671" w:name="ref-battlestar_galactica_2004"/>
    <w:p>
      <w:pPr>
        <w:pStyle w:val="Bibliography"/>
      </w:pPr>
      <w:r>
        <w:t xml:space="preserve">“Battlestar Galactica.”</w:t>
      </w:r>
      <w:r>
        <w:t xml:space="preserve"> </w:t>
      </w:r>
      <w:r>
        <w:t xml:space="preserve">2004. Television Series.</w:t>
      </w:r>
      <w:r>
        <w:t xml:space="preserve"> </w:t>
      </w:r>
      <w:hyperlink r:id="rId670">
        <w:r>
          <w:rPr>
            <w:rStyle w:val="Hyperlink"/>
          </w:rPr>
          <w:t xml:space="preserve">https://en.wikipedia.org/wiki/Battlestar_Galactica_(2004_TV_series)</w:t>
        </w:r>
      </w:hyperlink>
      <w:r>
        <w:t xml:space="preserve">.</w:t>
      </w:r>
    </w:p>
    <w:bookmarkEnd w:id="671"/>
    <w:bookmarkStart w:id="6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6">
        <w:r>
          <w:rPr>
            <w:rStyle w:val="Hyperlink"/>
          </w:rPr>
          <w:t xml:space="preserve">https://jadebc.github.io/lab-manual/</w:t>
        </w:r>
      </w:hyperlink>
      <w:r>
        <w:t xml:space="preserve">.</w:t>
      </w:r>
    </w:p>
    <w:bookmarkEnd w:id="672"/>
    <w:bookmarkStart w:id="674" w:name="ref-blade_runner"/>
    <w:p>
      <w:pPr>
        <w:pStyle w:val="Bibliography"/>
      </w:pPr>
      <w:r>
        <w:t xml:space="preserve">“Blade Runner.”</w:t>
      </w:r>
      <w:r>
        <w:t xml:space="preserve"> </w:t>
      </w:r>
      <w:r>
        <w:t xml:space="preserve">1982. Film.</w:t>
      </w:r>
      <w:r>
        <w:t xml:space="preserve"> </w:t>
      </w:r>
      <w:hyperlink r:id="rId673">
        <w:r>
          <w:rPr>
            <w:rStyle w:val="Hyperlink"/>
          </w:rPr>
          <w:t xml:space="preserve">https://en.wikipedia.org/wiki/Blade_Runner</w:t>
        </w:r>
      </w:hyperlink>
      <w:r>
        <w:t xml:space="preserve">.</w:t>
      </w:r>
    </w:p>
    <w:bookmarkEnd w:id="674"/>
    <w:bookmarkStart w:id="6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5">
        <w:r>
          <w:rPr>
            <w:rStyle w:val="Hyperlink"/>
          </w:rPr>
          <w:t xml:space="preserve">https://happygitwithr.com/</w:t>
        </w:r>
      </w:hyperlink>
      <w:r>
        <w:t xml:space="preserve">.</w:t>
      </w:r>
    </w:p>
    <w:bookmarkEnd w:id="676"/>
    <w:bookmarkStart w:id="6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7">
        <w:r>
          <w:rPr>
            <w:rStyle w:val="Hyperlink"/>
          </w:rPr>
          <w:t xml:space="preserve">https://en.wikipedia.org/wiki/Ender%27s_Game</w:t>
        </w:r>
      </w:hyperlink>
      <w:r>
        <w:t xml:space="preserve">.</w:t>
      </w:r>
    </w:p>
    <w:bookmarkEnd w:id="678"/>
    <w:bookmarkStart w:id="6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79">
        <w:r>
          <w:rPr>
            <w:rStyle w:val="Hyperlink"/>
          </w:rPr>
          <w:t xml:space="preserve">https://doi.org/10.1038/s41467-020-19160-7</w:t>
        </w:r>
      </w:hyperlink>
      <w:r>
        <w:t xml:space="preserve">.</w:t>
      </w:r>
    </w:p>
    <w:bookmarkEnd w:id="680"/>
    <w:bookmarkStart w:id="6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1">
        <w:r>
          <w:rPr>
            <w:rStyle w:val="Hyperlink"/>
          </w:rPr>
          <w:t xml:space="preserve">http://creativecommons.org/licenses/by-nc/4.0/</w:t>
        </w:r>
      </w:hyperlink>
      <w:r>
        <w:t xml:space="preserve">.</w:t>
      </w:r>
    </w:p>
    <w:bookmarkEnd w:id="682"/>
    <w:bookmarkStart w:id="684" w:name="ref-credit"/>
    <w:p>
      <w:pPr>
        <w:pStyle w:val="Bibliography"/>
      </w:pPr>
      <w:r>
        <w:t xml:space="preserve">“CRediT: Contributor Roles Taxonomy.”</w:t>
      </w:r>
      <w:r>
        <w:t xml:space="preserve"> </w:t>
      </w:r>
      <w:r>
        <w:t xml:space="preserve">n.d. PLOS ONE.</w:t>
      </w:r>
      <w:r>
        <w:t xml:space="preserve"> </w:t>
      </w:r>
      <w:hyperlink r:id="rId683">
        <w:r>
          <w:rPr>
            <w:rStyle w:val="Hyperlink"/>
          </w:rPr>
          <w:t xml:space="preserve">https://journals.plos.org/plosone/s/authorship</w:t>
        </w:r>
      </w:hyperlink>
      <w:r>
        <w:t xml:space="preserve">.</w:t>
      </w:r>
    </w:p>
    <w:bookmarkEnd w:id="684"/>
    <w:bookmarkStart w:id="686" w:name="ref-dryad"/>
    <w:p>
      <w:pPr>
        <w:pStyle w:val="Bibliography"/>
      </w:pPr>
      <w:r>
        <w:t xml:space="preserve">“Dryad Digital Repository.”</w:t>
      </w:r>
      <w:r>
        <w:t xml:space="preserve"> </w:t>
      </w:r>
      <w:r>
        <w:t xml:space="preserve">n.d. Dryad.</w:t>
      </w:r>
      <w:r>
        <w:t xml:space="preserve"> </w:t>
      </w:r>
      <w:hyperlink r:id="rId685">
        <w:r>
          <w:rPr>
            <w:rStyle w:val="Hyperlink"/>
          </w:rPr>
          <w:t xml:space="preserve">https://datadryad.org/</w:t>
        </w:r>
      </w:hyperlink>
      <w:r>
        <w:t xml:space="preserve">.</w:t>
      </w:r>
    </w:p>
    <w:bookmarkEnd w:id="686"/>
    <w:bookmarkStart w:id="6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7">
        <w:r>
          <w:rPr>
            <w:rStyle w:val="Hyperlink"/>
          </w:rPr>
          <w:t xml:space="preserve">https://www.equator-network.org/</w:t>
        </w:r>
      </w:hyperlink>
      <w:r>
        <w:t xml:space="preserve">.</w:t>
      </w:r>
    </w:p>
    <w:bookmarkEnd w:id="687"/>
    <w:bookmarkStart w:id="6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8">
        <w:r>
          <w:rPr>
            <w:rStyle w:val="Hyperlink"/>
          </w:rPr>
          <w:t xml:space="preserve">https://engineering-shiny.org/</w:t>
        </w:r>
      </w:hyperlink>
      <w:r>
        <w:t xml:space="preserve">.</w:t>
      </w:r>
    </w:p>
    <w:bookmarkEnd w:id="689"/>
    <w:bookmarkStart w:id="6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0">
        <w:r>
          <w:rPr>
            <w:rStyle w:val="Hyperlink"/>
          </w:rPr>
          <w:t xml:space="preserve">https://www.youtube.com/watch?v=B1BdQcJ2ZYY</w:t>
        </w:r>
      </w:hyperlink>
      <w:r>
        <w:t xml:space="preserve">.</w:t>
      </w:r>
    </w:p>
    <w:bookmarkEnd w:id="691"/>
    <w:bookmarkStart w:id="693" w:name="ref-githubdesktop"/>
    <w:p>
      <w:pPr>
        <w:pStyle w:val="Bibliography"/>
      </w:pPr>
      <w:r>
        <w:t xml:space="preserve">“GitHub Desktop.”</w:t>
      </w:r>
      <w:r>
        <w:t xml:space="preserve"> </w:t>
      </w:r>
      <w:r>
        <w:t xml:space="preserve">n.d. GitHub.</w:t>
      </w:r>
      <w:r>
        <w:t xml:space="preserve"> </w:t>
      </w:r>
      <w:hyperlink r:id="rId692">
        <w:r>
          <w:rPr>
            <w:rStyle w:val="Hyperlink"/>
          </w:rPr>
          <w:t xml:space="preserve">https://desktop.github.com/</w:t>
        </w:r>
      </w:hyperlink>
      <w:r>
        <w:t xml:space="preserve">.</w:t>
      </w:r>
    </w:p>
    <w:bookmarkEnd w:id="693"/>
    <w:bookmarkStart w:id="695" w:name="ref-dune"/>
    <w:p>
      <w:pPr>
        <w:pStyle w:val="Bibliography"/>
      </w:pPr>
      <w:r>
        <w:t xml:space="preserve">Herbert, Frank. 1965.</w:t>
      </w:r>
      <w:r>
        <w:t xml:space="preserve"> </w:t>
      </w:r>
      <w:r>
        <w:t xml:space="preserve">“Dune.”</w:t>
      </w:r>
      <w:r>
        <w:t xml:space="preserve"> </w:t>
      </w:r>
      <w:r>
        <w:t xml:space="preserve">Novel.</w:t>
      </w:r>
      <w:r>
        <w:t xml:space="preserve"> </w:t>
      </w:r>
      <w:hyperlink r:id="rId694">
        <w:r>
          <w:rPr>
            <w:rStyle w:val="Hyperlink"/>
          </w:rPr>
          <w:t xml:space="preserve">https://en.wikipedia.org/wiki/Organizations_of_the_Dune_universe#Thinking_machines</w:t>
        </w:r>
      </w:hyperlink>
      <w:r>
        <w:t xml:space="preserve">.</w:t>
      </w:r>
    </w:p>
    <w:bookmarkEnd w:id="695"/>
    <w:bookmarkStart w:id="697" w:name="ref-plos_data"/>
    <w:p>
      <w:pPr>
        <w:pStyle w:val="Bibliography"/>
      </w:pPr>
      <w:r>
        <w:t xml:space="preserve">“How to Store and Manage Your Data.”</w:t>
      </w:r>
      <w:r>
        <w:t xml:space="preserve"> </w:t>
      </w:r>
      <w:r>
        <w:t xml:space="preserve">n.d. PLOS.</w:t>
      </w:r>
      <w:r>
        <w:t xml:space="preserve"> </w:t>
      </w:r>
      <w:hyperlink r:id="rId696">
        <w:r>
          <w:rPr>
            <w:rStyle w:val="Hyperlink"/>
          </w:rPr>
          <w:t xml:space="preserve">https://plos.org/resource/how-to-store-and-manage-your-data/</w:t>
        </w:r>
      </w:hyperlink>
      <w:r>
        <w:t xml:space="preserve">.</w:t>
      </w:r>
    </w:p>
    <w:bookmarkEnd w:id="697"/>
    <w:bookmarkStart w:id="6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8"/>
    <w:bookmarkStart w:id="70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99">
        <w:r>
          <w:rPr>
            <w:rStyle w:val="Hyperlink"/>
          </w:rPr>
          <w:t xml:space="preserve">https://openreview.net/forum?id=BZ5a1r-kVsf</w:t>
        </w:r>
      </w:hyperlink>
      <w:r>
        <w:t xml:space="preserve">.</w:t>
      </w:r>
    </w:p>
    <w:bookmarkEnd w:id="700"/>
    <w:bookmarkStart w:id="701" w:name="ref-medRxiv"/>
    <w:p>
      <w:pPr>
        <w:pStyle w:val="Bibliography"/>
      </w:pPr>
      <w:r>
        <w:t xml:space="preserve">“medRxiv: The Preprint Server for Health Sciences.”</w:t>
      </w:r>
      <w:r>
        <w:t xml:space="preserve"> </w:t>
      </w:r>
      <w:r>
        <w:t xml:space="preserve">n.d. Cold Spring Harbor Laboratory.</w:t>
      </w:r>
      <w:r>
        <w:t xml:space="preserve"> </w:t>
      </w:r>
      <w:hyperlink r:id="rId654">
        <w:r>
          <w:rPr>
            <w:rStyle w:val="Hyperlink"/>
          </w:rPr>
          <w:t xml:space="preserve">https://www.medrxiv.org/</w:t>
        </w:r>
      </w:hyperlink>
      <w:r>
        <w:t xml:space="preserve">.</w:t>
      </w:r>
    </w:p>
    <w:bookmarkEnd w:id="701"/>
    <w:bookmarkStart w:id="70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2">
        <w:r>
          <w:rPr>
            <w:rStyle w:val="Hyperlink"/>
          </w:rPr>
          <w:t xml:space="preserve">https://doi.org/10.1038/467775a</w:t>
        </w:r>
      </w:hyperlink>
      <w:r>
        <w:t xml:space="preserve">.</w:t>
      </w:r>
    </w:p>
    <w:bookmarkEnd w:id="703"/>
    <w:bookmarkStart w:id="70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4">
        <w:r>
          <w:rPr>
            <w:rStyle w:val="Hyperlink"/>
          </w:rPr>
          <w:t xml:space="preserve">https://doi.org/10.1038/s41562-016-0021</w:t>
        </w:r>
      </w:hyperlink>
      <w:r>
        <w:t xml:space="preserve">.</w:t>
      </w:r>
    </w:p>
    <w:bookmarkEnd w:id="705"/>
    <w:bookmarkStart w:id="70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6">
        <w:r>
          <w:rPr>
            <w:rStyle w:val="Hyperlink"/>
          </w:rPr>
          <w:t xml:space="preserve">https://doi.org/10.1038/526182a</w:t>
        </w:r>
      </w:hyperlink>
      <w:r>
        <w:t xml:space="preserve">.</w:t>
      </w:r>
    </w:p>
    <w:bookmarkEnd w:id="707"/>
    <w:bookmarkStart w:id="709" w:name="ref-osf"/>
    <w:p>
      <w:pPr>
        <w:pStyle w:val="Bibliography"/>
      </w:pPr>
      <w:r>
        <w:t xml:space="preserve">“Open Science Framework.”</w:t>
      </w:r>
      <w:r>
        <w:t xml:space="preserve"> </w:t>
      </w:r>
      <w:r>
        <w:t xml:space="preserve">n.d. Center for Open Science.</w:t>
      </w:r>
      <w:r>
        <w:t xml:space="preserve"> </w:t>
      </w:r>
      <w:hyperlink r:id="rId708">
        <w:r>
          <w:rPr>
            <w:rStyle w:val="Hyperlink"/>
          </w:rPr>
          <w:t xml:space="preserve">https://osf.io/</w:t>
        </w:r>
      </w:hyperlink>
      <w:r>
        <w:t xml:space="preserve">.</w:t>
      </w:r>
    </w:p>
    <w:bookmarkEnd w:id="709"/>
    <w:bookmarkStart w:id="711" w:name="ref-gitfixum"/>
    <w:p>
      <w:pPr>
        <w:pStyle w:val="Bibliography"/>
      </w:pPr>
      <w:r>
        <w:t xml:space="preserve">Robertson, Seth. n.d.</w:t>
      </w:r>
      <w:r>
        <w:t xml:space="preserve"> </w:t>
      </w:r>
      <w:r>
        <w:t xml:space="preserve">“On Undoing, Fixing, or Removing Commits in Git.”</w:t>
      </w:r>
      <w:r>
        <w:t xml:space="preserve"> </w:t>
      </w:r>
      <w:hyperlink r:id="rId710">
        <w:r>
          <w:rPr>
            <w:rStyle w:val="Hyperlink"/>
          </w:rPr>
          <w:t xml:space="preserve">https://sethrobertson.github.io/GitFixUm/fixup.html</w:t>
        </w:r>
      </w:hyperlink>
      <w:r>
        <w:t xml:space="preserve">.</w:t>
      </w:r>
    </w:p>
    <w:bookmarkEnd w:id="711"/>
    <w:bookmarkStart w:id="71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2">
        <w:r>
          <w:rPr>
            <w:rStyle w:val="Hyperlink"/>
          </w:rPr>
          <w:t xml:space="preserve">https://doi.org/10.1371/journal.pcbi.1003833</w:t>
        </w:r>
      </w:hyperlink>
      <w:r>
        <w:t xml:space="preserve">.</w:t>
      </w:r>
    </w:p>
    <w:bookmarkEnd w:id="713"/>
    <w:bookmarkStart w:id="71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4">
        <w:r>
          <w:rPr>
            <w:rStyle w:val="Hyperlink"/>
          </w:rPr>
          <w:t xml:space="preserve">https://doi.org/10.1038/d41586-019-02918-5</w:t>
        </w:r>
      </w:hyperlink>
      <w:r>
        <w:t xml:space="preserve">.</w:t>
      </w:r>
    </w:p>
    <w:bookmarkEnd w:id="715"/>
    <w:bookmarkStart w:id="717" w:name="ref-slurm"/>
    <w:p>
      <w:pPr>
        <w:pStyle w:val="Bibliography"/>
      </w:pPr>
      <w:r>
        <w:t xml:space="preserve">“Slurm Workload Manager: Sbatch Documentation.”</w:t>
      </w:r>
      <w:r>
        <w:t xml:space="preserve"> </w:t>
      </w:r>
      <w:r>
        <w:t xml:space="preserve">n.d. SchedMD.</w:t>
      </w:r>
      <w:r>
        <w:t xml:space="preserve"> </w:t>
      </w:r>
      <w:hyperlink r:id="rId716">
        <w:r>
          <w:rPr>
            <w:rStyle w:val="Hyperlink"/>
          </w:rPr>
          <w:t xml:space="preserve">https://slurm.schedmd.com/sbatch.html</w:t>
        </w:r>
      </w:hyperlink>
      <w:r>
        <w:t xml:space="preserve">.</w:t>
      </w:r>
    </w:p>
    <w:bookmarkEnd w:id="717"/>
    <w:bookmarkStart w:id="7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8">
        <w:r>
          <w:rPr>
            <w:rStyle w:val="Hyperlink"/>
          </w:rPr>
          <w:t xml:space="preserve">https://doi.org/10.1038/d41586-019-00067-3</w:t>
        </w:r>
      </w:hyperlink>
      <w:r>
        <w:t xml:space="preserve">.</w:t>
      </w:r>
    </w:p>
    <w:bookmarkEnd w:id="719"/>
    <w:bookmarkStart w:id="721" w:name="ref-terminator"/>
    <w:p>
      <w:pPr>
        <w:pStyle w:val="Bibliography"/>
      </w:pPr>
      <w:r>
        <w:t xml:space="preserve">“Terminator 3: Rise of the Machines.”</w:t>
      </w:r>
      <w:r>
        <w:t xml:space="preserve"> </w:t>
      </w:r>
      <w:r>
        <w:t xml:space="preserve">2003. Film.</w:t>
      </w:r>
      <w:r>
        <w:t xml:space="preserve"> </w:t>
      </w:r>
      <w:hyperlink r:id="rId720">
        <w:r>
          <w:rPr>
            <w:rStyle w:val="Hyperlink"/>
          </w:rPr>
          <w:t xml:space="preserve">https://en.wikipedia.org/wiki/Terminator_3:_Rise_of_the_Machines</w:t>
        </w:r>
      </w:hyperlink>
      <w:r>
        <w:t xml:space="preserve">.</w:t>
      </w:r>
    </w:p>
    <w:bookmarkEnd w:id="721"/>
    <w:bookmarkStart w:id="723" w:name="ref-matrix"/>
    <w:p>
      <w:pPr>
        <w:pStyle w:val="Bibliography"/>
      </w:pPr>
      <w:r>
        <w:t xml:space="preserve">“The Matrix.”</w:t>
      </w:r>
      <w:r>
        <w:t xml:space="preserve"> </w:t>
      </w:r>
      <w:r>
        <w:t xml:space="preserve">1999. Film.</w:t>
      </w:r>
      <w:r>
        <w:t xml:space="preserve"> </w:t>
      </w:r>
      <w:hyperlink r:id="rId722">
        <w:r>
          <w:rPr>
            <w:rStyle w:val="Hyperlink"/>
          </w:rPr>
          <w:t xml:space="preserve">https://en.wikipedia.org/wiki/The_Matrix</w:t>
        </w:r>
      </w:hyperlink>
      <w:r>
        <w:t xml:space="preserve">.</w:t>
      </w:r>
    </w:p>
    <w:bookmarkEnd w:id="723"/>
    <w:bookmarkStart w:id="7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4"/>
    <w:bookmarkStart w:id="7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5">
        <w:r>
          <w:rPr>
            <w:rStyle w:val="Hyperlink"/>
          </w:rPr>
          <w:t xml:space="preserve">https://doi.org/10.1038/d41586-021-03603-2</w:t>
        </w:r>
      </w:hyperlink>
      <w:r>
        <w:t xml:space="preserve">.</w:t>
      </w:r>
    </w:p>
    <w:bookmarkEnd w:id="726"/>
    <w:bookmarkStart w:id="728" w:name="ref-wargames"/>
    <w:p>
      <w:pPr>
        <w:pStyle w:val="Bibliography"/>
      </w:pPr>
      <w:r>
        <w:t xml:space="preserve">“WarGames.”</w:t>
      </w:r>
      <w:r>
        <w:t xml:space="preserve"> </w:t>
      </w:r>
      <w:r>
        <w:t xml:space="preserve">1983. Film.</w:t>
      </w:r>
      <w:r>
        <w:t xml:space="preserve"> </w:t>
      </w:r>
      <w:hyperlink r:id="rId727">
        <w:r>
          <w:rPr>
            <w:rStyle w:val="Hyperlink"/>
          </w:rPr>
          <w:t xml:space="preserve">https://en.wikipedia.org/wiki/WarGames</w:t>
        </w:r>
      </w:hyperlink>
      <w:r>
        <w:t xml:space="preserve">.</w:t>
      </w:r>
    </w:p>
    <w:bookmarkEnd w:id="728"/>
    <w:bookmarkStart w:id="7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29">
        <w:r>
          <w:rPr>
            <w:rStyle w:val="Hyperlink"/>
          </w:rPr>
          <w:t xml:space="preserve">https://adv-r.hadley.nz/</w:t>
        </w:r>
      </w:hyperlink>
      <w:r>
        <w:t xml:space="preserve">.</w:t>
      </w:r>
    </w:p>
    <w:bookmarkEnd w:id="730"/>
    <w:bookmarkStart w:id="732" w:name="ref-wickham2021shiny"/>
    <w:p>
      <w:pPr>
        <w:pStyle w:val="Bibliography"/>
      </w:pPr>
      <w:r>
        <w:t xml:space="preserve">———. 2021.</w:t>
      </w:r>
      <w:r>
        <w:t xml:space="preserve"> </w:t>
      </w:r>
      <w:r>
        <w:rPr>
          <w:i/>
          <w:iCs/>
        </w:rPr>
        <w:t xml:space="preserve">Mastering Shiny</w:t>
      </w:r>
      <w:r>
        <w:t xml:space="preserve">. O’Reilly Media.</w:t>
      </w:r>
      <w:r>
        <w:t xml:space="preserve"> </w:t>
      </w:r>
      <w:hyperlink r:id="rId731">
        <w:r>
          <w:rPr>
            <w:rStyle w:val="Hyperlink"/>
          </w:rPr>
          <w:t xml:space="preserve">https://mastering-shiny.org/</w:t>
        </w:r>
      </w:hyperlink>
      <w:r>
        <w:t xml:space="preserve">.</w:t>
      </w:r>
    </w:p>
    <w:bookmarkEnd w:id="732"/>
    <w:bookmarkStart w:id="73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3"/>
    <w:bookmarkStart w:id="735" w:name="ref-wickham2023tidydesign"/>
    <w:p>
      <w:pPr>
        <w:pStyle w:val="Bibliography"/>
      </w:pPr>
      <w:r>
        <w:t xml:space="preserve">———. 2023b.</w:t>
      </w:r>
      <w:r>
        <w:t xml:space="preserve"> </w:t>
      </w:r>
      <w:r>
        <w:rPr>
          <w:i/>
          <w:iCs/>
        </w:rPr>
        <w:t xml:space="preserve">Tidyverse Design Guide</w:t>
      </w:r>
      <w:r>
        <w:t xml:space="preserve">.</w:t>
      </w:r>
      <w:r>
        <w:t xml:space="preserve"> </w:t>
      </w:r>
      <w:hyperlink r:id="rId734">
        <w:r>
          <w:rPr>
            <w:rStyle w:val="Hyperlink"/>
          </w:rPr>
          <w:t xml:space="preserve">https://design.tidyverse.org/</w:t>
        </w:r>
      </w:hyperlink>
      <w:r>
        <w:t xml:space="preserve">.</w:t>
      </w:r>
    </w:p>
    <w:bookmarkEnd w:id="735"/>
    <w:bookmarkStart w:id="7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6">
        <w:r>
          <w:rPr>
            <w:rStyle w:val="Hyperlink"/>
          </w:rPr>
          <w:t xml:space="preserve">https://r-pkgs.org/</w:t>
        </w:r>
      </w:hyperlink>
      <w:r>
        <w:t xml:space="preserve">.</w:t>
      </w:r>
    </w:p>
    <w:bookmarkEnd w:id="737"/>
    <w:bookmarkStart w:id="7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8">
        <w:r>
          <w:rPr>
            <w:rStyle w:val="Hyperlink"/>
          </w:rPr>
          <w:t xml:space="preserve">https://r4ds.hadley.nz/</w:t>
        </w:r>
      </w:hyperlink>
      <w:r>
        <w:t xml:space="preserve">.</w:t>
      </w:r>
    </w:p>
    <w:bookmarkEnd w:id="739"/>
    <w:bookmarkStart w:id="7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0"/>
    <w:bookmarkEnd w:id="741"/>
    <w:p>
      <w:r>
        <w:br w:type="page"/>
      </w:r>
    </w:p>
    <w:bookmarkEnd w:id="742"/>
    <w:bookmarkStart w:id="7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3">
        <w:r>
          <w:rPr>
            <w:rStyle w:val="Hyperlink"/>
          </w:rPr>
          <w:t xml:space="preserve">https://ucd-serg.github.io/lab-manual/appendix-copilot-instructions.html</w:t>
        </w:r>
      </w:hyperlink>
    </w:p>
    <w:p>
      <w:r>
        <w:br w:type="page"/>
      </w:r>
    </w:p>
    <w:bookmarkEnd w:id="744"/>
    <w:bookmarkStart w:id="7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5">
        <w:r>
          <w:rPr>
            <w:rStyle w:val="Hyperlink"/>
          </w:rPr>
          <w:t xml:space="preserve">https://ucd-serg.github.io/lab-manual/appendix-copilot-setup-steps.html</w:t>
        </w:r>
      </w:hyperlink>
    </w:p>
    <w:p>
      <w:r>
        <w:br w:type="page"/>
      </w:r>
    </w:p>
    <w:bookmarkEnd w:id="746"/>
    <w:bookmarkStart w:id="7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ins w:id="2162" w:author="PR Preview" w:date="2024-01-01T00:00:00Z">
        <w:r>
          <w:rPr>
            <w:b/>
            <w:bCs/>
          </w:rPr>
          <w:t xml:space="preserve">Branch:</w:t>
        </w:r>
      </w:ins>
      <w:ins w:id="2162" w:author="PR Preview" w:date="2024-01-01T00:00:00Z">
        <w:r>
          <w:t xml:space="preserve"> </w:t>
        </w:r>
      </w:ins>
      <w:ins w:id="2162" w:author="PR Preview" w:date="2024-01-01T00:00:00Z">
        <w:r>
          <w:t xml:space="preserve">HEAD</w:t>
        </w:r>
      </w:ins>
    </w:p>
    <w:p>
      <w:pPr>
        <w:pStyle w:val="Compact"/>
        <w:numPr>
          <w:ilvl w:val="0"/>
          <w:numId w:val="1251"/>
        </w:numPr>
      </w:pPr>
      <w:ins w:id="2163" w:author="PR Preview" w:date="2024-01-01T00:00:00Z">
        <w:r>
          <w:rPr>
            <w:b/>
            <w:bCs/>
          </w:rPr>
          <w:t xml:space="preserve">Commit:</w:t>
        </w:r>
      </w:ins>
      <w:ins w:id="2163" w:author="PR Preview" w:date="2024-01-01T00:00:00Z">
        <w:r>
          <w:t xml:space="preserve"> </w:t>
        </w:r>
      </w:ins>
      <w:ins w:id="2163" w:author="PR Preview" w:date="2024-01-01T00:00:00Z">
        <w:r>
          <w:t xml:space="preserve">6bb6175</w:t>
        </w:r>
      </w:ins>
    </w:p>
    <w:p>
      <w:pPr>
        <w:pStyle w:val="Compact"/>
        <w:numPr>
          <w:ilvl w:val="0"/>
          <w:numId w:val="1251"/>
        </w:numPr>
      </w:pPr>
      <w:ins w:id="2164" w:author="PR Preview" w:date="2024-01-01T00:00:00Z">
        <w:r>
          <w:rPr>
            <w:b/>
            <w:bCs/>
          </w:rPr>
          <w:t xml:space="preserve">Full commit hash:</w:t>
        </w:r>
      </w:ins>
      <w:ins w:id="2164" w:author="PR Preview" w:date="2024-01-01T00:00:00Z">
        <w:r>
          <w:t xml:space="preserve"> </w:t>
        </w:r>
      </w:ins>
      <w:ins w:id="2164" w:author="PR Preview" w:date="2024-01-01T00:00:00Z">
        <w:r>
          <w:t xml:space="preserve">6bb6175e231415e65fc4bca72e475e1e875a711c</w:t>
        </w:r>
      </w:ins>
    </w:p>
    <w:p>
      <w:pPr>
        <w:pStyle w:val="Compact"/>
        <w:numPr>
          <w:ilvl w:val="0"/>
          <w:numId w:val="1251"/>
        </w:numPr>
      </w:pPr>
      <w:ins w:id="2165" w:author="PR Preview" w:date="2024-01-01T00:00:00Z">
        <w:r>
          <w:rPr>
            <w:b/>
            <w:bCs/>
          </w:rPr>
          <w:t xml:space="preserve">Commit date:</w:t>
        </w:r>
      </w:ins>
      <w:ins w:id="2165" w:author="PR Preview" w:date="2024-01-01T00:00:00Z">
        <w:r>
          <w:t xml:space="preserve"> </w:t>
        </w:r>
      </w:ins>
      <w:ins w:id="2165" w:author="PR Preview" w:date="2024-01-01T00:00:00Z">
        <w:r>
          <w:t xml:space="preserve">2026-01-20 15:07:22 -0800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493" Type="http://schemas.openxmlformats.org/officeDocument/2006/relationships/image" Target="media/rId493.png"/><Relationship Id="rId496" Type="http://schemas.openxmlformats.org/officeDocument/2006/relationships/image" Target="media/rId496.jpg"/><Relationship Id="rId303" Type="http://schemas.openxmlformats.org/officeDocument/2006/relationships/image" Target="media/rId303.png"/><Relationship Id="rId392" Type="http://schemas.openxmlformats.org/officeDocument/2006/relationships/image" Target="media/rId392.jpg"/><Relationship Id="rId398" Type="http://schemas.openxmlformats.org/officeDocument/2006/relationships/image" Target="media/rId398.png"/><Relationship Id="rId227" Type="http://schemas.openxmlformats.org/officeDocument/2006/relationships/image" Target="media/rId227.png"/><Relationship Id="rId502" Type="http://schemas.openxmlformats.org/officeDocument/2006/relationships/image" Target="media/rId502.png"/><Relationship Id="rId532" Type="http://schemas.openxmlformats.org/officeDocument/2006/relationships/image" Target="media/rId532.png"/><Relationship Id="rId232" Type="http://schemas.openxmlformats.org/officeDocument/2006/relationships/image" Target="media/rId232.png"/><Relationship Id="rId499" Type="http://schemas.openxmlformats.org/officeDocument/2006/relationships/image" Target="media/rId499.png"/><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4" Type="http://schemas.openxmlformats.org/officeDocument/2006/relationships/hyperlink" Target="http://colorbrewer2.org/" TargetMode="External"/><Relationship Id="rId68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5" Type="http://schemas.openxmlformats.org/officeDocument/2006/relationships/hyperlink" Target="https://datadryad.org/" TargetMode="External"/><Relationship Id="rId734" Type="http://schemas.openxmlformats.org/officeDocument/2006/relationships/hyperlink" Target="https://design.tidyverse.org/" TargetMode="External"/><Relationship Id="rId69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6" Type="http://schemas.openxmlformats.org/officeDocument/2006/relationships/hyperlink" Target="https://docs.google.com/document/d/1ckgRCcr7FFPyymyMA6Y_-cB_vftOyrrxT28c6gRg0PI/edit" TargetMode="External"/><Relationship Id="rId702" Type="http://schemas.openxmlformats.org/officeDocument/2006/relationships/hyperlink" Target="https://doi.org/10.1038/467775a" TargetMode="External"/><Relationship Id="rId706" Type="http://schemas.openxmlformats.org/officeDocument/2006/relationships/hyperlink" Target="https://doi.org/10.1038/526182a" TargetMode="External"/><Relationship Id="rId718" Type="http://schemas.openxmlformats.org/officeDocument/2006/relationships/hyperlink" Target="https://doi.org/10.1038/d41586-019-00067-3" TargetMode="External"/><Relationship Id="rId668" Type="http://schemas.openxmlformats.org/officeDocument/2006/relationships/hyperlink" Target="https://doi.org/10.1038/d41586-019-01431-z" TargetMode="External"/><Relationship Id="rId714" Type="http://schemas.openxmlformats.org/officeDocument/2006/relationships/hyperlink" Target="https://doi.org/10.1038/d41586-019-02918-5" TargetMode="External"/><Relationship Id="rId725" Type="http://schemas.openxmlformats.org/officeDocument/2006/relationships/hyperlink" Target="https://doi.org/10.1038/d41586-021-03603-2" TargetMode="External"/><Relationship Id="rId679" Type="http://schemas.openxmlformats.org/officeDocument/2006/relationships/hyperlink" Target="https://doi.org/10.1038/s41467-020-19160-7" TargetMode="External"/><Relationship Id="rId704" Type="http://schemas.openxmlformats.org/officeDocument/2006/relationships/hyperlink" Target="https://doi.org/10.1038/s41562-016-0021" TargetMode="External"/><Relationship Id="rId712" Type="http://schemas.openxmlformats.org/officeDocument/2006/relationships/hyperlink" Target="https://doi.org/10.1371/journal.pcbi.1003833" TargetMode="External"/><Relationship Id="rId66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2"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0" Type="http://schemas.openxmlformats.org/officeDocument/2006/relationships/hyperlink" Target="https://en.wikipedia.org/wiki/Battlestar_Galactica_(2004_TV_series)" TargetMode="External"/><Relationship Id="rId673" Type="http://schemas.openxmlformats.org/officeDocument/2006/relationships/hyperlink" Target="https://en.wikipedia.org/wiki/Blade_Runner" TargetMode="External"/><Relationship Id="rId67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4" Type="http://schemas.openxmlformats.org/officeDocument/2006/relationships/hyperlink" Target="https://en.wikipedia.org/wiki/Masterpiece#History" TargetMode="External"/><Relationship Id="rId694"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0" Type="http://schemas.openxmlformats.org/officeDocument/2006/relationships/hyperlink" Target="https://en.wikipedia.org/wiki/Terminator_3:_Rise_of_the_Machines" TargetMode="External"/><Relationship Id="rId72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7" Type="http://schemas.openxmlformats.org/officeDocument/2006/relationships/hyperlink" Target="https://en.wikipedia.org/wiki/WarGames" TargetMode="External"/><Relationship Id="rId68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7"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9" Type="http://schemas.openxmlformats.org/officeDocument/2006/relationships/hyperlink" Target="https://grants.nih.gov" TargetMode="External"/><Relationship Id="rId638" Type="http://schemas.openxmlformats.org/officeDocument/2006/relationships/hyperlink" Target="https://grantwriting.stanford.edu/funding-train/" TargetMode="External"/><Relationship Id="rId619" Type="http://schemas.openxmlformats.org/officeDocument/2006/relationships/hyperlink" Target="https://grantwriting.stanford.edu/funding-train/#ep" TargetMode="External"/><Relationship Id="rId67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6"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6" Type="http://schemas.openxmlformats.org/officeDocument/2006/relationships/hyperlink" Target="https://journals.plos.org/ploscompbiol/article?id=10.1371/journal.pcbi.1003833" TargetMode="External"/><Relationship Id="rId683"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1" Type="http://schemas.openxmlformats.org/officeDocument/2006/relationships/hyperlink" Target="https://mastering-shiny.org/" TargetMode="External"/><Relationship Id="rId635"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4" Type="http://schemas.openxmlformats.org/officeDocument/2006/relationships/hyperlink" Target="https://mitcommlab.mit.edu/be/2023/09/27/toward-an-evenbetterposter-improving-the-betterposter-template/" TargetMode="External"/><Relationship Id="rId628" Type="http://schemas.openxmlformats.org/officeDocument/2006/relationships/hyperlink" Target="https://myidp.sciencecareers.org/" TargetMode="External"/><Relationship Id="rId699" Type="http://schemas.openxmlformats.org/officeDocument/2006/relationships/hyperlink" Target="https://openreview.net/forum?id=BZ5a1r-kVsf" TargetMode="External"/><Relationship Id="rId70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6"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0" Type="http://schemas.openxmlformats.org/officeDocument/2006/relationships/hyperlink" Target="https://sethrobertson.github.io/GitFixUm/fixup.html" TargetMode="External"/><Relationship Id="rId71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3" Type="http://schemas.openxmlformats.org/officeDocument/2006/relationships/hyperlink" Target="https://ucd-serg.github.io/lab-manual/appendix-copilot-instructions.html" TargetMode="External"/><Relationship Id="rId745"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7" Type="http://schemas.openxmlformats.org/officeDocument/2006/relationships/hyperlink" Target="https://www.equator-network.org/" TargetMode="External"/><Relationship Id="rId622"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4" Type="http://schemas.openxmlformats.org/officeDocument/2006/relationships/hyperlink" Target="https://www.medrxiv.org/" TargetMode="External"/><Relationship Id="rId631" Type="http://schemas.openxmlformats.org/officeDocument/2006/relationships/hyperlink" Target="https://www.nature.com/articles/d41586-021-03603-2" TargetMode="External"/><Relationship Id="rId620"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9" Type="http://schemas.openxmlformats.org/officeDocument/2006/relationships/hyperlink" Target="https://www.training.nih.gov/career-services/" TargetMode="External"/><Relationship Id="rId632" Type="http://schemas.openxmlformats.org/officeDocument/2006/relationships/hyperlink" Target="https://www.youtube.com/watch?v=1RwJbhkCA58" TargetMode="External"/><Relationship Id="rId613" Type="http://schemas.openxmlformats.org/officeDocument/2006/relationships/hyperlink" Target="https://www.youtube.com/watch?v=1RwJbhkCA58&amp;t=1171s" TargetMode="External"/><Relationship Id="rId69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5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97" Type="http://schemas.openxmlformats.org/officeDocument/2006/relationships/hyperlink" Target="http://adv-r.had.co.nz/Style.html" TargetMode="External"/><Relationship Id="rId634" Type="http://schemas.openxmlformats.org/officeDocument/2006/relationships/hyperlink" Target="http://colorbrewer2.org/" TargetMode="External"/><Relationship Id="rId68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8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2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85" Type="http://schemas.openxmlformats.org/officeDocument/2006/relationships/hyperlink" Target="https://datadryad.org/" TargetMode="External"/><Relationship Id="rId734" Type="http://schemas.openxmlformats.org/officeDocument/2006/relationships/hyperlink" Target="https://design.tidyverse.org/" TargetMode="External"/><Relationship Id="rId69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19" Type="http://schemas.openxmlformats.org/officeDocument/2006/relationships/hyperlink" Target="https://docs.github.com/en/copilot/how-tos/use-copilot-agents/coding-agent" TargetMode="External"/><Relationship Id="rId559" Type="http://schemas.openxmlformats.org/officeDocument/2006/relationships/hyperlink" Target="https://docs.github.com/en/copilot/how-tos/use-copilot-agents/coding-agent/customize-the-agent-environment" TargetMode="External"/><Relationship Id="rId564" Type="http://schemas.openxmlformats.org/officeDocument/2006/relationships/hyperlink" Target="https://docs.github.com/en/copilot/how-tos/use-copilot-agents/coding-agent/customize-the-agent-environment#preinstalling-tools-or-dependencies-in-copilots-environment" TargetMode="External"/><Relationship Id="rId543" Type="http://schemas.openxmlformats.org/officeDocument/2006/relationships/hyperlink" Target="https://docs.github.com/en/copilot/how-tos/use-copilot-agents/coding-agent/customize-the-agent-firewall" TargetMode="External"/><Relationship Id="rId541" Type="http://schemas.openxmlformats.org/officeDocument/2006/relationships/hyperlink" Target="https://docs.github.com/en/copilot/reference/copilot-allowlist-reference" TargetMode="External"/><Relationship Id="rId432" Type="http://schemas.openxmlformats.org/officeDocument/2006/relationships/hyperlink" Target="https://docs.github.com/en/enterprise/2.13/user/articles/creating-releases" TargetMode="External"/><Relationship Id="rId616" Type="http://schemas.openxmlformats.org/officeDocument/2006/relationships/hyperlink" Target="https://docs.google.com/document/d/1ckgRCcr7FFPyymyMA6Y_-cB_vftOyrrxT28c6gRg0PI/edit" TargetMode="External"/><Relationship Id="rId702" Type="http://schemas.openxmlformats.org/officeDocument/2006/relationships/hyperlink" Target="https://doi.org/10.1038/467775a" TargetMode="External"/><Relationship Id="rId706" Type="http://schemas.openxmlformats.org/officeDocument/2006/relationships/hyperlink" Target="https://doi.org/10.1038/526182a" TargetMode="External"/><Relationship Id="rId718" Type="http://schemas.openxmlformats.org/officeDocument/2006/relationships/hyperlink" Target="https://doi.org/10.1038/d41586-019-00067-3" TargetMode="External"/><Relationship Id="rId668" Type="http://schemas.openxmlformats.org/officeDocument/2006/relationships/hyperlink" Target="https://doi.org/10.1038/d41586-019-01431-z" TargetMode="External"/><Relationship Id="rId714" Type="http://schemas.openxmlformats.org/officeDocument/2006/relationships/hyperlink" Target="https://doi.org/10.1038/d41586-019-02918-5" TargetMode="External"/><Relationship Id="rId725" Type="http://schemas.openxmlformats.org/officeDocument/2006/relationships/hyperlink" Target="https://doi.org/10.1038/d41586-021-03603-2" TargetMode="External"/><Relationship Id="rId679" Type="http://schemas.openxmlformats.org/officeDocument/2006/relationships/hyperlink" Target="https://doi.org/10.1038/s41467-020-19160-7" TargetMode="External"/><Relationship Id="rId704" Type="http://schemas.openxmlformats.org/officeDocument/2006/relationships/hyperlink" Target="https://doi.org/10.1038/s41562-016-0021" TargetMode="External"/><Relationship Id="rId712" Type="http://schemas.openxmlformats.org/officeDocument/2006/relationships/hyperlink" Target="https://doi.org/10.1371/journal.pcbi.1003833" TargetMode="External"/><Relationship Id="rId66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62" Type="http://schemas.openxmlformats.org/officeDocument/2006/relationships/hyperlink" Target="https://en.wikipedia.org/wiki/2001:_A_Space_Odyssey_(film)" TargetMode="External"/><Relationship Id="rId475" Type="http://schemas.openxmlformats.org/officeDocument/2006/relationships/hyperlink" Target="https://en.wikipedia.org/wiki/AI-assisted_software_development" TargetMode="External"/><Relationship Id="rId482" Type="http://schemas.openxmlformats.org/officeDocument/2006/relationships/hyperlink" Target="https://en.wikipedia.org/wiki/AI_agent" TargetMode="External"/><Relationship Id="rId535" Type="http://schemas.openxmlformats.org/officeDocument/2006/relationships/hyperlink" Target="https://en.wikipedia.org/wiki/Agent_(The_Matrix)" TargetMode="External"/><Relationship Id="rId670" Type="http://schemas.openxmlformats.org/officeDocument/2006/relationships/hyperlink" Target="https://en.wikipedia.org/wiki/Battlestar_Galactica_(2004_TV_series)" TargetMode="External"/><Relationship Id="rId673" Type="http://schemas.openxmlformats.org/officeDocument/2006/relationships/hyperlink" Target="https://en.wikipedia.org/wiki/Blade_Runner" TargetMode="External"/><Relationship Id="rId67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84" Type="http://schemas.openxmlformats.org/officeDocument/2006/relationships/hyperlink" Target="https://en.wikipedia.org/wiki/Intelligent_agent" TargetMode="External"/><Relationship Id="rId644" Type="http://schemas.openxmlformats.org/officeDocument/2006/relationships/hyperlink" Target="https://en.wikipedia.org/wiki/Masterpiece#History" TargetMode="External"/><Relationship Id="rId694" Type="http://schemas.openxmlformats.org/officeDocument/2006/relationships/hyperlink" Target="https://en.wikipedia.org/wiki/Organizations_of_the_Dune_universe#Thinking_machines" TargetMode="External"/><Relationship Id="rId485" Type="http://schemas.openxmlformats.org/officeDocument/2006/relationships/hyperlink" Target="https://en.wikipedia.org/wiki/Technological_singularity" TargetMode="External"/><Relationship Id="rId720" Type="http://schemas.openxmlformats.org/officeDocument/2006/relationships/hyperlink" Target="https://en.wikipedia.org/wiki/Terminator_3:_Rise_of_the_Machines" TargetMode="External"/><Relationship Id="rId72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27" Type="http://schemas.openxmlformats.org/officeDocument/2006/relationships/hyperlink" Target="https://en.wikipedia.org/wiki/WarGames" TargetMode="External"/><Relationship Id="rId68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11" Type="http://schemas.openxmlformats.org/officeDocument/2006/relationships/hyperlink" Target="https://github.com/UCD-SERG/lab-manual/issues/42" TargetMode="External"/><Relationship Id="rId512"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81" Type="http://schemas.openxmlformats.org/officeDocument/2006/relationships/hyperlink" Target="https://github.com/features/copilot/agents" TargetMode="External"/><Relationship Id="rId563"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47" Type="http://schemas.openxmlformats.org/officeDocument/2006/relationships/hyperlink" Target="https://github.com/nmfs-opensci/quarto-thesis" TargetMode="External"/><Relationship Id="rId517" Type="http://schemas.openxmlformats.org/officeDocument/2006/relationships/hyperlink" Target="https://github.com/orgs/community/discussions/162826" TargetMode="External"/><Relationship Id="rId518" Type="http://schemas.openxmlformats.org/officeDocument/2006/relationships/hyperlink" Target="https://github.com/orgs/community/discussions/183966" TargetMode="External"/><Relationship Id="rId567"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68" Type="http://schemas.openxmlformats.org/officeDocument/2006/relationships/hyperlink" Target="https://github.com/quarto-dev/quarto-cli/issues/10587" TargetMode="External"/><Relationship Id="rId566"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01" Type="http://schemas.openxmlformats.org/officeDocument/2006/relationships/hyperlink" Target="https://github.com/skills/introduction-to-github" TargetMode="External"/><Relationship Id="rId439" Type="http://schemas.openxmlformats.org/officeDocument/2006/relationships/hyperlink" Target="https://github.com/ucdavisdatalab" TargetMode="External"/><Relationship Id="rId589"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47" Type="http://schemas.openxmlformats.org/officeDocument/2006/relationships/hyperlink" Target="https://github.com/ucdavisdatalab/workshop_how-to-data-documentation" TargetMode="External"/><Relationship Id="rId604" Type="http://schemas.openxmlformats.org/officeDocument/2006/relationships/hyperlink" Target="https://github.com/ucdavisdatalab/workshop_nlp_with_python" TargetMode="External"/><Relationship Id="rId603" Type="http://schemas.openxmlformats.org/officeDocument/2006/relationships/hyperlink" Target="https://github.com/ucdavisdatalab/workshop_python_basics" TargetMode="External"/><Relationship Id="rId588"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39" Type="http://schemas.openxmlformats.org/officeDocument/2006/relationships/hyperlink" Target="https://grants.nih.gov" TargetMode="External"/><Relationship Id="rId638" Type="http://schemas.openxmlformats.org/officeDocument/2006/relationships/hyperlink" Target="https://grantwriting.stanford.edu/funding-train/" TargetMode="External"/><Relationship Id="rId619" Type="http://schemas.openxmlformats.org/officeDocument/2006/relationships/hyperlink" Target="https://grantwriting.stanford.edu/funding-train/#ep" TargetMode="External"/><Relationship Id="rId67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6" Type="http://schemas.openxmlformats.org/officeDocument/2006/relationships/hyperlink" Target="https://hpc.ucdavis.edu/" TargetMode="External"/><Relationship Id="rId626" Type="http://schemas.openxmlformats.org/officeDocument/2006/relationships/hyperlink" Target="https://jadebc.github.io/lab-manual/" TargetMode="External"/><Relationship Id="rId574" Type="http://schemas.openxmlformats.org/officeDocument/2006/relationships/hyperlink" Target="https://jadebc.github.io/lab-manual/checklists.html" TargetMode="External"/><Relationship Id="rId42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584" Type="http://schemas.openxmlformats.org/officeDocument/2006/relationships/hyperlink" Target="https://jadebc.github.io/lab-manual/resources.html" TargetMode="External"/><Relationship Id="rId455"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78" Type="http://schemas.openxmlformats.org/officeDocument/2006/relationships/hyperlink" Target="https://journals.lww.com/epidem/Fulltext/2001/05000/The_Value_of_P.2.aspx" TargetMode="External"/><Relationship Id="rId636" Type="http://schemas.openxmlformats.org/officeDocument/2006/relationships/hyperlink" Target="https://journals.plos.org/ploscompbiol/article?id=10.1371/journal.pcbi.1003833" TargetMode="External"/><Relationship Id="rId683" Type="http://schemas.openxmlformats.org/officeDocument/2006/relationships/hyperlink" Target="https://journals.plos.org/plosone/s/authorship" TargetMode="External"/><Relationship Id="rId609" Type="http://schemas.openxmlformats.org/officeDocument/2006/relationships/hyperlink" Target="https://link.springer.com/book/10.1007/978-3-030-98175-4" TargetMode="External"/><Relationship Id="rId62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31" Type="http://schemas.openxmlformats.org/officeDocument/2006/relationships/hyperlink" Target="https://mastering-shiny.org/" TargetMode="External"/><Relationship Id="rId635" Type="http://schemas.openxmlformats.org/officeDocument/2006/relationships/hyperlink" Target="https://medialab.github.io/iwanthue/" TargetMode="External"/><Relationship Id="rId581"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14" Type="http://schemas.openxmlformats.org/officeDocument/2006/relationships/hyperlink" Target="https://mitcommlab.mit.edu/be/2023/09/27/toward-an-evenbetterposter-improving-the-betterposter-template/" TargetMode="External"/><Relationship Id="rId628" Type="http://schemas.openxmlformats.org/officeDocument/2006/relationships/hyperlink" Target="https://myidp.sciencecareers.org/" TargetMode="External"/><Relationship Id="rId699" Type="http://schemas.openxmlformats.org/officeDocument/2006/relationships/hyperlink" Target="https://openreview.net/forum?id=BZ5a1r-kVsf" TargetMode="External"/><Relationship Id="rId70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96" Type="http://schemas.openxmlformats.org/officeDocument/2006/relationships/hyperlink" Target="https://plos.org/resource/how-to-store-and-manage-your-data/" TargetMode="External"/><Relationship Id="rId446"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3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3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94" Type="http://schemas.openxmlformats.org/officeDocument/2006/relationships/hyperlink" Target="https://s3.amazonaws.com/assets.datacamp.com/blog_assets/datatable_Cheat_Sheet_R.pdf" TargetMode="External"/><Relationship Id="rId66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10" Type="http://schemas.openxmlformats.org/officeDocument/2006/relationships/hyperlink" Target="https://sethrobertson.github.io/GitFixUm/fixup.html" TargetMode="External"/><Relationship Id="rId71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1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585" Type="http://schemas.openxmlformats.org/officeDocument/2006/relationships/hyperlink" Target="https://ucb-epi-r.github.io" TargetMode="External"/><Relationship Id="rId743" Type="http://schemas.openxmlformats.org/officeDocument/2006/relationships/hyperlink" Target="https://ucd-serg.github.io/lab-manual/appendix-copilot-instructions.html" TargetMode="External"/><Relationship Id="rId745" Type="http://schemas.openxmlformats.org/officeDocument/2006/relationships/hyperlink" Target="https://ucd-serg.github.io/lab-manual/appendix-copilot-setup-steps.html" TargetMode="External"/><Relationship Id="rId422" Type="http://schemas.openxmlformats.org/officeDocument/2006/relationships/hyperlink" Target="https://ucd-serg.github.io/lab-manual/coding-practices.html#file-headers" TargetMode="External"/><Relationship Id="rId425" Type="http://schemas.openxmlformats.org/officeDocument/2006/relationships/hyperlink" Target="https://ucd-serg.github.io/lab-manual/coding-practices.html#function-documentation" TargetMode="External"/><Relationship Id="rId576" Type="http://schemas.openxmlformats.org/officeDocument/2006/relationships/hyperlink" Target="https://ucd-serg.github.io/lab-manual/coding-style.html" TargetMode="External"/><Relationship Id="rId428" Type="http://schemas.openxmlformats.org/officeDocument/2006/relationships/hyperlink" Target="https://ucd-serg.github.io/lab-manual/unix.html#example-code-for-runfilesavelogs" TargetMode="External"/><Relationship Id="rId590" Type="http://schemas.openxmlformats.org/officeDocument/2006/relationships/hyperlink" Target="https://ucdavisdatalab.github.io/install_guides/" TargetMode="External"/><Relationship Id="rId587"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06" Type="http://schemas.openxmlformats.org/officeDocument/2006/relationships/hyperlink" Target="https://ucjug.github.io/workshop_julia_basics/" TargetMode="External"/><Relationship Id="rId43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5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0" Type="http://schemas.openxmlformats.org/officeDocument/2006/relationships/hyperlink" Target="https://www.chriswrites.com/how-to-change-file-permissions-using-the-terminal/" TargetMode="External"/><Relationship Id="rId657" Type="http://schemas.openxmlformats.org/officeDocument/2006/relationships/hyperlink" Target="https://www.equator-network.org/" TargetMode="External"/><Relationship Id="rId622"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54" Type="http://schemas.openxmlformats.org/officeDocument/2006/relationships/hyperlink" Target="https://www.medrxiv.org/" TargetMode="External"/><Relationship Id="rId631" Type="http://schemas.openxmlformats.org/officeDocument/2006/relationships/hyperlink" Target="https://www.nature.com/articles/d41586-021-03603-2" TargetMode="External"/><Relationship Id="rId620" Type="http://schemas.openxmlformats.org/officeDocument/2006/relationships/hyperlink" Target="https://www.niaid.nih.gov/grants-contracts/write-grant-application" TargetMode="External"/><Relationship Id="rId489"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92" Type="http://schemas.openxmlformats.org/officeDocument/2006/relationships/hyperlink" Target="https://www.rstudio.com/wp-content/uploads/2015/02/data-wrangling-cheatsheet.pdf" TargetMode="External"/><Relationship Id="rId595" Type="http://schemas.openxmlformats.org/officeDocument/2006/relationships/hyperlink" Target="https://www.rstudio.com/wp-content/uploads/2015/02/rmarkdown-cheatsheet.pdf" TargetMode="External"/><Relationship Id="rId593" Type="http://schemas.openxmlformats.org/officeDocument/2006/relationships/hyperlink" Target="https://www.rstudio.com/wp-content/uploads/2015/03/ggplot2-cheatsheet.pdf" TargetMode="External"/><Relationship Id="rId61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29" Type="http://schemas.openxmlformats.org/officeDocument/2006/relationships/hyperlink" Target="https://www.training.nih.gov/career-services/" TargetMode="External"/><Relationship Id="rId632" Type="http://schemas.openxmlformats.org/officeDocument/2006/relationships/hyperlink" Target="https://www.youtube.com/watch?v=1RwJbhkCA58" TargetMode="External"/><Relationship Id="rId613" Type="http://schemas.openxmlformats.org/officeDocument/2006/relationships/hyperlink" Target="https://www.youtube.com/watch?v=1RwJbhkCA58&amp;t=1171s" TargetMode="External"/><Relationship Id="rId69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1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2026-01-20T23:13:18Z</dcterms:created>
  <dcterms:modified xsi:type="dcterms:W3CDTF">2026-01-20T23:13:18Z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