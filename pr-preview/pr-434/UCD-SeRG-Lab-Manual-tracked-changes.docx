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ins w:id="1" w:author="PR Preview" w:date="2024-01-01T00:00:00Z">
        <w:r>
          <w:t xml:space="preserve">Last updated: 2026-07-21</w:t>
        </w:r>
      </w:ins>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96"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7.5</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7"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11" w:name="when-to-use-snapshot-tests"/>
    <w:p>
      <w:pPr>
        <w:pStyle w:val="Heading3"/>
      </w:pPr>
      <w:r>
        <w:t xml:space="preserve">6.6.1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09">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0">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1"/>
    <w:bookmarkStart w:id="112" w:name="when-to-use-explicit-value-tests"/>
    <w:p>
      <w:pPr>
        <w:pStyle w:val="Heading3"/>
      </w:pPr>
      <w:r>
        <w:t xml:space="preserve">6.6.2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2"/>
    <w:bookmarkStart w:id="115" w:name="sec-snapshot-vs-explicit"/>
    <w:p>
      <w:pPr>
        <w:pStyle w:val="Heading3"/>
      </w:pPr>
      <w:r>
        <w:t xml:space="preserve">6.6.3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3"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3"/>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6.6.4</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4">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5"/>
    <w:bookmarkStart w:id="116" w:name="sec-testing-best-practices"/>
    <w:p>
      <w:pPr>
        <w:pStyle w:val="Heading3"/>
      </w:pPr>
      <w:r>
        <w:t xml:space="preserve">6.6.4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ins w:id="407" w:author="PR Preview" w:date="2024-01-01T00:00:00Z">
        <w:r>
          <w:t xml:space="preserve">When testing conditions with</w:t>
        </w:r>
      </w:ins>
      <w:ins w:id="407" w:author="PR Preview" w:date="2024-01-01T00:00:00Z">
        <w:r>
          <w:t xml:space="preserve"> </w:t>
        </w:r>
      </w:ins>
      <w:hyperlink r:id="rId97">
        <w:r>
          <w:rPr>
            <w:rStyle w:val="VerbatimChar"/>
          </w:rPr>
          <w:t xml:space="preserve">{testthat}</w:t>
        </w:r>
      </w:hyperlink>
      <w:ins w:id="407" w:author="PR Preview" w:date="2024-01-01T00:00:00Z">
        <w:r>
          <w:t xml:space="preserve">,</w:t>
        </w:r>
      </w:ins>
      <w:ins w:id="407" w:author="PR Preview" w:date="2024-01-01T00:00:00Z">
        <w:r>
          <w:t xml:space="preserve"> </w:t>
        </w:r>
      </w:ins>
      <w:ins w:id="407" w:author="PR Preview" w:date="2024-01-01T00:00:00Z">
        <w:r>
          <w:t xml:space="preserve">assert on the condition</w:t>
        </w:r>
      </w:ins>
      <w:ins w:id="407" w:author="PR Preview" w:date="2024-01-01T00:00:00Z">
        <w:r>
          <w:t xml:space="preserve"> </w:t>
        </w:r>
      </w:ins>
      <w:ins w:id="407" w:author="PR Preview" w:date="2024-01-01T00:00:00Z">
        <w:r>
          <w:rPr>
            <w:rStyle w:val="VerbatimChar"/>
          </w:rPr>
          <w:t xml:space="preserve">class</w:t>
        </w:r>
      </w:ins>
      <w:ins w:id="407" w:author="PR Preview" w:date="2024-01-01T00:00:00Z">
        <w:r>
          <w:t xml:space="preserve"> </w:t>
        </w:r>
      </w:ins>
      <w:ins w:id="407" w:author="PR Preview" w:date="2024-01-01T00:00:00Z">
        <w:r>
          <w:t xml:space="preserve">whenever possible.</w:t>
        </w:r>
      </w:ins>
      <w:ins w:id="407" w:author="PR Preview" w:date="2024-01-01T00:00:00Z">
        <w:r>
          <w:t xml:space="preserve"> </w:t>
        </w:r>
      </w:ins>
      <w:ins w:id="407" w:author="PR Preview" w:date="2024-01-01T00:00:00Z">
        <w:r>
          <w:t xml:space="preserve">Message text (</w:t>
        </w:r>
      </w:ins>
      <w:ins w:id="407" w:author="PR Preview" w:date="2024-01-01T00:00:00Z">
        <w:r>
          <w:rPr>
            <w:rStyle w:val="VerbatimChar"/>
          </w:rPr>
          <w:t xml:space="preserve">regexp</w:t>
        </w:r>
      </w:ins>
      <w:ins w:id="407" w:author="PR Preview" w:date="2024-01-01T00:00:00Z">
        <w:r>
          <w:t xml:space="preserve">) can be checked as a secondary assertion,</w:t>
        </w:r>
      </w:ins>
      <w:ins w:id="407" w:author="PR Preview" w:date="2024-01-01T00:00:00Z">
        <w:r>
          <w:t xml:space="preserve"> </w:t>
        </w:r>
      </w:ins>
      <w:ins w:id="407" w:author="PR Preview" w:date="2024-01-01T00:00:00Z">
        <w:r>
          <w:t xml:space="preserve">but should not be the only signal.</w:t>
        </w:r>
      </w:ins>
    </w:p>
    <w:p>
      <w:pPr>
        <w:pStyle w:val="SourceCode"/>
      </w:pPr>
      <w:ins w:id="408" w:author="PR Preview" w:date="2024-01-01T00:00:00Z">
        <w:r>
          <w:rPr>
            <w:rStyle w:val="FunctionTok"/>
          </w:rPr>
          <w:t xml:space="preserve">test_that</w:t>
        </w:r>
      </w:ins>
      <w:ins w:id="408" w:author="PR Preview" w:date="2024-01-01T00:00:00Z">
        <w:r>
          <w:rPr>
            <w:rStyle w:val="NormalTok"/>
          </w:rPr>
          <w:t xml:space="preserve">(</w:t>
        </w:r>
      </w:ins>
      <w:ins w:id="408" w:author="PR Preview" w:date="2024-01-01T00:00:00Z">
        <w:r>
          <w:rPr>
            <w:rStyle w:val="StringTok"/>
          </w:rPr>
          <w:t xml:space="preserve">"prep_study_data handles edge cases"</w:t>
        </w:r>
      </w:ins>
      <w:ins w:id="408" w:author="PR Preview" w:date="2024-01-01T00:00:00Z">
        <w:r>
          <w:rPr>
            <w:rStyle w:val="NormalTok"/>
          </w:rPr>
          <w:t xml:space="preserve">, {</w:t>
        </w:r>
      </w:ins>
      <w:ins w:id="408" w:author="PR Preview" w:date="2024-01-01T00:00:00Z">
        <w:r>
          <w:br/>
        </w:r>
      </w:ins>
      <w:ins w:id="408" w:author="PR Preview" w:date="2024-01-01T00:00:00Z">
        <w:r>
          <w:rPr>
            <w:rStyle w:val="NormalTok"/>
          </w:rPr>
          <w:t xml:space="preserve">  </w:t>
        </w:r>
      </w:ins>
      <w:ins w:id="408" w:author="PR Preview" w:date="2024-01-01T00:00:00Z">
        <w:r>
          <w:rPr>
            <w:rStyle w:val="CommentTok"/>
          </w:rPr>
          <w:t xml:space="preserve"># Empty input</w:t>
        </w:r>
      </w:ins>
      <w:ins w:id="408" w:author="PR Preview" w:date="2024-01-01T00:00:00Z">
        <w:r>
          <w:br/>
        </w:r>
      </w:ins>
      <w:ins w:id="408" w:author="PR Preview" w:date="2024-01-01T00:00:00Z">
        <w:r>
          <w:rPr>
            <w:rStyle w:val="NormalTok"/>
          </w:rPr>
          <w:t xml:space="preserve">  </w:t>
        </w:r>
      </w:ins>
      <w:ins w:id="408" w:author="PR Preview" w:date="2024-01-01T00:00:00Z">
        <w:r>
          <w:rPr>
            <w:rStyle w:val="FunctionTok"/>
          </w:rPr>
          <w:t xml:space="preserve">expect_error</w:t>
        </w:r>
      </w:ins>
      <w:ins w:id="408" w:author="PR Preview" w:date="2024-01-01T00:00:00Z">
        <w:r>
          <w:rPr>
            <w:rStyle w:val="NormalTok"/>
          </w:rPr>
          <w:t xml:space="preserve">(</w:t>
        </w:r>
      </w:ins>
      <w:ins w:id="408" w:author="PR Preview" w:date="2024-01-01T00:00:00Z">
        <w:r>
          <w:br/>
        </w:r>
      </w:ins>
      <w:ins w:id="408" w:author="PR Preview" w:date="2024-01-01T00:00:00Z">
        <w:r>
          <w:rPr>
            <w:rStyle w:val="NormalTok"/>
          </w:rPr>
          <w:t xml:space="preserve">    </w:t>
        </w:r>
      </w:ins>
      <w:ins w:id="408" w:author="PR Preview" w:date="2024-01-01T00:00:00Z">
        <w:r>
          <w:rPr>
            <w:rStyle w:val="FunctionTok"/>
          </w:rPr>
          <w:t xml:space="preserve">prep_study_data</w:t>
        </w:r>
      </w:ins>
      <w:ins w:id="408" w:author="PR Preview" w:date="2024-01-01T00:00:00Z">
        <w:r>
          <w:rPr>
            <w:rStyle w:val="NormalTok"/>
          </w:rPr>
          <w:t xml:space="preserve">(</w:t>
        </w:r>
      </w:ins>
      <w:ins w:id="408" w:author="PR Preview" w:date="2024-01-01T00:00:00Z">
        <w:r>
          <w:rPr>
            <w:rStyle w:val="FunctionTok"/>
          </w:rPr>
          <w:t xml:space="preserve">data.frame</w:t>
        </w:r>
      </w:ins>
      <w:ins w:id="408" w:author="PR Preview" w:date="2024-01-01T00:00:00Z">
        <w:r>
          <w:rPr>
            <w:rStyle w:val="NormalTok"/>
          </w:rPr>
          <w:t xml:space="preserve">()),</w:t>
        </w:r>
      </w:ins>
      <w:ins w:id="408" w:author="PR Preview" w:date="2024-01-01T00:00:00Z">
        <w:r>
          <w:br/>
        </w:r>
      </w:ins>
      <w:ins w:id="408" w:author="PR Preview" w:date="2024-01-01T00:00:00Z">
        <w:r>
          <w:rPr>
            <w:rStyle w:val="NormalTok"/>
          </w:rPr>
          <w:t xml:space="preserve">    </w:t>
        </w:r>
      </w:ins>
      <w:ins w:id="408" w:author="PR Preview" w:date="2024-01-01T00:00:00Z">
        <w:r>
          <w:rPr>
            <w:rStyle w:val="AttributeTok"/>
          </w:rPr>
          <w:t xml:space="preserve">class =</w:t>
        </w:r>
      </w:ins>
      <w:ins w:id="408" w:author="PR Preview" w:date="2024-01-01T00:00:00Z">
        <w:r>
          <w:rPr>
            <w:rStyle w:val="NormalTok"/>
          </w:rPr>
          <w:t xml:space="preserve"> </w:t>
        </w:r>
      </w:ins>
      <w:ins w:id="408" w:author="PR Preview" w:date="2024-01-01T00:00:00Z">
        <w:r>
          <w:rPr>
            <w:rStyle w:val="StringTok"/>
          </w:rPr>
          <w:t xml:space="preserve">"prep_study_data_empty_input_error"</w:t>
        </w:r>
      </w:ins>
      <w:ins w:id="408" w:author="PR Preview" w:date="2024-01-01T00:00:00Z">
        <w:r>
          <w:br/>
        </w:r>
      </w:ins>
      <w:ins w:id="408" w:author="PR Preview" w:date="2024-01-01T00:00:00Z">
        <w:r>
          <w:rPr>
            <w:rStyle w:val="NormalTok"/>
          </w:rPr>
          <w:t xml:space="preserve">  )</w:t>
        </w:r>
      </w:ins>
      <w:ins w:id="408" w:author="PR Preview" w:date="2024-01-01T00:00:00Z">
        <w:r>
          <w:br/>
        </w:r>
      </w:ins>
      <w:ins w:id="408" w:author="PR Preview" w:date="2024-01-01T00:00:00Z">
        <w:r>
          <w:rPr>
            <w:rStyle w:val="NormalTok"/>
          </w:rPr>
          <w:t xml:space="preserve">  </w:t>
        </w:r>
      </w:ins>
      <w:ins w:id="408" w:author="PR Preview" w:date="2024-01-01T00:00:00Z">
        <w:r>
          <w:br/>
        </w:r>
      </w:ins>
      <w:ins w:id="408" w:author="PR Preview" w:date="2024-01-01T00:00:00Z">
        <w:r>
          <w:rPr>
            <w:rStyle w:val="NormalTok"/>
          </w:rPr>
          <w:t xml:space="preserve">  </w:t>
        </w:r>
      </w:ins>
      <w:ins w:id="408" w:author="PR Preview" w:date="2024-01-01T00:00:00Z">
        <w:r>
          <w:rPr>
            <w:rStyle w:val="CommentTok"/>
          </w:rPr>
          <w:t xml:space="preserve"># Missing required columns</w:t>
        </w:r>
      </w:ins>
      <w:ins w:id="408" w:author="PR Preview" w:date="2024-01-01T00:00:00Z">
        <w:r>
          <w:br/>
        </w:r>
      </w:ins>
      <w:ins w:id="408" w:author="PR Preview" w:date="2024-01-01T00:00:00Z">
        <w:r>
          <w:rPr>
            <w:rStyle w:val="NormalTok"/>
          </w:rPr>
          <w:t xml:space="preserve">  </w:t>
        </w:r>
      </w:ins>
      <w:ins w:id="408" w:author="PR Preview" w:date="2024-01-01T00:00:00Z">
        <w:r>
          <w:rPr>
            <w:rStyle w:val="FunctionTok"/>
          </w:rPr>
          <w:t xml:space="preserve">expect_error</w:t>
        </w:r>
      </w:ins>
      <w:ins w:id="408" w:author="PR Preview" w:date="2024-01-01T00:00:00Z">
        <w:r>
          <w:rPr>
            <w:rStyle w:val="NormalTok"/>
          </w:rPr>
          <w:t xml:space="preserve">(</w:t>
        </w:r>
      </w:ins>
      <w:ins w:id="408" w:author="PR Preview" w:date="2024-01-01T00:00:00Z">
        <w:r>
          <w:br/>
        </w:r>
      </w:ins>
      <w:ins w:id="408" w:author="PR Preview" w:date="2024-01-01T00:00:00Z">
        <w:r>
          <w:rPr>
            <w:rStyle w:val="NormalTok"/>
          </w:rPr>
          <w:t xml:space="preserve">    </w:t>
        </w:r>
      </w:ins>
      <w:ins w:id="408" w:author="PR Preview" w:date="2024-01-01T00:00:00Z">
        <w:r>
          <w:rPr>
            <w:rStyle w:val="FunctionTok"/>
          </w:rPr>
          <w:t xml:space="preserve">prep_study_data</w:t>
        </w:r>
      </w:ins>
      <w:ins w:id="408" w:author="PR Preview" w:date="2024-01-01T00:00:00Z">
        <w:r>
          <w:rPr>
            <w:rStyle w:val="NormalTok"/>
          </w:rPr>
          <w:t xml:space="preserve">(</w:t>
        </w:r>
      </w:ins>
      <w:ins w:id="408" w:author="PR Preview" w:date="2024-01-01T00:00:00Z">
        <w:r>
          <w:rPr>
            <w:rStyle w:val="FunctionTok"/>
          </w:rPr>
          <w:t xml:space="preserve">data.frame</w:t>
        </w:r>
      </w:ins>
      <w:ins w:id="408" w:author="PR Preview" w:date="2024-01-01T00:00:00Z">
        <w:r>
          <w:rPr>
            <w:rStyle w:val="NormalTok"/>
          </w:rPr>
          <w:t xml:space="preserve">(</w:t>
        </w:r>
      </w:ins>
      <w:ins w:id="408" w:author="PR Preview" w:date="2024-01-01T00:00:00Z">
        <w:r>
          <w:rPr>
            <w:rStyle w:val="AttributeTok"/>
          </w:rPr>
          <w:t xml:space="preserve">x =</w:t>
        </w:r>
      </w:ins>
      <w:ins w:id="408" w:author="PR Preview" w:date="2024-01-01T00:00:00Z">
        <w:r>
          <w:rPr>
            <w:rStyle w:val="NormalTok"/>
          </w:rPr>
          <w:t xml:space="preserve"> </w:t>
        </w:r>
      </w:ins>
      <w:ins w:id="408" w:author="PR Preview" w:date="2024-01-01T00:00:00Z">
        <w:r>
          <w:rPr>
            <w:rStyle w:val="DecValTok"/>
          </w:rPr>
          <w:t xml:space="preserve">1</w:t>
        </w:r>
      </w:ins>
      <w:ins w:id="408" w:author="PR Preview" w:date="2024-01-01T00:00:00Z">
        <w:r>
          <w:rPr>
            <w:rStyle w:val="NormalTok"/>
          </w:rPr>
          <w:t xml:space="preserve">)),</w:t>
        </w:r>
      </w:ins>
      <w:ins w:id="408" w:author="PR Preview" w:date="2024-01-01T00:00:00Z">
        <w:r>
          <w:br/>
        </w:r>
      </w:ins>
      <w:ins w:id="408" w:author="PR Preview" w:date="2024-01-01T00:00:00Z">
        <w:r>
          <w:rPr>
            <w:rStyle w:val="NormalTok"/>
          </w:rPr>
          <w:t xml:space="preserve">    </w:t>
        </w:r>
      </w:ins>
      <w:ins w:id="408" w:author="PR Preview" w:date="2024-01-01T00:00:00Z">
        <w:r>
          <w:rPr>
            <w:rStyle w:val="AttributeTok"/>
          </w:rPr>
          <w:t xml:space="preserve">class =</w:t>
        </w:r>
      </w:ins>
      <w:ins w:id="408" w:author="PR Preview" w:date="2024-01-01T00:00:00Z">
        <w:r>
          <w:rPr>
            <w:rStyle w:val="NormalTok"/>
          </w:rPr>
          <w:t xml:space="preserve"> </w:t>
        </w:r>
      </w:ins>
      <w:ins w:id="408" w:author="PR Preview" w:date="2024-01-01T00:00:00Z">
        <w:r>
          <w:rPr>
            <w:rStyle w:val="StringTok"/>
          </w:rPr>
          <w:t xml:space="preserve">"prep_study_data_missing_columns_error"</w:t>
        </w:r>
      </w:ins>
      <w:ins w:id="408" w:author="PR Preview" w:date="2024-01-01T00:00:00Z">
        <w:r>
          <w:rPr>
            <w:rStyle w:val="NormalTok"/>
          </w:rPr>
          <w:t xml:space="preserve">,</w:t>
        </w:r>
      </w:ins>
      <w:ins w:id="408" w:author="PR Preview" w:date="2024-01-01T00:00:00Z">
        <w:r>
          <w:br/>
        </w:r>
      </w:ins>
      <w:ins w:id="408" w:author="PR Preview" w:date="2024-01-01T00:00:00Z">
        <w:r>
          <w:rPr>
            <w:rStyle w:val="NormalTok"/>
          </w:rPr>
          <w:t xml:space="preserve">    </w:t>
        </w:r>
      </w:ins>
      <w:ins w:id="408" w:author="PR Preview" w:date="2024-01-01T00:00:00Z">
        <w:r>
          <w:rPr>
            <w:rStyle w:val="AttributeTok"/>
          </w:rPr>
          <w:t xml:space="preserve">regexp =</w:t>
        </w:r>
      </w:ins>
      <w:ins w:id="408" w:author="PR Preview" w:date="2024-01-01T00:00:00Z">
        <w:r>
          <w:rPr>
            <w:rStyle w:val="NormalTok"/>
          </w:rPr>
          <w:t xml:space="preserve"> </w:t>
        </w:r>
      </w:ins>
      <w:ins w:id="408" w:author="PR Preview" w:date="2024-01-01T00:00:00Z">
        <w:r>
          <w:rPr>
            <w:rStyle w:val="StringTok"/>
          </w:rPr>
          <w:t xml:space="preserve">"Missing required columns"</w:t>
        </w:r>
      </w:ins>
      <w:ins w:id="408" w:author="PR Preview" w:date="2024-01-01T00:00:00Z">
        <w:r>
          <w:br/>
        </w:r>
      </w:ins>
      <w:ins w:id="408" w:author="PR Preview" w:date="2024-01-01T00:00:00Z">
        <w:r>
          <w:rPr>
            <w:rStyle w:val="NormalTok"/>
          </w:rPr>
          <w:t xml:space="preserve">  )</w:t>
        </w:r>
      </w:ins>
      <w:ins w:id="408" w:author="PR Preview" w:date="2024-01-01T00:00:00Z">
        <w:r>
          <w:br/>
        </w:r>
      </w:ins>
      <w:ins w:id="408" w:author="PR Preview" w:date="2024-01-01T00:00:00Z">
        <w:r>
          <w:rPr>
            <w:rStyle w:val="NormalTok"/>
          </w:rPr>
          <w:t xml:space="preserve">  </w:t>
        </w:r>
      </w:ins>
      <w:ins w:id="408" w:author="PR Preview" w:date="2024-01-01T00:00:00Z">
        <w:r>
          <w:br/>
        </w:r>
      </w:ins>
      <w:ins w:id="408" w:author="PR Preview" w:date="2024-01-01T00:00:00Z">
        <w:r>
          <w:rPr>
            <w:rStyle w:val="NormalTok"/>
          </w:rPr>
          <w:t xml:space="preserve">  </w:t>
        </w:r>
      </w:ins>
      <w:ins w:id="408" w:author="PR Preview" w:date="2024-01-01T00:00:00Z">
        <w:r>
          <w:rPr>
            <w:rStyle w:val="CommentTok"/>
          </w:rPr>
          <w:t xml:space="preserve"># Valid input with missing values</w:t>
        </w:r>
      </w:ins>
      <w:ins w:id="408" w:author="PR Preview" w:date="2024-01-01T00:00:00Z">
        <w:r>
          <w:br/>
        </w:r>
      </w:ins>
      <w:ins w:id="408" w:author="PR Preview" w:date="2024-01-01T00:00:00Z">
        <w:r>
          <w:rPr>
            <w:rStyle w:val="NormalTok"/>
          </w:rPr>
          <w:t xml:space="preserve">  result </w:t>
        </w:r>
      </w:ins>
      <w:ins w:id="408" w:author="PR Preview" w:date="2024-01-01T00:00:00Z">
        <w:r>
          <w:rPr>
            <w:rStyle w:val="OtherTok"/>
          </w:rPr>
          <w:t xml:space="preserve">&lt;-</w:t>
        </w:r>
      </w:ins>
      <w:ins w:id="408" w:author="PR Preview" w:date="2024-01-01T00:00:00Z">
        <w:r>
          <w:rPr>
            <w:rStyle w:val="NormalTok"/>
          </w:rPr>
          <w:t xml:space="preserve"> </w:t>
        </w:r>
      </w:ins>
      <w:ins w:id="408" w:author="PR Preview" w:date="2024-01-01T00:00:00Z">
        <w:r>
          <w:rPr>
            <w:rStyle w:val="FunctionTok"/>
          </w:rPr>
          <w:t xml:space="preserve">prep_study_data</w:t>
        </w:r>
      </w:ins>
      <w:ins w:id="408" w:author="PR Preview" w:date="2024-01-01T00:00:00Z">
        <w:r>
          <w:rPr>
            <w:rStyle w:val="NormalTok"/>
          </w:rPr>
          <w:t xml:space="preserve">(</w:t>
        </w:r>
      </w:ins>
      <w:ins w:id="408" w:author="PR Preview" w:date="2024-01-01T00:00:00Z">
        <w:r>
          <w:rPr>
            <w:rStyle w:val="FunctionTok"/>
          </w:rPr>
          <w:t xml:space="preserve">data.frame</w:t>
        </w:r>
      </w:ins>
      <w:ins w:id="408" w:author="PR Preview" w:date="2024-01-01T00:00:00Z">
        <w:r>
          <w:rPr>
            <w:rStyle w:val="NormalTok"/>
          </w:rPr>
          <w:t xml:space="preserve">(</w:t>
        </w:r>
      </w:ins>
      <w:ins w:id="408" w:author="PR Preview" w:date="2024-01-01T00:00:00Z">
        <w:r>
          <w:rPr>
            <w:rStyle w:val="AttributeTok"/>
          </w:rPr>
          <w:t xml:space="preserve">id =</w:t>
        </w:r>
      </w:ins>
      <w:ins w:id="408" w:author="PR Preview" w:date="2024-01-01T00:00:00Z">
        <w:r>
          <w:rPr>
            <w:rStyle w:val="NormalTok"/>
          </w:rPr>
          <w:t xml:space="preserve"> </w:t>
        </w:r>
      </w:ins>
      <w:ins w:id="408" w:author="PR Preview" w:date="2024-01-01T00:00:00Z">
        <w:r>
          <w:rPr>
            <w:rStyle w:val="DecValTok"/>
          </w:rPr>
          <w:t xml:space="preserve">1</w:t>
        </w:r>
      </w:ins>
      <w:ins w:id="408" w:author="PR Preview" w:date="2024-01-01T00:00:00Z">
        <w:r>
          <w:rPr>
            <w:rStyle w:val="SpecialCharTok"/>
          </w:rPr>
          <w:t xml:space="preserve">:</w:t>
        </w:r>
      </w:ins>
      <w:ins w:id="408" w:author="PR Preview" w:date="2024-01-01T00:00:00Z">
        <w:r>
          <w:rPr>
            <w:rStyle w:val="DecValTok"/>
          </w:rPr>
          <w:t xml:space="preserve">3</w:t>
        </w:r>
      </w:ins>
      <w:ins w:id="408" w:author="PR Preview" w:date="2024-01-01T00:00:00Z">
        <w:r>
          <w:rPr>
            <w:rStyle w:val="NormalTok"/>
          </w:rPr>
          <w:t xml:space="preserve">, </w:t>
        </w:r>
      </w:ins>
      <w:ins w:id="408" w:author="PR Preview" w:date="2024-01-01T00:00:00Z">
        <w:r>
          <w:rPr>
            <w:rStyle w:val="AttributeTok"/>
          </w:rPr>
          <w:t xml:space="preserve">value =</w:t>
        </w:r>
      </w:ins>
      <w:ins w:id="408" w:author="PR Preview" w:date="2024-01-01T00:00:00Z">
        <w:r>
          <w:rPr>
            <w:rStyle w:val="NormalTok"/>
          </w:rPr>
          <w:t xml:space="preserve"> </w:t>
        </w:r>
      </w:ins>
      <w:ins w:id="408" w:author="PR Preview" w:date="2024-01-01T00:00:00Z">
        <w:r>
          <w:rPr>
            <w:rStyle w:val="FunctionTok"/>
          </w:rPr>
          <w:t xml:space="preserve">c</w:t>
        </w:r>
      </w:ins>
      <w:ins w:id="408" w:author="PR Preview" w:date="2024-01-01T00:00:00Z">
        <w:r>
          <w:rPr>
            <w:rStyle w:val="NormalTok"/>
          </w:rPr>
          <w:t xml:space="preserve">(</w:t>
        </w:r>
      </w:ins>
      <w:ins w:id="408" w:author="PR Preview" w:date="2024-01-01T00:00:00Z">
        <w:r>
          <w:rPr>
            <w:rStyle w:val="DecValTok"/>
          </w:rPr>
          <w:t xml:space="preserve">1</w:t>
        </w:r>
      </w:ins>
      <w:ins w:id="408" w:author="PR Preview" w:date="2024-01-01T00:00:00Z">
        <w:r>
          <w:rPr>
            <w:rStyle w:val="NormalTok"/>
          </w:rPr>
          <w:t xml:space="preserve">, </w:t>
        </w:r>
      </w:ins>
      <w:ins w:id="408" w:author="PR Preview" w:date="2024-01-01T00:00:00Z">
        <w:r>
          <w:rPr>
            <w:rStyle w:val="ConstantTok"/>
          </w:rPr>
          <w:t xml:space="preserve">NA</w:t>
        </w:r>
      </w:ins>
      <w:ins w:id="408" w:author="PR Preview" w:date="2024-01-01T00:00:00Z">
        <w:r>
          <w:rPr>
            <w:rStyle w:val="NormalTok"/>
          </w:rPr>
          <w:t xml:space="preserve">, </w:t>
        </w:r>
      </w:ins>
      <w:ins w:id="408" w:author="PR Preview" w:date="2024-01-01T00:00:00Z">
        <w:r>
          <w:rPr>
            <w:rStyle w:val="DecValTok"/>
          </w:rPr>
          <w:t xml:space="preserve">3</w:t>
        </w:r>
      </w:ins>
      <w:ins w:id="408" w:author="PR Preview" w:date="2024-01-01T00:00:00Z">
        <w:r>
          <w:rPr>
            <w:rStyle w:val="NormalTok"/>
          </w:rPr>
          <w:t xml:space="preserve">)))</w:t>
        </w:r>
      </w:ins>
      <w:ins w:id="408" w:author="PR Preview" w:date="2024-01-01T00:00:00Z">
        <w:r>
          <w:br/>
        </w:r>
      </w:ins>
      <w:ins w:id="408" w:author="PR Preview" w:date="2024-01-01T00:00:00Z">
        <w:r>
          <w:rPr>
            <w:rStyle w:val="NormalTok"/>
          </w:rPr>
          <w:t xml:space="preserve">  </w:t>
        </w:r>
      </w:ins>
      <w:ins w:id="408" w:author="PR Preview" w:date="2024-01-01T00:00:00Z">
        <w:r>
          <w:rPr>
            <w:rStyle w:val="FunctionTok"/>
          </w:rPr>
          <w:t xml:space="preserve">expect_true</w:t>
        </w:r>
      </w:ins>
      <w:ins w:id="408" w:author="PR Preview" w:date="2024-01-01T00:00:00Z">
        <w:r>
          <w:rPr>
            <w:rStyle w:val="NormalTok"/>
          </w:rPr>
          <w:t xml:space="preserve">(</w:t>
        </w:r>
      </w:ins>
      <w:ins w:id="408" w:author="PR Preview" w:date="2024-01-01T00:00:00Z">
        <w:r>
          <w:rPr>
            <w:rStyle w:val="FunctionTok"/>
          </w:rPr>
          <w:t xml:space="preserve">all</w:t>
        </w:r>
      </w:ins>
      <w:ins w:id="408" w:author="PR Preview" w:date="2024-01-01T00:00:00Z">
        <w:r>
          <w:rPr>
            <w:rStyle w:val="NormalTok"/>
          </w:rPr>
          <w:t xml:space="preserve">(</w:t>
        </w:r>
      </w:ins>
      <w:ins w:id="408" w:author="PR Preview" w:date="2024-01-01T00:00:00Z">
        <w:r>
          <w:rPr>
            <w:rStyle w:val="SpecialCharTok"/>
          </w:rPr>
          <w:t xml:space="preserve">!</w:t>
        </w:r>
      </w:ins>
      <w:ins w:id="408" w:author="PR Preview" w:date="2024-01-01T00:00:00Z">
        <w:r>
          <w:rPr>
            <w:rStyle w:val="FunctionTok"/>
          </w:rPr>
          <w:t xml:space="preserve">is.na</w:t>
        </w:r>
      </w:ins>
      <w:ins w:id="408" w:author="PR Preview" w:date="2024-01-01T00:00:00Z">
        <w:r>
          <w:rPr>
            <w:rStyle w:val="NormalTok"/>
          </w:rPr>
          <w:t xml:space="preserve">(result</w:t>
        </w:r>
      </w:ins>
      <w:ins w:id="408" w:author="PR Preview" w:date="2024-01-01T00:00:00Z">
        <w:r>
          <w:rPr>
            <w:rStyle w:val="SpecialCharTok"/>
          </w:rPr>
          <w:t xml:space="preserve">$</w:t>
        </w:r>
      </w:ins>
      <w:ins w:id="408" w:author="PR Preview" w:date="2024-01-01T00:00:00Z">
        <w:r>
          <w:rPr>
            <w:rStyle w:val="NormalTok"/>
          </w:rPr>
          <w:t xml:space="preserve">value)))</w:t>
        </w:r>
      </w:ins>
      <w:ins w:id="408" w:author="PR Preview" w:date="2024-01-01T00:00:00Z">
        <w:r>
          <w:br/>
        </w:r>
      </w:ins>
      <w:ins w:id="408" w:author="PR Preview" w:date="2024-01-01T00:00:00Z">
        <w:r>
          <w:rPr>
            <w:rStyle w:val="NormalTok"/>
          </w:rPr>
          <w:t xml:space="preserve">})</w:t>
        </w:r>
      </w:ins>
    </w:p>
    <w:bookmarkEnd w:id="116"/>
    <w:bookmarkEnd w:id="117"/>
    <w:bookmarkStart w:id="120" w:name="sec-tdd"/>
    <w:p>
      <w:pPr>
        <w:pStyle w:val="Heading2"/>
      </w:pPr>
      <w:r>
        <w:t xml:space="preserve">6.7 Test-Driven Development</w:t>
      </w:r>
    </w:p>
    <w:p>
      <w:pPr>
        <w:pStyle w:val="FirstParagraph"/>
      </w:pPr>
      <w:hyperlink r:id="rId118">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19">
        <w:r>
          <w:rPr>
            <w:rStyle w:val="Hyperlink"/>
          </w:rPr>
          <w:t xml:space="preserve">R Packages, ch. </w:t>
        </w:r>
        <w:r>
          <w:rPr>
            <w:rStyle w:val="Hyperlink"/>
          </w:rPr>
          <w:t xml:space="preserve">“Testing basics”</w:t>
        </w:r>
      </w:hyperlink>
      <w:r>
        <w:t xml:space="preserve">).</w:t>
      </w:r>
    </w:p>
    <w:bookmarkEnd w:id="120"/>
    <w:bookmarkStart w:id="139"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2" name="Picture"/>
                  <a:graphic>
                    <a:graphicData uri="http://schemas.openxmlformats.org/drawingml/2006/picture">
                      <pic:pic>
                        <pic:nvPicPr>
                          <pic:cNvPr descr="/opt/quarto/share/formats/docx/note.png" id="123"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4">
              <w:r>
                <w:rPr>
                  <w:rStyle w:val="Hyperlink"/>
                </w:rPr>
                <w:t xml:space="preserve">Measuring Performance</w:t>
              </w:r>
            </w:hyperlink>
            <w:r>
              <w:t xml:space="preserve"> </w:t>
            </w:r>
            <w:r>
              <w:t xml:space="preserve">and</w:t>
            </w:r>
            <w:r>
              <w:t xml:space="preserve"> </w:t>
            </w:r>
            <w:hyperlink r:id="rId125">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6">
              <w:r>
                <w:rPr>
                  <w:rStyle w:val="VerbatimChar"/>
                </w:rPr>
                <w:t xml:space="preserve">{bench}</w:t>
              </w:r>
            </w:hyperlink>
            <w:r>
              <w:t xml:space="preserve"> </w:t>
            </w:r>
            <w:r>
              <w:t xml:space="preserve">and</w:t>
            </w:r>
            <w:r>
              <w:t xml:space="preserve"> </w:t>
            </w:r>
            <w:hyperlink r:id="rId127">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8"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8"/>
    <w:bookmarkStart w:id="129"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29"/>
    <w:bookmarkStart w:id="130" w:name="using-bench-for-performance-comparisons"/>
    <w:p>
      <w:pPr>
        <w:pStyle w:val="Heading3"/>
      </w:pPr>
      <w:r>
        <w:t xml:space="preserve">6.8.3 Using bench for Performance Comparisons</w:t>
      </w:r>
    </w:p>
    <w:p>
      <w:pPr>
        <w:pStyle w:val="FirstParagraph"/>
      </w:pPr>
      <w:hyperlink r:id="rId126">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0"/>
    <w:bookmarkStart w:id="131" w:name="X7ff0b0b5fd28daf32f6723699e3d921f714a0e8"/>
    <w:p>
      <w:pPr>
        <w:pStyle w:val="Heading3"/>
      </w:pPr>
      <w:r>
        <w:t xml:space="preserve">6.8.4 Using profvis for Memory and CPU Profiling</w:t>
      </w:r>
    </w:p>
    <w:p>
      <w:pPr>
        <w:pStyle w:val="FirstParagraph"/>
      </w:pPr>
      <w:hyperlink r:id="rId127">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 Use data.table or pre-filter</w:t>
      </w:r>
    </w:p>
    <w:p>
      <w:pPr>
        <w:pStyle w:val="Compact"/>
        <w:numPr>
          <w:ilvl w:val="0"/>
          <w:numId w:val="1055"/>
        </w:numPr>
      </w:pPr>
      <w:r>
        <w:t xml:space="preserve">Growing objects in loops → Pre-allocate vectors</w:t>
      </w:r>
    </w:p>
    <w:p>
      <w:pPr>
        <w:pStyle w:val="Compact"/>
        <w:numPr>
          <w:ilvl w:val="0"/>
          <w:numId w:val="1055"/>
        </w:numPr>
      </w:pPr>
      <w:r>
        <w:t xml:space="preserve">Complex joins on large datasets → Index properly or use data.table</w:t>
      </w:r>
    </w:p>
    <w:p>
      <w:pPr>
        <w:pStyle w:val="Compact"/>
        <w:numPr>
          <w:ilvl w:val="0"/>
          <w:numId w:val="1055"/>
        </w:numPr>
      </w:pPr>
      <w:r>
        <w:t xml:space="preserve">Unnecessary copies → Use reference semantics where appropriate</w:t>
      </w:r>
    </w:p>
    <w:bookmarkEnd w:id="131"/>
    <w:bookmarkStart w:id="132"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2"/>
    <w:bookmarkStart w:id="135"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3">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4">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5"/>
    <w:bookmarkStart w:id="136"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6"/>
    <w:bookmarkStart w:id="137"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7"/>
    <w:bookmarkStart w:id="138" w:name="additional-resources"/>
    <w:p>
      <w:pPr>
        <w:pStyle w:val="Heading3"/>
      </w:pPr>
      <w:r>
        <w:t xml:space="preserve">6.8.9 Additional Resources</w:t>
      </w:r>
    </w:p>
    <w:p>
      <w:pPr>
        <w:pStyle w:val="Compact"/>
        <w:numPr>
          <w:ilvl w:val="0"/>
          <w:numId w:val="1060"/>
        </w:numPr>
      </w:pPr>
      <w:hyperlink r:id="rId126">
        <w:r>
          <w:rPr>
            <w:rStyle w:val="VerbatimChar"/>
          </w:rPr>
          <w:t xml:space="preserve">{bench}</w:t>
        </w:r>
      </w:hyperlink>
      <w:r>
        <w:t xml:space="preserve"> </w:t>
      </w:r>
      <w:r>
        <w:t xml:space="preserve">- Accurate benchmarking</w:t>
      </w:r>
    </w:p>
    <w:p>
      <w:pPr>
        <w:pStyle w:val="Compact"/>
        <w:numPr>
          <w:ilvl w:val="0"/>
          <w:numId w:val="1060"/>
        </w:numPr>
      </w:pPr>
      <w:hyperlink r:id="rId127">
        <w:r>
          <w:rPr>
            <w:rStyle w:val="VerbatimChar"/>
          </w:rPr>
          <w:t xml:space="preserve">{profvis}</w:t>
        </w:r>
      </w:hyperlink>
      <w:r>
        <w:t xml:space="preserve"> </w:t>
      </w:r>
      <w:r>
        <w:t xml:space="preserve">- Interactive profiling</w:t>
      </w:r>
    </w:p>
    <w:p>
      <w:pPr>
        <w:pStyle w:val="Compact"/>
        <w:numPr>
          <w:ilvl w:val="0"/>
          <w:numId w:val="1060"/>
        </w:numPr>
      </w:pPr>
      <w:hyperlink r:id="rId124">
        <w:r>
          <w:rPr>
            <w:rStyle w:val="Hyperlink"/>
          </w:rPr>
          <w:t xml:space="preserve">Measuring Performance</w:t>
        </w:r>
      </w:hyperlink>
      <w:r>
        <w:t xml:space="preserve"> </w:t>
      </w:r>
      <w:r>
        <w:t xml:space="preserve">chapter in Advanced R</w:t>
      </w:r>
    </w:p>
    <w:p>
      <w:pPr>
        <w:pStyle w:val="Compact"/>
        <w:numPr>
          <w:ilvl w:val="0"/>
          <w:numId w:val="1060"/>
        </w:numPr>
      </w:pPr>
      <w:hyperlink r:id="rId125">
        <w:r>
          <w:rPr>
            <w:rStyle w:val="Hyperlink"/>
          </w:rPr>
          <w:t xml:space="preserve">Improving Performance</w:t>
        </w:r>
      </w:hyperlink>
      <w:r>
        <w:t xml:space="preserve"> </w:t>
      </w:r>
      <w:r>
        <w:t xml:space="preserve">chapter in Advanced R</w:t>
      </w:r>
    </w:p>
    <w:p>
      <w:pPr>
        <w:pStyle w:val="Compact"/>
        <w:numPr>
          <w:ilvl w:val="0"/>
          <w:numId w:val="1060"/>
        </w:numPr>
      </w:pPr>
      <w:hyperlink r:id="rId134">
        <w:r>
          <w:rPr>
            <w:rStyle w:val="VerbatimChar"/>
          </w:rPr>
          <w:t xml:space="preserve">{touchstone}</w:t>
        </w:r>
      </w:hyperlink>
      <w:r>
        <w:t xml:space="preserve"> </w:t>
      </w:r>
      <w:r>
        <w:t xml:space="preserve">- CI benchmarking with PR comments</w:t>
      </w:r>
    </w:p>
    <w:bookmarkEnd w:id="138"/>
    <w:bookmarkEnd w:id="139"/>
    <w:bookmarkStart w:id="147"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0"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0"/>
    <w:bookmarkStart w:id="141"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1"/>
    <w:bookmarkStart w:id="144"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2">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2">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3">
        <w:r>
          <w:rPr>
            <w:rStyle w:val="VerbatimChar"/>
          </w:rPr>
          <w:t xml:space="preserve">{furrr}</w:t>
        </w:r>
      </w:hyperlink>
      <w:r>
        <w:t xml:space="preserve">.</w:t>
      </w:r>
    </w:p>
    <w:bookmarkEnd w:id="144"/>
    <w:bookmarkStart w:id="145"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5"/>
    <w:bookmarkStart w:id="146"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6"/>
    <w:bookmarkEnd w:id="147"/>
    <w:bookmarkStart w:id="150" w:name="sec-data-io"/>
    <w:p>
      <w:pPr>
        <w:pStyle w:val="Heading2"/>
      </w:pPr>
      <w:r>
        <w:t xml:space="preserve">6.10 Reading and Saving Data</w:t>
      </w:r>
    </w:p>
    <w:bookmarkStart w:id="148"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8"/>
    <w:bookmarkStart w:id="149"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49"/>
    <w:bookmarkEnd w:id="150"/>
    <w:bookmarkStart w:id="160" w:name="sec-r-version-control"/>
    <w:p>
      <w:pPr>
        <w:pStyle w:val="Heading2"/>
      </w:pPr>
      <w:r>
        <w:t xml:space="preserve">6.11 Version Control and Collaboration</w:t>
      </w:r>
    </w:p>
    <w:bookmarkStart w:id="155"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important.png" id="153" name="Picture"/>
                          <pic:cNvPicPr>
                            <a:picLocks noChangeArrowheads="1" noChangeAspect="1"/>
                          </pic:cNvPicPr>
                        </pic:nvPicPr>
                        <pic:blipFill>
                          <a:blip r:embed="rId1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4">
        <w:r>
          <w:rPr>
            <w:rStyle w:val="Hyperlink"/>
          </w:rPr>
          <w:t xml:space="preserve">R Packages - Version numbers</w:t>
        </w:r>
      </w:hyperlink>
      <w:r>
        <w:t xml:space="preserve"> </w:t>
      </w:r>
      <w:r>
        <w:t xml:space="preserve">for full guidelines.</w:t>
      </w:r>
    </w:p>
    <w:bookmarkEnd w:id="155"/>
    <w:bookmarkStart w:id="157"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6">
        <w:r>
          <w:rPr>
            <w:rStyle w:val="Hyperlink"/>
          </w:rPr>
          <w:t xml:space="preserve">R Packages - NEWS.md</w:t>
        </w:r>
      </w:hyperlink>
      <w:r>
        <w:t xml:space="preserve"> </w:t>
      </w:r>
      <w:r>
        <w:t xml:space="preserve">for full conventions.</w:t>
      </w:r>
    </w:p>
    <w:bookmarkEnd w:id="157"/>
    <w:bookmarkStart w:id="159"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8">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59"/>
    <w:bookmarkEnd w:id="160"/>
    <w:bookmarkStart w:id="161"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1"/>
    <w:bookmarkStart w:id="165" w:name="sec-auto-styling"/>
    <w:p>
      <w:pPr>
        <w:pStyle w:val="Heading2"/>
      </w:pPr>
      <w:r>
        <w:t xml:space="preserve">6.13 Automated Code Styling</w:t>
      </w:r>
    </w:p>
    <w:bookmarkStart w:id="162"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2"/>
    <w:bookmarkStart w:id="163"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3"/>
    <w:bookmarkStart w:id="164"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7.17</w:t>
        </w:r>
      </w:hyperlink>
      <w:r>
        <w:t xml:space="preserve">.</w:t>
      </w:r>
    </w:p>
    <w:bookmarkEnd w:id="164"/>
    <w:bookmarkEnd w:id="165"/>
    <w:bookmarkStart w:id="185" w:name="sec-documenting-code"/>
    <w:p>
      <w:pPr>
        <w:pStyle w:val="Heading2"/>
      </w:pPr>
      <w:r>
        <w:t xml:space="preserve">6.14 Documenting your code</w:t>
      </w:r>
    </w:p>
    <w:bookmarkStart w:id="166"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6"/>
    <w:bookmarkStart w:id="169"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7">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8">
        <w:r>
          <w:rPr>
            <w:rStyle w:val="Hyperlink"/>
          </w:rPr>
          <w:t xml:space="preserve">roxygen2 documentation on inheriting parameters</w:t>
        </w:r>
      </w:hyperlink>
      <w:r>
        <w:t xml:space="preserve">.</w:t>
      </w:r>
    </w:p>
    <w:bookmarkEnd w:id="169"/>
    <w:bookmarkStart w:id="177"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0"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0"/>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1">
        <w:r>
          <w:rPr>
            <w:rStyle w:val="Hyperlink"/>
          </w:rPr>
          <w:t xml:space="preserve">roxygen2 documentation</w:t>
        </w:r>
      </w:hyperlink>
      <w:r>
        <w:t xml:space="preserve"> </w:t>
      </w:r>
      <w:r>
        <w:t xml:space="preserve">and</w:t>
      </w:r>
      <w:r>
        <w:t xml:space="preserve"> </w:t>
      </w:r>
      <w:hyperlink r:id="rId172">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3" name="Picture"/>
                  <a:graphic>
                    <a:graphicData uri="http://schemas.openxmlformats.org/drawingml/2006/picture">
                      <pic:pic>
                        <pic:nvPicPr>
                          <pic:cNvPr descr="/opt/quarto/share/formats/docx/note.png" id="174"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note.png" id="176"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7"/>
    <w:bookmarkStart w:id="178"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8"/>
    <w:bookmarkStart w:id="180" w:name="sections-and-subsections"/>
    <w:p>
      <w:pPr>
        <w:pStyle w:val="Heading3"/>
      </w:pPr>
      <w:r>
        <w:t xml:space="preserve">6.14.5 Sections and subsections</w:t>
      </w:r>
    </w:p>
    <w:p>
      <w:pPr>
        <w:pStyle w:val="FirstParagraph"/>
      </w:pPr>
      <w:r>
        <w:t xml:space="preserve">Rstudio (</w:t>
      </w:r>
      <w:hyperlink r:id="rId179">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0"/>
    <w:bookmarkStart w:id="182" w:name="code-folding"/>
    <w:p>
      <w:pPr>
        <w:pStyle w:val="Heading3"/>
      </w:pPr>
      <w:r>
        <w:t xml:space="preserve">6.14.6 Code folding</w:t>
      </w:r>
    </w:p>
    <w:p>
      <w:pPr>
        <w:pStyle w:val="FirstParagraph"/>
      </w:pPr>
      <w:r>
        <w:t xml:space="preserve">Consider using RStudio’s</w:t>
      </w:r>
      <w:r>
        <w:t xml:space="preserve"> </w:t>
      </w:r>
      <w:hyperlink r:id="rId181">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2"/>
    <w:bookmarkStart w:id="184"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4"/>
    <w:bookmarkEnd w:id="185"/>
    <w:bookmarkStart w:id="192"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6"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6"/>
    <w:bookmarkStart w:id="188" w:name="sec-adr-format"/>
    <w:p>
      <w:pPr>
        <w:pStyle w:val="Heading3"/>
      </w:pPr>
      <w:r>
        <w:t xml:space="preserve">6.15.2 Recommended format</w:t>
      </w:r>
    </w:p>
    <w:p>
      <w:pPr>
        <w:pStyle w:val="FirstParagraph"/>
      </w:pPr>
      <w:r>
        <w:t xml:space="preserve">Use the four-part template from</w:t>
      </w:r>
      <w:r>
        <w:t xml:space="preserve"> </w:t>
      </w:r>
      <w:hyperlink r:id="rId187">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8"/>
    <w:bookmarkStart w:id="189"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89"/>
    <w:bookmarkStart w:id="190"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0"/>
    <w:bookmarkStart w:id="191"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1"/>
    <w:bookmarkEnd w:id="192"/>
    <w:bookmarkStart w:id="198"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4" name="Picture"/>
                  <a:graphic>
                    <a:graphicData uri="http://schemas.openxmlformats.org/drawingml/2006/picture">
                      <pic:pic>
                        <pic:nvPicPr>
                          <pic:cNvPr descr="/opt/quarto/share/formats/docx/note.png" id="195"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6" name="Picture"/>
                  <a:graphic>
                    <a:graphicData uri="http://schemas.openxmlformats.org/drawingml/2006/picture">
                      <pic:pic>
                        <pic:nvPicPr>
                          <pic:cNvPr descr="/opt/quarto/share/formats/docx/note.png" id="197"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7.16</w:t>
        </w:r>
      </w:hyperlink>
      <w:r>
        <w:t xml:space="preserve">.</w:t>
      </w:r>
    </w:p>
    <w:bookmarkEnd w:id="198"/>
    <w:bookmarkStart w:id="199"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99"/>
    <w:bookmarkStart w:id="200"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0"/>
    <w:bookmarkStart w:id="201"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1"/>
    <w:bookmarkStart w:id="202"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2"/>
    <w:bookmarkStart w:id="205" w:name="examples-borrowed-from-lab-package-prs"/>
    <w:p>
      <w:pPr>
        <w:pStyle w:val="Heading2"/>
      </w:pPr>
      <w:r>
        <w:t xml:space="preserve">6.21 Examples borrowed from lab package PRs</w:t>
      </w:r>
    </w:p>
    <w:p>
      <w:pPr>
        <w:pStyle w:val="FirstParagraph"/>
      </w:pPr>
      <w:r>
        <w:t xml:space="preserve">In</w:t>
      </w:r>
      <w:r>
        <w:t xml:space="preserve"> </w:t>
      </w:r>
      <w:hyperlink r:id="rId20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5"/>
    <w:bookmarkStart w:id="209"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6">
        <w:r>
          <w:rPr>
            <w:rStyle w:val="Hyperlink"/>
          </w:rPr>
          <w:t xml:space="preserve">Decomposition (computer science)</w:t>
        </w:r>
      </w:hyperlink>
      <w:r>
        <w:t xml:space="preserve">,</w:t>
      </w:r>
      <w:r>
        <w:t xml:space="preserve"> </w:t>
      </w:r>
      <w:hyperlink r:id="rId207">
        <w:r>
          <w:rPr>
            <w:rStyle w:val="Hyperlink"/>
          </w:rPr>
          <w:t xml:space="preserve">Code refactoring</w:t>
        </w:r>
      </w:hyperlink>
      <w:r>
        <w:t xml:space="preserve">,</w:t>
      </w:r>
      <w:r>
        <w:t xml:space="preserve"> </w:t>
      </w:r>
      <w:r>
        <w:t xml:space="preserve">and</w:t>
      </w:r>
      <w:r>
        <w:t xml:space="preserve"> </w:t>
      </w:r>
      <w:hyperlink r:id="rId208">
        <w:r>
          <w:rPr>
            <w:rStyle w:val="Hyperlink"/>
          </w:rPr>
          <w:t xml:space="preserve">Functional decomposition</w:t>
        </w:r>
      </w:hyperlink>
      <w:r>
        <w:t xml:space="preserve">.</w:t>
      </w:r>
    </w:p>
    <w:bookmarkEnd w:id="209"/>
    <w:bookmarkStart w:id="215"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0">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1">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2">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3">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4">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5"/>
    <w:bookmarkStart w:id="218" w:name="sec-kiss"/>
    <w:p>
      <w:pPr>
        <w:pStyle w:val="Heading2"/>
      </w:pPr>
      <w:r>
        <w:t xml:space="preserve">6.24 Keep It Short and Simple (KISS)</w:t>
      </w:r>
    </w:p>
    <w:p>
      <w:pPr>
        <w:pStyle w:val="FirstParagraph"/>
      </w:pPr>
      <w:r>
        <w:t xml:space="preserve">The</w:t>
      </w:r>
      <w:r>
        <w:t xml:space="preserve"> </w:t>
      </w:r>
      <w:hyperlink r:id="rId216">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7">
        <w:r>
          <w:rPr>
            <w:rStyle w:val="Hyperlink"/>
          </w:rPr>
          <w:t xml:space="preserve">avoiding deep nesting</w:t>
        </w:r>
      </w:hyperlink>
      <w:r>
        <w:t xml:space="preserve">,</w:t>
      </w:r>
      <w:r>
        <w:t xml:space="preserve"> </w:t>
      </w:r>
      <w:r>
        <w:t xml:space="preserve">are concrete applications of this principle.</w:t>
      </w:r>
    </w:p>
    <w:bookmarkEnd w:id="218"/>
    <w:bookmarkStart w:id="219"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19"/>
    <w:bookmarkStart w:id="221"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0">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7.15</w:t>
        </w:r>
      </w:hyperlink>
      <w:r>
        <w:rPr>
          <w:i/>
          <w:iCs/>
        </w:rPr>
        <w:t xml:space="preserve"> </w:t>
      </w:r>
      <w:r>
        <w:rPr>
          <w:i/>
          <w:iCs/>
        </w:rPr>
        <w:t xml:space="preserve">for code style guidelines on using the here package.</w:t>
      </w:r>
    </w:p>
    <w:bookmarkEnd w:id="221"/>
    <w:bookmarkStart w:id="226" w:name="readingsaving-data"/>
    <w:p>
      <w:pPr>
        <w:pStyle w:val="Heading2"/>
      </w:pPr>
      <w:r>
        <w:t xml:space="preserve">6.27 Reading/Saving Data</w:t>
      </w:r>
    </w:p>
    <w:bookmarkStart w:id="224"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4"/>
    <w:bookmarkStart w:id="225"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5"/>
    <w:bookmarkEnd w:id="226"/>
    <w:bookmarkStart w:id="232"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29"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7">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8">
        <w:r>
          <w:rPr>
            <w:rStyle w:val="Hyperlink"/>
          </w:rPr>
          <w:t xml:space="preserve">here</w:t>
        </w:r>
      </w:hyperlink>
      <w:r>
        <w:t xml:space="preserve">.</w:t>
      </w:r>
    </w:p>
    <w:bookmarkEnd w:id="229"/>
    <w:bookmarkStart w:id="231" w:name="dropbox"/>
    <w:p>
      <w:pPr>
        <w:pStyle w:val="Heading3"/>
      </w:pPr>
      <w:r>
        <w:t xml:space="preserve">6.28.2 Dropbox</w:t>
      </w:r>
    </w:p>
    <w:p>
      <w:pPr>
        <w:pStyle w:val="FirstParagraph"/>
      </w:pPr>
      <w:r>
        <w:t xml:space="preserve">Follow the instructions at</w:t>
      </w:r>
      <w:r>
        <w:t xml:space="preserve"> </w:t>
      </w:r>
      <w:hyperlink r:id="rId230">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1"/>
    <w:bookmarkEnd w:id="232"/>
    <w:bookmarkStart w:id="234" w:name="sec-r-lib-packages"/>
    <w:p>
      <w:pPr>
        <w:pStyle w:val="Heading2"/>
      </w:pPr>
      <w:r>
        <w:t xml:space="preserve">6.29 r-lib Packages</w:t>
      </w:r>
    </w:p>
    <w:p>
      <w:pPr>
        <w:pStyle w:val="FirstParagraph"/>
      </w:pPr>
      <w:r>
        <w:t xml:space="preserve">The</w:t>
      </w:r>
      <w:r>
        <w:t xml:space="preserve"> </w:t>
      </w:r>
      <w:hyperlink r:id="rId233">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4"/>
    <w:bookmarkStart w:id="257" w:name="package-development"/>
    <w:p>
      <w:pPr>
        <w:pStyle w:val="Heading2"/>
      </w:pPr>
      <w:r>
        <w:t xml:space="preserve">6.30 Package Development</w:t>
      </w:r>
    </w:p>
    <w:bookmarkStart w:id="235"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5"/>
    <w:bookmarkStart w:id="236"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6"/>
    <w:bookmarkStart w:id="237"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7"/>
    <w:bookmarkStart w:id="238"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8"/>
    <w:bookmarkStart w:id="240" w:name="sec-pkgload"/>
    <w:p>
      <w:pPr>
        <w:pStyle w:val="Heading3"/>
      </w:pPr>
      <w:r>
        <w:t xml:space="preserve">6.30.5</w:t>
      </w:r>
      <w:r>
        <w:t xml:space="preserve"> </w:t>
      </w:r>
      <w:hyperlink r:id="rId239">
        <w:r>
          <w:rPr>
            <w:rStyle w:val="VerbatimChar"/>
          </w:rPr>
          <w:t xml:space="preserve">{pkgload}</w:t>
        </w:r>
      </w:hyperlink>
    </w:p>
    <w:p>
      <w:pPr>
        <w:pStyle w:val="FirstParagraph"/>
      </w:pPr>
      <w:hyperlink r:id="rId239">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0"/>
    <w:bookmarkStart w:id="242" w:name="sec-pkgbuild"/>
    <w:p>
      <w:pPr>
        <w:pStyle w:val="Heading3"/>
      </w:pPr>
      <w:r>
        <w:t xml:space="preserve">6.30.6</w:t>
      </w:r>
      <w:r>
        <w:t xml:space="preserve"> </w:t>
      </w:r>
      <w:hyperlink r:id="rId241">
        <w:r>
          <w:rPr>
            <w:rStyle w:val="VerbatimChar"/>
          </w:rPr>
          <w:t xml:space="preserve">{pkgbuild}</w:t>
        </w:r>
      </w:hyperlink>
    </w:p>
    <w:p>
      <w:pPr>
        <w:pStyle w:val="FirstParagraph"/>
      </w:pPr>
      <w:hyperlink r:id="rId241">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2"/>
    <w:bookmarkStart w:id="244" w:name="sec-rcmdcheck"/>
    <w:p>
      <w:pPr>
        <w:pStyle w:val="Heading3"/>
      </w:pPr>
      <w:r>
        <w:t xml:space="preserve">6.30.7</w:t>
      </w:r>
      <w:r>
        <w:t xml:space="preserve"> </w:t>
      </w:r>
      <w:hyperlink r:id="rId243">
        <w:r>
          <w:rPr>
            <w:rStyle w:val="VerbatimChar"/>
          </w:rPr>
          <w:t xml:space="preserve">{rcmdcheck}</w:t>
        </w:r>
      </w:hyperlink>
    </w:p>
    <w:p>
      <w:pPr>
        <w:pStyle w:val="FirstParagraph"/>
      </w:pPr>
      <w:hyperlink r:id="rId243">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4"/>
    <w:bookmarkStart w:id="246" w:name="sec-remotes"/>
    <w:p>
      <w:pPr>
        <w:pStyle w:val="Heading3"/>
      </w:pPr>
      <w:r>
        <w:t xml:space="preserve">6.30.8</w:t>
      </w:r>
      <w:r>
        <w:t xml:space="preserve"> </w:t>
      </w:r>
      <w:hyperlink r:id="rId245">
        <w:r>
          <w:rPr>
            <w:rStyle w:val="VerbatimChar"/>
          </w:rPr>
          <w:t xml:space="preserve">{remotes}</w:t>
        </w:r>
      </w:hyperlink>
    </w:p>
    <w:p>
      <w:pPr>
        <w:pStyle w:val="FirstParagraph"/>
      </w:pPr>
      <w:hyperlink r:id="rId245">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6"/>
    <w:bookmarkStart w:id="248" w:name="sec-pak"/>
    <w:p>
      <w:pPr>
        <w:pStyle w:val="Heading3"/>
      </w:pPr>
      <w:r>
        <w:t xml:space="preserve">6.30.9</w:t>
      </w:r>
      <w:r>
        <w:t xml:space="preserve"> </w:t>
      </w:r>
      <w:hyperlink r:id="rId247">
        <w:r>
          <w:rPr>
            <w:rStyle w:val="VerbatimChar"/>
          </w:rPr>
          <w:t xml:space="preserve">{pak}</w:t>
        </w:r>
      </w:hyperlink>
    </w:p>
    <w:p>
      <w:pPr>
        <w:pStyle w:val="FirstParagraph"/>
      </w:pPr>
      <w:hyperlink r:id="rId247">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8"/>
    <w:bookmarkStart w:id="250" w:name="sec-revdepcheck"/>
    <w:p>
      <w:pPr>
        <w:pStyle w:val="Heading3"/>
      </w:pPr>
      <w:r>
        <w:t xml:space="preserve">6.30.10</w:t>
      </w:r>
      <w:r>
        <w:t xml:space="preserve"> </w:t>
      </w:r>
      <w:hyperlink r:id="rId249">
        <w:r>
          <w:rPr>
            <w:rStyle w:val="VerbatimChar"/>
          </w:rPr>
          <w:t xml:space="preserve">{revdepcheck}</w:t>
        </w:r>
      </w:hyperlink>
    </w:p>
    <w:p>
      <w:pPr>
        <w:pStyle w:val="FirstParagraph"/>
      </w:pPr>
      <w:hyperlink r:id="rId249">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0"/>
    <w:bookmarkStart w:id="252" w:name="sec-desc"/>
    <w:p>
      <w:pPr>
        <w:pStyle w:val="Heading3"/>
      </w:pPr>
      <w:r>
        <w:t xml:space="preserve">6.30.11</w:t>
      </w:r>
      <w:r>
        <w:t xml:space="preserve"> </w:t>
      </w:r>
      <w:hyperlink r:id="rId251">
        <w:r>
          <w:rPr>
            <w:rStyle w:val="VerbatimChar"/>
          </w:rPr>
          <w:t xml:space="preserve">{desc}</w:t>
        </w:r>
      </w:hyperlink>
    </w:p>
    <w:p>
      <w:pPr>
        <w:pStyle w:val="FirstParagraph"/>
      </w:pPr>
      <w:hyperlink r:id="rId251">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2"/>
    <w:bookmarkStart w:id="254" w:name="sec-pkgcache"/>
    <w:p>
      <w:pPr>
        <w:pStyle w:val="Heading3"/>
      </w:pPr>
      <w:r>
        <w:t xml:space="preserve">6.30.12</w:t>
      </w:r>
      <w:r>
        <w:t xml:space="preserve"> </w:t>
      </w:r>
      <w:hyperlink r:id="rId253">
        <w:r>
          <w:rPr>
            <w:rStyle w:val="VerbatimChar"/>
          </w:rPr>
          <w:t xml:space="preserve">{pkgcache}</w:t>
        </w:r>
      </w:hyperlink>
    </w:p>
    <w:p>
      <w:pPr>
        <w:pStyle w:val="FirstParagraph"/>
      </w:pPr>
      <w:hyperlink r:id="rId253">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4"/>
    <w:bookmarkStart w:id="256" w:name="sec-lifecycle"/>
    <w:p>
      <w:pPr>
        <w:pStyle w:val="Heading3"/>
      </w:pPr>
      <w:r>
        <w:t xml:space="preserve">6.30.13</w:t>
      </w:r>
      <w:r>
        <w:t xml:space="preserve"> </w:t>
      </w:r>
      <w:hyperlink r:id="rId255">
        <w:r>
          <w:rPr>
            <w:rStyle w:val="VerbatimChar"/>
          </w:rPr>
          <w:t xml:space="preserve">{lifecycle}</w:t>
        </w:r>
      </w:hyperlink>
    </w:p>
    <w:p>
      <w:pPr>
        <w:pStyle w:val="FirstParagraph"/>
      </w:pPr>
      <w:hyperlink r:id="rId255">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6"/>
    <w:bookmarkEnd w:id="257"/>
    <w:bookmarkStart w:id="265" w:name="testing-and-quality"/>
    <w:p>
      <w:pPr>
        <w:pStyle w:val="Heading2"/>
      </w:pPr>
      <w:r>
        <w:t xml:space="preserve">6.31 Testing and Quality</w:t>
      </w:r>
    </w:p>
    <w:bookmarkStart w:id="258"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8"/>
    <w:bookmarkStart w:id="260" w:name="sec-covr"/>
    <w:p>
      <w:pPr>
        <w:pStyle w:val="Heading3"/>
      </w:pPr>
      <w:r>
        <w:t xml:space="preserve">6.31.2</w:t>
      </w:r>
      <w:r>
        <w:t xml:space="preserve"> </w:t>
      </w:r>
      <w:hyperlink r:id="rId259">
        <w:r>
          <w:rPr>
            <w:rStyle w:val="VerbatimChar"/>
          </w:rPr>
          <w:t xml:space="preserve">{covr}</w:t>
        </w:r>
      </w:hyperlink>
    </w:p>
    <w:p>
      <w:pPr>
        <w:pStyle w:val="FirstParagraph"/>
      </w:pPr>
      <w:hyperlink r:id="rId259">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0"/>
    <w:bookmarkStart w:id="262" w:name="sec-waldo"/>
    <w:p>
      <w:pPr>
        <w:pStyle w:val="Heading3"/>
      </w:pPr>
      <w:r>
        <w:t xml:space="preserve">6.31.3</w:t>
      </w:r>
      <w:r>
        <w:t xml:space="preserve"> </w:t>
      </w:r>
      <w:hyperlink r:id="rId261">
        <w:r>
          <w:rPr>
            <w:rStyle w:val="VerbatimChar"/>
          </w:rPr>
          <w:t xml:space="preserve">{waldo}</w:t>
        </w:r>
      </w:hyperlink>
    </w:p>
    <w:p>
      <w:pPr>
        <w:pStyle w:val="FirstParagraph"/>
      </w:pPr>
      <w:hyperlink r:id="rId261">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2"/>
    <w:bookmarkStart w:id="264" w:name="sec-lintr"/>
    <w:p>
      <w:pPr>
        <w:pStyle w:val="Heading3"/>
      </w:pPr>
      <w:r>
        <w:t xml:space="preserve">6.31.4</w:t>
      </w:r>
      <w:r>
        <w:t xml:space="preserve"> </w:t>
      </w:r>
      <w:hyperlink r:id="rId263">
        <w:r>
          <w:rPr>
            <w:rStyle w:val="VerbatimChar"/>
          </w:rPr>
          <w:t xml:space="preserve">{lintr}</w:t>
        </w:r>
      </w:hyperlink>
    </w:p>
    <w:p>
      <w:pPr>
        <w:pStyle w:val="FirstParagraph"/>
      </w:pPr>
      <w:hyperlink r:id="rId263">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4"/>
    <w:bookmarkEnd w:id="265"/>
    <w:bookmarkStart w:id="278" w:name="core-language-and-infrastructure"/>
    <w:p>
      <w:pPr>
        <w:pStyle w:val="Heading2"/>
      </w:pPr>
      <w:r>
        <w:t xml:space="preserve">6.32 Core Language and Infrastructure</w:t>
      </w:r>
    </w:p>
    <w:bookmarkStart w:id="267" w:name="sec-rlang"/>
    <w:p>
      <w:pPr>
        <w:pStyle w:val="Heading3"/>
      </w:pPr>
      <w:r>
        <w:t xml:space="preserve">6.32.1</w:t>
      </w:r>
      <w:r>
        <w:t xml:space="preserve"> </w:t>
      </w:r>
      <w:hyperlink r:id="rId266">
        <w:r>
          <w:rPr>
            <w:rStyle w:val="VerbatimChar"/>
          </w:rPr>
          <w:t xml:space="preserve">{rlang}</w:t>
        </w:r>
      </w:hyperlink>
    </w:p>
    <w:p>
      <w:pPr>
        <w:pStyle w:val="FirstParagraph"/>
      </w:pPr>
      <w:hyperlink r:id="rId266">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7"/>
    <w:bookmarkStart w:id="269" w:name="sec-vctrs"/>
    <w:p>
      <w:pPr>
        <w:pStyle w:val="Heading3"/>
      </w:pPr>
      <w:r>
        <w:t xml:space="preserve">6.32.2</w:t>
      </w:r>
      <w:r>
        <w:t xml:space="preserve"> </w:t>
      </w:r>
      <w:hyperlink r:id="rId268">
        <w:r>
          <w:rPr>
            <w:rStyle w:val="VerbatimChar"/>
          </w:rPr>
          <w:t xml:space="preserve">{vctrs}</w:t>
        </w:r>
      </w:hyperlink>
    </w:p>
    <w:p>
      <w:pPr>
        <w:pStyle w:val="FirstParagraph"/>
      </w:pPr>
      <w:hyperlink r:id="rId268">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69"/>
    <w:bookmarkStart w:id="271" w:name="sec-withr"/>
    <w:p>
      <w:pPr>
        <w:pStyle w:val="Heading3"/>
      </w:pPr>
      <w:r>
        <w:t xml:space="preserve">6.32.3</w:t>
      </w:r>
      <w:r>
        <w:t xml:space="preserve"> </w:t>
      </w:r>
      <w:hyperlink r:id="rId270">
        <w:r>
          <w:rPr>
            <w:rStyle w:val="VerbatimChar"/>
          </w:rPr>
          <w:t xml:space="preserve">{withr}</w:t>
        </w:r>
      </w:hyperlink>
    </w:p>
    <w:p>
      <w:pPr>
        <w:pStyle w:val="FirstParagraph"/>
      </w:pPr>
      <w:hyperlink r:id="rId270">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1"/>
    <w:bookmarkStart w:id="273" w:name="sec-cli"/>
    <w:p>
      <w:pPr>
        <w:pStyle w:val="Heading3"/>
      </w:pPr>
      <w:r>
        <w:t xml:space="preserve">6.32.4</w:t>
      </w:r>
      <w:r>
        <w:t xml:space="preserve"> </w:t>
      </w:r>
      <w:hyperlink r:id="rId272">
        <w:r>
          <w:rPr>
            <w:rStyle w:val="VerbatimChar"/>
          </w:rPr>
          <w:t xml:space="preserve">{cli}</w:t>
        </w:r>
      </w:hyperlink>
    </w:p>
    <w:p>
      <w:pPr>
        <w:pStyle w:val="FirstParagraph"/>
      </w:pPr>
      <w:hyperlink r:id="rId272">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3"/>
    <w:bookmarkStart w:id="275" w:name="sec-R6"/>
    <w:p>
      <w:pPr>
        <w:pStyle w:val="Heading3"/>
      </w:pPr>
      <w:r>
        <w:t xml:space="preserve">6.32.5</w:t>
      </w:r>
      <w:r>
        <w:t xml:space="preserve"> </w:t>
      </w:r>
      <w:hyperlink r:id="rId274">
        <w:r>
          <w:rPr>
            <w:rStyle w:val="VerbatimChar"/>
          </w:rPr>
          <w:t xml:space="preserve">{R6}</w:t>
        </w:r>
      </w:hyperlink>
    </w:p>
    <w:p>
      <w:pPr>
        <w:pStyle w:val="FirstParagraph"/>
      </w:pPr>
      <w:hyperlink r:id="rId274">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5"/>
    <w:bookmarkStart w:id="277" w:name="sec-cpp11"/>
    <w:p>
      <w:pPr>
        <w:pStyle w:val="Heading3"/>
      </w:pPr>
      <w:r>
        <w:t xml:space="preserve">6.32.6</w:t>
      </w:r>
      <w:r>
        <w:t xml:space="preserve"> </w:t>
      </w:r>
      <w:hyperlink r:id="rId276">
        <w:r>
          <w:rPr>
            <w:rStyle w:val="VerbatimChar"/>
          </w:rPr>
          <w:t xml:space="preserve">{cpp11}</w:t>
        </w:r>
      </w:hyperlink>
    </w:p>
    <w:p>
      <w:pPr>
        <w:pStyle w:val="FirstParagraph"/>
      </w:pPr>
      <w:hyperlink r:id="rId276">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7"/>
    <w:bookmarkEnd w:id="278"/>
    <w:bookmarkStart w:id="287" w:name="system-and-process"/>
    <w:p>
      <w:pPr>
        <w:pStyle w:val="Heading2"/>
      </w:pPr>
      <w:r>
        <w:t xml:space="preserve">6.33 System and Process</w:t>
      </w:r>
    </w:p>
    <w:bookmarkStart w:id="280" w:name="sec-fs"/>
    <w:p>
      <w:pPr>
        <w:pStyle w:val="Heading3"/>
      </w:pPr>
      <w:r>
        <w:t xml:space="preserve">6.33.1</w:t>
      </w:r>
      <w:r>
        <w:t xml:space="preserve"> </w:t>
      </w:r>
      <w:hyperlink r:id="rId279">
        <w:r>
          <w:rPr>
            <w:rStyle w:val="VerbatimChar"/>
          </w:rPr>
          <w:t xml:space="preserve">{fs}</w:t>
        </w:r>
      </w:hyperlink>
    </w:p>
    <w:p>
      <w:pPr>
        <w:pStyle w:val="FirstParagraph"/>
      </w:pPr>
      <w:hyperlink r:id="rId279">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0"/>
    <w:bookmarkStart w:id="282" w:name="sec-processx"/>
    <w:p>
      <w:pPr>
        <w:pStyle w:val="Heading3"/>
      </w:pPr>
      <w:r>
        <w:t xml:space="preserve">6.33.2</w:t>
      </w:r>
      <w:r>
        <w:t xml:space="preserve"> </w:t>
      </w:r>
      <w:hyperlink r:id="rId281">
        <w:r>
          <w:rPr>
            <w:rStyle w:val="VerbatimChar"/>
          </w:rPr>
          <w:t xml:space="preserve">{processx}</w:t>
        </w:r>
      </w:hyperlink>
    </w:p>
    <w:p>
      <w:pPr>
        <w:pStyle w:val="FirstParagraph"/>
      </w:pPr>
      <w:hyperlink r:id="rId281">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2"/>
    <w:bookmarkStart w:id="284" w:name="sec-callr"/>
    <w:p>
      <w:pPr>
        <w:pStyle w:val="Heading3"/>
      </w:pPr>
      <w:r>
        <w:t xml:space="preserve">6.33.3</w:t>
      </w:r>
      <w:r>
        <w:t xml:space="preserve"> </w:t>
      </w:r>
      <w:hyperlink r:id="rId283">
        <w:r>
          <w:rPr>
            <w:rStyle w:val="VerbatimChar"/>
          </w:rPr>
          <w:t xml:space="preserve">{callr}</w:t>
        </w:r>
      </w:hyperlink>
    </w:p>
    <w:p>
      <w:pPr>
        <w:pStyle w:val="FirstParagraph"/>
      </w:pPr>
      <w:hyperlink r:id="rId283">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4"/>
    <w:bookmarkStart w:id="286" w:name="sec-ps"/>
    <w:p>
      <w:pPr>
        <w:pStyle w:val="Heading3"/>
      </w:pPr>
      <w:r>
        <w:t xml:space="preserve">6.33.4</w:t>
      </w:r>
      <w:r>
        <w:t xml:space="preserve"> </w:t>
      </w:r>
      <w:hyperlink r:id="rId285">
        <w:r>
          <w:rPr>
            <w:rStyle w:val="VerbatimChar"/>
          </w:rPr>
          <w:t xml:space="preserve">{ps}</w:t>
        </w:r>
      </w:hyperlink>
    </w:p>
    <w:p>
      <w:pPr>
        <w:pStyle w:val="FirstParagraph"/>
      </w:pPr>
      <w:hyperlink r:id="rId285">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6"/>
    <w:bookmarkEnd w:id="287"/>
    <w:bookmarkStart w:id="296" w:name="http-and-web"/>
    <w:p>
      <w:pPr>
        <w:pStyle w:val="Heading2"/>
      </w:pPr>
      <w:r>
        <w:t xml:space="preserve">6.34 HTTP and Web</w:t>
      </w:r>
    </w:p>
    <w:bookmarkStart w:id="289" w:name="sec-httr2"/>
    <w:p>
      <w:pPr>
        <w:pStyle w:val="Heading3"/>
      </w:pPr>
      <w:r>
        <w:t xml:space="preserve">6.34.1</w:t>
      </w:r>
      <w:r>
        <w:t xml:space="preserve"> </w:t>
      </w:r>
      <w:hyperlink r:id="rId288">
        <w:r>
          <w:rPr>
            <w:rStyle w:val="VerbatimChar"/>
          </w:rPr>
          <w:t xml:space="preserve">{httr2}</w:t>
        </w:r>
      </w:hyperlink>
    </w:p>
    <w:p>
      <w:pPr>
        <w:pStyle w:val="FirstParagraph"/>
      </w:pPr>
      <w:hyperlink r:id="rId288">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89"/>
    <w:bookmarkStart w:id="291" w:name="sec-httr"/>
    <w:p>
      <w:pPr>
        <w:pStyle w:val="Heading3"/>
      </w:pPr>
      <w:r>
        <w:t xml:space="preserve">6.34.2</w:t>
      </w:r>
      <w:r>
        <w:t xml:space="preserve"> </w:t>
      </w:r>
      <w:hyperlink r:id="rId290">
        <w:r>
          <w:rPr>
            <w:rStyle w:val="VerbatimChar"/>
          </w:rPr>
          <w:t xml:space="preserve">{httr}</w:t>
        </w:r>
      </w:hyperlink>
    </w:p>
    <w:p>
      <w:pPr>
        <w:pStyle w:val="FirstParagraph"/>
      </w:pPr>
      <w:hyperlink r:id="rId290">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1"/>
    <w:bookmarkStart w:id="293" w:name="sec-gh"/>
    <w:p>
      <w:pPr>
        <w:pStyle w:val="Heading3"/>
      </w:pPr>
      <w:r>
        <w:t xml:space="preserve">6.34.3</w:t>
      </w:r>
      <w:r>
        <w:t xml:space="preserve"> </w:t>
      </w:r>
      <w:hyperlink r:id="rId292">
        <w:r>
          <w:rPr>
            <w:rStyle w:val="VerbatimChar"/>
          </w:rPr>
          <w:t xml:space="preserve">{gh}</w:t>
        </w:r>
      </w:hyperlink>
    </w:p>
    <w:p>
      <w:pPr>
        <w:pStyle w:val="FirstParagraph"/>
      </w:pPr>
      <w:hyperlink r:id="rId292">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3"/>
    <w:bookmarkStart w:id="295" w:name="sec-gargle"/>
    <w:p>
      <w:pPr>
        <w:pStyle w:val="Heading3"/>
      </w:pPr>
      <w:r>
        <w:t xml:space="preserve">6.34.4</w:t>
      </w:r>
      <w:r>
        <w:t xml:space="preserve"> </w:t>
      </w:r>
      <w:hyperlink r:id="rId294">
        <w:r>
          <w:rPr>
            <w:rStyle w:val="VerbatimChar"/>
          </w:rPr>
          <w:t xml:space="preserve">{gargle}</w:t>
        </w:r>
      </w:hyperlink>
    </w:p>
    <w:p>
      <w:pPr>
        <w:pStyle w:val="FirstParagraph"/>
      </w:pPr>
      <w:hyperlink r:id="rId294">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5"/>
    <w:bookmarkEnd w:id="296"/>
    <w:bookmarkStart w:id="316" w:name="utilities"/>
    <w:p>
      <w:pPr>
        <w:pStyle w:val="Heading2"/>
      </w:pPr>
      <w:r>
        <w:t xml:space="preserve">6.35 Utilities</w:t>
      </w:r>
    </w:p>
    <w:bookmarkStart w:id="298" w:name="sec-here-pkg"/>
    <w:p>
      <w:pPr>
        <w:pStyle w:val="Heading3"/>
      </w:pPr>
      <w:r>
        <w:t xml:space="preserve">6.35.1</w:t>
      </w:r>
      <w:r>
        <w:t xml:space="preserve"> </w:t>
      </w:r>
      <w:hyperlink r:id="rId297">
        <w:r>
          <w:rPr>
            <w:rStyle w:val="VerbatimChar"/>
          </w:rPr>
          <w:t xml:space="preserve">{here}</w:t>
        </w:r>
      </w:hyperlink>
    </w:p>
    <w:p>
      <w:pPr>
        <w:pStyle w:val="FirstParagraph"/>
      </w:pPr>
      <w:hyperlink r:id="rId297">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8"/>
    <w:bookmarkStart w:id="300" w:name="sec-memoise"/>
    <w:p>
      <w:pPr>
        <w:pStyle w:val="Heading3"/>
      </w:pPr>
      <w:r>
        <w:t xml:space="preserve">6.35.2</w:t>
      </w:r>
      <w:r>
        <w:t xml:space="preserve"> </w:t>
      </w:r>
      <w:hyperlink r:id="rId299">
        <w:r>
          <w:rPr>
            <w:rStyle w:val="VerbatimChar"/>
          </w:rPr>
          <w:t xml:space="preserve">{memoise}</w:t>
        </w:r>
      </w:hyperlink>
    </w:p>
    <w:p>
      <w:pPr>
        <w:pStyle w:val="FirstParagraph"/>
      </w:pPr>
      <w:hyperlink r:id="rId299">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0"/>
    <w:bookmarkStart w:id="303" w:name="sec-scales"/>
    <w:p>
      <w:pPr>
        <w:pStyle w:val="Heading3"/>
      </w:pPr>
      <w:r>
        <w:t xml:space="preserve">6.35.3</w:t>
      </w:r>
      <w:r>
        <w:t xml:space="preserve"> </w:t>
      </w:r>
      <w:hyperlink r:id="rId301">
        <w:r>
          <w:rPr>
            <w:rStyle w:val="VerbatimChar"/>
          </w:rPr>
          <w:t xml:space="preserve">{scales}</w:t>
        </w:r>
      </w:hyperlink>
    </w:p>
    <w:p>
      <w:pPr>
        <w:pStyle w:val="FirstParagraph"/>
      </w:pPr>
      <w:hyperlink r:id="rId301">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2">
        <w:r>
          <w:rPr>
            <w:rStyle w:val="VerbatimChar"/>
          </w:rPr>
          <w:t xml:space="preserve">{ggplot2}</w:t>
        </w:r>
      </w:hyperlink>
      <w:r>
        <w:t xml:space="preserve">.</w:t>
      </w:r>
    </w:p>
    <w:bookmarkEnd w:id="303"/>
    <w:bookmarkStart w:id="305" w:name="sec-sessioninfo"/>
    <w:p>
      <w:pPr>
        <w:pStyle w:val="Heading3"/>
      </w:pPr>
      <w:r>
        <w:t xml:space="preserve">6.35.4</w:t>
      </w:r>
      <w:r>
        <w:t xml:space="preserve"> </w:t>
      </w:r>
      <w:hyperlink r:id="rId304">
        <w:r>
          <w:rPr>
            <w:rStyle w:val="VerbatimChar"/>
          </w:rPr>
          <w:t xml:space="preserve">{sessioninfo}</w:t>
        </w:r>
      </w:hyperlink>
    </w:p>
    <w:p>
      <w:pPr>
        <w:pStyle w:val="FirstParagraph"/>
      </w:pPr>
      <w:hyperlink r:id="rId304">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5"/>
    <w:bookmarkStart w:id="307" w:name="sec-downlit"/>
    <w:p>
      <w:pPr>
        <w:pStyle w:val="Heading3"/>
      </w:pPr>
      <w:r>
        <w:t xml:space="preserve">6.35.5</w:t>
      </w:r>
      <w:r>
        <w:t xml:space="preserve"> </w:t>
      </w:r>
      <w:hyperlink r:id="rId306">
        <w:r>
          <w:rPr>
            <w:rStyle w:val="VerbatimChar"/>
          </w:rPr>
          <w:t xml:space="preserve">{downlit}</w:t>
        </w:r>
      </w:hyperlink>
    </w:p>
    <w:p>
      <w:pPr>
        <w:pStyle w:val="FirstParagraph"/>
      </w:pPr>
      <w:hyperlink r:id="rId306">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7"/>
    <w:bookmarkStart w:id="309" w:name="sec-prettyunits"/>
    <w:p>
      <w:pPr>
        <w:pStyle w:val="Heading3"/>
      </w:pPr>
      <w:r>
        <w:t xml:space="preserve">6.35.6</w:t>
      </w:r>
      <w:r>
        <w:t xml:space="preserve"> </w:t>
      </w:r>
      <w:hyperlink r:id="rId308">
        <w:r>
          <w:rPr>
            <w:rStyle w:val="VerbatimChar"/>
          </w:rPr>
          <w:t xml:space="preserve">{prettyunits}</w:t>
        </w:r>
      </w:hyperlink>
    </w:p>
    <w:p>
      <w:pPr>
        <w:pStyle w:val="FirstParagraph"/>
      </w:pPr>
      <w:hyperlink r:id="rId308">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09"/>
    <w:bookmarkStart w:id="311" w:name="sec-lobstr"/>
    <w:p>
      <w:pPr>
        <w:pStyle w:val="Heading3"/>
      </w:pPr>
      <w:r>
        <w:t xml:space="preserve">6.35.7</w:t>
      </w:r>
      <w:r>
        <w:t xml:space="preserve"> </w:t>
      </w:r>
      <w:hyperlink r:id="rId310">
        <w:r>
          <w:rPr>
            <w:rStyle w:val="VerbatimChar"/>
          </w:rPr>
          <w:t xml:space="preserve">{lobstr}</w:t>
        </w:r>
      </w:hyperlink>
    </w:p>
    <w:p>
      <w:pPr>
        <w:pStyle w:val="FirstParagraph"/>
      </w:pPr>
      <w:hyperlink r:id="rId310">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1"/>
    <w:bookmarkStart w:id="313" w:name="sec-crayon"/>
    <w:p>
      <w:pPr>
        <w:pStyle w:val="Heading3"/>
      </w:pPr>
      <w:r>
        <w:t xml:space="preserve">6.35.8</w:t>
      </w:r>
      <w:r>
        <w:t xml:space="preserve"> </w:t>
      </w:r>
      <w:hyperlink r:id="rId312">
        <w:r>
          <w:rPr>
            <w:rStyle w:val="VerbatimChar"/>
          </w:rPr>
          <w:t xml:space="preserve">{crayon}</w:t>
        </w:r>
      </w:hyperlink>
    </w:p>
    <w:p>
      <w:pPr>
        <w:pStyle w:val="FirstParagraph"/>
      </w:pPr>
      <w:hyperlink r:id="rId312">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3"/>
    <w:bookmarkStart w:id="315" w:name="sec-styler"/>
    <w:p>
      <w:pPr>
        <w:pStyle w:val="Heading3"/>
      </w:pPr>
      <w:r>
        <w:t xml:space="preserve">6.35.9</w:t>
      </w:r>
      <w:r>
        <w:t xml:space="preserve"> </w:t>
      </w:r>
      <w:hyperlink r:id="rId314">
        <w:r>
          <w:rPr>
            <w:rStyle w:val="VerbatimChar"/>
          </w:rPr>
          <w:t xml:space="preserve">{styler}</w:t>
        </w:r>
      </w:hyperlink>
    </w:p>
    <w:p>
      <w:pPr>
        <w:pStyle w:val="FirstParagraph"/>
      </w:pPr>
      <w:hyperlink r:id="rId314">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5"/>
    <w:bookmarkEnd w:id="316"/>
    <w:bookmarkStart w:id="319" w:name="github-actions"/>
    <w:p>
      <w:pPr>
        <w:pStyle w:val="Heading2"/>
      </w:pPr>
      <w:r>
        <w:t xml:space="preserve">6.36 GitHub Actions</w:t>
      </w:r>
    </w:p>
    <w:bookmarkStart w:id="318" w:name="sec-r-lib-actions"/>
    <w:p>
      <w:pPr>
        <w:pStyle w:val="Heading3"/>
      </w:pPr>
      <w:r>
        <w:t xml:space="preserve">6.36.1</w:t>
      </w:r>
      <w:r>
        <w:t xml:space="preserve"> </w:t>
      </w:r>
      <w:hyperlink r:id="rId317">
        <w:r>
          <w:rPr>
            <w:rStyle w:val="Hyperlink"/>
          </w:rPr>
          <w:t xml:space="preserve">actions</w:t>
        </w:r>
      </w:hyperlink>
    </w:p>
    <w:p>
      <w:pPr>
        <w:pStyle w:val="FirstParagraph"/>
      </w:pPr>
      <w:r>
        <w:t xml:space="preserve">The</w:t>
      </w:r>
      <w:r>
        <w:t xml:space="preserve"> </w:t>
      </w:r>
      <w:hyperlink r:id="rId317">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8"/>
    <w:bookmarkEnd w:id="319"/>
    <w:bookmarkStart w:id="322"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0">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1">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2"/>
    <w:bookmarkStart w:id="342" w:name="core-tidyverse-packages"/>
    <w:p>
      <w:pPr>
        <w:pStyle w:val="Heading2"/>
      </w:pPr>
      <w:r>
        <w:t xml:space="preserve">6.38 Core Tidyverse Packages</w:t>
      </w:r>
    </w:p>
    <w:p>
      <w:pPr>
        <w:pStyle w:val="FirstParagraph"/>
      </w:pPr>
      <w:r>
        <w:t xml:space="preserve">The</w:t>
      </w:r>
      <w:r>
        <w:t xml:space="preserve"> </w:t>
      </w:r>
      <w:hyperlink r:id="rId323">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4" w:name="sec-ggplot2"/>
    <w:p>
      <w:pPr>
        <w:pStyle w:val="Heading3"/>
      </w:pPr>
      <w:r>
        <w:t xml:space="preserve">6.38.1</w:t>
      </w:r>
      <w:r>
        <w:t xml:space="preserve"> </w:t>
      </w:r>
      <w:hyperlink r:id="rId302">
        <w:r>
          <w:rPr>
            <w:rStyle w:val="Hyperlink"/>
          </w:rPr>
          <w:t xml:space="preserve">ggplot2</w:t>
        </w:r>
      </w:hyperlink>
    </w:p>
    <w:p>
      <w:pPr>
        <w:pStyle w:val="FirstParagraph"/>
      </w:pPr>
      <w:hyperlink r:id="rId302">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4"/>
    <w:bookmarkStart w:id="326" w:name="sec-dplyr"/>
    <w:p>
      <w:pPr>
        <w:pStyle w:val="Heading3"/>
      </w:pPr>
      <w:r>
        <w:t xml:space="preserve">6.38.2</w:t>
      </w:r>
      <w:r>
        <w:t xml:space="preserve"> </w:t>
      </w:r>
      <w:hyperlink r:id="rId325">
        <w:r>
          <w:rPr>
            <w:rStyle w:val="Hyperlink"/>
          </w:rPr>
          <w:t xml:space="preserve">dplyr</w:t>
        </w:r>
      </w:hyperlink>
    </w:p>
    <w:p>
      <w:pPr>
        <w:pStyle w:val="FirstParagraph"/>
      </w:pPr>
      <w:hyperlink r:id="rId325">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6"/>
    <w:bookmarkStart w:id="329" w:name="sec-tidyr"/>
    <w:p>
      <w:pPr>
        <w:pStyle w:val="Heading3"/>
      </w:pPr>
      <w:r>
        <w:t xml:space="preserve">6.38.3</w:t>
      </w:r>
      <w:r>
        <w:t xml:space="preserve"> </w:t>
      </w:r>
      <w:hyperlink r:id="rId327">
        <w:r>
          <w:rPr>
            <w:rStyle w:val="Hyperlink"/>
          </w:rPr>
          <w:t xml:space="preserve">tidyr</w:t>
        </w:r>
      </w:hyperlink>
    </w:p>
    <w:p>
      <w:pPr>
        <w:pStyle w:val="FirstParagraph"/>
      </w:pPr>
      <w:hyperlink r:id="rId327">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8" w:name="when-to-use-dplyr-vs-tidyr"/>
    <w:p>
      <w:pPr>
        <w:pStyle w:val="Heading4"/>
      </w:pPr>
      <w:r>
        <w:t xml:space="preserve">6.38.3.1 When to use dplyr vs tidyr</w:t>
      </w:r>
    </w:p>
    <w:p>
      <w:pPr>
        <w:pStyle w:val="FirstParagraph"/>
      </w:pPr>
      <w:r>
        <w:t xml:space="preserve">While both</w:t>
      </w:r>
      <w:r>
        <w:t xml:space="preserve"> </w:t>
      </w:r>
      <w:hyperlink r:id="rId325">
        <w:r>
          <w:rPr>
            <w:rStyle w:val="VerbatimChar"/>
          </w:rPr>
          <w:t xml:space="preserve">{dplyr}</w:t>
        </w:r>
      </w:hyperlink>
      <w:r>
        <w:t xml:space="preserve"> </w:t>
      </w:r>
      <w:r>
        <w:t xml:space="preserve">and</w:t>
      </w:r>
      <w:r>
        <w:t xml:space="preserve"> </w:t>
      </w:r>
      <w:hyperlink r:id="rId327">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8"/>
    <w:bookmarkEnd w:id="329"/>
    <w:bookmarkStart w:id="331" w:name="sec-readr"/>
    <w:p>
      <w:pPr>
        <w:pStyle w:val="Heading3"/>
      </w:pPr>
      <w:r>
        <w:t xml:space="preserve">6.38.4</w:t>
      </w:r>
      <w:r>
        <w:t xml:space="preserve"> </w:t>
      </w:r>
      <w:hyperlink r:id="rId330">
        <w:r>
          <w:rPr>
            <w:rStyle w:val="Hyperlink"/>
          </w:rPr>
          <w:t xml:space="preserve">readr</w:t>
        </w:r>
      </w:hyperlink>
    </w:p>
    <w:p>
      <w:pPr>
        <w:pStyle w:val="FirstParagraph"/>
      </w:pPr>
      <w:hyperlink r:id="rId330">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1"/>
    <w:bookmarkStart w:id="333" w:name="sec-purrr"/>
    <w:p>
      <w:pPr>
        <w:pStyle w:val="Heading3"/>
      </w:pPr>
      <w:r>
        <w:t xml:space="preserve">6.38.5</w:t>
      </w:r>
      <w:r>
        <w:t xml:space="preserve"> </w:t>
      </w:r>
      <w:hyperlink r:id="rId142">
        <w:r>
          <w:rPr>
            <w:rStyle w:val="Hyperlink"/>
          </w:rPr>
          <w:t xml:space="preserve">purrr</w:t>
        </w:r>
      </w:hyperlink>
    </w:p>
    <w:p>
      <w:pPr>
        <w:pStyle w:val="FirstParagraph"/>
      </w:pPr>
      <w:hyperlink r:id="rId142">
        <w:r>
          <w:rPr>
            <w:rStyle w:val="VerbatimChar"/>
          </w:rPr>
          <w:t xml:space="preserve">{purrr}</w:t>
        </w:r>
      </w:hyperlink>
      <w:r>
        <w:t xml:space="preserve"> </w:t>
      </w:r>
      <w:r>
        <w:t xml:space="preserve">enhances R’s</w:t>
      </w:r>
      <w:r>
        <w:t xml:space="preserve"> </w:t>
      </w:r>
      <w:hyperlink r:id="rId332">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3"/>
    <w:bookmarkStart w:id="335" w:name="sec-tibble"/>
    <w:p>
      <w:pPr>
        <w:pStyle w:val="Heading3"/>
      </w:pPr>
      <w:r>
        <w:t xml:space="preserve">6.38.6</w:t>
      </w:r>
      <w:r>
        <w:t xml:space="preserve"> </w:t>
      </w:r>
      <w:hyperlink r:id="rId334">
        <w:r>
          <w:rPr>
            <w:rStyle w:val="Hyperlink"/>
          </w:rPr>
          <w:t xml:space="preserve">tibble</w:t>
        </w:r>
      </w:hyperlink>
    </w:p>
    <w:p>
      <w:pPr>
        <w:pStyle w:val="FirstParagraph"/>
      </w:pPr>
      <w:hyperlink r:id="rId334">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5"/>
    <w:bookmarkStart w:id="337" w:name="sec-stringr"/>
    <w:p>
      <w:pPr>
        <w:pStyle w:val="Heading3"/>
      </w:pPr>
      <w:r>
        <w:t xml:space="preserve">6.38.7</w:t>
      </w:r>
      <w:r>
        <w:t xml:space="preserve"> </w:t>
      </w:r>
      <w:hyperlink r:id="rId336">
        <w:r>
          <w:rPr>
            <w:rStyle w:val="Hyperlink"/>
          </w:rPr>
          <w:t xml:space="preserve">stringr</w:t>
        </w:r>
      </w:hyperlink>
    </w:p>
    <w:p>
      <w:pPr>
        <w:pStyle w:val="FirstParagraph"/>
      </w:pPr>
      <w:hyperlink r:id="rId336">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7"/>
    <w:bookmarkStart w:id="339" w:name="sec-forcats"/>
    <w:p>
      <w:pPr>
        <w:pStyle w:val="Heading3"/>
      </w:pPr>
      <w:r>
        <w:t xml:space="preserve">6.38.8</w:t>
      </w:r>
      <w:r>
        <w:t xml:space="preserve"> </w:t>
      </w:r>
      <w:hyperlink r:id="rId338">
        <w:r>
          <w:rPr>
            <w:rStyle w:val="Hyperlink"/>
          </w:rPr>
          <w:t xml:space="preserve">forcats</w:t>
        </w:r>
      </w:hyperlink>
    </w:p>
    <w:p>
      <w:pPr>
        <w:pStyle w:val="FirstParagraph"/>
      </w:pPr>
      <w:hyperlink r:id="rId338">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39"/>
    <w:bookmarkStart w:id="341" w:name="sec-lubridate"/>
    <w:p>
      <w:pPr>
        <w:pStyle w:val="Heading3"/>
      </w:pPr>
      <w:r>
        <w:t xml:space="preserve">6.38.9</w:t>
      </w:r>
      <w:r>
        <w:t xml:space="preserve"> </w:t>
      </w:r>
      <w:hyperlink r:id="rId340">
        <w:r>
          <w:rPr>
            <w:rStyle w:val="Hyperlink"/>
          </w:rPr>
          <w:t xml:space="preserve">lubridate</w:t>
        </w:r>
      </w:hyperlink>
    </w:p>
    <w:p>
      <w:pPr>
        <w:pStyle w:val="FirstParagraph"/>
      </w:pPr>
      <w:hyperlink r:id="rId340">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1"/>
    <w:bookmarkEnd w:id="342"/>
    <w:bookmarkStart w:id="344"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3">
        <w:r>
          <w:rPr>
            <w:rStyle w:val="Hyperlink"/>
          </w:rPr>
          <w:t xml:space="preserve">this document</w:t>
        </w:r>
      </w:hyperlink>
      <w:r>
        <w:t xml:space="preserve">.</w:t>
      </w:r>
    </w:p>
    <w:bookmarkEnd w:id="344"/>
    <w:bookmarkStart w:id="351"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5">
        <w:r>
          <w:rPr>
            <w:rStyle w:val="Hyperlink"/>
          </w:rPr>
          <w:t xml:space="preserve">Programming with dplyr</w:t>
        </w:r>
      </w:hyperlink>
      <w:r>
        <w:t xml:space="preserve"> </w:t>
      </w:r>
      <w:r>
        <w:t xml:space="preserve">(package vignette)</w:t>
      </w:r>
    </w:p>
    <w:p>
      <w:pPr>
        <w:pStyle w:val="Compact"/>
        <w:numPr>
          <w:ilvl w:val="0"/>
          <w:numId w:val="1092"/>
        </w:numPr>
      </w:pPr>
      <w:hyperlink r:id="rId346">
        <w:r>
          <w:rPr>
            <w:rStyle w:val="Hyperlink"/>
          </w:rPr>
          <w:t xml:space="preserve">Using dplyr in packages</w:t>
        </w:r>
      </w:hyperlink>
      <w:r>
        <w:t xml:space="preserve"> </w:t>
      </w:r>
      <w:r>
        <w:t xml:space="preserve">(package vignette)</w:t>
      </w:r>
    </w:p>
    <w:p>
      <w:pPr>
        <w:pStyle w:val="Compact"/>
        <w:numPr>
          <w:ilvl w:val="0"/>
          <w:numId w:val="1092"/>
        </w:numPr>
      </w:pPr>
      <w:hyperlink r:id="rId347">
        <w:r>
          <w:rPr>
            <w:rStyle w:val="Hyperlink"/>
          </w:rPr>
          <w:t xml:space="preserve">Tidy Eval in 5 Minutes</w:t>
        </w:r>
      </w:hyperlink>
      <w:r>
        <w:t xml:space="preserve"> </w:t>
      </w:r>
      <w:r>
        <w:t xml:space="preserve">(video)</w:t>
      </w:r>
    </w:p>
    <w:p>
      <w:pPr>
        <w:pStyle w:val="Compact"/>
        <w:numPr>
          <w:ilvl w:val="0"/>
          <w:numId w:val="1092"/>
        </w:numPr>
      </w:pPr>
      <w:hyperlink r:id="rId345">
        <w:r>
          <w:rPr>
            <w:rStyle w:val="Hyperlink"/>
          </w:rPr>
          <w:t xml:space="preserve">Tidy Evaluation</w:t>
        </w:r>
      </w:hyperlink>
      <w:r>
        <w:t xml:space="preserve"> </w:t>
      </w:r>
      <w:r>
        <w:t xml:space="preserve">(e-book)</w:t>
      </w:r>
    </w:p>
    <w:p>
      <w:pPr>
        <w:pStyle w:val="Compact"/>
        <w:numPr>
          <w:ilvl w:val="0"/>
          <w:numId w:val="1092"/>
        </w:numPr>
      </w:pPr>
      <w:hyperlink r:id="rId348">
        <w:r>
          <w:rPr>
            <w:rStyle w:val="Hyperlink"/>
          </w:rPr>
          <w:t xml:space="preserve">Evaluation</w:t>
        </w:r>
      </w:hyperlink>
      <w:r>
        <w:t xml:space="preserve"> </w:t>
      </w:r>
      <w:r>
        <w:t xml:space="preserve">(advanced details)</w:t>
      </w:r>
    </w:p>
    <w:p>
      <w:pPr>
        <w:pStyle w:val="Compact"/>
        <w:numPr>
          <w:ilvl w:val="0"/>
          <w:numId w:val="1092"/>
        </w:numPr>
      </w:pPr>
      <w:hyperlink r:id="rId349">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0">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7.14</w:t>
        </w:r>
      </w:hyperlink>
    </w:p>
    <w:bookmarkEnd w:id="351"/>
    <w:bookmarkStart w:id="354"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2">
        <w:r>
          <w:rPr>
            <w:rStyle w:val="Hyperlink"/>
          </w:rPr>
          <w:t xml:space="preserve">Feather package</w:t>
        </w:r>
      </w:hyperlink>
      <w:r>
        <w:t xml:space="preserve"> </w:t>
      </w:r>
      <w:r>
        <w:t xml:space="preserve">for exchanging data between the two languages</w:t>
      </w:r>
      <w:r>
        <w:t xml:space="preserve"> </w:t>
      </w:r>
      <w:hyperlink r:id="rId353">
        <w:r>
          <w:rPr>
            <w:rStyle w:val="Hyperlink"/>
          </w:rPr>
          <w:t xml:space="preserve">extremely quickly</w:t>
        </w:r>
      </w:hyperlink>
      <w:r>
        <w:t xml:space="preserve">.</w:t>
      </w:r>
    </w:p>
    <w:bookmarkEnd w:id="354"/>
    <w:bookmarkStart w:id="360"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5"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5"/>
    <w:bookmarkStart w:id="356"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6"/>
    <w:bookmarkStart w:id="359"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7"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7"/>
    <w:bookmarkStart w:id="358"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8"/>
    <w:bookmarkEnd w:id="359"/>
    <w:bookmarkEnd w:id="360"/>
    <w:bookmarkStart w:id="361" w:name="reviewing-code"/>
    <w:p>
      <w:pPr>
        <w:pStyle w:val="Heading2"/>
      </w:pPr>
      <w:r>
        <w:t xml:space="preserve">6.43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361"/>
    <w:bookmarkStart w:id="367" w:name="constructing-pull-requests"/>
    <w:p>
      <w:pPr>
        <w:pStyle w:val="Heading2"/>
      </w:pPr>
      <w:r>
        <w:t xml:space="preserve">6.44 Constructing Pull Requests</w:t>
      </w:r>
    </w:p>
    <w:bookmarkStart w:id="362" w:name="write-focused-prs"/>
    <w:p>
      <w:pPr>
        <w:pStyle w:val="Heading3"/>
      </w:pPr>
      <w:r>
        <w:t xml:space="preserve">6.44.1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93"/>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93"/>
        </w:numPr>
      </w:pPr>
      <w:r>
        <w:rPr>
          <w:b/>
          <w:bCs/>
        </w:rPr>
        <w:t xml:space="preserve">More thorough reviews</w:t>
      </w:r>
      <w:r>
        <w:t xml:space="preserve">: Large PRs with many changes can overwhelm reviewers, leading to important points being missed.</w:t>
      </w:r>
    </w:p>
    <w:p>
      <w:pPr>
        <w:pStyle w:val="Compact"/>
        <w:numPr>
          <w:ilvl w:val="0"/>
          <w:numId w:val="1093"/>
        </w:numPr>
      </w:pPr>
      <w:r>
        <w:rPr>
          <w:b/>
          <w:bCs/>
        </w:rPr>
        <w:t xml:space="preserve">Fewer bugs</w:t>
      </w:r>
      <w:r>
        <w:t xml:space="preserve">: Smaller changes make it easier to reason about impacts and identify potential issues.</w:t>
      </w:r>
    </w:p>
    <w:p>
      <w:pPr>
        <w:pStyle w:val="Compact"/>
        <w:numPr>
          <w:ilvl w:val="0"/>
          <w:numId w:val="1093"/>
        </w:numPr>
      </w:pPr>
      <w:r>
        <w:rPr>
          <w:b/>
          <w:bCs/>
        </w:rPr>
        <w:t xml:space="preserve">Easier to merge</w:t>
      </w:r>
      <w:r>
        <w:t xml:space="preserve">: Large PRs take longer and are more likely to have merge conflicts.</w:t>
      </w:r>
    </w:p>
    <w:p>
      <w:pPr>
        <w:pStyle w:val="Compact"/>
        <w:numPr>
          <w:ilvl w:val="0"/>
          <w:numId w:val="1093"/>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362"/>
    <w:bookmarkStart w:id="363" w:name="writing-pr-descriptions"/>
    <w:p>
      <w:pPr>
        <w:pStyle w:val="Heading3"/>
      </w:pPr>
      <w:r>
        <w:t xml:space="preserve">6.44.2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94"/>
        </w:numPr>
      </w:pPr>
      <w:r>
        <w:t xml:space="preserve">“Fix bug”</w:t>
      </w:r>
    </w:p>
    <w:p>
      <w:pPr>
        <w:pStyle w:val="Compact"/>
        <w:numPr>
          <w:ilvl w:val="0"/>
          <w:numId w:val="1094"/>
        </w:numPr>
      </w:pPr>
      <w:r>
        <w:t xml:space="preserve">“Add patch”</w:t>
      </w:r>
    </w:p>
    <w:p>
      <w:pPr>
        <w:pStyle w:val="Compact"/>
        <w:numPr>
          <w:ilvl w:val="0"/>
          <w:numId w:val="1094"/>
        </w:numPr>
      </w:pPr>
      <w:r>
        <w:t xml:space="preserve">“Moving code from A to B”</w:t>
      </w:r>
    </w:p>
    <w:p>
      <w:pPr>
        <w:pStyle w:val="FirstParagraph"/>
      </w:pPr>
      <w:r>
        <w:t xml:space="preserve">Better titles that summarize the actual change:</w:t>
      </w:r>
    </w:p>
    <w:p>
      <w:pPr>
        <w:pStyle w:val="Compact"/>
        <w:numPr>
          <w:ilvl w:val="0"/>
          <w:numId w:val="1095"/>
        </w:numPr>
      </w:pPr>
      <w:r>
        <w:t xml:space="preserve">“Fix missing value handling in data processing function”</w:t>
      </w:r>
    </w:p>
    <w:p>
      <w:pPr>
        <w:pStyle w:val="Compact"/>
        <w:numPr>
          <w:ilvl w:val="0"/>
          <w:numId w:val="1095"/>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96"/>
        </w:numPr>
      </w:pPr>
      <w:r>
        <w:t xml:space="preserve">A brief description of the problem being solved</w:t>
      </w:r>
    </w:p>
    <w:p>
      <w:pPr>
        <w:pStyle w:val="Compact"/>
        <w:numPr>
          <w:ilvl w:val="0"/>
          <w:numId w:val="1096"/>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96"/>
        </w:numPr>
      </w:pPr>
      <w:r>
        <w:t xml:space="preserve">A before/after example showing changed behavior</w:t>
      </w:r>
    </w:p>
    <w:p>
      <w:pPr>
        <w:pStyle w:val="Compact"/>
        <w:numPr>
          <w:ilvl w:val="0"/>
          <w:numId w:val="1096"/>
        </w:numPr>
      </w:pPr>
      <w:r>
        <w:t xml:space="preserve">Possible shortcomings of the approach being used</w:t>
      </w:r>
    </w:p>
    <w:p>
      <w:pPr>
        <w:pStyle w:val="Compact"/>
        <w:numPr>
          <w:ilvl w:val="0"/>
          <w:numId w:val="1096"/>
        </w:numPr>
      </w:pPr>
      <w:r>
        <w:t xml:space="preserve">For complex PRs, a suggested reading order for the reviewer</w:t>
      </w:r>
    </w:p>
    <w:p>
      <w:pPr>
        <w:pStyle w:val="Compact"/>
        <w:numPr>
          <w:ilvl w:val="0"/>
          <w:numId w:val="1096"/>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363"/>
    <w:bookmarkStart w:id="364" w:name="explaining-technical-reasoning"/>
    <w:p>
      <w:pPr>
        <w:pStyle w:val="Heading3"/>
      </w:pPr>
      <w:r>
        <w:t xml:space="preserve">6.44.3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97"/>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97"/>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97"/>
        </w:numPr>
      </w:pPr>
      <w:r>
        <w:rPr>
          <w:b/>
          <w:bCs/>
        </w:rPr>
        <w:t xml:space="preserve">Dependency updates</w:t>
      </w:r>
      <w:r>
        <w:t xml:space="preserve">: Explain why you’re updating and what benefits or fixes it brings.</w:t>
      </w:r>
    </w:p>
    <w:p>
      <w:pPr>
        <w:pStyle w:val="Compact"/>
        <w:numPr>
          <w:ilvl w:val="0"/>
          <w:numId w:val="1097"/>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364"/>
    <w:bookmarkStart w:id="365" w:name="add-tests"/>
    <w:p>
      <w:pPr>
        <w:pStyle w:val="Heading3"/>
      </w:pPr>
      <w:r>
        <w:t xml:space="preserve">6.44.4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365"/>
    <w:bookmarkStart w:id="366" w:name="separate-out-refactorings"/>
    <w:p>
      <w:pPr>
        <w:pStyle w:val="Heading3"/>
      </w:pPr>
      <w:r>
        <w:t xml:space="preserve">6.44.5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366"/>
    <w:bookmarkEnd w:id="367"/>
    <w:bookmarkStart w:id="385" w:name="reviewing-pull-requests"/>
    <w:p>
      <w:pPr>
        <w:pStyle w:val="Heading2"/>
      </w:pPr>
      <w:r>
        <w:t xml:space="preserve">6.45 Reviewing Pull Requests</w:t>
      </w:r>
    </w:p>
    <w:bookmarkStart w:id="368" w:name="purpose-of-code-review"/>
    <w:p>
      <w:pPr>
        <w:pStyle w:val="Heading3"/>
      </w:pPr>
      <w:r>
        <w:t xml:space="preserve">6.45.1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368"/>
    <w:bookmarkStart w:id="371" w:name="monitoring-prs-awaiting-your-review"/>
    <w:p>
      <w:pPr>
        <w:pStyle w:val="Heading3"/>
      </w:pPr>
      <w:r>
        <w:t xml:space="preserve">6.45.2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98"/>
        </w:numPr>
      </w:pPr>
      <w:r>
        <w:rPr>
          <w:b/>
          <w:bCs/>
        </w:rPr>
        <w:t xml:space="preserve">General bookmark</w:t>
      </w:r>
      <w:r>
        <w:t xml:space="preserve">:</w:t>
      </w:r>
      <w:r>
        <w:t xml:space="preserve"> </w:t>
      </w:r>
      <w:hyperlink r:id="rId369">
        <w:r>
          <w:rPr>
            <w:rStyle w:val="Hyperlink"/>
          </w:rPr>
          <w:t xml:space="preserve">https://github.com/pulls/review-requested</w:t>
        </w:r>
      </w:hyperlink>
      <w:r>
        <w:t xml:space="preserve"> </w:t>
      </w:r>
      <w:r>
        <w:t xml:space="preserve">shows all PRs across GitHub where you’ve been requested as a reviewer</w:t>
      </w:r>
    </w:p>
    <w:p>
      <w:pPr>
        <w:numPr>
          <w:ilvl w:val="0"/>
          <w:numId w:val="1098"/>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370">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371"/>
    <w:bookmarkStart w:id="372" w:name="writing-review-comments"/>
    <w:p>
      <w:pPr>
        <w:pStyle w:val="Heading3"/>
      </w:pPr>
      <w:r>
        <w:t xml:space="preserve">6.45.3 Writing Review Comments</w:t>
      </w:r>
    </w:p>
    <w:p>
      <w:pPr>
        <w:pStyle w:val="FirstParagraph"/>
      </w:pPr>
      <w:r>
        <w:t xml:space="preserve">When reviewing code, maintain courtesy and respect while being clear and helpful:</w:t>
      </w:r>
    </w:p>
    <w:p>
      <w:pPr>
        <w:pStyle w:val="Compact"/>
        <w:numPr>
          <w:ilvl w:val="0"/>
          <w:numId w:val="1099"/>
        </w:numPr>
      </w:pPr>
      <w:r>
        <w:t xml:space="preserve">Comment on the</w:t>
      </w:r>
      <w:r>
        <w:t xml:space="preserve"> </w:t>
      </w:r>
      <w:r>
        <w:rPr>
          <w:b/>
          <w:bCs/>
        </w:rPr>
        <w:t xml:space="preserve">code</w:t>
      </w:r>
      <w:r>
        <w:t xml:space="preserve">, not the author</w:t>
      </w:r>
    </w:p>
    <w:p>
      <w:pPr>
        <w:pStyle w:val="Compact"/>
        <w:numPr>
          <w:ilvl w:val="0"/>
          <w:numId w:val="1099"/>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99"/>
        </w:numPr>
      </w:pPr>
      <w:r>
        <w:t xml:space="preserve">Balance pointing out problems with providing guidance (help authors learn while being constructive)</w:t>
      </w:r>
    </w:p>
    <w:p>
      <w:pPr>
        <w:pStyle w:val="Compact"/>
        <w:numPr>
          <w:ilvl w:val="0"/>
          <w:numId w:val="1099"/>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372"/>
    <w:bookmarkStart w:id="373" w:name="mentoring-through-review"/>
    <w:p>
      <w:pPr>
        <w:pStyle w:val="Heading3"/>
      </w:pPr>
      <w:r>
        <w:t xml:space="preserve">6.45.4 Mentoring Through Review</w:t>
      </w:r>
    </w:p>
    <w:p>
      <w:pPr>
        <w:pStyle w:val="FirstParagraph"/>
      </w:pPr>
      <w:r>
        <w:t xml:space="preserve">Code review is an excellent opportunity for mentoring. As a reviewer:</w:t>
      </w:r>
    </w:p>
    <w:p>
      <w:pPr>
        <w:pStyle w:val="Compact"/>
        <w:numPr>
          <w:ilvl w:val="0"/>
          <w:numId w:val="1100"/>
        </w:numPr>
      </w:pPr>
      <w:r>
        <w:t xml:space="preserve">Leave comments that help authors learn something new</w:t>
      </w:r>
    </w:p>
    <w:p>
      <w:pPr>
        <w:pStyle w:val="Compact"/>
        <w:numPr>
          <w:ilvl w:val="0"/>
          <w:numId w:val="1100"/>
        </w:numPr>
      </w:pPr>
      <w:r>
        <w:t xml:space="preserve">Link to relevant sections of style guides or best practices documentation</w:t>
      </w:r>
    </w:p>
    <w:p>
      <w:pPr>
        <w:pStyle w:val="Compact"/>
        <w:numPr>
          <w:ilvl w:val="0"/>
          <w:numId w:val="1100"/>
        </w:numPr>
      </w:pPr>
      <w:r>
        <w:t xml:space="preserve">Consider pair programming for complex reviews—live review sessions can be very effective for teaching</w:t>
      </w:r>
    </w:p>
    <w:bookmarkEnd w:id="373"/>
    <w:bookmarkStart w:id="378" w:name="giving-constructive-feedback"/>
    <w:p>
      <w:pPr>
        <w:pStyle w:val="Heading3"/>
      </w:pPr>
      <w:r>
        <w:t xml:space="preserve">6.45.5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377" w:name="fig-github-suggestion-feature"/>
          <w:p>
            <w:pPr>
              <w:pStyle w:val="Compact"/>
              <w:jc w:val="center"/>
            </w:pPr>
            <w:r>
              <w:drawing>
                <wp:inline>
                  <wp:extent cx="5334000" cy="1989605"/>
                  <wp:effectExtent b="0" l="0" r="0" t="0"/>
                  <wp:docPr descr="" title="" id="375" name="Picture"/>
                  <a:graphic>
                    <a:graphicData uri="http://schemas.openxmlformats.org/drawingml/2006/picture">
                      <pic:pic>
                        <pic:nvPicPr>
                          <pic:cNvPr descr="assets/images/github-suggestion-feature.png" id="376" name="Picture"/>
                          <pic:cNvPicPr>
                            <a:picLocks noChangeArrowheads="1" noChangeAspect="1"/>
                          </pic:cNvPicPr>
                        </pic:nvPicPr>
                        <pic:blipFill>
                          <a:blip r:embed="rId374"/>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377"/>
        </w:tc>
      </w:tr>
    </w:tbl>
    <w:bookmarkEnd w:id="378"/>
    <w:bookmarkStart w:id="383" w:name="ignoring-auto-generated-files"/>
    <w:p>
      <w:pPr>
        <w:pStyle w:val="Heading3"/>
      </w:pPr>
      <w:r>
        <w:t xml:space="preserve">6.45.6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6">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6.14</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101"/>
        </w:numPr>
      </w:pPr>
      <w:r>
        <w:t xml:space="preserve">They are auto-generated and should never be manually edited</w:t>
      </w:r>
    </w:p>
    <w:p>
      <w:pPr>
        <w:pStyle w:val="Compact"/>
        <w:numPr>
          <w:ilvl w:val="0"/>
          <w:numId w:val="1101"/>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101"/>
        </w:numPr>
      </w:pPr>
      <w:r>
        <w:t xml:space="preserve">Reviewing the source roxygen2 comments is more informative and efficient</w:t>
      </w:r>
    </w:p>
    <w:p>
      <w:pPr>
        <w:pStyle w:val="Compact"/>
        <w:numPr>
          <w:ilvl w:val="0"/>
          <w:numId w:val="1101"/>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382" w:name="fig-preview-comment"/>
          <w:p>
            <w:pPr>
              <w:pStyle w:val="Compact"/>
              <w:jc w:val="center"/>
            </w:pPr>
            <w:r>
              <w:drawing>
                <wp:inline>
                  <wp:extent cx="5334000" cy="1333500"/>
                  <wp:effectExtent b="0" l="0" r="0" t="0"/>
                  <wp:docPr descr="" title="" id="380" name="Picture"/>
                  <a:graphic>
                    <a:graphicData uri="http://schemas.openxmlformats.org/drawingml/2006/picture">
                      <pic:pic>
                        <pic:nvPicPr>
                          <pic:cNvPr descr="assets/images/quarto-preview-comment.png" id="381" name="Picture"/>
                          <pic:cNvPicPr>
                            <a:picLocks noChangeArrowheads="1" noChangeAspect="1"/>
                          </pic:cNvPicPr>
                        </pic:nvPicPr>
                        <pic:blipFill>
                          <a:blip r:embed="rId379"/>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382"/>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383"/>
    <w:bookmarkStart w:id="384" w:name="X5f65d278c65bbb0dc383f2bf0a669eebfe317ac"/>
    <w:p>
      <w:pPr>
        <w:pStyle w:val="Heading3"/>
      </w:pPr>
      <w:r>
        <w:t xml:space="preserve">6.45.7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102"/>
        </w:numPr>
      </w:pPr>
      <w:r>
        <w:rPr>
          <w:b/>
          <w:bCs/>
        </w:rPr>
        <w:t xml:space="preserve">You must manually approve GitHub Actions workflows</w:t>
      </w:r>
      <w:r>
        <w:t xml:space="preserve"> </w:t>
      </w:r>
      <w:r>
        <w:t xml:space="preserve">for Copilot PRs</w:t>
      </w:r>
    </w:p>
    <w:p>
      <w:pPr>
        <w:pStyle w:val="Compact"/>
        <w:numPr>
          <w:ilvl w:val="0"/>
          <w:numId w:val="1102"/>
        </w:numPr>
      </w:pPr>
      <w:r>
        <w:t xml:space="preserve">This is a security measure because Copilot can modify any file, including workflow files themselves</w:t>
      </w:r>
    </w:p>
    <w:p>
      <w:pPr>
        <w:pStyle w:val="Compact"/>
        <w:numPr>
          <w:ilvl w:val="0"/>
          <w:numId w:val="1102"/>
        </w:numPr>
      </w:pPr>
      <w:r>
        <w:t xml:space="preserve">Click the approval button in the Actions tab or on the PR to trigger workflows</w:t>
      </w:r>
    </w:p>
    <w:p>
      <w:pPr>
        <w:pStyle w:val="Compact"/>
        <w:numPr>
          <w:ilvl w:val="0"/>
          <w:numId w:val="1102"/>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103"/>
        </w:numPr>
      </w:pPr>
      <w:r>
        <w:rPr>
          <w:b/>
          <w:bCs/>
        </w:rPr>
        <w:t xml:space="preserve">Verify the solution addresses the issue</w:t>
      </w:r>
      <w:r>
        <w:t xml:space="preserve">: Ensure Copilot understood the requirements correctly</w:t>
      </w:r>
    </w:p>
    <w:p>
      <w:pPr>
        <w:pStyle w:val="Compact"/>
        <w:numPr>
          <w:ilvl w:val="0"/>
          <w:numId w:val="1103"/>
        </w:numPr>
      </w:pPr>
      <w:r>
        <w:rPr>
          <w:b/>
          <w:bCs/>
        </w:rPr>
        <w:t xml:space="preserve">Check for over-engineering</w:t>
      </w:r>
      <w:r>
        <w:t xml:space="preserve">: Copilot may sometimes add unnecessary complexity or features beyond what was requested</w:t>
      </w:r>
    </w:p>
    <w:p>
      <w:pPr>
        <w:pStyle w:val="Compact"/>
        <w:numPr>
          <w:ilvl w:val="0"/>
          <w:numId w:val="1103"/>
        </w:numPr>
      </w:pPr>
      <w:r>
        <w:rPr>
          <w:b/>
          <w:bCs/>
        </w:rPr>
        <w:t xml:space="preserve">Review test coverage</w:t>
      </w:r>
      <w:r>
        <w:t xml:space="preserve">: Verify that tests are appropriate and comprehensive</w:t>
      </w:r>
    </w:p>
    <w:p>
      <w:pPr>
        <w:pStyle w:val="Compact"/>
        <w:numPr>
          <w:ilvl w:val="0"/>
          <w:numId w:val="1103"/>
        </w:numPr>
      </w:pPr>
      <w:r>
        <w:rPr>
          <w:b/>
          <w:bCs/>
        </w:rPr>
        <w:t xml:space="preserve">Check documentation</w:t>
      </w:r>
      <w:r>
        <w:t xml:space="preserve">: Ensure documentation is clear and follows project conventions</w:t>
      </w:r>
    </w:p>
    <w:p>
      <w:pPr>
        <w:pStyle w:val="Compact"/>
        <w:numPr>
          <w:ilvl w:val="0"/>
          <w:numId w:val="1103"/>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104"/>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104"/>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105"/>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105"/>
        </w:numPr>
      </w:pPr>
      <w:r>
        <w:rPr>
          <w:b/>
          <w:bCs/>
        </w:rPr>
        <w:t xml:space="preserve">Review incrementally</w:t>
      </w:r>
      <w:r>
        <w:t xml:space="preserve">: If a Copilot PR is large, review it in stages as the agent updates it rather than waiting until the end</w:t>
      </w:r>
    </w:p>
    <w:p>
      <w:pPr>
        <w:pStyle w:val="Compact"/>
        <w:numPr>
          <w:ilvl w:val="0"/>
          <w:numId w:val="1105"/>
        </w:numPr>
      </w:pPr>
      <w:r>
        <w:rPr>
          <w:b/>
          <w:bCs/>
        </w:rPr>
        <w:t xml:space="preserve">Trust but verify</w:t>
      </w:r>
      <w:r>
        <w:t xml:space="preserve">: Copilot is a powerful tool, but human review is essential for catching issues and ensuring quality</w:t>
      </w:r>
    </w:p>
    <w:bookmarkEnd w:id="384"/>
    <w:bookmarkEnd w:id="385"/>
    <w:bookmarkStart w:id="386" w:name="creating-a-pull-request-template"/>
    <w:p>
      <w:pPr>
        <w:pStyle w:val="Heading2"/>
      </w:pPr>
      <w:r>
        <w:t xml:space="preserve">6.46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106"/>
        </w:numPr>
      </w:pPr>
      <w:r>
        <w:t xml:space="preserve">On GitHub, navigate to the main page of the repository.</w:t>
      </w:r>
    </w:p>
    <w:p>
      <w:pPr>
        <w:pStyle w:val="Compact"/>
        <w:numPr>
          <w:ilvl w:val="0"/>
          <w:numId w:val="1106"/>
        </w:numPr>
      </w:pPr>
      <w:r>
        <w:t xml:space="preserve">Above the file list, click</w:t>
      </w:r>
      <w:r>
        <w:t xml:space="preserve"> </w:t>
      </w:r>
      <w:r>
        <w:rPr>
          <w:rStyle w:val="VerbatimChar"/>
        </w:rPr>
        <w:t xml:space="preserve">Create new file</w:t>
      </w:r>
      <w:r>
        <w:t xml:space="preserve">.</w:t>
      </w:r>
    </w:p>
    <w:p>
      <w:pPr>
        <w:pStyle w:val="Compact"/>
        <w:numPr>
          <w:ilvl w:val="0"/>
          <w:numId w:val="1106"/>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107"/>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106"/>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386"/>
    <w:bookmarkStart w:id="389" w:name="sec-getting-help-with-code"/>
    <w:p>
      <w:pPr>
        <w:pStyle w:val="Heading2"/>
      </w:pPr>
      <w:r>
        <w:t xml:space="preserve">6.47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8"/>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8"/>
        </w:numPr>
      </w:pPr>
      <w:r>
        <w:t xml:space="preserve">Is</w:t>
      </w:r>
      <w:r>
        <w:t xml:space="preserve"> </w:t>
      </w:r>
      <w:r>
        <w:rPr>
          <w:b/>
          <w:bCs/>
        </w:rPr>
        <w:t xml:space="preserve">minimal</w:t>
      </w:r>
      <w:r>
        <w:t xml:space="preserve">: Strips away everything not directly related to your problem</w:t>
      </w:r>
    </w:p>
    <w:p>
      <w:pPr>
        <w:pStyle w:val="Compact"/>
        <w:numPr>
          <w:ilvl w:val="0"/>
          <w:numId w:val="1108"/>
        </w:numPr>
      </w:pPr>
      <w:r>
        <w:t xml:space="preserve">Uses small, simple example data (often built-in datasets)</w:t>
      </w:r>
    </w:p>
    <w:p>
      <w:pPr>
        <w:pStyle w:val="FirstParagraph"/>
      </w:pPr>
      <w:r>
        <w:rPr>
          <w:b/>
          <w:bCs/>
        </w:rPr>
        <w:t xml:space="preserve">Why create a reprex:</w:t>
      </w:r>
    </w:p>
    <w:p>
      <w:pPr>
        <w:pStyle w:val="Compact"/>
        <w:numPr>
          <w:ilvl w:val="0"/>
          <w:numId w:val="1109"/>
        </w:numPr>
      </w:pPr>
      <w:r>
        <w:t xml:space="preserve">80% of the time, creating a reprex helps you discover the solution yourself</w:t>
      </w:r>
    </w:p>
    <w:p>
      <w:pPr>
        <w:pStyle w:val="Compact"/>
        <w:numPr>
          <w:ilvl w:val="0"/>
          <w:numId w:val="1109"/>
        </w:numPr>
      </w:pPr>
      <w:r>
        <w:t xml:space="preserve">20% of the time, you’ll have a clear example that makes it easy for others to help you</w:t>
      </w:r>
    </w:p>
    <w:p>
      <w:pPr>
        <w:pStyle w:val="Compact"/>
        <w:numPr>
          <w:ilvl w:val="0"/>
          <w:numId w:val="1109"/>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10"/>
        </w:numPr>
      </w:pPr>
      <w:hyperlink r:id="rId387">
        <w:r>
          <w:rPr>
            <w:rStyle w:val="VerbatimChar"/>
          </w:rPr>
          <w:t xml:space="preserve">{reprex}</w:t>
        </w:r>
      </w:hyperlink>
      <w:r>
        <w:t xml:space="preserve"> </w:t>
      </w:r>
      <w:r>
        <w:t xml:space="preserve">package: Automates creation of reproducible examples</w:t>
      </w:r>
    </w:p>
    <w:p>
      <w:pPr>
        <w:pStyle w:val="Compact"/>
        <w:numPr>
          <w:ilvl w:val="0"/>
          <w:numId w:val="1110"/>
        </w:numPr>
      </w:pPr>
      <w:hyperlink r:id="rId388">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89"/>
    <w:bookmarkStart w:id="395" w:name="sec-r-resources"/>
    <w:p>
      <w:pPr>
        <w:pStyle w:val="Heading2"/>
      </w:pPr>
      <w:r>
        <w:t xml:space="preserve">6.48 Additional Resources</w:t>
      </w:r>
    </w:p>
    <w:bookmarkStart w:id="390" w:name="r-package-development"/>
    <w:p>
      <w:pPr>
        <w:pStyle w:val="Heading3"/>
      </w:pPr>
      <w:r>
        <w:t xml:space="preserve">6.48.1 R Package Development</w:t>
      </w:r>
    </w:p>
    <w:p>
      <w:pPr>
        <w:pStyle w:val="Compact"/>
        <w:numPr>
          <w:ilvl w:val="0"/>
          <w:numId w:val="111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11"/>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11"/>
        </w:numPr>
      </w:pPr>
      <w:hyperlink r:id="rId94">
        <w:r>
          <w:rPr>
            <w:rStyle w:val="Hyperlink"/>
          </w:rPr>
          <w:t xml:space="preserve">usethis documentation</w:t>
        </w:r>
      </w:hyperlink>
      <w:r>
        <w:t xml:space="preserve"> </w:t>
      </w:r>
      <w:r>
        <w:t xml:space="preserve">- workflow automation for R projects</w:t>
      </w:r>
    </w:p>
    <w:p>
      <w:pPr>
        <w:pStyle w:val="Compact"/>
        <w:numPr>
          <w:ilvl w:val="0"/>
          <w:numId w:val="1111"/>
        </w:numPr>
      </w:pPr>
      <w:hyperlink r:id="rId95">
        <w:r>
          <w:rPr>
            <w:rStyle w:val="Hyperlink"/>
          </w:rPr>
          <w:t xml:space="preserve">devtools documentation</w:t>
        </w:r>
      </w:hyperlink>
      <w:r>
        <w:t xml:space="preserve"> </w:t>
      </w:r>
      <w:r>
        <w:t xml:space="preserve">- essential development tools</w:t>
      </w:r>
    </w:p>
    <w:p>
      <w:pPr>
        <w:pStyle w:val="Compact"/>
        <w:numPr>
          <w:ilvl w:val="0"/>
          <w:numId w:val="1111"/>
        </w:numPr>
      </w:pPr>
      <w:hyperlink r:id="rId82">
        <w:r>
          <w:rPr>
            <w:rStyle w:val="Hyperlink"/>
          </w:rPr>
          <w:t xml:space="preserve">pkgdown documentation</w:t>
        </w:r>
      </w:hyperlink>
      <w:r>
        <w:t xml:space="preserve"> </w:t>
      </w:r>
      <w:r>
        <w:t xml:space="preserve">- create package websites</w:t>
      </w:r>
    </w:p>
    <w:p>
      <w:pPr>
        <w:pStyle w:val="Compact"/>
        <w:numPr>
          <w:ilvl w:val="0"/>
          <w:numId w:val="1111"/>
        </w:numPr>
      </w:pPr>
      <w:hyperlink r:id="rId97">
        <w:r>
          <w:rPr>
            <w:rStyle w:val="Hyperlink"/>
          </w:rPr>
          <w:t xml:space="preserve">testthat documentation</w:t>
        </w:r>
      </w:hyperlink>
      <w:r>
        <w:t xml:space="preserve"> </w:t>
      </w:r>
      <w:r>
        <w:t xml:space="preserve">- unit testing framework</w:t>
      </w:r>
    </w:p>
    <w:bookmarkEnd w:id="390"/>
    <w:bookmarkStart w:id="391" w:name="general-r-programming"/>
    <w:p>
      <w:pPr>
        <w:pStyle w:val="Heading3"/>
      </w:pPr>
      <w:r>
        <w:t xml:space="preserve">6.48.2 General R Programming</w:t>
      </w:r>
    </w:p>
    <w:p>
      <w:pPr>
        <w:pStyle w:val="Compact"/>
        <w:numPr>
          <w:ilvl w:val="0"/>
          <w:numId w:val="1112"/>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12"/>
        </w:numPr>
      </w:pPr>
      <w:r>
        <w:t xml:space="preserve">Advanced R</w:t>
      </w:r>
      <w:r>
        <w:t xml:space="preserve"> </w:t>
      </w:r>
      <w:r>
        <w:t xml:space="preserve">(Wickham 2019)</w:t>
      </w:r>
      <w:r>
        <w:t xml:space="preserve"> </w:t>
      </w:r>
      <w:r>
        <w:t xml:space="preserve">- deep dive into R programming and internals</w:t>
      </w:r>
    </w:p>
    <w:bookmarkEnd w:id="391"/>
    <w:bookmarkStart w:id="392" w:name="shiny-development"/>
    <w:p>
      <w:pPr>
        <w:pStyle w:val="Heading3"/>
      </w:pPr>
      <w:r>
        <w:t xml:space="preserve">6.48.3 Shiny Development</w:t>
      </w:r>
    </w:p>
    <w:p>
      <w:pPr>
        <w:pStyle w:val="Compact"/>
        <w:numPr>
          <w:ilvl w:val="0"/>
          <w:numId w:val="111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13"/>
        </w:numPr>
      </w:pPr>
      <w:r>
        <w:t xml:space="preserve">Engineering Production-Grade Shiny Apps</w:t>
      </w:r>
      <w:r>
        <w:t xml:space="preserve"> </w:t>
      </w:r>
      <w:r>
        <w:t xml:space="preserve">(Fay et al. 2021)</w:t>
      </w:r>
      <w:r>
        <w:t xml:space="preserve"> </w:t>
      </w:r>
      <w:r>
        <w:t xml:space="preserve">- best practices for production Shiny applications</w:t>
      </w:r>
    </w:p>
    <w:bookmarkEnd w:id="392"/>
    <w:bookmarkStart w:id="394" w:name="git-and-version-control"/>
    <w:p>
      <w:pPr>
        <w:pStyle w:val="Heading3"/>
      </w:pPr>
      <w:r>
        <w:t xml:space="preserve">6.48.4 Git and Version Control</w:t>
      </w:r>
    </w:p>
    <w:p>
      <w:pPr>
        <w:pStyle w:val="Compact"/>
        <w:numPr>
          <w:ilvl w:val="0"/>
          <w:numId w:val="1114"/>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14"/>
        </w:numPr>
      </w:pPr>
      <w:hyperlink r:id="rId393">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94"/>
    <w:bookmarkEnd w:id="395"/>
    <w:bookmarkEnd w:id="396"/>
    <w:bookmarkStart w:id="464" w:name="sec-r-code-style"/>
    <w:p>
      <w:pPr>
        <w:pStyle w:val="Heading1"/>
      </w:pPr>
      <w:r>
        <w:t xml:space="preserve">7. R Code Style</w:t>
      </w:r>
    </w:p>
    <w:p>
      <w:pPr>
        <w:pStyle w:val="FirstParagraph"/>
      </w:pPr>
      <w:r>
        <w:t xml:space="preserve">Follow these code style guidelines for all R code:</w:t>
      </w:r>
    </w:p>
    <w:bookmarkStart w:id="401" w:name="general-principles"/>
    <w:p>
      <w:pPr>
        <w:pStyle w:val="Heading2"/>
      </w:pPr>
      <w:r>
        <w:t xml:space="preserve">7.1 General Principles</w:t>
      </w:r>
    </w:p>
    <w:p>
      <w:pPr>
        <w:pStyle w:val="FirstParagraph"/>
      </w:pPr>
      <w:r>
        <w:t xml:space="preserve">Our lab follows the</w:t>
      </w:r>
      <w:r>
        <w:t xml:space="preserve"> </w:t>
      </w:r>
      <w:hyperlink r:id="rId397">
        <w:r>
          <w:rPr>
            <w:rStyle w:val="Hyperlink"/>
          </w:rPr>
          <w:t xml:space="preserve">Google R Style Guide</w:t>
        </w:r>
      </w:hyperlink>
      <w:r>
        <w:t xml:space="preserve">,</w:t>
      </w:r>
      <w:r>
        <w:t xml:space="preserve"> </w:t>
      </w:r>
      <w:r>
        <w:t xml:space="preserve">which in turn mostly follows the</w:t>
      </w:r>
      <w:r>
        <w:t xml:space="preserve"> </w:t>
      </w:r>
      <w:hyperlink r:id="rId398">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15"/>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15"/>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15"/>
        </w:numPr>
      </w:pPr>
      <w:r>
        <w:rPr>
          <w:b/>
          <w:bCs/>
        </w:rPr>
        <w:t xml:space="preserve">Write tidy code</w:t>
      </w:r>
      <w:r>
        <w:t xml:space="preserve">: Keep code clean, readable, and well-organized</w:t>
      </w:r>
    </w:p>
    <w:p>
      <w:pPr>
        <w:numPr>
          <w:ilvl w:val="0"/>
          <w:numId w:val="1115"/>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15"/>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99">
        <w:r>
          <w:rPr>
            <w:rStyle w:val="Hyperlink"/>
          </w:rPr>
          <w:t xml:space="preserve">tidyverse design principles</w:t>
        </w:r>
      </w:hyperlink>
      <w:r>
        <w:t xml:space="preserve"> </w:t>
      </w:r>
      <w:r>
        <w:t xml:space="preserve">for more details.</w:t>
      </w:r>
    </w:p>
    <w:p>
      <w:pPr>
        <w:numPr>
          <w:ilvl w:val="0"/>
          <w:numId w:val="111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400">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7.17</w:t>
        </w:r>
      </w:hyperlink>
      <w:r>
        <w:t xml:space="preserve"> </w:t>
      </w:r>
      <w:r>
        <w:t xml:space="preserve">for details on automated style checking.</w:t>
      </w:r>
    </w:p>
    <w:bookmarkEnd w:id="401"/>
    <w:bookmarkStart w:id="404"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403" w:name="explicit-return-statements"/>
    <w:p>
      <w:pPr>
        <w:pStyle w:val="Heading3"/>
      </w:pPr>
      <w:r>
        <w:t xml:space="preserve">7.2.1 Explicit Return Statements</w:t>
      </w:r>
    </w:p>
    <w:p>
      <w:pPr>
        <w:pStyle w:val="FirstParagraph"/>
      </w:pPr>
      <w:r>
        <w:t xml:space="preserve">Following the</w:t>
      </w:r>
      <w:r>
        <w:t xml:space="preserve"> </w:t>
      </w:r>
      <w:hyperlink r:id="rId40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403"/>
    <w:bookmarkEnd w:id="404"/>
    <w:bookmarkStart w:id="405"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16"/>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16"/>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405"/>
    <w:bookmarkStart w:id="408" w:name="lambdas-in-mapapply-family-calls"/>
    <w:p>
      <w:pPr>
        <w:pStyle w:val="Heading2"/>
      </w:pPr>
      <w:r>
        <w:t xml:space="preserve">7.4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406">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407">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408"/>
    <w:bookmarkStart w:id="410" w:name="sec-prefer-packaged-functions"/>
    <w:p>
      <w:pPr>
        <w:pStyle w:val="Heading2"/>
      </w:pPr>
      <w:r>
        <w:t xml:space="preserve">7.5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17"/>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17"/>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409">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410"/>
    <w:bookmarkStart w:id="412" w:name="sec-per-operation-grouping"/>
    <w:p>
      <w:pPr>
        <w:pStyle w:val="Heading2"/>
      </w:pPr>
      <w:r>
        <w:t xml:space="preserve">7.6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11">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412"/>
    <w:bookmarkStart w:id="413" w:name="sec-avoid-hardcoding-external-data"/>
    <w:p>
      <w:pPr>
        <w:pStyle w:val="Heading2"/>
      </w:pPr>
      <w:r>
        <w:t xml:space="preserve">7.7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18"/>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18"/>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18"/>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End w:id="413"/>
    <w:bookmarkStart w:id="414" w:name="sec-construct-inputs"/>
    <w:p>
      <w:pPr>
        <w:pStyle w:val="Heading2"/>
      </w:pPr>
      <w:r>
        <w:t xml:space="preserve">7.8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414"/>
    <w:bookmarkStart w:id="417" w:name="comments"/>
    <w:p>
      <w:pPr>
        <w:pStyle w:val="Heading2"/>
      </w:pPr>
      <w:r>
        <w:t xml:space="preserve">7.9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19"/>
        </w:numPr>
      </w:pPr>
      <w:r>
        <w:t xml:space="preserve">source your config =&gt;</w:t>
      </w:r>
    </w:p>
    <w:p>
      <w:pPr>
        <w:pStyle w:val="Compact"/>
        <w:numPr>
          <w:ilvl w:val="0"/>
          <w:numId w:val="1119"/>
        </w:numPr>
      </w:pPr>
      <w:r>
        <w:t xml:space="preserve">load all your data =&gt;</w:t>
      </w:r>
    </w:p>
    <w:p>
      <w:pPr>
        <w:pStyle w:val="Compact"/>
        <w:numPr>
          <w:ilvl w:val="0"/>
          <w:numId w:val="1119"/>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5" name="Picture"/>
                  <a:graphic>
                    <a:graphicData uri="http://schemas.openxmlformats.org/drawingml/2006/picture">
                      <pic:pic>
                        <pic:nvPicPr>
                          <pic:cNvPr descr="/opt/quarto/share/formats/docx/note.png" id="416"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3">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17"/>
    <w:bookmarkStart w:id="422" w:name="line-breaks-and-formatting"/>
    <w:p>
      <w:pPr>
        <w:pStyle w:val="Heading2"/>
      </w:pPr>
      <w:r>
        <w:t xml:space="preserve">7.10 Line Breaks and Formatting</w:t>
      </w:r>
    </w:p>
    <w:bookmarkStart w:id="418" w:name="blank-lines-before-lists"/>
    <w:p>
      <w:pPr>
        <w:pStyle w:val="Heading3"/>
      </w:pPr>
      <w:r>
        <w:t xml:space="preserve">7.10.1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18"/>
    <w:bookmarkStart w:id="420" w:name="sec-semantic-line-breaks"/>
    <w:p>
      <w:pPr>
        <w:pStyle w:val="Heading3"/>
      </w:pPr>
      <w:r>
        <w:t xml:space="preserve">7.10.2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20"/>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20"/>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19">
        <w:r>
          <w:rPr>
            <w:rStyle w:val="Hyperlink"/>
          </w:rPr>
          <w:t xml:space="preserve">semantic line breaks</w:t>
        </w:r>
      </w:hyperlink>
      <w:r>
        <w:t xml:space="preserve">.</w:t>
      </w:r>
    </w:p>
    <w:p>
      <w:pPr>
        <w:pStyle w:val="BodyText"/>
      </w:pPr>
      <w:r>
        <w:rPr>
          <w:b/>
          <w:bCs/>
        </w:rPr>
        <w:t xml:space="preserve">Guidelines:</w:t>
      </w:r>
    </w:p>
    <w:p>
      <w:pPr>
        <w:pStyle w:val="Compact"/>
        <w:numPr>
          <w:ilvl w:val="0"/>
          <w:numId w:val="1121"/>
        </w:numPr>
      </w:pPr>
      <w:r>
        <w:t xml:space="preserve">Break after complete sentences (at periods)</w:t>
      </w:r>
    </w:p>
    <w:p>
      <w:pPr>
        <w:pStyle w:val="Compact"/>
        <w:numPr>
          <w:ilvl w:val="0"/>
          <w:numId w:val="1121"/>
        </w:numPr>
      </w:pPr>
      <w:r>
        <w:t xml:space="preserve">Break after long phrases or clauses (at commas or conjunctions)</w:t>
      </w:r>
    </w:p>
    <w:p>
      <w:pPr>
        <w:pStyle w:val="Compact"/>
        <w:numPr>
          <w:ilvl w:val="0"/>
          <w:numId w:val="1121"/>
        </w:numPr>
      </w:pPr>
      <w:r>
        <w:t xml:space="preserve">Aim for lines under 80 characters</w:t>
      </w:r>
    </w:p>
    <w:p>
      <w:pPr>
        <w:pStyle w:val="Compact"/>
        <w:numPr>
          <w:ilvl w:val="0"/>
          <w:numId w:val="1121"/>
        </w:numPr>
      </w:pPr>
      <w:r>
        <w:t xml:space="preserve">Keep related short phrases together on one line</w:t>
      </w:r>
    </w:p>
    <w:p>
      <w:pPr>
        <w:pStyle w:val="Compact"/>
        <w:numPr>
          <w:ilvl w:val="0"/>
          <w:numId w:val="1121"/>
        </w:numPr>
      </w:pPr>
      <w:r>
        <w:t xml:space="preserve">Do not break in the middle of inline code, links, or formatting</w:t>
      </w:r>
    </w:p>
    <w:bookmarkEnd w:id="420"/>
    <w:bookmarkStart w:id="421" w:name="line-breaks-in-code"/>
    <w:p>
      <w:pPr>
        <w:pStyle w:val="Heading3"/>
      </w:pPr>
      <w:r>
        <w:t xml:space="preserve">7.10.3 Line Breaks in Code</w:t>
      </w:r>
    </w:p>
    <w:p>
      <w:pPr>
        <w:pStyle w:val="Compact"/>
        <w:numPr>
          <w:ilvl w:val="0"/>
          <w:numId w:val="1122"/>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21"/>
    <w:bookmarkEnd w:id="422"/>
    <w:bookmarkStart w:id="424" w:name="markdown-and-quarto-formatting"/>
    <w:p>
      <w:pPr>
        <w:pStyle w:val="Heading2"/>
      </w:pPr>
      <w:r>
        <w:t xml:space="preserve">7.11 Markdown and Quarto Formatting</w:t>
      </w:r>
    </w:p>
    <w:bookmarkStart w:id="423" w:name="writing-about-code-in-quarto-documents"/>
    <w:p>
      <w:pPr>
        <w:pStyle w:val="Heading3"/>
      </w:pPr>
      <w:r>
        <w:t xml:space="preserve">7.11.1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5">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23"/>
    <w:bookmarkEnd w:id="424"/>
    <w:bookmarkStart w:id="425" w:name="messaging-and-user-communication"/>
    <w:p>
      <w:pPr>
        <w:pStyle w:val="Heading2"/>
      </w:pPr>
      <w:r>
        <w:t xml:space="preserve">7.12 Messaging and User Communication</w:t>
      </w:r>
    </w:p>
    <w:p>
      <w:pPr>
        <w:pStyle w:val="FirstParagraph"/>
      </w:pPr>
      <w:r>
        <w:t xml:space="preserve">Use</w:t>
      </w:r>
      <w:r>
        <w:t xml:space="preserve"> </w:t>
      </w:r>
      <w:hyperlink r:id="rId272">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23"/>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23"/>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23"/>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25"/>
    <w:bookmarkStart w:id="427" w:name="package-code-practices"/>
    <w:p>
      <w:pPr>
        <w:pStyle w:val="Heading2"/>
      </w:pPr>
      <w:r>
        <w:t xml:space="preserve">7.13 Package Code Practices</w:t>
      </w:r>
    </w:p>
    <w:p>
      <w:pPr>
        <w:pStyle w:val="Compact"/>
        <w:numPr>
          <w:ilvl w:val="0"/>
          <w:numId w:val="1124"/>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25"/>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25"/>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25"/>
        </w:numPr>
      </w:pPr>
      <w:r>
        <w:rPr>
          <w:rStyle w:val="VerbatimChar"/>
        </w:rPr>
        <w:t xml:space="preserve">withr::local_package()</w:t>
      </w:r>
      <w:r>
        <w:t xml:space="preserve"> </w:t>
      </w:r>
      <w:r>
        <w:t xml:space="preserve">for temporary package loading in tests</w:t>
      </w:r>
    </w:p>
    <w:p>
      <w:pPr>
        <w:pStyle w:val="Compact"/>
        <w:numPr>
          <w:ilvl w:val="0"/>
          <w:numId w:val="1124"/>
        </w:numPr>
      </w:pPr>
      <w:r>
        <w:t xml:space="preserve">This keeps the global search path clean and makes dependencies explicit.</w:t>
      </w:r>
      <w:r>
        <w:t xml:space="preserve"> </w:t>
      </w:r>
      <w:r>
        <w:t xml:space="preserve">See</w:t>
      </w:r>
      <w:r>
        <w:t xml:space="preserve"> </w:t>
      </w:r>
      <w:hyperlink r:id="rId426">
        <w:r>
          <w:rPr>
            <w:rStyle w:val="Hyperlink"/>
          </w:rPr>
          <w:t xml:space="preserve">R Packages - The R landscape</w:t>
        </w:r>
      </w:hyperlink>
      <w:r>
        <w:t xml:space="preserve"> </w:t>
      </w:r>
      <w:r>
        <w:t xml:space="preserve">for more details.</w:t>
      </w:r>
    </w:p>
    <w:p>
      <w:pPr>
        <w:pStyle w:val="Compact"/>
        <w:numPr>
          <w:ilvl w:val="0"/>
          <w:numId w:val="1124"/>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24"/>
        </w:numPr>
      </w:pPr>
      <w:r>
        <w:rPr>
          <w:b/>
          <w:bCs/>
        </w:rPr>
        <w:t xml:space="preserve">Avoid code duplication</w:t>
      </w:r>
      <w:r>
        <w:t xml:space="preserve">: Extract repeated logic into helper functions</w:t>
      </w:r>
    </w:p>
    <w:bookmarkEnd w:id="427"/>
    <w:bookmarkStart w:id="428" w:name="sec-tidyverse-replacements"/>
    <w:p>
      <w:pPr>
        <w:pStyle w:val="Heading2"/>
      </w:pPr>
      <w:r>
        <w:t xml:space="preserve">7.14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28"/>
    <w:bookmarkStart w:id="429" w:name="sec-here-package-style"/>
    <w:p>
      <w:pPr>
        <w:pStyle w:val="Heading2"/>
      </w:pPr>
      <w:r>
        <w:t xml:space="preserve">7.15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0">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29"/>
    <w:bookmarkStart w:id="434" w:name="sec-object-naming"/>
    <w:p>
      <w:pPr>
        <w:pStyle w:val="Heading2"/>
      </w:pPr>
      <w:r>
        <w:t xml:space="preserve">7.16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26"/>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26"/>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30" name="Picture"/>
                  <a:graphic>
                    <a:graphicData uri="http://schemas.openxmlformats.org/drawingml/2006/picture">
                      <pic:pic>
                        <pic:nvPicPr>
                          <pic:cNvPr descr="/opt/quarto/share/formats/docx/note.png" id="431"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2" name="Picture"/>
                  <a:graphic>
                    <a:graphicData uri="http://schemas.openxmlformats.org/drawingml/2006/picture">
                      <pic:pic>
                        <pic:nvPicPr>
                          <pic:cNvPr descr="/opt/quarto/share/formats/docx/note.png" id="433"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3">
        <w:r>
          <w:rPr>
            <w:rStyle w:val="Hyperlink"/>
          </w:rPr>
          <w:t xml:space="preserve">Be Expressive: How to Give Your Variables Better Names</w:t>
        </w:r>
      </w:hyperlink>
    </w:p>
    <w:bookmarkEnd w:id="434"/>
    <w:bookmarkStart w:id="462" w:name="sec-style-auto-style"/>
    <w:p>
      <w:pPr>
        <w:pStyle w:val="Heading2"/>
      </w:pPr>
      <w:r>
        <w:t xml:space="preserve">7.17 Automated Tools for Style and Project Workflow</w:t>
      </w:r>
    </w:p>
    <w:bookmarkStart w:id="455" w:name="styling"/>
    <w:p>
      <w:pPr>
        <w:pStyle w:val="Heading3"/>
      </w:pPr>
      <w:r>
        <w:t xml:space="preserve">7.17.1 Styling</w:t>
      </w:r>
    </w:p>
    <w:bookmarkStart w:id="436" w:name="rstudio-shortcuts"/>
    <w:p>
      <w:pPr>
        <w:pStyle w:val="Heading4"/>
      </w:pPr>
      <w:r>
        <w:t xml:space="preserve">7.17.1.1 RStudio shortcuts</w:t>
      </w:r>
    </w:p>
    <w:p>
      <w:pPr>
        <w:numPr>
          <w:ilvl w:val="0"/>
          <w:numId w:val="1127"/>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27"/>
        </w:numPr>
      </w:pPr>
      <w:r>
        <w:rPr>
          <w:b/>
          <w:bCs/>
        </w:rPr>
        <w:t xml:space="preserve">Assignment Aligner</w:t>
      </w:r>
      <w:r>
        <w:t xml:space="preserve"> </w:t>
      </w:r>
      <w:r>
        <w:t xml:space="preserve">- A</w:t>
      </w:r>
      <w:r>
        <w:t xml:space="preserve"> </w:t>
      </w:r>
      <w:hyperlink r:id="rId435">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36"/>
    <w:bookmarkStart w:id="447" w:name="styler"/>
    <w:p>
      <w:pPr>
        <w:pStyle w:val="Heading4"/>
      </w:pPr>
      <w:r>
        <w:t xml:space="preserve">7.17.1.2</w:t>
      </w:r>
      <w:r>
        <w:t xml:space="preserve"> </w:t>
      </w:r>
      <w:hyperlink r:id="rId314">
        <w:r>
          <w:rPr>
            <w:rStyle w:val="VerbatimChar"/>
          </w:rPr>
          <w:t xml:space="preserve">{styler}</w:t>
        </w:r>
      </w:hyperlink>
    </w:p>
    <w:p>
      <w:pPr>
        <w:pStyle w:val="FirstParagraph"/>
      </w:pPr>
      <w:hyperlink r:id="rId314">
        <w:r>
          <w:rPr>
            <w:rStyle w:val="VerbatimChar"/>
          </w:rPr>
          <w:t xml:space="preserve">{styler}</w:t>
        </w:r>
      </w:hyperlink>
      <w:r>
        <w:t xml:space="preserve"> </w:t>
      </w:r>
      <w:r>
        <w:t xml:space="preserve">is another</w:t>
      </w:r>
      <w:r>
        <w:t xml:space="preserve"> </w:t>
      </w:r>
      <w:hyperlink r:id="rId437">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38">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9" name="Picture"/>
                  <a:graphic>
                    <a:graphicData uri="http://schemas.openxmlformats.org/drawingml/2006/picture">
                      <pic:pic>
                        <pic:nvPicPr>
                          <pic:cNvPr descr="/opt/quarto/share/formats/docx/note.png" id="440"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4">
              <w:r>
                <w:rPr>
                  <w:rStyle w:val="VerbatimChar"/>
                </w:rPr>
                <w:t xml:space="preserve">{styler}</w:t>
              </w:r>
            </w:hyperlink>
            <w:r>
              <w:t xml:space="preserve"> </w:t>
            </w:r>
            <w:hyperlink r:id="rId441">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2" name="Picture"/>
                  <a:graphic>
                    <a:graphicData uri="http://schemas.openxmlformats.org/drawingml/2006/picture">
                      <pic:pic>
                        <pic:nvPicPr>
                          <pic:cNvPr descr="/opt/quarto/share/formats/docx/note.png" id="443"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4">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5" name="Picture"/>
                  <a:graphic>
                    <a:graphicData uri="http://schemas.openxmlformats.org/drawingml/2006/picture">
                      <pic:pic>
                        <pic:nvPicPr>
                          <pic:cNvPr descr="/opt/quarto/share/formats/docx/tip.png" id="446" name="Picture"/>
                          <pic:cNvPicPr>
                            <a:picLocks noChangeArrowheads="1" noChangeAspect="1"/>
                          </pic:cNvPicPr>
                        </pic:nvPicPr>
                        <pic:blipFill>
                          <a:blip r:embed="rId4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47"/>
    <w:bookmarkStart w:id="454" w:name="lintr"/>
    <w:p>
      <w:pPr>
        <w:pStyle w:val="Heading4"/>
      </w:pPr>
      <w:r>
        <w:t xml:space="preserve">7.17.1.3</w:t>
      </w:r>
      <w:r>
        <w:t xml:space="preserve"> </w:t>
      </w:r>
      <w:hyperlink r:id="rId263">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3">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48">
        <w:r>
          <w:rPr>
            <w:rStyle w:val="Hyperlink"/>
          </w:rPr>
          <w:t xml:space="preserve">in this link</w:t>
        </w:r>
      </w:hyperlink>
      <w:r>
        <w:t xml:space="preserve">,</w:t>
      </w:r>
      <w:r>
        <w:t xml:space="preserve"> </w:t>
      </w:r>
      <w:r>
        <w:t xml:space="preserve">and most guidelines are based on the</w:t>
      </w:r>
      <w:r>
        <w:t xml:space="preserve"> </w:t>
      </w:r>
      <w:hyperlink r:id="rId398">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9" name="Picture"/>
                  <a:graphic>
                    <a:graphicData uri="http://schemas.openxmlformats.org/drawingml/2006/picture">
                      <pic:pic>
                        <pic:nvPicPr>
                          <pic:cNvPr descr="/opt/quarto/share/formats/docx/note.png" id="450"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5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2" name="Picture"/>
                  <a:graphic>
                    <a:graphicData uri="http://schemas.openxmlformats.org/drawingml/2006/picture">
                      <pic:pic>
                        <pic:nvPicPr>
                          <pic:cNvPr descr="/opt/quarto/share/formats/docx/note.png" id="453"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54"/>
    <w:bookmarkEnd w:id="455"/>
    <w:bookmarkStart w:id="458" w:name="using-lintr"/>
    <w:p>
      <w:pPr>
        <w:pStyle w:val="Heading3"/>
      </w:pPr>
      <w:r>
        <w:t xml:space="preserve">7.17.2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56" name="Picture"/>
                  <a:graphic>
                    <a:graphicData uri="http://schemas.openxmlformats.org/drawingml/2006/picture">
                      <pic:pic>
                        <pic:nvPicPr>
                          <pic:cNvPr descr="/opt/quarto/share/formats/docx/tip.png" id="457" name="Picture"/>
                          <pic:cNvPicPr>
                            <a:picLocks noChangeArrowheads="1" noChangeAspect="1"/>
                          </pic:cNvPicPr>
                        </pic:nvPicPr>
                        <pic:blipFill>
                          <a:blip r:embed="rId44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28"/>
              </w:numPr>
            </w:pPr>
            <w:r>
              <w:t xml:space="preserve">Unused variables</w:t>
            </w:r>
          </w:p>
          <w:p>
            <w:pPr>
              <w:pStyle w:val="Compact"/>
              <w:numPr>
                <w:ilvl w:val="0"/>
                <w:numId w:val="1128"/>
              </w:numPr>
            </w:pPr>
            <w:r>
              <w:t xml:space="preserve">Improper whitespace</w:t>
            </w:r>
          </w:p>
          <w:p>
            <w:pPr>
              <w:pStyle w:val="Compact"/>
              <w:numPr>
                <w:ilvl w:val="0"/>
                <w:numId w:val="1128"/>
              </w:numPr>
            </w:pPr>
            <w:r>
              <w:t xml:space="preserve">Line length issues</w:t>
            </w:r>
          </w:p>
          <w:p>
            <w:pPr>
              <w:pStyle w:val="Compact"/>
              <w:numPr>
                <w:ilvl w:val="0"/>
                <w:numId w:val="1128"/>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58"/>
    <w:bookmarkStart w:id="459" w:name="our-labs-lintr-configuration"/>
    <w:p>
      <w:pPr>
        <w:pStyle w:val="Heading3"/>
      </w:pPr>
      <w:r>
        <w:t xml:space="preserve">7.17.3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400">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29"/>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29"/>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29"/>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29"/>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30"/>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402">
        <w:r>
          <w:rPr>
            <w:rStyle w:val="Hyperlink"/>
          </w:rPr>
          <w:t xml:space="preserve">Google R Style Guide</w:t>
        </w:r>
      </w:hyperlink>
      <w:r>
        <w:t xml:space="preserve">.</w:t>
      </w:r>
    </w:p>
    <w:p>
      <w:pPr>
        <w:pStyle w:val="Compact"/>
        <w:numPr>
          <w:ilvl w:val="0"/>
          <w:numId w:val="1130"/>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31"/>
        </w:numPr>
      </w:pPr>
      <w:r>
        <w:rPr>
          <w:rStyle w:val="VerbatimChar"/>
        </w:rPr>
        <w:t xml:space="preserve">data-raw/</w:t>
      </w:r>
      <w:r>
        <w:t xml:space="preserve">: Pipe consistency and undesirable function rules relaxed (exploratory scripts)</w:t>
      </w:r>
    </w:p>
    <w:p>
      <w:pPr>
        <w:pStyle w:val="Compact"/>
        <w:numPr>
          <w:ilvl w:val="0"/>
          <w:numId w:val="1131"/>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31"/>
        </w:numPr>
      </w:pPr>
      <w:r>
        <w:rPr>
          <w:rStyle w:val="VerbatimChar"/>
        </w:rPr>
        <w:t xml:space="preserve">inst/examples/</w:t>
      </w:r>
      <w:r>
        <w:t xml:space="preserve">: Undesirable function rules relaxed</w:t>
      </w:r>
    </w:p>
    <w:p>
      <w:pPr>
        <w:pStyle w:val="Compact"/>
        <w:numPr>
          <w:ilvl w:val="0"/>
          <w:numId w:val="1131"/>
        </w:numPr>
      </w:pPr>
      <w:r>
        <w:rPr>
          <w:rStyle w:val="VerbatimChar"/>
        </w:rPr>
        <w:t xml:space="preserve">tests/testthat.R</w:t>
      </w:r>
      <w:r>
        <w:t xml:space="preserve">: Undesirable function rules relaxed</w:t>
      </w:r>
    </w:p>
    <w:bookmarkEnd w:id="459"/>
    <w:bookmarkStart w:id="461" w:name="X20514c3690be0e3afe0e3453b36bf4daf01ce44"/>
    <w:p>
      <w:pPr>
        <w:pStyle w:val="Heading3"/>
      </w:pPr>
      <w:r>
        <w:t xml:space="preserve">7.17.4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3">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60">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61"/>
    <w:bookmarkEnd w:id="462"/>
    <w:bookmarkStart w:id="463" w:name="sec-r-resources-style"/>
    <w:p>
      <w:pPr>
        <w:pStyle w:val="Heading2"/>
      </w:pPr>
      <w:r>
        <w:t xml:space="preserve">7.18 Additional Resources</w:t>
      </w:r>
    </w:p>
    <w:p>
      <w:pPr>
        <w:pStyle w:val="Compact"/>
        <w:numPr>
          <w:ilvl w:val="0"/>
          <w:numId w:val="1132"/>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63"/>
    <w:bookmarkEnd w:id="464"/>
    <w:bookmarkStart w:id="469" w:name="big-data"/>
    <w:p>
      <w:pPr>
        <w:pStyle w:val="Heading1"/>
      </w:pPr>
      <w:r>
        <w:t xml:space="preserve">8. Big data</w:t>
      </w:r>
    </w:p>
    <w:bookmarkStart w:id="466"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65">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66"/>
    <w:bookmarkStart w:id="467"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67"/>
    <w:bookmarkStart w:id="468"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33"/>
        </w:numPr>
      </w:pPr>
      <w:r>
        <w:rPr>
          <w:b/>
          <w:bCs/>
        </w:rPr>
        <w:t xml:space="preserve">Uncheck</w:t>
      </w:r>
      <w:r>
        <w:t xml:space="preserve"> </w:t>
      </w:r>
      <w:r>
        <w:t xml:space="preserve">Restore RData into workspace at startup</w:t>
      </w:r>
    </w:p>
    <w:p>
      <w:pPr>
        <w:pStyle w:val="Compact"/>
        <w:numPr>
          <w:ilvl w:val="0"/>
          <w:numId w:val="1133"/>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34"/>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68"/>
    <w:bookmarkEnd w:id="469"/>
    <w:bookmarkStart w:id="486"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76"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74"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73" w:name="fig-data-masking"/>
          <w:p>
            <w:pPr>
              <w:pStyle w:val="Compact"/>
              <w:jc w:val="center"/>
            </w:pPr>
            <w:r>
              <w:drawing>
                <wp:inline>
                  <wp:extent cx="2667000" cy="1103368"/>
                  <wp:effectExtent b="0" l="0" r="0" t="0"/>
                  <wp:docPr descr="" title="" id="471" name="Picture"/>
                  <a:graphic>
                    <a:graphicData uri="http://schemas.openxmlformats.org/drawingml/2006/picture">
                      <pic:pic>
                        <pic:nvPicPr>
                          <pic:cNvPr descr="assets/images/data-masking.PNG" id="472" name="Picture"/>
                          <pic:cNvPicPr>
                            <a:picLocks noChangeArrowheads="1" noChangeAspect="1"/>
                          </pic:cNvPicPr>
                        </pic:nvPicPr>
                        <pic:blipFill>
                          <a:blip r:embed="rId470"/>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73"/>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74"/>
    <w:bookmarkStart w:id="475"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75"/>
    <w:bookmarkEnd w:id="476"/>
    <w:bookmarkStart w:id="483" w:name="sec-data-masking-vs-tidy-selection"/>
    <w:p>
      <w:pPr>
        <w:pStyle w:val="Heading2"/>
      </w:pPr>
      <w:r>
        <w:t xml:space="preserve">9.2 Data masking vs. tidy selection</w:t>
      </w:r>
    </w:p>
    <w:p>
      <w:pPr>
        <w:pStyle w:val="FirstParagraph"/>
      </w:pPr>
      <w:r>
        <w:t xml:space="preserve">Many</w:t>
      </w:r>
      <w:r>
        <w:t xml:space="preserve"> </w:t>
      </w:r>
      <w:hyperlink r:id="rId323">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35"/>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5">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2">
        <w:r>
          <w:rPr>
            <w:rStyle w:val="VerbatimChar"/>
          </w:rPr>
          <w:t xml:space="preserve">{ggplot2}</w:t>
        </w:r>
      </w:hyperlink>
      <w:r>
        <w:t xml:space="preserve">.</w:t>
      </w:r>
    </w:p>
    <w:p>
      <w:pPr>
        <w:pStyle w:val="Compact"/>
        <w:numPr>
          <w:ilvl w:val="0"/>
          <w:numId w:val="1135"/>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7">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77"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77"/>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82"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78">
        <w:r>
          <w:rPr>
            <w:rStyle w:val="VerbatimChar"/>
          </w:rPr>
          <w:t xml:space="preserve">{tidyselect}</w:t>
        </w:r>
      </w:hyperlink>
      <w:r>
        <w:t xml:space="preserve"> </w:t>
      </w:r>
      <w:r>
        <w:t xml:space="preserve">1.2.0</w:t>
      </w:r>
      <w:r>
        <w:t xml:space="preserve"> </w:t>
      </w:r>
      <w:r>
        <w:t xml:space="preserve">(</w:t>
      </w:r>
      <w:hyperlink r:id="rId479">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5">
        <w:r>
          <w:rPr>
            <w:rStyle w:val="VerbatimChar"/>
          </w:rPr>
          <w:t xml:space="preserve">{lifecycle}</w:t>
        </w:r>
      </w:hyperlink>
      <w:r>
        <w:t xml:space="preserve">.</w:t>
      </w:r>
      <w:r>
        <w:t xml:space="preserve"> </w:t>
      </w:r>
      <w:r>
        <w:t xml:space="preserve">Per the</w:t>
      </w:r>
      <w:r>
        <w:t xml:space="preserve"> </w:t>
      </w:r>
      <w:hyperlink r:id="rId480">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81">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82"/>
    <w:bookmarkEnd w:id="483"/>
    <w:bookmarkStart w:id="485"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84"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84"/>
    <w:bookmarkEnd w:id="485"/>
    <w:bookmarkEnd w:id="486"/>
    <w:bookmarkStart w:id="570" w:name="sec-quarto"/>
    <w:p>
      <w:pPr>
        <w:pStyle w:val="Heading1"/>
      </w:pPr>
      <w:r>
        <w:t xml:space="preserve">10. Quarto</w:t>
      </w:r>
    </w:p>
    <w:bookmarkStart w:id="494" w:name="introduction"/>
    <w:p>
      <w:pPr>
        <w:pStyle w:val="Heading2"/>
      </w:pPr>
      <w:r>
        <w:t xml:space="preserve">10.1 Introduction</w:t>
      </w:r>
    </w:p>
    <w:p>
      <w:pPr>
        <w:pStyle w:val="FirstParagraph"/>
      </w:pPr>
      <w:hyperlink r:id="rId487">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36"/>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36"/>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36"/>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88"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88"/>
    <w:bookmarkStart w:id="489"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89"/>
    <w:bookmarkStart w:id="493" w:name="getting-started"/>
    <w:p>
      <w:pPr>
        <w:pStyle w:val="Heading3"/>
      </w:pPr>
      <w:r>
        <w:t xml:space="preserve">10.1.3 Getting Started</w:t>
      </w:r>
    </w:p>
    <w:p>
      <w:pPr>
        <w:pStyle w:val="FirstParagraph"/>
      </w:pPr>
      <w:r>
        <w:t xml:space="preserve">To get started with Quarto:</w:t>
      </w:r>
    </w:p>
    <w:p>
      <w:pPr>
        <w:numPr>
          <w:ilvl w:val="0"/>
          <w:numId w:val="1137"/>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90">
        <w:r>
          <w:rPr>
            <w:rStyle w:val="Hyperlink"/>
          </w:rPr>
          <w:t xml:space="preserve">https://quarto.org/docs/get-started/</w:t>
        </w:r>
      </w:hyperlink>
    </w:p>
    <w:p>
      <w:pPr>
        <w:numPr>
          <w:ilvl w:val="0"/>
          <w:numId w:val="1137"/>
        </w:numPr>
      </w:pPr>
      <w:r>
        <w:rPr>
          <w:b/>
          <w:bCs/>
        </w:rPr>
        <w:t xml:space="preserve">Documentation:</w:t>
      </w:r>
      <w:r>
        <w:t xml:space="preserve"> </w:t>
      </w:r>
      <w:r>
        <w:t xml:space="preserve">The official Quarto documentation is available at</w:t>
      </w:r>
      <w:r>
        <w:t xml:space="preserve"> </w:t>
      </w:r>
      <w:hyperlink r:id="rId491">
        <w:r>
          <w:rPr>
            <w:rStyle w:val="Hyperlink"/>
          </w:rPr>
          <w:t xml:space="preserve">https://quarto.org/docs/guide/</w:t>
        </w:r>
      </w:hyperlink>
    </w:p>
    <w:p>
      <w:pPr>
        <w:numPr>
          <w:ilvl w:val="0"/>
          <w:numId w:val="1137"/>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92">
        <w:r>
          <w:rPr>
            <w:rStyle w:val="Hyperlink"/>
          </w:rPr>
          <w:t xml:space="preserve">Quarto chapter in R for Data Science</w:t>
        </w:r>
      </w:hyperlink>
      <w:r>
        <w:t xml:space="preserve"> </w:t>
      </w:r>
      <w:r>
        <w:t xml:space="preserve">(Wickham et al. 2023)</w:t>
      </w:r>
    </w:p>
    <w:bookmarkEnd w:id="493"/>
    <w:bookmarkEnd w:id="494"/>
    <w:bookmarkStart w:id="502"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38"/>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38"/>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38"/>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95"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95"/>
    <w:bookmarkStart w:id="497"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96">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97"/>
    <w:bookmarkStart w:id="498"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39"/>
        </w:numPr>
      </w:pPr>
      <w:r>
        <w:t xml:space="preserve">Click</w:t>
      </w:r>
      <w:r>
        <w:t xml:space="preserve"> </w:t>
      </w:r>
      <w:r>
        <w:rPr>
          <w:b/>
          <w:bCs/>
        </w:rPr>
        <w:t xml:space="preserve">“Render”</w:t>
      </w:r>
      <w:r>
        <w:t xml:space="preserve"> </w:t>
      </w:r>
      <w:r>
        <w:t xml:space="preserve">in RStudio, or</w:t>
      </w:r>
    </w:p>
    <w:p>
      <w:pPr>
        <w:pStyle w:val="Compact"/>
        <w:numPr>
          <w:ilvl w:val="0"/>
          <w:numId w:val="1139"/>
        </w:numPr>
      </w:pPr>
      <w:r>
        <w:t xml:space="preserve">Press</w:t>
      </w:r>
      <w:r>
        <w:t xml:space="preserve"> </w:t>
      </w:r>
      <w:r>
        <w:rPr>
          <w:b/>
          <w:bCs/>
        </w:rPr>
        <w:t xml:space="preserve">Cmd/Ctrl + Shift + K</w:t>
      </w:r>
      <w:r>
        <w:t xml:space="preserve">, or</w:t>
      </w:r>
    </w:p>
    <w:p>
      <w:pPr>
        <w:pStyle w:val="Compact"/>
        <w:numPr>
          <w:ilvl w:val="0"/>
          <w:numId w:val="1139"/>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39"/>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98"/>
    <w:bookmarkStart w:id="499"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40"/>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40"/>
        </w:numPr>
      </w:pPr>
      <w:r>
        <w:t xml:space="preserve">The</w:t>
      </w:r>
      <w:r>
        <w:t xml:space="preserve"> </w:t>
      </w:r>
      <w:r>
        <w:rPr>
          <w:b/>
          <w:bCs/>
        </w:rPr>
        <w:t xml:space="preserve">“Insert”</w:t>
      </w:r>
      <w:r>
        <w:t xml:space="preserve"> </w:t>
      </w:r>
      <w:r>
        <w:t xml:space="preserve">button icon in the editor toolbar</w:t>
      </w:r>
    </w:p>
    <w:p>
      <w:pPr>
        <w:pStyle w:val="Compact"/>
        <w:numPr>
          <w:ilvl w:val="0"/>
          <w:numId w:val="1140"/>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41"/>
        </w:numPr>
      </w:pPr>
      <w:r>
        <w:rPr>
          <w:rStyle w:val="VerbatimChar"/>
        </w:rPr>
        <w:t xml:space="preserve">#| label:</w:t>
      </w:r>
      <w:r>
        <w:t xml:space="preserve"> </w:t>
      </w:r>
      <w:r>
        <w:t xml:space="preserve">- give the chunk a name</w:t>
      </w:r>
    </w:p>
    <w:p>
      <w:pPr>
        <w:pStyle w:val="Compact"/>
        <w:numPr>
          <w:ilvl w:val="0"/>
          <w:numId w:val="1141"/>
        </w:numPr>
      </w:pPr>
      <w:r>
        <w:rPr>
          <w:rStyle w:val="VerbatimChar"/>
        </w:rPr>
        <w:t xml:space="preserve">#| echo: false</w:t>
      </w:r>
      <w:r>
        <w:t xml:space="preserve"> </w:t>
      </w:r>
      <w:r>
        <w:t xml:space="preserve">- hide the code but show the output</w:t>
      </w:r>
    </w:p>
    <w:p>
      <w:pPr>
        <w:pStyle w:val="Compact"/>
        <w:numPr>
          <w:ilvl w:val="0"/>
          <w:numId w:val="1141"/>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41"/>
        </w:numPr>
      </w:pPr>
      <w:r>
        <w:rPr>
          <w:rStyle w:val="VerbatimChar"/>
        </w:rPr>
        <w:t xml:space="preserve">#| eval: false</w:t>
      </w:r>
      <w:r>
        <w:t xml:space="preserve"> </w:t>
      </w:r>
      <w:r>
        <w:t xml:space="preserve">- show the code but don’t run it</w:t>
      </w:r>
    </w:p>
    <w:p>
      <w:pPr>
        <w:pStyle w:val="Compact"/>
        <w:numPr>
          <w:ilvl w:val="0"/>
          <w:numId w:val="1141"/>
        </w:numPr>
      </w:pPr>
      <w:r>
        <w:rPr>
          <w:rStyle w:val="VerbatimChar"/>
        </w:rPr>
        <w:t xml:space="preserve">#| include: false</w:t>
      </w:r>
      <w:r>
        <w:t xml:space="preserve"> </w:t>
      </w:r>
      <w:r>
        <w:t xml:space="preserve">- run the code but hide both code and output</w:t>
      </w:r>
    </w:p>
    <w:p>
      <w:pPr>
        <w:pStyle w:val="Compact"/>
        <w:numPr>
          <w:ilvl w:val="0"/>
          <w:numId w:val="1141"/>
        </w:numPr>
      </w:pPr>
      <w:r>
        <w:rPr>
          <w:rStyle w:val="VerbatimChar"/>
        </w:rPr>
        <w:t xml:space="preserve">#| warning: false</w:t>
      </w:r>
      <w:r>
        <w:t xml:space="preserve"> </w:t>
      </w:r>
      <w:r>
        <w:t xml:space="preserve">- hide warnings</w:t>
      </w:r>
    </w:p>
    <w:p>
      <w:pPr>
        <w:pStyle w:val="Compact"/>
        <w:numPr>
          <w:ilvl w:val="0"/>
          <w:numId w:val="1141"/>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99"/>
    <w:bookmarkStart w:id="500"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42"/>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42"/>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42"/>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42"/>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43"/>
        </w:numPr>
      </w:pPr>
      <w:r>
        <w:t xml:space="preserve">Adjust figure dimensions for different page sizes</w:t>
      </w:r>
    </w:p>
    <w:p>
      <w:pPr>
        <w:pStyle w:val="Compact"/>
        <w:numPr>
          <w:ilvl w:val="0"/>
          <w:numId w:val="1143"/>
        </w:numPr>
      </w:pPr>
      <w:r>
        <w:t xml:space="preserve">Use different table formatting for different outputs</w:t>
      </w:r>
    </w:p>
    <w:p>
      <w:pPr>
        <w:pStyle w:val="Compact"/>
        <w:numPr>
          <w:ilvl w:val="0"/>
          <w:numId w:val="1143"/>
        </w:numPr>
      </w:pPr>
      <w:r>
        <w:t xml:space="preserve">Include or exclude content based on output format</w:t>
      </w:r>
    </w:p>
    <w:p>
      <w:pPr>
        <w:pStyle w:val="Compact"/>
        <w:numPr>
          <w:ilvl w:val="0"/>
          <w:numId w:val="1143"/>
        </w:numPr>
      </w:pPr>
      <w:r>
        <w:t xml:space="preserve">Set format-specific styling or options</w:t>
      </w:r>
    </w:p>
    <w:bookmarkEnd w:id="500"/>
    <w:bookmarkStart w:id="501"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44"/>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44"/>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44"/>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44"/>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44"/>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44"/>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44"/>
        </w:numPr>
      </w:pPr>
      <w:r>
        <w:rPr>
          <w:rStyle w:val="VerbatimChar"/>
        </w:rPr>
        <w:t xml:space="preserve">[link text](url)</w:t>
      </w:r>
      <w:r>
        <w:t xml:space="preserve"> </w:t>
      </w:r>
      <w:r>
        <w:t xml:space="preserve">creates hyperlinks</w:t>
      </w:r>
    </w:p>
    <w:p>
      <w:pPr>
        <w:pStyle w:val="Compact"/>
        <w:numPr>
          <w:ilvl w:val="0"/>
          <w:numId w:val="1144"/>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92">
        <w:r>
          <w:rPr>
            <w:rStyle w:val="Hyperlink"/>
          </w:rPr>
          <w:t xml:space="preserve">Quarto chapter in R for Data Science</w:t>
        </w:r>
      </w:hyperlink>
      <w:r>
        <w:t xml:space="preserve"> </w:t>
      </w:r>
      <w:r>
        <w:t xml:space="preserve">(Wickham et al. 2023)</w:t>
      </w:r>
      <w:r>
        <w:t xml:space="preserve">.</w:t>
      </w:r>
    </w:p>
    <w:bookmarkEnd w:id="501"/>
    <w:bookmarkEnd w:id="502"/>
    <w:bookmarkStart w:id="515"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506"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45"/>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46"/>
        </w:numPr>
      </w:pPr>
      <w:r>
        <w:t xml:space="preserve">Repository:</w:t>
      </w:r>
      <w:r>
        <w:t xml:space="preserve"> </w:t>
      </w:r>
      <w:hyperlink r:id="rId503">
        <w:r>
          <w:rPr>
            <w:rStyle w:val="Hyperlink"/>
          </w:rPr>
          <w:t xml:space="preserve">https://github.com/UCD-SERG/qbt</w:t>
        </w:r>
      </w:hyperlink>
    </w:p>
    <w:p>
      <w:pPr>
        <w:pStyle w:val="Compact"/>
        <w:numPr>
          <w:ilvl w:val="1"/>
          <w:numId w:val="1146"/>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46"/>
        </w:numPr>
      </w:pPr>
      <w:r>
        <w:t xml:space="preserve">Clone your new repository and start editing</w:t>
      </w:r>
    </w:p>
    <w:p>
      <w:pPr>
        <w:pStyle w:val="Compact"/>
        <w:numPr>
          <w:ilvl w:val="1"/>
          <w:numId w:val="1146"/>
        </w:numPr>
      </w:pPr>
      <w:r>
        <w:t xml:space="preserve">Includes GitHub Actions for automatic deployment to GitHub Pages</w:t>
      </w:r>
    </w:p>
    <w:p>
      <w:pPr>
        <w:pStyle w:val="Compact"/>
        <w:numPr>
          <w:ilvl w:val="0"/>
          <w:numId w:val="1145"/>
        </w:numPr>
      </w:pPr>
      <w:r>
        <w:rPr>
          <w:b/>
          <w:bCs/>
        </w:rPr>
        <w:t xml:space="preserve">Coatless Tutorials Quarto Book Template</w:t>
      </w:r>
      <w:r>
        <w:t xml:space="preserve"> </w:t>
      </w:r>
      <w:r>
        <w:t xml:space="preserve">- Another template with helpful examples:</w:t>
      </w:r>
    </w:p>
    <w:p>
      <w:pPr>
        <w:pStyle w:val="Compact"/>
        <w:numPr>
          <w:ilvl w:val="1"/>
          <w:numId w:val="1147"/>
        </w:numPr>
      </w:pPr>
      <w:r>
        <w:t xml:space="preserve">Repository:</w:t>
      </w:r>
      <w:r>
        <w:t xml:space="preserve"> </w:t>
      </w:r>
      <w:hyperlink r:id="rId504">
        <w:r>
          <w:rPr>
            <w:rStyle w:val="Hyperlink"/>
          </w:rPr>
          <w:t xml:space="preserve">https://github.com/coatless-tutorials/quarto-book-template</w:t>
        </w:r>
      </w:hyperlink>
    </w:p>
    <w:p>
      <w:pPr>
        <w:pStyle w:val="Compact"/>
        <w:numPr>
          <w:ilvl w:val="1"/>
          <w:numId w:val="1147"/>
        </w:numPr>
      </w:pPr>
      <w:r>
        <w:t xml:space="preserve">Includes examples of common Quarto book features</w:t>
      </w:r>
    </w:p>
    <w:p>
      <w:pPr>
        <w:pStyle w:val="Compact"/>
        <w:numPr>
          <w:ilvl w:val="0"/>
          <w:numId w:val="1145"/>
        </w:numPr>
      </w:pPr>
      <w:r>
        <w:rPr>
          <w:b/>
          <w:bCs/>
        </w:rPr>
        <w:t xml:space="preserve">DataLab Quarto Template</w:t>
      </w:r>
      <w:r>
        <w:t xml:space="preserve"> </w:t>
      </w:r>
      <w:r>
        <w:t xml:space="preserve">- Template from the UC Davis DataLab and Davis R Users Group:</w:t>
      </w:r>
    </w:p>
    <w:p>
      <w:pPr>
        <w:pStyle w:val="Compact"/>
        <w:numPr>
          <w:ilvl w:val="1"/>
          <w:numId w:val="1148"/>
        </w:numPr>
      </w:pPr>
      <w:r>
        <w:t xml:space="preserve">Repository:</w:t>
      </w:r>
      <w:r>
        <w:t xml:space="preserve"> </w:t>
      </w:r>
      <w:hyperlink r:id="rId505">
        <w:r>
          <w:rPr>
            <w:rStyle w:val="Hyperlink"/>
          </w:rPr>
          <w:t xml:space="preserve">https://github.com/d-rug/datalab_template_quarto</w:t>
        </w:r>
      </w:hyperlink>
    </w:p>
    <w:p>
      <w:pPr>
        <w:pStyle w:val="Compact"/>
        <w:numPr>
          <w:ilvl w:val="1"/>
          <w:numId w:val="1148"/>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49"/>
        </w:numPr>
      </w:pPr>
      <w:r>
        <w:rPr>
          <w:rStyle w:val="VerbatimChar"/>
        </w:rPr>
        <w:t xml:space="preserve">_quarto.yml</w:t>
      </w:r>
      <w:r>
        <w:t xml:space="preserve"> </w:t>
      </w:r>
      <w:r>
        <w:t xml:space="preserve">- configuration file for your book</w:t>
      </w:r>
    </w:p>
    <w:p>
      <w:pPr>
        <w:pStyle w:val="Compact"/>
        <w:numPr>
          <w:ilvl w:val="0"/>
          <w:numId w:val="1149"/>
        </w:numPr>
      </w:pPr>
      <w:r>
        <w:rPr>
          <w:rStyle w:val="VerbatimChar"/>
        </w:rPr>
        <w:t xml:space="preserve">index.qmd</w:t>
      </w:r>
      <w:r>
        <w:t xml:space="preserve"> </w:t>
      </w:r>
      <w:r>
        <w:t xml:space="preserve">- the home page / preface</w:t>
      </w:r>
    </w:p>
    <w:p>
      <w:pPr>
        <w:pStyle w:val="Compact"/>
        <w:numPr>
          <w:ilvl w:val="0"/>
          <w:numId w:val="1149"/>
        </w:numPr>
      </w:pPr>
      <w:r>
        <w:t xml:space="preserve">Sample chapter files</w:t>
      </w:r>
    </w:p>
    <w:p>
      <w:pPr>
        <w:pStyle w:val="Compact"/>
        <w:numPr>
          <w:ilvl w:val="0"/>
          <w:numId w:val="1149"/>
        </w:numPr>
      </w:pPr>
      <w:r>
        <w:rPr>
          <w:rStyle w:val="VerbatimChar"/>
        </w:rPr>
        <w:t xml:space="preserve">references.qmd</w:t>
      </w:r>
      <w:r>
        <w:t xml:space="preserve"> </w:t>
      </w:r>
      <w:r>
        <w:t xml:space="preserve">- bibliography/references page</w:t>
      </w:r>
    </w:p>
    <w:bookmarkEnd w:id="506"/>
    <w:bookmarkStart w:id="507"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507"/>
    <w:bookmarkStart w:id="508"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50"/>
        </w:numPr>
      </w:pPr>
      <w:r>
        <w:t xml:space="preserve">Book metadata (title, author, date)</w:t>
      </w:r>
    </w:p>
    <w:p>
      <w:pPr>
        <w:pStyle w:val="Compact"/>
        <w:numPr>
          <w:ilvl w:val="0"/>
          <w:numId w:val="1150"/>
        </w:numPr>
      </w:pPr>
      <w:r>
        <w:t xml:space="preserve">Chapter order</w:t>
      </w:r>
    </w:p>
    <w:p>
      <w:pPr>
        <w:pStyle w:val="Compact"/>
        <w:numPr>
          <w:ilvl w:val="0"/>
          <w:numId w:val="1150"/>
        </w:numPr>
      </w:pPr>
      <w:r>
        <w:t xml:space="preserve">Output formats (HTML, PDF, ePub, etc.)</w:t>
      </w:r>
    </w:p>
    <w:p>
      <w:pPr>
        <w:pStyle w:val="Compact"/>
        <w:numPr>
          <w:ilvl w:val="0"/>
          <w:numId w:val="1150"/>
        </w:numPr>
      </w:pPr>
      <w:r>
        <w:t xml:space="preserve">Styling and theme</w:t>
      </w:r>
    </w:p>
    <w:p>
      <w:pPr>
        <w:pStyle w:val="Compact"/>
        <w:numPr>
          <w:ilvl w:val="0"/>
          <w:numId w:val="1150"/>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508"/>
    <w:bookmarkStart w:id="509"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509"/>
    <w:bookmarkStart w:id="511"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510">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511"/>
    <w:bookmarkStart w:id="514" w:name="resources"/>
    <w:p>
      <w:pPr>
        <w:pStyle w:val="Heading3"/>
      </w:pPr>
      <w:r>
        <w:t xml:space="preserve">10.3.6 Resources</w:t>
      </w:r>
    </w:p>
    <w:p>
      <w:pPr>
        <w:pStyle w:val="Compact"/>
        <w:numPr>
          <w:ilvl w:val="0"/>
          <w:numId w:val="1151"/>
        </w:numPr>
      </w:pPr>
      <w:hyperlink r:id="rId512">
        <w:r>
          <w:rPr>
            <w:rStyle w:val="Hyperlink"/>
          </w:rPr>
          <w:t xml:space="preserve">Quarto Books Guide</w:t>
        </w:r>
      </w:hyperlink>
      <w:r>
        <w:t xml:space="preserve"> </w:t>
      </w:r>
      <w:r>
        <w:t xml:space="preserve">- comprehensive documentation for Quarto books</w:t>
      </w:r>
    </w:p>
    <w:p>
      <w:pPr>
        <w:pStyle w:val="Compact"/>
        <w:numPr>
          <w:ilvl w:val="0"/>
          <w:numId w:val="1151"/>
        </w:numPr>
      </w:pPr>
      <w:hyperlink r:id="rId513">
        <w:r>
          <w:rPr>
            <w:rStyle w:val="Hyperlink"/>
          </w:rPr>
          <w:t xml:space="preserve">Quarto Publishing Guide</w:t>
        </w:r>
      </w:hyperlink>
      <w:r>
        <w:t xml:space="preserve"> </w:t>
      </w:r>
      <w:r>
        <w:t xml:space="preserve">- how to publish your book online</w:t>
      </w:r>
    </w:p>
    <w:p>
      <w:pPr>
        <w:pStyle w:val="Compact"/>
        <w:numPr>
          <w:ilvl w:val="0"/>
          <w:numId w:val="1151"/>
        </w:numPr>
      </w:pPr>
      <w:hyperlink r:id="rId492">
        <w:r>
          <w:rPr>
            <w:rStyle w:val="Hyperlink"/>
          </w:rPr>
          <w:t xml:space="preserve">R4DS Quarto chapter</w:t>
        </w:r>
      </w:hyperlink>
      <w:r>
        <w:t xml:space="preserve"> </w:t>
      </w:r>
      <w:r>
        <w:t xml:space="preserve">(Wickham et al. 2023)</w:t>
      </w:r>
      <w:r>
        <w:t xml:space="preserve"> </w:t>
      </w:r>
      <w:r>
        <w:t xml:space="preserve">- excellent introduction to Quarto</w:t>
      </w:r>
    </w:p>
    <w:bookmarkEnd w:id="514"/>
    <w:bookmarkEnd w:id="515"/>
    <w:bookmarkStart w:id="522" w:name="sec-quarto-dashboards"/>
    <w:p>
      <w:pPr>
        <w:pStyle w:val="Heading2"/>
      </w:pPr>
      <w:r>
        <w:t xml:space="preserve">10.4 Dashboards</w:t>
      </w:r>
    </w:p>
    <w:p>
      <w:pPr>
        <w:pStyle w:val="FirstParagraph"/>
      </w:pPr>
      <w:hyperlink r:id="rId516">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17">
        <w:r>
          <w:rPr>
            <w:rStyle w:val="VerbatimChar"/>
          </w:rPr>
          <w:t xml:space="preserve">{plotly}</w:t>
        </w:r>
      </w:hyperlink>
      <w:r>
        <w:t xml:space="preserve">,</w:t>
      </w:r>
      <w:r>
        <w:t xml:space="preserve"> </w:t>
      </w:r>
      <w:hyperlink r:id="rId518">
        <w:r>
          <w:rPr>
            <w:rStyle w:val="VerbatimChar"/>
          </w:rPr>
          <w:t xml:space="preserve">{leaflet}</w:t>
        </w:r>
      </w:hyperlink>
      <w:r>
        <w:t xml:space="preserve">,</w:t>
      </w:r>
      <w:r>
        <w:t xml:space="preserve"> </w:t>
      </w:r>
      <w:hyperlink r:id="rId519">
        <w:r>
          <w:rPr>
            <w:rStyle w:val="VerbatimChar"/>
          </w:rPr>
          <w:t xml:space="preserve">{htmlwidgets}</w:t>
        </w:r>
      </w:hyperlink>
      <w:r>
        <w:t xml:space="preserve">)</w:t>
      </w:r>
      <w:r>
        <w:t xml:space="preserve"> </w:t>
      </w:r>
      <w:r>
        <w:t xml:space="preserve">and static graphics (</w:t>
      </w:r>
      <w:hyperlink r:id="rId302">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20">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21">
        <w:r>
          <w:rPr>
            <w:rStyle w:val="Hyperlink"/>
          </w:rPr>
          <w:t xml:space="preserve">dashboard examples gallery</w:t>
        </w:r>
      </w:hyperlink>
      <w:r>
        <w:t xml:space="preserve"> </w:t>
      </w:r>
      <w:r>
        <w:t xml:space="preserve">for layouts to copy from.</w:t>
      </w:r>
    </w:p>
    <w:bookmarkEnd w:id="522"/>
    <w:bookmarkStart w:id="531"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23"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52"/>
        </w:numPr>
      </w:pPr>
      <w:r>
        <w:rPr>
          <w:rStyle w:val="VerbatimChar"/>
        </w:rPr>
        <w:t xml:space="preserve">_quarto.yml</w:t>
      </w:r>
      <w:r>
        <w:t xml:space="preserve"> </w:t>
      </w:r>
      <w:r>
        <w:t xml:space="preserve">- default book configuration</w:t>
      </w:r>
    </w:p>
    <w:p>
      <w:pPr>
        <w:pStyle w:val="Compact"/>
        <w:numPr>
          <w:ilvl w:val="0"/>
          <w:numId w:val="1152"/>
        </w:numPr>
      </w:pPr>
      <w:r>
        <w:rPr>
          <w:rStyle w:val="VerbatimChar"/>
        </w:rPr>
        <w:t xml:space="preserve">_quarto-revealjs.yml</w:t>
      </w:r>
      <w:r>
        <w:t xml:space="preserve"> </w:t>
      </w:r>
      <w:r>
        <w:t xml:space="preserve">- configuration for rendering chapters as slide decks</w:t>
      </w:r>
    </w:p>
    <w:p>
      <w:pPr>
        <w:pStyle w:val="Compact"/>
        <w:numPr>
          <w:ilvl w:val="0"/>
          <w:numId w:val="1152"/>
        </w:numPr>
      </w:pPr>
      <w:r>
        <w:rPr>
          <w:rStyle w:val="VerbatimChar"/>
        </w:rPr>
        <w:t xml:space="preserve">_quarto-print.yml</w:t>
      </w:r>
      <w:r>
        <w:t xml:space="preserve"> </w:t>
      </w:r>
      <w:r>
        <w:t xml:space="preserve">- configuration optimized for PDF printing</w:t>
      </w:r>
    </w:p>
    <w:bookmarkEnd w:id="523"/>
    <w:bookmarkStart w:id="525"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24">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25"/>
    <w:bookmarkStart w:id="526" w:name="creating-a-profile"/>
    <w:p>
      <w:pPr>
        <w:pStyle w:val="Heading3"/>
      </w:pPr>
      <w:r>
        <w:t xml:space="preserve">10.5.3 Creating a Profile</w:t>
      </w:r>
    </w:p>
    <w:p>
      <w:pPr>
        <w:pStyle w:val="FirstParagraph"/>
      </w:pPr>
      <w:r>
        <w:t xml:space="preserve">To create a profile:</w:t>
      </w:r>
    </w:p>
    <w:p>
      <w:pPr>
        <w:pStyle w:val="Compact"/>
        <w:numPr>
          <w:ilvl w:val="0"/>
          <w:numId w:val="1153"/>
        </w:numPr>
      </w:pPr>
      <w:r>
        <w:t xml:space="preserve">Create a new YAML file named</w:t>
      </w:r>
      <w:r>
        <w:t xml:space="preserve"> </w:t>
      </w:r>
      <w:r>
        <w:rPr>
          <w:rStyle w:val="VerbatimChar"/>
        </w:rPr>
        <w:t xml:space="preserve">_quarto-{profile-name}.yml</w:t>
      </w:r>
    </w:p>
    <w:p>
      <w:pPr>
        <w:pStyle w:val="Compact"/>
        <w:numPr>
          <w:ilvl w:val="0"/>
          <w:numId w:val="1153"/>
        </w:numPr>
      </w:pPr>
      <w:r>
        <w:t xml:space="preserve">Include only the configuration options that differ from your default</w:t>
      </w:r>
      <w:r>
        <w:t xml:space="preserve"> </w:t>
      </w:r>
      <w:r>
        <w:rPr>
          <w:rStyle w:val="VerbatimChar"/>
        </w:rPr>
        <w:t xml:space="preserve">_quarto.yml</w:t>
      </w:r>
    </w:p>
    <w:p>
      <w:pPr>
        <w:pStyle w:val="Compact"/>
        <w:numPr>
          <w:ilvl w:val="0"/>
          <w:numId w:val="1153"/>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26"/>
    <w:bookmarkStart w:id="527"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24">
        <w:r>
          <w:rPr>
            <w:rStyle w:val="Hyperlink"/>
          </w:rPr>
          <w:t xml:space="preserve">RME course</w:t>
        </w:r>
      </w:hyperlink>
      <w:r>
        <w:t xml:space="preserve">.</w:t>
      </w:r>
    </w:p>
    <w:bookmarkEnd w:id="527"/>
    <w:bookmarkStart w:id="530" w:name="resources-1"/>
    <w:p>
      <w:pPr>
        <w:pStyle w:val="Heading3"/>
      </w:pPr>
      <w:r>
        <w:t xml:space="preserve">10.5.5 Resources</w:t>
      </w:r>
    </w:p>
    <w:p>
      <w:pPr>
        <w:pStyle w:val="Compact"/>
        <w:numPr>
          <w:ilvl w:val="0"/>
          <w:numId w:val="1154"/>
        </w:numPr>
      </w:pPr>
      <w:hyperlink r:id="rId528">
        <w:r>
          <w:rPr>
            <w:rStyle w:val="Hyperlink"/>
          </w:rPr>
          <w:t xml:space="preserve">Quarto Profiles Documentation</w:t>
        </w:r>
      </w:hyperlink>
    </w:p>
    <w:p>
      <w:pPr>
        <w:pStyle w:val="Compact"/>
        <w:numPr>
          <w:ilvl w:val="0"/>
          <w:numId w:val="1154"/>
        </w:numPr>
      </w:pPr>
      <w:hyperlink r:id="rId524">
        <w:r>
          <w:rPr>
            <w:rStyle w:val="Hyperlink"/>
          </w:rPr>
          <w:t xml:space="preserve">RME Example</w:t>
        </w:r>
      </w:hyperlink>
      <w:r>
        <w:t xml:space="preserve"> </w:t>
      </w:r>
      <w:r>
        <w:t xml:space="preserve">- see the source at</w:t>
      </w:r>
      <w:r>
        <w:t xml:space="preserve"> </w:t>
      </w:r>
      <w:hyperlink r:id="rId529">
        <w:r>
          <w:rPr>
            <w:rStyle w:val="Hyperlink"/>
          </w:rPr>
          <w:t xml:space="preserve">https://github.com/d-morrison/rme</w:t>
        </w:r>
      </w:hyperlink>
      <w:r>
        <w:t xml:space="preserve"> </w:t>
      </w:r>
      <w:r>
        <w:t xml:space="preserve">for a working example</w:t>
      </w:r>
    </w:p>
    <w:bookmarkEnd w:id="530"/>
    <w:bookmarkEnd w:id="531"/>
    <w:bookmarkStart w:id="536" w:name="advanced-features"/>
    <w:p>
      <w:pPr>
        <w:pStyle w:val="Heading2"/>
      </w:pPr>
      <w:r>
        <w:t xml:space="preserve">10.6 Advanced Features</w:t>
      </w:r>
    </w:p>
    <w:bookmarkStart w:id="533"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55"/>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55"/>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55"/>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55"/>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55"/>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55"/>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56"/>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56"/>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56"/>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56"/>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57"/>
        </w:numPr>
      </w:pPr>
      <w:r>
        <w:t xml:space="preserve">Automatic numbering of figures, tables, and equations</w:t>
      </w:r>
    </w:p>
    <w:p>
      <w:pPr>
        <w:pStyle w:val="Compact"/>
        <w:numPr>
          <w:ilvl w:val="0"/>
          <w:numId w:val="1157"/>
        </w:numPr>
      </w:pPr>
      <w:r>
        <w:t xml:space="preserve">Automatic updates when content is reordered</w:t>
      </w:r>
    </w:p>
    <w:p>
      <w:pPr>
        <w:pStyle w:val="Compact"/>
        <w:numPr>
          <w:ilvl w:val="0"/>
          <w:numId w:val="1157"/>
        </w:numPr>
      </w:pPr>
      <w:r>
        <w:t xml:space="preserve">Clickable cross-references in HTML and PDF output</w:t>
      </w:r>
    </w:p>
    <w:p>
      <w:pPr>
        <w:pStyle w:val="Compact"/>
        <w:numPr>
          <w:ilvl w:val="0"/>
          <w:numId w:val="1157"/>
        </w:numPr>
      </w:pPr>
      <w:r>
        <w:t xml:space="preserve">Consistent formatting across all output formats</w:t>
      </w:r>
    </w:p>
    <w:p>
      <w:pPr>
        <w:pStyle w:val="Compact"/>
        <w:numPr>
          <w:ilvl w:val="0"/>
          <w:numId w:val="1157"/>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32">
        <w:r>
          <w:rPr>
            <w:rStyle w:val="Hyperlink"/>
          </w:rPr>
          <w:t xml:space="preserve">Quarto Cross-References documentation</w:t>
        </w:r>
      </w:hyperlink>
      <w:r>
        <w:t xml:space="preserve">.</w:t>
      </w:r>
    </w:p>
    <w:bookmarkEnd w:id="533"/>
    <w:bookmarkStart w:id="535"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58"/>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58"/>
        </w:numPr>
      </w:pPr>
      <w:r>
        <w:rPr>
          <w:b/>
          <w:bCs/>
        </w:rPr>
        <w:t xml:space="preserve">Easier Code Review:</w:t>
      </w:r>
      <w:r>
        <w:t xml:space="preserve"> </w:t>
      </w:r>
      <w:r>
        <w:t xml:space="preserve">Reviewers can see exactly what changed—either the organization (main file) or the content (include file).</w:t>
      </w:r>
    </w:p>
    <w:p>
      <w:pPr>
        <w:numPr>
          <w:ilvl w:val="0"/>
          <w:numId w:val="1158"/>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58"/>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59"/>
        </w:numPr>
      </w:pPr>
      <w:r>
        <w:t xml:space="preserve">Stored in a subdirectory matching the chapter name</w:t>
      </w:r>
    </w:p>
    <w:p>
      <w:pPr>
        <w:pStyle w:val="Compact"/>
        <w:numPr>
          <w:ilvl w:val="0"/>
          <w:numId w:val="1159"/>
        </w:numPr>
      </w:pPr>
      <w:r>
        <w:t xml:space="preserve">Contains only the content for that section (no heading)</w:t>
      </w:r>
    </w:p>
    <w:p>
      <w:pPr>
        <w:pStyle w:val="Compact"/>
        <w:numPr>
          <w:ilvl w:val="0"/>
          <w:numId w:val="1159"/>
        </w:numPr>
      </w:pPr>
      <w:r>
        <w:t xml:space="preserve">The heading stays in the main chapter file</w:t>
      </w:r>
    </w:p>
    <w:p>
      <w:pPr>
        <w:pStyle w:val="Compact"/>
        <w:numPr>
          <w:ilvl w:val="0"/>
          <w:numId w:val="1159"/>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34">
        <w:r>
          <w:rPr>
            <w:rStyle w:val="Hyperlink"/>
          </w:rPr>
          <w:t xml:space="preserve">Quarto Includes documentation</w:t>
        </w:r>
      </w:hyperlink>
      <w:r>
        <w:t xml:space="preserve">.</w:t>
      </w:r>
    </w:p>
    <w:bookmarkEnd w:id="535"/>
    <w:bookmarkEnd w:id="536"/>
    <w:bookmarkStart w:id="554"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37"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37"/>
    <w:bookmarkStart w:id="540"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38"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60"/>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60"/>
        </w:numPr>
      </w:pPr>
      <w:r>
        <w:rPr>
          <w:b/>
          <w:bCs/>
        </w:rPr>
        <w:t xml:space="preserve">Complete rendering failures:</w:t>
      </w:r>
      <w:r>
        <w:t xml:space="preserve"> </w:t>
      </w:r>
      <w:r>
        <w:t xml:space="preserve">The rendering process may fail entirely with errors</w:t>
      </w:r>
    </w:p>
    <w:p>
      <w:pPr>
        <w:pStyle w:val="Compact"/>
        <w:numPr>
          <w:ilvl w:val="0"/>
          <w:numId w:val="1160"/>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38"/>
    <w:bookmarkStart w:id="539"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61"/>
        </w:numPr>
      </w:pPr>
      <w:r>
        <w:rPr>
          <w:b/>
          <w:bCs/>
        </w:rPr>
        <w:t xml:space="preserve">Small or blurry images:</w:t>
      </w:r>
      <w:r>
        <w:t xml:space="preserve"> </w:t>
      </w:r>
      <w:r>
        <w:t xml:space="preserve">Diagrams appear rasterized at low resolution</w:t>
      </w:r>
    </w:p>
    <w:p>
      <w:pPr>
        <w:pStyle w:val="Compact"/>
        <w:numPr>
          <w:ilvl w:val="0"/>
          <w:numId w:val="1161"/>
        </w:numPr>
      </w:pPr>
      <w:r>
        <w:rPr>
          <w:b/>
          <w:bCs/>
        </w:rPr>
        <w:t xml:space="preserve">Incorrect sizing:</w:t>
      </w:r>
      <w:r>
        <w:t xml:space="preserve"> </w:t>
      </w:r>
      <w:r>
        <w:t xml:space="preserve">Diagrams may not respect sizing options specified in the document</w:t>
      </w:r>
    </w:p>
    <w:bookmarkEnd w:id="539"/>
    <w:bookmarkEnd w:id="540"/>
    <w:bookmarkStart w:id="546"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42"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62"/>
        </w:numPr>
      </w:pPr>
      <w:r>
        <w:t xml:space="preserve">First render your mermaid diagrams to HTML</w:t>
      </w:r>
    </w:p>
    <w:p>
      <w:pPr>
        <w:pStyle w:val="Compact"/>
        <w:numPr>
          <w:ilvl w:val="0"/>
          <w:numId w:val="1162"/>
        </w:numPr>
      </w:pPr>
      <w:r>
        <w:t xml:space="preserve">Export them as PNG or SVG images manually using:</w:t>
      </w:r>
    </w:p>
    <w:p>
      <w:pPr>
        <w:pStyle w:val="Compact"/>
        <w:numPr>
          <w:ilvl w:val="1"/>
          <w:numId w:val="1163"/>
        </w:numPr>
      </w:pPr>
      <w:r>
        <w:t xml:space="preserve">Browser developer tools (save rendered diagram)</w:t>
      </w:r>
    </w:p>
    <w:p>
      <w:pPr>
        <w:pStyle w:val="Compact"/>
        <w:numPr>
          <w:ilvl w:val="1"/>
          <w:numId w:val="1163"/>
        </w:numPr>
      </w:pPr>
      <w:r>
        <w:t xml:space="preserve">Online mermaid editors (e.g.,</w:t>
      </w:r>
      <w:r>
        <w:t xml:space="preserve"> </w:t>
      </w:r>
      <w:hyperlink r:id="rId541">
        <w:r>
          <w:rPr>
            <w:rStyle w:val="Hyperlink"/>
          </w:rPr>
          <w:t xml:space="preserve">https://mermaid.live/</w:t>
        </w:r>
      </w:hyperlink>
      <w:r>
        <w:t xml:space="preserve">)</w:t>
      </w:r>
    </w:p>
    <w:p>
      <w:pPr>
        <w:pStyle w:val="Compact"/>
        <w:numPr>
          <w:ilvl w:val="1"/>
          <w:numId w:val="1163"/>
        </w:numPr>
      </w:pPr>
      <w:r>
        <w:t xml:space="preserve">Mermaid CLI tools</w:t>
      </w:r>
    </w:p>
    <w:p>
      <w:pPr>
        <w:pStyle w:val="Compact"/>
        <w:numPr>
          <w:ilvl w:val="0"/>
          <w:numId w:val="1162"/>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42"/>
    <w:bookmarkStart w:id="543"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43"/>
    <w:bookmarkStart w:id="544"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44"/>
    <w:bookmarkStart w:id="545"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45"/>
    <w:bookmarkEnd w:id="546"/>
    <w:bookmarkStart w:id="548" w:name="real-world-example"/>
    <w:p>
      <w:pPr>
        <w:pStyle w:val="Heading3"/>
      </w:pPr>
      <w:r>
        <w:t xml:space="preserve">10.7.4 Real-World Example</w:t>
      </w:r>
    </w:p>
    <w:p>
      <w:pPr>
        <w:pStyle w:val="FirstParagraph"/>
      </w:pPr>
      <w:r>
        <w:t xml:space="preserve">In</w:t>
      </w:r>
      <w:r>
        <w:t xml:space="preserve"> </w:t>
      </w:r>
      <w:hyperlink r:id="rId547">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48"/>
    <w:bookmarkStart w:id="552"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64"/>
        </w:numPr>
      </w:pPr>
      <w:hyperlink r:id="rId549">
        <w:r>
          <w:rPr>
            <w:rStyle w:val="Hyperlink"/>
          </w:rPr>
          <w:t xml:space="preserve">Quarto CLI Issue #3809</w:t>
        </w:r>
      </w:hyperlink>
      <w:r>
        <w:t xml:space="preserve"> </w:t>
      </w:r>
      <w:r>
        <w:t xml:space="preserve">- Tracking mermaid/dot rendering to DOCX/PDF</w:t>
      </w:r>
    </w:p>
    <w:p>
      <w:pPr>
        <w:pStyle w:val="Compact"/>
        <w:numPr>
          <w:ilvl w:val="0"/>
          <w:numId w:val="1164"/>
        </w:numPr>
      </w:pPr>
      <w:hyperlink r:id="rId550">
        <w:r>
          <w:rPr>
            <w:rStyle w:val="Hyperlink"/>
          </w:rPr>
          <w:t xml:space="preserve">Quarto Discussion #6085</w:t>
        </w:r>
      </w:hyperlink>
      <w:r>
        <w:t xml:space="preserve"> </w:t>
      </w:r>
      <w:r>
        <w:t xml:space="preserve">- Mermaid rendering hangs with DOCX</w:t>
      </w:r>
    </w:p>
    <w:p>
      <w:pPr>
        <w:pStyle w:val="Compact"/>
        <w:numPr>
          <w:ilvl w:val="0"/>
          <w:numId w:val="1164"/>
        </w:numPr>
      </w:pPr>
      <w:hyperlink r:id="rId551">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52"/>
    <w:bookmarkStart w:id="553" w:name="summary"/>
    <w:p>
      <w:pPr>
        <w:pStyle w:val="Heading3"/>
      </w:pPr>
      <w:r>
        <w:t xml:space="preserve">10.7.6 Summary</w:t>
      </w:r>
    </w:p>
    <w:p>
      <w:pPr>
        <w:pStyle w:val="FirstParagraph"/>
      </w:pPr>
      <w:r>
        <w:rPr>
          <w:b/>
          <w:bCs/>
        </w:rPr>
        <w:t xml:space="preserve">Key Takeaways:</w:t>
      </w:r>
    </w:p>
    <w:p>
      <w:pPr>
        <w:pStyle w:val="Compact"/>
        <w:numPr>
          <w:ilvl w:val="0"/>
          <w:numId w:val="1165"/>
        </w:numPr>
      </w:pPr>
      <w:r>
        <w:t xml:space="preserve">Mermaid diagrams work well in HTML output but are problematic for DOCX and PDF</w:t>
      </w:r>
    </w:p>
    <w:p>
      <w:pPr>
        <w:pStyle w:val="Compact"/>
        <w:numPr>
          <w:ilvl w:val="0"/>
          <w:numId w:val="1165"/>
        </w:numPr>
      </w:pPr>
      <w:r>
        <w:t xml:space="preserve">Rendering failures,</w:t>
      </w:r>
      <w:r>
        <w:t xml:space="preserve"> </w:t>
      </w:r>
      <w:r>
        <w:t xml:space="preserve">hangs,</w:t>
      </w:r>
      <w:r>
        <w:t xml:space="preserve"> </w:t>
      </w:r>
      <w:r>
        <w:t xml:space="preserve">and quality issues are common</w:t>
      </w:r>
    </w:p>
    <w:p>
      <w:pPr>
        <w:pStyle w:val="Compact"/>
        <w:numPr>
          <w:ilvl w:val="0"/>
          <w:numId w:val="1165"/>
        </w:numPr>
      </w:pPr>
      <w:r>
        <w:t xml:space="preserve">For reliable DOCX/PDF output,</w:t>
      </w:r>
      <w:r>
        <w:t xml:space="preserve"> </w:t>
      </w:r>
      <w:r>
        <w:t xml:space="preserve">export diagrams manually as images</w:t>
      </w:r>
    </w:p>
    <w:p>
      <w:pPr>
        <w:pStyle w:val="Compact"/>
        <w:numPr>
          <w:ilvl w:val="0"/>
          <w:numId w:val="1165"/>
        </w:numPr>
      </w:pPr>
      <w:r>
        <w:t xml:space="preserve">Use conditional content to show different formats based on output type</w:t>
      </w:r>
    </w:p>
    <w:p>
      <w:pPr>
        <w:pStyle w:val="Compact"/>
        <w:numPr>
          <w:ilvl w:val="0"/>
          <w:numId w:val="1165"/>
        </w:numPr>
      </w:pPr>
      <w:r>
        <w:t xml:space="preserve">Prefer HTML output when mermaid diagrams are important to your document</w:t>
      </w:r>
    </w:p>
    <w:bookmarkEnd w:id="553"/>
    <w:bookmarkEnd w:id="554"/>
    <w:bookmarkStart w:id="561"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55">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56"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66"/>
        </w:numPr>
      </w:pPr>
      <w:r>
        <w:t xml:space="preserve">Quarto version and binary dependencies (Pandoc, Dart Sass, Deno, Typst)</w:t>
      </w:r>
    </w:p>
    <w:p>
      <w:pPr>
        <w:pStyle w:val="Compact"/>
        <w:numPr>
          <w:ilvl w:val="0"/>
          <w:numId w:val="1166"/>
        </w:numPr>
      </w:pPr>
      <w:r>
        <w:t xml:space="preserve">LaTeX installation (TinyTeX or system TeX)</w:t>
      </w:r>
    </w:p>
    <w:p>
      <w:pPr>
        <w:pStyle w:val="Compact"/>
        <w:numPr>
          <w:ilvl w:val="0"/>
          <w:numId w:val="1166"/>
        </w:numPr>
      </w:pPr>
      <w:r>
        <w:t xml:space="preserve">Python, Jupyter, and available kernels</w:t>
      </w:r>
    </w:p>
    <w:p>
      <w:pPr>
        <w:pStyle w:val="Compact"/>
        <w:numPr>
          <w:ilvl w:val="0"/>
          <w:numId w:val="1166"/>
        </w:numPr>
      </w:pPr>
      <w:r>
        <w:t xml:space="preserve">R, knitr, and rmarkdown versions</w:t>
      </w:r>
    </w:p>
    <w:p>
      <w:pPr>
        <w:pStyle w:val="Compact"/>
        <w:numPr>
          <w:ilvl w:val="0"/>
          <w:numId w:val="1166"/>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55">
        <w:r>
          <w:rPr>
            <w:rStyle w:val="Hyperlink"/>
          </w:rPr>
          <w:t xml:space="preserve">official guide</w:t>
        </w:r>
      </w:hyperlink>
      <w:r>
        <w:t xml:space="preserve"> </w:t>
      </w:r>
      <w:r>
        <w:t xml:space="preserve">for the complete, authoritative list of checks.</w:t>
      </w:r>
    </w:p>
    <w:bookmarkEnd w:id="556"/>
    <w:bookmarkStart w:id="557"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67"/>
        </w:numPr>
      </w:pPr>
      <w:r>
        <w:rPr>
          <w:b/>
          <w:bCs/>
        </w:rPr>
        <w:t xml:space="preserve">Windows:</w:t>
      </w:r>
      <w:r>
        <w:t xml:space="preserve"> </w:t>
      </w:r>
      <w:r>
        <w:rPr>
          <w:rStyle w:val="VerbatimChar"/>
        </w:rPr>
        <w:t xml:space="preserve">%LOCALAPPDATA%\quarto\logs</w:t>
      </w:r>
    </w:p>
    <w:p>
      <w:pPr>
        <w:pStyle w:val="Compact"/>
        <w:numPr>
          <w:ilvl w:val="0"/>
          <w:numId w:val="1167"/>
        </w:numPr>
      </w:pPr>
      <w:r>
        <w:rPr>
          <w:b/>
          <w:bCs/>
        </w:rPr>
        <w:t xml:space="preserve">macOS:</w:t>
      </w:r>
      <w:r>
        <w:t xml:space="preserve"> </w:t>
      </w:r>
      <w:r>
        <w:rPr>
          <w:rStyle w:val="VerbatimChar"/>
        </w:rPr>
        <w:t xml:space="preserve">~/Library/Application Support/quarto/logs</w:t>
      </w:r>
    </w:p>
    <w:p>
      <w:pPr>
        <w:pStyle w:val="Compact"/>
        <w:numPr>
          <w:ilvl w:val="0"/>
          <w:numId w:val="1167"/>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57"/>
    <w:bookmarkStart w:id="558"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58"/>
    <w:bookmarkStart w:id="560"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55">
        <w:r>
          <w:rPr>
            <w:rStyle w:val="Hyperlink"/>
          </w:rPr>
          <w:t xml:space="preserve">official Quarto Troubleshooting Guide</w:t>
        </w:r>
      </w:hyperlink>
      <w:r>
        <w:t xml:space="preserve">,</w:t>
      </w:r>
      <w:r>
        <w:t xml:space="preserve"> </w:t>
      </w:r>
      <w:r>
        <w:t xml:space="preserve">which covers:</w:t>
      </w:r>
    </w:p>
    <w:p>
      <w:pPr>
        <w:pStyle w:val="Compact"/>
        <w:numPr>
          <w:ilvl w:val="0"/>
          <w:numId w:val="1168"/>
        </w:numPr>
      </w:pPr>
      <w:r>
        <w:t xml:space="preserve">Jupyter engine debugging and kernel issues</w:t>
      </w:r>
    </w:p>
    <w:p>
      <w:pPr>
        <w:pStyle w:val="Compact"/>
        <w:numPr>
          <w:ilvl w:val="0"/>
          <w:numId w:val="1168"/>
        </w:numPr>
      </w:pPr>
      <w:r>
        <w:t xml:space="preserve">Lua filter debugging and tracing</w:t>
      </w:r>
    </w:p>
    <w:p>
      <w:pPr>
        <w:pStyle w:val="Compact"/>
        <w:numPr>
          <w:ilvl w:val="0"/>
          <w:numId w:val="1168"/>
        </w:numPr>
      </w:pPr>
      <w:r>
        <w:t xml:space="preserve">Julia-specific troubleshooting</w:t>
      </w:r>
    </w:p>
    <w:p>
      <w:pPr>
        <w:pStyle w:val="Compact"/>
        <w:numPr>
          <w:ilvl w:val="0"/>
          <w:numId w:val="1168"/>
        </w:numPr>
      </w:pPr>
      <w:r>
        <w:t xml:space="preserve">Detailed environment and dependency diagnostics</w:t>
      </w:r>
    </w:p>
    <w:p>
      <w:pPr>
        <w:pStyle w:val="Compact"/>
        <w:numPr>
          <w:ilvl w:val="0"/>
          <w:numId w:val="1168"/>
        </w:numPr>
      </w:pPr>
      <w:r>
        <w:t xml:space="preserve">Installation problems (including macOS installer logs)</w:t>
      </w:r>
    </w:p>
    <w:p>
      <w:pPr>
        <w:pStyle w:val="FirstParagraph"/>
      </w:pPr>
      <w:r>
        <w:t xml:space="preserve">When seeking help on the</w:t>
      </w:r>
      <w:r>
        <w:t xml:space="preserve"> </w:t>
      </w:r>
      <w:hyperlink r:id="rId559">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60"/>
    <w:bookmarkEnd w:id="561"/>
    <w:bookmarkStart w:id="569" w:name="additional-resources-1"/>
    <w:p>
      <w:pPr>
        <w:pStyle w:val="Heading2"/>
      </w:pPr>
      <w:r>
        <w:t xml:space="preserve">10.9 Additional Resources</w:t>
      </w:r>
    </w:p>
    <w:bookmarkStart w:id="562" w:name="official-documentation"/>
    <w:p>
      <w:pPr>
        <w:pStyle w:val="Heading3"/>
      </w:pPr>
      <w:r>
        <w:t xml:space="preserve">10.9.1 Official Documentation</w:t>
      </w:r>
    </w:p>
    <w:p>
      <w:pPr>
        <w:pStyle w:val="Compact"/>
        <w:numPr>
          <w:ilvl w:val="0"/>
          <w:numId w:val="1169"/>
        </w:numPr>
      </w:pPr>
      <w:hyperlink r:id="rId491">
        <w:r>
          <w:rPr>
            <w:rStyle w:val="Hyperlink"/>
          </w:rPr>
          <w:t xml:space="preserve">Quarto Official Guide</w:t>
        </w:r>
      </w:hyperlink>
      <w:r>
        <w:t xml:space="preserve"> </w:t>
      </w:r>
      <w:r>
        <w:t xml:space="preserve">- comprehensive official documentation</w:t>
      </w:r>
    </w:p>
    <w:p>
      <w:pPr>
        <w:pStyle w:val="Compact"/>
        <w:numPr>
          <w:ilvl w:val="0"/>
          <w:numId w:val="1169"/>
        </w:numPr>
      </w:pPr>
      <w:hyperlink r:id="rId512">
        <w:r>
          <w:rPr>
            <w:rStyle w:val="Hyperlink"/>
          </w:rPr>
          <w:t xml:space="preserve">Quarto Books Guide</w:t>
        </w:r>
      </w:hyperlink>
      <w:r>
        <w:t xml:space="preserve"> </w:t>
      </w:r>
      <w:r>
        <w:t xml:space="preserve">- documentation specific to creating books</w:t>
      </w:r>
    </w:p>
    <w:p>
      <w:pPr>
        <w:pStyle w:val="Compact"/>
        <w:numPr>
          <w:ilvl w:val="0"/>
          <w:numId w:val="1169"/>
        </w:numPr>
      </w:pPr>
      <w:hyperlink r:id="rId513">
        <w:r>
          <w:rPr>
            <w:rStyle w:val="Hyperlink"/>
          </w:rPr>
          <w:t xml:space="preserve">Quarto Publishing Guide</w:t>
        </w:r>
      </w:hyperlink>
      <w:r>
        <w:t xml:space="preserve"> </w:t>
      </w:r>
      <w:r>
        <w:t xml:space="preserve">- how to publish your Quarto content online</w:t>
      </w:r>
    </w:p>
    <w:p>
      <w:pPr>
        <w:pStyle w:val="Compact"/>
        <w:numPr>
          <w:ilvl w:val="0"/>
          <w:numId w:val="1169"/>
        </w:numPr>
      </w:pPr>
      <w:hyperlink r:id="rId490">
        <w:r>
          <w:rPr>
            <w:rStyle w:val="Hyperlink"/>
          </w:rPr>
          <w:t xml:space="preserve">Quarto Getting Started</w:t>
        </w:r>
      </w:hyperlink>
      <w:r>
        <w:t xml:space="preserve"> </w:t>
      </w:r>
      <w:r>
        <w:t xml:space="preserve">- installation and basic usage</w:t>
      </w:r>
    </w:p>
    <w:bookmarkEnd w:id="562"/>
    <w:bookmarkStart w:id="563" w:name="learning-resources"/>
    <w:p>
      <w:pPr>
        <w:pStyle w:val="Heading3"/>
      </w:pPr>
      <w:r>
        <w:t xml:space="preserve">10.9.2 Learning Resources</w:t>
      </w:r>
    </w:p>
    <w:p>
      <w:pPr>
        <w:pStyle w:val="Compact"/>
        <w:numPr>
          <w:ilvl w:val="0"/>
          <w:numId w:val="1170"/>
        </w:numPr>
      </w:pPr>
      <w:hyperlink r:id="rId492">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70"/>
        </w:numPr>
      </w:pPr>
      <w:hyperlink r:id="rId524">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70"/>
        </w:numPr>
      </w:pPr>
      <w:hyperlink r:id="rId510">
        <w:r>
          <w:rPr>
            <w:rStyle w:val="Hyperlink"/>
          </w:rPr>
          <w:t xml:space="preserve">UCD-SeRG Lab Manual Source</w:t>
        </w:r>
      </w:hyperlink>
      <w:r>
        <w:t xml:space="preserve"> </w:t>
      </w:r>
      <w:r>
        <w:t xml:space="preserve">- this manual’s source code provides examples of:</w:t>
      </w:r>
    </w:p>
    <w:p>
      <w:pPr>
        <w:pStyle w:val="Compact"/>
        <w:numPr>
          <w:ilvl w:val="1"/>
          <w:numId w:val="1171"/>
        </w:numPr>
      </w:pPr>
      <w:r>
        <w:t xml:space="preserve">Book structure and organization</w:t>
      </w:r>
    </w:p>
    <w:p>
      <w:pPr>
        <w:pStyle w:val="Compact"/>
        <w:numPr>
          <w:ilvl w:val="1"/>
          <w:numId w:val="1171"/>
        </w:numPr>
      </w:pPr>
      <w:r>
        <w:t xml:space="preserve">Using includes for modular content</w:t>
      </w:r>
      <w:r>
        <w:br/>
      </w:r>
    </w:p>
    <w:p>
      <w:pPr>
        <w:pStyle w:val="Compact"/>
        <w:numPr>
          <w:ilvl w:val="1"/>
          <w:numId w:val="1171"/>
        </w:numPr>
      </w:pPr>
      <w:r>
        <w:t xml:space="preserve">Configuring multiple output formats (HTML, PDF, ePub, Word)</w:t>
      </w:r>
    </w:p>
    <w:p>
      <w:pPr>
        <w:pStyle w:val="Compact"/>
        <w:numPr>
          <w:ilvl w:val="1"/>
          <w:numId w:val="1171"/>
        </w:numPr>
      </w:pPr>
      <w:r>
        <w:t xml:space="preserve">Cross-references for figures, tables, and sections</w:t>
      </w:r>
    </w:p>
    <w:bookmarkEnd w:id="563"/>
    <w:bookmarkStart w:id="564" w:name="templates"/>
    <w:p>
      <w:pPr>
        <w:pStyle w:val="Heading3"/>
      </w:pPr>
      <w:r>
        <w:t xml:space="preserve">10.9.3 Templates</w:t>
      </w:r>
    </w:p>
    <w:p>
      <w:pPr>
        <w:pStyle w:val="Compact"/>
        <w:numPr>
          <w:ilvl w:val="0"/>
          <w:numId w:val="1172"/>
        </w:numPr>
      </w:pPr>
      <w:hyperlink r:id="rId503">
        <w:r>
          <w:rPr>
            <w:rStyle w:val="Hyperlink"/>
          </w:rPr>
          <w:t xml:space="preserve">UCD-SeRG Quarto Book Template</w:t>
        </w:r>
      </w:hyperlink>
      <w:r>
        <w:t xml:space="preserve"> </w:t>
      </w:r>
      <w:r>
        <w:t xml:space="preserve">- our recommended template</w:t>
      </w:r>
    </w:p>
    <w:p>
      <w:pPr>
        <w:pStyle w:val="Compact"/>
        <w:numPr>
          <w:ilvl w:val="0"/>
          <w:numId w:val="1172"/>
        </w:numPr>
      </w:pPr>
      <w:hyperlink r:id="rId504">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72"/>
        </w:numPr>
      </w:pPr>
      <w:hyperlink r:id="rId505">
        <w:r>
          <w:rPr>
            <w:rStyle w:val="Hyperlink"/>
          </w:rPr>
          <w:t xml:space="preserve">DataLab Quarto Template</w:t>
        </w:r>
      </w:hyperlink>
      <w:r>
        <w:t xml:space="preserve"> </w:t>
      </w:r>
      <w:r>
        <w:t xml:space="preserve">- template from the UC Davis DataLab and Davis R Users Group</w:t>
      </w:r>
    </w:p>
    <w:bookmarkEnd w:id="564"/>
    <w:bookmarkStart w:id="567"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73"/>
        </w:numPr>
      </w:pPr>
      <w:hyperlink r:id="rId565">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73"/>
        </w:numPr>
      </w:pPr>
      <w:hyperlink r:id="rId566">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67"/>
    <w:bookmarkStart w:id="568"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74"/>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74"/>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74"/>
        </w:numPr>
      </w:pPr>
      <w:hyperlink w:anchor="sec-github">
        <w:r>
          <w:rPr>
            <w:rStyle w:val="Hyperlink"/>
          </w:rPr>
          <w:t xml:space="preserve">Chapter 11</w:t>
        </w:r>
      </w:hyperlink>
      <w:r>
        <w:t xml:space="preserve"> </w:t>
      </w:r>
      <w:r>
        <w:t xml:space="preserve">- Version control for Quarto projects</w:t>
      </w:r>
    </w:p>
    <w:p>
      <w:r>
        <w:br w:type="page"/>
      </w:r>
    </w:p>
    <w:bookmarkEnd w:id="568"/>
    <w:bookmarkEnd w:id="569"/>
    <w:bookmarkEnd w:id="570"/>
    <w:bookmarkStart w:id="642" w:name="sec-github"/>
    <w:p>
      <w:pPr>
        <w:pStyle w:val="Heading1"/>
      </w:pPr>
      <w:r>
        <w:t xml:space="preserve">11. Github</w:t>
      </w:r>
    </w:p>
    <w:bookmarkStart w:id="573" w:name="basics"/>
    <w:p>
      <w:pPr>
        <w:pStyle w:val="Heading2"/>
      </w:pPr>
      <w:r>
        <w:t xml:space="preserve">11.1 Basics</w:t>
      </w:r>
    </w:p>
    <w:p>
      <w:pPr>
        <w:pStyle w:val="Compact"/>
        <w:numPr>
          <w:ilvl w:val="0"/>
          <w:numId w:val="1175"/>
        </w:numPr>
      </w:pPr>
      <w:r>
        <w:t xml:space="preserve">A detailed tutorial of Git can be found</w:t>
      </w:r>
      <w:r>
        <w:t xml:space="preserve"> </w:t>
      </w:r>
      <w:hyperlink r:id="rId571">
        <w:r>
          <w:rPr>
            <w:rStyle w:val="Hyperlink"/>
          </w:rPr>
          <w:t xml:space="preserve">here on the CS61B website</w:t>
        </w:r>
      </w:hyperlink>
      <w:r>
        <w:t xml:space="preserve">.</w:t>
      </w:r>
    </w:p>
    <w:p>
      <w:pPr>
        <w:pStyle w:val="Compact"/>
        <w:numPr>
          <w:ilvl w:val="0"/>
          <w:numId w:val="1175"/>
        </w:numPr>
      </w:pPr>
      <w:r>
        <w:t xml:space="preserve">If you are already familiar with Git, you can reference the summary at the end of</w:t>
      </w:r>
      <w:r>
        <w:t xml:space="preserve"> </w:t>
      </w:r>
      <w:hyperlink r:id="rId571">
        <w:r>
          <w:rPr>
            <w:rStyle w:val="Hyperlink"/>
          </w:rPr>
          <w:t xml:space="preserve">Section B</w:t>
        </w:r>
      </w:hyperlink>
      <w:r>
        <w:t xml:space="preserve">.</w:t>
      </w:r>
    </w:p>
    <w:p>
      <w:pPr>
        <w:pStyle w:val="Compact"/>
        <w:numPr>
          <w:ilvl w:val="0"/>
          <w:numId w:val="1175"/>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75"/>
        </w:numPr>
      </w:pPr>
      <w:r>
        <w:t xml:space="preserve">For hands-on Git practice, see the</w:t>
      </w:r>
      <w:r>
        <w:t xml:space="preserve"> </w:t>
      </w:r>
      <w:hyperlink r:id="rId572">
        <w:r>
          <w:rPr>
            <w:rStyle w:val="Hyperlink"/>
          </w:rPr>
          <w:t xml:space="preserve">UC Davis DataLab Git Sandbox</w:t>
        </w:r>
      </w:hyperlink>
      <w:r>
        <w:t xml:space="preserve"> </w:t>
      </w:r>
      <w:r>
        <w:t xml:space="preserve">- a collaborative repository for learning Git workflows.</w:t>
      </w:r>
    </w:p>
    <w:bookmarkEnd w:id="573"/>
    <w:bookmarkStart w:id="589" w:name="sec-github-education"/>
    <w:p>
      <w:pPr>
        <w:pStyle w:val="Heading2"/>
      </w:pPr>
      <w:r>
        <w:t xml:space="preserve">11.2 GitHub Education and Copilot Access</w:t>
      </w:r>
    </w:p>
    <w:bookmarkStart w:id="577"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76"/>
        </w:numPr>
      </w:pPr>
      <w:r>
        <w:t xml:space="preserve">Visit the</w:t>
      </w:r>
      <w:r>
        <w:t xml:space="preserve"> </w:t>
      </w:r>
      <w:hyperlink r:id="rId574">
        <w:r>
          <w:rPr>
            <w:rStyle w:val="Hyperlink"/>
          </w:rPr>
          <w:t xml:space="preserve">GitHub Education website</w:t>
        </w:r>
      </w:hyperlink>
    </w:p>
    <w:p>
      <w:pPr>
        <w:pStyle w:val="Compact"/>
        <w:numPr>
          <w:ilvl w:val="0"/>
          <w:numId w:val="1176"/>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76"/>
        </w:numPr>
      </w:pPr>
      <w:r>
        <w:t xml:space="preserve">Sign in with your GitHub account (or create one if you don’t have one)</w:t>
      </w:r>
    </w:p>
    <w:p>
      <w:pPr>
        <w:pStyle w:val="Compact"/>
        <w:numPr>
          <w:ilvl w:val="0"/>
          <w:numId w:val="1176"/>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76"/>
        </w:numPr>
      </w:pPr>
      <w:r>
        <w:t xml:space="preserve">Provide proof of your academic affiliation (e.g., upload a photo of your student ID or university letter)</w:t>
      </w:r>
    </w:p>
    <w:p>
      <w:pPr>
        <w:pStyle w:val="Compact"/>
        <w:numPr>
          <w:ilvl w:val="0"/>
          <w:numId w:val="1176"/>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75">
        <w:r>
          <w:rPr>
            <w:rStyle w:val="Hyperlink"/>
          </w:rPr>
          <w:t xml:space="preserve">GitHub Student Developer Pack</w:t>
        </w:r>
      </w:hyperlink>
      <w:r>
        <w:t xml:space="preserve"> </w:t>
      </w:r>
      <w:r>
        <w:t xml:space="preserve">(for students)</w:t>
      </w:r>
      <w:r>
        <w:t xml:space="preserve"> </w:t>
      </w:r>
      <w:r>
        <w:t xml:space="preserve">or</w:t>
      </w:r>
      <w:r>
        <w:t xml:space="preserve"> </w:t>
      </w:r>
      <w:hyperlink r:id="rId576">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77"/>
    <w:bookmarkStart w:id="588"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77"/>
        </w:numPr>
      </w:pPr>
      <w:r>
        <w:t xml:space="preserve">Ensure you have a GitHub account and have signed up for GitHub Education (see above)</w:t>
      </w:r>
    </w:p>
    <w:p>
      <w:pPr>
        <w:pStyle w:val="Compact"/>
        <w:numPr>
          <w:ilvl w:val="0"/>
          <w:numId w:val="1177"/>
        </w:numPr>
      </w:pPr>
      <w:r>
        <w:t xml:space="preserve">Go to the</w:t>
      </w:r>
      <w:r>
        <w:t xml:space="preserve"> </w:t>
      </w:r>
      <w:hyperlink r:id="rId578">
        <w:r>
          <w:rPr>
            <w:rStyle w:val="Hyperlink"/>
          </w:rPr>
          <w:t xml:space="preserve">UC Davis IT ServiceHub GitHub page</w:t>
        </w:r>
      </w:hyperlink>
    </w:p>
    <w:p>
      <w:pPr>
        <w:pStyle w:val="Compact"/>
        <w:numPr>
          <w:ilvl w:val="0"/>
          <w:numId w:val="1177"/>
        </w:numPr>
      </w:pPr>
      <w:r>
        <w:t xml:space="preserve">Click the blue</w:t>
      </w:r>
      <w:r>
        <w:t xml:space="preserve"> </w:t>
      </w:r>
      <w:r>
        <w:t xml:space="preserve">“Get GitHub!”</w:t>
      </w:r>
      <w:r>
        <w:t xml:space="preserve"> </w:t>
      </w:r>
      <w:r>
        <w:t xml:space="preserve">button near the top right</w:t>
      </w:r>
    </w:p>
    <w:p>
      <w:pPr>
        <w:pStyle w:val="Compact"/>
        <w:numPr>
          <w:ilvl w:val="0"/>
          <w:numId w:val="1177"/>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82" w:name="fig-request-copilot-seat"/>
          <w:p>
            <w:pPr>
              <w:pStyle w:val="Compact"/>
              <w:jc w:val="center"/>
            </w:pPr>
            <w:r>
              <w:drawing>
                <wp:inline>
                  <wp:extent cx="5334000" cy="3052792"/>
                  <wp:effectExtent b="0" l="0" r="0" t="0"/>
                  <wp:docPr descr="" title="" id="580" name="Picture"/>
                  <a:graphic>
                    <a:graphicData uri="http://schemas.openxmlformats.org/drawingml/2006/picture">
                      <pic:pic>
                        <pic:nvPicPr>
                          <pic:cNvPr descr="assets/images/github-copilot-invitation-email.png" id="581" name="Picture"/>
                          <pic:cNvPicPr>
                            <a:picLocks noChangeArrowheads="1" noChangeAspect="1"/>
                          </pic:cNvPicPr>
                        </pic:nvPicPr>
                        <pic:blipFill>
                          <a:blip r:embed="rId579"/>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82"/>
        </w:tc>
      </w:tr>
    </w:tbl>
    <w:p>
      <w:pPr>
        <w:pStyle w:val="Compact"/>
        <w:numPr>
          <w:ilvl w:val="0"/>
          <w:numId w:val="1178"/>
        </w:numPr>
      </w:pPr>
      <w:r>
        <w:t xml:space="preserve">Click</w:t>
      </w:r>
      <w:r>
        <w:t xml:space="preserve"> </w:t>
      </w:r>
      <w:r>
        <w:t xml:space="preserve">“Join UC Davis”</w:t>
      </w:r>
      <w:r>
        <w:t xml:space="preserve"> </w:t>
      </w:r>
      <w:r>
        <w:t xml:space="preserve">to accept the invitation</w:t>
      </w:r>
    </w:p>
    <w:p>
      <w:pPr>
        <w:pStyle w:val="Compact"/>
        <w:numPr>
          <w:ilvl w:val="0"/>
          <w:numId w:val="1178"/>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79"/>
        </w:numPr>
      </w:pPr>
      <w:r>
        <w:t xml:space="preserve">Go to your</w:t>
      </w:r>
      <w:r>
        <w:t xml:space="preserve"> </w:t>
      </w:r>
      <w:hyperlink r:id="rId583">
        <w:r>
          <w:rPr>
            <w:rStyle w:val="Hyperlink"/>
          </w:rPr>
          <w:t xml:space="preserve">GitHub Copilot settings</w:t>
        </w:r>
      </w:hyperlink>
    </w:p>
    <w:p>
      <w:pPr>
        <w:pStyle w:val="Compact"/>
        <w:numPr>
          <w:ilvl w:val="0"/>
          <w:numId w:val="1179"/>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79"/>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87" w:name="fig-copilot-settings-org-options"/>
          <w:p>
            <w:pPr>
              <w:pStyle w:val="Compact"/>
              <w:jc w:val="center"/>
            </w:pPr>
            <w:r>
              <w:drawing>
                <wp:inline>
                  <wp:extent cx="5334000" cy="531962"/>
                  <wp:effectExtent b="0" l="0" r="0" t="0"/>
                  <wp:docPr descr="" title="" id="585" name="Picture"/>
                  <a:graphic>
                    <a:graphicData uri="http://schemas.openxmlformats.org/drawingml/2006/picture">
                      <pic:pic>
                        <pic:nvPicPr>
                          <pic:cNvPr descr="assets/images/github-copilot-settings-page.png" id="586" name="Picture"/>
                          <pic:cNvPicPr>
                            <a:picLocks noChangeArrowheads="1" noChangeAspect="1"/>
                          </pic:cNvPicPr>
                        </pic:nvPicPr>
                        <pic:blipFill>
                          <a:blip r:embed="rId584"/>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87"/>
        </w:tc>
      </w:tr>
    </w:tbl>
    <w:p>
      <w:pPr>
        <w:pStyle w:val="Compact"/>
        <w:numPr>
          <w:ilvl w:val="0"/>
          <w:numId w:val="1180"/>
        </w:numPr>
      </w:pPr>
      <w:r>
        <w:t xml:space="preserve">Wait for approval from the UC Davis GitHub organization administrators</w:t>
      </w:r>
    </w:p>
    <w:p>
      <w:pPr>
        <w:pStyle w:val="Compact"/>
        <w:numPr>
          <w:ilvl w:val="0"/>
          <w:numId w:val="1180"/>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3">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88"/>
    <w:bookmarkEnd w:id="589"/>
    <w:bookmarkStart w:id="590"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90"/>
    <w:bookmarkStart w:id="600" w:name="sec-cli-tools"/>
    <w:p>
      <w:pPr>
        <w:pStyle w:val="Heading2"/>
      </w:pPr>
      <w:r>
        <w:t xml:space="preserve">11.4 GitHub CLI and GitLab CLI</w:t>
      </w:r>
    </w:p>
    <w:p>
      <w:pPr>
        <w:pStyle w:val="FirstParagraph"/>
      </w:pPr>
      <w:hyperlink r:id="rId591">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92">
        <w:r>
          <w:rPr>
            <w:rStyle w:val="VerbatimChar"/>
          </w:rPr>
          <w:t xml:space="preserve">glab</w:t>
        </w:r>
      </w:hyperlink>
      <w:r>
        <w:t xml:space="preserve"> </w:t>
      </w:r>
      <w:r>
        <w:t xml:space="preserve">is the GitLab equivalent.</w:t>
      </w:r>
    </w:p>
    <w:bookmarkStart w:id="596"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9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81"/>
        </w:numPr>
      </w:pPr>
      <w:r>
        <w:rPr>
          <w:b/>
          <w:bCs/>
        </w:rPr>
        <w:t xml:space="preserve">macOS:</w:t>
      </w:r>
      <w:r>
        <w:t xml:space="preserve"> </w:t>
      </w:r>
      <w:r>
        <w:rPr>
          <w:rStyle w:val="VerbatimChar"/>
        </w:rPr>
        <w:t xml:space="preserve">brew install gh</w:t>
      </w:r>
    </w:p>
    <w:p>
      <w:pPr>
        <w:pStyle w:val="Compact"/>
        <w:numPr>
          <w:ilvl w:val="0"/>
          <w:numId w:val="1181"/>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94">
        <w:r>
          <w:rPr>
            <w:rStyle w:val="Hyperlink"/>
          </w:rPr>
          <w:t xml:space="preserve">GitHub CLI apt repository</w:t>
        </w:r>
      </w:hyperlink>
    </w:p>
    <w:p>
      <w:pPr>
        <w:pStyle w:val="Compact"/>
        <w:numPr>
          <w:ilvl w:val="0"/>
          <w:numId w:val="1181"/>
        </w:numPr>
      </w:pPr>
      <w:r>
        <w:rPr>
          <w:b/>
          <w:bCs/>
        </w:rPr>
        <w:t xml:space="preserve">Linux (Fedora/RHEL):</w:t>
      </w:r>
      <w:r>
        <w:t xml:space="preserve"> </w:t>
      </w:r>
      <w:r>
        <w:rPr>
          <w:rStyle w:val="VerbatimChar"/>
        </w:rPr>
        <w:t xml:space="preserve">sudo dnf install gh</w:t>
      </w:r>
    </w:p>
    <w:p>
      <w:pPr>
        <w:pStyle w:val="Compact"/>
        <w:numPr>
          <w:ilvl w:val="0"/>
          <w:numId w:val="1181"/>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95">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96"/>
    <w:bookmarkStart w:id="599"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97">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82"/>
        </w:numPr>
      </w:pPr>
      <w:r>
        <w:rPr>
          <w:b/>
          <w:bCs/>
        </w:rPr>
        <w:t xml:space="preserve">macOS:</w:t>
      </w:r>
      <w:r>
        <w:t xml:space="preserve"> </w:t>
      </w:r>
      <w:r>
        <w:rPr>
          <w:rStyle w:val="VerbatimChar"/>
        </w:rPr>
        <w:t xml:space="preserve">brew install glab</w:t>
      </w:r>
    </w:p>
    <w:p>
      <w:pPr>
        <w:pStyle w:val="Compact"/>
        <w:numPr>
          <w:ilvl w:val="0"/>
          <w:numId w:val="1182"/>
        </w:numPr>
      </w:pPr>
      <w:r>
        <w:rPr>
          <w:b/>
          <w:bCs/>
        </w:rPr>
        <w:t xml:space="preserve">Linux:</w:t>
      </w:r>
      <w:r>
        <w:t xml:space="preserve"> </w:t>
      </w:r>
      <w:r>
        <w:t xml:space="preserve">download the latest package from the</w:t>
      </w:r>
      <w:r>
        <w:t xml:space="preserve"> </w:t>
      </w:r>
      <w:hyperlink r:id="rId598">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82"/>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98">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95">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99"/>
    <w:bookmarkEnd w:id="600"/>
    <w:bookmarkStart w:id="602"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83"/>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83"/>
        </w:numPr>
      </w:pPr>
      <w:r>
        <w:t xml:space="preserve">You want to start working on a new part of the project, but you aren’t sure yet if your changes will work and make it to the final product.</w:t>
      </w:r>
    </w:p>
    <w:p>
      <w:pPr>
        <w:pStyle w:val="Compact"/>
        <w:numPr>
          <w:ilvl w:val="0"/>
          <w:numId w:val="1183"/>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601">
        <w:r>
          <w:rPr>
            <w:rStyle w:val="Hyperlink"/>
          </w:rPr>
          <w:t xml:space="preserve">here</w:t>
        </w:r>
      </w:hyperlink>
      <w:r>
        <w:t xml:space="preserve">. You can also find instructions on how to handle merge conflicts when joining branches together.</w:t>
      </w:r>
    </w:p>
    <w:bookmarkEnd w:id="602"/>
    <w:bookmarkStart w:id="603"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84"/>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84"/>
        </w:numPr>
      </w:pPr>
      <w:r>
        <w:t xml:space="preserve">Cherry-pick the commits you want to contribute</w:t>
      </w:r>
      <w:r>
        <w:t xml:space="preserve"> </w:t>
      </w:r>
      <w:r>
        <w:t xml:space="preserve">from the dev branch onto the feature branch.</w:t>
      </w:r>
    </w:p>
    <w:p>
      <w:pPr>
        <w:pStyle w:val="Compact"/>
        <w:numPr>
          <w:ilvl w:val="0"/>
          <w:numId w:val="1184"/>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85"/>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85"/>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603"/>
    <w:bookmarkStart w:id="606"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605"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604">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605"/>
          <w:p/>
        </w:tc>
      </w:tr>
    </w:tbl>
    <w:bookmarkEnd w:id="606"/>
    <w:bookmarkStart w:id="614" w:name="sec-pr-roles"/>
    <w:p>
      <w:pPr>
        <w:pStyle w:val="Heading2"/>
      </w:pPr>
      <w:r>
        <w:t xml:space="preserve">11.8 Pull Request Roles</w:t>
      </w:r>
    </w:p>
    <w:p>
      <w:pPr>
        <w:pStyle w:val="FirstParagraph"/>
      </w:pPr>
      <w:r>
        <w:t xml:space="preserve">Every pull request involves several people,</w:t>
      </w:r>
      <w:r>
        <w:t xml:space="preserve"> </w:t>
      </w:r>
      <w:r>
        <w:t xml:space="preserve">each with a distinct role.</w:t>
      </w:r>
    </w:p>
    <w:bookmarkStart w:id="607" w:name="sec-pr-issue-creator"/>
    <w:p>
      <w:pPr>
        <w:pStyle w:val="Heading3"/>
      </w:pPr>
      <w:r>
        <w:t xml:space="preserve">11.8.1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07"/>
    <w:bookmarkStart w:id="608" w:name="sec-pr-author"/>
    <w:p>
      <w:pPr>
        <w:pStyle w:val="Heading3"/>
      </w:pPr>
      <w:r>
        <w:t xml:space="preserve">11.8.2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08"/>
    <w:bookmarkStart w:id="609" w:name="sec-pr-reviewer"/>
    <w:p>
      <w:pPr>
        <w:pStyle w:val="Heading3"/>
      </w:pPr>
      <w:r>
        <w:t xml:space="preserve">11.8.3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09"/>
    <w:bookmarkStart w:id="610" w:name="sec-pr-merger"/>
    <w:p>
      <w:pPr>
        <w:pStyle w:val="Heading3"/>
      </w:pPr>
      <w:r>
        <w:t xml:space="preserve">11.8.4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10"/>
    <w:bookmarkStart w:id="611" w:name="sec-pr-assignee"/>
    <w:p>
      <w:pPr>
        <w:pStyle w:val="Heading3"/>
      </w:pPr>
      <w:r>
        <w:t xml:space="preserve">11.8.5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11"/>
    <w:bookmarkStart w:id="613" w:name="sec-pr-steward"/>
    <w:p>
      <w:pPr>
        <w:pStyle w:val="Heading3"/>
      </w:pPr>
      <w:r>
        <w:t xml:space="preserve">11.8.6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12">
        <w:r>
          <w:rPr>
            <w:rStyle w:val="Hyperlink"/>
          </w:rPr>
          <w:t xml:space="preserve">steward guidelines</w:t>
        </w:r>
      </w:hyperlink>
      <w:r>
        <w:t xml:space="preserve">.</w:t>
      </w:r>
    </w:p>
    <w:bookmarkEnd w:id="613"/>
    <w:bookmarkEnd w:id="614"/>
    <w:bookmarkStart w:id="616"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615"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615"/>
          <w:p/>
        </w:tc>
      </w:tr>
    </w:tbl>
    <w:bookmarkEnd w:id="616"/>
    <w:bookmarkStart w:id="617"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617"/>
    <w:bookmarkStart w:id="621"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18"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86"/>
        </w:numPr>
      </w:pPr>
      <w:r>
        <w:t xml:space="preserve">Make a small change and verify your project still works</w:t>
      </w:r>
    </w:p>
    <w:p>
      <w:pPr>
        <w:pStyle w:val="Compact"/>
        <w:numPr>
          <w:ilvl w:val="0"/>
          <w:numId w:val="1186"/>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86"/>
        </w:numPr>
      </w:pPr>
      <w:r>
        <w:rPr>
          <w:b/>
          <w:bCs/>
        </w:rPr>
        <w:t xml:space="preserve">Do not push yet</w:t>
      </w:r>
    </w:p>
    <w:p>
      <w:pPr>
        <w:pStyle w:val="Compact"/>
        <w:numPr>
          <w:ilvl w:val="0"/>
          <w:numId w:val="1186"/>
        </w:numPr>
      </w:pPr>
      <w:r>
        <w:t xml:space="preserve">Make another small change and verify it works</w:t>
      </w:r>
    </w:p>
    <w:p>
      <w:pPr>
        <w:pStyle w:val="Compact"/>
        <w:numPr>
          <w:ilvl w:val="0"/>
          <w:numId w:val="1186"/>
        </w:numPr>
      </w:pPr>
      <w:r>
        <w:t xml:space="preserve">Stage and amend the previous commit:</w:t>
      </w:r>
      <w:r>
        <w:t xml:space="preserve"> </w:t>
      </w:r>
      <w:r>
        <w:rPr>
          <w:rStyle w:val="VerbatimChar"/>
        </w:rPr>
        <w:t xml:space="preserve">git commit --amend --no-edit</w:t>
      </w:r>
    </w:p>
    <w:p>
      <w:pPr>
        <w:pStyle w:val="Compact"/>
        <w:numPr>
          <w:ilvl w:val="0"/>
          <w:numId w:val="1186"/>
        </w:numPr>
      </w:pPr>
      <w:r>
        <w:t xml:space="preserve">Repeat steps 4-5 as needed</w:t>
      </w:r>
    </w:p>
    <w:p>
      <w:pPr>
        <w:pStyle w:val="Compact"/>
        <w:numPr>
          <w:ilvl w:val="0"/>
          <w:numId w:val="1186"/>
        </w:numPr>
      </w:pPr>
      <w:r>
        <w:t xml:space="preserve">When finished, amend one final time with a proper commit message</w:t>
      </w:r>
    </w:p>
    <w:p>
      <w:pPr>
        <w:pStyle w:val="Compact"/>
        <w:numPr>
          <w:ilvl w:val="0"/>
          <w:numId w:val="1186"/>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18"/>
    <w:bookmarkStart w:id="620" w:name="key-points"/>
    <w:p>
      <w:pPr>
        <w:pStyle w:val="Heading3"/>
      </w:pPr>
      <w:r>
        <w:t xml:space="preserve">11.11.2 Key Points</w:t>
      </w:r>
    </w:p>
    <w:p>
      <w:pPr>
        <w:pStyle w:val="Compact"/>
        <w:numPr>
          <w:ilvl w:val="0"/>
          <w:numId w:val="1187"/>
        </w:numPr>
      </w:pPr>
      <w:r>
        <w:t xml:space="preserve">Each amend replaces the previous commit rather than creating a new one</w:t>
      </w:r>
    </w:p>
    <w:p>
      <w:pPr>
        <w:pStyle w:val="Compact"/>
        <w:numPr>
          <w:ilvl w:val="0"/>
          <w:numId w:val="1187"/>
        </w:numPr>
      </w:pPr>
      <w:r>
        <w:t xml:space="preserve">This keeps your history clean while letting you work incrementally</w:t>
      </w:r>
    </w:p>
    <w:p>
      <w:pPr>
        <w:pStyle w:val="Compact"/>
        <w:numPr>
          <w:ilvl w:val="0"/>
          <w:numId w:val="1187"/>
        </w:numPr>
      </w:pPr>
      <w:r>
        <w:t xml:space="preserve">Only use this pattern before pushing - never amend commits that others may have pulled</w:t>
      </w:r>
    </w:p>
    <w:p>
      <w:pPr>
        <w:pStyle w:val="Compact"/>
        <w:numPr>
          <w:ilvl w:val="0"/>
          <w:numId w:val="1187"/>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87"/>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19">
        <w:r>
          <w:rPr>
            <w:rStyle w:val="Hyperlink"/>
          </w:rPr>
          <w:t xml:space="preserve">Repeated Amend chapter</w:t>
        </w:r>
      </w:hyperlink>
      <w:r>
        <w:t xml:space="preserve"> </w:t>
      </w:r>
      <w:r>
        <w:t xml:space="preserve">in Happy Git with R.</w:t>
      </w:r>
    </w:p>
    <w:bookmarkEnd w:id="620"/>
    <w:bookmarkEnd w:id="621"/>
    <w:bookmarkStart w:id="624"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22">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23">
        <w:r>
          <w:rPr>
            <w:rStyle w:val="Hyperlink"/>
          </w:rPr>
          <w:t xml:space="preserve">great discussion of project-oriented workflows</w:t>
        </w:r>
      </w:hyperlink>
      <w:r>
        <w:t xml:space="preserve">, extolling the virtues of a self-contained, portable projects, for your reference.</w:t>
      </w:r>
    </w:p>
    <w:bookmarkEnd w:id="624"/>
    <w:bookmarkStart w:id="628"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25">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88"/>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88"/>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88"/>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88"/>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89"/>
        </w:numPr>
      </w:pPr>
      <w:hyperlink r:id="rId626">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89"/>
        </w:numPr>
      </w:pPr>
      <w:hyperlink r:id="rId627">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28"/>
    <w:bookmarkStart w:id="641" w:name="sec-gitattributes"/>
    <w:p>
      <w:pPr>
        <w:pStyle w:val="Heading2"/>
      </w:pPr>
      <w:r>
        <w:t xml:space="preserve">11.14 Customizing How Files Appear on GitHub</w:t>
      </w:r>
    </w:p>
    <w:p>
      <w:pPr>
        <w:pStyle w:val="FirstParagraph"/>
      </w:pPr>
      <w:r>
        <w:t xml:space="preserve">GitHub uses a tool called</w:t>
      </w:r>
      <w:r>
        <w:t xml:space="preserve"> </w:t>
      </w:r>
      <w:hyperlink r:id="rId629">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1"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90"/>
        </w:numPr>
      </w:pPr>
      <w:r>
        <w:rPr>
          <w:b/>
          <w:bCs/>
        </w:rPr>
        <w:t xml:space="preserve">Excluded from language statistics</w:t>
      </w:r>
      <w:r>
        <w:t xml:space="preserve"> </w:t>
      </w:r>
      <w:r>
        <w:t xml:space="preserve">- they won’t affect your repository’s language breakdown</w:t>
      </w:r>
    </w:p>
    <w:p>
      <w:pPr>
        <w:pStyle w:val="Compact"/>
        <w:numPr>
          <w:ilvl w:val="0"/>
          <w:numId w:val="1190"/>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91"/>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91"/>
        </w:numPr>
      </w:pPr>
      <w:r>
        <w:t xml:space="preserve">Auto-generated documentation files</w:t>
      </w:r>
    </w:p>
    <w:p>
      <w:pPr>
        <w:pStyle w:val="Compact"/>
        <w:numPr>
          <w:ilvl w:val="0"/>
          <w:numId w:val="1191"/>
        </w:numPr>
      </w:pPr>
      <w:r>
        <w:t xml:space="preserve">Files generated by build tools or code generators</w:t>
      </w:r>
    </w:p>
    <w:p>
      <w:pPr>
        <w:pStyle w:val="Compact"/>
        <w:numPr>
          <w:ilvl w:val="0"/>
          <w:numId w:val="1191"/>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30">
        <w:r>
          <w:rPr>
            <w:rStyle w:val="Hyperlink"/>
          </w:rPr>
          <w:t xml:space="preserve">Generated code documentation</w:t>
        </w:r>
      </w:hyperlink>
      <w:r>
        <w:t xml:space="preserve">.</w:t>
      </w:r>
    </w:p>
    <w:bookmarkEnd w:id="631"/>
    <w:bookmarkStart w:id="634"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32">
        <w:r>
          <w:rPr>
            <w:rStyle w:val="Hyperlink"/>
          </w:rPr>
          <w:t xml:space="preserve">pattern format documentation</w:t>
        </w:r>
      </w:hyperlink>
      <w:r>
        <w:t xml:space="preserve"> </w:t>
      </w:r>
      <w:r>
        <w:t xml:space="preserve">and the</w:t>
      </w:r>
      <w:r>
        <w:t xml:space="preserve"> </w:t>
      </w:r>
      <w:hyperlink r:id="rId633">
        <w:r>
          <w:rPr>
            <w:rStyle w:val="Hyperlink"/>
          </w:rPr>
          <w:t xml:space="preserve">Using gitattributes guide</w:t>
        </w:r>
      </w:hyperlink>
      <w:r>
        <w:t xml:space="preserve">.</w:t>
      </w:r>
    </w:p>
    <w:bookmarkEnd w:id="634"/>
    <w:bookmarkStart w:id="640"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92"/>
        </w:numPr>
      </w:pPr>
      <w:r>
        <w:rPr>
          <w:rStyle w:val="VerbatimChar"/>
        </w:rPr>
        <w:t xml:space="preserve">linguist-vendored</w:t>
      </w:r>
      <w:r>
        <w:t xml:space="preserve"> </w:t>
      </w:r>
      <w:r>
        <w:t xml:space="preserve">- Marks vendored code (libraries you didn’t write) to exclude from stats (</w:t>
      </w:r>
      <w:hyperlink r:id="rId635">
        <w:r>
          <w:rPr>
            <w:rStyle w:val="Hyperlink"/>
          </w:rPr>
          <w:t xml:space="preserve">documentation</w:t>
        </w:r>
      </w:hyperlink>
      <w:r>
        <w:t xml:space="preserve">)</w:t>
      </w:r>
    </w:p>
    <w:p>
      <w:pPr>
        <w:pStyle w:val="Compact"/>
        <w:numPr>
          <w:ilvl w:val="0"/>
          <w:numId w:val="1192"/>
        </w:numPr>
      </w:pPr>
      <w:r>
        <w:rPr>
          <w:rStyle w:val="VerbatimChar"/>
        </w:rPr>
        <w:t xml:space="preserve">linguist-documentation</w:t>
      </w:r>
      <w:r>
        <w:t xml:space="preserve"> </w:t>
      </w:r>
      <w:r>
        <w:t xml:space="preserve">- Marks documentation files to exclude from stats (</w:t>
      </w:r>
      <w:hyperlink r:id="rId636">
        <w:r>
          <w:rPr>
            <w:rStyle w:val="Hyperlink"/>
          </w:rPr>
          <w:t xml:space="preserve">documentation</w:t>
        </w:r>
      </w:hyperlink>
      <w:r>
        <w:t xml:space="preserve">)</w:t>
      </w:r>
    </w:p>
    <w:p>
      <w:pPr>
        <w:pStyle w:val="Compact"/>
        <w:numPr>
          <w:ilvl w:val="0"/>
          <w:numId w:val="1192"/>
        </w:numPr>
      </w:pPr>
      <w:r>
        <w:rPr>
          <w:rStyle w:val="VerbatimChar"/>
        </w:rPr>
        <w:t xml:space="preserve">linguist-detectable</w:t>
      </w:r>
      <w:r>
        <w:t xml:space="preserve"> </w:t>
      </w:r>
      <w:r>
        <w:t xml:space="preserve">- Forces a file type to be included in language stats (useful for data or prose files) (</w:t>
      </w:r>
      <w:hyperlink r:id="rId637">
        <w:r>
          <w:rPr>
            <w:rStyle w:val="Hyperlink"/>
          </w:rPr>
          <w:t xml:space="preserve">documentation</w:t>
        </w:r>
      </w:hyperlink>
      <w:r>
        <w:t xml:space="preserve">)</w:t>
      </w:r>
    </w:p>
    <w:p>
      <w:pPr>
        <w:pStyle w:val="Compact"/>
        <w:numPr>
          <w:ilvl w:val="0"/>
          <w:numId w:val="1192"/>
        </w:numPr>
      </w:pPr>
      <w:r>
        <w:rPr>
          <w:rStyle w:val="VerbatimChar"/>
        </w:rPr>
        <w:t xml:space="preserve">linguist-language=&lt;name&gt;</w:t>
      </w:r>
      <w:r>
        <w:t xml:space="preserve"> </w:t>
      </w:r>
      <w:r>
        <w:t xml:space="preserve">- Overrides the detected language for syntax highlighting (</w:t>
      </w:r>
      <w:hyperlink r:id="rId633">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38">
        <w:r>
          <w:rPr>
            <w:rStyle w:val="Hyperlink"/>
          </w:rPr>
          <w:t xml:space="preserve">Customizing how changed files appear on GitHub</w:t>
        </w:r>
      </w:hyperlink>
      <w:r>
        <w:t xml:space="preserve"> </w:t>
      </w:r>
      <w:r>
        <w:t xml:space="preserve">and the</w:t>
      </w:r>
      <w:r>
        <w:t xml:space="preserve"> </w:t>
      </w:r>
      <w:hyperlink r:id="rId639">
        <w:r>
          <w:rPr>
            <w:rStyle w:val="Hyperlink"/>
          </w:rPr>
          <w:t xml:space="preserve">Linguist overrides documentation</w:t>
        </w:r>
      </w:hyperlink>
      <w:r>
        <w:t xml:space="preserve">.</w:t>
      </w:r>
    </w:p>
    <w:p>
      <w:r>
        <w:br w:type="page"/>
      </w:r>
    </w:p>
    <w:bookmarkEnd w:id="640"/>
    <w:bookmarkEnd w:id="641"/>
    <w:bookmarkEnd w:id="642"/>
    <w:bookmarkStart w:id="647"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reviewing each other’s work and responding to review feedback.</w:t>
      </w:r>
    </w:p>
    <w:bookmarkStart w:id="646" w:name="sec-code-review"/>
    <w:p>
      <w:pPr>
        <w:pStyle w:val="Heading2"/>
      </w:pPr>
      <w:r>
        <w:t xml:space="preserve">12.1 Code Review</w:t>
      </w:r>
    </w:p>
    <w:p>
      <w:pPr>
        <w:pStyle w:val="FirstParagraph"/>
      </w:pPr>
      <w:r>
        <w:t xml:space="preserve">When submitting code to or reviewing code from colleagues, use best practices to provide and receive constructive feedback:</w:t>
      </w:r>
    </w:p>
    <w:p>
      <w:pPr>
        <w:pStyle w:val="Compact"/>
        <w:numPr>
          <w:ilvl w:val="0"/>
          <w:numId w:val="1193"/>
        </w:numPr>
      </w:pPr>
      <w:hyperlink r:id="rId643">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bookmarkStart w:id="644" w:name="sec-responding-to-review-comments"/>
    <w:p>
      <w:pPr>
        <w:pStyle w:val="Heading3"/>
      </w:pPr>
      <w:r>
        <w:t xml:space="preserve">12.1.1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4"/>
        </w:numPr>
      </w:pPr>
      <w:r>
        <w:rPr>
          <w:b/>
          <w:bCs/>
        </w:rPr>
        <w:t xml:space="preserve">Address it.</w:t>
      </w:r>
      <w:r>
        <w:t xml:space="preserve"> </w:t>
      </w:r>
      <w:r>
        <w:t xml:space="preserve">Make the change the reviewer asked for.</w:t>
      </w:r>
    </w:p>
    <w:p>
      <w:pPr>
        <w:pStyle w:val="Compact"/>
        <w:numPr>
          <w:ilvl w:val="0"/>
          <w:numId w:val="1194"/>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4"/>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4"/>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44"/>
    <w:bookmarkStart w:id="645" w:name="sec-avoid-closing-restarting-prs"/>
    <w:p>
      <w:pPr>
        <w:pStyle w:val="Heading3"/>
      </w:pPr>
      <w:r>
        <w:t xml:space="preserve">12.1.2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45"/>
    <w:bookmarkEnd w:id="646"/>
    <w:bookmarkEnd w:id="647"/>
    <w:bookmarkStart w:id="708" w:name="sec-r-ci"/>
    <w:p>
      <w:pPr>
        <w:pStyle w:val="Heading1"/>
      </w:pPr>
      <w:r>
        <w:t xml:space="preserve">13. Continuous Integration</w:t>
      </w:r>
    </w:p>
    <w:bookmarkStart w:id="659" w:name="understanding-github-actions"/>
    <w:p>
      <w:pPr>
        <w:pStyle w:val="Heading2"/>
      </w:pPr>
      <w:r>
        <w:t xml:space="preserve">13.1 Understanding GitHub Actions</w:t>
      </w:r>
    </w:p>
    <w:p>
      <w:pPr>
        <w:pStyle w:val="FirstParagraph"/>
      </w:pPr>
      <w:hyperlink r:id="rId648">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95"/>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95"/>
        </w:numPr>
      </w:pPr>
      <w:r>
        <w:rPr>
          <w:b/>
          <w:bCs/>
        </w:rPr>
        <w:t xml:space="preserve">Immediate feedback</w:t>
      </w:r>
      <w:r>
        <w:t xml:space="preserve">: Get notified of problems quickly, when they’re easier to fix</w:t>
      </w:r>
    </w:p>
    <w:p>
      <w:pPr>
        <w:pStyle w:val="Compact"/>
        <w:numPr>
          <w:ilvl w:val="0"/>
          <w:numId w:val="1195"/>
        </w:numPr>
      </w:pPr>
      <w:r>
        <w:rPr>
          <w:b/>
          <w:bCs/>
        </w:rPr>
        <w:t xml:space="preserve">Better collaboration</w:t>
      </w:r>
      <w:r>
        <w:t xml:space="preserve">: External contributors can see if their changes pass all checks before you review</w:t>
      </w:r>
    </w:p>
    <w:p>
      <w:pPr>
        <w:pStyle w:val="Compact"/>
        <w:numPr>
          <w:ilvl w:val="0"/>
          <w:numId w:val="1195"/>
        </w:numPr>
      </w:pPr>
      <w:r>
        <w:rPr>
          <w:b/>
          <w:bCs/>
        </w:rPr>
        <w:t xml:space="preserve">Quality assurance</w:t>
      </w:r>
      <w:r>
        <w:t xml:space="preserve">: Catch platform-specific issues before they reach users</w:t>
      </w:r>
    </w:p>
    <w:p>
      <w:pPr>
        <w:pStyle w:val="Compact"/>
        <w:numPr>
          <w:ilvl w:val="0"/>
          <w:numId w:val="1195"/>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58"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52"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49">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50" name="Picture"/>
                  <a:graphic>
                    <a:graphicData uri="http://schemas.openxmlformats.org/drawingml/2006/picture">
                      <pic:pic>
                        <pic:nvPicPr>
                          <pic:cNvPr descr="/opt/quarto/share/formats/docx/note.png" id="651"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52"/>
    <w:bookmarkStart w:id="656"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196"/>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196"/>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196"/>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3" name="Picture"/>
                  <a:graphic>
                    <a:graphicData uri="http://schemas.openxmlformats.org/drawingml/2006/picture">
                      <pic:pic>
                        <pic:nvPicPr>
                          <pic:cNvPr descr="/opt/quarto/share/formats/docx/note.png" id="654"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55">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49">
              <w:r>
                <w:rPr>
                  <w:rStyle w:val="Hyperlink"/>
                </w:rPr>
                <w:t xml:space="preserve">Actions versioning guide</w:t>
              </w:r>
            </w:hyperlink>
            <w:r>
              <w:t xml:space="preserve">.</w:t>
            </w:r>
          </w:p>
          <w:p/>
        </w:tc>
      </w:tr>
    </w:tbl>
    <w:bookmarkEnd w:id="656"/>
    <w:bookmarkStart w:id="657"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57"/>
    <w:bookmarkEnd w:id="658"/>
    <w:bookmarkEnd w:id="659"/>
    <w:bookmarkStart w:id="664"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7">
        <w:r>
          <w:rPr>
            <w:rStyle w:val="Hyperlink"/>
          </w:rPr>
          <w:t xml:space="preserve">r-lib/actions</w:t>
        </w:r>
      </w:hyperlink>
      <w:r>
        <w:t xml:space="preserve"> </w:t>
      </w:r>
      <w:r>
        <w:t xml:space="preserve">that handle common R package tasks.</w:t>
      </w:r>
    </w:p>
    <w:bookmarkStart w:id="661"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60">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61"/>
    <w:bookmarkStart w:id="662"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62"/>
    <w:bookmarkStart w:id="663"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197"/>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197"/>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197"/>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63"/>
    <w:bookmarkEnd w:id="664"/>
    <w:bookmarkStart w:id="668"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198"/>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198"/>
        </w:numPr>
      </w:pPr>
      <w:hyperlink r:id="rId317">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3">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198"/>
        </w:numPr>
      </w:pPr>
      <w:hyperlink r:id="rId665">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198"/>
        </w:numPr>
      </w:pPr>
      <w:hyperlink r:id="rId666">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198"/>
        </w:numPr>
      </w:pPr>
      <w:hyperlink r:id="rId667">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68"/>
    <w:bookmarkStart w:id="669"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99"/>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99"/>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69"/>
    <w:bookmarkStart w:id="673"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71" name="Picture"/>
                  <a:graphic>
                    <a:graphicData uri="http://schemas.openxmlformats.org/drawingml/2006/picture">
                      <pic:pic>
                        <pic:nvPicPr>
                          <pic:cNvPr descr="/opt/quarto/share/formats/docx/warning.png" id="672" name="Picture"/>
                          <pic:cNvPicPr>
                            <a:picLocks noChangeArrowheads="1" noChangeAspect="1"/>
                          </pic:cNvPicPr>
                        </pic:nvPicPr>
                        <pic:blipFill>
                          <a:blip r:embed="rId6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3">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0"/>
        </w:numPr>
      </w:pPr>
      <w:r>
        <w:t xml:space="preserve">When to run (on push, pull request, schedule, etc.)</w:t>
      </w:r>
    </w:p>
    <w:p>
      <w:pPr>
        <w:pStyle w:val="Compact"/>
        <w:numPr>
          <w:ilvl w:val="0"/>
          <w:numId w:val="1200"/>
        </w:numPr>
      </w:pPr>
      <w:r>
        <w:t xml:space="preserve">What operating systems and R versions to use</w:t>
      </w:r>
    </w:p>
    <w:p>
      <w:pPr>
        <w:pStyle w:val="Compact"/>
        <w:numPr>
          <w:ilvl w:val="0"/>
          <w:numId w:val="1200"/>
        </w:numPr>
      </w:pPr>
      <w:r>
        <w:t xml:space="preserve">What steps to execute (install dependencies, run checks, etc.)</w:t>
      </w:r>
    </w:p>
    <w:bookmarkEnd w:id="673"/>
    <w:bookmarkStart w:id="684"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676"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1"/>
        </w:numPr>
      </w:pPr>
      <w:r>
        <w:t xml:space="preserve">GitHub Actions:</w:t>
      </w:r>
      <w:r>
        <w:t xml:space="preserve"> </w:t>
      </w:r>
      <w:r>
        <w:t xml:space="preserve">a</w:t>
      </w:r>
      <w:r>
        <w:t xml:space="preserve"> </w:t>
      </w:r>
      <w:hyperlink r:id="rId674">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1"/>
        </w:numPr>
      </w:pPr>
      <w:r>
        <w:t xml:space="preserve">GitLab CI: a</w:t>
      </w:r>
      <w:r>
        <w:t xml:space="preserve"> </w:t>
      </w:r>
      <w:hyperlink r:id="rId675">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676"/>
    <w:bookmarkStart w:id="677"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2"/>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2"/>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677"/>
    <w:bookmarkStart w:id="678"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678"/>
    <w:bookmarkStart w:id="679"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3"/>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3"/>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3"/>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679"/>
    <w:bookmarkStart w:id="680"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0">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680"/>
    <w:bookmarkStart w:id="681"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681"/>
    <w:bookmarkStart w:id="682" w:name="sec-ci-secrets"/>
    <w:p>
      <w:pPr>
        <w:pStyle w:val="Heading3"/>
      </w:pPr>
      <w:r>
        <w:t xml:space="preserve">13.6.7 Secret Management</w:t>
      </w:r>
    </w:p>
    <w:p>
      <w:pPr>
        <w:pStyle w:val="Compact"/>
        <w:numPr>
          <w:ilvl w:val="0"/>
          <w:numId w:val="1204"/>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4"/>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4"/>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4"/>
        </w:numPr>
      </w:pPr>
      <w:r>
        <w:t xml:space="preserve">Rotate long-lived tokens on a schedule,</w:t>
      </w:r>
      <w:r>
        <w:t xml:space="preserve"> </w:t>
      </w:r>
      <w:r>
        <w:t xml:space="preserve">and immediately when a person with access leaves the project.</w:t>
      </w:r>
    </w:p>
    <w:bookmarkEnd w:id="682"/>
    <w:bookmarkStart w:id="683"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05"/>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05"/>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05"/>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05"/>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683"/>
    <w:bookmarkEnd w:id="684"/>
    <w:bookmarkStart w:id="687"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685">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06"/>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06"/>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06"/>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685">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07"/>
        </w:numPr>
      </w:pPr>
      <w:r>
        <w:rPr>
          <w:b/>
          <w:bCs/>
        </w:rPr>
        <w:t xml:space="preserve">Test failures</w:t>
      </w:r>
      <w:r>
        <w:t xml:space="preserve">: Your tests found a bug (this is good! fix the bug)</w:t>
      </w:r>
    </w:p>
    <w:p>
      <w:pPr>
        <w:pStyle w:val="Compact"/>
        <w:numPr>
          <w:ilvl w:val="0"/>
          <w:numId w:val="1207"/>
        </w:numPr>
      </w:pPr>
      <w:r>
        <w:rPr>
          <w:b/>
          <w:bCs/>
        </w:rPr>
        <w:t xml:space="preserve">Platform-specific issues</w:t>
      </w:r>
      <w:r>
        <w:t xml:space="preserve">: Code works on your machine but not on other platforms</w:t>
      </w:r>
    </w:p>
    <w:p>
      <w:pPr>
        <w:pStyle w:val="Compact"/>
        <w:numPr>
          <w:ilvl w:val="0"/>
          <w:numId w:val="1207"/>
        </w:numPr>
      </w:pPr>
      <w:r>
        <w:rPr>
          <w:b/>
          <w:bCs/>
        </w:rPr>
        <w:t xml:space="preserve">Missing dependencies</w:t>
      </w:r>
      <w:r>
        <w:t xml:space="preserve">: System libraries needed for packages aren’t installed</w:t>
      </w:r>
    </w:p>
    <w:p>
      <w:pPr>
        <w:pStyle w:val="Compact"/>
        <w:numPr>
          <w:ilvl w:val="0"/>
          <w:numId w:val="1207"/>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686">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687"/>
    <w:bookmarkStart w:id="700"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688"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08"/>
        </w:numPr>
      </w:pPr>
      <w:r>
        <w:rPr>
          <w:b/>
          <w:bCs/>
        </w:rPr>
        <w:t xml:space="preserve">CI/CD status updates</w:t>
      </w:r>
      <w:r>
        <w:t xml:space="preserve">: Report test results, build status, or deployment progress</w:t>
      </w:r>
    </w:p>
    <w:p>
      <w:pPr>
        <w:pStyle w:val="Compact"/>
        <w:numPr>
          <w:ilvl w:val="0"/>
          <w:numId w:val="1208"/>
        </w:numPr>
      </w:pPr>
      <w:r>
        <w:rPr>
          <w:b/>
          <w:bCs/>
        </w:rPr>
        <w:t xml:space="preserve">Code quality reports</w:t>
      </w:r>
      <w:r>
        <w:t xml:space="preserve">: Post coverage reports, linting results, or security scan findings</w:t>
      </w:r>
      <w:r>
        <w:br/>
      </w:r>
    </w:p>
    <w:p>
      <w:pPr>
        <w:pStyle w:val="Compact"/>
        <w:numPr>
          <w:ilvl w:val="0"/>
          <w:numId w:val="1208"/>
        </w:numPr>
      </w:pPr>
      <w:r>
        <w:rPr>
          <w:b/>
          <w:bCs/>
        </w:rPr>
        <w:t xml:space="preserve">Deployment previews</w:t>
      </w:r>
      <w:r>
        <w:t xml:space="preserve">: Share links to preview deployments (e.g., documentation sites, app previews)</w:t>
      </w:r>
    </w:p>
    <w:p>
      <w:pPr>
        <w:pStyle w:val="Compact"/>
        <w:numPr>
          <w:ilvl w:val="0"/>
          <w:numId w:val="1208"/>
        </w:numPr>
      </w:pPr>
      <w:r>
        <w:rPr>
          <w:b/>
          <w:bCs/>
        </w:rPr>
        <w:t xml:space="preserve">Bot feedback</w:t>
      </w:r>
      <w:r>
        <w:t xml:space="preserve">: Provide automated feedback without cluttering the PR conversation</w:t>
      </w:r>
    </w:p>
    <w:bookmarkEnd w:id="688"/>
    <w:bookmarkStart w:id="694" w:name="comparison-of-popular-actions"/>
    <w:p>
      <w:pPr>
        <w:pStyle w:val="Heading4"/>
      </w:pPr>
      <w:r>
        <w:t xml:space="preserve">13.8.0.2 Comparison of Popular Actions</w:t>
      </w:r>
    </w:p>
    <w:p>
      <w:pPr>
        <w:pStyle w:val="FirstParagraph"/>
      </w:pPr>
      <w:hyperlink r:id="rId689">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09"/>
        </w:numPr>
      </w:pPr>
      <w:r>
        <w:rPr>
          <w:b/>
          <w:bCs/>
        </w:rPr>
        <w:t xml:space="preserve">Sticky comments</w:t>
      </w:r>
      <w:r>
        <w:t xml:space="preserve">: Creates or updates a comment identified by a unique header</w:t>
      </w:r>
    </w:p>
    <w:p>
      <w:pPr>
        <w:pStyle w:val="Compact"/>
        <w:numPr>
          <w:ilvl w:val="0"/>
          <w:numId w:val="1209"/>
        </w:numPr>
      </w:pPr>
      <w:r>
        <w:rPr>
          <w:b/>
          <w:bCs/>
        </w:rPr>
        <w:t xml:space="preserve">Multiple independent comments</w:t>
      </w:r>
      <w:r>
        <w:t xml:space="preserve">: Different workflows can maintain separate sticky comments using different headers</w:t>
      </w:r>
    </w:p>
    <w:p>
      <w:pPr>
        <w:pStyle w:val="Compact"/>
        <w:numPr>
          <w:ilvl w:val="0"/>
          <w:numId w:val="1209"/>
        </w:numPr>
      </w:pPr>
      <w:r>
        <w:rPr>
          <w:b/>
          <w:bCs/>
        </w:rPr>
        <w:t xml:space="preserve">Flexible update modes</w:t>
      </w:r>
      <w:r>
        <w:t xml:space="preserve">: Replace, append, recreate, delete, or hide comments</w:t>
      </w:r>
    </w:p>
    <w:p>
      <w:pPr>
        <w:pStyle w:val="Compact"/>
        <w:numPr>
          <w:ilvl w:val="0"/>
          <w:numId w:val="1209"/>
        </w:numPr>
      </w:pPr>
      <w:r>
        <w:rPr>
          <w:b/>
          <w:bCs/>
        </w:rPr>
        <w:t xml:space="preserve">File-based messages</w:t>
      </w:r>
      <w:r>
        <w:t xml:space="preserve">: Load comment content from files for complex templates</w:t>
      </w:r>
    </w:p>
    <w:p>
      <w:pPr>
        <w:pStyle w:val="Compact"/>
        <w:numPr>
          <w:ilvl w:val="0"/>
          <w:numId w:val="1209"/>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690">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0"/>
        </w:numPr>
      </w:pPr>
      <w:r>
        <w:rPr>
          <w:b/>
          <w:bCs/>
        </w:rPr>
        <w:t xml:space="preserve">Progress tracking</w:t>
      </w:r>
      <w:r>
        <w:t xml:space="preserve">: Update comments as workflow steps complete or fail</w:t>
      </w:r>
    </w:p>
    <w:p>
      <w:pPr>
        <w:pStyle w:val="Compact"/>
        <w:numPr>
          <w:ilvl w:val="0"/>
          <w:numId w:val="1210"/>
        </w:numPr>
      </w:pPr>
      <w:r>
        <w:rPr>
          <w:b/>
          <w:bCs/>
        </w:rPr>
        <w:t xml:space="preserve">Identifier-based updates</w:t>
      </w:r>
      <w:r>
        <w:t xml:space="preserve">: Uses a hidden identifier to find and update the correct comment</w:t>
      </w:r>
    </w:p>
    <w:p>
      <w:pPr>
        <w:pStyle w:val="Compact"/>
        <w:numPr>
          <w:ilvl w:val="0"/>
          <w:numId w:val="1210"/>
        </w:numPr>
      </w:pPr>
      <w:r>
        <w:rPr>
          <w:b/>
          <w:bCs/>
        </w:rPr>
        <w:t xml:space="preserve">Multiple update modes</w:t>
      </w:r>
      <w:r>
        <w:t xml:space="preserve">: Append to existing comments, recreate, or delete</w:t>
      </w:r>
    </w:p>
    <w:p>
      <w:pPr>
        <w:pStyle w:val="Compact"/>
        <w:numPr>
          <w:ilvl w:val="0"/>
          <w:numId w:val="1210"/>
        </w:numPr>
      </w:pPr>
      <w:r>
        <w:rPr>
          <w:b/>
          <w:bCs/>
        </w:rPr>
        <w:t xml:space="preserve">Flexible targets</w:t>
      </w:r>
      <w:r>
        <w:t xml:space="preserve">: Comment on PRs, issues, or specific commits</w:t>
      </w:r>
    </w:p>
    <w:p>
      <w:pPr>
        <w:pStyle w:val="Compact"/>
        <w:numPr>
          <w:ilvl w:val="0"/>
          <w:numId w:val="1210"/>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691">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1"/>
        </w:numPr>
      </w:pPr>
      <w:r>
        <w:rPr>
          <w:b/>
          <w:bCs/>
        </w:rPr>
        <w:t xml:space="preserve">Simple comment creation</w:t>
      </w:r>
      <w:r>
        <w:t xml:space="preserve">: Easy to post one-time or updated comments</w:t>
      </w:r>
    </w:p>
    <w:p>
      <w:pPr>
        <w:pStyle w:val="Compact"/>
        <w:numPr>
          <w:ilvl w:val="0"/>
          <w:numId w:val="1211"/>
        </w:numPr>
      </w:pPr>
      <w:r>
        <w:rPr>
          <w:b/>
          <w:bCs/>
        </w:rPr>
        <w:t xml:space="preserve">Comment updates</w:t>
      </w:r>
      <w:r>
        <w:t xml:space="preserve">: Find and update existing comments by ID or content</w:t>
      </w:r>
    </w:p>
    <w:p>
      <w:pPr>
        <w:pStyle w:val="Compact"/>
        <w:numPr>
          <w:ilvl w:val="0"/>
          <w:numId w:val="1211"/>
        </w:numPr>
      </w:pPr>
      <w:r>
        <w:rPr>
          <w:b/>
          <w:bCs/>
        </w:rPr>
        <w:t xml:space="preserve">Reactions</w:t>
      </w:r>
      <w:r>
        <w:t xml:space="preserve">: Add emoji reactions to comments</w:t>
      </w:r>
    </w:p>
    <w:p>
      <w:pPr>
        <w:pStyle w:val="Compact"/>
        <w:numPr>
          <w:ilvl w:val="0"/>
          <w:numId w:val="1211"/>
        </w:numPr>
      </w:pPr>
      <w:r>
        <w:rPr>
          <w:b/>
          <w:bCs/>
        </w:rPr>
        <w:t xml:space="preserve">Comment deletion</w:t>
      </w:r>
      <w:r>
        <w:t xml:space="preserve">: Remove comments when no longer needed</w:t>
      </w:r>
    </w:p>
    <w:p>
      <w:pPr>
        <w:pStyle w:val="Compact"/>
        <w:numPr>
          <w:ilvl w:val="0"/>
          <w:numId w:val="1211"/>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692">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2"/>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2"/>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2"/>
        </w:numPr>
      </w:pPr>
      <w:r>
        <w:rPr>
          <w:b/>
          <w:bCs/>
        </w:rPr>
        <w:t xml:space="preserve">Sticky comments with links</w:t>
      </w:r>
      <w:r>
        <w:t xml:space="preserve">: Posts and updates a comment with the preview URL and optional QR code for mobile access</w:t>
      </w:r>
    </w:p>
    <w:p>
      <w:pPr>
        <w:pStyle w:val="Compact"/>
        <w:numPr>
          <w:ilvl w:val="0"/>
          <w:numId w:val="1212"/>
        </w:numPr>
      </w:pPr>
      <w:r>
        <w:rPr>
          <w:b/>
          <w:bCs/>
        </w:rPr>
        <w:t xml:space="preserve">Automatic cleanup</w:t>
      </w:r>
      <w:r>
        <w:t xml:space="preserve">: Removes preview deployments when PRs are closed</w:t>
      </w:r>
    </w:p>
    <w:p>
      <w:pPr>
        <w:pStyle w:val="Compact"/>
        <w:numPr>
          <w:ilvl w:val="0"/>
          <w:numId w:val="1212"/>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2"/>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693">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3"/>
        </w:numPr>
      </w:pPr>
      <w:r>
        <w:t xml:space="preserve">Keep a historical record of what each merged PR changed</w:t>
      </w:r>
    </w:p>
    <w:p>
      <w:pPr>
        <w:pStyle w:val="Compact"/>
        <w:numPr>
          <w:ilvl w:val="0"/>
          <w:numId w:val="1213"/>
        </w:numPr>
      </w:pPr>
      <w:r>
        <w:t xml:space="preserve">Allow stakeholders to review merged changes after the fact</w:t>
      </w:r>
    </w:p>
    <w:p>
      <w:pPr>
        <w:pStyle w:val="Compact"/>
        <w:numPr>
          <w:ilvl w:val="0"/>
          <w:numId w:val="1213"/>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694"/>
    <w:bookmarkStart w:id="695"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695"/>
    <w:bookmarkStart w:id="696"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4"/>
        </w:numPr>
      </w:pPr>
      <w:r>
        <w:t xml:space="preserve">You need to maintain multiple independent status comments (test results, coverage, deployment, etc.)</w:t>
      </w:r>
    </w:p>
    <w:p>
      <w:pPr>
        <w:pStyle w:val="Compact"/>
        <w:numPr>
          <w:ilvl w:val="0"/>
          <w:numId w:val="1214"/>
        </w:numPr>
      </w:pPr>
      <w:r>
        <w:t xml:space="preserve">You want to prevent comment spam by updating the same comment</w:t>
      </w:r>
    </w:p>
    <w:p>
      <w:pPr>
        <w:pStyle w:val="Compact"/>
        <w:numPr>
          <w:ilvl w:val="0"/>
          <w:numId w:val="1214"/>
        </w:numPr>
      </w:pPr>
      <w:r>
        <w:t xml:space="preserve">You need advanced features like hiding outdated comments or file-based templates</w:t>
      </w:r>
    </w:p>
    <w:p>
      <w:pPr>
        <w:pStyle w:val="Compact"/>
        <w:numPr>
          <w:ilvl w:val="0"/>
          <w:numId w:val="1214"/>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15"/>
        </w:numPr>
      </w:pPr>
      <w:r>
        <w:t xml:space="preserve">You have long-running workflows with multiple stages</w:t>
      </w:r>
    </w:p>
    <w:p>
      <w:pPr>
        <w:pStyle w:val="Compact"/>
        <w:numPr>
          <w:ilvl w:val="0"/>
          <w:numId w:val="1215"/>
        </w:numPr>
      </w:pPr>
      <w:r>
        <w:t xml:space="preserve">You want to provide progressive feedback as each stage completes</w:t>
      </w:r>
    </w:p>
    <w:p>
      <w:pPr>
        <w:pStyle w:val="Compact"/>
        <w:numPr>
          <w:ilvl w:val="0"/>
          <w:numId w:val="1215"/>
        </w:numPr>
      </w:pPr>
      <w:r>
        <w:t xml:space="preserve">You need the workflow to fail and report the failure in the comment</w:t>
      </w:r>
    </w:p>
    <w:p>
      <w:pPr>
        <w:pStyle w:val="Compact"/>
        <w:numPr>
          <w:ilvl w:val="0"/>
          <w:numId w:val="1215"/>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16"/>
        </w:numPr>
      </w:pPr>
      <w:r>
        <w:t xml:space="preserve">You need simple comment posting without complex update logic</w:t>
      </w:r>
    </w:p>
    <w:p>
      <w:pPr>
        <w:pStyle w:val="Compact"/>
        <w:numPr>
          <w:ilvl w:val="0"/>
          <w:numId w:val="1216"/>
        </w:numPr>
      </w:pPr>
      <w:r>
        <w:t xml:space="preserve">You want to add emoji reactions to comments</w:t>
      </w:r>
    </w:p>
    <w:p>
      <w:pPr>
        <w:pStyle w:val="Compact"/>
        <w:numPr>
          <w:ilvl w:val="0"/>
          <w:numId w:val="1216"/>
        </w:numPr>
      </w:pPr>
      <w:r>
        <w:t xml:space="preserve">You’re comfortable with the action’s simpler update mechanism</w:t>
      </w:r>
    </w:p>
    <w:p>
      <w:pPr>
        <w:pStyle w:val="Compact"/>
        <w:numPr>
          <w:ilvl w:val="0"/>
          <w:numId w:val="1216"/>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17"/>
        </w:numPr>
      </w:pPr>
      <w:r>
        <w:t xml:space="preserve">You need to deploy preview versions of your site/app to GitHub Pages for each PR</w:t>
      </w:r>
    </w:p>
    <w:p>
      <w:pPr>
        <w:pStyle w:val="Compact"/>
        <w:numPr>
          <w:ilvl w:val="0"/>
          <w:numId w:val="1217"/>
        </w:numPr>
      </w:pPr>
      <w:r>
        <w:t xml:space="preserve">You want stakeholders to review rendered output (documentation, UI) rather than just code</w:t>
      </w:r>
    </w:p>
    <w:p>
      <w:pPr>
        <w:pStyle w:val="Compact"/>
        <w:numPr>
          <w:ilvl w:val="0"/>
          <w:numId w:val="1217"/>
        </w:numPr>
      </w:pPr>
      <w:r>
        <w:t xml:space="preserve">You need automatic cleanup of preview deployments when PRs close</w:t>
      </w:r>
    </w:p>
    <w:p>
      <w:pPr>
        <w:pStyle w:val="Compact"/>
        <w:numPr>
          <w:ilvl w:val="0"/>
          <w:numId w:val="1217"/>
        </w:numPr>
      </w:pPr>
      <w:r>
        <w:t xml:space="preserve">You want to preserve previews of merged PRs for historical reference</w:t>
      </w:r>
    </w:p>
    <w:p>
      <w:pPr>
        <w:pStyle w:val="Compact"/>
        <w:numPr>
          <w:ilvl w:val="0"/>
          <w:numId w:val="1217"/>
        </w:numPr>
      </w:pPr>
      <w:r>
        <w:t xml:space="preserve">Your project uses GitHub Pages and benefits from preview environments</w:t>
      </w:r>
    </w:p>
    <w:bookmarkEnd w:id="696"/>
    <w:bookmarkStart w:id="699"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7" name="Picture"/>
                  <a:graphic>
                    <a:graphicData uri="http://schemas.openxmlformats.org/drawingml/2006/picture">
                      <pic:pic>
                        <pic:nvPicPr>
                          <pic:cNvPr descr="/opt/quarto/share/formats/docx/warning.png" id="698" name="Picture"/>
                          <pic:cNvPicPr>
                            <a:picLocks noChangeArrowheads="1" noChangeAspect="1"/>
                          </pic:cNvPicPr>
                        </pic:nvPicPr>
                        <pic:blipFill>
                          <a:blip r:embed="rId6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3">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699"/>
    <w:bookmarkEnd w:id="700"/>
    <w:bookmarkStart w:id="703"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01">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18"/>
        </w:numPr>
      </w:pPr>
      <w:r>
        <w:rPr>
          <w:b/>
          <w:bCs/>
        </w:rPr>
        <w:t xml:space="preserve">Faster installation</w:t>
      </w:r>
      <w:r>
        <w:t xml:space="preserve">: Binary packages install in seconds rather than minutes</w:t>
      </w:r>
    </w:p>
    <w:p>
      <w:pPr>
        <w:pStyle w:val="Compact"/>
        <w:numPr>
          <w:ilvl w:val="0"/>
          <w:numId w:val="1218"/>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18"/>
        </w:numPr>
      </w:pPr>
      <w:r>
        <w:rPr>
          <w:b/>
          <w:bCs/>
        </w:rPr>
        <w:t xml:space="preserve">Complete CRAN coverage</w:t>
      </w:r>
      <w:r>
        <w:t xml:space="preserve">: Over 30,000 CRAN packages available as binaries (as of early 2025)</w:t>
      </w:r>
    </w:p>
    <w:p>
      <w:pPr>
        <w:pStyle w:val="Compact"/>
        <w:numPr>
          <w:ilvl w:val="0"/>
          <w:numId w:val="1218"/>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02">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19"/>
        </w:numPr>
      </w:pPr>
      <w:r>
        <w:t xml:space="preserve">Your workflow installs many R packages</w:t>
      </w:r>
    </w:p>
    <w:p>
      <w:pPr>
        <w:pStyle w:val="Compact"/>
        <w:numPr>
          <w:ilvl w:val="0"/>
          <w:numId w:val="1219"/>
        </w:numPr>
      </w:pPr>
      <w:r>
        <w:t xml:space="preserve">Build times are a bottleneck in your CI pipeline</w:t>
      </w:r>
    </w:p>
    <w:p>
      <w:pPr>
        <w:pStyle w:val="Compact"/>
        <w:numPr>
          <w:ilvl w:val="0"/>
          <w:numId w:val="1219"/>
        </w:numPr>
      </w:pPr>
      <w:r>
        <w:t xml:space="preserve">You’re running on Ubuntu (focal, jammy, or noble)</w:t>
      </w:r>
    </w:p>
    <w:p>
      <w:pPr>
        <w:pStyle w:val="Compact"/>
        <w:numPr>
          <w:ilvl w:val="0"/>
          <w:numId w:val="1219"/>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01">
        <w:r>
          <w:rPr>
            <w:rStyle w:val="Hyperlink"/>
          </w:rPr>
          <w:t xml:space="preserve">r2u website</w:t>
        </w:r>
      </w:hyperlink>
      <w:r>
        <w:t xml:space="preserve">.</w:t>
      </w:r>
    </w:p>
    <w:bookmarkEnd w:id="703"/>
    <w:bookmarkStart w:id="707" w:name="additional-resources-2"/>
    <w:p>
      <w:pPr>
        <w:pStyle w:val="Heading2"/>
      </w:pPr>
      <w:r>
        <w:t xml:space="preserve">13.10 Additional Resources</w:t>
      </w:r>
    </w:p>
    <w:p>
      <w:pPr>
        <w:pStyle w:val="Compact"/>
        <w:numPr>
          <w:ilvl w:val="0"/>
          <w:numId w:val="1220"/>
        </w:numPr>
      </w:pPr>
      <w:hyperlink r:id="rId648">
        <w:r>
          <w:rPr>
            <w:rStyle w:val="Hyperlink"/>
          </w:rPr>
          <w:t xml:space="preserve">GitHub Actions features overview</w:t>
        </w:r>
      </w:hyperlink>
    </w:p>
    <w:p>
      <w:pPr>
        <w:pStyle w:val="Compact"/>
        <w:numPr>
          <w:ilvl w:val="0"/>
          <w:numId w:val="1220"/>
        </w:numPr>
      </w:pPr>
      <w:hyperlink r:id="rId317">
        <w:r>
          <w:rPr>
            <w:rStyle w:val="Hyperlink"/>
          </w:rPr>
          <w:t xml:space="preserve">r-lib/actions repository</w:t>
        </w:r>
      </w:hyperlink>
      <w:r>
        <w:t xml:space="preserve"> </w:t>
      </w:r>
      <w:r>
        <w:t xml:space="preserve">- R-specific actions and example workflows</w:t>
      </w:r>
    </w:p>
    <w:p>
      <w:pPr>
        <w:pStyle w:val="Compact"/>
        <w:numPr>
          <w:ilvl w:val="0"/>
          <w:numId w:val="1220"/>
        </w:numPr>
      </w:pPr>
      <w:hyperlink r:id="rId704">
        <w:r>
          <w:rPr>
            <w:rStyle w:val="Hyperlink"/>
          </w:rPr>
          <w:t xml:space="preserve">R Packages book: Continuous Integration</w:t>
        </w:r>
      </w:hyperlink>
    </w:p>
    <w:p>
      <w:pPr>
        <w:pStyle w:val="Compact"/>
        <w:numPr>
          <w:ilvl w:val="0"/>
          <w:numId w:val="1220"/>
        </w:numPr>
      </w:pPr>
      <w:hyperlink r:id="rId705">
        <w:r>
          <w:rPr>
            <w:rStyle w:val="Hyperlink"/>
          </w:rPr>
          <w:t xml:space="preserve">GitHub Actions documentation</w:t>
        </w:r>
      </w:hyperlink>
    </w:p>
    <w:p>
      <w:pPr>
        <w:pStyle w:val="Compact"/>
        <w:numPr>
          <w:ilvl w:val="0"/>
          <w:numId w:val="1220"/>
        </w:numPr>
      </w:pPr>
      <w:hyperlink r:id="rId706">
        <w:r>
          <w:rPr>
            <w:rStyle w:val="Hyperlink"/>
          </w:rPr>
          <w:t xml:space="preserve">Where to find help with r-lib/actions</w:t>
        </w:r>
      </w:hyperlink>
    </w:p>
    <w:p>
      <w:pPr>
        <w:pStyle w:val="Compact"/>
        <w:numPr>
          <w:ilvl w:val="0"/>
          <w:numId w:val="1220"/>
        </w:numPr>
      </w:pPr>
      <w:hyperlink r:id="rId685">
        <w:r>
          <w:rPr>
            <w:rStyle w:val="Hyperlink"/>
          </w:rPr>
          <w:t xml:space="preserve">GitHub Status</w:t>
        </w:r>
      </w:hyperlink>
      <w:r>
        <w:t xml:space="preserve"> </w:t>
      </w:r>
      <w:r>
        <w:t xml:space="preserve">- real-time status of GitHub services</w:t>
      </w:r>
    </w:p>
    <w:p>
      <w:r>
        <w:br w:type="page"/>
      </w:r>
    </w:p>
    <w:bookmarkEnd w:id="707"/>
    <w:bookmarkEnd w:id="708"/>
    <w:bookmarkStart w:id="741"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1"/>
        </w:numPr>
      </w:pPr>
      <w:r>
        <w:t xml:space="preserve">Run a series of scripts in parallel or in a specific order to reproduce our work</w:t>
      </w:r>
    </w:p>
    <w:p>
      <w:pPr>
        <w:pStyle w:val="Compact"/>
        <w:numPr>
          <w:ilvl w:val="0"/>
          <w:numId w:val="1221"/>
        </w:numPr>
      </w:pPr>
      <w:r>
        <w:t xml:space="preserve">To check on the progress of a batch of jobs</w:t>
      </w:r>
    </w:p>
    <w:p>
      <w:pPr>
        <w:pStyle w:val="Compact"/>
        <w:numPr>
          <w:ilvl w:val="0"/>
          <w:numId w:val="1221"/>
        </w:numPr>
      </w:pPr>
      <w:r>
        <w:t xml:space="preserve">To use git and push to github</w:t>
      </w:r>
    </w:p>
    <w:bookmarkStart w:id="713"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12" w:name="fig-unix-desktop"/>
          <w:p>
            <w:pPr>
              <w:pStyle w:val="Compact"/>
              <w:jc w:val="center"/>
            </w:pPr>
            <w:r>
              <w:drawing>
                <wp:inline>
                  <wp:extent cx="5334000" cy="3380267"/>
                  <wp:effectExtent b="0" l="0" r="0" t="0"/>
                  <wp:docPr descr="" title="" id="710" name="Picture"/>
                  <a:graphic>
                    <a:graphicData uri="http://schemas.openxmlformats.org/drawingml/2006/picture">
                      <pic:pic>
                        <pic:nvPicPr>
                          <pic:cNvPr descr="assets/images/ex-desktop.jpg" id="711" name="Picture"/>
                          <pic:cNvPicPr>
                            <a:picLocks noChangeArrowheads="1" noChangeAspect="1"/>
                          </pic:cNvPicPr>
                        </pic:nvPicPr>
                        <pic:blipFill>
                          <a:blip r:embed="rId709"/>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12"/>
        </w:tc>
      </w:tr>
    </w:tbl>
    <w:bookmarkEnd w:id="713"/>
    <w:bookmarkStart w:id="719"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14"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14"/>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18" w:name="fig-unix-terminal"/>
          <w:p>
            <w:pPr>
              <w:pStyle w:val="Compact"/>
              <w:jc w:val="center"/>
            </w:pPr>
            <w:r>
              <w:drawing>
                <wp:inline>
                  <wp:extent cx="4488872" cy="8862646"/>
                  <wp:effectExtent b="0" l="0" r="0" t="0"/>
                  <wp:docPr descr="" title="" id="716" name="Picture"/>
                  <a:graphic>
                    <a:graphicData uri="http://schemas.openxmlformats.org/drawingml/2006/picture">
                      <pic:pic>
                        <pic:nvPicPr>
                          <pic:cNvPr descr="assets/images/ex-terminal.PNG" id="717" name="Picture"/>
                          <pic:cNvPicPr>
                            <a:picLocks noChangeArrowheads="1" noChangeAspect="1"/>
                          </pic:cNvPicPr>
                        </pic:nvPicPr>
                        <pic:blipFill>
                          <a:blip r:embed="rId715"/>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18"/>
        </w:tc>
      </w:tr>
    </w:tbl>
    <w:bookmarkEnd w:id="719"/>
    <w:bookmarkStart w:id="721" w:name="running-bash-scripts"/>
    <w:p>
      <w:pPr>
        <w:pStyle w:val="Heading2"/>
      </w:pPr>
      <w:r>
        <w:t xml:space="preserve">14.3 Running Bash Scripts</w:t>
      </w:r>
    </w:p>
    <w:tbl>
      <w:tblPr>
        <w:tblStyle w:val="Table"/>
        <w:tblW w:type="pct" w:w="5000"/>
        <w:tblLayout w:type="fixed"/>
        <w:tblLook w:firstRow="0" w:lastRow="0" w:firstColumn="0" w:lastColumn="0" w:noHBand="0" w:noVBand="0" w:val="0000"/>
      </w:tblPr>
      <w:tblGrid>
        <w:gridCol w:w="7920"/>
      </w:tblGrid>
      <w:tr>
        <w:tc>
          <w:tcPr/>
          <w:bookmarkStart w:id="720" w:name="tbl-unix-bash-scripts"/>
          <w:p>
            <w:pPr>
              <w:jc w:val="center"/>
            </w:pPr>
            <w:pPr>
              <w:jc w:val="left"/>
              <w:spacing w:before="200"/>
              <w:pStyle w:val="ImageCaption"/>
            </w:pPr>
            <w:r>
              <w:t xml:space="preserve">Table 14.2: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20"/>
          <w:p/>
        </w:tc>
      </w:tr>
    </w:tbl>
    <w:bookmarkEnd w:id="721"/>
    <w:bookmarkStart w:id="732" w:name="sec-shell-style"/>
    <w:p>
      <w:pPr>
        <w:pStyle w:val="Heading2"/>
      </w:pPr>
      <w:r>
        <w:t xml:space="preserve">14.4 Shell Scripting Style</w:t>
      </w:r>
    </w:p>
    <w:p>
      <w:pPr>
        <w:pStyle w:val="FirstParagraph"/>
      </w:pPr>
      <w:r>
        <w:t xml:space="preserve">For shell scripts, we follow the</w:t>
      </w:r>
      <w:r>
        <w:t xml:space="preserve"> </w:t>
      </w:r>
      <w:hyperlink r:id="rId722">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98">
        <w:r>
          <w:rPr>
            <w:rStyle w:val="Hyperlink"/>
          </w:rPr>
          <w:t xml:space="preserve">tidyverse style guide</w:t>
        </w:r>
      </w:hyperlink>
      <w:r>
        <w:t xml:space="preserve">.</w:t>
      </w:r>
      <w:r>
        <w:t xml:space="preserve"> </w:t>
      </w:r>
      <w:r>
        <w:t xml:space="preserve">The points below are the lab’s priorities and additions.</w:t>
      </w:r>
    </w:p>
    <w:bookmarkStart w:id="723" w:name="error-handling"/>
    <w:p>
      <w:pPr>
        <w:pStyle w:val="Heading3"/>
      </w:pPr>
      <w:r>
        <w:t xml:space="preserve">14.4.1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2"/>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2"/>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2"/>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23"/>
    <w:bookmarkStart w:id="724" w:name="functions-and-naming"/>
    <w:p>
      <w:pPr>
        <w:pStyle w:val="Heading3"/>
      </w:pPr>
      <w:r>
        <w:t xml:space="preserve">14.4.2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24"/>
    <w:bookmarkStart w:id="725" w:name="comments-1"/>
    <w:p>
      <w:pPr>
        <w:pStyle w:val="Heading3"/>
      </w:pPr>
      <w:r>
        <w:t xml:space="preserve">14.4.3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25"/>
    <w:bookmarkStart w:id="726" w:name="logging"/>
    <w:p>
      <w:pPr>
        <w:pStyle w:val="Heading3"/>
      </w:pPr>
      <w:r>
        <w:t xml:space="preserve">14.4.4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26"/>
    <w:bookmarkStart w:id="727" w:name="security"/>
    <w:p>
      <w:pPr>
        <w:pStyle w:val="Heading3"/>
      </w:pPr>
      <w:r>
        <w:t xml:space="preserve">14.4.5 Security</w:t>
      </w:r>
    </w:p>
    <w:p>
      <w:pPr>
        <w:pStyle w:val="Compact"/>
        <w:numPr>
          <w:ilvl w:val="0"/>
          <w:numId w:val="1223"/>
        </w:numPr>
      </w:pPr>
      <w:r>
        <w:t xml:space="preserve">Never echo secrets;</w:t>
      </w:r>
      <w:r>
        <w:t xml:space="preserve"> </w:t>
      </w:r>
      <w:r>
        <w:t xml:space="preserve">redact tokens before logging command lines that carry them.</w:t>
      </w:r>
    </w:p>
    <w:p>
      <w:pPr>
        <w:pStyle w:val="Compact"/>
        <w:numPr>
          <w:ilvl w:val="0"/>
          <w:numId w:val="1223"/>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23"/>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23"/>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27"/>
    <w:bookmarkStart w:id="729" w:name="linting"/>
    <w:p>
      <w:pPr>
        <w:pStyle w:val="Heading3"/>
      </w:pPr>
      <w:r>
        <w:t xml:space="preserve">14.4.6 Linting</w:t>
      </w:r>
    </w:p>
    <w:p>
      <w:pPr>
        <w:pStyle w:val="FirstParagraph"/>
      </w:pPr>
      <w:hyperlink r:id="rId728">
        <w:r>
          <w:rPr>
            <w:rStyle w:val="Hyperlink"/>
          </w:rPr>
          <w:t xml:space="preserve">ShellCheck</w:t>
        </w:r>
      </w:hyperlink>
      <w:r>
        <w:t xml:space="preserve"> </w:t>
      </w:r>
      <w:r>
        <w:t xml:space="preserve">is the shell equivalent of</w:t>
      </w:r>
      <w:r>
        <w:t xml:space="preserve"> </w:t>
      </w:r>
      <w:hyperlink r:id="rId263">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29"/>
    <w:bookmarkStart w:id="730" w:name="portability"/>
    <w:p>
      <w:pPr>
        <w:pStyle w:val="Heading3"/>
      </w:pPr>
      <w:r>
        <w:t xml:space="preserve">14.4.7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30"/>
    <w:bookmarkStart w:id="731" w:name="formatting"/>
    <w:p>
      <w:pPr>
        <w:pStyle w:val="Heading3"/>
      </w:pPr>
      <w:r>
        <w:t xml:space="preserve">14.4.8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31"/>
    <w:bookmarkEnd w:id="732"/>
    <w:bookmarkStart w:id="735" w:name="running-rscripts-in-windows"/>
    <w:p>
      <w:pPr>
        <w:pStyle w:val="Heading2"/>
      </w:pPr>
      <w:r>
        <w:t xml:space="preserve">14.5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3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34" w:name="common-mistakes"/>
    <w:p>
      <w:pPr>
        <w:pStyle w:val="Heading3"/>
      </w:pPr>
      <w:r>
        <w:t xml:space="preserve">14.5.1 Common Mistakes</w:t>
      </w:r>
    </w:p>
    <w:p>
      <w:pPr>
        <w:pStyle w:val="Compact"/>
        <w:numPr>
          <w:ilvl w:val="0"/>
          <w:numId w:val="1224"/>
        </w:numPr>
      </w:pPr>
      <w:r>
        <w:t xml:space="preserve">Remember to include all of the quotation marks around file paths that have a spaces.</w:t>
      </w:r>
    </w:p>
    <w:p>
      <w:pPr>
        <w:pStyle w:val="Compact"/>
        <w:numPr>
          <w:ilvl w:val="0"/>
          <w:numId w:val="1224"/>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34"/>
    <w:bookmarkEnd w:id="735"/>
    <w:bookmarkStart w:id="736" w:name="checking-tasks-and-killing-jobs"/>
    <w:p>
      <w:pPr>
        <w:pStyle w:val="Heading2"/>
      </w:pPr>
      <w:r>
        <w:t xml:space="preserve">14.6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36"/>
    <w:bookmarkStart w:id="740" w:name="running-big-jobs"/>
    <w:p>
      <w:pPr>
        <w:pStyle w:val="Heading2"/>
      </w:pPr>
      <w:r>
        <w:t xml:space="preserve">14.7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25"/>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3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26"/>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26"/>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38" w:name="example-code-for-runfilesavelogs"/>
    <w:p>
      <w:pPr>
        <w:pStyle w:val="Heading3"/>
      </w:pPr>
      <w:r>
        <w:t xml:space="preserve">14.7.1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38"/>
    <w:bookmarkStart w:id="739" w:name="example-usage-for-runfilesavelogs"/>
    <w:p>
      <w:pPr>
        <w:pStyle w:val="Heading3"/>
      </w:pPr>
      <w:r>
        <w:t xml:space="preserve">14.7.2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39"/>
    <w:bookmarkEnd w:id="740"/>
    <w:bookmarkEnd w:id="741"/>
    <w:bookmarkStart w:id="755" w:name="reproducible-environments"/>
    <w:p>
      <w:pPr>
        <w:pStyle w:val="Heading1"/>
      </w:pPr>
      <w:r>
        <w:t xml:space="preserve">15. Reproducible Environments</w:t>
      </w:r>
    </w:p>
    <w:bookmarkStart w:id="748" w:name="package-version-control-with-renv"/>
    <w:p>
      <w:pPr>
        <w:pStyle w:val="Heading2"/>
      </w:pPr>
      <w:r>
        <w:t xml:space="preserve">15.1 Package Version Control with renv</w:t>
      </w:r>
    </w:p>
    <w:bookmarkStart w:id="742"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42"/>
    <w:bookmarkStart w:id="743"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27"/>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27"/>
        </w:numPr>
      </w:pPr>
      <w:r>
        <w:t xml:space="preserve">Create an RProject file and ensure that your working directory is set to the correct folder</w:t>
      </w:r>
    </w:p>
    <w:p>
      <w:pPr>
        <w:pStyle w:val="Compact"/>
        <w:numPr>
          <w:ilvl w:val="0"/>
          <w:numId w:val="1227"/>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27"/>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27"/>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27"/>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43"/>
    <w:bookmarkStart w:id="746"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45"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44">
        <w:r>
          <w:rPr>
            <w:rStyle w:val="Hyperlink"/>
          </w:rPr>
          <w:t xml:space="preserve">official renv documentation</w:t>
        </w:r>
      </w:hyperlink>
      <w:r>
        <w:t xml:space="preserve">.</w:t>
      </w:r>
    </w:p>
    <w:bookmarkEnd w:id="745"/>
    <w:bookmarkEnd w:id="746"/>
    <w:bookmarkStart w:id="747"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28"/>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28"/>
        </w:numPr>
      </w:pPr>
      <w:r>
        <w:t xml:space="preserve">Pull the most updated version of the project from GitHub</w:t>
      </w:r>
    </w:p>
    <w:p>
      <w:pPr>
        <w:pStyle w:val="Compact"/>
        <w:numPr>
          <w:ilvl w:val="0"/>
          <w:numId w:val="1228"/>
        </w:numPr>
      </w:pPr>
      <w:r>
        <w:t xml:space="preserve">Open the project’s RProject file</w:t>
      </w:r>
    </w:p>
    <w:p>
      <w:pPr>
        <w:pStyle w:val="Compact"/>
        <w:numPr>
          <w:ilvl w:val="0"/>
          <w:numId w:val="1228"/>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28"/>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28"/>
        </w:numPr>
      </w:pPr>
      <w:r>
        <w:t xml:space="preserve">Wait for the correct versions of each package to install/update. This may take some time, depending on how many packages the project uses.</w:t>
      </w:r>
    </w:p>
    <w:p>
      <w:pPr>
        <w:pStyle w:val="Compact"/>
        <w:numPr>
          <w:ilvl w:val="0"/>
          <w:numId w:val="1228"/>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28"/>
        </w:numPr>
      </w:pPr>
      <w:r>
        <w:t xml:space="preserve">If you make edits to the code and introduce new/updated packages, see the section above for instructions on how to make updates.</w:t>
      </w:r>
    </w:p>
    <w:bookmarkEnd w:id="747"/>
    <w:bookmarkEnd w:id="748"/>
    <w:bookmarkStart w:id="749"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01">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29"/>
        </w:numPr>
      </w:pPr>
      <w:r>
        <w:rPr>
          <w:b/>
          <w:bCs/>
        </w:rPr>
        <w:t xml:space="preserve">Fast installation</w:t>
      </w:r>
      <w:r>
        <w:t xml:space="preserve">: Binary packages install in seconds, not minutes</w:t>
      </w:r>
    </w:p>
    <w:p>
      <w:pPr>
        <w:pStyle w:val="Compact"/>
        <w:numPr>
          <w:ilvl w:val="0"/>
          <w:numId w:val="1229"/>
        </w:numPr>
      </w:pPr>
      <w:r>
        <w:rPr>
          <w:b/>
          <w:bCs/>
        </w:rPr>
        <w:t xml:space="preserve">Automatic dependency resolution</w:t>
      </w:r>
      <w:r>
        <w:t xml:space="preserve">: System dependencies are handled automatically</w:t>
      </w:r>
    </w:p>
    <w:p>
      <w:pPr>
        <w:pStyle w:val="Compact"/>
        <w:numPr>
          <w:ilvl w:val="0"/>
          <w:numId w:val="1229"/>
        </w:numPr>
      </w:pPr>
      <w:r>
        <w:rPr>
          <w:b/>
          <w:bCs/>
        </w:rPr>
        <w:t xml:space="preserve">System-level integration</w:t>
      </w:r>
      <w:r>
        <w:t xml:space="preserve">: Packages integrate with Ubuntu’s package management</w:t>
      </w:r>
    </w:p>
    <w:p>
      <w:pPr>
        <w:pStyle w:val="Compact"/>
        <w:numPr>
          <w:ilvl w:val="0"/>
          <w:numId w:val="1229"/>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0"/>
        </w:numPr>
      </w:pPr>
      <w:r>
        <w:t xml:space="preserve">Ubuntu 24.04</w:t>
      </w:r>
      <w:r>
        <w:t xml:space="preserve"> </w:t>
      </w:r>
      <w:r>
        <w:t xml:space="preserve">“noble”</w:t>
      </w:r>
      <w:r>
        <w:t xml:space="preserve"> </w:t>
      </w:r>
      <w:r>
        <w:t xml:space="preserve">(amd64 and arm64)</w:t>
      </w:r>
    </w:p>
    <w:p>
      <w:pPr>
        <w:pStyle w:val="Compact"/>
        <w:numPr>
          <w:ilvl w:val="0"/>
          <w:numId w:val="1230"/>
        </w:numPr>
      </w:pPr>
      <w:r>
        <w:t xml:space="preserve">Ubuntu 22.04</w:t>
      </w:r>
      <w:r>
        <w:t xml:space="preserve"> </w:t>
      </w:r>
      <w:r>
        <w:t xml:space="preserve">“jammy”</w:t>
      </w:r>
      <w:r>
        <w:t xml:space="preserve"> </w:t>
      </w:r>
      <w:r>
        <w:t xml:space="preserve">(amd64)</w:t>
      </w:r>
    </w:p>
    <w:p>
      <w:pPr>
        <w:pStyle w:val="Compact"/>
        <w:numPr>
          <w:ilvl w:val="0"/>
          <w:numId w:val="1230"/>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1"/>
        </w:numPr>
      </w:pPr>
      <w:r>
        <w:rPr>
          <w:b/>
          <w:bCs/>
        </w:rPr>
        <w:t xml:space="preserve">Use r2u when</w:t>
      </w:r>
      <w:r>
        <w:t xml:space="preserve">: You work primarily on Ubuntu systems, want fast package installation, or need system-level package management</w:t>
      </w:r>
    </w:p>
    <w:p>
      <w:pPr>
        <w:pStyle w:val="Compact"/>
        <w:numPr>
          <w:ilvl w:val="0"/>
          <w:numId w:val="1231"/>
        </w:numPr>
      </w:pPr>
      <w:r>
        <w:rPr>
          <w:b/>
          <w:bCs/>
        </w:rPr>
        <w:t xml:space="preserve">Use renv when</w:t>
      </w:r>
      <w:r>
        <w:t xml:space="preserve">: You need cross-platform reproducibility, work on macOS/Windows, or require project-specific package libraries</w:t>
      </w:r>
    </w:p>
    <w:p>
      <w:pPr>
        <w:pStyle w:val="Compact"/>
        <w:numPr>
          <w:ilvl w:val="0"/>
          <w:numId w:val="1231"/>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01">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01">
        <w:r>
          <w:rPr>
            <w:rStyle w:val="Hyperlink"/>
          </w:rPr>
          <w:t xml:space="preserve">r2u website</w:t>
        </w:r>
      </w:hyperlink>
      <w:r>
        <w:t xml:space="preserve">.</w:t>
      </w:r>
    </w:p>
    <w:bookmarkEnd w:id="749"/>
    <w:bookmarkStart w:id="751" w:name="managing-r-versions-with-rig"/>
    <w:p>
      <w:pPr>
        <w:pStyle w:val="Heading2"/>
      </w:pPr>
      <w:r>
        <w:t xml:space="preserve">15.3 Managing R Versions with rig</w:t>
      </w:r>
    </w:p>
    <w:p>
      <w:pPr>
        <w:pStyle w:val="FirstParagraph"/>
      </w:pPr>
      <w:hyperlink r:id="rId750">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2"/>
        </w:numPr>
      </w:pPr>
      <w:r>
        <w:rPr>
          <w:b/>
          <w:bCs/>
        </w:rPr>
        <w:t xml:space="preserve">Multi-version support</w:t>
      </w:r>
      <w:r>
        <w:t xml:space="preserve">: Install and switch between multiple R versions</w:t>
      </w:r>
    </w:p>
    <w:p>
      <w:pPr>
        <w:pStyle w:val="Compact"/>
        <w:numPr>
          <w:ilvl w:val="0"/>
          <w:numId w:val="1232"/>
        </w:numPr>
      </w:pPr>
      <w:r>
        <w:rPr>
          <w:b/>
          <w:bCs/>
        </w:rPr>
        <w:t xml:space="preserve">Cross-platform</w:t>
      </w:r>
      <w:r>
        <w:t xml:space="preserve">: Works on macOS, Windows, and Linux</w:t>
      </w:r>
    </w:p>
    <w:p>
      <w:pPr>
        <w:pStyle w:val="Compact"/>
        <w:numPr>
          <w:ilvl w:val="0"/>
          <w:numId w:val="1232"/>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2"/>
        </w:numPr>
      </w:pPr>
      <w:r>
        <w:rPr>
          <w:b/>
          <w:bCs/>
        </w:rPr>
        <w:t xml:space="preserve">RStudio / Positron integration</w:t>
      </w:r>
      <w:r>
        <w:t xml:space="preserve">: Registered R versions are automatically available in RStudio and Positron</w:t>
      </w:r>
    </w:p>
    <w:p>
      <w:pPr>
        <w:pStyle w:val="Compact"/>
        <w:numPr>
          <w:ilvl w:val="0"/>
          <w:numId w:val="1232"/>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33"/>
        </w:numPr>
      </w:pPr>
      <w:r>
        <w:t xml:space="preserve">You need a specific older R version to reproduce results from a published analysis</w:t>
      </w:r>
    </w:p>
    <w:p>
      <w:pPr>
        <w:pStyle w:val="Compact"/>
        <w:numPr>
          <w:ilvl w:val="0"/>
          <w:numId w:val="1233"/>
        </w:numPr>
      </w:pPr>
      <w:r>
        <w:t xml:space="preserve">You want to test code against multiple R versions</w:t>
      </w:r>
    </w:p>
    <w:p>
      <w:pPr>
        <w:pStyle w:val="Compact"/>
        <w:numPr>
          <w:ilvl w:val="0"/>
          <w:numId w:val="1233"/>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50">
        <w:r>
          <w:rPr>
            <w:rStyle w:val="Hyperlink"/>
          </w:rPr>
          <w:t xml:space="preserve">rig GitHub repository</w:t>
        </w:r>
      </w:hyperlink>
      <w:r>
        <w:t xml:space="preserve">.</w:t>
      </w:r>
    </w:p>
    <w:bookmarkEnd w:id="751"/>
    <w:bookmarkStart w:id="754"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34"/>
        </w:numPr>
      </w:pPr>
      <w:r>
        <w:t xml:space="preserve">SSH into the Docker server.</w:t>
      </w:r>
    </w:p>
    <w:p>
      <w:pPr>
        <w:pStyle w:val="Compact"/>
        <w:numPr>
          <w:ilvl w:val="0"/>
          <w:numId w:val="1234"/>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52" name="Picture"/>
                  <a:graphic>
                    <a:graphicData uri="http://schemas.openxmlformats.org/drawingml/2006/picture">
                      <pic:pic>
                        <pic:nvPicPr>
                          <pic:cNvPr descr="/opt/quarto/share/formats/docx/warning.png" id="753" name="Picture"/>
                          <pic:cNvPicPr>
                            <a:picLocks noChangeArrowheads="1" noChangeAspect="1"/>
                          </pic:cNvPicPr>
                        </pic:nvPicPr>
                        <pic:blipFill>
                          <a:blip r:embed="rId6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754"/>
    <w:bookmarkEnd w:id="755"/>
    <w:bookmarkStart w:id="783" w:name="code-publication"/>
    <w:p>
      <w:pPr>
        <w:pStyle w:val="Heading1"/>
      </w:pPr>
      <w:r>
        <w:t xml:space="preserve">16. Code Publication</w:t>
      </w:r>
    </w:p>
    <w:bookmarkStart w:id="756" w:name="checklist-overview"/>
    <w:p>
      <w:pPr>
        <w:pStyle w:val="Heading2"/>
      </w:pPr>
      <w:r>
        <w:t xml:space="preserve">16.1 Checklist overview</w:t>
      </w:r>
    </w:p>
    <w:p>
      <w:pPr>
        <w:pStyle w:val="Compact"/>
        <w:numPr>
          <w:ilvl w:val="0"/>
          <w:numId w:val="1235"/>
        </w:numPr>
      </w:pPr>
      <w:hyperlink w:anchor="fill-out-file-headers">
        <w:r>
          <w:rPr>
            <w:rStyle w:val="Hyperlink"/>
          </w:rPr>
          <w:t xml:space="preserve">Fill out file headers</w:t>
        </w:r>
      </w:hyperlink>
    </w:p>
    <w:p>
      <w:pPr>
        <w:pStyle w:val="Compact"/>
        <w:numPr>
          <w:ilvl w:val="0"/>
          <w:numId w:val="1235"/>
        </w:numPr>
      </w:pPr>
      <w:hyperlink w:anchor="clean-up-comments">
        <w:r>
          <w:rPr>
            <w:rStyle w:val="Hyperlink"/>
          </w:rPr>
          <w:t xml:space="preserve">Clean up comments</w:t>
        </w:r>
      </w:hyperlink>
    </w:p>
    <w:p>
      <w:pPr>
        <w:pStyle w:val="Compact"/>
        <w:numPr>
          <w:ilvl w:val="0"/>
          <w:numId w:val="1235"/>
        </w:numPr>
      </w:pPr>
      <w:hyperlink w:anchor="document-functions">
        <w:r>
          <w:rPr>
            <w:rStyle w:val="Hyperlink"/>
          </w:rPr>
          <w:t xml:space="preserve">Document functions</w:t>
        </w:r>
      </w:hyperlink>
    </w:p>
    <w:p>
      <w:pPr>
        <w:pStyle w:val="Compact"/>
        <w:numPr>
          <w:ilvl w:val="0"/>
          <w:numId w:val="1235"/>
        </w:numPr>
      </w:pPr>
      <w:hyperlink w:anchor="remove-deprecated-filepaths">
        <w:r>
          <w:rPr>
            <w:rStyle w:val="Hyperlink"/>
          </w:rPr>
          <w:t xml:space="preserve">Remove deprecated filepaths</w:t>
        </w:r>
      </w:hyperlink>
    </w:p>
    <w:p>
      <w:pPr>
        <w:pStyle w:val="Compact"/>
        <w:numPr>
          <w:ilvl w:val="0"/>
          <w:numId w:val="1235"/>
        </w:numPr>
      </w:pPr>
      <w:hyperlink w:anchor="ensure-project-runs-via-bash">
        <w:r>
          <w:rPr>
            <w:rStyle w:val="Hyperlink"/>
          </w:rPr>
          <w:t xml:space="preserve">Ensure project runs via bash</w:t>
        </w:r>
      </w:hyperlink>
    </w:p>
    <w:p>
      <w:pPr>
        <w:pStyle w:val="Compact"/>
        <w:numPr>
          <w:ilvl w:val="0"/>
          <w:numId w:val="1235"/>
        </w:numPr>
      </w:pPr>
      <w:hyperlink w:anchor="complete-the-readme">
        <w:r>
          <w:rPr>
            <w:rStyle w:val="Hyperlink"/>
          </w:rPr>
          <w:t xml:space="preserve">Complete the README</w:t>
        </w:r>
      </w:hyperlink>
    </w:p>
    <w:p>
      <w:pPr>
        <w:pStyle w:val="Compact"/>
        <w:numPr>
          <w:ilvl w:val="0"/>
          <w:numId w:val="1235"/>
        </w:numPr>
      </w:pPr>
      <w:hyperlink w:anchor="clean-up-feature-branches">
        <w:r>
          <w:rPr>
            <w:rStyle w:val="Hyperlink"/>
          </w:rPr>
          <w:t xml:space="preserve">Clean up feature branches</w:t>
        </w:r>
      </w:hyperlink>
    </w:p>
    <w:p>
      <w:pPr>
        <w:pStyle w:val="Compact"/>
        <w:numPr>
          <w:ilvl w:val="0"/>
          <w:numId w:val="1235"/>
        </w:numPr>
      </w:pPr>
      <w:hyperlink w:anchor="sec-create-github-release">
        <w:r>
          <w:rPr>
            <w:rStyle w:val="Hyperlink"/>
          </w:rPr>
          <w:t xml:space="preserve">Create GitHub release</w:t>
        </w:r>
      </w:hyperlink>
    </w:p>
    <w:bookmarkEnd w:id="756"/>
    <w:bookmarkStart w:id="758"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757">
        <w:r>
          <w:rPr>
            <w:rStyle w:val="Hyperlink"/>
          </w:rPr>
          <w:t xml:space="preserve">here.</w:t>
        </w:r>
      </w:hyperlink>
    </w:p>
    <w:bookmarkEnd w:id="758"/>
    <w:bookmarkStart w:id="759"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759"/>
    <w:bookmarkStart w:id="761"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760">
        <w:r>
          <w:rPr>
            <w:rStyle w:val="Hyperlink"/>
          </w:rPr>
          <w:t xml:space="preserve">here.</w:t>
        </w:r>
      </w:hyperlink>
    </w:p>
    <w:bookmarkEnd w:id="761"/>
    <w:bookmarkStart w:id="762"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762"/>
    <w:bookmarkStart w:id="764"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763">
        <w:r>
          <w:rPr>
            <w:rStyle w:val="Hyperlink"/>
          </w:rPr>
          <w:t xml:space="preserve">here.</w:t>
        </w:r>
      </w:hyperlink>
    </w:p>
    <w:bookmarkEnd w:id="764"/>
    <w:bookmarkStart w:id="765"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36"/>
        </w:numPr>
      </w:pPr>
      <w:r>
        <w:t xml:space="preserve">0-config.R: configuration file that sets data directories, sources base functions, and loads required libraries</w:t>
      </w:r>
    </w:p>
    <w:p>
      <w:pPr>
        <w:pStyle w:val="BlockText"/>
        <w:numPr>
          <w:ilvl w:val="0"/>
          <w:numId w:val="1236"/>
        </w:numPr>
      </w:pPr>
      <w:r>
        <w:t xml:space="preserve">0-base-functions: folder containing scripts with functions used in the analysis</w:t>
      </w:r>
    </w:p>
    <w:p>
      <w:pPr>
        <w:pStyle w:val="BlockText"/>
        <w:numPr>
          <w:ilvl w:val="1"/>
          <w:numId w:val="1237"/>
        </w:numPr>
      </w:pPr>
      <w:r>
        <w:t xml:space="preserve">0-base-functions.R: R script containing general functions used across the analysis</w:t>
      </w:r>
    </w:p>
    <w:p>
      <w:pPr>
        <w:pStyle w:val="BlockText"/>
        <w:numPr>
          <w:ilvl w:val="1"/>
          <w:numId w:val="1237"/>
        </w:numPr>
      </w:pPr>
      <w:r>
        <w:t xml:space="preserve">0-bias-corr-functions.R: R script containing functions used in bias correction</w:t>
      </w:r>
    </w:p>
    <w:p>
      <w:pPr>
        <w:pStyle w:val="BlockText"/>
        <w:numPr>
          <w:ilvl w:val="1"/>
          <w:numId w:val="1237"/>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37"/>
        </w:numPr>
      </w:pPr>
      <w:r>
        <w:t xml:space="preserve">0-prior-functions.R: R script containing functions to generate priors</w:t>
      </w:r>
    </w:p>
    <w:p>
      <w:pPr>
        <w:pStyle w:val="BlockText"/>
        <w:numPr>
          <w:ilvl w:val="0"/>
          <w:numId w:val="1236"/>
        </w:numPr>
      </w:pPr>
      <w:r>
        <w:t xml:space="preserve">1-data: folder containing data processing scripts NOTE: some scripts are deprecated</w:t>
      </w:r>
    </w:p>
    <w:p>
      <w:pPr>
        <w:pStyle w:val="BlockText"/>
        <w:numPr>
          <w:ilvl w:val="0"/>
          <w:numId w:val="1236"/>
        </w:numPr>
      </w:pPr>
      <w:r>
        <w:t xml:space="preserve">2-analysis: folder containing analysis scripts. To rerun all scripts in this subdirectory, run the bash script 0-run-analysis.sh.</w:t>
      </w:r>
    </w:p>
    <w:p>
      <w:pPr>
        <w:pStyle w:val="BlockText"/>
        <w:numPr>
          <w:ilvl w:val="1"/>
          <w:numId w:val="1238"/>
        </w:numPr>
      </w:pPr>
      <w:r>
        <w:t xml:space="preserve">1-obtain-priors-state.R: obtain priors for each state</w:t>
      </w:r>
    </w:p>
    <w:p>
      <w:pPr>
        <w:pStyle w:val="BlockText"/>
        <w:numPr>
          <w:ilvl w:val="1"/>
          <w:numId w:val="1238"/>
        </w:numPr>
      </w:pPr>
      <w:r>
        <w:t xml:space="preserve">2-est-expected-cases-state.R: estimate expected cases in each state</w:t>
      </w:r>
    </w:p>
    <w:p>
      <w:pPr>
        <w:pStyle w:val="BlockText"/>
        <w:numPr>
          <w:ilvl w:val="1"/>
          <w:numId w:val="1238"/>
        </w:numPr>
      </w:pPr>
      <w:r>
        <w:t xml:space="preserve">3-est-expected-cases-state-perf-testing.R: estimate expected cases in each state, estimate the percentage of underestimation due to incomplete testing vs. imperfect test accuracy</w:t>
      </w:r>
    </w:p>
    <w:p>
      <w:pPr>
        <w:pStyle w:val="BlockText"/>
        <w:numPr>
          <w:ilvl w:val="1"/>
          <w:numId w:val="1238"/>
        </w:numPr>
      </w:pPr>
      <w:r>
        <w:t xml:space="preserve">4-obtain-testing-protocols.R: find testing protocols for each state.</w:t>
      </w:r>
    </w:p>
    <w:p>
      <w:pPr>
        <w:pStyle w:val="BlockText"/>
        <w:numPr>
          <w:ilvl w:val="1"/>
          <w:numId w:val="1238"/>
        </w:numPr>
      </w:pPr>
      <w:r>
        <w:t xml:space="preserve">5-summarize-results.R: summarize results; obtain results for in text numerical results.</w:t>
      </w:r>
    </w:p>
    <w:p>
      <w:pPr>
        <w:pStyle w:val="BlockText"/>
        <w:numPr>
          <w:ilvl w:val="0"/>
          <w:numId w:val="1236"/>
        </w:numPr>
      </w:pPr>
      <w:r>
        <w:t xml:space="preserve">3-figure-table-scripts: folder containing figure scripts. To rerun all scripts in this subdirectory, run the bash script 0-run-figs.sh.</w:t>
      </w:r>
    </w:p>
    <w:p>
      <w:pPr>
        <w:pStyle w:val="BlockText"/>
        <w:numPr>
          <w:ilvl w:val="1"/>
          <w:numId w:val="1239"/>
        </w:numPr>
      </w:pPr>
      <w:r>
        <w:t xml:space="preserve">1-fig-testing.R: creates plot of testing patterns by state over time</w:t>
      </w:r>
    </w:p>
    <w:p>
      <w:pPr>
        <w:pStyle w:val="BlockText"/>
        <w:numPr>
          <w:ilvl w:val="1"/>
          <w:numId w:val="1239"/>
        </w:numPr>
      </w:pPr>
      <w:r>
        <w:t xml:space="preserve">2-fig-cases-usa-state-bar.R: creates bar plot of confirmed vs. estimated infections by state</w:t>
      </w:r>
    </w:p>
    <w:p>
      <w:pPr>
        <w:pStyle w:val="BlockText"/>
        <w:numPr>
          <w:ilvl w:val="1"/>
          <w:numId w:val="1239"/>
        </w:numPr>
      </w:pPr>
      <w:r>
        <w:t xml:space="preserve">3a-fig-map-usa-state.R: creates map of confirmed vs. estimated infections by state</w:t>
      </w:r>
    </w:p>
    <w:p>
      <w:pPr>
        <w:pStyle w:val="BlockText"/>
        <w:numPr>
          <w:ilvl w:val="1"/>
          <w:numId w:val="1239"/>
        </w:numPr>
      </w:pPr>
      <w:r>
        <w:t xml:space="preserve">3b-fig-map-usa-state-shiny.R: creates map of confirmed vs. estimated infections by state with search functionality by state</w:t>
      </w:r>
    </w:p>
    <w:p>
      <w:pPr>
        <w:pStyle w:val="BlockText"/>
        <w:numPr>
          <w:ilvl w:val="1"/>
          <w:numId w:val="1239"/>
        </w:numPr>
      </w:pPr>
      <w:r>
        <w:t xml:space="preserve">4-fig-priors.R: creates figure with priors for US as a whole</w:t>
      </w:r>
    </w:p>
    <w:p>
      <w:pPr>
        <w:pStyle w:val="BlockText"/>
        <w:numPr>
          <w:ilvl w:val="1"/>
          <w:numId w:val="1239"/>
        </w:numPr>
      </w:pPr>
      <w:r>
        <w:t xml:space="preserve">5-fig-density-usa.R: creates figure of distribution of estimated cases in the US</w:t>
      </w:r>
    </w:p>
    <w:p>
      <w:pPr>
        <w:pStyle w:val="BlockText"/>
        <w:numPr>
          <w:ilvl w:val="1"/>
          <w:numId w:val="1239"/>
        </w:numPr>
      </w:pPr>
      <w:r>
        <w:t xml:space="preserve">6-table-data-quality.R: creates table of data quality grading from COVID Tracking Project</w:t>
      </w:r>
    </w:p>
    <w:p>
      <w:pPr>
        <w:pStyle w:val="BlockText"/>
        <w:numPr>
          <w:ilvl w:val="1"/>
          <w:numId w:val="1239"/>
        </w:numPr>
      </w:pPr>
      <w:r>
        <w:t xml:space="preserve">7-fig-testpos.R: creates figure of the probability of testing positive among those tested by state</w:t>
      </w:r>
    </w:p>
    <w:p>
      <w:pPr>
        <w:pStyle w:val="BlockText"/>
        <w:numPr>
          <w:ilvl w:val="1"/>
          <w:numId w:val="1239"/>
        </w:numPr>
      </w:pPr>
      <w:r>
        <w:t xml:space="preserve">8-fig-percent-undertesting-state.R: creates figure of the percentage of under estimation due to incomplete testing</w:t>
      </w:r>
    </w:p>
    <w:p>
      <w:pPr>
        <w:pStyle w:val="BlockText"/>
        <w:numPr>
          <w:ilvl w:val="0"/>
          <w:numId w:val="1236"/>
        </w:numPr>
      </w:pPr>
      <w:r>
        <w:t xml:space="preserve">4-figures: folder containing figure files.</w:t>
      </w:r>
    </w:p>
    <w:p>
      <w:pPr>
        <w:pStyle w:val="BlockText"/>
        <w:numPr>
          <w:ilvl w:val="0"/>
          <w:numId w:val="1236"/>
        </w:numPr>
      </w:pPr>
      <w:r>
        <w:t xml:space="preserve">5-results: folder containing analysis results objects.</w:t>
      </w:r>
    </w:p>
    <w:p>
      <w:pPr>
        <w:pStyle w:val="BlockText"/>
        <w:numPr>
          <w:ilvl w:val="0"/>
          <w:numId w:val="1236"/>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765"/>
    <w:bookmarkStart w:id="766"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766"/>
    <w:bookmarkStart w:id="768"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767">
        <w:r>
          <w:rPr>
            <w:rStyle w:val="Hyperlink"/>
          </w:rPr>
          <w:t xml:space="preserve">Managing releases in a repository</w:t>
        </w:r>
      </w:hyperlink>
      <w:r>
        <w:t xml:space="preserve">.</w:t>
      </w:r>
    </w:p>
    <w:bookmarkEnd w:id="768"/>
    <w:bookmarkStart w:id="782"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769">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770">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771">
        <w:r>
          <w:rPr>
            <w:rStyle w:val="Hyperlink"/>
          </w:rPr>
          <w:t xml:space="preserve">CRAN stages diagram</w:t>
        </w:r>
      </w:hyperlink>
      <w:r>
        <w:t xml:space="preserve"> </w:t>
      </w:r>
      <w:r>
        <w:t xml:space="preserve">by Edgar Ruiz.</w:t>
      </w:r>
    </w:p>
    <w:bookmarkStart w:id="772"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0"/>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0"/>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0"/>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772"/>
    <w:bookmarkStart w:id="776"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1"/>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1"/>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1"/>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1"/>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1"/>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2"/>
        </w:numPr>
      </w:pPr>
      <w:r>
        <w:rPr>
          <w:rStyle w:val="VerbatimChar"/>
        </w:rPr>
        <w:t xml:space="preserve">devtools::check_win_devel()</w:t>
      </w:r>
      <w:r>
        <w:t xml:space="preserve"> </w:t>
      </w:r>
      <w:r>
        <w:t xml:space="preserve">- tests on Windows with the development version of R</w:t>
      </w:r>
    </w:p>
    <w:p>
      <w:pPr>
        <w:pStyle w:val="Compact"/>
        <w:numPr>
          <w:ilvl w:val="1"/>
          <w:numId w:val="1242"/>
        </w:numPr>
      </w:pPr>
      <w:hyperlink r:id="rId773">
        <w:r>
          <w:rPr>
            <w:rStyle w:val="Hyperlink"/>
          </w:rPr>
          <w:t xml:space="preserve">R-hub</w:t>
        </w:r>
      </w:hyperlink>
      <w:r>
        <w:t xml:space="preserve"> </w:t>
      </w:r>
      <w:r>
        <w:t xml:space="preserve">- tests on a wide range of platforms.</w:t>
      </w:r>
      <w:r>
        <w:t xml:space="preserve"> </w:t>
      </w:r>
      <w:r>
        <w:t xml:space="preserve">In</w:t>
      </w:r>
      <w:r>
        <w:t xml:space="preserve"> </w:t>
      </w:r>
      <w:hyperlink r:id="rId774">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1"/>
        </w:numPr>
      </w:pPr>
      <w:r>
        <w:rPr>
          <w:b/>
          <w:bCs/>
        </w:rPr>
        <w:t xml:space="preserve">Review CRAN policies</w:t>
      </w:r>
      <w:r>
        <w:t xml:space="preserve">: Ensure your package complies with the</w:t>
      </w:r>
      <w:r>
        <w:t xml:space="preserve"> </w:t>
      </w:r>
      <w:hyperlink r:id="rId775">
        <w:r>
          <w:rPr>
            <w:rStyle w:val="Hyperlink"/>
          </w:rPr>
          <w:t xml:space="preserve">CRAN Repository Policy</w:t>
        </w:r>
      </w:hyperlink>
      <w:r>
        <w:t xml:space="preserve">.</w:t>
      </w:r>
    </w:p>
    <w:bookmarkEnd w:id="776"/>
    <w:bookmarkStart w:id="778"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777">
        <w:r>
          <w:rPr>
            <w:rStyle w:val="Hyperlink"/>
          </w:rPr>
          <w:t xml:space="preserve">new submission checklist</w:t>
        </w:r>
      </w:hyperlink>
      <w:r>
        <w:t xml:space="preserve"> </w:t>
      </w:r>
      <w:r>
        <w:t xml:space="preserve">in the R Packages book</w:t>
      </w:r>
      <w:r>
        <w:t xml:space="preserve"> </w:t>
      </w:r>
      <w:r>
        <w:t xml:space="preserve">for additional requirements.</w:t>
      </w:r>
    </w:p>
    <w:bookmarkEnd w:id="778"/>
    <w:bookmarkStart w:id="781" w:name="after-cran-acceptance"/>
    <w:p>
      <w:pPr>
        <w:pStyle w:val="Heading3"/>
      </w:pPr>
      <w:r>
        <w:t xml:space="preserve">16.10.4 After CRAN Acceptance</w:t>
      </w:r>
    </w:p>
    <w:p>
      <w:pPr>
        <w:pStyle w:val="FirstParagraph"/>
      </w:pPr>
      <w:r>
        <w:t xml:space="preserve">Once CRAN accepts your package:</w:t>
      </w:r>
    </w:p>
    <w:p>
      <w:pPr>
        <w:numPr>
          <w:ilvl w:val="0"/>
          <w:numId w:val="1243"/>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43"/>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43"/>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43"/>
        </w:numPr>
      </w:pPr>
      <w:r>
        <w:rPr>
          <w:b/>
          <w:bCs/>
        </w:rPr>
        <w:t xml:space="preserve">Track adoption over time</w:t>
      </w:r>
      <w:r>
        <w:t xml:space="preserve">: the</w:t>
      </w:r>
      <w:r>
        <w:t xml:space="preserve"> </w:t>
      </w:r>
      <w:hyperlink r:id="rId779">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780">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781"/>
    <w:bookmarkEnd w:id="782"/>
    <w:bookmarkEnd w:id="783"/>
    <w:bookmarkStart w:id="802" w:name="data-publication"/>
    <w:p>
      <w:pPr>
        <w:pStyle w:val="Heading1"/>
      </w:pPr>
      <w:r>
        <w:t xml:space="preserve">17. Data Publication</w:t>
      </w:r>
    </w:p>
    <w:bookmarkStart w:id="784"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784"/>
    <w:bookmarkStart w:id="789"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785"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785"/>
    <w:bookmarkStart w:id="786"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786"/>
    <w:bookmarkStart w:id="788"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787">
        <w:r>
          <w:rPr>
            <w:rStyle w:val="Hyperlink"/>
          </w:rPr>
          <w:t xml:space="preserve">UC Davis DataLab GIS workshops</w:t>
        </w:r>
      </w:hyperlink>
      <w:r>
        <w:t xml:space="preserve">, including resources on QGIS and spatial SQL.</w:t>
      </w:r>
    </w:p>
    <w:bookmarkEnd w:id="788"/>
    <w:bookmarkEnd w:id="789"/>
    <w:bookmarkStart w:id="793" w:name="create-public-ids"/>
    <w:p>
      <w:pPr>
        <w:pStyle w:val="Heading2"/>
      </w:pPr>
      <w:r>
        <w:t xml:space="preserve">17.3 Create public IDs</w:t>
      </w:r>
    </w:p>
    <w:bookmarkStart w:id="790"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790"/>
    <w:bookmarkStart w:id="791"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791"/>
    <w:bookmarkStart w:id="792"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44"/>
        </w:numPr>
      </w:pPr>
      <w:r>
        <w:rPr>
          <w:rStyle w:val="VerbatimChar"/>
        </w:rPr>
        <w:t xml:space="preserve">data/final/</w:t>
      </w:r>
      <w:r>
        <w:t xml:space="preserve">- folder containing the projects final data in both csv and rds formats</w:t>
      </w:r>
      <w:r>
        <w:br/>
      </w:r>
    </w:p>
    <w:p>
      <w:pPr>
        <w:pStyle w:val="Compact"/>
        <w:numPr>
          <w:ilvl w:val="0"/>
          <w:numId w:val="1244"/>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44"/>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44"/>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44"/>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792"/>
    <w:bookmarkEnd w:id="793"/>
    <w:bookmarkStart w:id="798"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hyperlink r:id="rId794">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795">
        <w:r>
          <w:rPr>
            <w:rStyle w:val="Hyperlink"/>
          </w:rPr>
          <w:t xml:space="preserve">UC Davis DataLab workshop on data documentation</w:t>
        </w:r>
      </w:hyperlink>
      <w:r>
        <w:t xml:space="preserve">.</w:t>
      </w:r>
    </w:p>
    <w:bookmarkStart w:id="797" w:name="X659912a983e12070198566d6758f84b7c139c71"/>
    <w:p>
      <w:pPr>
        <w:pStyle w:val="Heading3"/>
      </w:pPr>
      <w:r>
        <w:t xml:space="preserve">17.4.1 Steps for creating an Open Science Framework (OSF) repository:</w:t>
      </w:r>
    </w:p>
    <w:p>
      <w:pPr>
        <w:pStyle w:val="Compact"/>
        <w:numPr>
          <w:ilvl w:val="0"/>
          <w:numId w:val="1245"/>
        </w:numPr>
      </w:pPr>
      <w:r>
        <w:t xml:space="preserve">Create a new OSF project per these instructions: https://help.osf.io/article/252-create-a-project</w:t>
      </w:r>
    </w:p>
    <w:p>
      <w:pPr>
        <w:pStyle w:val="Compact"/>
        <w:numPr>
          <w:ilvl w:val="0"/>
          <w:numId w:val="1245"/>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45"/>
        </w:numPr>
      </w:pPr>
      <w:r>
        <w:t xml:space="preserve">Create a notebook component and upload the final .html files (which will not be on github… but see optional item below)</w:t>
      </w:r>
    </w:p>
    <w:p>
      <w:pPr>
        <w:pStyle w:val="Compact"/>
        <w:numPr>
          <w:ilvl w:val="0"/>
          <w:numId w:val="1245"/>
        </w:numPr>
      </w:pPr>
      <w:r>
        <w:t xml:space="preserve">On the OSF landing Wiki, provide some context. Here is a recent example: https://osf.io/954bt/</w:t>
      </w:r>
    </w:p>
    <w:p>
      <w:pPr>
        <w:pStyle w:val="Compact"/>
        <w:numPr>
          <w:ilvl w:val="0"/>
          <w:numId w:val="1245"/>
        </w:numPr>
      </w:pPr>
      <w:r>
        <w:t xml:space="preserve">Create a Digital Object Identifier (DOI) for the repository. A DOI is a unique identifier that provides a persistent link to content, such as a dataset in this case.</w:t>
      </w:r>
      <w:r>
        <w:t xml:space="preserve"> </w:t>
      </w:r>
      <w:hyperlink r:id="rId796">
        <w:r>
          <w:rPr>
            <w:rStyle w:val="Hyperlink"/>
          </w:rPr>
          <w:t xml:space="preserve">Learn more about DOIs</w:t>
        </w:r>
      </w:hyperlink>
    </w:p>
    <w:p>
      <w:pPr>
        <w:pStyle w:val="Compact"/>
        <w:numPr>
          <w:ilvl w:val="0"/>
          <w:numId w:val="1245"/>
        </w:numPr>
      </w:pPr>
      <w:r>
        <w:t xml:space="preserve">Optional: Complete the software checklist and system requirement guide for the analysis to guide others. Include it on the GitHub README for the project: https://github.com/proctor-ucsf/mordor-antibody</w:t>
      </w:r>
    </w:p>
    <w:bookmarkEnd w:id="797"/>
    <w:bookmarkEnd w:id="798"/>
    <w:bookmarkStart w:id="799"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799"/>
    <w:bookmarkStart w:id="800"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00"/>
    <w:bookmarkStart w:id="801"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46"/>
        </w:numPr>
      </w:pPr>
      <w:r>
        <w:t xml:space="preserve">ACTION - https://osf.io/ca3pe/</w:t>
      </w:r>
      <w:r>
        <w:br/>
      </w:r>
    </w:p>
    <w:p>
      <w:pPr>
        <w:pStyle w:val="Compact"/>
        <w:numPr>
          <w:ilvl w:val="0"/>
          <w:numId w:val="1246"/>
        </w:numPr>
      </w:pPr>
      <w:r>
        <w:t xml:space="preserve">NAITRE - https://osf.io/ujeyb/</w:t>
      </w:r>
      <w:r>
        <w:br/>
      </w:r>
    </w:p>
    <w:p>
      <w:pPr>
        <w:pStyle w:val="Compact"/>
        <w:numPr>
          <w:ilvl w:val="0"/>
          <w:numId w:val="1246"/>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01"/>
    <w:bookmarkEnd w:id="802"/>
    <w:bookmarkStart w:id="830"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06" w:name="uc-davis-computing-resources"/>
    <w:p>
      <w:pPr>
        <w:pStyle w:val="Heading2"/>
      </w:pPr>
      <w:r>
        <w:t xml:space="preserve">18.1 UC Davis Computing Resources</w:t>
      </w:r>
    </w:p>
    <w:bookmarkStart w:id="805"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03">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47"/>
        </w:numPr>
      </w:pPr>
      <w:r>
        <w:rPr>
          <w:b/>
          <w:bCs/>
        </w:rPr>
        <w:t xml:space="preserve">Shiva</w:t>
      </w:r>
      <w:r>
        <w:t xml:space="preserve"> </w:t>
      </w:r>
      <w:r>
        <w:t xml:space="preserve">(shiva.ucdavis.edu): SLURM-based cluster for computational work</w:t>
      </w:r>
    </w:p>
    <w:p>
      <w:pPr>
        <w:pStyle w:val="Compact"/>
        <w:numPr>
          <w:ilvl w:val="0"/>
          <w:numId w:val="1247"/>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04">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05"/>
    <w:bookmarkEnd w:id="806"/>
    <w:bookmarkStart w:id="808"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07"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07"/>
    <w:bookmarkEnd w:id="808"/>
    <w:bookmarkStart w:id="809"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03">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09"/>
    <w:bookmarkStart w:id="810"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03">
        <w:r>
          <w:rPr>
            <w:rStyle w:val="Hyperlink"/>
          </w:rPr>
          <w:t xml:space="preserve">hpc.ucdavis.edu</w:t>
        </w:r>
      </w:hyperlink>
      <w:r>
        <w:t xml:space="preserve"> </w:t>
      </w:r>
      <w:r>
        <w:t xml:space="preserve">for support information.</w:t>
      </w:r>
    </w:p>
    <w:bookmarkEnd w:id="810"/>
    <w:bookmarkStart w:id="814"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11"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11"/>
    <w:bookmarkStart w:id="812"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12"/>
    <w:bookmarkStart w:id="813"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13"/>
    <w:bookmarkEnd w:id="814"/>
    <w:bookmarkStart w:id="823" w:name="X7880cdf8bb636dad42e7d655b4e5f617c2acb85"/>
    <w:p>
      <w:pPr>
        <w:pStyle w:val="Heading2"/>
      </w:pPr>
      <w:r>
        <w:t xml:space="preserve">18.6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17" w:name="X2976c747b22dda872c0e3492a1d308b95af7e0f"/>
    <w:p>
      <w:pPr>
        <w:pStyle w:val="Heading3"/>
      </w:pPr>
      <w:r>
        <w:t xml:space="preserve">18.6.1 Prevent drops with a terminal multiplexer (recommended)</w:t>
      </w:r>
    </w:p>
    <w:p>
      <w:pPr>
        <w:pStyle w:val="FirstParagraph"/>
      </w:pPr>
      <w:r>
        <w:t xml:space="preserve">Start a terminal multiplexer such as</w:t>
      </w:r>
      <w:r>
        <w:t xml:space="preserve"> </w:t>
      </w:r>
      <w:hyperlink r:id="rId815">
        <w:r>
          <w:rPr>
            <w:rStyle w:val="VerbatimChar"/>
          </w:rPr>
          <w:t xml:space="preserve">tmux</w:t>
        </w:r>
      </w:hyperlink>
      <w:r>
        <w:t xml:space="preserve"> </w:t>
      </w:r>
      <w:r>
        <w:t xml:space="preserve">or</w:t>
      </w:r>
      <w:r>
        <w:t xml:space="preserve"> </w:t>
      </w:r>
      <w:hyperlink r:id="rId816">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17"/>
    <w:bookmarkStart w:id="822" w:name="reconnect-to-a-surviving-allocation"/>
    <w:p>
      <w:pPr>
        <w:pStyle w:val="Heading3"/>
      </w:pPr>
      <w:r>
        <w:t xml:space="preserve">18.6.2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18" name="Picture"/>
                  <a:graphic>
                    <a:graphicData uri="http://schemas.openxmlformats.org/drawingml/2006/picture">
                      <pic:pic>
                        <pic:nvPicPr>
                          <pic:cNvPr descr="/opt/quarto/share/formats/docx/important.png" id="819" name="Picture"/>
                          <pic:cNvPicPr>
                            <a:picLocks noChangeArrowheads="1" noChangeAspect="1"/>
                          </pic:cNvPicPr>
                        </pic:nvPicPr>
                        <pic:blipFill>
                          <a:blip r:embed="rId15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20" name="Picture"/>
                  <a:graphic>
                    <a:graphicData uri="http://schemas.openxmlformats.org/drawingml/2006/picture">
                      <pic:pic>
                        <pic:nvPicPr>
                          <pic:cNvPr descr="/opt/quarto/share/formats/docx/note.png" id="821"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03">
              <w:r>
                <w:rPr>
                  <w:rStyle w:val="Hyperlink"/>
                </w:rPr>
                <w:t xml:space="preserve">UC Davis HPC documentation</w:t>
              </w:r>
            </w:hyperlink>
            <w:r>
              <w:t xml:space="preserve"> </w:t>
            </w:r>
            <w:r>
              <w:t xml:space="preserve">or contact HPC support.</w:t>
            </w:r>
          </w:p>
          <w:p/>
        </w:tc>
      </w:tr>
    </w:tbl>
    <w:bookmarkEnd w:id="822"/>
    <w:bookmarkEnd w:id="823"/>
    <w:bookmarkStart w:id="828" w:name="storage-group-storage-access"/>
    <w:p>
      <w:pPr>
        <w:pStyle w:val="Heading2"/>
      </w:pPr>
      <w:r>
        <w:t xml:space="preserve">18.7 Storage &amp; group storage access</w:t>
      </w:r>
    </w:p>
    <w:bookmarkStart w:id="824" w:name="individual-storage"/>
    <w:p>
      <w:pPr>
        <w:pStyle w:val="Heading3"/>
      </w:pPr>
      <w:r>
        <w:t xml:space="preserve">18.7.1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03">
        <w:r>
          <w:rPr>
            <w:rStyle w:val="Hyperlink"/>
          </w:rPr>
          <w:t xml:space="preserve">UC Davis HPC documentation</w:t>
        </w:r>
      </w:hyperlink>
      <w:r>
        <w:t xml:space="preserve"> </w:t>
      </w:r>
      <w:r>
        <w:t xml:space="preserve">for specific storage options and quotas.</w:t>
      </w:r>
    </w:p>
    <w:bookmarkEnd w:id="824"/>
    <w:bookmarkStart w:id="825" w:name="group-storage"/>
    <w:p>
      <w:pPr>
        <w:pStyle w:val="Heading3"/>
      </w:pPr>
      <w:r>
        <w:t xml:space="preserve">18.7.2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25"/>
    <w:bookmarkStart w:id="827" w:name="folder-permissions"/>
    <w:p>
      <w:pPr>
        <w:pStyle w:val="Heading3"/>
      </w:pPr>
      <w:r>
        <w:t xml:space="preserve">18.7.3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26">
        <w:r>
          <w:rPr>
            <w:rStyle w:val="Hyperlink"/>
          </w:rPr>
          <w:t xml:space="preserve">this guide</w:t>
        </w:r>
      </w:hyperlink>
      <w:r>
        <w:t xml:space="preserve">.</w:t>
      </w:r>
    </w:p>
    <w:bookmarkEnd w:id="827"/>
    <w:bookmarkEnd w:id="828"/>
    <w:bookmarkStart w:id="829" w:name="running-big-jobs-1"/>
    <w:p>
      <w:pPr>
        <w:pStyle w:val="Heading2"/>
      </w:pPr>
      <w:r>
        <w:t xml:space="preserve">18.8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48"/>
        </w:numPr>
      </w:pPr>
      <w:r>
        <w:rPr>
          <w:rStyle w:val="VerbatimChar"/>
        </w:rPr>
        <w:t xml:space="preserve">job-name=run_inc</w:t>
      </w:r>
      <w:r>
        <w:t xml:space="preserve">: Job name that will show up in the SLURM system</w:t>
      </w:r>
    </w:p>
    <w:p>
      <w:pPr>
        <w:pStyle w:val="Compact"/>
        <w:numPr>
          <w:ilvl w:val="0"/>
          <w:numId w:val="1248"/>
        </w:numPr>
      </w:pPr>
      <w:r>
        <w:rPr>
          <w:rStyle w:val="VerbatimChar"/>
        </w:rPr>
        <w:t xml:space="preserve">begin=now</w:t>
      </w:r>
      <w:r>
        <w:t xml:space="preserve">: Requests to start the job as soon as the requested resources are available</w:t>
      </w:r>
    </w:p>
    <w:p>
      <w:pPr>
        <w:pStyle w:val="Compact"/>
        <w:numPr>
          <w:ilvl w:val="0"/>
          <w:numId w:val="1248"/>
        </w:numPr>
      </w:pPr>
      <w:r>
        <w:rPr>
          <w:rStyle w:val="VerbatimChar"/>
        </w:rPr>
        <w:t xml:space="preserve">dependency=singleton</w:t>
      </w:r>
      <w:r>
        <w:t xml:space="preserve">: Jobs can begin after all previously launched jobs with the same name and user have ended.</w:t>
      </w:r>
    </w:p>
    <w:p>
      <w:pPr>
        <w:pStyle w:val="Compact"/>
        <w:numPr>
          <w:ilvl w:val="0"/>
          <w:numId w:val="1248"/>
        </w:numPr>
      </w:pPr>
      <w:r>
        <w:rPr>
          <w:rStyle w:val="VerbatimChar"/>
        </w:rPr>
        <w:t xml:space="preserve">mail-type=ALL</w:t>
      </w:r>
      <w:r>
        <w:t xml:space="preserve">: Receive all types of email notification (e.g., when job starts, fails, ends)</w:t>
      </w:r>
    </w:p>
    <w:p>
      <w:pPr>
        <w:pStyle w:val="Compact"/>
        <w:numPr>
          <w:ilvl w:val="0"/>
          <w:numId w:val="1248"/>
        </w:numPr>
      </w:pPr>
      <w:r>
        <w:rPr>
          <w:rStyle w:val="VerbatimChar"/>
        </w:rPr>
        <w:t xml:space="preserve">cpus-per-task=16</w:t>
      </w:r>
      <w:r>
        <w:t xml:space="preserve">: Request 16 processors per task. The default is one processor per task.</w:t>
      </w:r>
    </w:p>
    <w:p>
      <w:pPr>
        <w:pStyle w:val="Compact"/>
        <w:numPr>
          <w:ilvl w:val="0"/>
          <w:numId w:val="1248"/>
        </w:numPr>
      </w:pPr>
      <w:r>
        <w:rPr>
          <w:rStyle w:val="VerbatimChar"/>
        </w:rPr>
        <w:t xml:space="preserve">mem=64G</w:t>
      </w:r>
      <w:r>
        <w:t xml:space="preserve">: Request 64 GB memory per node.</w:t>
      </w:r>
    </w:p>
    <w:p>
      <w:pPr>
        <w:pStyle w:val="Compact"/>
        <w:numPr>
          <w:ilvl w:val="0"/>
          <w:numId w:val="1248"/>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48"/>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29"/>
    <w:bookmarkEnd w:id="830"/>
    <w:bookmarkStart w:id="856"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31">
        <w:r>
          <w:rPr>
            <w:rStyle w:val="Hyperlink"/>
            <w:b/>
            <w:bCs/>
          </w:rPr>
          <w:t xml:space="preserve">Working with AI</w:t>
        </w:r>
      </w:hyperlink>
      <w:r>
        <w:t xml:space="preserve"> </w:t>
      </w:r>
      <w:r>
        <w:t xml:space="preserve">(source:</w:t>
      </w:r>
      <w:r>
        <w:t xml:space="preserve"> </w:t>
      </w:r>
      <w:hyperlink r:id="rId832">
        <w:r>
          <w:rPr>
            <w:rStyle w:val="Hyperlink"/>
          </w:rPr>
          <w:t xml:space="preserve">https://github.com/d-morrison/wai</w:t>
        </w:r>
      </w:hyperlink>
      <w:r>
        <w:t xml:space="preserve">).</w:t>
      </w:r>
    </w:p>
    <w:p>
      <w:pPr>
        <w:pStyle w:val="BodyText"/>
      </w:pPr>
      <w:r>
        <w:t xml:space="preserve">That site covers:</w:t>
      </w:r>
      <w:r>
        <w:t xml:space="preserve"> </w:t>
      </w:r>
      <w:bookmarkStart w:id="833" w:name="sec-ai-disclosure"/>
      <w:bookmarkEnd w:id="833"/>
      <w:bookmarkStart w:id="834" w:name="sec-ai-journal-articles"/>
      <w:bookmarkEnd w:id="834"/>
      <w:r>
        <w:t xml:space="preserve"> </w:t>
      </w:r>
      <w:bookmarkStart w:id="835" w:name="sec-ai-language-model"/>
      <w:bookmarkEnd w:id="835"/>
      <w:bookmarkStart w:id="836" w:name="sec-ai-harnesses"/>
      <w:bookmarkEnd w:id="836"/>
      <w:bookmarkStart w:id="837" w:name="sec-ai-agent-implementation"/>
      <w:bookmarkEnd w:id="837"/>
      <w:r>
        <w:t xml:space="preserve"> </w:t>
      </w:r>
      <w:bookmarkStart w:id="838" w:name="sec-ai-harness-construction"/>
      <w:bookmarkEnd w:id="838"/>
      <w:bookmarkStart w:id="839" w:name="sec-ai-agent-program-kind"/>
      <w:bookmarkEnd w:id="839"/>
      <w:r>
        <w:t xml:space="preserve"> </w:t>
      </w:r>
      <w:bookmarkStart w:id="840" w:name="sec-ai-harness-agent-relationship"/>
      <w:bookmarkEnd w:id="840"/>
      <w:bookmarkStart w:id="841" w:name="sec-ai-addressing-failing-workflows"/>
      <w:bookmarkEnd w:id="841"/>
      <w:r>
        <w:t xml:space="preserve"> </w:t>
      </w:r>
      <w:bookmarkStart w:id="842" w:name="sec-ai-benefits-hazards"/>
      <w:bookmarkEnd w:id="842"/>
      <w:bookmarkStart w:id="843" w:name="sec-ai-best-practices"/>
      <w:bookmarkEnd w:id="843"/>
      <w:bookmarkStart w:id="844" w:name="sec-ai-offline"/>
      <w:bookmarkEnd w:id="844"/>
      <w:r>
        <w:t xml:space="preserve"> </w:t>
      </w:r>
      <w:bookmarkStart w:id="845" w:name="sec-ai-copilot-settings"/>
      <w:bookmarkEnd w:id="845"/>
      <w:bookmarkStart w:id="846" w:name="sec-ai-agent-skills"/>
      <w:bookmarkEnd w:id="846"/>
      <w:bookmarkStart w:id="847" w:name="sec-ai-claude-cloud-env"/>
      <w:bookmarkEnd w:id="847"/>
      <w:r>
        <w:t xml:space="preserve"> </w:t>
      </w:r>
      <w:bookmarkStart w:id="848" w:name="sec-ai-when-to-use"/>
      <w:bookmarkEnd w:id="848"/>
      <w:bookmarkStart w:id="849" w:name="sec-ai-claude-code-windows"/>
      <w:bookmarkEnd w:id="849"/>
      <w:bookmarkStart w:id="850" w:name="sec-fully-clean"/>
      <w:bookmarkEnd w:id="850"/>
    </w:p>
    <w:p>
      <w:pPr>
        <w:numPr>
          <w:ilvl w:val="0"/>
          <w:numId w:val="1249"/>
        </w:numPr>
      </w:pPr>
      <w:hyperlink r:id="rId851">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49"/>
        </w:numPr>
      </w:pPr>
      <w:hyperlink r:id="rId852">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49"/>
        </w:numPr>
      </w:pPr>
      <w:hyperlink r:id="rId853">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54" name="Picture"/>
                  <a:graphic>
                    <a:graphicData uri="http://schemas.openxmlformats.org/drawingml/2006/picture">
                      <pic:pic>
                        <pic:nvPicPr>
                          <pic:cNvPr descr="/opt/quarto/share/formats/docx/note.png" id="855" name="Picture"/>
                          <pic:cNvPicPr>
                            <a:picLocks noChangeArrowheads="1" noChangeAspect="1"/>
                          </pic:cNvPicPr>
                        </pic:nvPicPr>
                        <pic:blipFill>
                          <a:blip r:embed="rId1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856"/>
    <w:bookmarkStart w:id="865" w:name="checklists"/>
    <w:p>
      <w:pPr>
        <w:pStyle w:val="Heading1"/>
      </w:pPr>
      <w:r>
        <w:t xml:space="preserve">20. Checklists</w:t>
      </w:r>
    </w:p>
    <w:bookmarkStart w:id="857" w:name="pre-analysis-plan-checklist"/>
    <w:p>
      <w:pPr>
        <w:pStyle w:val="Heading2"/>
      </w:pPr>
      <w:r>
        <w:t xml:space="preserve">20.1 Pre-analysis plan checklist</w:t>
      </w:r>
    </w:p>
    <w:p>
      <w:pPr>
        <w:pStyle w:val="Compact"/>
        <w:numPr>
          <w:ilvl w:val="0"/>
          <w:numId w:val="1250"/>
        </w:numPr>
      </w:pPr>
      <w:r>
        <w:t xml:space="preserve">Brief background on the study (a condensed version of the introduction section of the paper)</w:t>
      </w:r>
    </w:p>
    <w:p>
      <w:pPr>
        <w:pStyle w:val="Compact"/>
        <w:numPr>
          <w:ilvl w:val="0"/>
          <w:numId w:val="1250"/>
        </w:numPr>
      </w:pPr>
      <w:r>
        <w:t xml:space="preserve">Hypotheses / objectives</w:t>
      </w:r>
    </w:p>
    <w:p>
      <w:pPr>
        <w:pStyle w:val="Compact"/>
        <w:numPr>
          <w:ilvl w:val="0"/>
          <w:numId w:val="1250"/>
        </w:numPr>
      </w:pPr>
      <w:r>
        <w:t xml:space="preserve">Study design</w:t>
      </w:r>
    </w:p>
    <w:p>
      <w:pPr>
        <w:pStyle w:val="Compact"/>
        <w:numPr>
          <w:ilvl w:val="0"/>
          <w:numId w:val="1250"/>
        </w:numPr>
      </w:pPr>
      <w:r>
        <w:t xml:space="preserve">Description of data</w:t>
      </w:r>
    </w:p>
    <w:p>
      <w:pPr>
        <w:pStyle w:val="Compact"/>
        <w:numPr>
          <w:ilvl w:val="0"/>
          <w:numId w:val="1250"/>
        </w:numPr>
      </w:pPr>
      <w:r>
        <w:t xml:space="preserve">Definition of outcomes</w:t>
      </w:r>
    </w:p>
    <w:p>
      <w:pPr>
        <w:pStyle w:val="Compact"/>
        <w:numPr>
          <w:ilvl w:val="0"/>
          <w:numId w:val="1250"/>
        </w:numPr>
      </w:pPr>
      <w:r>
        <w:t xml:space="preserve">Definition of interventions / exposures</w:t>
      </w:r>
    </w:p>
    <w:p>
      <w:pPr>
        <w:pStyle w:val="Compact"/>
        <w:numPr>
          <w:ilvl w:val="0"/>
          <w:numId w:val="1250"/>
        </w:numPr>
      </w:pPr>
      <w:r>
        <w:t xml:space="preserve">Definition of covariates</w:t>
      </w:r>
    </w:p>
    <w:p>
      <w:pPr>
        <w:pStyle w:val="Compact"/>
        <w:numPr>
          <w:ilvl w:val="0"/>
          <w:numId w:val="1250"/>
        </w:numPr>
      </w:pPr>
      <w:r>
        <w:t xml:space="preserve">Statistical power calculation</w:t>
      </w:r>
    </w:p>
    <w:p>
      <w:pPr>
        <w:pStyle w:val="Compact"/>
        <w:numPr>
          <w:ilvl w:val="0"/>
          <w:numId w:val="1250"/>
        </w:numPr>
      </w:pPr>
      <w:r>
        <w:t xml:space="preserve">Statistical model description</w:t>
      </w:r>
    </w:p>
    <w:p>
      <w:pPr>
        <w:pStyle w:val="Compact"/>
        <w:numPr>
          <w:ilvl w:val="0"/>
          <w:numId w:val="1250"/>
        </w:numPr>
      </w:pPr>
      <w:r>
        <w:t xml:space="preserve">Covariate selection / screening</w:t>
      </w:r>
    </w:p>
    <w:p>
      <w:pPr>
        <w:pStyle w:val="Compact"/>
        <w:numPr>
          <w:ilvl w:val="0"/>
          <w:numId w:val="1250"/>
        </w:numPr>
      </w:pPr>
      <w:r>
        <w:t xml:space="preserve">Standard error estimation method</w:t>
      </w:r>
    </w:p>
    <w:p>
      <w:pPr>
        <w:pStyle w:val="Compact"/>
        <w:numPr>
          <w:ilvl w:val="0"/>
          <w:numId w:val="1250"/>
        </w:numPr>
      </w:pPr>
      <w:r>
        <w:t xml:space="preserve">Missing data analysis</w:t>
      </w:r>
    </w:p>
    <w:p>
      <w:pPr>
        <w:pStyle w:val="Compact"/>
        <w:numPr>
          <w:ilvl w:val="0"/>
          <w:numId w:val="1250"/>
        </w:numPr>
      </w:pPr>
      <w:r>
        <w:t xml:space="preserve">Assessment of effect modification / subgroup analyses</w:t>
      </w:r>
    </w:p>
    <w:p>
      <w:pPr>
        <w:pStyle w:val="Compact"/>
        <w:numPr>
          <w:ilvl w:val="0"/>
          <w:numId w:val="1250"/>
        </w:numPr>
      </w:pPr>
      <w:r>
        <w:t xml:space="preserve">Sensitivity analyses</w:t>
      </w:r>
    </w:p>
    <w:p>
      <w:pPr>
        <w:pStyle w:val="Compact"/>
        <w:numPr>
          <w:ilvl w:val="0"/>
          <w:numId w:val="1250"/>
        </w:numPr>
      </w:pPr>
      <w:r>
        <w:t xml:space="preserve">Negative control analyses</w:t>
      </w:r>
    </w:p>
    <w:bookmarkEnd w:id="857"/>
    <w:bookmarkStart w:id="859" w:name="code-checklist"/>
    <w:p>
      <w:pPr>
        <w:pStyle w:val="Heading2"/>
      </w:pPr>
      <w:r>
        <w:t xml:space="preserve">20.2 Code checklist</w:t>
      </w:r>
    </w:p>
    <w:p>
      <w:pPr>
        <w:pStyle w:val="Compact"/>
        <w:numPr>
          <w:ilvl w:val="0"/>
          <w:numId w:val="1251"/>
        </w:numPr>
      </w:pPr>
      <w:r>
        <w:t xml:space="preserve">Does the script run without errors?</w:t>
      </w:r>
    </w:p>
    <w:p>
      <w:pPr>
        <w:pStyle w:val="Compact"/>
        <w:numPr>
          <w:ilvl w:val="0"/>
          <w:numId w:val="1251"/>
        </w:numPr>
      </w:pPr>
      <w:r>
        <w:t xml:space="preserve">Is code self-contained within repo and/or associated Box folder?</w:t>
      </w:r>
    </w:p>
    <w:p>
      <w:pPr>
        <w:pStyle w:val="Compact"/>
        <w:numPr>
          <w:ilvl w:val="0"/>
          <w:numId w:val="1251"/>
        </w:numPr>
      </w:pPr>
      <w:r>
        <w:t xml:space="preserve">Is all commented out code / remarks removed?</w:t>
      </w:r>
    </w:p>
    <w:p>
      <w:pPr>
        <w:pStyle w:val="Compact"/>
        <w:numPr>
          <w:ilvl w:val="0"/>
          <w:numId w:val="1251"/>
        </w:numPr>
      </w:pPr>
      <w:r>
        <w:t xml:space="preserve">Does the header accurately describe the process completed in the script?</w:t>
      </w:r>
    </w:p>
    <w:p>
      <w:pPr>
        <w:pStyle w:val="Compact"/>
        <w:numPr>
          <w:ilvl w:val="0"/>
          <w:numId w:val="1251"/>
        </w:numPr>
      </w:pPr>
      <w:r>
        <w:t xml:space="preserve">Is the script pushed to its github repository?</w:t>
      </w:r>
    </w:p>
    <w:p>
      <w:pPr>
        <w:pStyle w:val="Compact"/>
        <w:numPr>
          <w:ilvl w:val="0"/>
          <w:numId w:val="1251"/>
        </w:numPr>
      </w:pPr>
      <w:r>
        <w:t xml:space="preserve">Does the code adhere to the</w:t>
      </w:r>
      <w:r>
        <w:t xml:space="preserve"> </w:t>
      </w:r>
      <w:hyperlink r:id="rId858">
        <w:r>
          <w:rPr>
            <w:rStyle w:val="Hyperlink"/>
          </w:rPr>
          <w:t xml:space="preserve">coding style guide</w:t>
        </w:r>
      </w:hyperlink>
      <w:r>
        <w:t xml:space="preserve">?</w:t>
      </w:r>
    </w:p>
    <w:p>
      <w:pPr>
        <w:pStyle w:val="Compact"/>
        <w:numPr>
          <w:ilvl w:val="0"/>
          <w:numId w:val="1251"/>
        </w:numPr>
      </w:pPr>
      <w:r>
        <w:t xml:space="preserve">Are all warnings ignorable? Should any warnings be intentionally suppressed or addressed?</w:t>
      </w:r>
    </w:p>
    <w:bookmarkEnd w:id="859"/>
    <w:bookmarkStart w:id="861"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2"/>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2"/>
        </w:numPr>
      </w:pPr>
      <w:r>
        <w:t xml:space="preserve">Are the study results within the manuscript replicable (i.e., if you rerun the code in the study’s repository, the tables and figures will be exactly replicated?)</w:t>
      </w:r>
    </w:p>
    <w:p>
      <w:pPr>
        <w:pStyle w:val="Compact"/>
        <w:numPr>
          <w:ilvl w:val="0"/>
          <w:numId w:val="1252"/>
        </w:numPr>
      </w:pPr>
      <w:r>
        <w:t xml:space="preserve">Is a target journal selected?</w:t>
      </w:r>
    </w:p>
    <w:p>
      <w:pPr>
        <w:pStyle w:val="Compact"/>
        <w:numPr>
          <w:ilvl w:val="0"/>
          <w:numId w:val="1252"/>
        </w:numPr>
      </w:pPr>
      <w:r>
        <w:t xml:space="preserve">Is the title declarative, in other words, does it state the object/findings rather than suggest them?</w:t>
      </w:r>
    </w:p>
    <w:p>
      <w:pPr>
        <w:pStyle w:val="Compact"/>
        <w:numPr>
          <w:ilvl w:val="0"/>
          <w:numId w:val="1252"/>
        </w:numPr>
      </w:pPr>
      <w:r>
        <w:t xml:space="preserve">Is the word count of the manuscript close to the target journal’s allowance?</w:t>
      </w:r>
    </w:p>
    <w:p>
      <w:pPr>
        <w:pStyle w:val="Compact"/>
        <w:numPr>
          <w:ilvl w:val="0"/>
          <w:numId w:val="1252"/>
        </w:numPr>
      </w:pPr>
      <w:r>
        <w:t xml:space="preserve">Does the manuscript adhere to the formatting guide of the target journal?</w:t>
      </w:r>
    </w:p>
    <w:p>
      <w:pPr>
        <w:pStyle w:val="Compact"/>
        <w:numPr>
          <w:ilvl w:val="0"/>
          <w:numId w:val="1252"/>
        </w:numPr>
      </w:pPr>
      <w:r>
        <w:t xml:space="preserve">Does the manuscript use a consistent voice (passive or active – usually active is preferred … pun intended)?</w:t>
      </w:r>
    </w:p>
    <w:p>
      <w:pPr>
        <w:pStyle w:val="Compact"/>
        <w:numPr>
          <w:ilvl w:val="0"/>
          <w:numId w:val="1252"/>
        </w:numPr>
      </w:pPr>
      <w:r>
        <w:t xml:space="preserve">Is each figure and table (including supplementary material) referenced in the main text?</w:t>
      </w:r>
    </w:p>
    <w:p>
      <w:pPr>
        <w:pStyle w:val="Compact"/>
        <w:numPr>
          <w:ilvl w:val="0"/>
          <w:numId w:val="1252"/>
        </w:numPr>
      </w:pPr>
      <w:r>
        <w:t xml:space="preserve">Is there a caption for each figure and table (including supplementary material)?</w:t>
      </w:r>
    </w:p>
    <w:p>
      <w:pPr>
        <w:pStyle w:val="Compact"/>
        <w:numPr>
          <w:ilvl w:val="0"/>
          <w:numId w:val="1252"/>
        </w:numPr>
      </w:pPr>
      <w:r>
        <w:t xml:space="preserve">Are tables/figures and supplementary material numbered in accordance with their appearance in the main text?</w:t>
      </w:r>
    </w:p>
    <w:p>
      <w:pPr>
        <w:pStyle w:val="Compact"/>
        <w:numPr>
          <w:ilvl w:val="0"/>
          <w:numId w:val="1252"/>
        </w:numPr>
      </w:pPr>
      <w:r>
        <w:t xml:space="preserve">Does the text use past tense if it is reporting research findings or future tense if it is a study protocol?</w:t>
      </w:r>
    </w:p>
    <w:p>
      <w:pPr>
        <w:pStyle w:val="Compact"/>
        <w:numPr>
          <w:ilvl w:val="0"/>
          <w:numId w:val="1252"/>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2"/>
        </w:numPr>
      </w:pPr>
      <w:r>
        <w:t xml:space="preserve">Does the text use minimal abbreviations, and are all abbreviations defined at first use?</w:t>
      </w:r>
    </w:p>
    <w:p>
      <w:pPr>
        <w:pStyle w:val="Compact"/>
        <w:numPr>
          <w:ilvl w:val="0"/>
          <w:numId w:val="1252"/>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2"/>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2"/>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860">
        <w:r>
          <w:rPr>
            <w:rStyle w:val="Hyperlink"/>
          </w:rPr>
          <w:t xml:space="preserve">here</w:t>
        </w:r>
      </w:hyperlink>
      <w:r>
        <w:t xml:space="preserve">)</w:t>
      </w:r>
    </w:p>
    <w:p>
      <w:pPr>
        <w:pStyle w:val="Compact"/>
        <w:numPr>
          <w:ilvl w:val="0"/>
          <w:numId w:val="1252"/>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861"/>
    <w:bookmarkStart w:id="864" w:name="figure-checklist"/>
    <w:p>
      <w:pPr>
        <w:pStyle w:val="Heading2"/>
      </w:pPr>
      <w:r>
        <w:t xml:space="preserve">20.4 Figure checklist</w:t>
      </w:r>
    </w:p>
    <w:p>
      <w:pPr>
        <w:pStyle w:val="Compact"/>
        <w:numPr>
          <w:ilvl w:val="0"/>
          <w:numId w:val="1253"/>
        </w:numPr>
      </w:pPr>
      <w:r>
        <w:t xml:space="preserve">Are the x-axis and y-axis labeled?</w:t>
      </w:r>
    </w:p>
    <w:p>
      <w:pPr>
        <w:pStyle w:val="Compact"/>
        <w:numPr>
          <w:ilvl w:val="0"/>
          <w:numId w:val="1253"/>
        </w:numPr>
      </w:pPr>
      <w:r>
        <w:t xml:space="preserve">If the figure includes panels, is each panel labeled?</w:t>
      </w:r>
    </w:p>
    <w:p>
      <w:pPr>
        <w:pStyle w:val="Compact"/>
        <w:numPr>
          <w:ilvl w:val="0"/>
          <w:numId w:val="1253"/>
        </w:numPr>
      </w:pPr>
      <w:r>
        <w:t xml:space="preserve">Are there sufficient numerical / text labels and breaks on the x-axis and y-axis?</w:t>
      </w:r>
    </w:p>
    <w:p>
      <w:pPr>
        <w:pStyle w:val="Compact"/>
        <w:numPr>
          <w:ilvl w:val="0"/>
          <w:numId w:val="1253"/>
        </w:numPr>
      </w:pPr>
      <w:r>
        <w:t xml:space="preserve">Is the font size appropriate (i.e., large enough to read, not so large that it distracts from the data presented in the figure?)</w:t>
      </w:r>
    </w:p>
    <w:p>
      <w:pPr>
        <w:pStyle w:val="Compact"/>
        <w:numPr>
          <w:ilvl w:val="0"/>
          <w:numId w:val="1253"/>
        </w:numPr>
      </w:pPr>
      <w:r>
        <w:t xml:space="preserve">Are the colors used colorblind friendly? See a colorblind-friendly palette</w:t>
      </w:r>
      <w:r>
        <w:t xml:space="preserve"> </w:t>
      </w:r>
      <w:hyperlink r:id="rId862">
        <w:r>
          <w:rPr>
            <w:rStyle w:val="Hyperlink"/>
          </w:rPr>
          <w:t xml:space="preserve">here</w:t>
        </w:r>
      </w:hyperlink>
      <w:r>
        <w:t xml:space="preserve">, a neat palette generator with colorblind options</w:t>
      </w:r>
      <w:r>
        <w:t xml:space="preserve"> </w:t>
      </w:r>
      <w:hyperlink r:id="rId863">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53"/>
        </w:numPr>
      </w:pPr>
      <w:r>
        <w:t xml:space="preserve">Are colors/shapes/line types defined in a legend?</w:t>
      </w:r>
    </w:p>
    <w:p>
      <w:pPr>
        <w:pStyle w:val="Compact"/>
        <w:numPr>
          <w:ilvl w:val="0"/>
          <w:numId w:val="1253"/>
        </w:numPr>
      </w:pPr>
      <w:r>
        <w:t xml:space="preserve">Are the legends and other labels easy to understand with minimal abbreviations?</w:t>
      </w:r>
    </w:p>
    <w:p>
      <w:pPr>
        <w:pStyle w:val="Compact"/>
        <w:numPr>
          <w:ilvl w:val="0"/>
          <w:numId w:val="1253"/>
        </w:numPr>
      </w:pPr>
      <w:r>
        <w:t xml:space="preserve">If there is overplotting, is transparency used to show overlapping data?</w:t>
      </w:r>
    </w:p>
    <w:p>
      <w:pPr>
        <w:pStyle w:val="Compact"/>
        <w:numPr>
          <w:ilvl w:val="0"/>
          <w:numId w:val="1253"/>
        </w:numPr>
      </w:pPr>
      <w:r>
        <w:t xml:space="preserve">Are 95% confidence intervals or other measures of precision shown, if applicable?</w:t>
      </w:r>
    </w:p>
    <w:p>
      <w:r>
        <w:br w:type="page"/>
      </w:r>
    </w:p>
    <w:bookmarkEnd w:id="864"/>
    <w:bookmarkEnd w:id="865"/>
    <w:bookmarkStart w:id="908" w:name="resources-2"/>
    <w:p>
      <w:pPr>
        <w:pStyle w:val="Heading1"/>
      </w:pPr>
      <w:r>
        <w:t xml:space="preserve">21. Resources</w:t>
      </w:r>
    </w:p>
    <w:bookmarkStart w:id="882" w:name="resources-for-r"/>
    <w:p>
      <w:pPr>
        <w:pStyle w:val="Heading2"/>
      </w:pPr>
      <w:r>
        <w:t xml:space="preserve">21.1 Resources for R</w:t>
      </w:r>
    </w:p>
    <w:bookmarkStart w:id="868" w:name="books-and-comprehensive-guides"/>
    <w:p>
      <w:pPr>
        <w:pStyle w:val="Heading3"/>
      </w:pPr>
      <w:r>
        <w:t xml:space="preserve">21.1.1 Books and Comprehensive Guides</w:t>
      </w:r>
    </w:p>
    <w:p>
      <w:pPr>
        <w:pStyle w:val="Compact"/>
        <w:numPr>
          <w:ilvl w:val="0"/>
          <w:numId w:val="1254"/>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54"/>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54"/>
        </w:numPr>
      </w:pPr>
      <w:hyperlink r:id="rId866">
        <w:r>
          <w:rPr>
            <w:rStyle w:val="Hyperlink"/>
          </w:rPr>
          <w:t xml:space="preserve">Awesome R Package Development Tools</w:t>
        </w:r>
      </w:hyperlink>
      <w:r>
        <w:t xml:space="preserve"> </w:t>
      </w:r>
      <w:r>
        <w:t xml:space="preserve">- curated list of tools for R package development</w:t>
      </w:r>
    </w:p>
    <w:p>
      <w:pPr>
        <w:pStyle w:val="Compact"/>
        <w:numPr>
          <w:ilvl w:val="0"/>
          <w:numId w:val="1254"/>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54"/>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54"/>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54"/>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54"/>
        </w:numPr>
      </w:pPr>
      <w:hyperlink r:id="rId867">
        <w:r>
          <w:rPr>
            <w:rStyle w:val="Hyperlink"/>
          </w:rPr>
          <w:t xml:space="preserve">DataCamp</w:t>
        </w:r>
      </w:hyperlink>
      <w:r>
        <w:t xml:space="preserve"> </w:t>
      </w:r>
      <w:r>
        <w:t xml:space="preserve">- email Kristen for access</w:t>
      </w:r>
    </w:p>
    <w:bookmarkEnd w:id="868"/>
    <w:bookmarkStart w:id="873" w:name="uc-davis-datalab-workshops-and-tutorials"/>
    <w:p>
      <w:pPr>
        <w:pStyle w:val="Heading3"/>
      </w:pPr>
      <w:r>
        <w:t xml:space="preserve">21.1.2 UC Davis DataLab Workshops and Tutorials</w:t>
      </w:r>
    </w:p>
    <w:p>
      <w:pPr>
        <w:pStyle w:val="FirstParagraph"/>
      </w:pPr>
      <w:r>
        <w:t xml:space="preserve">The</w:t>
      </w:r>
      <w:r>
        <w:t xml:space="preserve"> </w:t>
      </w:r>
      <w:hyperlink r:id="rId787">
        <w:r>
          <w:rPr>
            <w:rStyle w:val="Hyperlink"/>
          </w:rPr>
          <w:t xml:space="preserve">UC Davis DataLab</w:t>
        </w:r>
      </w:hyperlink>
      <w:r>
        <w:t xml:space="preserve"> </w:t>
      </w:r>
      <w:r>
        <w:t xml:space="preserve">provides extensive workshops and learning materials for data science:</w:t>
      </w:r>
    </w:p>
    <w:p>
      <w:pPr>
        <w:pStyle w:val="Compact"/>
        <w:numPr>
          <w:ilvl w:val="0"/>
          <w:numId w:val="1255"/>
        </w:numPr>
      </w:pPr>
      <w:hyperlink r:id="rId869">
        <w:r>
          <w:rPr>
            <w:rStyle w:val="Hyperlink"/>
          </w:rPr>
          <w:t xml:space="preserve">Workshop Index</w:t>
        </w:r>
      </w:hyperlink>
      <w:r>
        <w:t xml:space="preserve"> </w:t>
      </w:r>
      <w:r>
        <w:t xml:space="preserve">- comprehensive catalog of all DataLab workshops</w:t>
      </w:r>
    </w:p>
    <w:p>
      <w:pPr>
        <w:pStyle w:val="Compact"/>
        <w:numPr>
          <w:ilvl w:val="0"/>
          <w:numId w:val="1255"/>
        </w:numPr>
      </w:pPr>
      <w:hyperlink r:id="rId870">
        <w:r>
          <w:rPr>
            <w:rStyle w:val="Hyperlink"/>
          </w:rPr>
          <w:t xml:space="preserve">R Basics Workshop</w:t>
        </w:r>
      </w:hyperlink>
      <w:r>
        <w:t xml:space="preserve"> </w:t>
      </w:r>
      <w:r>
        <w:t xml:space="preserve">- foundational R programming for beginners</w:t>
      </w:r>
    </w:p>
    <w:p>
      <w:pPr>
        <w:pStyle w:val="Compact"/>
        <w:numPr>
          <w:ilvl w:val="0"/>
          <w:numId w:val="1255"/>
        </w:numPr>
      </w:pPr>
      <w:hyperlink r:id="rId871">
        <w:r>
          <w:rPr>
            <w:rStyle w:val="Hyperlink"/>
          </w:rPr>
          <w:t xml:space="preserve">Research Toolkits</w:t>
        </w:r>
      </w:hyperlink>
      <w:r>
        <w:t xml:space="preserve"> </w:t>
      </w:r>
      <w:r>
        <w:t xml:space="preserve">- in-depth guides for research tools and methods</w:t>
      </w:r>
    </w:p>
    <w:p>
      <w:pPr>
        <w:pStyle w:val="Compact"/>
        <w:numPr>
          <w:ilvl w:val="0"/>
          <w:numId w:val="1255"/>
        </w:numPr>
      </w:pPr>
      <w:hyperlink r:id="rId872">
        <w:r>
          <w:rPr>
            <w:rStyle w:val="Hyperlink"/>
          </w:rPr>
          <w:t xml:space="preserve">Install Guides</w:t>
        </w:r>
      </w:hyperlink>
      <w:r>
        <w:t xml:space="preserve"> </w:t>
      </w:r>
      <w:r>
        <w:t xml:space="preserve">- setup instructions for data science software</w:t>
      </w:r>
    </w:p>
    <w:bookmarkEnd w:id="873"/>
    <w:bookmarkStart w:id="878" w:name="cheat-sheets"/>
    <w:p>
      <w:pPr>
        <w:pStyle w:val="Heading3"/>
      </w:pPr>
      <w:r>
        <w:t xml:space="preserve">21.1.3 Cheat Sheets</w:t>
      </w:r>
    </w:p>
    <w:p>
      <w:pPr>
        <w:pStyle w:val="Compact"/>
        <w:numPr>
          <w:ilvl w:val="0"/>
          <w:numId w:val="1256"/>
        </w:numPr>
      </w:pPr>
      <w:hyperlink r:id="rId874">
        <w:r>
          <w:rPr>
            <w:rStyle w:val="Hyperlink"/>
          </w:rPr>
          <w:t xml:space="preserve">dplyr and tidyr cheat sheet</w:t>
        </w:r>
      </w:hyperlink>
    </w:p>
    <w:p>
      <w:pPr>
        <w:pStyle w:val="Compact"/>
        <w:numPr>
          <w:ilvl w:val="0"/>
          <w:numId w:val="1256"/>
        </w:numPr>
      </w:pPr>
      <w:hyperlink r:id="rId875">
        <w:r>
          <w:rPr>
            <w:rStyle w:val="Hyperlink"/>
          </w:rPr>
          <w:t xml:space="preserve">ggplot cheat sheet</w:t>
        </w:r>
      </w:hyperlink>
    </w:p>
    <w:p>
      <w:pPr>
        <w:pStyle w:val="Compact"/>
        <w:numPr>
          <w:ilvl w:val="0"/>
          <w:numId w:val="1256"/>
        </w:numPr>
      </w:pPr>
      <w:hyperlink r:id="rId876">
        <w:r>
          <w:rPr>
            <w:rStyle w:val="Hyperlink"/>
          </w:rPr>
          <w:t xml:space="preserve">data table cheat sheet</w:t>
        </w:r>
      </w:hyperlink>
    </w:p>
    <w:p>
      <w:pPr>
        <w:pStyle w:val="Compact"/>
        <w:numPr>
          <w:ilvl w:val="0"/>
          <w:numId w:val="1256"/>
        </w:numPr>
      </w:pPr>
      <w:hyperlink r:id="rId877">
        <w:r>
          <w:rPr>
            <w:rStyle w:val="Hyperlink"/>
          </w:rPr>
          <w:t xml:space="preserve">RMarkdown cheat sheet</w:t>
        </w:r>
      </w:hyperlink>
    </w:p>
    <w:bookmarkEnd w:id="878"/>
    <w:bookmarkStart w:id="880" w:name="style-and-best-practices"/>
    <w:p>
      <w:pPr>
        <w:pStyle w:val="Heading3"/>
      </w:pPr>
      <w:r>
        <w:t xml:space="preserve">21.1.4 Style and Best Practices</w:t>
      </w:r>
    </w:p>
    <w:p>
      <w:pPr>
        <w:pStyle w:val="Compact"/>
        <w:numPr>
          <w:ilvl w:val="0"/>
          <w:numId w:val="1257"/>
        </w:numPr>
      </w:pPr>
      <w:hyperlink r:id="rId879">
        <w:r>
          <w:rPr>
            <w:rStyle w:val="Hyperlink"/>
          </w:rPr>
          <w:t xml:space="preserve">Hadley Wickham’s R Style Guide</w:t>
        </w:r>
      </w:hyperlink>
    </w:p>
    <w:bookmarkEnd w:id="880"/>
    <w:bookmarkStart w:id="881" w:name="tidy-evaluation-resources"/>
    <w:p>
      <w:pPr>
        <w:pStyle w:val="Heading3"/>
      </w:pPr>
      <w:r>
        <w:t xml:space="preserve">21.1.5 Tidy Evaluation Resources</w:t>
      </w:r>
    </w:p>
    <w:p>
      <w:pPr>
        <w:pStyle w:val="Compact"/>
        <w:numPr>
          <w:ilvl w:val="0"/>
          <w:numId w:val="1258"/>
        </w:numPr>
      </w:pPr>
      <w:hyperlink r:id="rId347">
        <w:r>
          <w:rPr>
            <w:rStyle w:val="Hyperlink"/>
          </w:rPr>
          <w:t xml:space="preserve">Tidy Eval in 5 Minutes</w:t>
        </w:r>
      </w:hyperlink>
      <w:r>
        <w:t xml:space="preserve"> </w:t>
      </w:r>
      <w:r>
        <w:t xml:space="preserve">(video)</w:t>
      </w:r>
    </w:p>
    <w:p>
      <w:pPr>
        <w:pStyle w:val="Compact"/>
        <w:numPr>
          <w:ilvl w:val="0"/>
          <w:numId w:val="1258"/>
        </w:numPr>
      </w:pPr>
      <w:hyperlink r:id="rId345">
        <w:r>
          <w:rPr>
            <w:rStyle w:val="Hyperlink"/>
          </w:rPr>
          <w:t xml:space="preserve">Tidy Evaluation</w:t>
        </w:r>
      </w:hyperlink>
      <w:r>
        <w:t xml:space="preserve"> </w:t>
      </w:r>
      <w:r>
        <w:t xml:space="preserve">(e-book)</w:t>
      </w:r>
    </w:p>
    <w:p>
      <w:pPr>
        <w:pStyle w:val="Compact"/>
        <w:numPr>
          <w:ilvl w:val="0"/>
          <w:numId w:val="1258"/>
        </w:numPr>
      </w:pPr>
      <w:hyperlink r:id="rId349">
        <w:r>
          <w:rPr>
            <w:rStyle w:val="Hyperlink"/>
          </w:rPr>
          <w:t xml:space="preserve">Data Frame Columns as Arguments to Dplyr Functions</w:t>
        </w:r>
      </w:hyperlink>
      <w:r>
        <w:t xml:space="preserve"> </w:t>
      </w:r>
      <w:r>
        <w:t xml:space="preserve">(blog)</w:t>
      </w:r>
    </w:p>
    <w:p>
      <w:pPr>
        <w:pStyle w:val="Compact"/>
        <w:numPr>
          <w:ilvl w:val="0"/>
          <w:numId w:val="1258"/>
        </w:numPr>
      </w:pPr>
      <w:hyperlink r:id="rId350">
        <w:r>
          <w:rPr>
            <w:rStyle w:val="Hyperlink"/>
          </w:rPr>
          <w:t xml:space="preserve">Standard Evaluation for *_join</w:t>
        </w:r>
      </w:hyperlink>
      <w:r>
        <w:t xml:space="preserve"> </w:t>
      </w:r>
      <w:r>
        <w:t xml:space="preserve">(stackoverflow)</w:t>
      </w:r>
    </w:p>
    <w:p>
      <w:pPr>
        <w:pStyle w:val="Compact"/>
        <w:numPr>
          <w:ilvl w:val="0"/>
          <w:numId w:val="1258"/>
        </w:numPr>
      </w:pPr>
      <w:hyperlink r:id="rId345">
        <w:r>
          <w:rPr>
            <w:rStyle w:val="Hyperlink"/>
          </w:rPr>
          <w:t xml:space="preserve">Programming with dplyr</w:t>
        </w:r>
      </w:hyperlink>
      <w:r>
        <w:t xml:space="preserve"> </w:t>
      </w:r>
      <w:r>
        <w:t xml:space="preserve">(package vignette)</w:t>
      </w:r>
    </w:p>
    <w:bookmarkEnd w:id="881"/>
    <w:bookmarkEnd w:id="882"/>
    <w:bookmarkStart w:id="884" w:name="resources-for-git-github"/>
    <w:p>
      <w:pPr>
        <w:pStyle w:val="Heading2"/>
      </w:pPr>
      <w:r>
        <w:t xml:space="preserve">21.2 Resources for Git &amp; Github</w:t>
      </w:r>
    </w:p>
    <w:p>
      <w:pPr>
        <w:pStyle w:val="Compact"/>
        <w:numPr>
          <w:ilvl w:val="0"/>
          <w:numId w:val="1259"/>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59"/>
        </w:numPr>
      </w:pPr>
      <w:hyperlink r:id="rId883">
        <w:r>
          <w:rPr>
            <w:rStyle w:val="Hyperlink"/>
          </w:rPr>
          <w:t xml:space="preserve">GitHub Skills: Introduction to GitHub</w:t>
        </w:r>
      </w:hyperlink>
    </w:p>
    <w:p>
      <w:pPr>
        <w:pStyle w:val="Compact"/>
        <w:numPr>
          <w:ilvl w:val="0"/>
          <w:numId w:val="1259"/>
        </w:numPr>
      </w:pPr>
      <w:hyperlink r:id="rId572">
        <w:r>
          <w:rPr>
            <w:rStyle w:val="Hyperlink"/>
          </w:rPr>
          <w:t xml:space="preserve">UC Davis DataLab Git Sandbox</w:t>
        </w:r>
      </w:hyperlink>
      <w:r>
        <w:t xml:space="preserve"> </w:t>
      </w:r>
      <w:r>
        <w:t xml:space="preserve">- hands-on Git practice repository</w:t>
      </w:r>
    </w:p>
    <w:bookmarkEnd w:id="884"/>
    <w:bookmarkStart w:id="887" w:name="resources-for-python"/>
    <w:p>
      <w:pPr>
        <w:pStyle w:val="Heading2"/>
      </w:pPr>
      <w:r>
        <w:t xml:space="preserve">21.3 Resources for Python</w:t>
      </w:r>
    </w:p>
    <w:p>
      <w:pPr>
        <w:pStyle w:val="Compact"/>
        <w:numPr>
          <w:ilvl w:val="0"/>
          <w:numId w:val="1260"/>
        </w:numPr>
      </w:pPr>
      <w:hyperlink r:id="rId885">
        <w:r>
          <w:rPr>
            <w:rStyle w:val="Hyperlink"/>
          </w:rPr>
          <w:t xml:space="preserve">UC Davis DataLab Python Basics Workshop</w:t>
        </w:r>
      </w:hyperlink>
      <w:r>
        <w:t xml:space="preserve"> </w:t>
      </w:r>
      <w:r>
        <w:t xml:space="preserve">- foundational Python programming</w:t>
      </w:r>
    </w:p>
    <w:p>
      <w:pPr>
        <w:pStyle w:val="Compact"/>
        <w:numPr>
          <w:ilvl w:val="0"/>
          <w:numId w:val="1260"/>
        </w:numPr>
      </w:pPr>
      <w:hyperlink r:id="rId886">
        <w:r>
          <w:rPr>
            <w:rStyle w:val="Hyperlink"/>
          </w:rPr>
          <w:t xml:space="preserve">Natural Language Processing with Python</w:t>
        </w:r>
      </w:hyperlink>
      <w:r>
        <w:t xml:space="preserve"> </w:t>
      </w:r>
      <w:r>
        <w:t xml:space="preserve">- text analysis and NLP techniques</w:t>
      </w:r>
    </w:p>
    <w:bookmarkEnd w:id="887"/>
    <w:bookmarkStart w:id="889" w:name="resources-for-julia"/>
    <w:p>
      <w:pPr>
        <w:pStyle w:val="Heading2"/>
      </w:pPr>
      <w:r>
        <w:t xml:space="preserve">21.4 Resources for Julia</w:t>
      </w:r>
    </w:p>
    <w:p>
      <w:pPr>
        <w:pStyle w:val="Compact"/>
        <w:numPr>
          <w:ilvl w:val="0"/>
          <w:numId w:val="1261"/>
        </w:numPr>
      </w:pPr>
      <w:hyperlink r:id="rId888">
        <w:r>
          <w:rPr>
            <w:rStyle w:val="Hyperlink"/>
          </w:rPr>
          <w:t xml:space="preserve">UC Davis Julia Users Group Julia Basics Workshop</w:t>
        </w:r>
      </w:hyperlink>
      <w:r>
        <w:t xml:space="preserve"> </w:t>
      </w:r>
      <w:r>
        <w:t xml:space="preserve">- foundational Julia programming</w:t>
      </w:r>
    </w:p>
    <w:bookmarkEnd w:id="889"/>
    <w:bookmarkStart w:id="890" w:name="scientific-figures"/>
    <w:p>
      <w:pPr>
        <w:pStyle w:val="Heading2"/>
      </w:pPr>
      <w:r>
        <w:t xml:space="preserve">21.5 Scientific figures</w:t>
      </w:r>
    </w:p>
    <w:p>
      <w:pPr>
        <w:pStyle w:val="Compact"/>
        <w:numPr>
          <w:ilvl w:val="0"/>
          <w:numId w:val="1262"/>
        </w:numPr>
      </w:pPr>
      <w:r>
        <w:t xml:space="preserve">Ten Simple Rules for Better Figures</w:t>
      </w:r>
      <w:r>
        <w:t xml:space="preserve"> </w:t>
      </w:r>
      <w:r>
        <w:t xml:space="preserve">(Rougier et al. 2014)</w:t>
      </w:r>
    </w:p>
    <w:bookmarkEnd w:id="890"/>
    <w:bookmarkStart w:id="894" w:name="writing"/>
    <w:p>
      <w:pPr>
        <w:pStyle w:val="Heading2"/>
      </w:pPr>
      <w:r>
        <w:t xml:space="preserve">21.6 Writing</w:t>
      </w:r>
    </w:p>
    <w:p>
      <w:pPr>
        <w:pStyle w:val="Compact"/>
        <w:numPr>
          <w:ilvl w:val="0"/>
          <w:numId w:val="1263"/>
        </w:numPr>
      </w:pPr>
      <w:r>
        <w:t xml:space="preserve">Unpacking the Scientific Toolbox</w:t>
      </w:r>
      <w:r>
        <w:t xml:space="preserve"> </w:t>
      </w:r>
      <w:r>
        <w:t xml:space="preserve">(Silbiger and Stubler 2019)</w:t>
      </w:r>
    </w:p>
    <w:p>
      <w:pPr>
        <w:pStyle w:val="Compact"/>
        <w:numPr>
          <w:ilvl w:val="0"/>
          <w:numId w:val="1263"/>
        </w:numPr>
      </w:pPr>
      <w:r>
        <w:t xml:space="preserve">ICMJE Definition of authorship</w:t>
      </w:r>
      <w:r>
        <w:t xml:space="preserve"> </w:t>
      </w:r>
      <w:r>
        <w:t xml:space="preserve">(International Committee of Medical Journal Editors, n.d.)</w:t>
      </w:r>
    </w:p>
    <w:p>
      <w:pPr>
        <w:pStyle w:val="Compact"/>
        <w:numPr>
          <w:ilvl w:val="0"/>
          <w:numId w:val="1263"/>
        </w:numPr>
      </w:pPr>
      <w:r>
        <w:t xml:space="preserve">Computational science: …why scientific programming does not compute</w:t>
      </w:r>
      <w:r>
        <w:t xml:space="preserve"> </w:t>
      </w:r>
      <w:r>
        <w:t xml:space="preserve">(Merali and Giles 2010)</w:t>
      </w:r>
    </w:p>
    <w:p>
      <w:pPr>
        <w:pStyle w:val="Compact"/>
        <w:numPr>
          <w:ilvl w:val="0"/>
          <w:numId w:val="1263"/>
        </w:numPr>
      </w:pPr>
      <w:hyperlink r:id="rId891">
        <w:r>
          <w:rPr>
            <w:rStyle w:val="Hyperlink"/>
          </w:rPr>
          <w:t xml:space="preserve">The Pathway to Publishing: A Guide to Quantitative Writing in the Health Sciences</w:t>
        </w:r>
      </w:hyperlink>
    </w:p>
    <w:p>
      <w:pPr>
        <w:pStyle w:val="Compact"/>
        <w:numPr>
          <w:ilvl w:val="0"/>
          <w:numId w:val="1263"/>
        </w:numPr>
      </w:pPr>
      <w:hyperlink r:id="rId892">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63"/>
        </w:numPr>
      </w:pPr>
      <w:hyperlink r:id="rId893">
        <w:r>
          <w:rPr>
            <w:rStyle w:val="Hyperlink"/>
          </w:rPr>
          <w:t xml:space="preserve">Secret, actionable writing tips</w:t>
        </w:r>
      </w:hyperlink>
    </w:p>
    <w:bookmarkEnd w:id="894"/>
    <w:bookmarkStart w:id="898" w:name="presentations"/>
    <w:p>
      <w:pPr>
        <w:pStyle w:val="Heading2"/>
      </w:pPr>
      <w:r>
        <w:t xml:space="preserve">21.7 Presentations</w:t>
      </w:r>
    </w:p>
    <w:p>
      <w:pPr>
        <w:pStyle w:val="Compact"/>
        <w:numPr>
          <w:ilvl w:val="0"/>
          <w:numId w:val="1264"/>
        </w:numPr>
      </w:pPr>
      <w:r>
        <w:t xml:space="preserve">How to tell a compelling story in scientific presentations</w:t>
      </w:r>
      <w:r>
        <w:t xml:space="preserve"> </w:t>
      </w:r>
      <w:r>
        <w:t xml:space="preserve">(Van Noorden 2021)</w:t>
      </w:r>
    </w:p>
    <w:p>
      <w:pPr>
        <w:pStyle w:val="Compact"/>
        <w:numPr>
          <w:ilvl w:val="0"/>
          <w:numId w:val="1264"/>
        </w:numPr>
      </w:pPr>
      <w:hyperlink r:id="rId895">
        <w:r>
          <w:rPr>
            <w:rStyle w:val="Hyperlink"/>
          </w:rPr>
          <w:t xml:space="preserve">How to give a killer narratively-driven scientific talk</w:t>
        </w:r>
      </w:hyperlink>
    </w:p>
    <w:p>
      <w:pPr>
        <w:pStyle w:val="Compact"/>
        <w:numPr>
          <w:ilvl w:val="0"/>
          <w:numId w:val="1264"/>
        </w:numPr>
      </w:pPr>
      <w:hyperlink r:id="rId896">
        <w:r>
          <w:rPr>
            <w:rStyle w:val="Hyperlink"/>
          </w:rPr>
          <w:t xml:space="preserve">How to make a better poster</w:t>
        </w:r>
      </w:hyperlink>
    </w:p>
    <w:p>
      <w:pPr>
        <w:pStyle w:val="Compact"/>
        <w:numPr>
          <w:ilvl w:val="0"/>
          <w:numId w:val="1264"/>
        </w:numPr>
      </w:pPr>
      <w:hyperlink r:id="rId897">
        <w:r>
          <w:rPr>
            <w:rStyle w:val="Hyperlink"/>
          </w:rPr>
          <w:t xml:space="preserve">How to make an even better poster</w:t>
        </w:r>
      </w:hyperlink>
    </w:p>
    <w:bookmarkEnd w:id="898"/>
    <w:bookmarkStart w:id="901" w:name="professional-advice"/>
    <w:p>
      <w:pPr>
        <w:pStyle w:val="Heading2"/>
      </w:pPr>
      <w:r>
        <w:t xml:space="preserve">21.8 Professional advice</w:t>
      </w:r>
    </w:p>
    <w:p>
      <w:pPr>
        <w:pStyle w:val="Compact"/>
        <w:numPr>
          <w:ilvl w:val="0"/>
          <w:numId w:val="1265"/>
        </w:numPr>
      </w:pPr>
      <w:hyperlink r:id="rId899">
        <w:r>
          <w:rPr>
            <w:rStyle w:val="Hyperlink"/>
          </w:rPr>
          <w:t xml:space="preserve">Professional advice, especially for your first job</w:t>
        </w:r>
      </w:hyperlink>
    </w:p>
    <w:p>
      <w:pPr>
        <w:pStyle w:val="Compact"/>
        <w:numPr>
          <w:ilvl w:val="0"/>
          <w:numId w:val="1265"/>
        </w:numPr>
      </w:pPr>
      <w:hyperlink r:id="rId900">
        <w:r>
          <w:rPr>
            <w:rStyle w:val="Hyperlink"/>
          </w:rPr>
          <w:t xml:space="preserve">Team Public Health Substack</w:t>
        </w:r>
      </w:hyperlink>
    </w:p>
    <w:bookmarkEnd w:id="901"/>
    <w:bookmarkStart w:id="904" w:name="funding"/>
    <w:p>
      <w:pPr>
        <w:pStyle w:val="Heading2"/>
      </w:pPr>
      <w:r>
        <w:t xml:space="preserve">21.9 Funding</w:t>
      </w:r>
    </w:p>
    <w:p>
      <w:pPr>
        <w:pStyle w:val="Compact"/>
        <w:numPr>
          <w:ilvl w:val="0"/>
          <w:numId w:val="1266"/>
        </w:numPr>
      </w:pPr>
      <w:hyperlink r:id="rId902">
        <w:r>
          <w:rPr>
            <w:rStyle w:val="Hyperlink"/>
          </w:rPr>
          <w:t xml:space="preserve">Building Your Funding Train</w:t>
        </w:r>
      </w:hyperlink>
    </w:p>
    <w:p>
      <w:pPr>
        <w:pStyle w:val="Compact"/>
        <w:numPr>
          <w:ilvl w:val="0"/>
          <w:numId w:val="1266"/>
        </w:numPr>
      </w:pPr>
      <w:hyperlink r:id="rId903">
        <w:r>
          <w:rPr>
            <w:rStyle w:val="Hyperlink"/>
          </w:rPr>
          <w:t xml:space="preserve">NIH Grant Writing Resources</w:t>
        </w:r>
      </w:hyperlink>
    </w:p>
    <w:bookmarkEnd w:id="904"/>
    <w:bookmarkStart w:id="907" w:name="ethics-and-global-health-research"/>
    <w:p>
      <w:pPr>
        <w:pStyle w:val="Heading2"/>
      </w:pPr>
      <w:r>
        <w:t xml:space="preserve">21.10 Ethics and global health research</w:t>
      </w:r>
    </w:p>
    <w:p>
      <w:pPr>
        <w:pStyle w:val="Compact"/>
        <w:numPr>
          <w:ilvl w:val="0"/>
          <w:numId w:val="1267"/>
        </w:numPr>
      </w:pPr>
      <w:hyperlink r:id="rId905">
        <w:r>
          <w:rPr>
            <w:rStyle w:val="Hyperlink"/>
          </w:rPr>
          <w:t xml:space="preserve">Global Code of Conduct For Research in Resource-Poor Settings</w:t>
        </w:r>
      </w:hyperlink>
    </w:p>
    <w:p>
      <w:pPr>
        <w:pStyle w:val="Compact"/>
        <w:numPr>
          <w:ilvl w:val="0"/>
          <w:numId w:val="1267"/>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67"/>
        </w:numPr>
      </w:pPr>
      <w:hyperlink r:id="rId906">
        <w:r>
          <w:rPr>
            <w:rStyle w:val="Hyperlink"/>
          </w:rPr>
          <w:t xml:space="preserve">Transforming Global Health Partnerships</w:t>
        </w:r>
      </w:hyperlink>
    </w:p>
    <w:p>
      <w:r>
        <w:br w:type="page"/>
      </w:r>
    </w:p>
    <w:bookmarkEnd w:id="907"/>
    <w:bookmarkEnd w:id="908"/>
    <w:bookmarkStart w:id="935" w:name="professional-development"/>
    <w:p>
      <w:pPr>
        <w:pStyle w:val="Heading1"/>
      </w:pPr>
      <w:r>
        <w:t xml:space="preserve">22. Professional Development</w:t>
      </w:r>
    </w:p>
    <w:bookmarkStart w:id="909"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68"/>
        </w:numPr>
      </w:pPr>
      <w:r>
        <w:t xml:space="preserve">Regular, open communication between mentees and mentors</w:t>
      </w:r>
    </w:p>
    <w:p>
      <w:pPr>
        <w:pStyle w:val="Compact"/>
        <w:numPr>
          <w:ilvl w:val="0"/>
          <w:numId w:val="1268"/>
        </w:numPr>
      </w:pPr>
      <w:r>
        <w:t xml:space="preserve">Mutual respect and trust</w:t>
      </w:r>
    </w:p>
    <w:p>
      <w:pPr>
        <w:pStyle w:val="Compact"/>
        <w:numPr>
          <w:ilvl w:val="0"/>
          <w:numId w:val="1268"/>
        </w:numPr>
      </w:pPr>
      <w:r>
        <w:t xml:space="preserve">Clear expectations and goals</w:t>
      </w:r>
    </w:p>
    <w:p>
      <w:pPr>
        <w:pStyle w:val="Compact"/>
        <w:numPr>
          <w:ilvl w:val="0"/>
          <w:numId w:val="1268"/>
        </w:numPr>
      </w:pPr>
      <w:r>
        <w:t xml:space="preserve">Constructive feedback</w:t>
      </w:r>
    </w:p>
    <w:p>
      <w:pPr>
        <w:pStyle w:val="Compact"/>
        <w:numPr>
          <w:ilvl w:val="0"/>
          <w:numId w:val="1268"/>
        </w:numPr>
      </w:pPr>
      <w:r>
        <w:t xml:space="preserve">Support for both research and career development</w:t>
      </w:r>
    </w:p>
    <w:bookmarkEnd w:id="909"/>
    <w:bookmarkStart w:id="912"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69"/>
        </w:numPr>
      </w:pPr>
      <w:r>
        <w:t xml:space="preserve">Short-term and long-term career goals</w:t>
      </w:r>
    </w:p>
    <w:p>
      <w:pPr>
        <w:pStyle w:val="Compact"/>
        <w:numPr>
          <w:ilvl w:val="0"/>
          <w:numId w:val="1269"/>
        </w:numPr>
      </w:pPr>
      <w:r>
        <w:t xml:space="preserve">Skills to develop</w:t>
      </w:r>
    </w:p>
    <w:p>
      <w:pPr>
        <w:pStyle w:val="Compact"/>
        <w:numPr>
          <w:ilvl w:val="0"/>
          <w:numId w:val="1269"/>
        </w:numPr>
      </w:pPr>
      <w:r>
        <w:t xml:space="preserve">Training needs and opportunities</w:t>
      </w:r>
    </w:p>
    <w:p>
      <w:pPr>
        <w:pStyle w:val="Compact"/>
        <w:numPr>
          <w:ilvl w:val="0"/>
          <w:numId w:val="1269"/>
        </w:numPr>
      </w:pPr>
      <w:r>
        <w:t xml:space="preserve">Timeline and milestones</w:t>
      </w:r>
    </w:p>
    <w:p>
      <w:pPr>
        <w:pStyle w:val="Compact"/>
        <w:numPr>
          <w:ilvl w:val="0"/>
          <w:numId w:val="1269"/>
        </w:numPr>
      </w:pPr>
      <w:r>
        <w:t xml:space="preserve">Progress toward goals</w:t>
      </w:r>
    </w:p>
    <w:p>
      <w:pPr>
        <w:pStyle w:val="FirstParagraph"/>
      </w:pPr>
      <w:r>
        <w:t xml:space="preserve">Update your IDP at least annually and discuss it with your PI. Useful resources:</w:t>
      </w:r>
    </w:p>
    <w:p>
      <w:pPr>
        <w:pStyle w:val="Compact"/>
        <w:numPr>
          <w:ilvl w:val="0"/>
          <w:numId w:val="1270"/>
        </w:numPr>
      </w:pPr>
      <w:hyperlink r:id="rId910">
        <w:r>
          <w:rPr>
            <w:rStyle w:val="Hyperlink"/>
          </w:rPr>
          <w:t xml:space="preserve">myIDP - Individual Development Plan tool</w:t>
        </w:r>
      </w:hyperlink>
    </w:p>
    <w:p>
      <w:pPr>
        <w:pStyle w:val="Compact"/>
        <w:numPr>
          <w:ilvl w:val="0"/>
          <w:numId w:val="1270"/>
        </w:numPr>
      </w:pPr>
      <w:hyperlink r:id="rId911">
        <w:r>
          <w:rPr>
            <w:rStyle w:val="Hyperlink"/>
          </w:rPr>
          <w:t xml:space="preserve">NIH OITE Career Resources</w:t>
        </w:r>
      </w:hyperlink>
    </w:p>
    <w:bookmarkEnd w:id="912"/>
    <w:bookmarkStart w:id="915"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1"/>
        </w:numPr>
      </w:pPr>
      <w:r>
        <w:t xml:space="preserve">Discuss conference opportunities with PIs early</w:t>
      </w:r>
    </w:p>
    <w:p>
      <w:pPr>
        <w:pStyle w:val="Compact"/>
        <w:numPr>
          <w:ilvl w:val="0"/>
          <w:numId w:val="1271"/>
        </w:numPr>
      </w:pPr>
      <w:r>
        <w:t xml:space="preserve">Submit abstracts with PI approval</w:t>
      </w:r>
    </w:p>
    <w:p>
      <w:pPr>
        <w:pStyle w:val="Compact"/>
        <w:numPr>
          <w:ilvl w:val="0"/>
          <w:numId w:val="1271"/>
        </w:numPr>
      </w:pPr>
      <w:r>
        <w:t xml:space="preserve">Practice presentations in lab meeting before the conference</w:t>
      </w:r>
    </w:p>
    <w:p>
      <w:pPr>
        <w:pStyle w:val="Compact"/>
        <w:numPr>
          <w:ilvl w:val="0"/>
          <w:numId w:val="1271"/>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72"/>
        </w:numPr>
      </w:pPr>
      <w:hyperlink r:id="rId913">
        <w:r>
          <w:rPr>
            <w:rStyle w:val="Hyperlink"/>
          </w:rPr>
          <w:t xml:space="preserve">How to tell a compelling story in scientific presentations</w:t>
        </w:r>
      </w:hyperlink>
    </w:p>
    <w:p>
      <w:pPr>
        <w:pStyle w:val="Compact"/>
        <w:numPr>
          <w:ilvl w:val="0"/>
          <w:numId w:val="1272"/>
        </w:numPr>
      </w:pPr>
      <w:hyperlink r:id="rId895">
        <w:r>
          <w:rPr>
            <w:rStyle w:val="Hyperlink"/>
          </w:rPr>
          <w:t xml:space="preserve">How to give a killer narratively-driven scientific talk</w:t>
        </w:r>
      </w:hyperlink>
    </w:p>
    <w:p>
      <w:pPr>
        <w:pStyle w:val="Compact"/>
        <w:numPr>
          <w:ilvl w:val="0"/>
          <w:numId w:val="1272"/>
        </w:numPr>
      </w:pPr>
      <w:hyperlink r:id="rId914">
        <w:r>
          <w:rPr>
            <w:rStyle w:val="Hyperlink"/>
          </w:rPr>
          <w:t xml:space="preserve">How to make a better poster</w:t>
        </w:r>
      </w:hyperlink>
    </w:p>
    <w:p>
      <w:pPr>
        <w:pStyle w:val="Compact"/>
        <w:numPr>
          <w:ilvl w:val="0"/>
          <w:numId w:val="1272"/>
        </w:numPr>
      </w:pPr>
      <w:hyperlink r:id="rId897">
        <w:r>
          <w:rPr>
            <w:rStyle w:val="Hyperlink"/>
          </w:rPr>
          <w:t xml:space="preserve">How to make an even better poster</w:t>
        </w:r>
      </w:hyperlink>
    </w:p>
    <w:bookmarkEnd w:id="915"/>
    <w:bookmarkStart w:id="919"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73"/>
        </w:numPr>
      </w:pPr>
      <w:r>
        <w:t xml:space="preserve">Label x-axis and y-axis clearly</w:t>
      </w:r>
    </w:p>
    <w:p>
      <w:pPr>
        <w:pStyle w:val="Compact"/>
        <w:numPr>
          <w:ilvl w:val="0"/>
          <w:numId w:val="1273"/>
        </w:numPr>
      </w:pPr>
      <w:r>
        <w:t xml:space="preserve">Use panel labels when including multiple subplots</w:t>
      </w:r>
    </w:p>
    <w:p>
      <w:pPr>
        <w:pStyle w:val="Compact"/>
        <w:numPr>
          <w:ilvl w:val="0"/>
          <w:numId w:val="1273"/>
        </w:numPr>
      </w:pPr>
      <w:r>
        <w:t xml:space="preserve">Include sufficient tick marks and labels</w:t>
      </w:r>
    </w:p>
    <w:p>
      <w:pPr>
        <w:pStyle w:val="Compact"/>
        <w:numPr>
          <w:ilvl w:val="0"/>
          <w:numId w:val="1273"/>
        </w:numPr>
      </w:pPr>
      <w:r>
        <w:t xml:space="preserve">Use appropriate font sizes (readable but not distracting)</w:t>
      </w:r>
    </w:p>
    <w:p>
      <w:pPr>
        <w:pStyle w:val="Compact"/>
        <w:numPr>
          <w:ilvl w:val="0"/>
          <w:numId w:val="1273"/>
        </w:numPr>
      </w:pPr>
      <w:r>
        <w:t xml:space="preserve">Use colorblind-friendly palettes (see</w:t>
      </w:r>
      <w:r>
        <w:t xml:space="preserve"> </w:t>
      </w:r>
      <w:hyperlink r:id="rId916">
        <w:r>
          <w:rPr>
            <w:rStyle w:val="Hyperlink"/>
          </w:rPr>
          <w:t xml:space="preserve">ColorBrewer</w:t>
        </w:r>
      </w:hyperlink>
      <w:r>
        <w:t xml:space="preserve"> </w:t>
      </w:r>
      <w:r>
        <w:t xml:space="preserve">or</w:t>
      </w:r>
      <w:r>
        <w:t xml:space="preserve"> </w:t>
      </w:r>
      <w:hyperlink r:id="rId917">
        <w:r>
          <w:rPr>
            <w:rStyle w:val="Hyperlink"/>
          </w:rPr>
          <w:t xml:space="preserve">iwanthue</w:t>
        </w:r>
      </w:hyperlink>
      <w:r>
        <w:t xml:space="preserve">)</w:t>
      </w:r>
    </w:p>
    <w:p>
      <w:pPr>
        <w:pStyle w:val="Compact"/>
        <w:numPr>
          <w:ilvl w:val="0"/>
          <w:numId w:val="1273"/>
        </w:numPr>
      </w:pPr>
      <w:r>
        <w:t xml:space="preserve">Define colors, shapes, and line types in legends</w:t>
      </w:r>
    </w:p>
    <w:p>
      <w:pPr>
        <w:pStyle w:val="Compact"/>
        <w:numPr>
          <w:ilvl w:val="0"/>
          <w:numId w:val="1273"/>
        </w:numPr>
      </w:pPr>
      <w:r>
        <w:t xml:space="preserve">Minimize abbreviations in labels and legends</w:t>
      </w:r>
    </w:p>
    <w:p>
      <w:pPr>
        <w:pStyle w:val="Compact"/>
        <w:numPr>
          <w:ilvl w:val="0"/>
          <w:numId w:val="1273"/>
        </w:numPr>
      </w:pPr>
      <w:r>
        <w:t xml:space="preserve">Use transparency to show overlapping data</w:t>
      </w:r>
    </w:p>
    <w:p>
      <w:pPr>
        <w:pStyle w:val="Compact"/>
        <w:numPr>
          <w:ilvl w:val="0"/>
          <w:numId w:val="1273"/>
        </w:numPr>
      </w:pPr>
      <w:r>
        <w:t xml:space="preserve">Show measures of precision (e.g., 95% confidence intervals)</w:t>
      </w:r>
    </w:p>
    <w:p>
      <w:pPr>
        <w:pStyle w:val="FirstParagraph"/>
      </w:pPr>
      <w:r>
        <w:rPr>
          <w:b/>
          <w:bCs/>
        </w:rPr>
        <w:t xml:space="preserve">Resources:</w:t>
      </w:r>
    </w:p>
    <w:p>
      <w:pPr>
        <w:pStyle w:val="Compact"/>
        <w:numPr>
          <w:ilvl w:val="0"/>
          <w:numId w:val="1274"/>
        </w:numPr>
      </w:pPr>
      <w:hyperlink r:id="rId918">
        <w:r>
          <w:rPr>
            <w:rStyle w:val="Hyperlink"/>
          </w:rPr>
          <w:t xml:space="preserve">Ten Simple Rules for Better Figures</w:t>
        </w:r>
      </w:hyperlink>
    </w:p>
    <w:bookmarkEnd w:id="919"/>
    <w:bookmarkStart w:id="921" w:name="grant-writing"/>
    <w:p>
      <w:pPr>
        <w:pStyle w:val="Heading2"/>
      </w:pPr>
      <w:r>
        <w:t xml:space="preserve">22.5 Grant Writing</w:t>
      </w:r>
    </w:p>
    <w:p>
      <w:pPr>
        <w:pStyle w:val="Compact"/>
        <w:numPr>
          <w:ilvl w:val="0"/>
          <w:numId w:val="1275"/>
        </w:numPr>
      </w:pPr>
      <w:r>
        <w:t xml:space="preserve">Graduate students and postdocs are encouraged to apply for fellowships (e.g., NIH F31, NSF GRFP, K awards)</w:t>
      </w:r>
    </w:p>
    <w:p>
      <w:pPr>
        <w:pStyle w:val="Compact"/>
        <w:numPr>
          <w:ilvl w:val="0"/>
          <w:numId w:val="1275"/>
        </w:numPr>
      </w:pPr>
      <w:r>
        <w:t xml:space="preserve">PIs will support fellowship applications with feedback, letters of support, and mentoring</w:t>
      </w:r>
    </w:p>
    <w:p>
      <w:pPr>
        <w:pStyle w:val="Compact"/>
        <w:numPr>
          <w:ilvl w:val="0"/>
          <w:numId w:val="1275"/>
        </w:numPr>
      </w:pPr>
      <w:r>
        <w:t xml:space="preserve">Start planning fellowship applications well in advance of deadlines (typically 3-6 months)</w:t>
      </w:r>
    </w:p>
    <w:p>
      <w:pPr>
        <w:pStyle w:val="Compact"/>
        <w:numPr>
          <w:ilvl w:val="0"/>
          <w:numId w:val="1275"/>
        </w:numPr>
      </w:pPr>
      <w:r>
        <w:t xml:space="preserve">Attend grant writing workshops and seek feedback from multiple sources</w:t>
      </w:r>
    </w:p>
    <w:p>
      <w:pPr>
        <w:pStyle w:val="FirstParagraph"/>
      </w:pPr>
      <w:r>
        <w:rPr>
          <w:b/>
          <w:bCs/>
        </w:rPr>
        <w:t xml:space="preserve">Resources:</w:t>
      </w:r>
    </w:p>
    <w:p>
      <w:pPr>
        <w:pStyle w:val="Compact"/>
        <w:numPr>
          <w:ilvl w:val="0"/>
          <w:numId w:val="1276"/>
        </w:numPr>
      </w:pPr>
      <w:hyperlink r:id="rId902">
        <w:r>
          <w:rPr>
            <w:rStyle w:val="Hyperlink"/>
          </w:rPr>
          <w:t xml:space="preserve">Building Your Funding Train</w:t>
        </w:r>
      </w:hyperlink>
    </w:p>
    <w:p>
      <w:pPr>
        <w:pStyle w:val="Compact"/>
        <w:numPr>
          <w:ilvl w:val="0"/>
          <w:numId w:val="1276"/>
        </w:numPr>
      </w:pPr>
      <w:hyperlink r:id="rId920">
        <w:r>
          <w:rPr>
            <w:rStyle w:val="Hyperlink"/>
          </w:rPr>
          <w:t xml:space="preserve">NIH Funding Opportunities</w:t>
        </w:r>
      </w:hyperlink>
    </w:p>
    <w:p>
      <w:pPr>
        <w:pStyle w:val="Compact"/>
        <w:numPr>
          <w:ilvl w:val="0"/>
          <w:numId w:val="1276"/>
        </w:numPr>
      </w:pPr>
      <w:hyperlink r:id="rId903">
        <w:r>
          <w:rPr>
            <w:rStyle w:val="Hyperlink"/>
          </w:rPr>
          <w:t xml:space="preserve">NIH Grant Writing Resources</w:t>
        </w:r>
      </w:hyperlink>
    </w:p>
    <w:bookmarkEnd w:id="921"/>
    <w:bookmarkStart w:id="932"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22"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77"/>
        </w:numPr>
      </w:pPr>
      <w:r>
        <w:t xml:space="preserve">Understand the typical scope and depth expected</w:t>
      </w:r>
    </w:p>
    <w:p>
      <w:pPr>
        <w:pStyle w:val="Compact"/>
        <w:numPr>
          <w:ilvl w:val="0"/>
          <w:numId w:val="1277"/>
        </w:numPr>
      </w:pPr>
      <w:r>
        <w:t xml:space="preserve">See different approaches to structure and presentation</w:t>
      </w:r>
    </w:p>
    <w:p>
      <w:pPr>
        <w:pStyle w:val="Compact"/>
        <w:numPr>
          <w:ilvl w:val="0"/>
          <w:numId w:val="1277"/>
        </w:numPr>
      </w:pPr>
      <w:r>
        <w:t xml:space="preserve">Calibrate your expectations based on successful examples</w:t>
      </w:r>
    </w:p>
    <w:p>
      <w:pPr>
        <w:pStyle w:val="Compact"/>
        <w:numPr>
          <w:ilvl w:val="0"/>
          <w:numId w:val="1277"/>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22"/>
    <w:bookmarkStart w:id="923"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78"/>
        </w:numPr>
      </w:pPr>
      <w:r>
        <w:t xml:space="preserve">Independent research capability</w:t>
      </w:r>
    </w:p>
    <w:p>
      <w:pPr>
        <w:pStyle w:val="Compact"/>
        <w:numPr>
          <w:ilvl w:val="0"/>
          <w:numId w:val="1278"/>
        </w:numPr>
      </w:pPr>
      <w:r>
        <w:t xml:space="preserve">Ability to communicate findings effectively</w:t>
      </w:r>
    </w:p>
    <w:p>
      <w:pPr>
        <w:pStyle w:val="Compact"/>
        <w:numPr>
          <w:ilvl w:val="0"/>
          <w:numId w:val="1278"/>
        </w:numPr>
      </w:pPr>
      <w:r>
        <w:t xml:space="preserve">Contribution to the scientific literature</w:t>
      </w:r>
    </w:p>
    <w:p>
      <w:pPr>
        <w:pStyle w:val="Compact"/>
        <w:numPr>
          <w:ilvl w:val="0"/>
          <w:numId w:val="1278"/>
        </w:numPr>
      </w:pPr>
      <w:r>
        <w:t xml:space="preserve">Readiness for an academic or research career</w:t>
      </w:r>
    </w:p>
    <w:bookmarkEnd w:id="923"/>
    <w:bookmarkStart w:id="924"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24"/>
    <w:bookmarkStart w:id="928" w:name="Xf7e5f1b0b64a3c55df6fef626e920eee1335225"/>
    <w:p>
      <w:pPr>
        <w:pStyle w:val="Heading3"/>
      </w:pPr>
      <w:r>
        <w:t xml:space="preserve">22.6.4 Historical Context: The Masterpiece Tradition</w:t>
      </w:r>
    </w:p>
    <w:p>
      <w:pPr>
        <w:pStyle w:val="FirstParagraph"/>
      </w:pPr>
      <w:r>
        <w:t xml:space="preserve">The</w:t>
      </w:r>
      <w:r>
        <w:t xml:space="preserve"> </w:t>
      </w:r>
      <w:hyperlink r:id="rId925">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26">
        <w:r>
          <w:rPr>
            <w:rStyle w:val="Hyperlink"/>
          </w:rPr>
          <w:t xml:space="preserve">PhD</w:t>
        </w:r>
      </w:hyperlink>
      <w:r>
        <w:t xml:space="preserve">,</w:t>
      </w:r>
      <w:r>
        <w:t xml:space="preserve"> </w:t>
      </w:r>
      <w:r>
        <w:t xml:space="preserve">is a spiritual successor to an apprentice’s</w:t>
      </w:r>
      <w:r>
        <w:t xml:space="preserve"> </w:t>
      </w:r>
      <w:hyperlink r:id="rId927">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79"/>
        </w:numPr>
      </w:pPr>
      <w:r>
        <w:t xml:space="preserve">The dissertation proves you can conduct rigorous research</w:t>
      </w:r>
    </w:p>
    <w:p>
      <w:pPr>
        <w:pStyle w:val="Compact"/>
        <w:numPr>
          <w:ilvl w:val="0"/>
          <w:numId w:val="1279"/>
        </w:numPr>
      </w:pPr>
      <w:r>
        <w:t xml:space="preserve">It doesn’t need to solve every problem in your field</w:t>
      </w:r>
    </w:p>
    <w:p>
      <w:pPr>
        <w:pStyle w:val="Compact"/>
        <w:numPr>
          <w:ilvl w:val="0"/>
          <w:numId w:val="1279"/>
        </w:numPr>
      </w:pPr>
      <w:r>
        <w:t xml:space="preserve">It doesn’t need to be flawless</w:t>
      </w:r>
    </w:p>
    <w:p>
      <w:pPr>
        <w:pStyle w:val="Compact"/>
        <w:numPr>
          <w:ilvl w:val="0"/>
          <w:numId w:val="1279"/>
        </w:numPr>
      </w:pPr>
      <w:r>
        <w:t xml:space="preserve">It doesn’t need to be all-encompassing</w:t>
      </w:r>
    </w:p>
    <w:p>
      <w:pPr>
        <w:pStyle w:val="Compact"/>
        <w:numPr>
          <w:ilvl w:val="0"/>
          <w:numId w:val="1279"/>
        </w:numPr>
      </w:pPr>
      <w:r>
        <w:t xml:space="preserve">It just needs to constitute incremental progress in your field</w:t>
      </w:r>
    </w:p>
    <w:bookmarkEnd w:id="928"/>
    <w:bookmarkStart w:id="929"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0"/>
        </w:numPr>
      </w:pPr>
      <w:r>
        <w:t xml:space="preserve">Done is better than perfect when it comes to dissertations</w:t>
      </w:r>
    </w:p>
    <w:p>
      <w:pPr>
        <w:pStyle w:val="Compact"/>
        <w:numPr>
          <w:ilvl w:val="0"/>
          <w:numId w:val="1280"/>
        </w:numPr>
      </w:pPr>
      <w:r>
        <w:t xml:space="preserve">You’ll have your entire career to refine and expand on these ideas</w:t>
      </w:r>
    </w:p>
    <w:p>
      <w:pPr>
        <w:pStyle w:val="Compact"/>
        <w:numPr>
          <w:ilvl w:val="0"/>
          <w:numId w:val="1280"/>
        </w:numPr>
      </w:pPr>
      <w:r>
        <w:t xml:space="preserve">The goal is to finish and move forward,</w:t>
      </w:r>
      <w:r>
        <w:t xml:space="preserve"> </w:t>
      </w:r>
      <w:r>
        <w:t xml:space="preserve">not to write the definitive work on your topic</w:t>
      </w:r>
    </w:p>
    <w:p>
      <w:pPr>
        <w:pStyle w:val="Compact"/>
        <w:numPr>
          <w:ilvl w:val="0"/>
          <w:numId w:val="1280"/>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29"/>
    <w:bookmarkStart w:id="931" w:name="resources-3"/>
    <w:p>
      <w:pPr>
        <w:pStyle w:val="Heading3"/>
      </w:pPr>
      <w:r>
        <w:t xml:space="preserve">22.6.6 Resources</w:t>
      </w:r>
    </w:p>
    <w:p>
      <w:pPr>
        <w:pStyle w:val="FirstParagraph"/>
      </w:pPr>
      <w:r>
        <w:rPr>
          <w:b/>
          <w:bCs/>
        </w:rPr>
        <w:t xml:space="preserve">Dissertation writing tools:</w:t>
      </w:r>
    </w:p>
    <w:p>
      <w:pPr>
        <w:pStyle w:val="Compact"/>
        <w:numPr>
          <w:ilvl w:val="0"/>
          <w:numId w:val="1281"/>
        </w:numPr>
      </w:pPr>
      <w:hyperlink r:id="rId930">
        <w:r>
          <w:rPr>
            <w:rStyle w:val="Hyperlink"/>
          </w:rPr>
          <w:t xml:space="preserve">quarto-thesis</w:t>
        </w:r>
      </w:hyperlink>
      <w:r>
        <w:t xml:space="preserve"> </w:t>
      </w:r>
      <w:r>
        <w:t xml:space="preserve">- Quarto extension for creating masters or PhD theses with professional LaTeX formatting</w:t>
      </w:r>
    </w:p>
    <w:bookmarkEnd w:id="931"/>
    <w:bookmarkEnd w:id="932"/>
    <w:bookmarkStart w:id="933"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82"/>
        </w:numPr>
      </w:pPr>
      <w:r>
        <w:t xml:space="preserve">Graduate students are encouraged to gain teaching experience</w:t>
      </w:r>
    </w:p>
    <w:p>
      <w:pPr>
        <w:pStyle w:val="Compact"/>
        <w:numPr>
          <w:ilvl w:val="0"/>
          <w:numId w:val="1282"/>
        </w:numPr>
      </w:pPr>
      <w:r>
        <w:t xml:space="preserve">We support science communication and outreach activities</w:t>
      </w:r>
    </w:p>
    <w:p>
      <w:pPr>
        <w:pStyle w:val="Compact"/>
        <w:numPr>
          <w:ilvl w:val="0"/>
          <w:numId w:val="1282"/>
        </w:numPr>
      </w:pPr>
      <w:r>
        <w:t xml:space="preserve">Discuss opportunities with PIs</w:t>
      </w:r>
    </w:p>
    <w:p>
      <w:pPr>
        <w:pStyle w:val="FirstParagraph"/>
      </w:pPr>
      <w:r>
        <w:t xml:space="preserve">The</w:t>
      </w:r>
      <w:r>
        <w:t xml:space="preserve"> </w:t>
      </w:r>
      <w:hyperlink r:id="rId787">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869">
        <w:r>
          <w:rPr>
            <w:rStyle w:val="Hyperlink"/>
          </w:rPr>
          <w:t xml:space="preserve">workshop index</w:t>
        </w:r>
      </w:hyperlink>
      <w:r>
        <w:t xml:space="preserve"> </w:t>
      </w:r>
      <w:r>
        <w:t xml:space="preserve">provides a comprehensive catalog of available resources.</w:t>
      </w:r>
    </w:p>
    <w:bookmarkEnd w:id="933"/>
    <w:bookmarkStart w:id="934"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83"/>
        </w:numPr>
      </w:pPr>
      <w:r>
        <w:t xml:space="preserve">Attend seminars and departmental events</w:t>
      </w:r>
    </w:p>
    <w:p>
      <w:pPr>
        <w:pStyle w:val="Compact"/>
        <w:numPr>
          <w:ilvl w:val="0"/>
          <w:numId w:val="1283"/>
        </w:numPr>
      </w:pPr>
      <w:r>
        <w:t xml:space="preserve">Connect with researchers in your field</w:t>
      </w:r>
    </w:p>
    <w:p>
      <w:pPr>
        <w:pStyle w:val="Compact"/>
        <w:numPr>
          <w:ilvl w:val="0"/>
          <w:numId w:val="1283"/>
        </w:numPr>
      </w:pPr>
      <w:r>
        <w:t xml:space="preserve">Join professional societies</w:t>
      </w:r>
    </w:p>
    <w:p>
      <w:pPr>
        <w:pStyle w:val="Compact"/>
        <w:numPr>
          <w:ilvl w:val="0"/>
          <w:numId w:val="1283"/>
        </w:numPr>
      </w:pPr>
      <w:r>
        <w:t xml:space="preserve">Use professional social media platforms to share research and engage with the scientific community</w:t>
      </w:r>
    </w:p>
    <w:p>
      <w:r>
        <w:br w:type="page"/>
      </w:r>
    </w:p>
    <w:bookmarkEnd w:id="934"/>
    <w:bookmarkEnd w:id="935"/>
    <w:bookmarkStart w:id="940" w:name="sec-writing"/>
    <w:p>
      <w:pPr>
        <w:pStyle w:val="Heading1"/>
      </w:pPr>
      <w:r>
        <w:t xml:space="preserve">23. Writing</w:t>
      </w:r>
    </w:p>
    <w:bookmarkStart w:id="936"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84"/>
        </w:numPr>
      </w:pPr>
      <w:r>
        <w:t xml:space="preserve">Organize your thoughts and identify what you actually need to know</w:t>
      </w:r>
    </w:p>
    <w:p>
      <w:pPr>
        <w:pStyle w:val="Compact"/>
        <w:numPr>
          <w:ilvl w:val="0"/>
          <w:numId w:val="1284"/>
        </w:numPr>
      </w:pPr>
      <w:r>
        <w:t xml:space="preserve">Articulate the problem more precisely</w:t>
      </w:r>
    </w:p>
    <w:p>
      <w:pPr>
        <w:pStyle w:val="Compact"/>
        <w:numPr>
          <w:ilvl w:val="0"/>
          <w:numId w:val="1284"/>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936"/>
    <w:bookmarkStart w:id="938"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937">
        <w:r>
          <w:rPr>
            <w:rStyle w:val="Hyperlink"/>
          </w:rPr>
          <w:t xml:space="preserve">https://d-morrison.github.io/psw/</w:t>
        </w:r>
      </w:hyperlink>
      <w:r>
        <w:t xml:space="preserve">. The rules below operationalize it. When PSW</w:t>
      </w:r>
      <w:r>
        <w:t xml:space="preserve"> </w:t>
      </w:r>
      <w:r>
        <w:t xml:space="preserve">and this guidance disagree, PSW wins.</w:t>
      </w:r>
    </w:p>
    <w:p>
      <w:pPr>
        <w:pStyle w:val="Compact"/>
        <w:numPr>
          <w:ilvl w:val="0"/>
          <w:numId w:val="1285"/>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85"/>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85"/>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85"/>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85"/>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938"/>
    <w:bookmarkStart w:id="939"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86"/>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86"/>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86"/>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86"/>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939"/>
    <w:bookmarkEnd w:id="940"/>
    <w:bookmarkStart w:id="956" w:name="manuscript-preparation-and-publication"/>
    <w:p>
      <w:pPr>
        <w:pStyle w:val="Heading1"/>
      </w:pPr>
      <w:r>
        <w:t xml:space="preserve">24. Manuscript Preparation and Publication</w:t>
      </w:r>
    </w:p>
    <w:bookmarkStart w:id="941"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87"/>
        </w:numPr>
      </w:pPr>
      <w:r>
        <w:rPr>
          <w:b/>
          <w:bCs/>
        </w:rPr>
        <w:t xml:space="preserve">Planning</w:t>
      </w:r>
      <w:r>
        <w:t xml:space="preserve">: Discuss target journals, outline, and timeline with PIs</w:t>
      </w:r>
    </w:p>
    <w:p>
      <w:pPr>
        <w:pStyle w:val="Compact"/>
        <w:numPr>
          <w:ilvl w:val="0"/>
          <w:numId w:val="1287"/>
        </w:numPr>
      </w:pPr>
      <w:r>
        <w:rPr>
          <w:b/>
          <w:bCs/>
        </w:rPr>
        <w:t xml:space="preserve">Drafting</w:t>
      </w:r>
      <w:r>
        <w:t xml:space="preserve">: Lead author prepares initial draft</w:t>
      </w:r>
    </w:p>
    <w:p>
      <w:pPr>
        <w:pStyle w:val="Compact"/>
        <w:numPr>
          <w:ilvl w:val="0"/>
          <w:numId w:val="1287"/>
        </w:numPr>
      </w:pPr>
      <w:r>
        <w:rPr>
          <w:b/>
          <w:bCs/>
        </w:rPr>
        <w:t xml:space="preserve">Internal review</w:t>
      </w:r>
      <w:r>
        <w:t xml:space="preserve">: Co-authors review and provide feedback</w:t>
      </w:r>
    </w:p>
    <w:p>
      <w:pPr>
        <w:pStyle w:val="Compact"/>
        <w:numPr>
          <w:ilvl w:val="0"/>
          <w:numId w:val="1287"/>
        </w:numPr>
      </w:pPr>
      <w:r>
        <w:rPr>
          <w:b/>
          <w:bCs/>
        </w:rPr>
        <w:t xml:space="preserve">Revision</w:t>
      </w:r>
      <w:r>
        <w:t xml:space="preserve">: Lead author incorporates feedback iteratively</w:t>
      </w:r>
    </w:p>
    <w:p>
      <w:pPr>
        <w:pStyle w:val="Compact"/>
        <w:numPr>
          <w:ilvl w:val="0"/>
          <w:numId w:val="1287"/>
        </w:numPr>
      </w:pPr>
      <w:r>
        <w:rPr>
          <w:b/>
          <w:bCs/>
        </w:rPr>
        <w:t xml:space="preserve">PI approval</w:t>
      </w:r>
      <w:r>
        <w:t xml:space="preserve">: Obtain final approval from PIs before submission</w:t>
      </w:r>
    </w:p>
    <w:p>
      <w:pPr>
        <w:pStyle w:val="Compact"/>
        <w:numPr>
          <w:ilvl w:val="0"/>
          <w:numId w:val="1287"/>
        </w:numPr>
      </w:pPr>
      <w:r>
        <w:rPr>
          <w:b/>
          <w:bCs/>
        </w:rPr>
        <w:t xml:space="preserve">Submission</w:t>
      </w:r>
      <w:r>
        <w:t xml:space="preserve">: Submit to journal</w:t>
      </w:r>
    </w:p>
    <w:p>
      <w:pPr>
        <w:pStyle w:val="Compact"/>
        <w:numPr>
          <w:ilvl w:val="0"/>
          <w:numId w:val="1287"/>
        </w:numPr>
      </w:pPr>
      <w:r>
        <w:rPr>
          <w:b/>
          <w:bCs/>
        </w:rPr>
        <w:t xml:space="preserve">Revisions</w:t>
      </w:r>
      <w:r>
        <w:t xml:space="preserve">: Lead author coordinates response to peer reviewers</w:t>
      </w:r>
    </w:p>
    <w:p>
      <w:pPr>
        <w:pStyle w:val="Compact"/>
        <w:numPr>
          <w:ilvl w:val="0"/>
          <w:numId w:val="1287"/>
        </w:numPr>
      </w:pPr>
      <w:r>
        <w:rPr>
          <w:b/>
          <w:bCs/>
        </w:rPr>
        <w:t xml:space="preserve">Publication</w:t>
      </w:r>
      <w:r>
        <w:t xml:space="preserve">: Celebrate and share!</w:t>
      </w:r>
    </w:p>
    <w:bookmarkEnd w:id="941"/>
    <w:bookmarkStart w:id="944"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942">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943">
        <w:r>
          <w:rPr>
            <w:rStyle w:val="Hyperlink"/>
          </w:rPr>
          <w:t xml:space="preserve">implicature</w:t>
        </w:r>
      </w:hyperlink>
      <w:r>
        <w:t xml:space="preserve">.</w:t>
      </w:r>
    </w:p>
    <w:p>
      <w:pPr>
        <w:pStyle w:val="BodyText"/>
      </w:pPr>
      <w:r>
        <w:rPr>
          <w:b/>
          <w:bCs/>
        </w:rPr>
        <w:t xml:space="preserve">Additional tips:</w:t>
      </w:r>
    </w:p>
    <w:p>
      <w:pPr>
        <w:pStyle w:val="Compact"/>
        <w:numPr>
          <w:ilvl w:val="0"/>
          <w:numId w:val="1288"/>
        </w:numPr>
      </w:pPr>
      <w:r>
        <w:t xml:space="preserve">Always thank reviewers for their time and feedback</w:t>
      </w:r>
    </w:p>
    <w:p>
      <w:pPr>
        <w:pStyle w:val="Compact"/>
        <w:numPr>
          <w:ilvl w:val="0"/>
          <w:numId w:val="1288"/>
        </w:numPr>
      </w:pPr>
      <w:r>
        <w:t xml:space="preserve">Quote page numbers from the revised manuscript</w:t>
      </w:r>
    </w:p>
    <w:p>
      <w:pPr>
        <w:pStyle w:val="Compact"/>
        <w:numPr>
          <w:ilvl w:val="0"/>
          <w:numId w:val="1288"/>
        </w:numPr>
      </w:pPr>
      <w:r>
        <w:t xml:space="preserve">Use direct quotes from your revised text when possible</w:t>
      </w:r>
    </w:p>
    <w:p>
      <w:pPr>
        <w:pStyle w:val="Compact"/>
        <w:numPr>
          <w:ilvl w:val="0"/>
          <w:numId w:val="1288"/>
        </w:numPr>
      </w:pPr>
      <w:r>
        <w:t xml:space="preserve">Maintain a respectful and collaborative tone throughout</w:t>
      </w:r>
    </w:p>
    <w:p>
      <w:pPr>
        <w:pStyle w:val="Compact"/>
        <w:numPr>
          <w:ilvl w:val="0"/>
          <w:numId w:val="1288"/>
        </w:numPr>
      </w:pPr>
      <w:r>
        <w:t xml:space="preserve">If you make changes beyond what the reviewer requested, mention them briefly</w:t>
      </w:r>
    </w:p>
    <w:bookmarkEnd w:id="944"/>
    <w:bookmarkStart w:id="947" w:name="preprints-and-open-access"/>
    <w:p>
      <w:pPr>
        <w:pStyle w:val="Heading2"/>
      </w:pPr>
      <w:r>
        <w:t xml:space="preserve">24.3 Preprints and Open Access</w:t>
      </w:r>
    </w:p>
    <w:p>
      <w:pPr>
        <w:pStyle w:val="Compact"/>
        <w:numPr>
          <w:ilvl w:val="0"/>
          <w:numId w:val="1289"/>
        </w:numPr>
      </w:pPr>
      <w:r>
        <w:t xml:space="preserve">We encourage posting preprints prior to or during peer review on platforms like</w:t>
      </w:r>
      <w:r>
        <w:t xml:space="preserve"> </w:t>
      </w:r>
      <w:hyperlink r:id="rId945">
        <w:r>
          <w:rPr>
            <w:rStyle w:val="Hyperlink"/>
          </w:rPr>
          <w:t xml:space="preserve">medRxiv</w:t>
        </w:r>
      </w:hyperlink>
      <w:r>
        <w:t xml:space="preserve"> </w:t>
      </w:r>
      <w:r>
        <w:t xml:space="preserve">or</w:t>
      </w:r>
      <w:r>
        <w:t xml:space="preserve"> </w:t>
      </w:r>
      <w:hyperlink r:id="rId946">
        <w:r>
          <w:rPr>
            <w:rStyle w:val="Hyperlink"/>
          </w:rPr>
          <w:t xml:space="preserve">bioRxiv</w:t>
        </w:r>
      </w:hyperlink>
    </w:p>
    <w:p>
      <w:pPr>
        <w:pStyle w:val="Compact"/>
        <w:numPr>
          <w:ilvl w:val="0"/>
          <w:numId w:val="1289"/>
        </w:numPr>
      </w:pPr>
      <w:r>
        <w:t xml:space="preserve">Preprints allow rapid dissemination of findings and can be cited in grant applications</w:t>
      </w:r>
    </w:p>
    <w:p>
      <w:pPr>
        <w:pStyle w:val="Compact"/>
        <w:numPr>
          <w:ilvl w:val="0"/>
          <w:numId w:val="1289"/>
        </w:numPr>
      </w:pPr>
      <w:r>
        <w:t xml:space="preserve">We support publishing in open access journals when possible to maximize accessibility</w:t>
      </w:r>
    </w:p>
    <w:p>
      <w:pPr>
        <w:pStyle w:val="Compact"/>
        <w:numPr>
          <w:ilvl w:val="0"/>
          <w:numId w:val="1289"/>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945">
        <w:r>
          <w:rPr>
            <w:rStyle w:val="Hyperlink"/>
          </w:rPr>
          <w:t xml:space="preserve">medRxiv</w:t>
        </w:r>
      </w:hyperlink>
      <w:r>
        <w:t xml:space="preserve">.</w:t>
      </w:r>
    </w:p>
    <w:bookmarkEnd w:id="947"/>
    <w:bookmarkStart w:id="948"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0"/>
        </w:numPr>
      </w:pPr>
      <w:r>
        <w:t xml:space="preserve">CONSORT for randomized trials</w:t>
      </w:r>
    </w:p>
    <w:p>
      <w:pPr>
        <w:pStyle w:val="Compact"/>
        <w:numPr>
          <w:ilvl w:val="0"/>
          <w:numId w:val="1290"/>
        </w:numPr>
      </w:pPr>
      <w:r>
        <w:t xml:space="preserve">STROBE for observational studies</w:t>
      </w:r>
    </w:p>
    <w:p>
      <w:pPr>
        <w:pStyle w:val="Compact"/>
        <w:numPr>
          <w:ilvl w:val="0"/>
          <w:numId w:val="1290"/>
        </w:numPr>
      </w:pPr>
      <w:r>
        <w:t xml:space="preserve">PRISMA for systematic reviews</w:t>
      </w:r>
    </w:p>
    <w:p>
      <w:pPr>
        <w:pStyle w:val="Compact"/>
        <w:numPr>
          <w:ilvl w:val="0"/>
          <w:numId w:val="1290"/>
        </w:numPr>
      </w:pPr>
      <w:r>
        <w:t xml:space="preserve">Others as appropriate (see</w:t>
      </w:r>
      <w:r>
        <w:t xml:space="preserve"> </w:t>
      </w:r>
      <w:hyperlink r:id="rId46">
        <w:r>
          <w:rPr>
            <w:rStyle w:val="Hyperlink"/>
          </w:rPr>
          <w:t xml:space="preserve">EQUATOR Network</w:t>
        </w:r>
      </w:hyperlink>
      <w:r>
        <w:t xml:space="preserve">)</w:t>
      </w:r>
    </w:p>
    <w:bookmarkEnd w:id="948"/>
    <w:bookmarkStart w:id="949" w:name="manuscript-checklist-1"/>
    <w:p>
      <w:pPr>
        <w:pStyle w:val="Heading2"/>
      </w:pPr>
      <w:r>
        <w:t xml:space="preserve">24.5 Manuscript Checklist</w:t>
      </w:r>
    </w:p>
    <w:p>
      <w:pPr>
        <w:pStyle w:val="FirstParagraph"/>
      </w:pPr>
      <w:r>
        <w:t xml:space="preserve">Before submitting a manuscript:</w:t>
      </w:r>
    </w:p>
    <w:p>
      <w:pPr>
        <w:pStyle w:val="Compact"/>
        <w:numPr>
          <w:ilvl w:val="0"/>
          <w:numId w:val="1291"/>
        </w:numPr>
      </w:pPr>
      <w:r>
        <w:t xml:space="preserve">Completed relevant reporting checklist</w:t>
      </w:r>
    </w:p>
    <w:p>
      <w:pPr>
        <w:pStyle w:val="Compact"/>
        <w:numPr>
          <w:ilvl w:val="0"/>
          <w:numId w:val="1292"/>
        </w:numPr>
      </w:pPr>
      <w:r>
        <w:t xml:space="preserve">Results are reproducible (rerunning code replicates tables/figures exactly)</w:t>
      </w:r>
    </w:p>
    <w:p>
      <w:pPr>
        <w:pStyle w:val="Compact"/>
        <w:numPr>
          <w:ilvl w:val="0"/>
          <w:numId w:val="1293"/>
        </w:numPr>
      </w:pPr>
      <w:r>
        <w:t xml:space="preserve">Target journal selected</w:t>
      </w:r>
    </w:p>
    <w:p>
      <w:pPr>
        <w:pStyle w:val="Compact"/>
        <w:numPr>
          <w:ilvl w:val="0"/>
          <w:numId w:val="1294"/>
        </w:numPr>
      </w:pPr>
      <w:r>
        <w:t xml:space="preserve">Title is declarative and states findings clearly</w:t>
      </w:r>
    </w:p>
    <w:p>
      <w:pPr>
        <w:pStyle w:val="Compact"/>
        <w:numPr>
          <w:ilvl w:val="0"/>
          <w:numId w:val="1295"/>
        </w:numPr>
      </w:pPr>
      <w:r>
        <w:t xml:space="preserve">Word count meets journal requirements</w:t>
      </w:r>
    </w:p>
    <w:p>
      <w:pPr>
        <w:pStyle w:val="Compact"/>
        <w:numPr>
          <w:ilvl w:val="0"/>
          <w:numId w:val="1296"/>
        </w:numPr>
      </w:pPr>
      <w:r>
        <w:t xml:space="preserve">Manuscript follows journal formatting guidelines</w:t>
      </w:r>
    </w:p>
    <w:p>
      <w:pPr>
        <w:pStyle w:val="Compact"/>
        <w:numPr>
          <w:ilvl w:val="0"/>
          <w:numId w:val="1297"/>
        </w:numPr>
      </w:pPr>
      <w:r>
        <w:t xml:space="preserve">Consistent voice throughout (typically active voice)</w:t>
      </w:r>
    </w:p>
    <w:p>
      <w:pPr>
        <w:pStyle w:val="Compact"/>
        <w:numPr>
          <w:ilvl w:val="0"/>
          <w:numId w:val="1298"/>
        </w:numPr>
      </w:pPr>
      <w:r>
        <w:t xml:space="preserve">All figures and tables referenced in main text</w:t>
      </w:r>
    </w:p>
    <w:p>
      <w:pPr>
        <w:pStyle w:val="Compact"/>
        <w:numPr>
          <w:ilvl w:val="0"/>
          <w:numId w:val="1299"/>
        </w:numPr>
      </w:pPr>
      <w:r>
        <w:t xml:space="preserve">Captions for all figures and tables</w:t>
      </w:r>
    </w:p>
    <w:p>
      <w:pPr>
        <w:pStyle w:val="Compact"/>
        <w:numPr>
          <w:ilvl w:val="0"/>
          <w:numId w:val="1300"/>
        </w:numPr>
      </w:pPr>
      <w:r>
        <w:t xml:space="preserve">Tables/figures numbered by order of appearance</w:t>
      </w:r>
    </w:p>
    <w:p>
      <w:pPr>
        <w:pStyle w:val="Compact"/>
        <w:numPr>
          <w:ilvl w:val="0"/>
          <w:numId w:val="1301"/>
        </w:numPr>
      </w:pPr>
      <w:r>
        <w:t xml:space="preserve">Abbreviations defined at first use and used sparingly</w:t>
      </w:r>
    </w:p>
    <w:p>
      <w:pPr>
        <w:pStyle w:val="Compact"/>
        <w:numPr>
          <w:ilvl w:val="0"/>
          <w:numId w:val="1302"/>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03"/>
        </w:numPr>
      </w:pPr>
      <w:r>
        <w:t xml:space="preserve">Avoid directionless statements (specify direction of associations)</w:t>
      </w:r>
    </w:p>
    <w:p>
      <w:pPr>
        <w:pStyle w:val="Compact"/>
        <w:numPr>
          <w:ilvl w:val="0"/>
          <w:numId w:val="1304"/>
        </w:numPr>
      </w:pPr>
      <w:r>
        <w:t xml:space="preserve">Causal language only when supported by study design</w:t>
      </w:r>
    </w:p>
    <w:p>
      <w:pPr>
        <w:pStyle w:val="Compact"/>
        <w:numPr>
          <w:ilvl w:val="0"/>
          <w:numId w:val="1305"/>
        </w:numPr>
      </w:pPr>
      <w:r>
        <w:t xml:space="preserve">Avoid</w:t>
      </w:r>
      <w:r>
        <w:t xml:space="preserve"> </w:t>
      </w:r>
      <w:r>
        <w:t xml:space="preserve">“significant”</w:t>
      </w:r>
      <w:r>
        <w:t xml:space="preserve"> </w:t>
      </w:r>
      <w:r>
        <w:t xml:space="preserve">(easily confused with statistical significance)</w:t>
      </w:r>
    </w:p>
    <w:p>
      <w:pPr>
        <w:pStyle w:val="Compact"/>
        <w:numPr>
          <w:ilvl w:val="0"/>
          <w:numId w:val="1306"/>
        </w:numPr>
      </w:pPr>
      <w:r>
        <w:t xml:space="preserve">Author contributions drafted using CRediT Taxonomy</w:t>
      </w:r>
    </w:p>
    <w:bookmarkEnd w:id="949"/>
    <w:bookmarkStart w:id="953"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950">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951">
        <w:r>
          <w:rPr>
            <w:rStyle w:val="VerbatimChar"/>
          </w:rPr>
          <w:t xml:space="preserve">{flextable}</w:t>
        </w:r>
      </w:hyperlink>
      <w:r>
        <w:t xml:space="preserve"> </w:t>
      </w:r>
      <w:r>
        <w:t xml:space="preserve">for styling,</w:t>
      </w:r>
      <w:r>
        <w:t xml:space="preserve"> </w:t>
      </w:r>
      <w:r>
        <w:t xml:space="preserve">and export to Excel with</w:t>
      </w:r>
      <w:r>
        <w:t xml:space="preserve"> </w:t>
      </w:r>
      <w:hyperlink r:id="rId952">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07"/>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07"/>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07"/>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953"/>
    <w:bookmarkStart w:id="955"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08"/>
        </w:numPr>
      </w:pPr>
      <w:r>
        <w:rPr>
          <w:b/>
          <w:bCs/>
        </w:rPr>
        <w:t xml:space="preserve">Cite primary sources</w:t>
      </w:r>
      <w:r>
        <w:t xml:space="preserve"> </w:t>
      </w:r>
      <w:r>
        <w:t xml:space="preserve">for factual statements about established knowledge, methods, or findings</w:t>
      </w:r>
    </w:p>
    <w:p>
      <w:pPr>
        <w:pStyle w:val="Compact"/>
        <w:numPr>
          <w:ilvl w:val="0"/>
          <w:numId w:val="1308"/>
        </w:numPr>
      </w:pPr>
      <w:r>
        <w:rPr>
          <w:b/>
          <w:bCs/>
        </w:rPr>
        <w:t xml:space="preserve">Cite official documentation</w:t>
      </w:r>
      <w:r>
        <w:t xml:space="preserve"> </w:t>
      </w:r>
      <w:r>
        <w:t xml:space="preserve">when describing how software, tools, or systems work</w:t>
      </w:r>
    </w:p>
    <w:p>
      <w:pPr>
        <w:pStyle w:val="Compact"/>
        <w:numPr>
          <w:ilvl w:val="0"/>
          <w:numId w:val="1308"/>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08"/>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09"/>
        </w:numPr>
      </w:pPr>
      <w:r>
        <w:rPr>
          <w:b/>
          <w:bCs/>
        </w:rPr>
        <w:t xml:space="preserve">Demonstrate directly</w:t>
      </w:r>
      <w:r>
        <w:t xml:space="preserve">: Show the behavior through experiments, data, or explicit examples</w:t>
      </w:r>
    </w:p>
    <w:p>
      <w:pPr>
        <w:pStyle w:val="Compact"/>
        <w:numPr>
          <w:ilvl w:val="0"/>
          <w:numId w:val="1309"/>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09"/>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0"/>
        </w:numPr>
      </w:pPr>
      <w:r>
        <w:t xml:space="preserve">Builds reader trust and credibility</w:t>
      </w:r>
    </w:p>
    <w:p>
      <w:pPr>
        <w:pStyle w:val="Compact"/>
        <w:numPr>
          <w:ilvl w:val="0"/>
          <w:numId w:val="1310"/>
        </w:numPr>
      </w:pPr>
      <w:r>
        <w:t xml:space="preserve">Enables readers to verify information independently</w:t>
      </w:r>
    </w:p>
    <w:p>
      <w:pPr>
        <w:pStyle w:val="Compact"/>
        <w:numPr>
          <w:ilvl w:val="0"/>
          <w:numId w:val="1310"/>
        </w:numPr>
      </w:pPr>
      <w:r>
        <w:t xml:space="preserve">Maintains scientific rigor in all communications</w:t>
      </w:r>
    </w:p>
    <w:p>
      <w:pPr>
        <w:pStyle w:val="Compact"/>
        <w:numPr>
          <w:ilvl w:val="0"/>
          <w:numId w:val="1310"/>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954">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955"/>
    <w:bookmarkEnd w:id="956"/>
    <w:bookmarkStart w:id="1029" w:name="references"/>
    <w:p>
      <w:pPr>
        <w:pStyle w:val="Heading1"/>
      </w:pPr>
      <w:r>
        <w:t xml:space="preserve">References</w:t>
      </w:r>
    </w:p>
    <w:bookmarkStart w:id="1028" w:name="refs"/>
    <w:bookmarkStart w:id="958"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957">
        <w:r>
          <w:rPr>
            <w:rStyle w:val="Hyperlink"/>
          </w:rPr>
          <w:t xml:space="preserve">https://doi.org/10.1371/journal.pgph.0002269</w:t>
        </w:r>
      </w:hyperlink>
      <w:r>
        <w:t xml:space="preserve">.</w:t>
      </w:r>
    </w:p>
    <w:bookmarkEnd w:id="958"/>
    <w:bookmarkStart w:id="960"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959">
        <w:r>
          <w:rPr>
            <w:rStyle w:val="Hyperlink"/>
          </w:rPr>
          <w:t xml:space="preserve">https://doi.org/10.1038/d41586-019-01431-z</w:t>
        </w:r>
      </w:hyperlink>
      <w:r>
        <w:t xml:space="preserve">.</w:t>
      </w:r>
    </w:p>
    <w:bookmarkEnd w:id="960"/>
    <w:bookmarkStart w:id="962"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961">
        <w:r>
          <w:rPr>
            <w:rStyle w:val="Hyperlink"/>
          </w:rPr>
          <w:t xml:space="preserve">https://jadebc.github.io/lab-manual/</w:t>
        </w:r>
      </w:hyperlink>
      <w:r>
        <w:t xml:space="preserve">.</w:t>
      </w:r>
    </w:p>
    <w:bookmarkEnd w:id="962"/>
    <w:bookmarkStart w:id="964"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963">
        <w:r>
          <w:rPr>
            <w:rStyle w:val="Hyperlink"/>
          </w:rPr>
          <w:t xml:space="preserve">https://happygitwithr.com/</w:t>
        </w:r>
      </w:hyperlink>
      <w:r>
        <w:t xml:space="preserve">.</w:t>
      </w:r>
    </w:p>
    <w:bookmarkEnd w:id="964"/>
    <w:bookmarkStart w:id="965"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87">
        <w:r>
          <w:rPr>
            <w:rStyle w:val="Hyperlink"/>
          </w:rPr>
          <w:t xml:space="preserve">https://reprex.tidyverse.org/</w:t>
        </w:r>
      </w:hyperlink>
      <w:r>
        <w:t xml:space="preserve">.</w:t>
      </w:r>
    </w:p>
    <w:bookmarkEnd w:id="965"/>
    <w:bookmarkStart w:id="967"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966">
        <w:r>
          <w:rPr>
            <w:rStyle w:val="Hyperlink"/>
          </w:rPr>
          <w:t xml:space="preserve">https://doi.org/10.1038/s41467-020-19160-7</w:t>
        </w:r>
      </w:hyperlink>
      <w:r>
        <w:t xml:space="preserve">.</w:t>
      </w:r>
    </w:p>
    <w:bookmarkEnd w:id="967"/>
    <w:bookmarkStart w:id="969" w:name="ref-creativecommons"/>
    <w:p>
      <w:pPr>
        <w:pStyle w:val="Bibliography"/>
      </w:pPr>
      <w:r>
        <w:t xml:space="preserve">“Creative Commons Attribution-NonCommercial 4.0 International License.”</w:t>
      </w:r>
      <w:r>
        <w:t xml:space="preserve"> </w:t>
      </w:r>
      <w:r>
        <w:t xml:space="preserve">n.d. Creative Commons.</w:t>
      </w:r>
      <w:r>
        <w:t xml:space="preserve"> </w:t>
      </w:r>
      <w:hyperlink r:id="rId968">
        <w:r>
          <w:rPr>
            <w:rStyle w:val="Hyperlink"/>
          </w:rPr>
          <w:t xml:space="preserve">http://creativecommons.org/licenses/by-nc/4.0/</w:t>
        </w:r>
      </w:hyperlink>
      <w:r>
        <w:t xml:space="preserve">.</w:t>
      </w:r>
    </w:p>
    <w:bookmarkEnd w:id="969"/>
    <w:bookmarkStart w:id="971" w:name="ref-credit"/>
    <w:p>
      <w:pPr>
        <w:pStyle w:val="Bibliography"/>
      </w:pPr>
      <w:r>
        <w:t xml:space="preserve">“CRediT: Contributor Roles Taxonomy.”</w:t>
      </w:r>
      <w:r>
        <w:t xml:space="preserve"> </w:t>
      </w:r>
      <w:r>
        <w:t xml:space="preserve">n.d. PLOS ONE.</w:t>
      </w:r>
      <w:r>
        <w:t xml:space="preserve"> </w:t>
      </w:r>
      <w:hyperlink r:id="rId970">
        <w:r>
          <w:rPr>
            <w:rStyle w:val="Hyperlink"/>
          </w:rPr>
          <w:t xml:space="preserve">https://journals.plos.org/plosone/s/authorship</w:t>
        </w:r>
      </w:hyperlink>
      <w:r>
        <w:t xml:space="preserve">.</w:t>
      </w:r>
    </w:p>
    <w:bookmarkEnd w:id="971"/>
    <w:bookmarkStart w:id="973" w:name="ref-dryad"/>
    <w:p>
      <w:pPr>
        <w:pStyle w:val="Bibliography"/>
      </w:pPr>
      <w:r>
        <w:t xml:space="preserve">“Dryad Digital Repository.”</w:t>
      </w:r>
      <w:r>
        <w:t xml:space="preserve"> </w:t>
      </w:r>
      <w:r>
        <w:t xml:space="preserve">n.d. Dryad.</w:t>
      </w:r>
      <w:r>
        <w:t xml:space="preserve"> </w:t>
      </w:r>
      <w:hyperlink r:id="rId972">
        <w:r>
          <w:rPr>
            <w:rStyle w:val="Hyperlink"/>
          </w:rPr>
          <w:t xml:space="preserve">https://datadryad.org/</w:t>
        </w:r>
      </w:hyperlink>
      <w:r>
        <w:t xml:space="preserve">.</w:t>
      </w:r>
    </w:p>
    <w:bookmarkEnd w:id="973"/>
    <w:bookmarkStart w:id="974"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974"/>
    <w:bookmarkStart w:id="976"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975">
        <w:r>
          <w:rPr>
            <w:rStyle w:val="Hyperlink"/>
          </w:rPr>
          <w:t xml:space="preserve">https://doi.org/10.1201/9781003029878</w:t>
        </w:r>
      </w:hyperlink>
      <w:r>
        <w:t xml:space="preserve">.</w:t>
      </w:r>
    </w:p>
    <w:bookmarkEnd w:id="976"/>
    <w:bookmarkStart w:id="977"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50">
        <w:r>
          <w:rPr>
            <w:rStyle w:val="Hyperlink"/>
          </w:rPr>
          <w:t xml:space="preserve">https://github.com/orgs/quarto-dev/discussions/6085</w:t>
        </w:r>
      </w:hyperlink>
      <w:r>
        <w:t xml:space="preserve">.</w:t>
      </w:r>
    </w:p>
    <w:bookmarkEnd w:id="977"/>
    <w:bookmarkStart w:id="979" w:name="ref-githubdesktop"/>
    <w:p>
      <w:pPr>
        <w:pStyle w:val="Bibliography"/>
      </w:pPr>
      <w:r>
        <w:t xml:space="preserve">“GitHub Desktop.”</w:t>
      </w:r>
      <w:r>
        <w:t xml:space="preserve"> </w:t>
      </w:r>
      <w:r>
        <w:t xml:space="preserve">n.d. GitHub.</w:t>
      </w:r>
      <w:r>
        <w:t xml:space="preserve"> </w:t>
      </w:r>
      <w:hyperlink r:id="rId978">
        <w:r>
          <w:rPr>
            <w:rStyle w:val="Hyperlink"/>
          </w:rPr>
          <w:t xml:space="preserve">https://desktop.github.com/</w:t>
        </w:r>
      </w:hyperlink>
      <w:r>
        <w:t xml:space="preserve">.</w:t>
      </w:r>
    </w:p>
    <w:bookmarkEnd w:id="979"/>
    <w:bookmarkStart w:id="981" w:name="ref-plos_data"/>
    <w:p>
      <w:pPr>
        <w:pStyle w:val="Bibliography"/>
      </w:pPr>
      <w:r>
        <w:t xml:space="preserve">“How to Store and Manage Your Data.”</w:t>
      </w:r>
      <w:r>
        <w:t xml:space="preserve"> </w:t>
      </w:r>
      <w:r>
        <w:t xml:space="preserve">n.d. PLOS.</w:t>
      </w:r>
      <w:r>
        <w:t xml:space="preserve"> </w:t>
      </w:r>
      <w:hyperlink r:id="rId980">
        <w:r>
          <w:rPr>
            <w:rStyle w:val="Hyperlink"/>
          </w:rPr>
          <w:t xml:space="preserve">https://plos.org/resource/how-to-store-and-manage-your-data/</w:t>
        </w:r>
      </w:hyperlink>
      <w:r>
        <w:t xml:space="preserve">.</w:t>
      </w:r>
    </w:p>
    <w:bookmarkEnd w:id="981"/>
    <w:bookmarkStart w:id="982"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982"/>
    <w:bookmarkStart w:id="984"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983">
        <w:r>
          <w:rPr>
            <w:rStyle w:val="Hyperlink"/>
          </w:rPr>
          <w:t xml:space="preserve">https://mentors.fm/2019/08/13/think-and-write-with-leslie-lamport/</w:t>
        </w:r>
      </w:hyperlink>
      <w:r>
        <w:t xml:space="preserve">.</w:t>
      </w:r>
    </w:p>
    <w:bookmarkEnd w:id="984"/>
    <w:bookmarkStart w:id="985" w:name="ref-medRxiv"/>
    <w:p>
      <w:pPr>
        <w:pStyle w:val="Bibliography"/>
      </w:pPr>
      <w:r>
        <w:t xml:space="preserve">“medRxiv: The Preprint Server for Health Sciences.”</w:t>
      </w:r>
      <w:r>
        <w:t xml:space="preserve"> </w:t>
      </w:r>
      <w:r>
        <w:t xml:space="preserve">n.d. Cold Spring Harbor Laboratory.</w:t>
      </w:r>
      <w:r>
        <w:t xml:space="preserve"> </w:t>
      </w:r>
      <w:hyperlink r:id="rId945">
        <w:r>
          <w:rPr>
            <w:rStyle w:val="Hyperlink"/>
          </w:rPr>
          <w:t xml:space="preserve">https://www.medrxiv.org/</w:t>
        </w:r>
      </w:hyperlink>
      <w:r>
        <w:t xml:space="preserve">.</w:t>
      </w:r>
    </w:p>
    <w:bookmarkEnd w:id="985"/>
    <w:bookmarkStart w:id="987"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986">
        <w:r>
          <w:rPr>
            <w:rStyle w:val="Hyperlink"/>
          </w:rPr>
          <w:t xml:space="preserve">https://doi.org/10.1038/467775a</w:t>
        </w:r>
      </w:hyperlink>
      <w:r>
        <w:t xml:space="preserve">.</w:t>
      </w:r>
    </w:p>
    <w:bookmarkEnd w:id="987"/>
    <w:bookmarkStart w:id="989"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988">
        <w:r>
          <w:rPr>
            <w:rStyle w:val="Hyperlink"/>
          </w:rPr>
          <w:t xml:space="preserve">https://doi.org/10.1038/s41562-016-0021</w:t>
        </w:r>
      </w:hyperlink>
      <w:r>
        <w:t xml:space="preserve">.</w:t>
      </w:r>
    </w:p>
    <w:bookmarkEnd w:id="989"/>
    <w:bookmarkStart w:id="991"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990">
        <w:r>
          <w:rPr>
            <w:rStyle w:val="Hyperlink"/>
          </w:rPr>
          <w:t xml:space="preserve">https://doi.org/10.1038/526182a</w:t>
        </w:r>
      </w:hyperlink>
      <w:r>
        <w:t xml:space="preserve">.</w:t>
      </w:r>
    </w:p>
    <w:bookmarkEnd w:id="991"/>
    <w:bookmarkStart w:id="993" w:name="ref-osf"/>
    <w:p>
      <w:pPr>
        <w:pStyle w:val="Bibliography"/>
      </w:pPr>
      <w:r>
        <w:t xml:space="preserve">“Open Science Framework.”</w:t>
      </w:r>
      <w:r>
        <w:t xml:space="preserve"> </w:t>
      </w:r>
      <w:r>
        <w:t xml:space="preserve">n.d. Center for Open Science.</w:t>
      </w:r>
      <w:r>
        <w:t xml:space="preserve"> </w:t>
      </w:r>
      <w:hyperlink r:id="rId992">
        <w:r>
          <w:rPr>
            <w:rStyle w:val="Hyperlink"/>
          </w:rPr>
          <w:t xml:space="preserve">https://osf.io/</w:t>
        </w:r>
      </w:hyperlink>
      <w:r>
        <w:t xml:space="preserve">.</w:t>
      </w:r>
    </w:p>
    <w:bookmarkEnd w:id="993"/>
    <w:bookmarkStart w:id="994"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49">
        <w:r>
          <w:rPr>
            <w:rStyle w:val="Hyperlink"/>
          </w:rPr>
          <w:t xml:space="preserve">https://github.com/quarto-dev/quarto-cli/issues/3809</w:t>
        </w:r>
      </w:hyperlink>
      <w:r>
        <w:t xml:space="preserve">.</w:t>
      </w:r>
    </w:p>
    <w:bookmarkEnd w:id="994"/>
    <w:bookmarkStart w:id="996" w:name="ref-gitfixum"/>
    <w:p>
      <w:pPr>
        <w:pStyle w:val="Bibliography"/>
      </w:pPr>
      <w:r>
        <w:t xml:space="preserve">Robertson, Seth. n.d.</w:t>
      </w:r>
      <w:r>
        <w:t xml:space="preserve"> </w:t>
      </w:r>
      <w:r>
        <w:t xml:space="preserve">“On Undoing, Fixing, or Removing Commits in Git.”</w:t>
      </w:r>
      <w:r>
        <w:t xml:space="preserve"> </w:t>
      </w:r>
      <w:hyperlink r:id="rId995">
        <w:r>
          <w:rPr>
            <w:rStyle w:val="Hyperlink"/>
          </w:rPr>
          <w:t xml:space="preserve">https://sethrobertson.github.io/GitFixUm/fixup.html</w:t>
        </w:r>
      </w:hyperlink>
      <w:r>
        <w:t xml:space="preserve">.</w:t>
      </w:r>
    </w:p>
    <w:bookmarkEnd w:id="996"/>
    <w:bookmarkStart w:id="998"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997">
        <w:r>
          <w:rPr>
            <w:rStyle w:val="Hyperlink"/>
          </w:rPr>
          <w:t xml:space="preserve">https://doi.org/10.1371/journal.pcbi.1003833</w:t>
        </w:r>
      </w:hyperlink>
      <w:r>
        <w:t xml:space="preserve">.</w:t>
      </w:r>
    </w:p>
    <w:bookmarkEnd w:id="998"/>
    <w:bookmarkStart w:id="1000"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999">
        <w:r>
          <w:rPr>
            <w:rStyle w:val="Hyperlink"/>
          </w:rPr>
          <w:t xml:space="preserve">https://doi.org/10.1038/d41586-019-02918-5</w:t>
        </w:r>
      </w:hyperlink>
      <w:r>
        <w:t xml:space="preserve">.</w:t>
      </w:r>
    </w:p>
    <w:bookmarkEnd w:id="1000"/>
    <w:bookmarkStart w:id="1002" w:name="ref-slurm-salloc"/>
    <w:p>
      <w:pPr>
        <w:pStyle w:val="Bibliography"/>
      </w:pPr>
      <w:r>
        <w:t xml:space="preserve">“Slurm Workload Manager: Salloc Documentation.”</w:t>
      </w:r>
      <w:r>
        <w:t xml:space="preserve"> </w:t>
      </w:r>
      <w:r>
        <w:t xml:space="preserve">n.d.-a. SchedMD.</w:t>
      </w:r>
      <w:r>
        <w:t xml:space="preserve"> </w:t>
      </w:r>
      <w:hyperlink r:id="rId1001">
        <w:r>
          <w:rPr>
            <w:rStyle w:val="Hyperlink"/>
          </w:rPr>
          <w:t xml:space="preserve">https://slurm.schedmd.com/salloc.html</w:t>
        </w:r>
      </w:hyperlink>
      <w:r>
        <w:t xml:space="preserve">.</w:t>
      </w:r>
    </w:p>
    <w:bookmarkEnd w:id="1002"/>
    <w:bookmarkStart w:id="1004" w:name="ref-slurm-sattach"/>
    <w:p>
      <w:pPr>
        <w:pStyle w:val="Bibliography"/>
      </w:pPr>
      <w:r>
        <w:t xml:space="preserve">“Slurm Workload Manager: Sattach Documentation.”</w:t>
      </w:r>
      <w:r>
        <w:t xml:space="preserve"> </w:t>
      </w:r>
      <w:r>
        <w:t xml:space="preserve">n.d.-b. SchedMD.</w:t>
      </w:r>
      <w:r>
        <w:t xml:space="preserve"> </w:t>
      </w:r>
      <w:hyperlink r:id="rId1003">
        <w:r>
          <w:rPr>
            <w:rStyle w:val="Hyperlink"/>
          </w:rPr>
          <w:t xml:space="preserve">https://slurm.schedmd.com/sattach.html</w:t>
        </w:r>
      </w:hyperlink>
      <w:r>
        <w:t xml:space="preserve">.</w:t>
      </w:r>
    </w:p>
    <w:bookmarkEnd w:id="1004"/>
    <w:bookmarkStart w:id="1006" w:name="ref-slurm"/>
    <w:p>
      <w:pPr>
        <w:pStyle w:val="Bibliography"/>
      </w:pPr>
      <w:r>
        <w:t xml:space="preserve">“Slurm Workload Manager: Sbatch Documentation.”</w:t>
      </w:r>
      <w:r>
        <w:t xml:space="preserve"> </w:t>
      </w:r>
      <w:r>
        <w:t xml:space="preserve">n.d.-c. SchedMD.</w:t>
      </w:r>
      <w:r>
        <w:t xml:space="preserve"> </w:t>
      </w:r>
      <w:hyperlink r:id="rId1005">
        <w:r>
          <w:rPr>
            <w:rStyle w:val="Hyperlink"/>
          </w:rPr>
          <w:t xml:space="preserve">https://slurm.schedmd.com/sbatch.html</w:t>
        </w:r>
      </w:hyperlink>
      <w:r>
        <w:t xml:space="preserve">.</w:t>
      </w:r>
    </w:p>
    <w:bookmarkEnd w:id="1006"/>
    <w:bookmarkStart w:id="1008" w:name="ref-slurm-squeue"/>
    <w:p>
      <w:pPr>
        <w:pStyle w:val="Bibliography"/>
      </w:pPr>
      <w:r>
        <w:t xml:space="preserve">“Slurm Workload Manager: Squeue Documentation.”</w:t>
      </w:r>
      <w:r>
        <w:t xml:space="preserve"> </w:t>
      </w:r>
      <w:r>
        <w:t xml:space="preserve">n.d.-d. SchedMD.</w:t>
      </w:r>
      <w:r>
        <w:t xml:space="preserve"> </w:t>
      </w:r>
      <w:hyperlink r:id="rId1007">
        <w:r>
          <w:rPr>
            <w:rStyle w:val="Hyperlink"/>
          </w:rPr>
          <w:t xml:space="preserve">https://slurm.schedmd.com/squeue.html</w:t>
        </w:r>
      </w:hyperlink>
      <w:r>
        <w:t xml:space="preserve">.</w:t>
      </w:r>
    </w:p>
    <w:bookmarkEnd w:id="1008"/>
    <w:bookmarkStart w:id="1010" w:name="ref-slurm-srun"/>
    <w:p>
      <w:pPr>
        <w:pStyle w:val="Bibliography"/>
      </w:pPr>
      <w:r>
        <w:t xml:space="preserve">“Slurm Workload Manager: Srun Documentation.”</w:t>
      </w:r>
      <w:r>
        <w:t xml:space="preserve"> </w:t>
      </w:r>
      <w:r>
        <w:t xml:space="preserve">n.d.-e. SchedMD.</w:t>
      </w:r>
      <w:r>
        <w:t xml:space="preserve"> </w:t>
      </w:r>
      <w:hyperlink r:id="rId1009">
        <w:r>
          <w:rPr>
            <w:rStyle w:val="Hyperlink"/>
          </w:rPr>
          <w:t xml:space="preserve">https://slurm.schedmd.com/srun.html</w:t>
        </w:r>
      </w:hyperlink>
      <w:r>
        <w:t xml:space="preserve">.</w:t>
      </w:r>
    </w:p>
    <w:bookmarkEnd w:id="1010"/>
    <w:bookmarkStart w:id="1012"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11">
        <w:r>
          <w:rPr>
            <w:rStyle w:val="Hyperlink"/>
          </w:rPr>
          <w:t xml:space="preserve">https://doi.org/10.1038/d41586-019-00067-3</w:t>
        </w:r>
      </w:hyperlink>
      <w:r>
        <w:t xml:space="preserve">.</w:t>
      </w:r>
    </w:p>
    <w:bookmarkEnd w:id="1012"/>
    <w:bookmarkStart w:id="1013"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43">
        <w:r>
          <w:rPr>
            <w:rStyle w:val="Hyperlink"/>
          </w:rPr>
          <w:t xml:space="preserve">https://code-review.tidyverse.org/</w:t>
        </w:r>
      </w:hyperlink>
      <w:r>
        <w:t xml:space="preserve">.</w:t>
      </w:r>
    </w:p>
    <w:bookmarkEnd w:id="1013"/>
    <w:bookmarkStart w:id="1015"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14">
        <w:r>
          <w:rPr>
            <w:rStyle w:val="Hyperlink"/>
          </w:rPr>
          <w:t xml:space="preserve">https://doi.org/10.1038/d41586-021-03603-2</w:t>
        </w:r>
      </w:hyperlink>
      <w:r>
        <w:t xml:space="preserve">.</w:t>
      </w:r>
    </w:p>
    <w:bookmarkEnd w:id="1015"/>
    <w:bookmarkStart w:id="101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16">
        <w:r>
          <w:rPr>
            <w:rStyle w:val="Hyperlink"/>
          </w:rPr>
          <w:t xml:space="preserve">https://doi.org/10.1201/9781351201315</w:t>
        </w:r>
      </w:hyperlink>
      <w:r>
        <w:t xml:space="preserve">.</w:t>
      </w:r>
    </w:p>
    <w:bookmarkEnd w:id="1017"/>
    <w:bookmarkStart w:id="1019"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18">
        <w:r>
          <w:rPr>
            <w:rStyle w:val="Hyperlink"/>
          </w:rPr>
          <w:t xml:space="preserve">https://mastering-shiny.org/</w:t>
        </w:r>
      </w:hyperlink>
      <w:r>
        <w:t xml:space="preserve">.</w:t>
      </w:r>
    </w:p>
    <w:bookmarkEnd w:id="1019"/>
    <w:bookmarkStart w:id="1020"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98">
        <w:r>
          <w:rPr>
            <w:rStyle w:val="Hyperlink"/>
          </w:rPr>
          <w:t xml:space="preserve">https://style.tidyverse.org/</w:t>
        </w:r>
      </w:hyperlink>
      <w:r>
        <w:t xml:space="preserve">.</w:t>
      </w:r>
    </w:p>
    <w:bookmarkEnd w:id="1020"/>
    <w:bookmarkStart w:id="1022"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21">
        <w:r>
          <w:rPr>
            <w:rStyle w:val="Hyperlink"/>
          </w:rPr>
          <w:t xml:space="preserve">https://design.tidyverse.org/</w:t>
        </w:r>
      </w:hyperlink>
      <w:r>
        <w:t xml:space="preserve">.</w:t>
      </w:r>
    </w:p>
    <w:bookmarkEnd w:id="1022"/>
    <w:bookmarkStart w:id="102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023">
        <w:r>
          <w:rPr>
            <w:rStyle w:val="Hyperlink"/>
          </w:rPr>
          <w:t xml:space="preserve">https://r-pkgs.org/</w:t>
        </w:r>
      </w:hyperlink>
      <w:r>
        <w:t xml:space="preserve">.</w:t>
      </w:r>
    </w:p>
    <w:bookmarkEnd w:id="1024"/>
    <w:bookmarkStart w:id="102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025">
        <w:r>
          <w:rPr>
            <w:rStyle w:val="Hyperlink"/>
          </w:rPr>
          <w:t xml:space="preserve">https://r4ds.hadley.nz/</w:t>
        </w:r>
      </w:hyperlink>
      <w:r>
        <w:t xml:space="preserve">.</w:t>
      </w:r>
    </w:p>
    <w:bookmarkEnd w:id="1026"/>
    <w:bookmarkStart w:id="102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027"/>
    <w:bookmarkEnd w:id="1028"/>
    <w:p>
      <w:r>
        <w:br w:type="page"/>
      </w:r>
    </w:p>
    <w:bookmarkEnd w:id="1029"/>
    <w:bookmarkStart w:id="1031"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030">
        <w:r>
          <w:rPr>
            <w:rStyle w:val="Hyperlink"/>
          </w:rPr>
          <w:t xml:space="preserve">https://ucd-serg.github.io/lab-manual/appendix-copilot-instructions.html</w:t>
        </w:r>
      </w:hyperlink>
    </w:p>
    <w:p>
      <w:r>
        <w:br w:type="page"/>
      </w:r>
    </w:p>
    <w:bookmarkEnd w:id="1031"/>
    <w:bookmarkStart w:id="1033"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032">
        <w:r>
          <w:rPr>
            <w:rStyle w:val="Hyperlink"/>
          </w:rPr>
          <w:t xml:space="preserve">https://ucd-serg.github.io/lab-manual/appendix-copilot-setup-steps.html</w:t>
        </w:r>
      </w:hyperlink>
    </w:p>
    <w:p>
      <w:r>
        <w:br w:type="page"/>
      </w:r>
    </w:p>
    <w:bookmarkEnd w:id="1033"/>
    <w:bookmarkStart w:id="1034"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1"/>
        </w:numPr>
      </w:pPr>
      <w:ins w:id="2901" w:author="PR Preview" w:date="2024-01-01T00:00:00Z">
        <w:r>
          <w:rPr>
            <w:b/>
            <w:bCs/>
          </w:rPr>
          <w:t xml:space="preserve">Branch:</w:t>
        </w:r>
      </w:ins>
      <w:ins w:id="2901" w:author="PR Preview" w:date="2024-01-01T00:00:00Z">
        <w:r>
          <w:t xml:space="preserve"> </w:t>
        </w:r>
      </w:ins>
      <w:ins w:id="2901" w:author="PR Preview" w:date="2024-01-01T00:00:00Z">
        <w:r>
          <w:t xml:space="preserve">HEAD</w:t>
        </w:r>
      </w:ins>
    </w:p>
    <w:p>
      <w:pPr>
        <w:pStyle w:val="Compact"/>
        <w:numPr>
          <w:ilvl w:val="0"/>
          <w:numId w:val="1311"/>
        </w:numPr>
      </w:pPr>
      <w:ins w:id="2902" w:author="PR Preview" w:date="2024-01-01T00:00:00Z">
        <w:r>
          <w:rPr>
            <w:b/>
            <w:bCs/>
          </w:rPr>
          <w:t xml:space="preserve">Commit:</w:t>
        </w:r>
      </w:ins>
      <w:ins w:id="2902" w:author="PR Preview" w:date="2024-01-01T00:00:00Z">
        <w:r>
          <w:t xml:space="preserve"> </w:t>
        </w:r>
      </w:ins>
      <w:ins w:id="2902" w:author="PR Preview" w:date="2024-01-01T00:00:00Z">
        <w:r>
          <w:t xml:space="preserve">bb2f816</w:t>
        </w:r>
      </w:ins>
    </w:p>
    <w:p>
      <w:pPr>
        <w:pStyle w:val="Compact"/>
        <w:numPr>
          <w:ilvl w:val="0"/>
          <w:numId w:val="1311"/>
        </w:numPr>
      </w:pPr>
      <w:ins w:id="2903" w:author="PR Preview" w:date="2024-01-01T00:00:00Z">
        <w:r>
          <w:rPr>
            <w:b/>
            <w:bCs/>
          </w:rPr>
          <w:t xml:space="preserve">Full commit hash:</w:t>
        </w:r>
      </w:ins>
      <w:ins w:id="2903" w:author="PR Preview" w:date="2024-01-01T00:00:00Z">
        <w:r>
          <w:t xml:space="preserve"> </w:t>
        </w:r>
      </w:ins>
      <w:ins w:id="2903" w:author="PR Preview" w:date="2024-01-01T00:00:00Z">
        <w:r>
          <w:t xml:space="preserve">bb2f81652712656422fe89d0ea2708a06bdcee75</w:t>
        </w:r>
      </w:ins>
    </w:p>
    <w:p>
      <w:pPr>
        <w:pStyle w:val="Compact"/>
        <w:numPr>
          <w:ilvl w:val="0"/>
          <w:numId w:val="1311"/>
        </w:numPr>
      </w:pPr>
      <w:ins w:id="2904" w:author="PR Preview" w:date="2024-01-01T00:00:00Z">
        <w:r>
          <w:rPr>
            <w:b/>
            <w:bCs/>
          </w:rPr>
          <w:t xml:space="preserve">Commit date:</w:t>
        </w:r>
      </w:ins>
      <w:ins w:id="2904" w:author="PR Preview" w:date="2024-01-01T00:00:00Z">
        <w:r>
          <w:t xml:space="preserve"> </w:t>
        </w:r>
      </w:ins>
      <w:ins w:id="2904" w:author="PR Preview" w:date="2024-01-01T00:00:00Z">
        <w:r>
          <w:t xml:space="preserve">2026-07-21 23:54:20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0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1">
    <w:abstractNumId w:val="991"/>
  </w:num>
  <w:num w:numId="1182">
    <w:abstractNumId w:val="991"/>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1"/>
  </w:num>
  <w:num w:numId="1223">
    <w:abstractNumId w:val="991"/>
  </w:num>
  <w:num w:numId="1224">
    <w:abstractNumId w:val="991"/>
  </w:num>
  <w:num w:numId="1225">
    <w:abstractNumId w:val="991"/>
  </w:num>
  <w:num w:numId="1226">
    <w:abstractNumId w:val="991"/>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1"/>
  </w:num>
  <w:num w:numId="1230">
    <w:abstractNumId w:val="991"/>
  </w:num>
  <w:num w:numId="1231">
    <w:abstractNumId w:val="991"/>
  </w:num>
  <w:num w:numId="1232">
    <w:abstractNumId w:val="991"/>
  </w:num>
  <w:num w:numId="1233">
    <w:abstractNumId w:val="991"/>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1"/>
  </w:num>
  <w:num w:numId="1237">
    <w:abstractNumId w:val="991"/>
  </w:num>
  <w:num w:numId="1238">
    <w:abstractNumId w:val="991"/>
  </w:num>
  <w:num w:numId="1239">
    <w:abstractNumId w:val="991"/>
  </w:num>
  <w:num w:numId="1240">
    <w:abstractNumId w:val="991"/>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1"/>
  </w:num>
  <w:num w:numId="1289">
    <w:abstractNumId w:val="991"/>
  </w:num>
  <w:num w:numId="1290">
    <w:abstractNumId w:val="991"/>
  </w:num>
  <w:num w:numId="1291">
    <w:abstractNumId w:val="992"/>
  </w:num>
  <w:num w:numId="1292">
    <w:abstractNumId w:val="992"/>
  </w:num>
  <w:num w:numId="1293">
    <w:abstractNumId w:val="992"/>
  </w:num>
  <w:num w:numId="1294">
    <w:abstractNumId w:val="992"/>
  </w:num>
  <w:num w:numId="1295">
    <w:abstractNumId w:val="992"/>
  </w:num>
  <w:num w:numId="1296">
    <w:abstractNumId w:val="992"/>
  </w:num>
  <w:num w:numId="1297">
    <w:abstractNumId w:val="992"/>
  </w:num>
  <w:num w:numId="1298">
    <w:abstractNumId w:val="992"/>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1"/>
  </w:num>
  <w:num w:numId="1308">
    <w:abstractNumId w:val="991"/>
  </w:num>
  <w:num w:numId="1309">
    <w:abstractNumId w:val="991"/>
  </w:num>
  <w:num w:numId="1310">
    <w:abstractNumId w:val="991"/>
  </w:num>
  <w:num w:numId="13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1" Type="http://schemas.openxmlformats.org/officeDocument/2006/relationships/image" Target="media/rId151.png"/><Relationship Id="rId121" Type="http://schemas.openxmlformats.org/officeDocument/2006/relationships/image" Target="media/rId121.png"/><Relationship Id="rId444" Type="http://schemas.openxmlformats.org/officeDocument/2006/relationships/image" Target="media/rId444.png"/><Relationship Id="rId670" Type="http://schemas.openxmlformats.org/officeDocument/2006/relationships/image" Target="media/rId670.png"/><Relationship Id="rId470" Type="http://schemas.openxmlformats.org/officeDocument/2006/relationships/image" Target="media/rId470.png"/><Relationship Id="rId709" Type="http://schemas.openxmlformats.org/officeDocument/2006/relationships/image" Target="media/rId709.jpg"/><Relationship Id="rId715" Type="http://schemas.openxmlformats.org/officeDocument/2006/relationships/image" Target="media/rId715.png"/><Relationship Id="rId579" Type="http://schemas.openxmlformats.org/officeDocument/2006/relationships/image" Target="media/rId579.png"/><Relationship Id="rId584" Type="http://schemas.openxmlformats.org/officeDocument/2006/relationships/image" Target="media/rId584.png"/><Relationship Id="rId374" Type="http://schemas.openxmlformats.org/officeDocument/2006/relationships/image" Target="media/rId374.png"/><Relationship Id="rId379" Type="http://schemas.openxmlformats.org/officeDocument/2006/relationships/image" Target="media/rId379.png"/><Relationship Id="rId409" Type="http://schemas.openxmlformats.org/officeDocument/2006/relationships/hyperlink" Target="../principles/dont-reinvent-wheel.md" TargetMode="External"/><Relationship Id="rId217" Type="http://schemas.openxmlformats.org/officeDocument/2006/relationships/hyperlink" Target="@sec-avoid-nesting" TargetMode="External"/><Relationship Id="rId33" Type="http://schemas.openxmlformats.org/officeDocument/2006/relationships/hyperlink" Target="@sec-collab-dev" TargetMode="External"/><Relationship Id="rId804"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879" Type="http://schemas.openxmlformats.org/officeDocument/2006/relationships/hyperlink" Target="http://adv-r.had.co.nz/Style.html" TargetMode="External"/><Relationship Id="rId916" Type="http://schemas.openxmlformats.org/officeDocument/2006/relationships/hyperlink" Target="http://colorbrewer2.org/" TargetMode="External"/><Relationship Id="rId968" Type="http://schemas.openxmlformats.org/officeDocument/2006/relationships/hyperlink" Target="http://creativecommons.org/licenses/by-nc/4.0/" TargetMode="External"/><Relationship Id="rId441" Type="http://schemas.openxmlformats.org/officeDocument/2006/relationships/hyperlink" Target="http://styler.r-lib.org/articles/customizing_styler.html" TargetMode="External"/><Relationship Id="rId862"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60" Type="http://schemas.openxmlformats.org/officeDocument/2006/relationships/hyperlink" Target="https://about.codecov.io" TargetMode="External"/><Relationship Id="rId625" Type="http://schemas.openxmlformats.org/officeDocument/2006/relationships/hyperlink" Target="https://about.gitlab.com/" TargetMode="External"/><Relationship Id="rId348" Type="http://schemas.openxmlformats.org/officeDocument/2006/relationships/hyperlink" Target="https://adv-r.hadley.nz/evaluation.html" TargetMode="External"/><Relationship Id="rId125" Type="http://schemas.openxmlformats.org/officeDocument/2006/relationships/hyperlink" Target="https://adv-r.hadley.nz/perf-improve.html" TargetMode="External"/><Relationship Id="rId124"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6" Type="http://schemas.openxmlformats.org/officeDocument/2006/relationships/hyperlink" Target="https://bench.r-lib.org/" TargetMode="External"/><Relationship Id="rId353" Type="http://schemas.openxmlformats.org/officeDocument/2006/relationships/hyperlink" Target="https://blog.rstudio.com/2016/03/29/feather/" TargetMode="External"/><Relationship Id="rId179" Type="http://schemas.openxmlformats.org/officeDocument/2006/relationships/hyperlink" Target="https://blog.rstudio.com/2020/12/02/rstudio-v1-4-preview-little-things/" TargetMode="External"/><Relationship Id="rId283" Type="http://schemas.openxmlformats.org/officeDocument/2006/relationships/hyperlink" Target="https://callr.r-lib.org/" TargetMode="External"/><Relationship Id="rId591" Type="http://schemas.openxmlformats.org/officeDocument/2006/relationships/hyperlink" Target="https://cli.github.com/" TargetMode="External"/><Relationship Id="rId272" Type="http://schemas.openxmlformats.org/officeDocument/2006/relationships/hyperlink" Target="https://cli.r-lib.org/" TargetMode="External"/><Relationship Id="rId643" Type="http://schemas.openxmlformats.org/officeDocument/2006/relationships/hyperlink" Target="https://code-review.tidyverse.org/" TargetMode="External"/><Relationship Id="rId187" Type="http://schemas.openxmlformats.org/officeDocument/2006/relationships/hyperlink" Target="https://cognitect.com/blog/2011/11/15/documenting-architecture-decisions" TargetMode="External"/><Relationship Id="rId259" Type="http://schemas.openxmlformats.org/officeDocument/2006/relationships/hyperlink" Target="https://covr.r-lib.org/" TargetMode="External"/><Relationship Id="rId276" Type="http://schemas.openxmlformats.org/officeDocument/2006/relationships/hyperlink" Target="https://cpp11.r-lib.org/" TargetMode="External"/><Relationship Id="rId769" Type="http://schemas.openxmlformats.org/officeDocument/2006/relationships/hyperlink" Target="https://cran.r-project.org/" TargetMode="External"/><Relationship Id="rId952" Type="http://schemas.openxmlformats.org/officeDocument/2006/relationships/hyperlink" Target="https://cran.r-project.org/package=flexlsx" TargetMode="External"/><Relationship Id="rId109" Type="http://schemas.openxmlformats.org/officeDocument/2006/relationships/hyperlink" Target="https://cran.r-project.org/package=snapr" TargetMode="External"/><Relationship Id="rId110" Type="http://schemas.openxmlformats.org/officeDocument/2006/relationships/hyperlink" Target="https://cran.r-project.org/package=ssdtools" TargetMode="External"/><Relationship Id="rId448" Type="http://schemas.openxmlformats.org/officeDocument/2006/relationships/hyperlink" Target="https://cran.r-project.org/web/packages/lintr/readme/README.html#available-linters" TargetMode="External"/><Relationship Id="rId451" Type="http://schemas.openxmlformats.org/officeDocument/2006/relationships/hyperlink" Target="https://cran.r-project.org/web/packages/lintr/readme/README.html#project-configuration" TargetMode="External"/><Relationship Id="rId775"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937" Type="http://schemas.openxmlformats.org/officeDocument/2006/relationships/hyperlink" Target="https://d-morrison.github.io/psw/" TargetMode="External"/><Relationship Id="rId524"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31" Type="http://schemas.openxmlformats.org/officeDocument/2006/relationships/hyperlink" Target="https://d-morrison.github.io/wai/" TargetMode="External"/><Relationship Id="rId851" Type="http://schemas.openxmlformats.org/officeDocument/2006/relationships/hyperlink" Target="https://d-morrison.github.io/wai/chapters/ai-use-policies.html" TargetMode="External"/><Relationship Id="rId954" Type="http://schemas.openxmlformats.org/officeDocument/2006/relationships/hyperlink" Target="https://d-morrison.github.io/wai/chapters/ai-use-policies.html#sec-ai-journal-articles" TargetMode="External"/><Relationship Id="rId852" Type="http://schemas.openxmlformats.org/officeDocument/2006/relationships/hyperlink" Target="https://d-morrison.github.io/wai/chapters/coding-agents.html" TargetMode="External"/><Relationship Id="rId686" Type="http://schemas.openxmlformats.org/officeDocument/2006/relationships/hyperlink" Target="https://d-morrison.github.io/wai/chapters/coding-agents.html#sec-ai-addressing-failing-workflows" TargetMode="External"/><Relationship Id="rId133" Type="http://schemas.openxmlformats.org/officeDocument/2006/relationships/hyperlink" Target="https://d-morrison.github.io/wai/chapters/coding-agents.html#sec-ai-best-practices" TargetMode="External"/><Relationship Id="rId595" Type="http://schemas.openxmlformats.org/officeDocument/2006/relationships/hyperlink" Target="https://d-morrison.github.io/wai/chapters/coding-agents.html#sec-ai-claude-code-windows" TargetMode="External"/><Relationship Id="rId853" Type="http://schemas.openxmlformats.org/officeDocument/2006/relationships/hyperlink" Target="https://d-morrison.github.io/wai/chapters/pr-workflow-with-agents.html" TargetMode="External"/><Relationship Id="rId972" Type="http://schemas.openxmlformats.org/officeDocument/2006/relationships/hyperlink" Target="https://datadryad.org/" TargetMode="External"/><Relationship Id="rId951" Type="http://schemas.openxmlformats.org/officeDocument/2006/relationships/hyperlink" Target="https://davidgohel.github.io/flextable/" TargetMode="External"/><Relationship Id="rId251" Type="http://schemas.openxmlformats.org/officeDocument/2006/relationships/hyperlink" Target="https://desc.r-lib.org/" TargetMode="External"/><Relationship Id="rId1021" Type="http://schemas.openxmlformats.org/officeDocument/2006/relationships/hyperlink" Target="https://design.tidyverse.org/" TargetMode="External"/><Relationship Id="rId399" Type="http://schemas.openxmlformats.org/officeDocument/2006/relationships/hyperlink" Target="https://design.tidyverse.org/important-args-first.html" TargetMode="External"/><Relationship Id="rId978" Type="http://schemas.openxmlformats.org/officeDocument/2006/relationships/hyperlink" Target="https://desktop.github.com/" TargetMode="External"/><Relationship Id="rId95" Type="http://schemas.openxmlformats.org/officeDocument/2006/relationships/hyperlink" Target="https://devtools.r-lib.org/" TargetMode="External"/><Relationship Id="rId705" Type="http://schemas.openxmlformats.org/officeDocument/2006/relationships/hyperlink" Target="https://docs.github.com/en/actions" TargetMode="External"/><Relationship Id="rId674" Type="http://schemas.openxmlformats.org/officeDocument/2006/relationships/hyperlink" Target="https://docs.github.com/en/actions/using-jobs/using-concurrency" TargetMode="External"/><Relationship Id="rId767" Type="http://schemas.openxmlformats.org/officeDocument/2006/relationships/hyperlink" Target="https://docs.github.com/en/repositories/releasing-projects-on-github/managing-releases-in-a-repository" TargetMode="External"/><Relationship Id="rId638" Type="http://schemas.openxmlformats.org/officeDocument/2006/relationships/hyperlink" Target="https://docs.github.com/en/repositories/working-with-files/managing-files/customizing-how-changed-files-appear-on-github" TargetMode="External"/><Relationship Id="rId675"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899" Type="http://schemas.openxmlformats.org/officeDocument/2006/relationships/hyperlink" Target="https://docs.google.com/document/d/1ckgRCcr7FFPyymyMA6Y_-cB_vftOyrrxT28c6gRg0PI/edit" TargetMode="External"/><Relationship Id="rId986" Type="http://schemas.openxmlformats.org/officeDocument/2006/relationships/hyperlink" Target="https://doi.org/10.1038/467775a" TargetMode="External"/><Relationship Id="rId990" Type="http://schemas.openxmlformats.org/officeDocument/2006/relationships/hyperlink" Target="https://doi.org/10.1038/526182a" TargetMode="External"/><Relationship Id="rId1011" Type="http://schemas.openxmlformats.org/officeDocument/2006/relationships/hyperlink" Target="https://doi.org/10.1038/d41586-019-00067-3" TargetMode="External"/><Relationship Id="rId959" Type="http://schemas.openxmlformats.org/officeDocument/2006/relationships/hyperlink" Target="https://doi.org/10.1038/d41586-019-01431-z" TargetMode="External"/><Relationship Id="rId999" Type="http://schemas.openxmlformats.org/officeDocument/2006/relationships/hyperlink" Target="https://doi.org/10.1038/d41586-019-02918-5" TargetMode="External"/><Relationship Id="rId1014" Type="http://schemas.openxmlformats.org/officeDocument/2006/relationships/hyperlink" Target="https://doi.org/10.1038/d41586-021-03603-2" TargetMode="External"/><Relationship Id="rId966" Type="http://schemas.openxmlformats.org/officeDocument/2006/relationships/hyperlink" Target="https://doi.org/10.1038/s41467-020-19160-7" TargetMode="External"/><Relationship Id="rId988" Type="http://schemas.openxmlformats.org/officeDocument/2006/relationships/hyperlink" Target="https://doi.org/10.1038/s41562-016-0021" TargetMode="External"/><Relationship Id="rId975" Type="http://schemas.openxmlformats.org/officeDocument/2006/relationships/hyperlink" Target="https://doi.org/10.1201/9781003029878" TargetMode="External"/><Relationship Id="rId1016" Type="http://schemas.openxmlformats.org/officeDocument/2006/relationships/hyperlink" Target="https://doi.org/10.1201/9781351201315" TargetMode="External"/><Relationship Id="rId997" Type="http://schemas.openxmlformats.org/officeDocument/2006/relationships/hyperlink" Target="https://doi.org/10.1371/journal.pcbi.1003833" TargetMode="External"/><Relationship Id="rId957" Type="http://schemas.openxmlformats.org/officeDocument/2006/relationships/hyperlink" Target="https://doi.org/10.1371/journal.pgph.0002269" TargetMode="External"/><Relationship Id="rId306" Type="http://schemas.openxmlformats.org/officeDocument/2006/relationships/hyperlink" Target="https://downlit.r-lib.org/" TargetMode="External"/><Relationship Id="rId325" Type="http://schemas.openxmlformats.org/officeDocument/2006/relationships/hyperlink" Target="https://dplyr.tidyverse.org/" TargetMode="External"/><Relationship Id="rId346" Type="http://schemas.openxmlformats.org/officeDocument/2006/relationships/hyperlink" Target="https://dplyr.tidyverse.org/articles/in-packages.html" TargetMode="External"/><Relationship Id="rId345" Type="http://schemas.openxmlformats.org/officeDocument/2006/relationships/hyperlink" Target="https://dplyr.tidyverse.org/articles/programming.html" TargetMode="External"/><Relationship Id="rId411" Type="http://schemas.openxmlformats.org/officeDocument/2006/relationships/hyperlink" Target="https://dplyr.tidyverse.org/reference/dplyr_by.html" TargetMode="External"/><Relationship Id="rId321" Type="http://schemas.openxmlformats.org/officeDocument/2006/relationships/hyperlink" Target="https://dtplyr.tidyverse.org/" TargetMode="External"/><Relationship Id="rId701" Type="http://schemas.openxmlformats.org/officeDocument/2006/relationships/hyperlink" Target="https://eddelbuettel.github.io/r2u/" TargetMode="External"/><Relationship Id="rId574" Type="http://schemas.openxmlformats.org/officeDocument/2006/relationships/hyperlink" Target="https://education.github.com/" TargetMode="External"/><Relationship Id="rId575" Type="http://schemas.openxmlformats.org/officeDocument/2006/relationships/hyperlink" Target="https://education.github.com/pack" TargetMode="External"/><Relationship Id="rId576" Type="http://schemas.openxmlformats.org/officeDocument/2006/relationships/hyperlink" Target="https://education.github.com/teachers" TargetMode="External"/><Relationship Id="rId167" Type="http://schemas.openxmlformats.org/officeDocument/2006/relationships/hyperlink" Target="https://ellipsis.r-lib.org/" TargetMode="External"/><Relationship Id="rId207" Type="http://schemas.openxmlformats.org/officeDocument/2006/relationships/hyperlink" Target="https://en.wikipedia.org/wiki/Code_refactoring" TargetMode="External"/><Relationship Id="rId214" Type="http://schemas.openxmlformats.org/officeDocument/2006/relationships/hyperlink" Target="https://en.wikipedia.org/wiki/Cyclomatic_complexity" TargetMode="External"/><Relationship Id="rId206" Type="http://schemas.openxmlformats.org/officeDocument/2006/relationships/hyperlink" Target="https://en.wikipedia.org/wiki/Decomposition_(computer_science)" TargetMode="External"/><Relationship Id="rId926" Type="http://schemas.openxmlformats.org/officeDocument/2006/relationships/hyperlink" Target="https://en.wikipedia.org/wiki/Doctor_of_Philosophy#History" TargetMode="External"/><Relationship Id="rId208" Type="http://schemas.openxmlformats.org/officeDocument/2006/relationships/hyperlink" Target="https://en.wikipedia.org/wiki/Functional_decomposition" TargetMode="External"/><Relationship Id="rId332" Type="http://schemas.openxmlformats.org/officeDocument/2006/relationships/hyperlink" Target="https://en.wikipedia.org/wiki/Functional_programming" TargetMode="External"/><Relationship Id="rId943" Type="http://schemas.openxmlformats.org/officeDocument/2006/relationships/hyperlink" Target="https://en.wikipedia.org/wiki/Implicature" TargetMode="External"/><Relationship Id="rId216" Type="http://schemas.openxmlformats.org/officeDocument/2006/relationships/hyperlink" Target="https://en.wikipedia.org/wiki/KISS_principle" TargetMode="External"/><Relationship Id="rId927" Type="http://schemas.openxmlformats.org/officeDocument/2006/relationships/hyperlink" Target="https://en.wikipedia.org/wiki/Masterpiece#History" TargetMode="External"/><Relationship Id="rId118" Type="http://schemas.openxmlformats.org/officeDocument/2006/relationships/hyperlink" Target="https://en.wikipedia.org/wiki/Test-driven_development" TargetMode="External"/><Relationship Id="rId925" Type="http://schemas.openxmlformats.org/officeDocument/2006/relationships/hyperlink" Target="https://en.wikipedia.org/wiki/Thesis" TargetMode="External"/><Relationship Id="rId496" Type="http://schemas.openxmlformats.org/officeDocument/2006/relationships/hyperlink" Target="https://en.wikipedia.org/wiki/WYSIWYM" TargetMode="External"/><Relationship Id="rId942" Type="http://schemas.openxmlformats.org/officeDocument/2006/relationships/hyperlink" Target="https://en.wikipedia.org/wiki/Yes,_and_..." TargetMode="External"/><Relationship Id="rId338" Type="http://schemas.openxmlformats.org/officeDocument/2006/relationships/hyperlink" Target="https://forcats.tidyverse.org/" TargetMode="External"/><Relationship Id="rId279" Type="http://schemas.openxmlformats.org/officeDocument/2006/relationships/hyperlink" Target="https://fs.r-lib.org/" TargetMode="External"/><Relationship Id="rId143" Type="http://schemas.openxmlformats.org/officeDocument/2006/relationships/hyperlink" Target="https://furrr.futureverse.org/" TargetMode="External"/><Relationship Id="rId294" Type="http://schemas.openxmlformats.org/officeDocument/2006/relationships/hyperlink" Target="https://gargle.r-lib.org/" TargetMode="External"/><Relationship Id="rId302" Type="http://schemas.openxmlformats.org/officeDocument/2006/relationships/hyperlink" Target="https://ggplot2.tidyverse.org/" TargetMode="External"/><Relationship Id="rId292" Type="http://schemas.openxmlformats.org/officeDocument/2006/relationships/hyperlink" Target="https://gh.r-lib.org/" TargetMode="External"/><Relationship Id="rId866" Type="http://schemas.openxmlformats.org/officeDocument/2006/relationships/hyperlink" Target="https://github.com/IndrajeetPatil/awesome-r-pkgtools" TargetMode="External"/><Relationship Id="rId667" Type="http://schemas.openxmlformats.org/officeDocument/2006/relationships/hyperlink" Target="https://github.com/RMI-PACTA/actions" TargetMode="External"/><Relationship Id="rId510" Type="http://schemas.openxmlformats.org/officeDocument/2006/relationships/hyperlink" Target="https://github.com/UCD-SERG/lab-manual" TargetMode="External"/><Relationship Id="rId400" Type="http://schemas.openxmlformats.org/officeDocument/2006/relationships/hyperlink" Target="https://github.com/UCD-SERG/lab-manual/blob/main/.lintr.R" TargetMode="External"/><Relationship Id="rId370"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503"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3" Type="http://schemas.openxmlformats.org/officeDocument/2006/relationships/hyperlink" Target="https://github.com/UCD-SERG/rpt/pull/100" TargetMode="External"/><Relationship Id="rId547" Type="http://schemas.openxmlformats.org/officeDocument/2006/relationships/hyperlink" Target="https://github.com/UCD-SERG/rpt/pull/70" TargetMode="External"/><Relationship Id="rId204" Type="http://schemas.openxmlformats.org/officeDocument/2006/relationships/hyperlink" Target="https://github.com/UCD-SERG/shigella/pull/11" TargetMode="External"/><Relationship Id="rId649" Type="http://schemas.openxmlformats.org/officeDocument/2006/relationships/hyperlink" Target="https://github.com/actions/toolkit/blob/main/docs/action-versioning.md" TargetMode="External"/><Relationship Id="rId655" Type="http://schemas.openxmlformats.org/officeDocument/2006/relationships/hyperlink" Target="https://github.com/actions/toolkit/issues/214" TargetMode="External"/><Relationship Id="rId593" Type="http://schemas.openxmlformats.org/officeDocument/2006/relationships/hyperlink" Target="https://github.com/cli/cli#installation" TargetMode="External"/><Relationship Id="rId594" Type="http://schemas.openxmlformats.org/officeDocument/2006/relationships/hyperlink" Target="https://github.com/cli/cli/blob/trunk/docs/install_linux.md" TargetMode="External"/><Relationship Id="rId504" Type="http://schemas.openxmlformats.org/officeDocument/2006/relationships/hyperlink" Target="https://github.com/coatless-tutorials/quarto-book-template" TargetMode="External"/><Relationship Id="rId77" Type="http://schemas.openxmlformats.org/officeDocument/2006/relationships/hyperlink" Target="https://github.com/d-morrison/gha" TargetMode="External"/><Relationship Id="rId627" Type="http://schemas.openxmlformats.org/officeDocument/2006/relationships/hyperlink" Target="https://github.com/d-morrison/pr.helpers" TargetMode="External"/><Relationship Id="rId892" Type="http://schemas.openxmlformats.org/officeDocument/2006/relationships/hyperlink" Target="https://github.com/d-morrison/psw" TargetMode="External"/><Relationship Id="rId529" Type="http://schemas.openxmlformats.org/officeDocument/2006/relationships/hyperlink" Target="https://github.com/d-morrison/rme" TargetMode="External"/><Relationship Id="rId832" Type="http://schemas.openxmlformats.org/officeDocument/2006/relationships/hyperlink" Target="https://github.com/d-morrison/wai" TargetMode="External"/><Relationship Id="rId505" Type="http://schemas.openxmlformats.org/officeDocument/2006/relationships/hyperlink" Target="https://github.com/d-rug/datalab_template_quarto" TargetMode="External"/><Relationship Id="rId666" Type="http://schemas.openxmlformats.org/officeDocument/2006/relationships/hyperlink" Target="https://github.com/easystats/workflows" TargetMode="External"/><Relationship Id="rId702" Type="http://schemas.openxmlformats.org/officeDocument/2006/relationships/hyperlink" Target="https://github.com/eddelbuettel/github-actions/tree/master/r2u-setup" TargetMode="External"/><Relationship Id="rId665" Type="http://schemas.openxmlformats.org/officeDocument/2006/relationships/hyperlink" Target="https://github.com/eddelbuettel/r-ci" TargetMode="External"/><Relationship Id="rId771"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48" Type="http://schemas.openxmlformats.org/officeDocument/2006/relationships/hyperlink" Target="https://github.com/features/actions" TargetMode="External"/><Relationship Id="rId629" Type="http://schemas.openxmlformats.org/officeDocument/2006/relationships/hyperlink" Target="https://github.com/github-linguist/linguist/" TargetMode="External"/><Relationship Id="rId639" Type="http://schemas.openxmlformats.org/officeDocument/2006/relationships/hyperlink" Target="https://github.com/github-linguist/linguist/blob/main/docs/overrides.md" TargetMode="External"/><Relationship Id="rId637" Type="http://schemas.openxmlformats.org/officeDocument/2006/relationships/hyperlink" Target="https://github.com/github-linguist/linguist/blob/main/docs/overrides.md#detectable" TargetMode="External"/><Relationship Id="rId636" Type="http://schemas.openxmlformats.org/officeDocument/2006/relationships/hyperlink" Target="https://github.com/github-linguist/linguist/blob/main/docs/overrides.md#documentation" TargetMode="External"/><Relationship Id="rId630" Type="http://schemas.openxmlformats.org/officeDocument/2006/relationships/hyperlink" Target="https://github.com/github-linguist/linguist/blob/main/docs/overrides.md#generated-code" TargetMode="External"/><Relationship Id="rId633" Type="http://schemas.openxmlformats.org/officeDocument/2006/relationships/hyperlink" Target="https://github.com/github-linguist/linguist/blob/main/docs/overrides.md#using-gitattributes" TargetMode="External"/><Relationship Id="rId635" Type="http://schemas.openxmlformats.org/officeDocument/2006/relationships/hyperlink" Target="https://github.com/github-linguist/linguist/blob/main/docs/overrides.md#vendored-code" TargetMode="External"/><Relationship Id="rId622" Type="http://schemas.openxmlformats.org/officeDocument/2006/relationships/hyperlink" Target="https://github.com/github/gitignore/blob/master/R.gitignore" TargetMode="External"/><Relationship Id="rId690" Type="http://schemas.openxmlformats.org/officeDocument/2006/relationships/hyperlink" Target="https://github.com/hasura/comment-progress" TargetMode="External"/><Relationship Id="rId220" Type="http://schemas.openxmlformats.org/officeDocument/2006/relationships/hyperlink" Target="https://github.com/jennybc/here_here" TargetMode="External"/><Relationship Id="rId230" Type="http://schemas.openxmlformats.org/officeDocument/2006/relationships/hyperlink" Target="https://github.com/karthik/rdrop2" TargetMode="External"/><Relationship Id="rId183"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4" Type="http://schemas.openxmlformats.org/officeDocument/2006/relationships/hyperlink" Target="https://github.com/lorenzwalthert/touchstone" TargetMode="External"/><Relationship Id="rId689" Type="http://schemas.openxmlformats.org/officeDocument/2006/relationships/hyperlink" Target="https://github.com/marocchino/sticky-pull-request-comment" TargetMode="External"/><Relationship Id="rId779" Type="http://schemas.openxmlformats.org/officeDocument/2006/relationships/hyperlink" Target="https://github.com/mponce0/Visualize.CRAN.Downloads" TargetMode="External"/><Relationship Id="rId930"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50"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369" Type="http://schemas.openxmlformats.org/officeDocument/2006/relationships/hyperlink" Target="https://github.com/pulls/review-requested" TargetMode="External"/><Relationship Id="rId559" Type="http://schemas.openxmlformats.org/officeDocument/2006/relationships/hyperlink" Target="https://github.com/quarto-dev/quarto-cli/issues" TargetMode="External"/><Relationship Id="rId549" Type="http://schemas.openxmlformats.org/officeDocument/2006/relationships/hyperlink" Target="https://github.com/quarto-dev/quarto-cli/issues/3809" TargetMode="External"/><Relationship Id="rId566" Type="http://schemas.openxmlformats.org/officeDocument/2006/relationships/hyperlink" Target="https://github.com/quarto-dev/quarto-cli/issues/4894" TargetMode="External"/><Relationship Id="rId565" Type="http://schemas.openxmlformats.org/officeDocument/2006/relationships/hyperlink" Target="https://github.com/quarto-dev/quarto-cli/issues?q=is%3Aopen+is%3Aissue+label%3Aepic" TargetMode="External"/><Relationship Id="rId228" Type="http://schemas.openxmlformats.org/officeDocument/2006/relationships/hyperlink" Target="https://github.com/r-box/boxr" TargetMode="External"/><Relationship Id="rId773" Type="http://schemas.openxmlformats.org/officeDocument/2006/relationships/hyperlink" Target="https://github.com/r-hub/rhub" TargetMode="External"/><Relationship Id="rId233" Type="http://schemas.openxmlformats.org/officeDocument/2006/relationships/hyperlink" Target="https://github.com/r-lib" TargetMode="External"/><Relationship Id="rId317" Type="http://schemas.openxmlformats.org/officeDocument/2006/relationships/hyperlink" Target="https://github.com/r-lib/actions" TargetMode="External"/><Relationship Id="rId706" Type="http://schemas.openxmlformats.org/officeDocument/2006/relationships/hyperlink" Target="https://github.com/r-lib/actions#where-to-find-help" TargetMode="External"/><Relationship Id="rId460" Type="http://schemas.openxmlformats.org/officeDocument/2006/relationships/hyperlink" Target="https://github.com/r-lib/actions/blob/v2-branch/examples/lint-changed-files.yaml" TargetMode="External"/><Relationship Id="rId750" Type="http://schemas.openxmlformats.org/officeDocument/2006/relationships/hyperlink" Target="https://github.com/r-lib/rig" TargetMode="External"/><Relationship Id="rId692" Type="http://schemas.openxmlformats.org/officeDocument/2006/relationships/hyperlink" Target="https://github.com/rossjrw/pr-preview-action" TargetMode="External"/><Relationship Id="rId693" Type="http://schemas.openxmlformats.org/officeDocument/2006/relationships/hyperlink" Target="https://github.com/rossjrw/pr-preview-action?tab=readme-ov-file#only-remove-previews-for-unmerged-prs" TargetMode="External"/><Relationship Id="rId583" Type="http://schemas.openxmlformats.org/officeDocument/2006/relationships/hyperlink" Target="https://github.com/settings/copilot/features" TargetMode="External"/><Relationship Id="rId883" Type="http://schemas.openxmlformats.org/officeDocument/2006/relationships/hyperlink" Target="https://github.com/skills/introduction-to-github" TargetMode="External"/><Relationship Id="rId691" Type="http://schemas.openxmlformats.org/officeDocument/2006/relationships/hyperlink" Target="https://github.com/thollander/actions-comment-pull-request" TargetMode="External"/><Relationship Id="rId815" Type="http://schemas.openxmlformats.org/officeDocument/2006/relationships/hyperlink" Target="https://github.com/tmux/tmux/wiki" TargetMode="External"/><Relationship Id="rId787" Type="http://schemas.openxmlformats.org/officeDocument/2006/relationships/hyperlink" Target="https://github.com/ucdavisdatalab" TargetMode="External"/><Relationship Id="rId871" Type="http://schemas.openxmlformats.org/officeDocument/2006/relationships/hyperlink" Target="https://github.com/ucdavisdatalab/research-toolkits" TargetMode="External"/><Relationship Id="rId572" Type="http://schemas.openxmlformats.org/officeDocument/2006/relationships/hyperlink" Target="https://github.com/ucdavisdatalab/sandbox_git" TargetMode="External"/><Relationship Id="rId795" Type="http://schemas.openxmlformats.org/officeDocument/2006/relationships/hyperlink" Target="https://github.com/ucdavisdatalab/workshop_how-to-data-documentation" TargetMode="External"/><Relationship Id="rId886" Type="http://schemas.openxmlformats.org/officeDocument/2006/relationships/hyperlink" Target="https://github.com/ucdavisdatalab/workshop_nlp_with_python" TargetMode="External"/><Relationship Id="rId885" Type="http://schemas.openxmlformats.org/officeDocument/2006/relationships/hyperlink" Target="https://github.com/ucdavisdatalab/workshop_python_basics" TargetMode="External"/><Relationship Id="rId870"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592" Type="http://schemas.openxmlformats.org/officeDocument/2006/relationships/hyperlink" Target="https://gitlab.com/gitlab-org/cli" TargetMode="External"/><Relationship Id="rId597" Type="http://schemas.openxmlformats.org/officeDocument/2006/relationships/hyperlink" Target="https://gitlab.com/gitlab-org/cli#installation" TargetMode="External"/><Relationship Id="rId598" Type="http://schemas.openxmlformats.org/officeDocument/2006/relationships/hyperlink" Target="https://gitlab.com/gitlab-org/cli/-/releases" TargetMode="External"/><Relationship Id="rId397" Type="http://schemas.openxmlformats.org/officeDocument/2006/relationships/hyperlink" Target="https://google.github.io/styleguide/Rguide.html" TargetMode="External"/><Relationship Id="rId402" Type="http://schemas.openxmlformats.org/officeDocument/2006/relationships/hyperlink" Target="https://google.github.io/styleguide/Rguide.html#use-explicit-returns" TargetMode="External"/><Relationship Id="rId722" Type="http://schemas.openxmlformats.org/officeDocument/2006/relationships/hyperlink" Target="https://google.github.io/styleguide/shellguide.html" TargetMode="External"/><Relationship Id="rId920" Type="http://schemas.openxmlformats.org/officeDocument/2006/relationships/hyperlink" Target="https://grants.nih.gov" TargetMode="External"/><Relationship Id="rId902" Type="http://schemas.openxmlformats.org/officeDocument/2006/relationships/hyperlink" Target="https://grantwriting.stanford.edu/resources/funding-train/" TargetMode="External"/><Relationship Id="rId963" Type="http://schemas.openxmlformats.org/officeDocument/2006/relationships/hyperlink" Target="https://happygitwithr.com/" TargetMode="External"/><Relationship Id="rId619" Type="http://schemas.openxmlformats.org/officeDocument/2006/relationships/hyperlink" Target="https://happygitwithr.com/repeated-amend.html" TargetMode="External"/><Relationship Id="rId604" Type="http://schemas.openxmlformats.org/officeDocument/2006/relationships/hyperlink" Target="https://help.github.com/en/github/collaborating-with-issues-and-pull-requests/creating-a-pull-request#creating-the-pull-request" TargetMode="External"/><Relationship Id="rId297" Type="http://schemas.openxmlformats.org/officeDocument/2006/relationships/hyperlink" Target="https://here.r-lib.org/" TargetMode="External"/><Relationship Id="rId803" Type="http://schemas.openxmlformats.org/officeDocument/2006/relationships/hyperlink" Target="https://hpc.ucdavis.edu/" TargetMode="External"/><Relationship Id="rId290" Type="http://schemas.openxmlformats.org/officeDocument/2006/relationships/hyperlink" Target="https://httr.r-lib.org/" TargetMode="External"/><Relationship Id="rId288" Type="http://schemas.openxmlformats.org/officeDocument/2006/relationships/hyperlink" Target="https://httr2.r-lib.org/" TargetMode="External"/><Relationship Id="rId961"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860" Type="http://schemas.openxmlformats.org/officeDocument/2006/relationships/hyperlink" Target="https://journals.lww.com/epidem/Fulltext/2001/05000/The_Value_of_P.2.aspx" TargetMode="External"/><Relationship Id="rId918" Type="http://schemas.openxmlformats.org/officeDocument/2006/relationships/hyperlink" Target="https://journals.plos.org/ploscompbiol/article?id=10.1371/journal.pcbi.1003833" TargetMode="External"/><Relationship Id="rId970" Type="http://schemas.openxmlformats.org/officeDocument/2006/relationships/hyperlink" Target="https://journals.plos.org/plosone/s/authorship" TargetMode="External"/><Relationship Id="rId255" Type="http://schemas.openxmlformats.org/officeDocument/2006/relationships/hyperlink" Target="https://lifecycle.r-lib.org/" TargetMode="External"/><Relationship Id="rId480" Type="http://schemas.openxmlformats.org/officeDocument/2006/relationships/hyperlink" Target="https://lifecycle.r-lib.org/articles/communicate.html" TargetMode="External"/><Relationship Id="rId481" Type="http://schemas.openxmlformats.org/officeDocument/2006/relationships/hyperlink" Target="https://lifecycle.r-lib.org/reference/deprecate_soft.html" TargetMode="External"/><Relationship Id="rId891" Type="http://schemas.openxmlformats.org/officeDocument/2006/relationships/hyperlink" Target="https://link.springer.com/book/10.1007/978-3-030-98175-4" TargetMode="External"/><Relationship Id="rId906" Type="http://schemas.openxmlformats.org/officeDocument/2006/relationships/hyperlink" Target="https://link.springer.com/book/9783031537929" TargetMode="External"/><Relationship Id="rId263" Type="http://schemas.openxmlformats.org/officeDocument/2006/relationships/hyperlink" Target="https://lintr.r-lib.org/" TargetMode="External"/><Relationship Id="rId310" Type="http://schemas.openxmlformats.org/officeDocument/2006/relationships/hyperlink" Target="https://lobstr.r-lib.org/" TargetMode="External"/><Relationship Id="rId340" Type="http://schemas.openxmlformats.org/officeDocument/2006/relationships/hyperlink" Target="https://lubridate.tidyverse.org/" TargetMode="External"/><Relationship Id="rId1018" Type="http://schemas.openxmlformats.org/officeDocument/2006/relationships/hyperlink" Target="https://mastering-shiny.org/" TargetMode="External"/><Relationship Id="rId917" Type="http://schemas.openxmlformats.org/officeDocument/2006/relationships/hyperlink" Target="https://medialab.github.io/iwanthue/" TargetMode="External"/><Relationship Id="rId863" Type="http://schemas.openxmlformats.org/officeDocument/2006/relationships/hyperlink" Target="https://medialab.github.io/iwanthue/?utm_source=Nature+Briefing&amp;utm_campaign=2c68711076-briefing-dy-20211006&amp;utm_medium=email&amp;utm_term=0_c9dfd39373-2c68711076-44335685" TargetMode="External"/><Relationship Id="rId737" Type="http://schemas.openxmlformats.org/officeDocument/2006/relationships/hyperlink" Target="https://medium.com/@jeongwhanchoi/install-tmux-on-osx-and-basics-commands-for-beginners-be22520fd95e" TargetMode="External"/><Relationship Id="rId299" Type="http://schemas.openxmlformats.org/officeDocument/2006/relationships/hyperlink" Target="https://memoise.r-lib.org/" TargetMode="External"/><Relationship Id="rId983" Type="http://schemas.openxmlformats.org/officeDocument/2006/relationships/hyperlink" Target="https://mentors.fm/2019/08/13/think-and-write-with-leslie-lamport/" TargetMode="External"/><Relationship Id="rId541" Type="http://schemas.openxmlformats.org/officeDocument/2006/relationships/hyperlink" Target="https://mermaid.live/" TargetMode="External"/><Relationship Id="rId897" Type="http://schemas.openxmlformats.org/officeDocument/2006/relationships/hyperlink" Target="https://mitcommlab.mit.edu/be/2023/09/27/toward-an-evenbetterposter-improving-the-betterposter-template/" TargetMode="External"/><Relationship Id="rId910" Type="http://schemas.openxmlformats.org/officeDocument/2006/relationships/hyperlink" Target="https://myidp.sciencecareers.org/" TargetMode="External"/><Relationship Id="rId992" Type="http://schemas.openxmlformats.org/officeDocument/2006/relationships/hyperlink" Target="https://osf.io/" TargetMode="External"/><Relationship Id="rId40" Type="http://schemas.openxmlformats.org/officeDocument/2006/relationships/hyperlink" Target="https://osf.io/tgbxr/" TargetMode="External"/><Relationship Id="rId612" Type="http://schemas.openxmlformats.org/officeDocument/2006/relationships/hyperlink" Target="https://p5js.org/contribute/steward_guidelines/" TargetMode="External"/><Relationship Id="rId247" Type="http://schemas.openxmlformats.org/officeDocument/2006/relationships/hyperlink" Target="https://pak.r-lib.org/" TargetMode="External"/><Relationship Id="rId241" Type="http://schemas.openxmlformats.org/officeDocument/2006/relationships/hyperlink" Target="https://pkgbuild.r-lib.org/" TargetMode="External"/><Relationship Id="rId82" Type="http://schemas.openxmlformats.org/officeDocument/2006/relationships/hyperlink" Target="https://pkgdown.r-lib.org/" TargetMode="External"/><Relationship Id="rId239" Type="http://schemas.openxmlformats.org/officeDocument/2006/relationships/hyperlink" Target="https://pkgload.r-lib.org/" TargetMode="External"/><Relationship Id="rId980" Type="http://schemas.openxmlformats.org/officeDocument/2006/relationships/hyperlink" Target="https://plos.org/resource/how-to-store-and-manage-your-data/" TargetMode="External"/><Relationship Id="rId517" Type="http://schemas.openxmlformats.org/officeDocument/2006/relationships/hyperlink" Target="https://plotly.com/r/" TargetMode="External"/><Relationship Id="rId281" Type="http://schemas.openxmlformats.org/officeDocument/2006/relationships/hyperlink" Target="https://processx.r-lib.org/" TargetMode="External"/><Relationship Id="rId794"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7" Type="http://schemas.openxmlformats.org/officeDocument/2006/relationships/hyperlink" Target="https://profvis.r-lib.org/" TargetMode="External"/><Relationship Id="rId285" Type="http://schemas.openxmlformats.org/officeDocument/2006/relationships/hyperlink" Target="https://ps.r-lib.org/" TargetMode="External"/><Relationship Id="rId142" Type="http://schemas.openxmlformats.org/officeDocument/2006/relationships/hyperlink" Target="https://purrr.tidyverse.org/" TargetMode="External"/><Relationship Id="rId406" Type="http://schemas.openxmlformats.org/officeDocument/2006/relationships/hyperlink" Target="https://purrr.tidyverse.org/reference/map.html" TargetMode="External"/><Relationship Id="rId487" Type="http://schemas.openxmlformats.org/officeDocument/2006/relationships/hyperlink" Target="https://quarto.org/" TargetMode="External"/><Relationship Id="rId532" Type="http://schemas.openxmlformats.org/officeDocument/2006/relationships/hyperlink" Target="https://quarto.org/docs/authoring/cross-references.html" TargetMode="External"/><Relationship Id="rId551" Type="http://schemas.openxmlformats.org/officeDocument/2006/relationships/hyperlink" Target="https://quarto.org/docs/authoring/diagrams.html" TargetMode="External"/><Relationship Id="rId534" Type="http://schemas.openxmlformats.org/officeDocument/2006/relationships/hyperlink" Target="https://quarto.org/docs/authoring/includes.html" TargetMode="External"/><Relationship Id="rId512" Type="http://schemas.openxmlformats.org/officeDocument/2006/relationships/hyperlink" Target="https://quarto.org/docs/books/" TargetMode="External"/><Relationship Id="rId516" Type="http://schemas.openxmlformats.org/officeDocument/2006/relationships/hyperlink" Target="https://quarto.org/docs/dashboards/" TargetMode="External"/><Relationship Id="rId521" Type="http://schemas.openxmlformats.org/officeDocument/2006/relationships/hyperlink" Target="https://quarto.org/docs/gallery/#dashboards" TargetMode="External"/><Relationship Id="rId490" Type="http://schemas.openxmlformats.org/officeDocument/2006/relationships/hyperlink" Target="https://quarto.org/docs/get-started/" TargetMode="External"/><Relationship Id="rId491"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28" Type="http://schemas.openxmlformats.org/officeDocument/2006/relationships/hyperlink" Target="https://quarto.org/docs/projects/profiles.html" TargetMode="External"/><Relationship Id="rId513" Type="http://schemas.openxmlformats.org/officeDocument/2006/relationships/hyperlink" Target="https://quarto.org/docs/publishing/" TargetMode="External"/><Relationship Id="rId555" Type="http://schemas.openxmlformats.org/officeDocument/2006/relationships/hyperlink" Target="https://quarto.org/docs/troubleshooting/" TargetMode="External"/><Relationship Id="rId227" Type="http://schemas.openxmlformats.org/officeDocument/2006/relationships/hyperlink" Target="https://r-box.github.io/boxr/articles/boxr-app-interactive.html#create" TargetMode="External"/><Relationship Id="rId780" Type="http://schemas.openxmlformats.org/officeDocument/2006/relationships/hyperlink" Target="https://r-hub.github.io/cranlogs/" TargetMode="External"/><Relationship Id="rId774" Type="http://schemas.openxmlformats.org/officeDocument/2006/relationships/hyperlink" Target="https://r-hub.github.io/rhub/articles/rhubv2.html" TargetMode="External"/><Relationship Id="rId312" Type="http://schemas.openxmlformats.org/officeDocument/2006/relationships/hyperlink" Target="https://r-lib.github.io/crayon/" TargetMode="External"/><Relationship Id="rId253" Type="http://schemas.openxmlformats.org/officeDocument/2006/relationships/hyperlink" Target="https://r-lib.github.io/pkgcache/" TargetMode="External"/><Relationship Id="rId308" Type="http://schemas.openxmlformats.org/officeDocument/2006/relationships/hyperlink" Target="https://r-lib.github.io/prettyunits/" TargetMode="External"/><Relationship Id="rId1023" Type="http://schemas.openxmlformats.org/officeDocument/2006/relationships/hyperlink" Target="https://r-pkgs.org/" TargetMode="External"/><Relationship Id="rId426" Type="http://schemas.openxmlformats.org/officeDocument/2006/relationships/hyperlink" Target="https://r-pkgs.org/code.html#sec-code-r-landscape" TargetMode="External"/><Relationship Id="rId154" Type="http://schemas.openxmlformats.org/officeDocument/2006/relationships/hyperlink" Target="https://r-pkgs.org/lifecycle.html#sec-lifecycle-version-number" TargetMode="External"/><Relationship Id="rId172" Type="http://schemas.openxmlformats.org/officeDocument/2006/relationships/hyperlink" Target="https://r-pkgs.org/man.html" TargetMode="External"/><Relationship Id="rId156" Type="http://schemas.openxmlformats.org/officeDocument/2006/relationships/hyperlink" Target="https://r-pkgs.org/other-markdown.html#sec-news" TargetMode="External"/><Relationship Id="rId770" Type="http://schemas.openxmlformats.org/officeDocument/2006/relationships/hyperlink" Target="https://r-pkgs.org/release.html" TargetMode="External"/><Relationship Id="rId777" Type="http://schemas.openxmlformats.org/officeDocument/2006/relationships/hyperlink" Target="https://r-pkgs.org/release.html#sec-release-initial" TargetMode="External"/><Relationship Id="rId704" Type="http://schemas.openxmlformats.org/officeDocument/2006/relationships/hyperlink" Target="https://r-pkgs.org/software-development-practices.html#sec-sw-dev-practices-ci" TargetMode="External"/><Relationship Id="rId119" Type="http://schemas.openxmlformats.org/officeDocument/2006/relationships/hyperlink" Target="https://r-pkgs.org/testing-basics.html" TargetMode="External"/><Relationship Id="rId1025" Type="http://schemas.openxmlformats.org/officeDocument/2006/relationships/hyperlink" Target="https://r4ds.hadley.nz/" TargetMode="External"/><Relationship Id="rId492" Type="http://schemas.openxmlformats.org/officeDocument/2006/relationships/hyperlink" Target="https://r4ds.hadley.nz/quarto.html" TargetMode="External"/><Relationship Id="rId388" Type="http://schemas.openxmlformats.org/officeDocument/2006/relationships/hyperlink" Target="https://r4ds.hadley.nz/workflow-help.html#making-a-reprex" TargetMode="External"/><Relationship Id="rId274" Type="http://schemas.openxmlformats.org/officeDocument/2006/relationships/hyperlink" Target="https://r6.r-lib.org/" TargetMode="External"/><Relationship Id="rId243" Type="http://schemas.openxmlformats.org/officeDocument/2006/relationships/hyperlink" Target="https://rcmdcheck.r-lib.org/" TargetMode="External"/><Relationship Id="rId330" Type="http://schemas.openxmlformats.org/officeDocument/2006/relationships/hyperlink" Target="https://readr.tidyverse.org/" TargetMode="External"/><Relationship Id="rId245" Type="http://schemas.openxmlformats.org/officeDocument/2006/relationships/hyperlink" Target="https://remotes.r-lib.org/" TargetMode="External"/><Relationship Id="rId387"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796" Type="http://schemas.openxmlformats.org/officeDocument/2006/relationships/hyperlink" Target="https://researchdata.princeton.edu/research-lifecycle-guide/publishing-and-preservation/dois" TargetMode="External"/><Relationship Id="rId249" Type="http://schemas.openxmlformats.org/officeDocument/2006/relationships/hyperlink" Target="https://revdepcheck.r-lib.org/" TargetMode="External"/><Relationship Id="rId266" Type="http://schemas.openxmlformats.org/officeDocument/2006/relationships/hyperlink" Target="https://rlang.r-lib.org/" TargetMode="External"/><Relationship Id="rId158"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1" Type="http://schemas.openxmlformats.org/officeDocument/2006/relationships/hyperlink" Target="https://roxygen2.r-lib.org/articles/rd.html" TargetMode="External"/><Relationship Id="rId168" Type="http://schemas.openxmlformats.org/officeDocument/2006/relationships/hyperlink" Target="https://roxygen2.r-lib.org/articles/rd.html#inheriting-documentation" TargetMode="External"/><Relationship Id="rId518" Type="http://schemas.openxmlformats.org/officeDocument/2006/relationships/hyperlink" Target="https://rstudio.github.io/leaflet/" TargetMode="External"/><Relationship Id="rId744" Type="http://schemas.openxmlformats.org/officeDocument/2006/relationships/hyperlink" Target="https://rstudio.github.io/renv/" TargetMode="External"/><Relationship Id="rId320" Type="http://schemas.openxmlformats.org/officeDocument/2006/relationships/hyperlink" Target="https://rviews.rstudio.com/2017/06/08/what-is-the-tidyverse/" TargetMode="External"/><Relationship Id="rId876" Type="http://schemas.openxmlformats.org/officeDocument/2006/relationships/hyperlink" Target="https://s3.amazonaws.com/assets.datacamp.com/blog_assets/datatable_Cheat_Sheet_R.pdf" TargetMode="External"/><Relationship Id="rId301" Type="http://schemas.openxmlformats.org/officeDocument/2006/relationships/hyperlink" Target="https://scales.r-lib.org/" TargetMode="External"/><Relationship Id="rId419" Type="http://schemas.openxmlformats.org/officeDocument/2006/relationships/hyperlink" Target="https://sembr.org/" TargetMode="External"/><Relationship Id="rId578"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4" Type="http://schemas.openxmlformats.org/officeDocument/2006/relationships/hyperlink" Target="https://sessioninfo.r-lib.org/" TargetMode="External"/><Relationship Id="rId995" Type="http://schemas.openxmlformats.org/officeDocument/2006/relationships/hyperlink" Target="https://sethrobertson.github.io/GitFixUm/fixup.html" TargetMode="External"/><Relationship Id="rId520" Type="http://schemas.openxmlformats.org/officeDocument/2006/relationships/hyperlink" Target="https://shiny.posit.co/" TargetMode="External"/><Relationship Id="rId1001" Type="http://schemas.openxmlformats.org/officeDocument/2006/relationships/hyperlink" Target="https://slurm.schedmd.com/salloc.html" TargetMode="External"/><Relationship Id="rId1003" Type="http://schemas.openxmlformats.org/officeDocument/2006/relationships/hyperlink" Target="https://slurm.schedmd.com/sattach.html" TargetMode="External"/><Relationship Id="rId1005" Type="http://schemas.openxmlformats.org/officeDocument/2006/relationships/hyperlink" Target="https://slurm.schedmd.com/sbatch.html" TargetMode="External"/><Relationship Id="rId1007" Type="http://schemas.openxmlformats.org/officeDocument/2006/relationships/hyperlink" Target="https://slurm.schedmd.com/squeue.html" TargetMode="External"/><Relationship Id="rId1009" Type="http://schemas.openxmlformats.org/officeDocument/2006/relationships/hyperlink" Target="https://slurm.schedmd.com/srun.html" TargetMode="External"/><Relationship Id="rId213" Type="http://schemas.openxmlformats.org/officeDocument/2006/relationships/hyperlink" Target="https://softwareengineering.stackexchange.com/questions/133404/what-is-the-ideal-length-of-a-method-for-you" TargetMode="External"/><Relationship Id="rId571" Type="http://schemas.openxmlformats.org/officeDocument/2006/relationships/hyperlink" Target="https://sp19.datastructur.es/materials/guides/using-git#b-local-repositories-narrative-introduction" TargetMode="External"/><Relationship Id="rId601" Type="http://schemas.openxmlformats.org/officeDocument/2006/relationships/hyperlink" Target="https://sp19.datastructur.es/materials/guides/using-git#e-git-branching-advanced-git-optional" TargetMode="External"/><Relationship Id="rId193"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65" Type="http://schemas.openxmlformats.org/officeDocument/2006/relationships/hyperlink" Target="https://stackoverflow.com/questions/21435339/data-table-vs-dplyr-can-one-do-something-well-the-other-cant-or-does-poorly/27840349#27840349" TargetMode="External"/><Relationship Id="rId350" Type="http://schemas.openxmlformats.org/officeDocument/2006/relationships/hyperlink" Target="https://stackoverflow.com/questions/28125816/r-standard-evaluation-for-join-dplyr" TargetMode="External"/><Relationship Id="rId212" Type="http://schemas.openxmlformats.org/officeDocument/2006/relationships/hyperlink" Target="https://stackoverflow.com/questions/475675/when-is-a-function-too-long" TargetMode="External"/><Relationship Id="rId336" Type="http://schemas.openxmlformats.org/officeDocument/2006/relationships/hyperlink" Target="https://stringr.tidyverse.org/" TargetMode="External"/><Relationship Id="rId398" Type="http://schemas.openxmlformats.org/officeDocument/2006/relationships/hyperlink" Target="https://style.tidyverse.org/" TargetMode="External"/><Relationship Id="rId314" Type="http://schemas.openxmlformats.org/officeDocument/2006/relationships/hyperlink" Target="https://styler.r-lib.org/" TargetMode="External"/><Relationship Id="rId181" Type="http://schemas.openxmlformats.org/officeDocument/2006/relationships/hyperlink" Target="https://support.posit.co/hc/en-us/articles/200484568-Code-Folding-and-Sections" TargetMode="External"/><Relationship Id="rId343" Type="http://schemas.openxmlformats.org/officeDocument/2006/relationships/hyperlink" Target="https://tavareshugo.github.io/data_carpentry_extras/base-r_tidyverse_equivalents/base-r_tidyverse_equivalents.html" TargetMode="External"/><Relationship Id="rId900"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4" Type="http://schemas.openxmlformats.org/officeDocument/2006/relationships/hyperlink" Target="https://testthat.r-lib.org/articles/snapshotting.html" TargetMode="External"/><Relationship Id="rId393" Type="http://schemas.openxmlformats.org/officeDocument/2006/relationships/hyperlink" Target="https://thinkr-open.github.io/gitdown/" TargetMode="External"/><Relationship Id="rId626" Type="http://schemas.openxmlformats.org/officeDocument/2006/relationships/hyperlink" Target="https://thinkr-open.github.io/gitlabr/" TargetMode="External"/><Relationship Id="rId334" Type="http://schemas.openxmlformats.org/officeDocument/2006/relationships/hyperlink" Target="https://tibble.tidyverse.org/" TargetMode="External"/><Relationship Id="rId327" Type="http://schemas.openxmlformats.org/officeDocument/2006/relationships/hyperlink" Target="https://tidyr.tidyverse.org/" TargetMode="External"/><Relationship Id="rId478" Type="http://schemas.openxmlformats.org/officeDocument/2006/relationships/hyperlink" Target="https://tidyselect.r-lib.org/" TargetMode="External"/><Relationship Id="rId437" Type="http://schemas.openxmlformats.org/officeDocument/2006/relationships/hyperlink" Target="https://tidyverse.org/blog/2017/12/styler-1.0.0/" TargetMode="External"/><Relationship Id="rId623" Type="http://schemas.openxmlformats.org/officeDocument/2006/relationships/hyperlink" Target="https://tidyverse.org/blog/2017/12/workflow-vs-script/" TargetMode="External"/><Relationship Id="rId1030" Type="http://schemas.openxmlformats.org/officeDocument/2006/relationships/hyperlink" Target="https://ucd-serg.github.io/lab-manual/appendix-copilot-instructions.html" TargetMode="External"/><Relationship Id="rId1032" Type="http://schemas.openxmlformats.org/officeDocument/2006/relationships/hyperlink" Target="https://ucd-serg.github.io/lab-manual/appendix-copilot-setup-steps.html" TargetMode="External"/><Relationship Id="rId757" Type="http://schemas.openxmlformats.org/officeDocument/2006/relationships/hyperlink" Target="https://ucd-serg.github.io/lab-manual/coding-practices.html#file-headers" TargetMode="External"/><Relationship Id="rId760" Type="http://schemas.openxmlformats.org/officeDocument/2006/relationships/hyperlink" Target="https://ucd-serg.github.io/lab-manual/coding-practices.html#function-documentation" TargetMode="External"/><Relationship Id="rId858" Type="http://schemas.openxmlformats.org/officeDocument/2006/relationships/hyperlink" Target="https://ucd-serg.github.io/lab-manual/coding-style.html" TargetMode="External"/><Relationship Id="rId763" Type="http://schemas.openxmlformats.org/officeDocument/2006/relationships/hyperlink" Target="https://ucd-serg.github.io/lab-manual/unix.html#example-code-for-runfilesavelogs" TargetMode="External"/><Relationship Id="rId872" Type="http://schemas.openxmlformats.org/officeDocument/2006/relationships/hyperlink" Target="https://ucdavisdatalab.github.io/install_guides/" TargetMode="External"/><Relationship Id="rId869"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888"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8" Type="http://schemas.openxmlformats.org/officeDocument/2006/relationships/hyperlink" Target="https://vctrs.r-lib.org/" TargetMode="External"/><Relationship Id="rId261" Type="http://schemas.openxmlformats.org/officeDocument/2006/relationships/hyperlink" Target="https://waldo.r-lib.org/" TargetMode="External"/><Relationship Id="rId270" Type="http://schemas.openxmlformats.org/officeDocument/2006/relationships/hyperlink" Target="https://withr.r-lib.org/" TargetMode="External"/><Relationship Id="rId946" Type="http://schemas.openxmlformats.org/officeDocument/2006/relationships/hyperlink" Target="https://www.biorxiv.org/" TargetMode="External"/><Relationship Id="rId349" Type="http://schemas.openxmlformats.org/officeDocument/2006/relationships/hyperlink" Target="https://www.brodrigues.co/blog/2016-07-18-data-frame-columns-as-arguments-to-dplyr-functions/" TargetMode="External"/><Relationship Id="rId826" Type="http://schemas.openxmlformats.org/officeDocument/2006/relationships/hyperlink" Target="https://www.chriswrites.com/how-to-change-file-permissions-using-the-terminal/" TargetMode="External"/><Relationship Id="rId950" Type="http://schemas.openxmlformats.org/officeDocument/2006/relationships/hyperlink" Target="https://www.danieldsjoberg.com/gtsummary/" TargetMode="External"/><Relationship Id="rId867"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32" Type="http://schemas.openxmlformats.org/officeDocument/2006/relationships/hyperlink" Target="https://www.git-scm.com/docs/gitignore#_pattern_format" TargetMode="External"/><Relationship Id="rId685" Type="http://schemas.openxmlformats.org/officeDocument/2006/relationships/hyperlink" Target="https://www.githubstatus.com/" TargetMode="External"/><Relationship Id="rId905" Type="http://schemas.openxmlformats.org/officeDocument/2006/relationships/hyperlink" Target="https://www.globalcodeofconduct.org/" TargetMode="External"/><Relationship Id="rId816" Type="http://schemas.openxmlformats.org/officeDocument/2006/relationships/hyperlink" Target="https://www.gnu.org/software/screen/" TargetMode="External"/><Relationship Id="rId733" Type="http://schemas.openxmlformats.org/officeDocument/2006/relationships/hyperlink" Target="https://www.howtogeek.com/118594/how-to-edit-your-system-path-for-easy-command-line-access/" TargetMode="External"/><Relationship Id="rId519" Type="http://schemas.openxmlformats.org/officeDocument/2006/relationships/hyperlink" Target="https://www.htmlwidgets.org/" TargetMode="External"/><Relationship Id="rId945" Type="http://schemas.openxmlformats.org/officeDocument/2006/relationships/hyperlink" Target="https://www.medrxiv.org/" TargetMode="External"/><Relationship Id="rId913" Type="http://schemas.openxmlformats.org/officeDocument/2006/relationships/hyperlink" Target="https://www.nature.com/articles/d41586-021-03603-2" TargetMode="External"/><Relationship Id="rId903" Type="http://schemas.openxmlformats.org/officeDocument/2006/relationships/hyperlink" Target="https://www.niaid.nih.gov/grants-contracts/write-grant-application" TargetMode="External"/><Relationship Id="rId435" Type="http://schemas.openxmlformats.org/officeDocument/2006/relationships/hyperlink" Target="https://www.r-bloggers.com/align-assign-rstudio-addin-to-align-assignment-operators/" TargetMode="External"/><Relationship Id="rId352" Type="http://schemas.openxmlformats.org/officeDocument/2006/relationships/hyperlink" Target="https://www.rdocumentation.org/packages/feather/versions/0.3.3" TargetMode="External"/><Relationship Id="rId438" Type="http://schemas.openxmlformats.org/officeDocument/2006/relationships/hyperlink" Target="https://www.rdocumentation.org/packages/styler/versions/1.1.0/topics/style_dir" TargetMode="External"/><Relationship Id="rId210" Type="http://schemas.openxmlformats.org/officeDocument/2006/relationships/hyperlink" Target="https://www.reddit.com/r/learnprogramming/comments/47avb5/one_long_function_2001000_lines_of_codes_or_one/" TargetMode="External"/><Relationship Id="rId874" Type="http://schemas.openxmlformats.org/officeDocument/2006/relationships/hyperlink" Target="https://www.rstudio.com/wp-content/uploads/2015/02/data-wrangling-cheatsheet.pdf" TargetMode="External"/><Relationship Id="rId877" Type="http://schemas.openxmlformats.org/officeDocument/2006/relationships/hyperlink" Target="https://www.rstudio.com/wp-content/uploads/2015/02/rmarkdown-cheatsheet.pdf" TargetMode="External"/><Relationship Id="rId875" Type="http://schemas.openxmlformats.org/officeDocument/2006/relationships/hyperlink" Target="https://www.rstudio.com/wp-content/uploads/2015/03/ggplot2-cheatsheet.pdf" TargetMode="External"/><Relationship Id="rId895" Type="http://schemas.openxmlformats.org/officeDocument/2006/relationships/hyperlink" Target="https://www.sciencedirect.com/science/article/pii/S1471491423000928" TargetMode="External"/><Relationship Id="rId728" Type="http://schemas.openxmlformats.org/officeDocument/2006/relationships/hyperlink" Target="https://www.shellcheck.net/" TargetMode="External"/><Relationship Id="rId211" Type="http://schemas.openxmlformats.org/officeDocument/2006/relationships/hyperlink" Target="https://www.sololearn.com/en/Discuss/1278705/optimal-number-of-lines-of-code-of-functions" TargetMode="External"/><Relationship Id="rId323" Type="http://schemas.openxmlformats.org/officeDocument/2006/relationships/hyperlink" Target="https://www.tidyverse.org/" TargetMode="External"/><Relationship Id="rId479" Type="http://schemas.openxmlformats.org/officeDocument/2006/relationships/hyperlink" Target="https://www.tidyverse.org/blog/2022/10/tidyselect-1-2-0/" TargetMode="External"/><Relationship Id="rId911" Type="http://schemas.openxmlformats.org/officeDocument/2006/relationships/hyperlink" Target="https://www.training.nih.gov/career-services/" TargetMode="External"/><Relationship Id="rId914" Type="http://schemas.openxmlformats.org/officeDocument/2006/relationships/hyperlink" Target="https://www.youtube.com/watch?v=1RwJbhkCA58" TargetMode="External"/><Relationship Id="rId896"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7" Type="http://schemas.openxmlformats.org/officeDocument/2006/relationships/hyperlink" Target="https://www.youtube.com/watch?v=nERXS3ssntw" TargetMode="External"/><Relationship Id="rId893" Type="http://schemas.openxmlformats.org/officeDocument/2006/relationships/hyperlink" Target="https://x.com/acagamic/status/1680381737816424450" TargetMode="External"/><Relationship Id="rId407" Type="http://schemas.openxmlformats.org/officeDocument/2006/relationships/hyperlink" Target="one-function-per-file.md" TargetMode="External"/><Relationship Id="rId50"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09" Type="http://schemas.openxmlformats.org/officeDocument/2006/relationships/hyperlink" Target="../principles/dont-reinvent-wheel.md" TargetMode="External"/><Relationship Id="rId217" Type="http://schemas.openxmlformats.org/officeDocument/2006/relationships/hyperlink" Target="@sec-avoid-nesting" TargetMode="External"/><Relationship Id="rId33" Type="http://schemas.openxmlformats.org/officeDocument/2006/relationships/hyperlink" Target="@sec-collab-dev" TargetMode="External"/><Relationship Id="rId804"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879" Type="http://schemas.openxmlformats.org/officeDocument/2006/relationships/hyperlink" Target="http://adv-r.had.co.nz/Style.html" TargetMode="External"/><Relationship Id="rId916" Type="http://schemas.openxmlformats.org/officeDocument/2006/relationships/hyperlink" Target="http://colorbrewer2.org/" TargetMode="External"/><Relationship Id="rId968" Type="http://schemas.openxmlformats.org/officeDocument/2006/relationships/hyperlink" Target="http://creativecommons.org/licenses/by-nc/4.0/" TargetMode="External"/><Relationship Id="rId441" Type="http://schemas.openxmlformats.org/officeDocument/2006/relationships/hyperlink" Target="http://styler.r-lib.org/articles/customizing_styler.html" TargetMode="External"/><Relationship Id="rId862"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60" Type="http://schemas.openxmlformats.org/officeDocument/2006/relationships/hyperlink" Target="https://about.codecov.io" TargetMode="External"/><Relationship Id="rId625" Type="http://schemas.openxmlformats.org/officeDocument/2006/relationships/hyperlink" Target="https://about.gitlab.com/" TargetMode="External"/><Relationship Id="rId348" Type="http://schemas.openxmlformats.org/officeDocument/2006/relationships/hyperlink" Target="https://adv-r.hadley.nz/evaluation.html" TargetMode="External"/><Relationship Id="rId125" Type="http://schemas.openxmlformats.org/officeDocument/2006/relationships/hyperlink" Target="https://adv-r.hadley.nz/perf-improve.html" TargetMode="External"/><Relationship Id="rId124"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6" Type="http://schemas.openxmlformats.org/officeDocument/2006/relationships/hyperlink" Target="https://bench.r-lib.org/" TargetMode="External"/><Relationship Id="rId353" Type="http://schemas.openxmlformats.org/officeDocument/2006/relationships/hyperlink" Target="https://blog.rstudio.com/2016/03/29/feather/" TargetMode="External"/><Relationship Id="rId179" Type="http://schemas.openxmlformats.org/officeDocument/2006/relationships/hyperlink" Target="https://blog.rstudio.com/2020/12/02/rstudio-v1-4-preview-little-things/" TargetMode="External"/><Relationship Id="rId283" Type="http://schemas.openxmlformats.org/officeDocument/2006/relationships/hyperlink" Target="https://callr.r-lib.org/" TargetMode="External"/><Relationship Id="rId591" Type="http://schemas.openxmlformats.org/officeDocument/2006/relationships/hyperlink" Target="https://cli.github.com/" TargetMode="External"/><Relationship Id="rId272" Type="http://schemas.openxmlformats.org/officeDocument/2006/relationships/hyperlink" Target="https://cli.r-lib.org/" TargetMode="External"/><Relationship Id="rId643" Type="http://schemas.openxmlformats.org/officeDocument/2006/relationships/hyperlink" Target="https://code-review.tidyverse.org/" TargetMode="External"/><Relationship Id="rId187" Type="http://schemas.openxmlformats.org/officeDocument/2006/relationships/hyperlink" Target="https://cognitect.com/blog/2011/11/15/documenting-architecture-decisions" TargetMode="External"/><Relationship Id="rId259" Type="http://schemas.openxmlformats.org/officeDocument/2006/relationships/hyperlink" Target="https://covr.r-lib.org/" TargetMode="External"/><Relationship Id="rId276" Type="http://schemas.openxmlformats.org/officeDocument/2006/relationships/hyperlink" Target="https://cpp11.r-lib.org/" TargetMode="External"/><Relationship Id="rId769" Type="http://schemas.openxmlformats.org/officeDocument/2006/relationships/hyperlink" Target="https://cran.r-project.org/" TargetMode="External"/><Relationship Id="rId952" Type="http://schemas.openxmlformats.org/officeDocument/2006/relationships/hyperlink" Target="https://cran.r-project.org/package=flexlsx" TargetMode="External"/><Relationship Id="rId109" Type="http://schemas.openxmlformats.org/officeDocument/2006/relationships/hyperlink" Target="https://cran.r-project.org/package=snapr" TargetMode="External"/><Relationship Id="rId110" Type="http://schemas.openxmlformats.org/officeDocument/2006/relationships/hyperlink" Target="https://cran.r-project.org/package=ssdtools" TargetMode="External"/><Relationship Id="rId448" Type="http://schemas.openxmlformats.org/officeDocument/2006/relationships/hyperlink" Target="https://cran.r-project.org/web/packages/lintr/readme/README.html#available-linters" TargetMode="External"/><Relationship Id="rId451" Type="http://schemas.openxmlformats.org/officeDocument/2006/relationships/hyperlink" Target="https://cran.r-project.org/web/packages/lintr/readme/README.html#project-configuration" TargetMode="External"/><Relationship Id="rId775"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937" Type="http://schemas.openxmlformats.org/officeDocument/2006/relationships/hyperlink" Target="https://d-morrison.github.io/psw/" TargetMode="External"/><Relationship Id="rId524"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31" Type="http://schemas.openxmlformats.org/officeDocument/2006/relationships/hyperlink" Target="https://d-morrison.github.io/wai/" TargetMode="External"/><Relationship Id="rId851" Type="http://schemas.openxmlformats.org/officeDocument/2006/relationships/hyperlink" Target="https://d-morrison.github.io/wai/chapters/ai-use-policies.html" TargetMode="External"/><Relationship Id="rId954" Type="http://schemas.openxmlformats.org/officeDocument/2006/relationships/hyperlink" Target="https://d-morrison.github.io/wai/chapters/ai-use-policies.html#sec-ai-journal-articles" TargetMode="External"/><Relationship Id="rId852" Type="http://schemas.openxmlformats.org/officeDocument/2006/relationships/hyperlink" Target="https://d-morrison.github.io/wai/chapters/coding-agents.html" TargetMode="External"/><Relationship Id="rId686" Type="http://schemas.openxmlformats.org/officeDocument/2006/relationships/hyperlink" Target="https://d-morrison.github.io/wai/chapters/coding-agents.html#sec-ai-addressing-failing-workflows" TargetMode="External"/><Relationship Id="rId133" Type="http://schemas.openxmlformats.org/officeDocument/2006/relationships/hyperlink" Target="https://d-morrison.github.io/wai/chapters/coding-agents.html#sec-ai-best-practices" TargetMode="External"/><Relationship Id="rId595" Type="http://schemas.openxmlformats.org/officeDocument/2006/relationships/hyperlink" Target="https://d-morrison.github.io/wai/chapters/coding-agents.html#sec-ai-claude-code-windows" TargetMode="External"/><Relationship Id="rId853" Type="http://schemas.openxmlformats.org/officeDocument/2006/relationships/hyperlink" Target="https://d-morrison.github.io/wai/chapters/pr-workflow-with-agents.html" TargetMode="External"/><Relationship Id="rId972" Type="http://schemas.openxmlformats.org/officeDocument/2006/relationships/hyperlink" Target="https://datadryad.org/" TargetMode="External"/><Relationship Id="rId951" Type="http://schemas.openxmlformats.org/officeDocument/2006/relationships/hyperlink" Target="https://davidgohel.github.io/flextable/" TargetMode="External"/><Relationship Id="rId251" Type="http://schemas.openxmlformats.org/officeDocument/2006/relationships/hyperlink" Target="https://desc.r-lib.org/" TargetMode="External"/><Relationship Id="rId1021" Type="http://schemas.openxmlformats.org/officeDocument/2006/relationships/hyperlink" Target="https://design.tidyverse.org/" TargetMode="External"/><Relationship Id="rId399" Type="http://schemas.openxmlformats.org/officeDocument/2006/relationships/hyperlink" Target="https://design.tidyverse.org/important-args-first.html" TargetMode="External"/><Relationship Id="rId978" Type="http://schemas.openxmlformats.org/officeDocument/2006/relationships/hyperlink" Target="https://desktop.github.com/" TargetMode="External"/><Relationship Id="rId95" Type="http://schemas.openxmlformats.org/officeDocument/2006/relationships/hyperlink" Target="https://devtools.r-lib.org/" TargetMode="External"/><Relationship Id="rId705" Type="http://schemas.openxmlformats.org/officeDocument/2006/relationships/hyperlink" Target="https://docs.github.com/en/actions" TargetMode="External"/><Relationship Id="rId674" Type="http://schemas.openxmlformats.org/officeDocument/2006/relationships/hyperlink" Target="https://docs.github.com/en/actions/using-jobs/using-concurrency" TargetMode="External"/><Relationship Id="rId767" Type="http://schemas.openxmlformats.org/officeDocument/2006/relationships/hyperlink" Target="https://docs.github.com/en/repositories/releasing-projects-on-github/managing-releases-in-a-repository" TargetMode="External"/><Relationship Id="rId638" Type="http://schemas.openxmlformats.org/officeDocument/2006/relationships/hyperlink" Target="https://docs.github.com/en/repositories/working-with-files/managing-files/customizing-how-changed-files-appear-on-github" TargetMode="External"/><Relationship Id="rId675"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899" Type="http://schemas.openxmlformats.org/officeDocument/2006/relationships/hyperlink" Target="https://docs.google.com/document/d/1ckgRCcr7FFPyymyMA6Y_-cB_vftOyrrxT28c6gRg0PI/edit" TargetMode="External"/><Relationship Id="rId986" Type="http://schemas.openxmlformats.org/officeDocument/2006/relationships/hyperlink" Target="https://doi.org/10.1038/467775a" TargetMode="External"/><Relationship Id="rId990" Type="http://schemas.openxmlformats.org/officeDocument/2006/relationships/hyperlink" Target="https://doi.org/10.1038/526182a" TargetMode="External"/><Relationship Id="rId1011" Type="http://schemas.openxmlformats.org/officeDocument/2006/relationships/hyperlink" Target="https://doi.org/10.1038/d41586-019-00067-3" TargetMode="External"/><Relationship Id="rId959" Type="http://schemas.openxmlformats.org/officeDocument/2006/relationships/hyperlink" Target="https://doi.org/10.1038/d41586-019-01431-z" TargetMode="External"/><Relationship Id="rId999" Type="http://schemas.openxmlformats.org/officeDocument/2006/relationships/hyperlink" Target="https://doi.org/10.1038/d41586-019-02918-5" TargetMode="External"/><Relationship Id="rId1014" Type="http://schemas.openxmlformats.org/officeDocument/2006/relationships/hyperlink" Target="https://doi.org/10.1038/d41586-021-03603-2" TargetMode="External"/><Relationship Id="rId966" Type="http://schemas.openxmlformats.org/officeDocument/2006/relationships/hyperlink" Target="https://doi.org/10.1038/s41467-020-19160-7" TargetMode="External"/><Relationship Id="rId988" Type="http://schemas.openxmlformats.org/officeDocument/2006/relationships/hyperlink" Target="https://doi.org/10.1038/s41562-016-0021" TargetMode="External"/><Relationship Id="rId975" Type="http://schemas.openxmlformats.org/officeDocument/2006/relationships/hyperlink" Target="https://doi.org/10.1201/9781003029878" TargetMode="External"/><Relationship Id="rId1016" Type="http://schemas.openxmlformats.org/officeDocument/2006/relationships/hyperlink" Target="https://doi.org/10.1201/9781351201315" TargetMode="External"/><Relationship Id="rId997" Type="http://schemas.openxmlformats.org/officeDocument/2006/relationships/hyperlink" Target="https://doi.org/10.1371/journal.pcbi.1003833" TargetMode="External"/><Relationship Id="rId957" Type="http://schemas.openxmlformats.org/officeDocument/2006/relationships/hyperlink" Target="https://doi.org/10.1371/journal.pgph.0002269" TargetMode="External"/><Relationship Id="rId306" Type="http://schemas.openxmlformats.org/officeDocument/2006/relationships/hyperlink" Target="https://downlit.r-lib.org/" TargetMode="External"/><Relationship Id="rId325" Type="http://schemas.openxmlformats.org/officeDocument/2006/relationships/hyperlink" Target="https://dplyr.tidyverse.org/" TargetMode="External"/><Relationship Id="rId346" Type="http://schemas.openxmlformats.org/officeDocument/2006/relationships/hyperlink" Target="https://dplyr.tidyverse.org/articles/in-packages.html" TargetMode="External"/><Relationship Id="rId345" Type="http://schemas.openxmlformats.org/officeDocument/2006/relationships/hyperlink" Target="https://dplyr.tidyverse.org/articles/programming.html" TargetMode="External"/><Relationship Id="rId411" Type="http://schemas.openxmlformats.org/officeDocument/2006/relationships/hyperlink" Target="https://dplyr.tidyverse.org/reference/dplyr_by.html" TargetMode="External"/><Relationship Id="rId321" Type="http://schemas.openxmlformats.org/officeDocument/2006/relationships/hyperlink" Target="https://dtplyr.tidyverse.org/" TargetMode="External"/><Relationship Id="rId701" Type="http://schemas.openxmlformats.org/officeDocument/2006/relationships/hyperlink" Target="https://eddelbuettel.github.io/r2u/" TargetMode="External"/><Relationship Id="rId574" Type="http://schemas.openxmlformats.org/officeDocument/2006/relationships/hyperlink" Target="https://education.github.com/" TargetMode="External"/><Relationship Id="rId575" Type="http://schemas.openxmlformats.org/officeDocument/2006/relationships/hyperlink" Target="https://education.github.com/pack" TargetMode="External"/><Relationship Id="rId576" Type="http://schemas.openxmlformats.org/officeDocument/2006/relationships/hyperlink" Target="https://education.github.com/teachers" TargetMode="External"/><Relationship Id="rId167" Type="http://schemas.openxmlformats.org/officeDocument/2006/relationships/hyperlink" Target="https://ellipsis.r-lib.org/" TargetMode="External"/><Relationship Id="rId207" Type="http://schemas.openxmlformats.org/officeDocument/2006/relationships/hyperlink" Target="https://en.wikipedia.org/wiki/Code_refactoring" TargetMode="External"/><Relationship Id="rId214" Type="http://schemas.openxmlformats.org/officeDocument/2006/relationships/hyperlink" Target="https://en.wikipedia.org/wiki/Cyclomatic_complexity" TargetMode="External"/><Relationship Id="rId206" Type="http://schemas.openxmlformats.org/officeDocument/2006/relationships/hyperlink" Target="https://en.wikipedia.org/wiki/Decomposition_(computer_science)" TargetMode="External"/><Relationship Id="rId926" Type="http://schemas.openxmlformats.org/officeDocument/2006/relationships/hyperlink" Target="https://en.wikipedia.org/wiki/Doctor_of_Philosophy#History" TargetMode="External"/><Relationship Id="rId208" Type="http://schemas.openxmlformats.org/officeDocument/2006/relationships/hyperlink" Target="https://en.wikipedia.org/wiki/Functional_decomposition" TargetMode="External"/><Relationship Id="rId332" Type="http://schemas.openxmlformats.org/officeDocument/2006/relationships/hyperlink" Target="https://en.wikipedia.org/wiki/Functional_programming" TargetMode="External"/><Relationship Id="rId943" Type="http://schemas.openxmlformats.org/officeDocument/2006/relationships/hyperlink" Target="https://en.wikipedia.org/wiki/Implicature" TargetMode="External"/><Relationship Id="rId216" Type="http://schemas.openxmlformats.org/officeDocument/2006/relationships/hyperlink" Target="https://en.wikipedia.org/wiki/KISS_principle" TargetMode="External"/><Relationship Id="rId927" Type="http://schemas.openxmlformats.org/officeDocument/2006/relationships/hyperlink" Target="https://en.wikipedia.org/wiki/Masterpiece#History" TargetMode="External"/><Relationship Id="rId118" Type="http://schemas.openxmlformats.org/officeDocument/2006/relationships/hyperlink" Target="https://en.wikipedia.org/wiki/Test-driven_development" TargetMode="External"/><Relationship Id="rId925" Type="http://schemas.openxmlformats.org/officeDocument/2006/relationships/hyperlink" Target="https://en.wikipedia.org/wiki/Thesis" TargetMode="External"/><Relationship Id="rId496" Type="http://schemas.openxmlformats.org/officeDocument/2006/relationships/hyperlink" Target="https://en.wikipedia.org/wiki/WYSIWYM" TargetMode="External"/><Relationship Id="rId942" Type="http://schemas.openxmlformats.org/officeDocument/2006/relationships/hyperlink" Target="https://en.wikipedia.org/wiki/Yes,_and_..." TargetMode="External"/><Relationship Id="rId338" Type="http://schemas.openxmlformats.org/officeDocument/2006/relationships/hyperlink" Target="https://forcats.tidyverse.org/" TargetMode="External"/><Relationship Id="rId279" Type="http://schemas.openxmlformats.org/officeDocument/2006/relationships/hyperlink" Target="https://fs.r-lib.org/" TargetMode="External"/><Relationship Id="rId143" Type="http://schemas.openxmlformats.org/officeDocument/2006/relationships/hyperlink" Target="https://furrr.futureverse.org/" TargetMode="External"/><Relationship Id="rId294" Type="http://schemas.openxmlformats.org/officeDocument/2006/relationships/hyperlink" Target="https://gargle.r-lib.org/" TargetMode="External"/><Relationship Id="rId302" Type="http://schemas.openxmlformats.org/officeDocument/2006/relationships/hyperlink" Target="https://ggplot2.tidyverse.org/" TargetMode="External"/><Relationship Id="rId292" Type="http://schemas.openxmlformats.org/officeDocument/2006/relationships/hyperlink" Target="https://gh.r-lib.org/" TargetMode="External"/><Relationship Id="rId866" Type="http://schemas.openxmlformats.org/officeDocument/2006/relationships/hyperlink" Target="https://github.com/IndrajeetPatil/awesome-r-pkgtools" TargetMode="External"/><Relationship Id="rId667" Type="http://schemas.openxmlformats.org/officeDocument/2006/relationships/hyperlink" Target="https://github.com/RMI-PACTA/actions" TargetMode="External"/><Relationship Id="rId510" Type="http://schemas.openxmlformats.org/officeDocument/2006/relationships/hyperlink" Target="https://github.com/UCD-SERG/lab-manual" TargetMode="External"/><Relationship Id="rId400" Type="http://schemas.openxmlformats.org/officeDocument/2006/relationships/hyperlink" Target="https://github.com/UCD-SERG/lab-manual/blob/main/.lintr.R" TargetMode="External"/><Relationship Id="rId370"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503"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3" Type="http://schemas.openxmlformats.org/officeDocument/2006/relationships/hyperlink" Target="https://github.com/UCD-SERG/rpt/pull/100" TargetMode="External"/><Relationship Id="rId547" Type="http://schemas.openxmlformats.org/officeDocument/2006/relationships/hyperlink" Target="https://github.com/UCD-SERG/rpt/pull/70" TargetMode="External"/><Relationship Id="rId204" Type="http://schemas.openxmlformats.org/officeDocument/2006/relationships/hyperlink" Target="https://github.com/UCD-SERG/shigella/pull/11" TargetMode="External"/><Relationship Id="rId649" Type="http://schemas.openxmlformats.org/officeDocument/2006/relationships/hyperlink" Target="https://github.com/actions/toolkit/blob/main/docs/action-versioning.md" TargetMode="External"/><Relationship Id="rId655" Type="http://schemas.openxmlformats.org/officeDocument/2006/relationships/hyperlink" Target="https://github.com/actions/toolkit/issues/214" TargetMode="External"/><Relationship Id="rId593" Type="http://schemas.openxmlformats.org/officeDocument/2006/relationships/hyperlink" Target="https://github.com/cli/cli#installation" TargetMode="External"/><Relationship Id="rId594" Type="http://schemas.openxmlformats.org/officeDocument/2006/relationships/hyperlink" Target="https://github.com/cli/cli/blob/trunk/docs/install_linux.md" TargetMode="External"/><Relationship Id="rId504" Type="http://schemas.openxmlformats.org/officeDocument/2006/relationships/hyperlink" Target="https://github.com/coatless-tutorials/quarto-book-template" TargetMode="External"/><Relationship Id="rId77" Type="http://schemas.openxmlformats.org/officeDocument/2006/relationships/hyperlink" Target="https://github.com/d-morrison/gha" TargetMode="External"/><Relationship Id="rId627" Type="http://schemas.openxmlformats.org/officeDocument/2006/relationships/hyperlink" Target="https://github.com/d-morrison/pr.helpers" TargetMode="External"/><Relationship Id="rId892" Type="http://schemas.openxmlformats.org/officeDocument/2006/relationships/hyperlink" Target="https://github.com/d-morrison/psw" TargetMode="External"/><Relationship Id="rId529" Type="http://schemas.openxmlformats.org/officeDocument/2006/relationships/hyperlink" Target="https://github.com/d-morrison/rme" TargetMode="External"/><Relationship Id="rId832" Type="http://schemas.openxmlformats.org/officeDocument/2006/relationships/hyperlink" Target="https://github.com/d-morrison/wai" TargetMode="External"/><Relationship Id="rId505" Type="http://schemas.openxmlformats.org/officeDocument/2006/relationships/hyperlink" Target="https://github.com/d-rug/datalab_template_quarto" TargetMode="External"/><Relationship Id="rId666" Type="http://schemas.openxmlformats.org/officeDocument/2006/relationships/hyperlink" Target="https://github.com/easystats/workflows" TargetMode="External"/><Relationship Id="rId702" Type="http://schemas.openxmlformats.org/officeDocument/2006/relationships/hyperlink" Target="https://github.com/eddelbuettel/github-actions/tree/master/r2u-setup" TargetMode="External"/><Relationship Id="rId665" Type="http://schemas.openxmlformats.org/officeDocument/2006/relationships/hyperlink" Target="https://github.com/eddelbuettel/r-ci" TargetMode="External"/><Relationship Id="rId771"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48" Type="http://schemas.openxmlformats.org/officeDocument/2006/relationships/hyperlink" Target="https://github.com/features/actions" TargetMode="External"/><Relationship Id="rId629" Type="http://schemas.openxmlformats.org/officeDocument/2006/relationships/hyperlink" Target="https://github.com/github-linguist/linguist/" TargetMode="External"/><Relationship Id="rId639" Type="http://schemas.openxmlformats.org/officeDocument/2006/relationships/hyperlink" Target="https://github.com/github-linguist/linguist/blob/main/docs/overrides.md" TargetMode="External"/><Relationship Id="rId637" Type="http://schemas.openxmlformats.org/officeDocument/2006/relationships/hyperlink" Target="https://github.com/github-linguist/linguist/blob/main/docs/overrides.md#detectable" TargetMode="External"/><Relationship Id="rId636" Type="http://schemas.openxmlformats.org/officeDocument/2006/relationships/hyperlink" Target="https://github.com/github-linguist/linguist/blob/main/docs/overrides.md#documentation" TargetMode="External"/><Relationship Id="rId630" Type="http://schemas.openxmlformats.org/officeDocument/2006/relationships/hyperlink" Target="https://github.com/github-linguist/linguist/blob/main/docs/overrides.md#generated-code" TargetMode="External"/><Relationship Id="rId633" Type="http://schemas.openxmlformats.org/officeDocument/2006/relationships/hyperlink" Target="https://github.com/github-linguist/linguist/blob/main/docs/overrides.md#using-gitattributes" TargetMode="External"/><Relationship Id="rId635" Type="http://schemas.openxmlformats.org/officeDocument/2006/relationships/hyperlink" Target="https://github.com/github-linguist/linguist/blob/main/docs/overrides.md#vendored-code" TargetMode="External"/><Relationship Id="rId622" Type="http://schemas.openxmlformats.org/officeDocument/2006/relationships/hyperlink" Target="https://github.com/github/gitignore/blob/master/R.gitignore" TargetMode="External"/><Relationship Id="rId690" Type="http://schemas.openxmlformats.org/officeDocument/2006/relationships/hyperlink" Target="https://github.com/hasura/comment-progress" TargetMode="External"/><Relationship Id="rId220" Type="http://schemas.openxmlformats.org/officeDocument/2006/relationships/hyperlink" Target="https://github.com/jennybc/here_here" TargetMode="External"/><Relationship Id="rId230" Type="http://schemas.openxmlformats.org/officeDocument/2006/relationships/hyperlink" Target="https://github.com/karthik/rdrop2" TargetMode="External"/><Relationship Id="rId183"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4" Type="http://schemas.openxmlformats.org/officeDocument/2006/relationships/hyperlink" Target="https://github.com/lorenzwalthert/touchstone" TargetMode="External"/><Relationship Id="rId689" Type="http://schemas.openxmlformats.org/officeDocument/2006/relationships/hyperlink" Target="https://github.com/marocchino/sticky-pull-request-comment" TargetMode="External"/><Relationship Id="rId779" Type="http://schemas.openxmlformats.org/officeDocument/2006/relationships/hyperlink" Target="https://github.com/mponce0/Visualize.CRAN.Downloads" TargetMode="External"/><Relationship Id="rId930"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50"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369" Type="http://schemas.openxmlformats.org/officeDocument/2006/relationships/hyperlink" Target="https://github.com/pulls/review-requested" TargetMode="External"/><Relationship Id="rId559" Type="http://schemas.openxmlformats.org/officeDocument/2006/relationships/hyperlink" Target="https://github.com/quarto-dev/quarto-cli/issues" TargetMode="External"/><Relationship Id="rId549" Type="http://schemas.openxmlformats.org/officeDocument/2006/relationships/hyperlink" Target="https://github.com/quarto-dev/quarto-cli/issues/3809" TargetMode="External"/><Relationship Id="rId566" Type="http://schemas.openxmlformats.org/officeDocument/2006/relationships/hyperlink" Target="https://github.com/quarto-dev/quarto-cli/issues/4894" TargetMode="External"/><Relationship Id="rId565" Type="http://schemas.openxmlformats.org/officeDocument/2006/relationships/hyperlink" Target="https://github.com/quarto-dev/quarto-cli/issues?q=is%3Aopen+is%3Aissue+label%3Aepic" TargetMode="External"/><Relationship Id="rId228" Type="http://schemas.openxmlformats.org/officeDocument/2006/relationships/hyperlink" Target="https://github.com/r-box/boxr" TargetMode="External"/><Relationship Id="rId773" Type="http://schemas.openxmlformats.org/officeDocument/2006/relationships/hyperlink" Target="https://github.com/r-hub/rhub" TargetMode="External"/><Relationship Id="rId233" Type="http://schemas.openxmlformats.org/officeDocument/2006/relationships/hyperlink" Target="https://github.com/r-lib" TargetMode="External"/><Relationship Id="rId317" Type="http://schemas.openxmlformats.org/officeDocument/2006/relationships/hyperlink" Target="https://github.com/r-lib/actions" TargetMode="External"/><Relationship Id="rId706" Type="http://schemas.openxmlformats.org/officeDocument/2006/relationships/hyperlink" Target="https://github.com/r-lib/actions#where-to-find-help" TargetMode="External"/><Relationship Id="rId460" Type="http://schemas.openxmlformats.org/officeDocument/2006/relationships/hyperlink" Target="https://github.com/r-lib/actions/blob/v2-branch/examples/lint-changed-files.yaml" TargetMode="External"/><Relationship Id="rId750" Type="http://schemas.openxmlformats.org/officeDocument/2006/relationships/hyperlink" Target="https://github.com/r-lib/rig" TargetMode="External"/><Relationship Id="rId692" Type="http://schemas.openxmlformats.org/officeDocument/2006/relationships/hyperlink" Target="https://github.com/rossjrw/pr-preview-action" TargetMode="External"/><Relationship Id="rId693" Type="http://schemas.openxmlformats.org/officeDocument/2006/relationships/hyperlink" Target="https://github.com/rossjrw/pr-preview-action?tab=readme-ov-file#only-remove-previews-for-unmerged-prs" TargetMode="External"/><Relationship Id="rId583" Type="http://schemas.openxmlformats.org/officeDocument/2006/relationships/hyperlink" Target="https://github.com/settings/copilot/features" TargetMode="External"/><Relationship Id="rId883" Type="http://schemas.openxmlformats.org/officeDocument/2006/relationships/hyperlink" Target="https://github.com/skills/introduction-to-github" TargetMode="External"/><Relationship Id="rId691" Type="http://schemas.openxmlformats.org/officeDocument/2006/relationships/hyperlink" Target="https://github.com/thollander/actions-comment-pull-request" TargetMode="External"/><Relationship Id="rId815" Type="http://schemas.openxmlformats.org/officeDocument/2006/relationships/hyperlink" Target="https://github.com/tmux/tmux/wiki" TargetMode="External"/><Relationship Id="rId787" Type="http://schemas.openxmlformats.org/officeDocument/2006/relationships/hyperlink" Target="https://github.com/ucdavisdatalab" TargetMode="External"/><Relationship Id="rId871" Type="http://schemas.openxmlformats.org/officeDocument/2006/relationships/hyperlink" Target="https://github.com/ucdavisdatalab/research-toolkits" TargetMode="External"/><Relationship Id="rId572" Type="http://schemas.openxmlformats.org/officeDocument/2006/relationships/hyperlink" Target="https://github.com/ucdavisdatalab/sandbox_git" TargetMode="External"/><Relationship Id="rId795" Type="http://schemas.openxmlformats.org/officeDocument/2006/relationships/hyperlink" Target="https://github.com/ucdavisdatalab/workshop_how-to-data-documentation" TargetMode="External"/><Relationship Id="rId886" Type="http://schemas.openxmlformats.org/officeDocument/2006/relationships/hyperlink" Target="https://github.com/ucdavisdatalab/workshop_nlp_with_python" TargetMode="External"/><Relationship Id="rId885" Type="http://schemas.openxmlformats.org/officeDocument/2006/relationships/hyperlink" Target="https://github.com/ucdavisdatalab/workshop_python_basics" TargetMode="External"/><Relationship Id="rId870"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592" Type="http://schemas.openxmlformats.org/officeDocument/2006/relationships/hyperlink" Target="https://gitlab.com/gitlab-org/cli" TargetMode="External"/><Relationship Id="rId597" Type="http://schemas.openxmlformats.org/officeDocument/2006/relationships/hyperlink" Target="https://gitlab.com/gitlab-org/cli#installation" TargetMode="External"/><Relationship Id="rId598" Type="http://schemas.openxmlformats.org/officeDocument/2006/relationships/hyperlink" Target="https://gitlab.com/gitlab-org/cli/-/releases" TargetMode="External"/><Relationship Id="rId397" Type="http://schemas.openxmlformats.org/officeDocument/2006/relationships/hyperlink" Target="https://google.github.io/styleguide/Rguide.html" TargetMode="External"/><Relationship Id="rId402" Type="http://schemas.openxmlformats.org/officeDocument/2006/relationships/hyperlink" Target="https://google.github.io/styleguide/Rguide.html#use-explicit-returns" TargetMode="External"/><Relationship Id="rId722" Type="http://schemas.openxmlformats.org/officeDocument/2006/relationships/hyperlink" Target="https://google.github.io/styleguide/shellguide.html" TargetMode="External"/><Relationship Id="rId920" Type="http://schemas.openxmlformats.org/officeDocument/2006/relationships/hyperlink" Target="https://grants.nih.gov" TargetMode="External"/><Relationship Id="rId902" Type="http://schemas.openxmlformats.org/officeDocument/2006/relationships/hyperlink" Target="https://grantwriting.stanford.edu/resources/funding-train/" TargetMode="External"/><Relationship Id="rId963" Type="http://schemas.openxmlformats.org/officeDocument/2006/relationships/hyperlink" Target="https://happygitwithr.com/" TargetMode="External"/><Relationship Id="rId619" Type="http://schemas.openxmlformats.org/officeDocument/2006/relationships/hyperlink" Target="https://happygitwithr.com/repeated-amend.html" TargetMode="External"/><Relationship Id="rId604" Type="http://schemas.openxmlformats.org/officeDocument/2006/relationships/hyperlink" Target="https://help.github.com/en/github/collaborating-with-issues-and-pull-requests/creating-a-pull-request#creating-the-pull-request" TargetMode="External"/><Relationship Id="rId297" Type="http://schemas.openxmlformats.org/officeDocument/2006/relationships/hyperlink" Target="https://here.r-lib.org/" TargetMode="External"/><Relationship Id="rId803" Type="http://schemas.openxmlformats.org/officeDocument/2006/relationships/hyperlink" Target="https://hpc.ucdavis.edu/" TargetMode="External"/><Relationship Id="rId290" Type="http://schemas.openxmlformats.org/officeDocument/2006/relationships/hyperlink" Target="https://httr.r-lib.org/" TargetMode="External"/><Relationship Id="rId288" Type="http://schemas.openxmlformats.org/officeDocument/2006/relationships/hyperlink" Target="https://httr2.r-lib.org/" TargetMode="External"/><Relationship Id="rId961"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860" Type="http://schemas.openxmlformats.org/officeDocument/2006/relationships/hyperlink" Target="https://journals.lww.com/epidem/Fulltext/2001/05000/The_Value_of_P.2.aspx" TargetMode="External"/><Relationship Id="rId918" Type="http://schemas.openxmlformats.org/officeDocument/2006/relationships/hyperlink" Target="https://journals.plos.org/ploscompbiol/article?id=10.1371/journal.pcbi.1003833" TargetMode="External"/><Relationship Id="rId970" Type="http://schemas.openxmlformats.org/officeDocument/2006/relationships/hyperlink" Target="https://journals.plos.org/plosone/s/authorship" TargetMode="External"/><Relationship Id="rId255" Type="http://schemas.openxmlformats.org/officeDocument/2006/relationships/hyperlink" Target="https://lifecycle.r-lib.org/" TargetMode="External"/><Relationship Id="rId480" Type="http://schemas.openxmlformats.org/officeDocument/2006/relationships/hyperlink" Target="https://lifecycle.r-lib.org/articles/communicate.html" TargetMode="External"/><Relationship Id="rId481" Type="http://schemas.openxmlformats.org/officeDocument/2006/relationships/hyperlink" Target="https://lifecycle.r-lib.org/reference/deprecate_soft.html" TargetMode="External"/><Relationship Id="rId891" Type="http://schemas.openxmlformats.org/officeDocument/2006/relationships/hyperlink" Target="https://link.springer.com/book/10.1007/978-3-030-98175-4" TargetMode="External"/><Relationship Id="rId906" Type="http://schemas.openxmlformats.org/officeDocument/2006/relationships/hyperlink" Target="https://link.springer.com/book/9783031537929" TargetMode="External"/><Relationship Id="rId263" Type="http://schemas.openxmlformats.org/officeDocument/2006/relationships/hyperlink" Target="https://lintr.r-lib.org/" TargetMode="External"/><Relationship Id="rId310" Type="http://schemas.openxmlformats.org/officeDocument/2006/relationships/hyperlink" Target="https://lobstr.r-lib.org/" TargetMode="External"/><Relationship Id="rId340" Type="http://schemas.openxmlformats.org/officeDocument/2006/relationships/hyperlink" Target="https://lubridate.tidyverse.org/" TargetMode="External"/><Relationship Id="rId1018" Type="http://schemas.openxmlformats.org/officeDocument/2006/relationships/hyperlink" Target="https://mastering-shiny.org/" TargetMode="External"/><Relationship Id="rId917" Type="http://schemas.openxmlformats.org/officeDocument/2006/relationships/hyperlink" Target="https://medialab.github.io/iwanthue/" TargetMode="External"/><Relationship Id="rId863" Type="http://schemas.openxmlformats.org/officeDocument/2006/relationships/hyperlink" Target="https://medialab.github.io/iwanthue/?utm_source=Nature+Briefing&amp;utm_campaign=2c68711076-briefing-dy-20211006&amp;utm_medium=email&amp;utm_term=0_c9dfd39373-2c68711076-44335685" TargetMode="External"/><Relationship Id="rId737" Type="http://schemas.openxmlformats.org/officeDocument/2006/relationships/hyperlink" Target="https://medium.com/@jeongwhanchoi/install-tmux-on-osx-and-basics-commands-for-beginners-be22520fd95e" TargetMode="External"/><Relationship Id="rId299" Type="http://schemas.openxmlformats.org/officeDocument/2006/relationships/hyperlink" Target="https://memoise.r-lib.org/" TargetMode="External"/><Relationship Id="rId983" Type="http://schemas.openxmlformats.org/officeDocument/2006/relationships/hyperlink" Target="https://mentors.fm/2019/08/13/think-and-write-with-leslie-lamport/" TargetMode="External"/><Relationship Id="rId541" Type="http://schemas.openxmlformats.org/officeDocument/2006/relationships/hyperlink" Target="https://mermaid.live/" TargetMode="External"/><Relationship Id="rId897" Type="http://schemas.openxmlformats.org/officeDocument/2006/relationships/hyperlink" Target="https://mitcommlab.mit.edu/be/2023/09/27/toward-an-evenbetterposter-improving-the-betterposter-template/" TargetMode="External"/><Relationship Id="rId910" Type="http://schemas.openxmlformats.org/officeDocument/2006/relationships/hyperlink" Target="https://myidp.sciencecareers.org/" TargetMode="External"/><Relationship Id="rId992" Type="http://schemas.openxmlformats.org/officeDocument/2006/relationships/hyperlink" Target="https://osf.io/" TargetMode="External"/><Relationship Id="rId40" Type="http://schemas.openxmlformats.org/officeDocument/2006/relationships/hyperlink" Target="https://osf.io/tgbxr/" TargetMode="External"/><Relationship Id="rId612" Type="http://schemas.openxmlformats.org/officeDocument/2006/relationships/hyperlink" Target="https://p5js.org/contribute/steward_guidelines/" TargetMode="External"/><Relationship Id="rId247" Type="http://schemas.openxmlformats.org/officeDocument/2006/relationships/hyperlink" Target="https://pak.r-lib.org/" TargetMode="External"/><Relationship Id="rId241" Type="http://schemas.openxmlformats.org/officeDocument/2006/relationships/hyperlink" Target="https://pkgbuild.r-lib.org/" TargetMode="External"/><Relationship Id="rId82" Type="http://schemas.openxmlformats.org/officeDocument/2006/relationships/hyperlink" Target="https://pkgdown.r-lib.org/" TargetMode="External"/><Relationship Id="rId239" Type="http://schemas.openxmlformats.org/officeDocument/2006/relationships/hyperlink" Target="https://pkgload.r-lib.org/" TargetMode="External"/><Relationship Id="rId980" Type="http://schemas.openxmlformats.org/officeDocument/2006/relationships/hyperlink" Target="https://plos.org/resource/how-to-store-and-manage-your-data/" TargetMode="External"/><Relationship Id="rId517" Type="http://schemas.openxmlformats.org/officeDocument/2006/relationships/hyperlink" Target="https://plotly.com/r/" TargetMode="External"/><Relationship Id="rId281" Type="http://schemas.openxmlformats.org/officeDocument/2006/relationships/hyperlink" Target="https://processx.r-lib.org/" TargetMode="External"/><Relationship Id="rId794"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7" Type="http://schemas.openxmlformats.org/officeDocument/2006/relationships/hyperlink" Target="https://profvis.r-lib.org/" TargetMode="External"/><Relationship Id="rId285" Type="http://schemas.openxmlformats.org/officeDocument/2006/relationships/hyperlink" Target="https://ps.r-lib.org/" TargetMode="External"/><Relationship Id="rId142" Type="http://schemas.openxmlformats.org/officeDocument/2006/relationships/hyperlink" Target="https://purrr.tidyverse.org/" TargetMode="External"/><Relationship Id="rId406" Type="http://schemas.openxmlformats.org/officeDocument/2006/relationships/hyperlink" Target="https://purrr.tidyverse.org/reference/map.html" TargetMode="External"/><Relationship Id="rId487" Type="http://schemas.openxmlformats.org/officeDocument/2006/relationships/hyperlink" Target="https://quarto.org/" TargetMode="External"/><Relationship Id="rId532" Type="http://schemas.openxmlformats.org/officeDocument/2006/relationships/hyperlink" Target="https://quarto.org/docs/authoring/cross-references.html" TargetMode="External"/><Relationship Id="rId551" Type="http://schemas.openxmlformats.org/officeDocument/2006/relationships/hyperlink" Target="https://quarto.org/docs/authoring/diagrams.html" TargetMode="External"/><Relationship Id="rId534" Type="http://schemas.openxmlformats.org/officeDocument/2006/relationships/hyperlink" Target="https://quarto.org/docs/authoring/includes.html" TargetMode="External"/><Relationship Id="rId512" Type="http://schemas.openxmlformats.org/officeDocument/2006/relationships/hyperlink" Target="https://quarto.org/docs/books/" TargetMode="External"/><Relationship Id="rId516" Type="http://schemas.openxmlformats.org/officeDocument/2006/relationships/hyperlink" Target="https://quarto.org/docs/dashboards/" TargetMode="External"/><Relationship Id="rId521" Type="http://schemas.openxmlformats.org/officeDocument/2006/relationships/hyperlink" Target="https://quarto.org/docs/gallery/#dashboards" TargetMode="External"/><Relationship Id="rId490" Type="http://schemas.openxmlformats.org/officeDocument/2006/relationships/hyperlink" Target="https://quarto.org/docs/get-started/" TargetMode="External"/><Relationship Id="rId491"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28" Type="http://schemas.openxmlformats.org/officeDocument/2006/relationships/hyperlink" Target="https://quarto.org/docs/projects/profiles.html" TargetMode="External"/><Relationship Id="rId513" Type="http://schemas.openxmlformats.org/officeDocument/2006/relationships/hyperlink" Target="https://quarto.org/docs/publishing/" TargetMode="External"/><Relationship Id="rId555" Type="http://schemas.openxmlformats.org/officeDocument/2006/relationships/hyperlink" Target="https://quarto.org/docs/troubleshooting/" TargetMode="External"/><Relationship Id="rId227" Type="http://schemas.openxmlformats.org/officeDocument/2006/relationships/hyperlink" Target="https://r-box.github.io/boxr/articles/boxr-app-interactive.html#create" TargetMode="External"/><Relationship Id="rId780" Type="http://schemas.openxmlformats.org/officeDocument/2006/relationships/hyperlink" Target="https://r-hub.github.io/cranlogs/" TargetMode="External"/><Relationship Id="rId774" Type="http://schemas.openxmlformats.org/officeDocument/2006/relationships/hyperlink" Target="https://r-hub.github.io/rhub/articles/rhubv2.html" TargetMode="External"/><Relationship Id="rId312" Type="http://schemas.openxmlformats.org/officeDocument/2006/relationships/hyperlink" Target="https://r-lib.github.io/crayon/" TargetMode="External"/><Relationship Id="rId253" Type="http://schemas.openxmlformats.org/officeDocument/2006/relationships/hyperlink" Target="https://r-lib.github.io/pkgcache/" TargetMode="External"/><Relationship Id="rId308" Type="http://schemas.openxmlformats.org/officeDocument/2006/relationships/hyperlink" Target="https://r-lib.github.io/prettyunits/" TargetMode="External"/><Relationship Id="rId1023" Type="http://schemas.openxmlformats.org/officeDocument/2006/relationships/hyperlink" Target="https://r-pkgs.org/" TargetMode="External"/><Relationship Id="rId426" Type="http://schemas.openxmlformats.org/officeDocument/2006/relationships/hyperlink" Target="https://r-pkgs.org/code.html#sec-code-r-landscape" TargetMode="External"/><Relationship Id="rId154" Type="http://schemas.openxmlformats.org/officeDocument/2006/relationships/hyperlink" Target="https://r-pkgs.org/lifecycle.html#sec-lifecycle-version-number" TargetMode="External"/><Relationship Id="rId172" Type="http://schemas.openxmlformats.org/officeDocument/2006/relationships/hyperlink" Target="https://r-pkgs.org/man.html" TargetMode="External"/><Relationship Id="rId156" Type="http://schemas.openxmlformats.org/officeDocument/2006/relationships/hyperlink" Target="https://r-pkgs.org/other-markdown.html#sec-news" TargetMode="External"/><Relationship Id="rId770" Type="http://schemas.openxmlformats.org/officeDocument/2006/relationships/hyperlink" Target="https://r-pkgs.org/release.html" TargetMode="External"/><Relationship Id="rId777" Type="http://schemas.openxmlformats.org/officeDocument/2006/relationships/hyperlink" Target="https://r-pkgs.org/release.html#sec-release-initial" TargetMode="External"/><Relationship Id="rId704" Type="http://schemas.openxmlformats.org/officeDocument/2006/relationships/hyperlink" Target="https://r-pkgs.org/software-development-practices.html#sec-sw-dev-practices-ci" TargetMode="External"/><Relationship Id="rId119" Type="http://schemas.openxmlformats.org/officeDocument/2006/relationships/hyperlink" Target="https://r-pkgs.org/testing-basics.html" TargetMode="External"/><Relationship Id="rId1025" Type="http://schemas.openxmlformats.org/officeDocument/2006/relationships/hyperlink" Target="https://r4ds.hadley.nz/" TargetMode="External"/><Relationship Id="rId492" Type="http://schemas.openxmlformats.org/officeDocument/2006/relationships/hyperlink" Target="https://r4ds.hadley.nz/quarto.html" TargetMode="External"/><Relationship Id="rId388" Type="http://schemas.openxmlformats.org/officeDocument/2006/relationships/hyperlink" Target="https://r4ds.hadley.nz/workflow-help.html#making-a-reprex" TargetMode="External"/><Relationship Id="rId274" Type="http://schemas.openxmlformats.org/officeDocument/2006/relationships/hyperlink" Target="https://r6.r-lib.org/" TargetMode="External"/><Relationship Id="rId243" Type="http://schemas.openxmlformats.org/officeDocument/2006/relationships/hyperlink" Target="https://rcmdcheck.r-lib.org/" TargetMode="External"/><Relationship Id="rId330" Type="http://schemas.openxmlformats.org/officeDocument/2006/relationships/hyperlink" Target="https://readr.tidyverse.org/" TargetMode="External"/><Relationship Id="rId245" Type="http://schemas.openxmlformats.org/officeDocument/2006/relationships/hyperlink" Target="https://remotes.r-lib.org/" TargetMode="External"/><Relationship Id="rId387"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796" Type="http://schemas.openxmlformats.org/officeDocument/2006/relationships/hyperlink" Target="https://researchdata.princeton.edu/research-lifecycle-guide/publishing-and-preservation/dois" TargetMode="External"/><Relationship Id="rId249" Type="http://schemas.openxmlformats.org/officeDocument/2006/relationships/hyperlink" Target="https://revdepcheck.r-lib.org/" TargetMode="External"/><Relationship Id="rId266" Type="http://schemas.openxmlformats.org/officeDocument/2006/relationships/hyperlink" Target="https://rlang.r-lib.org/" TargetMode="External"/><Relationship Id="rId158"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1" Type="http://schemas.openxmlformats.org/officeDocument/2006/relationships/hyperlink" Target="https://roxygen2.r-lib.org/articles/rd.html" TargetMode="External"/><Relationship Id="rId168" Type="http://schemas.openxmlformats.org/officeDocument/2006/relationships/hyperlink" Target="https://roxygen2.r-lib.org/articles/rd.html#inheriting-documentation" TargetMode="External"/><Relationship Id="rId518" Type="http://schemas.openxmlformats.org/officeDocument/2006/relationships/hyperlink" Target="https://rstudio.github.io/leaflet/" TargetMode="External"/><Relationship Id="rId744" Type="http://schemas.openxmlformats.org/officeDocument/2006/relationships/hyperlink" Target="https://rstudio.github.io/renv/" TargetMode="External"/><Relationship Id="rId320" Type="http://schemas.openxmlformats.org/officeDocument/2006/relationships/hyperlink" Target="https://rviews.rstudio.com/2017/06/08/what-is-the-tidyverse/" TargetMode="External"/><Relationship Id="rId876" Type="http://schemas.openxmlformats.org/officeDocument/2006/relationships/hyperlink" Target="https://s3.amazonaws.com/assets.datacamp.com/blog_assets/datatable_Cheat_Sheet_R.pdf" TargetMode="External"/><Relationship Id="rId301" Type="http://schemas.openxmlformats.org/officeDocument/2006/relationships/hyperlink" Target="https://scales.r-lib.org/" TargetMode="External"/><Relationship Id="rId419" Type="http://schemas.openxmlformats.org/officeDocument/2006/relationships/hyperlink" Target="https://sembr.org/" TargetMode="External"/><Relationship Id="rId578"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4" Type="http://schemas.openxmlformats.org/officeDocument/2006/relationships/hyperlink" Target="https://sessioninfo.r-lib.org/" TargetMode="External"/><Relationship Id="rId995" Type="http://schemas.openxmlformats.org/officeDocument/2006/relationships/hyperlink" Target="https://sethrobertson.github.io/GitFixUm/fixup.html" TargetMode="External"/><Relationship Id="rId520" Type="http://schemas.openxmlformats.org/officeDocument/2006/relationships/hyperlink" Target="https://shiny.posit.co/" TargetMode="External"/><Relationship Id="rId1001" Type="http://schemas.openxmlformats.org/officeDocument/2006/relationships/hyperlink" Target="https://slurm.schedmd.com/salloc.html" TargetMode="External"/><Relationship Id="rId1003" Type="http://schemas.openxmlformats.org/officeDocument/2006/relationships/hyperlink" Target="https://slurm.schedmd.com/sattach.html" TargetMode="External"/><Relationship Id="rId1005" Type="http://schemas.openxmlformats.org/officeDocument/2006/relationships/hyperlink" Target="https://slurm.schedmd.com/sbatch.html" TargetMode="External"/><Relationship Id="rId1007" Type="http://schemas.openxmlformats.org/officeDocument/2006/relationships/hyperlink" Target="https://slurm.schedmd.com/squeue.html" TargetMode="External"/><Relationship Id="rId1009" Type="http://schemas.openxmlformats.org/officeDocument/2006/relationships/hyperlink" Target="https://slurm.schedmd.com/srun.html" TargetMode="External"/><Relationship Id="rId213" Type="http://schemas.openxmlformats.org/officeDocument/2006/relationships/hyperlink" Target="https://softwareengineering.stackexchange.com/questions/133404/what-is-the-ideal-length-of-a-method-for-you" TargetMode="External"/><Relationship Id="rId571" Type="http://schemas.openxmlformats.org/officeDocument/2006/relationships/hyperlink" Target="https://sp19.datastructur.es/materials/guides/using-git#b-local-repositories-narrative-introduction" TargetMode="External"/><Relationship Id="rId601" Type="http://schemas.openxmlformats.org/officeDocument/2006/relationships/hyperlink" Target="https://sp19.datastructur.es/materials/guides/using-git#e-git-branching-advanced-git-optional" TargetMode="External"/><Relationship Id="rId193"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65" Type="http://schemas.openxmlformats.org/officeDocument/2006/relationships/hyperlink" Target="https://stackoverflow.com/questions/21435339/data-table-vs-dplyr-can-one-do-something-well-the-other-cant-or-does-poorly/27840349#27840349" TargetMode="External"/><Relationship Id="rId350" Type="http://schemas.openxmlformats.org/officeDocument/2006/relationships/hyperlink" Target="https://stackoverflow.com/questions/28125816/r-standard-evaluation-for-join-dplyr" TargetMode="External"/><Relationship Id="rId212" Type="http://schemas.openxmlformats.org/officeDocument/2006/relationships/hyperlink" Target="https://stackoverflow.com/questions/475675/when-is-a-function-too-long" TargetMode="External"/><Relationship Id="rId336" Type="http://schemas.openxmlformats.org/officeDocument/2006/relationships/hyperlink" Target="https://stringr.tidyverse.org/" TargetMode="External"/><Relationship Id="rId398" Type="http://schemas.openxmlformats.org/officeDocument/2006/relationships/hyperlink" Target="https://style.tidyverse.org/" TargetMode="External"/><Relationship Id="rId314" Type="http://schemas.openxmlformats.org/officeDocument/2006/relationships/hyperlink" Target="https://styler.r-lib.org/" TargetMode="External"/><Relationship Id="rId181" Type="http://schemas.openxmlformats.org/officeDocument/2006/relationships/hyperlink" Target="https://support.posit.co/hc/en-us/articles/200484568-Code-Folding-and-Sections" TargetMode="External"/><Relationship Id="rId343" Type="http://schemas.openxmlformats.org/officeDocument/2006/relationships/hyperlink" Target="https://tavareshugo.github.io/data_carpentry_extras/base-r_tidyverse_equivalents/base-r_tidyverse_equivalents.html" TargetMode="External"/><Relationship Id="rId900"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4" Type="http://schemas.openxmlformats.org/officeDocument/2006/relationships/hyperlink" Target="https://testthat.r-lib.org/articles/snapshotting.html" TargetMode="External"/><Relationship Id="rId393" Type="http://schemas.openxmlformats.org/officeDocument/2006/relationships/hyperlink" Target="https://thinkr-open.github.io/gitdown/" TargetMode="External"/><Relationship Id="rId626" Type="http://schemas.openxmlformats.org/officeDocument/2006/relationships/hyperlink" Target="https://thinkr-open.github.io/gitlabr/" TargetMode="External"/><Relationship Id="rId334" Type="http://schemas.openxmlformats.org/officeDocument/2006/relationships/hyperlink" Target="https://tibble.tidyverse.org/" TargetMode="External"/><Relationship Id="rId327" Type="http://schemas.openxmlformats.org/officeDocument/2006/relationships/hyperlink" Target="https://tidyr.tidyverse.org/" TargetMode="External"/><Relationship Id="rId478" Type="http://schemas.openxmlformats.org/officeDocument/2006/relationships/hyperlink" Target="https://tidyselect.r-lib.org/" TargetMode="External"/><Relationship Id="rId437" Type="http://schemas.openxmlformats.org/officeDocument/2006/relationships/hyperlink" Target="https://tidyverse.org/blog/2017/12/styler-1.0.0/" TargetMode="External"/><Relationship Id="rId623" Type="http://schemas.openxmlformats.org/officeDocument/2006/relationships/hyperlink" Target="https://tidyverse.org/blog/2017/12/workflow-vs-script/" TargetMode="External"/><Relationship Id="rId1030" Type="http://schemas.openxmlformats.org/officeDocument/2006/relationships/hyperlink" Target="https://ucd-serg.github.io/lab-manual/appendix-copilot-instructions.html" TargetMode="External"/><Relationship Id="rId1032" Type="http://schemas.openxmlformats.org/officeDocument/2006/relationships/hyperlink" Target="https://ucd-serg.github.io/lab-manual/appendix-copilot-setup-steps.html" TargetMode="External"/><Relationship Id="rId757" Type="http://schemas.openxmlformats.org/officeDocument/2006/relationships/hyperlink" Target="https://ucd-serg.github.io/lab-manual/coding-practices.html#file-headers" TargetMode="External"/><Relationship Id="rId760" Type="http://schemas.openxmlformats.org/officeDocument/2006/relationships/hyperlink" Target="https://ucd-serg.github.io/lab-manual/coding-practices.html#function-documentation" TargetMode="External"/><Relationship Id="rId858" Type="http://schemas.openxmlformats.org/officeDocument/2006/relationships/hyperlink" Target="https://ucd-serg.github.io/lab-manual/coding-style.html" TargetMode="External"/><Relationship Id="rId763" Type="http://schemas.openxmlformats.org/officeDocument/2006/relationships/hyperlink" Target="https://ucd-serg.github.io/lab-manual/unix.html#example-code-for-runfilesavelogs" TargetMode="External"/><Relationship Id="rId872" Type="http://schemas.openxmlformats.org/officeDocument/2006/relationships/hyperlink" Target="https://ucdavisdatalab.github.io/install_guides/" TargetMode="External"/><Relationship Id="rId869"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888"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8" Type="http://schemas.openxmlformats.org/officeDocument/2006/relationships/hyperlink" Target="https://vctrs.r-lib.org/" TargetMode="External"/><Relationship Id="rId261" Type="http://schemas.openxmlformats.org/officeDocument/2006/relationships/hyperlink" Target="https://waldo.r-lib.org/" TargetMode="External"/><Relationship Id="rId270" Type="http://schemas.openxmlformats.org/officeDocument/2006/relationships/hyperlink" Target="https://withr.r-lib.org/" TargetMode="External"/><Relationship Id="rId946" Type="http://schemas.openxmlformats.org/officeDocument/2006/relationships/hyperlink" Target="https://www.biorxiv.org/" TargetMode="External"/><Relationship Id="rId349" Type="http://schemas.openxmlformats.org/officeDocument/2006/relationships/hyperlink" Target="https://www.brodrigues.co/blog/2016-07-18-data-frame-columns-as-arguments-to-dplyr-functions/" TargetMode="External"/><Relationship Id="rId826" Type="http://schemas.openxmlformats.org/officeDocument/2006/relationships/hyperlink" Target="https://www.chriswrites.com/how-to-change-file-permissions-using-the-terminal/" TargetMode="External"/><Relationship Id="rId950" Type="http://schemas.openxmlformats.org/officeDocument/2006/relationships/hyperlink" Target="https://www.danieldsjoberg.com/gtsummary/" TargetMode="External"/><Relationship Id="rId867"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32" Type="http://schemas.openxmlformats.org/officeDocument/2006/relationships/hyperlink" Target="https://www.git-scm.com/docs/gitignore#_pattern_format" TargetMode="External"/><Relationship Id="rId685" Type="http://schemas.openxmlformats.org/officeDocument/2006/relationships/hyperlink" Target="https://www.githubstatus.com/" TargetMode="External"/><Relationship Id="rId905" Type="http://schemas.openxmlformats.org/officeDocument/2006/relationships/hyperlink" Target="https://www.globalcodeofconduct.org/" TargetMode="External"/><Relationship Id="rId816" Type="http://schemas.openxmlformats.org/officeDocument/2006/relationships/hyperlink" Target="https://www.gnu.org/software/screen/" TargetMode="External"/><Relationship Id="rId733" Type="http://schemas.openxmlformats.org/officeDocument/2006/relationships/hyperlink" Target="https://www.howtogeek.com/118594/how-to-edit-your-system-path-for-easy-command-line-access/" TargetMode="External"/><Relationship Id="rId519" Type="http://schemas.openxmlformats.org/officeDocument/2006/relationships/hyperlink" Target="https://www.htmlwidgets.org/" TargetMode="External"/><Relationship Id="rId945" Type="http://schemas.openxmlformats.org/officeDocument/2006/relationships/hyperlink" Target="https://www.medrxiv.org/" TargetMode="External"/><Relationship Id="rId913" Type="http://schemas.openxmlformats.org/officeDocument/2006/relationships/hyperlink" Target="https://www.nature.com/articles/d41586-021-03603-2" TargetMode="External"/><Relationship Id="rId903" Type="http://schemas.openxmlformats.org/officeDocument/2006/relationships/hyperlink" Target="https://www.niaid.nih.gov/grants-contracts/write-grant-application" TargetMode="External"/><Relationship Id="rId435" Type="http://schemas.openxmlformats.org/officeDocument/2006/relationships/hyperlink" Target="https://www.r-bloggers.com/align-assign-rstudio-addin-to-align-assignment-operators/" TargetMode="External"/><Relationship Id="rId352" Type="http://schemas.openxmlformats.org/officeDocument/2006/relationships/hyperlink" Target="https://www.rdocumentation.org/packages/feather/versions/0.3.3" TargetMode="External"/><Relationship Id="rId438" Type="http://schemas.openxmlformats.org/officeDocument/2006/relationships/hyperlink" Target="https://www.rdocumentation.org/packages/styler/versions/1.1.0/topics/style_dir" TargetMode="External"/><Relationship Id="rId210" Type="http://schemas.openxmlformats.org/officeDocument/2006/relationships/hyperlink" Target="https://www.reddit.com/r/learnprogramming/comments/47avb5/one_long_function_2001000_lines_of_codes_or_one/" TargetMode="External"/><Relationship Id="rId874" Type="http://schemas.openxmlformats.org/officeDocument/2006/relationships/hyperlink" Target="https://www.rstudio.com/wp-content/uploads/2015/02/data-wrangling-cheatsheet.pdf" TargetMode="External"/><Relationship Id="rId877" Type="http://schemas.openxmlformats.org/officeDocument/2006/relationships/hyperlink" Target="https://www.rstudio.com/wp-content/uploads/2015/02/rmarkdown-cheatsheet.pdf" TargetMode="External"/><Relationship Id="rId875" Type="http://schemas.openxmlformats.org/officeDocument/2006/relationships/hyperlink" Target="https://www.rstudio.com/wp-content/uploads/2015/03/ggplot2-cheatsheet.pdf" TargetMode="External"/><Relationship Id="rId895" Type="http://schemas.openxmlformats.org/officeDocument/2006/relationships/hyperlink" Target="https://www.sciencedirect.com/science/article/pii/S1471491423000928" TargetMode="External"/><Relationship Id="rId728" Type="http://schemas.openxmlformats.org/officeDocument/2006/relationships/hyperlink" Target="https://www.shellcheck.net/" TargetMode="External"/><Relationship Id="rId211" Type="http://schemas.openxmlformats.org/officeDocument/2006/relationships/hyperlink" Target="https://www.sololearn.com/en/Discuss/1278705/optimal-number-of-lines-of-code-of-functions" TargetMode="External"/><Relationship Id="rId323" Type="http://schemas.openxmlformats.org/officeDocument/2006/relationships/hyperlink" Target="https://www.tidyverse.org/" TargetMode="External"/><Relationship Id="rId479" Type="http://schemas.openxmlformats.org/officeDocument/2006/relationships/hyperlink" Target="https://www.tidyverse.org/blog/2022/10/tidyselect-1-2-0/" TargetMode="External"/><Relationship Id="rId911" Type="http://schemas.openxmlformats.org/officeDocument/2006/relationships/hyperlink" Target="https://www.training.nih.gov/career-services/" TargetMode="External"/><Relationship Id="rId914" Type="http://schemas.openxmlformats.org/officeDocument/2006/relationships/hyperlink" Target="https://www.youtube.com/watch?v=1RwJbhkCA58" TargetMode="External"/><Relationship Id="rId896"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7" Type="http://schemas.openxmlformats.org/officeDocument/2006/relationships/hyperlink" Target="https://www.youtube.com/watch?v=nERXS3ssntw" TargetMode="External"/><Relationship Id="rId893" Type="http://schemas.openxmlformats.org/officeDocument/2006/relationships/hyperlink" Target="https://x.com/acagamic/status/1680381737816424450" TargetMode="External"/><Relationship Id="rId407" Type="http://schemas.openxmlformats.org/officeDocument/2006/relationships/hyperlink" Target="one-function-per-file.md" TargetMode="External"/><Relationship Id="rId50"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2026-07-21T23:59:28Z</dcterms:created>
  <dcterms:modified xsi:type="dcterms:W3CDTF">2026-07-21T23:59:28Z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2026-07-21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