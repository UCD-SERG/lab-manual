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2026-01-13</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87"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86"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6" w:name="configuring-the-agent-environment"/>
    <w:p>
      <w:pPr>
        <w:pStyle w:val="Heading3"/>
      </w:pPr>
      <w:ins w:id="1417" w:author="PR Preview" w:date="2024-01-01T00:00:00Z">
        <w:r>
          <w:t xml:space="preserve">17.4.7 Configuring the Agent Environment</w:t>
        </w:r>
      </w:ins>
    </w:p>
    <w:p>
      <w:pPr>
        <w:pStyle w:val="FirstParagraph"/>
      </w:pPr>
      <w:ins w:id="1418" w:author="PR Preview" w:date="2024-01-01T00:00:00Z">
        <w:r>
          <w:t xml:space="preserve">The</w:t>
        </w:r>
      </w:ins>
      <w:ins w:id="1418" w:author="PR Preview" w:date="2024-01-01T00:00:00Z">
        <w:r>
          <w:t xml:space="preserve"> </w:t>
        </w:r>
      </w:ins>
      <w:ins w:id="1418" w:author="PR Preview" w:date="2024-01-01T00:00:00Z">
        <w:r>
          <w:rPr>
            <w:rStyle w:val="VerbatimChar"/>
          </w:rPr>
          <w:t xml:space="preserve">.github/workflows/copilot-setup-steps.yml</w:t>
        </w:r>
      </w:ins>
      <w:ins w:id="1418" w:author="PR Preview" w:date="2024-01-01T00:00:00Z">
        <w:r>
          <w:t xml:space="preserve"> </w:t>
        </w:r>
      </w:ins>
      <w:ins w:id="1418" w:author="PR Preview" w:date="2024-01-01T00:00:00Z">
        <w:r>
          <w:t xml:space="preserve">file</w:t>
        </w:r>
      </w:ins>
      <w:ins w:id="1418" w:author="PR Preview" w:date="2024-01-01T00:00:00Z">
        <w:r>
          <w:t xml:space="preserve"> </w:t>
        </w:r>
      </w:ins>
      <w:ins w:id="1418" w:author="PR Preview" w:date="2024-01-01T00:00:00Z">
        <w:r>
          <w:t xml:space="preserve">allows you to customize the development environment</w:t>
        </w:r>
      </w:ins>
      <w:ins w:id="1418" w:author="PR Preview" w:date="2024-01-01T00:00:00Z">
        <w:r>
          <w:t xml:space="preserve"> </w:t>
        </w:r>
      </w:ins>
      <w:ins w:id="1418" w:author="PR Preview" w:date="2024-01-01T00:00:00Z">
        <w:r>
          <w:t xml:space="preserve">in which the GitHub Copilot coding agent operates.</w:t>
        </w:r>
      </w:ins>
      <w:ins w:id="1418" w:author="PR Preview" w:date="2024-01-01T00:00:00Z">
        <w:r>
          <w:t xml:space="preserve"> </w:t>
        </w:r>
      </w:ins>
      <w:ins w:id="1418" w:author="PR Preview" w:date="2024-01-01T00:00:00Z">
        <w:r>
          <w:t xml:space="preserve">This file preinstalls tools and dependencies</w:t>
        </w:r>
      </w:ins>
      <w:ins w:id="1418" w:author="PR Preview" w:date="2024-01-01T00:00:00Z">
        <w:r>
          <w:t xml:space="preserve"> </w:t>
        </w:r>
      </w:ins>
      <w:ins w:id="1418" w:author="PR Preview" w:date="2024-01-01T00:00:00Z">
        <w:r>
          <w:t xml:space="preserve">so that Copilot can build, test, and lint your code more reliably.</w:t>
        </w:r>
      </w:ins>
    </w:p>
    <w:bookmarkStart w:id="436" w:name="why-configure-the-environment"/>
    <w:p>
      <w:pPr>
        <w:pStyle w:val="Heading4"/>
      </w:pPr>
      <w:ins w:id="1419" w:author="PR Preview" w:date="2024-01-01T00:00:00Z">
        <w:r>
          <w:t xml:space="preserve">17.4.7.1 Why Configure the Environment?</w:t>
        </w:r>
      </w:ins>
    </w:p>
    <w:p>
      <w:pPr>
        <w:pStyle w:val="FirstParagraph"/>
      </w:pPr>
      <w:ins w:id="1420" w:author="PR Preview" w:date="2024-01-01T00:00:00Z">
        <w:r>
          <w:t xml:space="preserve">While Copilot can discover and install dependencies through trial and error,</w:t>
        </w:r>
      </w:ins>
      <w:ins w:id="1420" w:author="PR Preview" w:date="2024-01-01T00:00:00Z">
        <w:r>
          <w:t xml:space="preserve"> </w:t>
        </w:r>
      </w:ins>
      <w:ins w:id="1420" w:author="PR Preview" w:date="2024-01-01T00:00:00Z">
        <w:r>
          <w:t xml:space="preserve">this can be slow and unreliable.</w:t>
        </w:r>
      </w:ins>
      <w:ins w:id="1420" w:author="PR Preview" w:date="2024-01-01T00:00:00Z">
        <w:r>
          <w:t xml:space="preserve"> </w:t>
        </w:r>
      </w:ins>
      <w:ins w:id="1420" w:author="PR Preview" w:date="2024-01-01T00:00:00Z">
        <w:r>
          <w:t xml:space="preserve">Additionally, Copilot may be unable to access private dependencies.</w:t>
        </w:r>
      </w:ins>
      <w:ins w:id="1420" w:author="PR Preview" w:date="2024-01-01T00:00:00Z">
        <w:r>
          <w:t xml:space="preserve"> </w:t>
        </w:r>
      </w:ins>
      <w:ins w:id="1420" w:author="PR Preview" w:date="2024-01-01T00:00:00Z">
        <w:r>
          <w:t xml:space="preserve">Preconfiguring the environment ensures:</w:t>
        </w:r>
      </w:ins>
    </w:p>
    <w:p>
      <w:pPr>
        <w:pStyle w:val="Compact"/>
        <w:numPr>
          <w:ilvl w:val="0"/>
          <w:numId w:val="1141"/>
        </w:numPr>
      </w:pPr>
      <w:ins w:id="1421" w:author="PR Preview" w:date="2024-01-01T00:00:00Z">
        <w:r>
          <w:t xml:space="preserve">Faster agent startup and execution</w:t>
        </w:r>
      </w:ins>
    </w:p>
    <w:p>
      <w:pPr>
        <w:pStyle w:val="Compact"/>
        <w:numPr>
          <w:ilvl w:val="0"/>
          <w:numId w:val="1141"/>
        </w:numPr>
      </w:pPr>
      <w:ins w:id="1422" w:author="PR Preview" w:date="2024-01-01T00:00:00Z">
        <w:r>
          <w:t xml:space="preserve">More reliable builds and tests</w:t>
        </w:r>
      </w:ins>
    </w:p>
    <w:p>
      <w:pPr>
        <w:pStyle w:val="Compact"/>
        <w:numPr>
          <w:ilvl w:val="0"/>
          <w:numId w:val="1141"/>
        </w:numPr>
      </w:pPr>
      <w:ins w:id="1423" w:author="PR Preview" w:date="2024-01-01T00:00:00Z">
        <w:r>
          <w:t xml:space="preserve">Access to private or authenticated dependencies</w:t>
        </w:r>
      </w:ins>
    </w:p>
    <w:p>
      <w:pPr>
        <w:pStyle w:val="Compact"/>
        <w:numPr>
          <w:ilvl w:val="0"/>
          <w:numId w:val="1141"/>
        </w:numPr>
      </w:pPr>
      <w:ins w:id="1424" w:author="PR Preview" w:date="2024-01-01T00:00:00Z">
        <w:r>
          <w:t xml:space="preserve">Consistent development environment across all agent sessions</w:t>
        </w:r>
      </w:ins>
    </w:p>
    <w:bookmarkEnd w:id="436"/>
    <w:bookmarkStart w:id="437" w:name="file-location-and-structure"/>
    <w:p>
      <w:pPr>
        <w:pStyle w:val="Heading4"/>
      </w:pPr>
      <w:ins w:id="1425" w:author="PR Preview" w:date="2024-01-01T00:00:00Z">
        <w:r>
          <w:t xml:space="preserve">17.4.7.2 File Location and Structure</w:t>
        </w:r>
      </w:ins>
    </w:p>
    <w:p>
      <w:pPr>
        <w:pStyle w:val="FirstParagraph"/>
      </w:pPr>
      <w:ins w:id="1426" w:author="PR Preview" w:date="2024-01-01T00:00:00Z">
        <w:r>
          <w:t xml:space="preserve">The workflow file must be located at</w:t>
        </w:r>
      </w:ins>
      <w:ins w:id="1426" w:author="PR Preview" w:date="2024-01-01T00:00:00Z">
        <w:r>
          <w:t xml:space="preserve"> </w:t>
        </w:r>
      </w:ins>
      <w:ins w:id="1426" w:author="PR Preview" w:date="2024-01-01T00:00:00Z">
        <w:r>
          <w:rPr>
            <w:rStyle w:val="VerbatimChar"/>
          </w:rPr>
          <w:t xml:space="preserve">.github/workflows/copilot-setup-steps.yml</w:t>
        </w:r>
      </w:ins>
      <w:ins w:id="1426" w:author="PR Preview" w:date="2024-01-01T00:00:00Z">
        <w:r>
          <w:t xml:space="preserve"> </w:t>
        </w:r>
      </w:ins>
      <w:ins w:id="1426" w:author="PR Preview" w:date="2024-01-01T00:00:00Z">
        <w:r>
          <w:t xml:space="preserve">in your repository’s</w:t>
        </w:r>
      </w:ins>
      <w:ins w:id="1426" w:author="PR Preview" w:date="2024-01-01T00:00:00Z">
        <w:r>
          <w:t xml:space="preserve"> </w:t>
        </w:r>
      </w:ins>
      <w:ins w:id="1426" w:author="PR Preview" w:date="2024-01-01T00:00:00Z">
        <w:r>
          <w:rPr>
            <w:b/>
            <w:bCs/>
          </w:rPr>
          <w:t xml:space="preserve">default branch</w:t>
        </w:r>
      </w:ins>
      <w:ins w:id="1426" w:author="PR Preview" w:date="2024-01-01T00:00:00Z">
        <w:r>
          <w:t xml:space="preserve">.</w:t>
        </w:r>
      </w:ins>
      <w:ins w:id="1426" w:author="PR Preview" w:date="2024-01-01T00:00:00Z">
        <w:r>
          <w:t xml:space="preserve"> </w:t>
        </w:r>
      </w:ins>
      <w:ins w:id="1426" w:author="PR Preview" w:date="2024-01-01T00:00:00Z">
        <w:r>
          <w:t xml:space="preserve">It follows GitHub Actions workflow syntax</w:t>
        </w:r>
      </w:ins>
      <w:ins w:id="1426" w:author="PR Preview" w:date="2024-01-01T00:00:00Z">
        <w:r>
          <w:t xml:space="preserve"> </w:t>
        </w:r>
      </w:ins>
      <w:ins w:id="1426" w:author="PR Preview" w:date="2024-01-01T00:00:00Z">
        <w:r>
          <w:t xml:space="preserve">but must contain a single job named</w:t>
        </w:r>
      </w:ins>
      <w:ins w:id="1426" w:author="PR Preview" w:date="2024-01-01T00:00:00Z">
        <w:r>
          <w:t xml:space="preserve"> </w:t>
        </w:r>
      </w:ins>
      <w:ins w:id="1426" w:author="PR Preview" w:date="2024-01-01T00:00:00Z">
        <w:r>
          <w:rPr>
            <w:rStyle w:val="VerbatimChar"/>
          </w:rPr>
          <w:t xml:space="preserve">copilot-setup-steps</w:t>
        </w:r>
      </w:ins>
      <w:ins w:id="1426" w:author="PR Preview" w:date="2024-01-01T00:00:00Z">
        <w:r>
          <w:t xml:space="preserve">.</w:t>
        </w:r>
      </w:ins>
    </w:p>
    <w:bookmarkEnd w:id="437"/>
    <w:bookmarkStart w:id="438" w:name="basic-configuration-example"/>
    <w:p>
      <w:pPr>
        <w:pStyle w:val="Heading4"/>
      </w:pPr>
      <w:ins w:id="1427" w:author="PR Preview" w:date="2024-01-01T00:00:00Z">
        <w:r>
          <w:t xml:space="preserve">17.4.7.3 Basic Configuration Example</w:t>
        </w:r>
      </w:ins>
    </w:p>
    <w:p>
      <w:pPr>
        <w:pStyle w:val="FirstParagraph"/>
      </w:pPr>
      <w:ins w:id="1428" w:author="PR Preview" w:date="2024-01-01T00:00:00Z">
        <w:r>
          <w:t xml:space="preserve">Here’s the configuration used in this repository</w:t>
        </w:r>
      </w:ins>
      <w:ins w:id="1428" w:author="PR Preview" w:date="2024-01-01T00:00:00Z">
        <w:r>
          <w:t xml:space="preserve"> </w:t>
        </w:r>
      </w:ins>
      <w:ins w:id="1428" w:author="PR Preview" w:date="2024-01-01T00:00:00Z">
        <w:r>
          <w:t xml:space="preserve">(adapted for R and Quarto projects):</w:t>
        </w:r>
      </w:ins>
    </w:p>
    <w:p>
      <w:pPr>
        <w:pStyle w:val="SourceCode"/>
      </w:pPr>
      <w:ins w:id="1429" w:author="PR Preview" w:date="2024-01-01T00:00:00Z">
        <w:r>
          <w:rPr>
            <w:rStyle w:val="CommentTok"/>
          </w:rPr>
          <w:t xml:space="preserve"># GitHub Copilot Setup Steps for lab-manual</w:t>
        </w:r>
      </w:ins>
      <w:ins w:id="1429" w:author="PR Preview" w:date="2024-01-01T00:00:00Z">
        <w:r>
          <w:br/>
        </w:r>
      </w:ins>
      <w:ins w:id="1429" w:author="PR Preview" w:date="2024-01-01T00:00:00Z">
        <w:r>
          <w:rPr>
            <w:rStyle w:val="CommentTok"/>
          </w:rPr>
          <w:t xml:space="preserve">#</w:t>
        </w:r>
      </w:ins>
      <w:ins w:id="1429" w:author="PR Preview" w:date="2024-01-01T00:00:00Z">
        <w:r>
          <w:br/>
        </w:r>
      </w:ins>
      <w:ins w:id="1429" w:author="PR Preview" w:date="2024-01-01T00:00:00Z">
        <w:r>
          <w:rPr>
            <w:rStyle w:val="CommentTok"/>
          </w:rPr>
          <w:t xml:space="preserve"># This workflow configures the GitHub Copilot coding agent's environment</w:t>
        </w:r>
      </w:ins>
      <w:ins w:id="1429" w:author="PR Preview" w:date="2024-01-01T00:00:00Z">
        <w:r>
          <w:br/>
        </w:r>
      </w:ins>
      <w:ins w:id="1429" w:author="PR Preview" w:date="2024-01-01T00:00:00Z">
        <w:r>
          <w:rPr>
            <w:rStyle w:val="CommentTok"/>
          </w:rPr>
          <w:t xml:space="preserve"># by preinstalling R, Quarto and TinyTeX for rendering the Bookdown manual.</w:t>
        </w:r>
      </w:ins>
      <w:ins w:id="1429" w:author="PR Preview" w:date="2024-01-01T00:00:00Z">
        <w:r>
          <w:br/>
        </w:r>
      </w:ins>
      <w:ins w:id="1429" w:author="PR Preview" w:date="2024-01-01T00:00:00Z">
        <w:r>
          <w:rPr>
            <w:rStyle w:val="CommentTok"/>
          </w:rPr>
          <w:t xml:space="preserve">#</w:t>
        </w:r>
      </w:ins>
      <w:ins w:id="1429" w:author="PR Preview" w:date="2024-01-01T00:00:00Z">
        <w:r>
          <w:br/>
        </w:r>
      </w:ins>
      <w:ins w:id="1429" w:author="PR Preview" w:date="2024-01-01T00:00:00Z">
        <w:r>
          <w:rPr>
            <w:rStyle w:val="CommentTok"/>
          </w:rPr>
          <w:t xml:space="preserve"># See: https://docs.github.com/en/copilot/how-tos/use-copilot-agents/coding-agent/customize-the-agent-environment</w:t>
        </w:r>
      </w:ins>
      <w:ins w:id="1429" w:author="PR Preview" w:date="2024-01-01T00:00:00Z">
        <w:r>
          <w:br/>
        </w:r>
      </w:ins>
      <w:ins w:id="1429" w:author="PR Preview" w:date="2024-01-01T00:00:00Z">
        <w:r>
          <w:rPr>
            <w:rStyle w:val="CommentTok"/>
          </w:rPr>
          <w:t xml:space="preserve">#</w:t>
        </w:r>
      </w:ins>
      <w:ins w:id="1429" w:author="PR Preview" w:date="2024-01-01T00:00:00Z">
        <w:r>
          <w:br/>
        </w:r>
      </w:ins>
      <w:ins w:id="1429" w:author="PR Preview" w:date="2024-01-01T00:00:00Z">
        <w:r>
          <w:rPr>
            <w:rStyle w:val="CommentTok"/>
          </w:rPr>
          <w:t xml:space="preserve"># This workflow sets up:</w:t>
        </w:r>
      </w:ins>
      <w:ins w:id="1429" w:author="PR Preview" w:date="2024-01-01T00:00:00Z">
        <w:r>
          <w:br/>
        </w:r>
      </w:ins>
      <w:ins w:id="1429" w:author="PR Preview" w:date="2024-01-01T00:00:00Z">
        <w:r>
          <w:rPr>
            <w:rStyle w:val="CommentTok"/>
          </w:rPr>
          <w:t xml:space="preserve"># - R for running Bookdown</w:t>
        </w:r>
      </w:ins>
      <w:ins w:id="1429" w:author="PR Preview" w:date="2024-01-01T00:00:00Z">
        <w:r>
          <w:br/>
        </w:r>
      </w:ins>
      <w:ins w:id="1429" w:author="PR Preview" w:date="2024-01-01T00:00:00Z">
        <w:r>
          <w:rPr>
            <w:rStyle w:val="CommentTok"/>
          </w:rPr>
          <w:t xml:space="preserve"># - Quarto CLI for rendering</w:t>
        </w:r>
      </w:ins>
      <w:ins w:id="1429" w:author="PR Preview" w:date="2024-01-01T00:00:00Z">
        <w:r>
          <w:br/>
        </w:r>
      </w:ins>
      <w:ins w:id="1429" w:author="PR Preview" w:date="2024-01-01T00:00:00Z">
        <w:r>
          <w:rPr>
            <w:rStyle w:val="CommentTok"/>
          </w:rPr>
          <w:t xml:space="preserve"># - TinyTeX for PDF output</w:t>
        </w:r>
      </w:ins>
      <w:ins w:id="1429" w:author="PR Preview" w:date="2024-01-01T00:00:00Z">
        <w:r>
          <w:br/>
        </w:r>
      </w:ins>
      <w:ins w:id="1429" w:author="PR Preview" w:date="2024-01-01T00:00:00Z">
        <w:r>
          <w:br/>
        </w:r>
      </w:ins>
      <w:ins w:id="1429" w:author="PR Preview" w:date="2024-01-01T00:00:00Z">
        <w:r>
          <w:rPr>
            <w:rStyle w:val="FunctionTok"/>
          </w:rPr>
          <w:t xml:space="preserve">name</w:t>
        </w:r>
      </w:ins>
      <w:ins w:id="1429" w:author="PR Preview" w:date="2024-01-01T00:00:00Z">
        <w:r>
          <w:rPr>
            <w:rStyle w:val="KeywordTok"/>
          </w:rPr>
          <w:t xml:space="preserve">:</w:t>
        </w:r>
      </w:ins>
      <w:ins w:id="1429" w:author="PR Preview" w:date="2024-01-01T00:00:00Z">
        <w:r>
          <w:rPr>
            <w:rStyle w:val="AttributeTok"/>
          </w:rPr>
          <w:t xml:space="preserve"> </w:t>
        </w:r>
      </w:ins>
      <w:ins w:id="1429" w:author="PR Preview" w:date="2024-01-01T00:00:00Z">
        <w:r>
          <w:rPr>
            <w:rStyle w:val="StringTok"/>
          </w:rPr>
          <w:t xml:space="preserve">"Copilot Setup Steps"</w:t>
        </w:r>
      </w:ins>
      <w:ins w:id="1429" w:author="PR Preview" w:date="2024-01-01T00:00:00Z">
        <w:r>
          <w:br/>
        </w:r>
      </w:ins>
      <w:ins w:id="1429" w:author="PR Preview" w:date="2024-01-01T00:00:00Z">
        <w:r>
          <w:br/>
        </w:r>
      </w:ins>
      <w:ins w:id="1429" w:author="PR Preview" w:date="2024-01-01T00:00:00Z">
        <w:r>
          <w:rPr>
            <w:rStyle w:val="CommentTok"/>
          </w:rPr>
          <w:t xml:space="preserve"># Automatically run the setup steps when they are changed to allow for easy validation,</w:t>
        </w:r>
      </w:ins>
      <w:ins w:id="1429" w:author="PR Preview" w:date="2024-01-01T00:00:00Z">
        <w:r>
          <w:br/>
        </w:r>
      </w:ins>
      <w:ins w:id="1429" w:author="PR Preview" w:date="2024-01-01T00:00:00Z">
        <w:r>
          <w:rPr>
            <w:rStyle w:val="CommentTok"/>
          </w:rPr>
          <w:t xml:space="preserve"># and allow manual testing through the repository's "Actions" tab</w:t>
        </w:r>
      </w:ins>
      <w:ins w:id="1429" w:author="PR Preview" w:date="2024-01-01T00:00:00Z">
        <w:r>
          <w:br/>
        </w:r>
      </w:ins>
      <w:ins w:id="1429" w:author="PR Preview" w:date="2024-01-01T00:00:00Z">
        <w:r>
          <w:rPr>
            <w:rStyle w:val="FunctionTok"/>
          </w:rPr>
          <w:t xml:space="preserve">on</w:t>
        </w:r>
      </w:ins>
      <w:ins w:id="1429" w:author="PR Preview" w:date="2024-01-01T00:00:00Z">
        <w:r>
          <w:rPr>
            <w:rStyle w:val="KeywordTok"/>
          </w:rPr>
          <w:t xml:space="preserve">:</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workflow_dispatch</w:t>
        </w:r>
      </w:ins>
      <w:ins w:id="1429" w:author="PR Preview" w:date="2024-01-01T00:00:00Z">
        <w:r>
          <w:rPr>
            <w:rStyle w:val="KeywordTok"/>
          </w:rPr>
          <w:t xml:space="preserve">:</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push</w:t>
        </w:r>
      </w:ins>
      <w:ins w:id="1429" w:author="PR Preview" w:date="2024-01-01T00:00:00Z">
        <w:r>
          <w:rPr>
            <w:rStyle w:val="KeywordTok"/>
          </w:rPr>
          <w:t xml:space="preserve">:</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paths</w:t>
        </w:r>
      </w:ins>
      <w:ins w:id="1429" w:author="PR Preview" w:date="2024-01-01T00:00:00Z">
        <w:r>
          <w:rPr>
            <w:rStyle w:val="KeywordTok"/>
          </w:rPr>
          <w:t xml:space="preserve">:</w:t>
        </w:r>
      </w:ins>
      <w:ins w:id="1429" w:author="PR Preview" w:date="2024-01-01T00:00:00Z">
        <w:r>
          <w:br/>
        </w:r>
      </w:ins>
      <w:ins w:id="1429" w:author="PR Preview" w:date="2024-01-01T00:00:00Z">
        <w:r>
          <w:rPr>
            <w:rStyle w:val="AttributeTok"/>
          </w:rPr>
          <w:t xml:space="preserve">      </w:t>
        </w:r>
      </w:ins>
      <w:ins w:id="1429" w:author="PR Preview" w:date="2024-01-01T00:00:00Z">
        <w:r>
          <w:rPr>
            <w:rStyle w:val="KeywordTok"/>
          </w:rPr>
          <w:t xml:space="preserve">-</w:t>
        </w:r>
      </w:ins>
      <w:ins w:id="1429" w:author="PR Preview" w:date="2024-01-01T00:00:00Z">
        <w:r>
          <w:rPr>
            <w:rStyle w:val="AttributeTok"/>
          </w:rPr>
          <w:t xml:space="preserve"> .github/workflows/copilot-setup-steps.yml</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pull_request</w:t>
        </w:r>
      </w:ins>
      <w:ins w:id="1429" w:author="PR Preview" w:date="2024-01-01T00:00:00Z">
        <w:r>
          <w:rPr>
            <w:rStyle w:val="KeywordTok"/>
          </w:rPr>
          <w:t xml:space="preserve">:</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paths</w:t>
        </w:r>
      </w:ins>
      <w:ins w:id="1429" w:author="PR Preview" w:date="2024-01-01T00:00:00Z">
        <w:r>
          <w:rPr>
            <w:rStyle w:val="KeywordTok"/>
          </w:rPr>
          <w:t xml:space="preserve">:</w:t>
        </w:r>
      </w:ins>
      <w:ins w:id="1429" w:author="PR Preview" w:date="2024-01-01T00:00:00Z">
        <w:r>
          <w:br/>
        </w:r>
      </w:ins>
      <w:ins w:id="1429" w:author="PR Preview" w:date="2024-01-01T00:00:00Z">
        <w:r>
          <w:rPr>
            <w:rStyle w:val="AttributeTok"/>
          </w:rPr>
          <w:t xml:space="preserve">      </w:t>
        </w:r>
      </w:ins>
      <w:ins w:id="1429" w:author="PR Preview" w:date="2024-01-01T00:00:00Z">
        <w:r>
          <w:rPr>
            <w:rStyle w:val="KeywordTok"/>
          </w:rPr>
          <w:t xml:space="preserve">-</w:t>
        </w:r>
      </w:ins>
      <w:ins w:id="1429" w:author="PR Preview" w:date="2024-01-01T00:00:00Z">
        <w:r>
          <w:rPr>
            <w:rStyle w:val="AttributeTok"/>
          </w:rPr>
          <w:t xml:space="preserve"> .github/workflows/copilot-setup-steps.yml</w:t>
        </w:r>
      </w:ins>
      <w:ins w:id="1429" w:author="PR Preview" w:date="2024-01-01T00:00:00Z">
        <w:r>
          <w:br/>
        </w:r>
      </w:ins>
      <w:ins w:id="1429" w:author="PR Preview" w:date="2024-01-01T00:00:00Z">
        <w:r>
          <w:br/>
        </w:r>
      </w:ins>
      <w:ins w:id="1429" w:author="PR Preview" w:date="2024-01-01T00:00:00Z">
        <w:r>
          <w:rPr>
            <w:rStyle w:val="FunctionTok"/>
          </w:rPr>
          <w:t xml:space="preserve">jobs</w:t>
        </w:r>
      </w:ins>
      <w:ins w:id="1429" w:author="PR Preview" w:date="2024-01-01T00:00:00Z">
        <w:r>
          <w:rPr>
            <w:rStyle w:val="KeywordTok"/>
          </w:rPr>
          <w:t xml:space="preserve">:</w:t>
        </w:r>
      </w:ins>
      <w:ins w:id="1429" w:author="PR Preview" w:date="2024-01-01T00:00:00Z">
        <w:r>
          <w:br/>
        </w:r>
      </w:ins>
      <w:ins w:id="1429" w:author="PR Preview" w:date="2024-01-01T00:00:00Z">
        <w:r>
          <w:rPr>
            <w:rStyle w:val="CommentTok"/>
          </w:rPr>
          <w:t xml:space="preserve">  # The job MUST be called `copilot-setup-steps` or it will not be picked up by Copilot.</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copilot-setup-steps</w:t>
        </w:r>
      </w:ins>
      <w:ins w:id="1429" w:author="PR Preview" w:date="2024-01-01T00:00:00Z">
        <w:r>
          <w:rPr>
            <w:rStyle w:val="KeywordTok"/>
          </w:rPr>
          <w:t xml:space="preserve">:</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runs-on</w:t>
        </w:r>
      </w:ins>
      <w:ins w:id="1429" w:author="PR Preview" w:date="2024-01-01T00:00:00Z">
        <w:r>
          <w:rPr>
            <w:rStyle w:val="KeywordTok"/>
          </w:rPr>
          <w:t xml:space="preserve">:</w:t>
        </w:r>
      </w:ins>
      <w:ins w:id="1429" w:author="PR Preview" w:date="2024-01-01T00:00:00Z">
        <w:r>
          <w:rPr>
            <w:rStyle w:val="AttributeTok"/>
          </w:rPr>
          <w:t xml:space="preserve"> ubuntu-latest</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CommentTok"/>
          </w:rPr>
          <w:t xml:space="preserve">    # Set the permissions to the lowest permissions possible needed for your steps.</w:t>
        </w:r>
      </w:ins>
      <w:ins w:id="1429" w:author="PR Preview" w:date="2024-01-01T00:00:00Z">
        <w:r>
          <w:br/>
        </w:r>
      </w:ins>
      <w:ins w:id="1429" w:author="PR Preview" w:date="2024-01-01T00:00:00Z">
        <w:r>
          <w:rPr>
            <w:rStyle w:val="CommentTok"/>
          </w:rPr>
          <w:t xml:space="preserve">    # Copilot will be given its own token for its operations.</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permissions</w:t>
        </w:r>
      </w:ins>
      <w:ins w:id="1429" w:author="PR Preview" w:date="2024-01-01T00:00:00Z">
        <w:r>
          <w:rPr>
            <w:rStyle w:val="KeywordTok"/>
          </w:rPr>
          <w:t xml:space="preserve">:</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contents</w:t>
        </w:r>
      </w:ins>
      <w:ins w:id="1429" w:author="PR Preview" w:date="2024-01-01T00:00:00Z">
        <w:r>
          <w:rPr>
            <w:rStyle w:val="KeywordTok"/>
          </w:rPr>
          <w:t xml:space="preserve">:</w:t>
        </w:r>
      </w:ins>
      <w:ins w:id="1429" w:author="PR Preview" w:date="2024-01-01T00:00:00Z">
        <w:r>
          <w:rPr>
            <w:rStyle w:val="AttributeTok"/>
          </w:rPr>
          <w:t xml:space="preserve"> read</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CommentTok"/>
          </w:rPr>
          <w:t xml:space="preserve">    # Timeout after 55 minutes (max is 59 for copilot-setup-steps)</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timeout-minutes</w:t>
        </w:r>
      </w:ins>
      <w:ins w:id="1429" w:author="PR Preview" w:date="2024-01-01T00:00:00Z">
        <w:r>
          <w:rPr>
            <w:rStyle w:val="KeywordTok"/>
          </w:rPr>
          <w:t xml:space="preserve">:</w:t>
        </w:r>
      </w:ins>
      <w:ins w:id="1429" w:author="PR Preview" w:date="2024-01-01T00:00:00Z">
        <w:r>
          <w:rPr>
            <w:rStyle w:val="AttributeTok"/>
          </w:rPr>
          <w:t xml:space="preserve"> </w:t>
        </w:r>
      </w:ins>
      <w:ins w:id="1429" w:author="PR Preview" w:date="2024-01-01T00:00:00Z">
        <w:r>
          <w:rPr>
            <w:rStyle w:val="DecValTok"/>
          </w:rPr>
          <w:t xml:space="preserve">55</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steps</w:t>
        </w:r>
      </w:ins>
      <w:ins w:id="1429" w:author="PR Preview" w:date="2024-01-01T00:00:00Z">
        <w:r>
          <w:rPr>
            <w:rStyle w:val="KeywordTok"/>
          </w:rPr>
          <w:t xml:space="preserve">:</w:t>
        </w:r>
      </w:ins>
      <w:ins w:id="1429" w:author="PR Preview" w:date="2024-01-01T00:00:00Z">
        <w:r>
          <w:br/>
        </w:r>
      </w:ins>
      <w:ins w:id="1429" w:author="PR Preview" w:date="2024-01-01T00:00:00Z">
        <w:r>
          <w:rPr>
            <w:rStyle w:val="CommentTok"/>
          </w:rPr>
          <w:t xml:space="preserve">      # Checkout code - Copilot will do this automatically if we don't,</w:t>
        </w:r>
      </w:ins>
      <w:ins w:id="1429" w:author="PR Preview" w:date="2024-01-01T00:00:00Z">
        <w:r>
          <w:br/>
        </w:r>
      </w:ins>
      <w:ins w:id="1429" w:author="PR Preview" w:date="2024-01-01T00:00:00Z">
        <w:r>
          <w:rPr>
            <w:rStyle w:val="CommentTok"/>
          </w:rPr>
          <w:t xml:space="preserve">      # but we include it for completeness</w:t>
        </w:r>
      </w:ins>
      <w:ins w:id="1429" w:author="PR Preview" w:date="2024-01-01T00:00:00Z">
        <w:r>
          <w:br/>
        </w:r>
      </w:ins>
      <w:ins w:id="1429" w:author="PR Preview" w:date="2024-01-01T00:00:00Z">
        <w:r>
          <w:rPr>
            <w:rStyle w:val="AttributeTok"/>
          </w:rPr>
          <w:t xml:space="preserve">      </w:t>
        </w:r>
      </w:ins>
      <w:ins w:id="1429" w:author="PR Preview" w:date="2024-01-01T00:00:00Z">
        <w:r>
          <w:rPr>
            <w:rStyle w:val="KeywordTok"/>
          </w:rPr>
          <w:t xml:space="preserve">-</w:t>
        </w:r>
      </w:ins>
      <w:ins w:id="1429" w:author="PR Preview" w:date="2024-01-01T00:00:00Z">
        <w:r>
          <w:rPr>
            <w:rStyle w:val="AttributeTok"/>
          </w:rPr>
          <w:t xml:space="preserve"> </w:t>
        </w:r>
      </w:ins>
      <w:ins w:id="1429" w:author="PR Preview" w:date="2024-01-01T00:00:00Z">
        <w:r>
          <w:rPr>
            <w:rStyle w:val="FunctionTok"/>
          </w:rPr>
          <w:t xml:space="preserve">name</w:t>
        </w:r>
      </w:ins>
      <w:ins w:id="1429" w:author="PR Preview" w:date="2024-01-01T00:00:00Z">
        <w:r>
          <w:rPr>
            <w:rStyle w:val="KeywordTok"/>
          </w:rPr>
          <w:t xml:space="preserve">:</w:t>
        </w:r>
      </w:ins>
      <w:ins w:id="1429" w:author="PR Preview" w:date="2024-01-01T00:00:00Z">
        <w:r>
          <w:rPr>
            <w:rStyle w:val="AttributeTok"/>
          </w:rPr>
          <w:t xml:space="preserve"> Checkout code</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uses</w:t>
        </w:r>
      </w:ins>
      <w:ins w:id="1429" w:author="PR Preview" w:date="2024-01-01T00:00:00Z">
        <w:r>
          <w:rPr>
            <w:rStyle w:val="KeywordTok"/>
          </w:rPr>
          <w:t xml:space="preserve">:</w:t>
        </w:r>
      </w:ins>
      <w:ins w:id="1429" w:author="PR Preview" w:date="2024-01-01T00:00:00Z">
        <w:r>
          <w:rPr>
            <w:rStyle w:val="AttributeTok"/>
          </w:rPr>
          <w:t xml:space="preserve"> actions/checkout@v4</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CommentTok"/>
          </w:rPr>
          <w:t xml:space="preserve">      # R and renv setup steps disabled for now - we don't have any R code to run yet</w:t>
        </w:r>
      </w:ins>
      <w:ins w:id="1429" w:author="PR Preview" w:date="2024-01-01T00:00:00Z">
        <w:r>
          <w:br/>
        </w:r>
      </w:ins>
      <w:ins w:id="1429" w:author="PR Preview" w:date="2024-01-01T00:00:00Z">
        <w:r>
          <w:rPr>
            <w:rStyle w:val="CommentTok"/>
          </w:rPr>
          <w:t xml:space="preserve">      # When R code is needed, uncomment the following steps:</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CommentTok"/>
          </w:rPr>
          <w:t xml:space="preserve">      # # Install system dependencies required for R packages</w:t>
        </w:r>
      </w:ins>
      <w:ins w:id="1429" w:author="PR Preview" w:date="2024-01-01T00:00:00Z">
        <w:r>
          <w:br/>
        </w:r>
      </w:ins>
      <w:ins w:id="1429" w:author="PR Preview" w:date="2024-01-01T00:00:00Z">
        <w:r>
          <w:rPr>
            <w:rStyle w:val="CommentTok"/>
          </w:rPr>
          <w:t xml:space="preserve">      # - name: Install system dependencies</w:t>
        </w:r>
      </w:ins>
      <w:ins w:id="1429" w:author="PR Preview" w:date="2024-01-01T00:00:00Z">
        <w:r>
          <w:br/>
        </w:r>
      </w:ins>
      <w:ins w:id="1429" w:author="PR Preview" w:date="2024-01-01T00:00:00Z">
        <w:r>
          <w:rPr>
            <w:rStyle w:val="CommentTok"/>
          </w:rPr>
          <w:t xml:space="preserve">      #   run: |</w:t>
        </w:r>
      </w:ins>
      <w:ins w:id="1429" w:author="PR Preview" w:date="2024-01-01T00:00:00Z">
        <w:r>
          <w:br/>
        </w:r>
      </w:ins>
      <w:ins w:id="1429" w:author="PR Preview" w:date="2024-01-01T00:00:00Z">
        <w:r>
          <w:rPr>
            <w:rStyle w:val="CommentTok"/>
          </w:rPr>
          <w:t xml:space="preserve">      #     sudo apt-get update</w:t>
        </w:r>
      </w:ins>
      <w:ins w:id="1429" w:author="PR Preview" w:date="2024-01-01T00:00:00Z">
        <w:r>
          <w:br/>
        </w:r>
      </w:ins>
      <w:ins w:id="1429" w:author="PR Preview" w:date="2024-01-01T00:00:00Z">
        <w:r>
          <w:rPr>
            <w:rStyle w:val="CommentTok"/>
          </w:rPr>
          <w:t xml:space="preserve">      #     sudo apt-get install -y \</w:t>
        </w:r>
      </w:ins>
      <w:ins w:id="1429" w:author="PR Preview" w:date="2024-01-01T00:00:00Z">
        <w:r>
          <w:br/>
        </w:r>
      </w:ins>
      <w:ins w:id="1429" w:author="PR Preview" w:date="2024-01-01T00:00:00Z">
        <w:r>
          <w:rPr>
            <w:rStyle w:val="CommentTok"/>
          </w:rPr>
          <w:t xml:space="preserve">      #       libcurl4-openssl-dev \</w:t>
        </w:r>
      </w:ins>
      <w:ins w:id="1429" w:author="PR Preview" w:date="2024-01-01T00:00:00Z">
        <w:r>
          <w:br/>
        </w:r>
      </w:ins>
      <w:ins w:id="1429" w:author="PR Preview" w:date="2024-01-01T00:00:00Z">
        <w:r>
          <w:rPr>
            <w:rStyle w:val="CommentTok"/>
          </w:rPr>
          <w:t xml:space="preserve">      #       libssl-dev \</w:t>
        </w:r>
      </w:ins>
      <w:ins w:id="1429" w:author="PR Preview" w:date="2024-01-01T00:00:00Z">
        <w:r>
          <w:br/>
        </w:r>
      </w:ins>
      <w:ins w:id="1429" w:author="PR Preview" w:date="2024-01-01T00:00:00Z">
        <w:r>
          <w:rPr>
            <w:rStyle w:val="CommentTok"/>
          </w:rPr>
          <w:t xml:space="preserve">      #       libxml2-dev \</w:t>
        </w:r>
      </w:ins>
      <w:ins w:id="1429" w:author="PR Preview" w:date="2024-01-01T00:00:00Z">
        <w:r>
          <w:br/>
        </w:r>
      </w:ins>
      <w:ins w:id="1429" w:author="PR Preview" w:date="2024-01-01T00:00:00Z">
        <w:r>
          <w:rPr>
            <w:rStyle w:val="CommentTok"/>
          </w:rPr>
          <w:t xml:space="preserve">      #       libfontconfig1-dev \</w:t>
        </w:r>
      </w:ins>
      <w:ins w:id="1429" w:author="PR Preview" w:date="2024-01-01T00:00:00Z">
        <w:r>
          <w:br/>
        </w:r>
      </w:ins>
      <w:ins w:id="1429" w:author="PR Preview" w:date="2024-01-01T00:00:00Z">
        <w:r>
          <w:rPr>
            <w:rStyle w:val="CommentTok"/>
          </w:rPr>
          <w:t xml:space="preserve">      #       libharfbuzz-dev \</w:t>
        </w:r>
      </w:ins>
      <w:ins w:id="1429" w:author="PR Preview" w:date="2024-01-01T00:00:00Z">
        <w:r>
          <w:br/>
        </w:r>
      </w:ins>
      <w:ins w:id="1429" w:author="PR Preview" w:date="2024-01-01T00:00:00Z">
        <w:r>
          <w:rPr>
            <w:rStyle w:val="CommentTok"/>
          </w:rPr>
          <w:t xml:space="preserve">      #       libfribidi-dev \</w:t>
        </w:r>
      </w:ins>
      <w:ins w:id="1429" w:author="PR Preview" w:date="2024-01-01T00:00:00Z">
        <w:r>
          <w:br/>
        </w:r>
      </w:ins>
      <w:ins w:id="1429" w:author="PR Preview" w:date="2024-01-01T00:00:00Z">
        <w:r>
          <w:rPr>
            <w:rStyle w:val="CommentTok"/>
          </w:rPr>
          <w:t xml:space="preserve">      #       libfreetype6-dev \</w:t>
        </w:r>
      </w:ins>
      <w:ins w:id="1429" w:author="PR Preview" w:date="2024-01-01T00:00:00Z">
        <w:r>
          <w:br/>
        </w:r>
      </w:ins>
      <w:ins w:id="1429" w:author="PR Preview" w:date="2024-01-01T00:00:00Z">
        <w:r>
          <w:rPr>
            <w:rStyle w:val="CommentTok"/>
          </w:rPr>
          <w:t xml:space="preserve">      #       libpng-dev \</w:t>
        </w:r>
      </w:ins>
      <w:ins w:id="1429" w:author="PR Preview" w:date="2024-01-01T00:00:00Z">
        <w:r>
          <w:br/>
        </w:r>
      </w:ins>
      <w:ins w:id="1429" w:author="PR Preview" w:date="2024-01-01T00:00:00Z">
        <w:r>
          <w:rPr>
            <w:rStyle w:val="CommentTok"/>
          </w:rPr>
          <w:t xml:space="preserve">      #       libtiff5-dev \</w:t>
        </w:r>
      </w:ins>
      <w:ins w:id="1429" w:author="PR Preview" w:date="2024-01-01T00:00:00Z">
        <w:r>
          <w:br/>
        </w:r>
      </w:ins>
      <w:ins w:id="1429" w:author="PR Preview" w:date="2024-01-01T00:00:00Z">
        <w:r>
          <w:rPr>
            <w:rStyle w:val="CommentTok"/>
          </w:rPr>
          <w:t xml:space="preserve">      #       libjpeg-dev</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CommentTok"/>
          </w:rPr>
          <w:t xml:space="preserve">      # Set up pandoc for documentation</w:t>
        </w:r>
      </w:ins>
      <w:ins w:id="1429" w:author="PR Preview" w:date="2024-01-01T00:00:00Z">
        <w:r>
          <w:br/>
        </w:r>
      </w:ins>
      <w:ins w:id="1429" w:author="PR Preview" w:date="2024-01-01T00:00:00Z">
        <w:r>
          <w:rPr>
            <w:rStyle w:val="AttributeTok"/>
          </w:rPr>
          <w:t xml:space="preserve">      </w:t>
        </w:r>
      </w:ins>
      <w:ins w:id="1429" w:author="PR Preview" w:date="2024-01-01T00:00:00Z">
        <w:r>
          <w:rPr>
            <w:rStyle w:val="KeywordTok"/>
          </w:rPr>
          <w:t xml:space="preserve">-</w:t>
        </w:r>
      </w:ins>
      <w:ins w:id="1429" w:author="PR Preview" w:date="2024-01-01T00:00:00Z">
        <w:r>
          <w:rPr>
            <w:rStyle w:val="AttributeTok"/>
          </w:rPr>
          <w:t xml:space="preserve"> </w:t>
        </w:r>
      </w:ins>
      <w:ins w:id="1429" w:author="PR Preview" w:date="2024-01-01T00:00:00Z">
        <w:r>
          <w:rPr>
            <w:rStyle w:val="FunctionTok"/>
          </w:rPr>
          <w:t xml:space="preserve">name</w:t>
        </w:r>
      </w:ins>
      <w:ins w:id="1429" w:author="PR Preview" w:date="2024-01-01T00:00:00Z">
        <w:r>
          <w:rPr>
            <w:rStyle w:val="KeywordTok"/>
          </w:rPr>
          <w:t xml:space="preserve">:</w:t>
        </w:r>
      </w:ins>
      <w:ins w:id="1429" w:author="PR Preview" w:date="2024-01-01T00:00:00Z">
        <w:r>
          <w:rPr>
            <w:rStyle w:val="AttributeTok"/>
          </w:rPr>
          <w:t xml:space="preserve"> Set up Pandoc</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uses</w:t>
        </w:r>
      </w:ins>
      <w:ins w:id="1429" w:author="PR Preview" w:date="2024-01-01T00:00:00Z">
        <w:r>
          <w:rPr>
            <w:rStyle w:val="KeywordTok"/>
          </w:rPr>
          <w:t xml:space="preserve">:</w:t>
        </w:r>
      </w:ins>
      <w:ins w:id="1429" w:author="PR Preview" w:date="2024-01-01T00:00:00Z">
        <w:r>
          <w:rPr>
            <w:rStyle w:val="AttributeTok"/>
          </w:rPr>
          <w:t xml:space="preserve"> r-lib/actions/setup-pandoc@v2</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CommentTok"/>
          </w:rPr>
          <w:t xml:space="preserve">      # # Set up R using the standard GitHub Actions setup</w:t>
        </w:r>
      </w:ins>
      <w:ins w:id="1429" w:author="PR Preview" w:date="2024-01-01T00:00:00Z">
        <w:r>
          <w:br/>
        </w:r>
      </w:ins>
      <w:ins w:id="1429" w:author="PR Preview" w:date="2024-01-01T00:00:00Z">
        <w:r>
          <w:rPr>
            <w:rStyle w:val="CommentTok"/>
          </w:rPr>
          <w:t xml:space="preserve">      # - name: Set up R</w:t>
        </w:r>
      </w:ins>
      <w:ins w:id="1429" w:author="PR Preview" w:date="2024-01-01T00:00:00Z">
        <w:r>
          <w:br/>
        </w:r>
      </w:ins>
      <w:ins w:id="1429" w:author="PR Preview" w:date="2024-01-01T00:00:00Z">
        <w:r>
          <w:rPr>
            <w:rStyle w:val="CommentTok"/>
          </w:rPr>
          <w:t xml:space="preserve">      #   uses: r-lib/actions/setup-r@v2</w:t>
        </w:r>
      </w:ins>
      <w:ins w:id="1429" w:author="PR Preview" w:date="2024-01-01T00:00:00Z">
        <w:r>
          <w:br/>
        </w:r>
      </w:ins>
      <w:ins w:id="1429" w:author="PR Preview" w:date="2024-01-01T00:00:00Z">
        <w:r>
          <w:rPr>
            <w:rStyle w:val="CommentTok"/>
          </w:rPr>
          <w:t xml:space="preserve">      #   with:</w:t>
        </w:r>
      </w:ins>
      <w:ins w:id="1429" w:author="PR Preview" w:date="2024-01-01T00:00:00Z">
        <w:r>
          <w:br/>
        </w:r>
      </w:ins>
      <w:ins w:id="1429" w:author="PR Preview" w:date="2024-01-01T00:00:00Z">
        <w:r>
          <w:rPr>
            <w:rStyle w:val="CommentTok"/>
          </w:rPr>
          <w:t xml:space="preserve">      #     r-version: 'release'</w:t>
        </w:r>
      </w:ins>
      <w:ins w:id="1429" w:author="PR Preview" w:date="2024-01-01T00:00:00Z">
        <w:r>
          <w:br/>
        </w:r>
      </w:ins>
      <w:ins w:id="1429" w:author="PR Preview" w:date="2024-01-01T00:00:00Z">
        <w:r>
          <w:rPr>
            <w:rStyle w:val="CommentTok"/>
          </w:rPr>
          <w:t xml:space="preserve">      #     use-public-rspm: true</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CommentTok"/>
          </w:rPr>
          <w:t xml:space="preserve">      # Set up Quarto - required for rendering the website</w:t>
        </w:r>
      </w:ins>
      <w:ins w:id="1429" w:author="PR Preview" w:date="2024-01-01T00:00:00Z">
        <w:r>
          <w:br/>
        </w:r>
      </w:ins>
      <w:ins w:id="1429" w:author="PR Preview" w:date="2024-01-01T00:00:00Z">
        <w:r>
          <w:rPr>
            <w:rStyle w:val="AttributeTok"/>
          </w:rPr>
          <w:t xml:space="preserve">      </w:t>
        </w:r>
      </w:ins>
      <w:ins w:id="1429" w:author="PR Preview" w:date="2024-01-01T00:00:00Z">
        <w:r>
          <w:rPr>
            <w:rStyle w:val="KeywordTok"/>
          </w:rPr>
          <w:t xml:space="preserve">-</w:t>
        </w:r>
      </w:ins>
      <w:ins w:id="1429" w:author="PR Preview" w:date="2024-01-01T00:00:00Z">
        <w:r>
          <w:rPr>
            <w:rStyle w:val="AttributeTok"/>
          </w:rPr>
          <w:t xml:space="preserve"> </w:t>
        </w:r>
      </w:ins>
      <w:ins w:id="1429" w:author="PR Preview" w:date="2024-01-01T00:00:00Z">
        <w:r>
          <w:rPr>
            <w:rStyle w:val="FunctionTok"/>
          </w:rPr>
          <w:t xml:space="preserve">name</w:t>
        </w:r>
      </w:ins>
      <w:ins w:id="1429" w:author="PR Preview" w:date="2024-01-01T00:00:00Z">
        <w:r>
          <w:rPr>
            <w:rStyle w:val="KeywordTok"/>
          </w:rPr>
          <w:t xml:space="preserve">:</w:t>
        </w:r>
      </w:ins>
      <w:ins w:id="1429" w:author="PR Preview" w:date="2024-01-01T00:00:00Z">
        <w:r>
          <w:rPr>
            <w:rStyle w:val="AttributeTok"/>
          </w:rPr>
          <w:t xml:space="preserve"> Set up Quarto</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uses</w:t>
        </w:r>
      </w:ins>
      <w:ins w:id="1429" w:author="PR Preview" w:date="2024-01-01T00:00:00Z">
        <w:r>
          <w:rPr>
            <w:rStyle w:val="KeywordTok"/>
          </w:rPr>
          <w:t xml:space="preserve">:</w:t>
        </w:r>
      </w:ins>
      <w:ins w:id="1429" w:author="PR Preview" w:date="2024-01-01T00:00:00Z">
        <w:r>
          <w:rPr>
            <w:rStyle w:val="AttributeTok"/>
          </w:rPr>
          <w:t xml:space="preserve"> quarto-dev/quarto-actions/setup@v2</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with</w:t>
        </w:r>
      </w:ins>
      <w:ins w:id="1429" w:author="PR Preview" w:date="2024-01-01T00:00:00Z">
        <w:r>
          <w:rPr>
            <w:rStyle w:val="KeywordTok"/>
          </w:rPr>
          <w:t xml:space="preserve">:</w:t>
        </w:r>
      </w:ins>
      <w:ins w:id="1429" w:author="PR Preview" w:date="2024-01-01T00:00:00Z">
        <w:r>
          <w:br/>
        </w:r>
      </w:ins>
      <w:ins w:id="1429" w:author="PR Preview" w:date="2024-01-01T00:00:00Z">
        <w:r>
          <w:rPr>
            <w:rStyle w:val="AttributeTok"/>
          </w:rPr>
          <w:t xml:space="preserve">          </w:t>
        </w:r>
      </w:ins>
      <w:ins w:id="1429" w:author="PR Preview" w:date="2024-01-01T00:00:00Z">
        <w:r>
          <w:rPr>
            <w:rStyle w:val="FunctionTok"/>
          </w:rPr>
          <w:t xml:space="preserve">tinytex</w:t>
        </w:r>
      </w:ins>
      <w:ins w:id="1429" w:author="PR Preview" w:date="2024-01-01T00:00:00Z">
        <w:r>
          <w:rPr>
            <w:rStyle w:val="KeywordTok"/>
          </w:rPr>
          <w:t xml:space="preserve">:</w:t>
        </w:r>
      </w:ins>
      <w:ins w:id="1429" w:author="PR Preview" w:date="2024-01-01T00:00:00Z">
        <w:r>
          <w:rPr>
            <w:rStyle w:val="AttributeTok"/>
          </w:rPr>
          <w:t xml:space="preserve"> </w:t>
        </w:r>
      </w:ins>
      <w:ins w:id="1429" w:author="PR Preview" w:date="2024-01-01T00:00:00Z">
        <w:r>
          <w:rPr>
            <w:rStyle w:val="CharTok"/>
          </w:rPr>
          <w:t xml:space="preserve">true</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CommentTok"/>
          </w:rPr>
          <w:t xml:space="preserve">      # # Install R dependencies using renv (disabled for now - no renv.lock file yet)</w:t>
        </w:r>
      </w:ins>
      <w:ins w:id="1429" w:author="PR Preview" w:date="2024-01-01T00:00:00Z">
        <w:r>
          <w:br/>
        </w:r>
      </w:ins>
      <w:ins w:id="1429" w:author="PR Preview" w:date="2024-01-01T00:00:00Z">
        <w:r>
          <w:rPr>
            <w:rStyle w:val="CommentTok"/>
          </w:rPr>
          <w:t xml:space="preserve">      # - name: Install R dependencies via renv</w:t>
        </w:r>
      </w:ins>
      <w:ins w:id="1429" w:author="PR Preview" w:date="2024-01-01T00:00:00Z">
        <w:r>
          <w:br/>
        </w:r>
      </w:ins>
      <w:ins w:id="1429" w:author="PR Preview" w:date="2024-01-01T00:00:00Z">
        <w:r>
          <w:rPr>
            <w:rStyle w:val="CommentTok"/>
          </w:rPr>
          <w:t xml:space="preserve">      #   uses: r-lib/actions/setup-renv@v2</w:t>
        </w:r>
      </w:ins>
      <w:ins w:id="1429" w:author="PR Preview" w:date="2024-01-01T00:00:00Z">
        <w:r>
          <w:br/>
        </w:r>
      </w:ins>
      <w:ins w:id="1429" w:author="PR Preview" w:date="2024-01-01T00:00:00Z">
        <w:r>
          <w:rPr>
            <w:rStyle w:val="CommentTok"/>
          </w:rPr>
          <w:t xml:space="preserve">      #   with:</w:t>
        </w:r>
      </w:ins>
      <w:ins w:id="1429" w:author="PR Preview" w:date="2024-01-01T00:00:00Z">
        <w:r>
          <w:br/>
        </w:r>
      </w:ins>
      <w:ins w:id="1429" w:author="PR Preview" w:date="2024-01-01T00:00:00Z">
        <w:r>
          <w:rPr>
            <w:rStyle w:val="CommentTok"/>
          </w:rPr>
          <w:t xml:space="preserve">      #     cache-version: 1</w:t>
        </w:r>
      </w:ins>
      <w:ins w:id="1429" w:author="PR Preview" w:date="2024-01-01T00:00:00Z">
        <w:r>
          <w:br/>
        </w:r>
      </w:ins>
      <w:ins w:id="1429" w:author="PR Preview" w:date="2024-01-01T00:00:00Z">
        <w:r>
          <w:rPr>
            <w:rStyle w:val="AttributeTok"/>
          </w:rPr>
          <w:t xml:space="preserve">      </w:t>
        </w:r>
      </w:ins>
      <w:ins w:id="1429" w:author="PR Preview" w:date="2024-01-01T00:00:00Z">
        <w:r>
          <w:br/>
        </w:r>
      </w:ins>
      <w:ins w:id="1429" w:author="PR Preview" w:date="2024-01-01T00:00:00Z">
        <w:r>
          <w:rPr>
            <w:rStyle w:val="CommentTok"/>
          </w:rPr>
          <w:t xml:space="preserve">      # Verify development environment</w:t>
        </w:r>
      </w:ins>
      <w:ins w:id="1429" w:author="PR Preview" w:date="2024-01-01T00:00:00Z">
        <w:r>
          <w:br/>
        </w:r>
      </w:ins>
      <w:ins w:id="1429" w:author="PR Preview" w:date="2024-01-01T00:00:00Z">
        <w:r>
          <w:rPr>
            <w:rStyle w:val="AttributeTok"/>
          </w:rPr>
          <w:t xml:space="preserve">      </w:t>
        </w:r>
      </w:ins>
      <w:ins w:id="1429" w:author="PR Preview" w:date="2024-01-01T00:00:00Z">
        <w:r>
          <w:rPr>
            <w:rStyle w:val="KeywordTok"/>
          </w:rPr>
          <w:t xml:space="preserve">-</w:t>
        </w:r>
      </w:ins>
      <w:ins w:id="1429" w:author="PR Preview" w:date="2024-01-01T00:00:00Z">
        <w:r>
          <w:rPr>
            <w:rStyle w:val="AttributeTok"/>
          </w:rPr>
          <w:t xml:space="preserve"> </w:t>
        </w:r>
      </w:ins>
      <w:ins w:id="1429" w:author="PR Preview" w:date="2024-01-01T00:00:00Z">
        <w:r>
          <w:rPr>
            <w:rStyle w:val="FunctionTok"/>
          </w:rPr>
          <w:t xml:space="preserve">name</w:t>
        </w:r>
      </w:ins>
      <w:ins w:id="1429" w:author="PR Preview" w:date="2024-01-01T00:00:00Z">
        <w:r>
          <w:rPr>
            <w:rStyle w:val="KeywordTok"/>
          </w:rPr>
          <w:t xml:space="preserve">:</w:t>
        </w:r>
      </w:ins>
      <w:ins w:id="1429" w:author="PR Preview" w:date="2024-01-01T00:00:00Z">
        <w:r>
          <w:rPr>
            <w:rStyle w:val="AttributeTok"/>
          </w:rPr>
          <w:t xml:space="preserve"> Verify development environment</w:t>
        </w:r>
      </w:ins>
      <w:ins w:id="1429" w:author="PR Preview" w:date="2024-01-01T00:00:00Z">
        <w:r>
          <w:br/>
        </w:r>
      </w:ins>
      <w:ins w:id="1429" w:author="PR Preview" w:date="2024-01-01T00:00:00Z">
        <w:r>
          <w:rPr>
            <w:rStyle w:val="FunctionTok"/>
          </w:rPr>
          <w:t xml:space="preserve">        run</w:t>
        </w:r>
      </w:ins>
      <w:ins w:id="1429" w:author="PR Preview" w:date="2024-01-01T00:00:00Z">
        <w:r>
          <w:rPr>
            <w:rStyle w:val="KeywordTok"/>
          </w:rPr>
          <w:t xml:space="preserve">: </w:t>
        </w:r>
      </w:ins>
      <w:ins w:id="1429" w:author="PR Preview" w:date="2024-01-01T00:00:00Z">
        <w:r>
          <w:rPr>
            <w:rStyle w:val="CharTok"/>
          </w:rPr>
          <w:t xml:space="preserve">|</w:t>
        </w:r>
      </w:ins>
      <w:ins w:id="1429" w:author="PR Preview" w:date="2024-01-01T00:00:00Z">
        <w:r>
          <w:br/>
        </w:r>
      </w:ins>
      <w:ins w:id="1429" w:author="PR Preview" w:date="2024-01-01T00:00:00Z">
        <w:r>
          <w:rPr>
            <w:rStyle w:val="NormalTok"/>
          </w:rPr>
          <w:t xml:space="preserve">          echo "=== Development Environment Status ==="</w:t>
        </w:r>
      </w:ins>
      <w:ins w:id="1429" w:author="PR Preview" w:date="2024-01-01T00:00:00Z">
        <w:r>
          <w:br/>
        </w:r>
      </w:ins>
      <w:ins w:id="1429" w:author="PR Preview" w:date="2024-01-01T00:00:00Z">
        <w:r>
          <w:rPr>
            <w:rStyle w:val="NormalTok"/>
          </w:rPr>
          <w:t xml:space="preserve">          </w:t>
        </w:r>
      </w:ins>
      <w:ins w:id="1429" w:author="PR Preview" w:date="2024-01-01T00:00:00Z">
        <w:r>
          <w:br/>
        </w:r>
      </w:ins>
      <w:ins w:id="1429" w:author="PR Preview" w:date="2024-01-01T00:00:00Z">
        <w:r>
          <w:rPr>
            <w:rStyle w:val="NormalTok"/>
          </w:rPr>
          <w:t xml:space="preserve">          # Verify Quarto is installed and working</w:t>
        </w:r>
      </w:ins>
      <w:ins w:id="1429" w:author="PR Preview" w:date="2024-01-01T00:00:00Z">
        <w:r>
          <w:br/>
        </w:r>
      </w:ins>
      <w:ins w:id="1429" w:author="PR Preview" w:date="2024-01-01T00:00:00Z">
        <w:r>
          <w:rPr>
            <w:rStyle w:val="NormalTok"/>
          </w:rPr>
          <w:t xml:space="preserve">          echo ""</w:t>
        </w:r>
      </w:ins>
      <w:ins w:id="1429" w:author="PR Preview" w:date="2024-01-01T00:00:00Z">
        <w:r>
          <w:br/>
        </w:r>
      </w:ins>
      <w:ins w:id="1429" w:author="PR Preview" w:date="2024-01-01T00:00:00Z">
        <w:r>
          <w:rPr>
            <w:rStyle w:val="NormalTok"/>
          </w:rPr>
          <w:t xml:space="preserve">          echo "=== Quarto Status ==="</w:t>
        </w:r>
      </w:ins>
      <w:ins w:id="1429" w:author="PR Preview" w:date="2024-01-01T00:00:00Z">
        <w:r>
          <w:br/>
        </w:r>
      </w:ins>
      <w:ins w:id="1429" w:author="PR Preview" w:date="2024-01-01T00:00:00Z">
        <w:r>
          <w:rPr>
            <w:rStyle w:val="NormalTok"/>
          </w:rPr>
          <w:t xml:space="preserve">          quarto --version</w:t>
        </w:r>
      </w:ins>
      <w:ins w:id="1429" w:author="PR Preview" w:date="2024-01-01T00:00:00Z">
        <w:r>
          <w:br/>
        </w:r>
      </w:ins>
      <w:ins w:id="1429" w:author="PR Preview" w:date="2024-01-01T00:00:00Z">
        <w:r>
          <w:rPr>
            <w:rStyle w:val="NormalTok"/>
          </w:rPr>
          <w:t xml:space="preserve">          quarto list tools</w:t>
        </w:r>
      </w:ins>
      <w:ins w:id="1429" w:author="PR Preview" w:date="2024-01-01T00:00:00Z">
        <w:r>
          <w:br/>
        </w:r>
      </w:ins>
      <w:ins w:id="1429" w:author="PR Preview" w:date="2024-01-01T00:00:00Z">
        <w:r>
          <w:rPr>
            <w:rStyle w:val="NormalTok"/>
          </w:rPr>
          <w:t xml:space="preserve">          </w:t>
        </w:r>
      </w:ins>
      <w:ins w:id="1429" w:author="PR Preview" w:date="2024-01-01T00:00:00Z">
        <w:r>
          <w:br/>
        </w:r>
      </w:ins>
      <w:ins w:id="1429" w:author="PR Preview" w:date="2024-01-01T00:00:00Z">
        <w:r>
          <w:rPr>
            <w:rStyle w:val="NormalTok"/>
          </w:rPr>
          <w:t xml:space="preserve">          echo ""</w:t>
        </w:r>
      </w:ins>
      <w:ins w:id="1429" w:author="PR Preview" w:date="2024-01-01T00:00:00Z">
        <w:r>
          <w:br/>
        </w:r>
      </w:ins>
      <w:ins w:id="1429" w:author="PR Preview" w:date="2024-01-01T00:00:00Z">
        <w:r>
          <w:rPr>
            <w:rStyle w:val="NormalTok"/>
          </w:rPr>
          <w:t xml:space="preserve">          echo "Development environment setup complete!"</w:t>
        </w:r>
      </w:ins>
      <w:ins w:id="1429" w:author="PR Preview" w:date="2024-01-01T00:00:00Z">
        <w:r>
          <w:br/>
        </w:r>
      </w:ins>
    </w:p>
    <w:bookmarkEnd w:id="438"/>
    <w:bookmarkStart w:id="439" w:name="configurable-options"/>
    <w:p>
      <w:pPr>
        <w:pStyle w:val="Heading4"/>
      </w:pPr>
      <w:ins w:id="1430" w:author="PR Preview" w:date="2024-01-01T00:00:00Z">
        <w:r>
          <w:t xml:space="preserve">17.4.7.4 Configurable Options</w:t>
        </w:r>
      </w:ins>
    </w:p>
    <w:p>
      <w:pPr>
        <w:pStyle w:val="FirstParagraph"/>
      </w:pPr>
      <w:ins w:id="1431" w:author="PR Preview" w:date="2024-01-01T00:00:00Z">
        <w:r>
          <w:t xml:space="preserve">You can customize only these specific settings</w:t>
        </w:r>
      </w:ins>
      <w:ins w:id="1431" w:author="PR Preview" w:date="2024-01-01T00:00:00Z">
        <w:r>
          <w:t xml:space="preserve"> </w:t>
        </w:r>
      </w:ins>
      <w:ins w:id="1431" w:author="PR Preview" w:date="2024-01-01T00:00:00Z">
        <w:r>
          <w:t xml:space="preserve">in the</w:t>
        </w:r>
      </w:ins>
      <w:ins w:id="1431" w:author="PR Preview" w:date="2024-01-01T00:00:00Z">
        <w:r>
          <w:t xml:space="preserve"> </w:t>
        </w:r>
      </w:ins>
      <w:ins w:id="1431" w:author="PR Preview" w:date="2024-01-01T00:00:00Z">
        <w:r>
          <w:rPr>
            <w:rStyle w:val="VerbatimChar"/>
          </w:rPr>
          <w:t xml:space="preserve">copilot-setup-steps</w:t>
        </w:r>
      </w:ins>
      <w:ins w:id="1431" w:author="PR Preview" w:date="2024-01-01T00:00:00Z">
        <w:r>
          <w:t xml:space="preserve"> </w:t>
        </w:r>
      </w:ins>
      <w:ins w:id="1431" w:author="PR Preview" w:date="2024-01-01T00:00:00Z">
        <w:r>
          <w:t xml:space="preserve">job:</w:t>
        </w:r>
      </w:ins>
    </w:p>
    <w:p>
      <w:pPr>
        <w:pStyle w:val="Compact"/>
        <w:numPr>
          <w:ilvl w:val="0"/>
          <w:numId w:val="1142"/>
        </w:numPr>
      </w:pPr>
      <w:ins w:id="1432" w:author="PR Preview" w:date="2024-01-01T00:00:00Z">
        <w:r>
          <w:rPr>
            <w:rStyle w:val="VerbatimChar"/>
          </w:rPr>
          <w:t xml:space="preserve">steps</w:t>
        </w:r>
      </w:ins>
      <w:ins w:id="1432" w:author="PR Preview" w:date="2024-01-01T00:00:00Z">
        <w:r>
          <w:t xml:space="preserve">: Setup commands and actions to run</w:t>
        </w:r>
      </w:ins>
    </w:p>
    <w:p>
      <w:pPr>
        <w:pStyle w:val="Compact"/>
        <w:numPr>
          <w:ilvl w:val="0"/>
          <w:numId w:val="1142"/>
        </w:numPr>
      </w:pPr>
      <w:ins w:id="1433" w:author="PR Preview" w:date="2024-01-01T00:00:00Z">
        <w:r>
          <w:rPr>
            <w:rStyle w:val="VerbatimChar"/>
          </w:rPr>
          <w:t xml:space="preserve">permissions</w:t>
        </w:r>
      </w:ins>
      <w:ins w:id="1433" w:author="PR Preview" w:date="2024-01-01T00:00:00Z">
        <w:r>
          <w:t xml:space="preserve">: Access permissions (typically</w:t>
        </w:r>
      </w:ins>
      <w:ins w:id="1433" w:author="PR Preview" w:date="2024-01-01T00:00:00Z">
        <w:r>
          <w:t xml:space="preserve"> </w:t>
        </w:r>
      </w:ins>
      <w:ins w:id="1433" w:author="PR Preview" w:date="2024-01-01T00:00:00Z">
        <w:r>
          <w:rPr>
            <w:rStyle w:val="VerbatimChar"/>
          </w:rPr>
          <w:t xml:space="preserve">contents: read</w:t>
        </w:r>
      </w:ins>
      <w:ins w:id="1433" w:author="PR Preview" w:date="2024-01-01T00:00:00Z">
        <w:r>
          <w:t xml:space="preserve">)</w:t>
        </w:r>
      </w:ins>
    </w:p>
    <w:p>
      <w:pPr>
        <w:pStyle w:val="Compact"/>
        <w:numPr>
          <w:ilvl w:val="0"/>
          <w:numId w:val="1142"/>
        </w:numPr>
      </w:pPr>
      <w:ins w:id="1434" w:author="PR Preview" w:date="2024-01-01T00:00:00Z">
        <w:r>
          <w:rPr>
            <w:rStyle w:val="VerbatimChar"/>
          </w:rPr>
          <w:t xml:space="preserve">runs-on</w:t>
        </w:r>
      </w:ins>
      <w:ins w:id="1434" w:author="PR Preview" w:date="2024-01-01T00:00:00Z">
        <w:r>
          <w:t xml:space="preserve">: Runner type (Ubuntu x64 Linux only)</w:t>
        </w:r>
      </w:ins>
    </w:p>
    <w:p>
      <w:pPr>
        <w:pStyle w:val="Compact"/>
        <w:numPr>
          <w:ilvl w:val="0"/>
          <w:numId w:val="1142"/>
        </w:numPr>
      </w:pPr>
      <w:ins w:id="1435" w:author="PR Preview" w:date="2024-01-01T00:00:00Z">
        <w:r>
          <w:rPr>
            <w:rStyle w:val="VerbatimChar"/>
          </w:rPr>
          <w:t xml:space="preserve">services</w:t>
        </w:r>
      </w:ins>
      <w:ins w:id="1435" w:author="PR Preview" w:date="2024-01-01T00:00:00Z">
        <w:r>
          <w:t xml:space="preserve">: Database or service containers</w:t>
        </w:r>
      </w:ins>
    </w:p>
    <w:p>
      <w:pPr>
        <w:pStyle w:val="Compact"/>
        <w:numPr>
          <w:ilvl w:val="0"/>
          <w:numId w:val="1142"/>
        </w:numPr>
      </w:pPr>
      <w:ins w:id="1436" w:author="PR Preview" w:date="2024-01-01T00:00:00Z">
        <w:r>
          <w:rPr>
            <w:rStyle w:val="VerbatimChar"/>
          </w:rPr>
          <w:t xml:space="preserve">snapshot</w:t>
        </w:r>
      </w:ins>
      <w:ins w:id="1436" w:author="PR Preview" w:date="2024-01-01T00:00:00Z">
        <w:r>
          <w:t xml:space="preserve">: Save environment state</w:t>
        </w:r>
      </w:ins>
    </w:p>
    <w:p>
      <w:pPr>
        <w:pStyle w:val="Compact"/>
        <w:numPr>
          <w:ilvl w:val="0"/>
          <w:numId w:val="1142"/>
        </w:numPr>
      </w:pPr>
      <w:ins w:id="1437" w:author="PR Preview" w:date="2024-01-01T00:00:00Z">
        <w:r>
          <w:rPr>
            <w:rStyle w:val="VerbatimChar"/>
          </w:rPr>
          <w:t xml:space="preserve">timeout-minutes</w:t>
        </w:r>
      </w:ins>
      <w:ins w:id="1437" w:author="PR Preview" w:date="2024-01-01T00:00:00Z">
        <w:r>
          <w:t xml:space="preserve">: Maximum 59 minutes</w:t>
        </w:r>
      </w:ins>
    </w:p>
    <w:p>
      <w:pPr>
        <w:pStyle w:val="FirstParagraph"/>
      </w:pPr>
      <w:ins w:id="1438" w:author="PR Preview" w:date="2024-01-01T00:00:00Z">
        <w:r>
          <w:t xml:space="preserve">All other workflow settings are ignored by Copilot.</w:t>
        </w:r>
      </w:ins>
    </w:p>
    <w:bookmarkEnd w:id="439"/>
    <w:bookmarkStart w:id="440" w:name="common-setup-tasks"/>
    <w:p>
      <w:pPr>
        <w:pStyle w:val="Heading4"/>
      </w:pPr>
      <w:ins w:id="1439" w:author="PR Preview" w:date="2024-01-01T00:00:00Z">
        <w:r>
          <w:t xml:space="preserve">17.4.7.5 Common Setup Tasks</w:t>
        </w:r>
      </w:ins>
    </w:p>
    <w:p>
      <w:pPr>
        <w:pStyle w:val="FirstParagraph"/>
      </w:pPr>
      <w:ins w:id="1440" w:author="PR Preview" w:date="2024-01-01T00:00:00Z">
        <w:r>
          <w:rPr>
            <w:b/>
            <w:bCs/>
          </w:rPr>
          <w:t xml:space="preserve">For Node.js/TypeScript projects:</w:t>
        </w:r>
      </w:ins>
    </w:p>
    <w:p>
      <w:pPr>
        <w:pStyle w:val="SourceCode"/>
      </w:pPr>
      <w:ins w:id="1441" w:author="PR Preview" w:date="2024-01-01T00:00:00Z">
        <w:r>
          <w:rPr>
            <w:rStyle w:val="KeywordTok"/>
          </w:rPr>
          <w:t xml:space="preserve">-</w:t>
        </w:r>
      </w:ins>
      <w:ins w:id="1441" w:author="PR Preview" w:date="2024-01-01T00:00:00Z">
        <w:r>
          <w:rPr>
            <w:rStyle w:val="AttributeTok"/>
          </w:rPr>
          <w:t xml:space="preserve"> </w:t>
        </w:r>
      </w:ins>
      <w:ins w:id="1441" w:author="PR Preview" w:date="2024-01-01T00:00:00Z">
        <w:r>
          <w:rPr>
            <w:rStyle w:val="FunctionTok"/>
          </w:rPr>
          <w:t xml:space="preserve">name</w:t>
        </w:r>
      </w:ins>
      <w:ins w:id="1441" w:author="PR Preview" w:date="2024-01-01T00:00:00Z">
        <w:r>
          <w:rPr>
            <w:rStyle w:val="KeywordTok"/>
          </w:rPr>
          <w:t xml:space="preserve">:</w:t>
        </w:r>
      </w:ins>
      <w:ins w:id="1441" w:author="PR Preview" w:date="2024-01-01T00:00:00Z">
        <w:r>
          <w:rPr>
            <w:rStyle w:val="AttributeTok"/>
          </w:rPr>
          <w:t xml:space="preserve"> Set up Node.js</w:t>
        </w:r>
      </w:ins>
      <w:ins w:id="1441" w:author="PR Preview" w:date="2024-01-01T00:00:00Z">
        <w:r>
          <w:br/>
        </w:r>
      </w:ins>
      <w:ins w:id="1441" w:author="PR Preview" w:date="2024-01-01T00:00:00Z">
        <w:r>
          <w:rPr>
            <w:rStyle w:val="AttributeTok"/>
          </w:rPr>
          <w:t xml:space="preserve">  </w:t>
        </w:r>
      </w:ins>
      <w:ins w:id="1441" w:author="PR Preview" w:date="2024-01-01T00:00:00Z">
        <w:r>
          <w:rPr>
            <w:rStyle w:val="FunctionTok"/>
          </w:rPr>
          <w:t xml:space="preserve">uses</w:t>
        </w:r>
      </w:ins>
      <w:ins w:id="1441" w:author="PR Preview" w:date="2024-01-01T00:00:00Z">
        <w:r>
          <w:rPr>
            <w:rStyle w:val="KeywordTok"/>
          </w:rPr>
          <w:t xml:space="preserve">:</w:t>
        </w:r>
      </w:ins>
      <w:ins w:id="1441" w:author="PR Preview" w:date="2024-01-01T00:00:00Z">
        <w:r>
          <w:rPr>
            <w:rStyle w:val="AttributeTok"/>
          </w:rPr>
          <w:t xml:space="preserve"> actions/setup-node@v4</w:t>
        </w:r>
      </w:ins>
      <w:ins w:id="1441" w:author="PR Preview" w:date="2024-01-01T00:00:00Z">
        <w:r>
          <w:br/>
        </w:r>
      </w:ins>
      <w:ins w:id="1441" w:author="PR Preview" w:date="2024-01-01T00:00:00Z">
        <w:r>
          <w:rPr>
            <w:rStyle w:val="AttributeTok"/>
          </w:rPr>
          <w:t xml:space="preserve">  </w:t>
        </w:r>
      </w:ins>
      <w:ins w:id="1441" w:author="PR Preview" w:date="2024-01-01T00:00:00Z">
        <w:r>
          <w:rPr>
            <w:rStyle w:val="FunctionTok"/>
          </w:rPr>
          <w:t xml:space="preserve">with</w:t>
        </w:r>
      </w:ins>
      <w:ins w:id="1441" w:author="PR Preview" w:date="2024-01-01T00:00:00Z">
        <w:r>
          <w:rPr>
            <w:rStyle w:val="KeywordTok"/>
          </w:rPr>
          <w:t xml:space="preserve">:</w:t>
        </w:r>
      </w:ins>
      <w:ins w:id="1441" w:author="PR Preview" w:date="2024-01-01T00:00:00Z">
        <w:r>
          <w:br/>
        </w:r>
      </w:ins>
      <w:ins w:id="1441" w:author="PR Preview" w:date="2024-01-01T00:00:00Z">
        <w:r>
          <w:rPr>
            <w:rStyle w:val="AttributeTok"/>
          </w:rPr>
          <w:t xml:space="preserve">    </w:t>
        </w:r>
      </w:ins>
      <w:ins w:id="1441" w:author="PR Preview" w:date="2024-01-01T00:00:00Z">
        <w:r>
          <w:rPr>
            <w:rStyle w:val="FunctionTok"/>
          </w:rPr>
          <w:t xml:space="preserve">node-version</w:t>
        </w:r>
      </w:ins>
      <w:ins w:id="1441" w:author="PR Preview" w:date="2024-01-01T00:00:00Z">
        <w:r>
          <w:rPr>
            <w:rStyle w:val="KeywordTok"/>
          </w:rPr>
          <w:t xml:space="preserve">:</w:t>
        </w:r>
      </w:ins>
      <w:ins w:id="1441" w:author="PR Preview" w:date="2024-01-01T00:00:00Z">
        <w:r>
          <w:rPr>
            <w:rStyle w:val="AttributeTok"/>
          </w:rPr>
          <w:t xml:space="preserve"> </w:t>
        </w:r>
      </w:ins>
      <w:ins w:id="1441" w:author="PR Preview" w:date="2024-01-01T00:00:00Z">
        <w:r>
          <w:rPr>
            <w:rStyle w:val="StringTok"/>
          </w:rPr>
          <w:t xml:space="preserve">"20"</w:t>
        </w:r>
      </w:ins>
      <w:ins w:id="1441" w:author="PR Preview" w:date="2024-01-01T00:00:00Z">
        <w:r>
          <w:br/>
        </w:r>
      </w:ins>
      <w:ins w:id="1441" w:author="PR Preview" w:date="2024-01-01T00:00:00Z">
        <w:r>
          <w:rPr>
            <w:rStyle w:val="AttributeTok"/>
          </w:rPr>
          <w:t xml:space="preserve">    </w:t>
        </w:r>
      </w:ins>
      <w:ins w:id="1441" w:author="PR Preview" w:date="2024-01-01T00:00:00Z">
        <w:r>
          <w:rPr>
            <w:rStyle w:val="FunctionTok"/>
          </w:rPr>
          <w:t xml:space="preserve">cache</w:t>
        </w:r>
      </w:ins>
      <w:ins w:id="1441" w:author="PR Preview" w:date="2024-01-01T00:00:00Z">
        <w:r>
          <w:rPr>
            <w:rStyle w:val="KeywordTok"/>
          </w:rPr>
          <w:t xml:space="preserve">:</w:t>
        </w:r>
      </w:ins>
      <w:ins w:id="1441" w:author="PR Preview" w:date="2024-01-01T00:00:00Z">
        <w:r>
          <w:rPr>
            <w:rStyle w:val="AttributeTok"/>
          </w:rPr>
          <w:t xml:space="preserve"> </w:t>
        </w:r>
      </w:ins>
      <w:ins w:id="1441" w:author="PR Preview" w:date="2024-01-01T00:00:00Z">
        <w:r>
          <w:rPr>
            <w:rStyle w:val="StringTok"/>
          </w:rPr>
          <w:t xml:space="preserve">"npm"</w:t>
        </w:r>
      </w:ins>
      <w:ins w:id="1441" w:author="PR Preview" w:date="2024-01-01T00:00:00Z">
        <w:r>
          <w:br/>
        </w:r>
      </w:ins>
      <w:ins w:id="1441" w:author="PR Preview" w:date="2024-01-01T00:00:00Z">
        <w:r>
          <w:br/>
        </w:r>
      </w:ins>
      <w:ins w:id="1441" w:author="PR Preview" w:date="2024-01-01T00:00:00Z">
        <w:r>
          <w:rPr>
            <w:rStyle w:val="KeywordTok"/>
          </w:rPr>
          <w:t xml:space="preserve">-</w:t>
        </w:r>
      </w:ins>
      <w:ins w:id="1441" w:author="PR Preview" w:date="2024-01-01T00:00:00Z">
        <w:r>
          <w:rPr>
            <w:rStyle w:val="AttributeTok"/>
          </w:rPr>
          <w:t xml:space="preserve"> </w:t>
        </w:r>
      </w:ins>
      <w:ins w:id="1441" w:author="PR Preview" w:date="2024-01-01T00:00:00Z">
        <w:r>
          <w:rPr>
            <w:rStyle w:val="FunctionTok"/>
          </w:rPr>
          <w:t xml:space="preserve">name</w:t>
        </w:r>
      </w:ins>
      <w:ins w:id="1441" w:author="PR Preview" w:date="2024-01-01T00:00:00Z">
        <w:r>
          <w:rPr>
            <w:rStyle w:val="KeywordTok"/>
          </w:rPr>
          <w:t xml:space="preserve">:</w:t>
        </w:r>
      </w:ins>
      <w:ins w:id="1441" w:author="PR Preview" w:date="2024-01-01T00:00:00Z">
        <w:r>
          <w:rPr>
            <w:rStyle w:val="AttributeTok"/>
          </w:rPr>
          <w:t xml:space="preserve"> Install dependencies</w:t>
        </w:r>
      </w:ins>
      <w:ins w:id="1441" w:author="PR Preview" w:date="2024-01-01T00:00:00Z">
        <w:r>
          <w:br/>
        </w:r>
      </w:ins>
      <w:ins w:id="1441" w:author="PR Preview" w:date="2024-01-01T00:00:00Z">
        <w:r>
          <w:rPr>
            <w:rStyle w:val="AttributeTok"/>
          </w:rPr>
          <w:t xml:space="preserve">  </w:t>
        </w:r>
      </w:ins>
      <w:ins w:id="1441" w:author="PR Preview" w:date="2024-01-01T00:00:00Z">
        <w:r>
          <w:rPr>
            <w:rStyle w:val="FunctionTok"/>
          </w:rPr>
          <w:t xml:space="preserve">run</w:t>
        </w:r>
      </w:ins>
      <w:ins w:id="1441" w:author="PR Preview" w:date="2024-01-01T00:00:00Z">
        <w:r>
          <w:rPr>
            <w:rStyle w:val="KeywordTok"/>
          </w:rPr>
          <w:t xml:space="preserve">:</w:t>
        </w:r>
      </w:ins>
      <w:ins w:id="1441" w:author="PR Preview" w:date="2024-01-01T00:00:00Z">
        <w:r>
          <w:rPr>
            <w:rStyle w:val="AttributeTok"/>
          </w:rPr>
          <w:t xml:space="preserve"> npm ci</w:t>
        </w:r>
      </w:ins>
    </w:p>
    <w:p>
      <w:pPr>
        <w:pStyle w:val="FirstParagraph"/>
      </w:pPr>
      <w:ins w:id="1442" w:author="PR Preview" w:date="2024-01-01T00:00:00Z">
        <w:r>
          <w:rPr>
            <w:b/>
            <w:bCs/>
          </w:rPr>
          <w:t xml:space="preserve">For Python projects:</w:t>
        </w:r>
      </w:ins>
    </w:p>
    <w:p>
      <w:pPr>
        <w:pStyle w:val="SourceCode"/>
      </w:pPr>
      <w:ins w:id="1443" w:author="PR Preview" w:date="2024-01-01T00:00:00Z">
        <w:r>
          <w:rPr>
            <w:rStyle w:val="KeywordTok"/>
          </w:rPr>
          <w:t xml:space="preserve">-</w:t>
        </w:r>
      </w:ins>
      <w:ins w:id="1443" w:author="PR Preview" w:date="2024-01-01T00:00:00Z">
        <w:r>
          <w:rPr>
            <w:rStyle w:val="AttributeTok"/>
          </w:rPr>
          <w:t xml:space="preserve"> </w:t>
        </w:r>
      </w:ins>
      <w:ins w:id="1443" w:author="PR Preview" w:date="2024-01-01T00:00:00Z">
        <w:r>
          <w:rPr>
            <w:rStyle w:val="FunctionTok"/>
          </w:rPr>
          <w:t xml:space="preserve">name</w:t>
        </w:r>
      </w:ins>
      <w:ins w:id="1443" w:author="PR Preview" w:date="2024-01-01T00:00:00Z">
        <w:r>
          <w:rPr>
            <w:rStyle w:val="KeywordTok"/>
          </w:rPr>
          <w:t xml:space="preserve">:</w:t>
        </w:r>
      </w:ins>
      <w:ins w:id="1443" w:author="PR Preview" w:date="2024-01-01T00:00:00Z">
        <w:r>
          <w:rPr>
            <w:rStyle w:val="AttributeTok"/>
          </w:rPr>
          <w:t xml:space="preserve"> Set up Python</w:t>
        </w:r>
      </w:ins>
      <w:ins w:id="1443" w:author="PR Preview" w:date="2024-01-01T00:00:00Z">
        <w:r>
          <w:br/>
        </w:r>
      </w:ins>
      <w:ins w:id="1443" w:author="PR Preview" w:date="2024-01-01T00:00:00Z">
        <w:r>
          <w:rPr>
            <w:rStyle w:val="AttributeTok"/>
          </w:rPr>
          <w:t xml:space="preserve">  </w:t>
        </w:r>
      </w:ins>
      <w:ins w:id="1443" w:author="PR Preview" w:date="2024-01-01T00:00:00Z">
        <w:r>
          <w:rPr>
            <w:rStyle w:val="FunctionTok"/>
          </w:rPr>
          <w:t xml:space="preserve">uses</w:t>
        </w:r>
      </w:ins>
      <w:ins w:id="1443" w:author="PR Preview" w:date="2024-01-01T00:00:00Z">
        <w:r>
          <w:rPr>
            <w:rStyle w:val="KeywordTok"/>
          </w:rPr>
          <w:t xml:space="preserve">:</w:t>
        </w:r>
      </w:ins>
      <w:ins w:id="1443" w:author="PR Preview" w:date="2024-01-01T00:00:00Z">
        <w:r>
          <w:rPr>
            <w:rStyle w:val="AttributeTok"/>
          </w:rPr>
          <w:t xml:space="preserve"> actions/setup-python@v5</w:t>
        </w:r>
      </w:ins>
      <w:ins w:id="1443" w:author="PR Preview" w:date="2024-01-01T00:00:00Z">
        <w:r>
          <w:br/>
        </w:r>
      </w:ins>
      <w:ins w:id="1443" w:author="PR Preview" w:date="2024-01-01T00:00:00Z">
        <w:r>
          <w:rPr>
            <w:rStyle w:val="AttributeTok"/>
          </w:rPr>
          <w:t xml:space="preserve">  </w:t>
        </w:r>
      </w:ins>
      <w:ins w:id="1443" w:author="PR Preview" w:date="2024-01-01T00:00:00Z">
        <w:r>
          <w:rPr>
            <w:rStyle w:val="FunctionTok"/>
          </w:rPr>
          <w:t xml:space="preserve">with</w:t>
        </w:r>
      </w:ins>
      <w:ins w:id="1443" w:author="PR Preview" w:date="2024-01-01T00:00:00Z">
        <w:r>
          <w:rPr>
            <w:rStyle w:val="KeywordTok"/>
          </w:rPr>
          <w:t xml:space="preserve">:</w:t>
        </w:r>
      </w:ins>
      <w:ins w:id="1443" w:author="PR Preview" w:date="2024-01-01T00:00:00Z">
        <w:r>
          <w:br/>
        </w:r>
      </w:ins>
      <w:ins w:id="1443" w:author="PR Preview" w:date="2024-01-01T00:00:00Z">
        <w:r>
          <w:rPr>
            <w:rStyle w:val="AttributeTok"/>
          </w:rPr>
          <w:t xml:space="preserve">    </w:t>
        </w:r>
      </w:ins>
      <w:ins w:id="1443" w:author="PR Preview" w:date="2024-01-01T00:00:00Z">
        <w:r>
          <w:rPr>
            <w:rStyle w:val="FunctionTok"/>
          </w:rPr>
          <w:t xml:space="preserve">python-version</w:t>
        </w:r>
      </w:ins>
      <w:ins w:id="1443" w:author="PR Preview" w:date="2024-01-01T00:00:00Z">
        <w:r>
          <w:rPr>
            <w:rStyle w:val="KeywordTok"/>
          </w:rPr>
          <w:t xml:space="preserve">:</w:t>
        </w:r>
      </w:ins>
      <w:ins w:id="1443" w:author="PR Preview" w:date="2024-01-01T00:00:00Z">
        <w:r>
          <w:rPr>
            <w:rStyle w:val="AttributeTok"/>
          </w:rPr>
          <w:t xml:space="preserve"> </w:t>
        </w:r>
      </w:ins>
      <w:ins w:id="1443" w:author="PR Preview" w:date="2024-01-01T00:00:00Z">
        <w:r>
          <w:rPr>
            <w:rStyle w:val="StringTok"/>
          </w:rPr>
          <w:t xml:space="preserve">"3.11"</w:t>
        </w:r>
      </w:ins>
      <w:ins w:id="1443" w:author="PR Preview" w:date="2024-01-01T00:00:00Z">
        <w:r>
          <w:br/>
        </w:r>
      </w:ins>
      <w:ins w:id="1443" w:author="PR Preview" w:date="2024-01-01T00:00:00Z">
        <w:r>
          <w:br/>
        </w:r>
      </w:ins>
      <w:ins w:id="1443" w:author="PR Preview" w:date="2024-01-01T00:00:00Z">
        <w:r>
          <w:rPr>
            <w:rStyle w:val="KeywordTok"/>
          </w:rPr>
          <w:t xml:space="preserve">-</w:t>
        </w:r>
      </w:ins>
      <w:ins w:id="1443" w:author="PR Preview" w:date="2024-01-01T00:00:00Z">
        <w:r>
          <w:rPr>
            <w:rStyle w:val="AttributeTok"/>
          </w:rPr>
          <w:t xml:space="preserve"> </w:t>
        </w:r>
      </w:ins>
      <w:ins w:id="1443" w:author="PR Preview" w:date="2024-01-01T00:00:00Z">
        <w:r>
          <w:rPr>
            <w:rStyle w:val="FunctionTok"/>
          </w:rPr>
          <w:t xml:space="preserve">name</w:t>
        </w:r>
      </w:ins>
      <w:ins w:id="1443" w:author="PR Preview" w:date="2024-01-01T00:00:00Z">
        <w:r>
          <w:rPr>
            <w:rStyle w:val="KeywordTok"/>
          </w:rPr>
          <w:t xml:space="preserve">:</w:t>
        </w:r>
      </w:ins>
      <w:ins w:id="1443" w:author="PR Preview" w:date="2024-01-01T00:00:00Z">
        <w:r>
          <w:rPr>
            <w:rStyle w:val="AttributeTok"/>
          </w:rPr>
          <w:t xml:space="preserve"> Install dependencies</w:t>
        </w:r>
      </w:ins>
      <w:ins w:id="1443" w:author="PR Preview" w:date="2024-01-01T00:00:00Z">
        <w:r>
          <w:br/>
        </w:r>
      </w:ins>
      <w:ins w:id="1443" w:author="PR Preview" w:date="2024-01-01T00:00:00Z">
        <w:r>
          <w:rPr>
            <w:rStyle w:val="AttributeTok"/>
          </w:rPr>
          <w:t xml:space="preserve">  </w:t>
        </w:r>
      </w:ins>
      <w:ins w:id="1443" w:author="PR Preview" w:date="2024-01-01T00:00:00Z">
        <w:r>
          <w:rPr>
            <w:rStyle w:val="FunctionTok"/>
          </w:rPr>
          <w:t xml:space="preserve">run</w:t>
        </w:r>
      </w:ins>
      <w:ins w:id="1443" w:author="PR Preview" w:date="2024-01-01T00:00:00Z">
        <w:r>
          <w:rPr>
            <w:rStyle w:val="KeywordTok"/>
          </w:rPr>
          <w:t xml:space="preserve">:</w:t>
        </w:r>
      </w:ins>
      <w:ins w:id="1443" w:author="PR Preview" w:date="2024-01-01T00:00:00Z">
        <w:r>
          <w:rPr>
            <w:rStyle w:val="AttributeTok"/>
          </w:rPr>
          <w:t xml:space="preserve"> pip install -r requirements.txt</w:t>
        </w:r>
      </w:ins>
    </w:p>
    <w:p>
      <w:pPr>
        <w:pStyle w:val="FirstParagraph"/>
      </w:pPr>
      <w:ins w:id="1444" w:author="PR Preview" w:date="2024-01-01T00:00:00Z">
        <w:r>
          <w:rPr>
            <w:b/>
            <w:bCs/>
          </w:rPr>
          <w:t xml:space="preserve">For R projects:</w:t>
        </w:r>
      </w:ins>
    </w:p>
    <w:p>
      <w:pPr>
        <w:pStyle w:val="SourceCode"/>
      </w:pPr>
      <w:ins w:id="1445" w:author="PR Preview" w:date="2024-01-01T00:00:00Z">
        <w:r>
          <w:rPr>
            <w:rStyle w:val="KeywordTok"/>
          </w:rPr>
          <w:t xml:space="preserve">-</w:t>
        </w:r>
      </w:ins>
      <w:ins w:id="1445" w:author="PR Preview" w:date="2024-01-01T00:00:00Z">
        <w:r>
          <w:rPr>
            <w:rStyle w:val="AttributeTok"/>
          </w:rPr>
          <w:t xml:space="preserve"> </w:t>
        </w:r>
      </w:ins>
      <w:ins w:id="1445" w:author="PR Preview" w:date="2024-01-01T00:00:00Z">
        <w:r>
          <w:rPr>
            <w:rStyle w:val="FunctionTok"/>
          </w:rPr>
          <w:t xml:space="preserve">name</w:t>
        </w:r>
      </w:ins>
      <w:ins w:id="1445" w:author="PR Preview" w:date="2024-01-01T00:00:00Z">
        <w:r>
          <w:rPr>
            <w:rStyle w:val="KeywordTok"/>
          </w:rPr>
          <w:t xml:space="preserve">:</w:t>
        </w:r>
      </w:ins>
      <w:ins w:id="1445" w:author="PR Preview" w:date="2024-01-01T00:00:00Z">
        <w:r>
          <w:rPr>
            <w:rStyle w:val="AttributeTok"/>
          </w:rPr>
          <w:t xml:space="preserve"> Set up R</w:t>
        </w:r>
      </w:ins>
      <w:ins w:id="1445" w:author="PR Preview" w:date="2024-01-01T00:00:00Z">
        <w:r>
          <w:br/>
        </w:r>
      </w:ins>
      <w:ins w:id="1445" w:author="PR Preview" w:date="2024-01-01T00:00:00Z">
        <w:r>
          <w:rPr>
            <w:rStyle w:val="AttributeTok"/>
          </w:rPr>
          <w:t xml:space="preserve">  </w:t>
        </w:r>
      </w:ins>
      <w:ins w:id="1445" w:author="PR Preview" w:date="2024-01-01T00:00:00Z">
        <w:r>
          <w:rPr>
            <w:rStyle w:val="FunctionTok"/>
          </w:rPr>
          <w:t xml:space="preserve">uses</w:t>
        </w:r>
      </w:ins>
      <w:ins w:id="1445" w:author="PR Preview" w:date="2024-01-01T00:00:00Z">
        <w:r>
          <w:rPr>
            <w:rStyle w:val="KeywordTok"/>
          </w:rPr>
          <w:t xml:space="preserve">:</w:t>
        </w:r>
      </w:ins>
      <w:ins w:id="1445" w:author="PR Preview" w:date="2024-01-01T00:00:00Z">
        <w:r>
          <w:rPr>
            <w:rStyle w:val="AttributeTok"/>
          </w:rPr>
          <w:t xml:space="preserve"> r-lib/actions/setup-r@v2</w:t>
        </w:r>
      </w:ins>
      <w:ins w:id="1445" w:author="PR Preview" w:date="2024-01-01T00:00:00Z">
        <w:r>
          <w:br/>
        </w:r>
      </w:ins>
      <w:ins w:id="1445" w:author="PR Preview" w:date="2024-01-01T00:00:00Z">
        <w:r>
          <w:rPr>
            <w:rStyle w:val="AttributeTok"/>
          </w:rPr>
          <w:t xml:space="preserve">  </w:t>
        </w:r>
      </w:ins>
      <w:ins w:id="1445" w:author="PR Preview" w:date="2024-01-01T00:00:00Z">
        <w:r>
          <w:rPr>
            <w:rStyle w:val="FunctionTok"/>
          </w:rPr>
          <w:t xml:space="preserve">with</w:t>
        </w:r>
      </w:ins>
      <w:ins w:id="1445" w:author="PR Preview" w:date="2024-01-01T00:00:00Z">
        <w:r>
          <w:rPr>
            <w:rStyle w:val="KeywordTok"/>
          </w:rPr>
          <w:t xml:space="preserve">:</w:t>
        </w:r>
      </w:ins>
      <w:ins w:id="1445" w:author="PR Preview" w:date="2024-01-01T00:00:00Z">
        <w:r>
          <w:br/>
        </w:r>
      </w:ins>
      <w:ins w:id="1445" w:author="PR Preview" w:date="2024-01-01T00:00:00Z">
        <w:r>
          <w:rPr>
            <w:rStyle w:val="AttributeTok"/>
          </w:rPr>
          <w:t xml:space="preserve">    </w:t>
        </w:r>
      </w:ins>
      <w:ins w:id="1445" w:author="PR Preview" w:date="2024-01-01T00:00:00Z">
        <w:r>
          <w:rPr>
            <w:rStyle w:val="FunctionTok"/>
          </w:rPr>
          <w:t xml:space="preserve">r-version</w:t>
        </w:r>
      </w:ins>
      <w:ins w:id="1445" w:author="PR Preview" w:date="2024-01-01T00:00:00Z">
        <w:r>
          <w:rPr>
            <w:rStyle w:val="KeywordTok"/>
          </w:rPr>
          <w:t xml:space="preserve">:</w:t>
        </w:r>
      </w:ins>
      <w:ins w:id="1445" w:author="PR Preview" w:date="2024-01-01T00:00:00Z">
        <w:r>
          <w:rPr>
            <w:rStyle w:val="AttributeTok"/>
          </w:rPr>
          <w:t xml:space="preserve"> </w:t>
        </w:r>
      </w:ins>
      <w:ins w:id="1445" w:author="PR Preview" w:date="2024-01-01T00:00:00Z">
        <w:r>
          <w:rPr>
            <w:rStyle w:val="StringTok"/>
          </w:rPr>
          <w:t xml:space="preserve">'release'</w:t>
        </w:r>
      </w:ins>
      <w:ins w:id="1445" w:author="PR Preview" w:date="2024-01-01T00:00:00Z">
        <w:r>
          <w:br/>
        </w:r>
      </w:ins>
      <w:ins w:id="1445" w:author="PR Preview" w:date="2024-01-01T00:00:00Z">
        <w:r>
          <w:br/>
        </w:r>
      </w:ins>
      <w:ins w:id="1445" w:author="PR Preview" w:date="2024-01-01T00:00:00Z">
        <w:r>
          <w:rPr>
            <w:rStyle w:val="KeywordTok"/>
          </w:rPr>
          <w:t xml:space="preserve">-</w:t>
        </w:r>
      </w:ins>
      <w:ins w:id="1445" w:author="PR Preview" w:date="2024-01-01T00:00:00Z">
        <w:r>
          <w:rPr>
            <w:rStyle w:val="AttributeTok"/>
          </w:rPr>
          <w:t xml:space="preserve"> </w:t>
        </w:r>
      </w:ins>
      <w:ins w:id="1445" w:author="PR Preview" w:date="2024-01-01T00:00:00Z">
        <w:r>
          <w:rPr>
            <w:rStyle w:val="FunctionTok"/>
          </w:rPr>
          <w:t xml:space="preserve">name</w:t>
        </w:r>
      </w:ins>
      <w:ins w:id="1445" w:author="PR Preview" w:date="2024-01-01T00:00:00Z">
        <w:r>
          <w:rPr>
            <w:rStyle w:val="KeywordTok"/>
          </w:rPr>
          <w:t xml:space="preserve">:</w:t>
        </w:r>
      </w:ins>
      <w:ins w:id="1445" w:author="PR Preview" w:date="2024-01-01T00:00:00Z">
        <w:r>
          <w:rPr>
            <w:rStyle w:val="AttributeTok"/>
          </w:rPr>
          <w:t xml:space="preserve"> Install R dependencies</w:t>
        </w:r>
      </w:ins>
      <w:ins w:id="1445" w:author="PR Preview" w:date="2024-01-01T00:00:00Z">
        <w:r>
          <w:br/>
        </w:r>
      </w:ins>
      <w:ins w:id="1445" w:author="PR Preview" w:date="2024-01-01T00:00:00Z">
        <w:r>
          <w:rPr>
            <w:rStyle w:val="AttributeTok"/>
          </w:rPr>
          <w:t xml:space="preserve">  </w:t>
        </w:r>
      </w:ins>
      <w:ins w:id="1445" w:author="PR Preview" w:date="2024-01-01T00:00:00Z">
        <w:r>
          <w:rPr>
            <w:rStyle w:val="FunctionTok"/>
          </w:rPr>
          <w:t xml:space="preserve">uses</w:t>
        </w:r>
      </w:ins>
      <w:ins w:id="1445" w:author="PR Preview" w:date="2024-01-01T00:00:00Z">
        <w:r>
          <w:rPr>
            <w:rStyle w:val="KeywordTok"/>
          </w:rPr>
          <w:t xml:space="preserve">:</w:t>
        </w:r>
      </w:ins>
      <w:ins w:id="1445" w:author="PR Preview" w:date="2024-01-01T00:00:00Z">
        <w:r>
          <w:rPr>
            <w:rStyle w:val="AttributeTok"/>
          </w:rPr>
          <w:t xml:space="preserve"> r-lib/actions/setup-renv@v2</w:t>
        </w:r>
      </w:ins>
    </w:p>
    <w:bookmarkEnd w:id="440"/>
    <w:bookmarkStart w:id="441" w:name="environment-variables-and-secrets"/>
    <w:p>
      <w:pPr>
        <w:pStyle w:val="Heading4"/>
      </w:pPr>
      <w:ins w:id="1446" w:author="PR Preview" w:date="2024-01-01T00:00:00Z">
        <w:r>
          <w:t xml:space="preserve">17.4.7.6 Environment Variables and Secrets</w:t>
        </w:r>
      </w:ins>
    </w:p>
    <w:p>
      <w:pPr>
        <w:pStyle w:val="FirstParagraph"/>
      </w:pPr>
      <w:ins w:id="1447" w:author="PR Preview" w:date="2024-01-01T00:00:00Z">
        <w:r>
          <w:t xml:space="preserve">To set environment variables for Copilot:</w:t>
        </w:r>
      </w:ins>
    </w:p>
    <w:p>
      <w:pPr>
        <w:pStyle w:val="Compact"/>
        <w:numPr>
          <w:ilvl w:val="0"/>
          <w:numId w:val="1143"/>
        </w:numPr>
      </w:pPr>
      <w:ins w:id="1448" w:author="PR Preview" w:date="2024-01-01T00:00:00Z">
        <w:r>
          <w:t xml:space="preserve">Navigate to your repository’s</w:t>
        </w:r>
      </w:ins>
      <w:ins w:id="1448" w:author="PR Preview" w:date="2024-01-01T00:00:00Z">
        <w:r>
          <w:t xml:space="preserve"> </w:t>
        </w:r>
      </w:ins>
      <w:ins w:id="1448" w:author="PR Preview" w:date="2024-01-01T00:00:00Z">
        <w:r>
          <w:rPr>
            <w:b/>
            <w:bCs/>
          </w:rPr>
          <w:t xml:space="preserve">Settings</w:t>
        </w:r>
      </w:ins>
    </w:p>
    <w:p>
      <w:pPr>
        <w:pStyle w:val="Compact"/>
        <w:numPr>
          <w:ilvl w:val="0"/>
          <w:numId w:val="1143"/>
        </w:numPr>
      </w:pPr>
      <w:ins w:id="1449" w:author="PR Preview" w:date="2024-01-01T00:00:00Z">
        <w:r>
          <w:t xml:space="preserve">Go to</w:t>
        </w:r>
      </w:ins>
      <w:ins w:id="1449" w:author="PR Preview" w:date="2024-01-01T00:00:00Z">
        <w:r>
          <w:t xml:space="preserve"> </w:t>
        </w:r>
      </w:ins>
      <w:ins w:id="1449" w:author="PR Preview" w:date="2024-01-01T00:00:00Z">
        <w:r>
          <w:rPr>
            <w:b/>
            <w:bCs/>
          </w:rPr>
          <w:t xml:space="preserve">Environments</w:t>
        </w:r>
      </w:ins>
    </w:p>
    <w:p>
      <w:pPr>
        <w:pStyle w:val="Compact"/>
        <w:numPr>
          <w:ilvl w:val="0"/>
          <w:numId w:val="1143"/>
        </w:numPr>
      </w:pPr>
      <w:ins w:id="1450" w:author="PR Preview" w:date="2024-01-01T00:00:00Z">
        <w:r>
          <w:t xml:space="preserve">Select or create the</w:t>
        </w:r>
      </w:ins>
      <w:ins w:id="1450" w:author="PR Preview" w:date="2024-01-01T00:00:00Z">
        <w:r>
          <w:t xml:space="preserve"> </w:t>
        </w:r>
      </w:ins>
      <w:ins w:id="1450" w:author="PR Preview" w:date="2024-01-01T00:00:00Z">
        <w:r>
          <w:rPr>
            <w:rStyle w:val="VerbatimChar"/>
          </w:rPr>
          <w:t xml:space="preserve">copilot</w:t>
        </w:r>
      </w:ins>
      <w:ins w:id="1450" w:author="PR Preview" w:date="2024-01-01T00:00:00Z">
        <w:r>
          <w:t xml:space="preserve"> </w:t>
        </w:r>
      </w:ins>
      <w:ins w:id="1450" w:author="PR Preview" w:date="2024-01-01T00:00:00Z">
        <w:r>
          <w:t xml:space="preserve">environment</w:t>
        </w:r>
      </w:ins>
    </w:p>
    <w:p>
      <w:pPr>
        <w:pStyle w:val="Compact"/>
        <w:numPr>
          <w:ilvl w:val="0"/>
          <w:numId w:val="1143"/>
        </w:numPr>
      </w:pPr>
      <w:ins w:id="1451" w:author="PR Preview" w:date="2024-01-01T00:00:00Z">
        <w:r>
          <w:t xml:space="preserve">Add environment variables or secrets as needed</w:t>
        </w:r>
      </w:ins>
    </w:p>
    <w:p>
      <w:pPr>
        <w:pStyle w:val="FirstParagraph"/>
      </w:pPr>
      <w:ins w:id="1452" w:author="PR Preview" w:date="2024-01-01T00:00:00Z">
        <w:r>
          <w:t xml:space="preserve">Use secrets for sensitive values like API keys or passwords.</w:t>
        </w:r>
      </w:ins>
    </w:p>
    <w:bookmarkEnd w:id="441"/>
    <w:bookmarkStart w:id="442" w:name="testing-your-configuration"/>
    <w:p>
      <w:pPr>
        <w:pStyle w:val="Heading4"/>
      </w:pPr>
      <w:ins w:id="1453" w:author="PR Preview" w:date="2024-01-01T00:00:00Z">
        <w:r>
          <w:t xml:space="preserve">17.4.7.7 Testing Your Configuration</w:t>
        </w:r>
      </w:ins>
    </w:p>
    <w:p>
      <w:pPr>
        <w:pStyle w:val="FirstParagraph"/>
      </w:pPr>
      <w:ins w:id="1454" w:author="PR Preview" w:date="2024-01-01T00:00:00Z">
        <w:r>
          <w:t xml:space="preserve">The workflow runs automatically when you modify</w:t>
        </w:r>
      </w:ins>
      <w:ins w:id="1454" w:author="PR Preview" w:date="2024-01-01T00:00:00Z">
        <w:r>
          <w:t xml:space="preserve"> </w:t>
        </w:r>
      </w:ins>
      <w:ins w:id="1454" w:author="PR Preview" w:date="2024-01-01T00:00:00Z">
        <w:r>
          <w:rPr>
            <w:rStyle w:val="VerbatimChar"/>
          </w:rPr>
          <w:t xml:space="preserve">copilot-setup-steps.yml</w:t>
        </w:r>
      </w:ins>
      <w:ins w:id="1454" w:author="PR Preview" w:date="2024-01-01T00:00:00Z">
        <w:r>
          <w:t xml:space="preserve">,</w:t>
        </w:r>
      </w:ins>
      <w:ins w:id="1454" w:author="PR Preview" w:date="2024-01-01T00:00:00Z">
        <w:r>
          <w:t xml:space="preserve"> </w:t>
        </w:r>
      </w:ins>
      <w:ins w:id="1454" w:author="PR Preview" w:date="2024-01-01T00:00:00Z">
        <w:r>
          <w:t xml:space="preserve">allowing you to validate changes in pull requests.</w:t>
        </w:r>
      </w:ins>
      <w:ins w:id="1454" w:author="PR Preview" w:date="2024-01-01T00:00:00Z">
        <w:r>
          <w:t xml:space="preserve"> </w:t>
        </w:r>
      </w:ins>
      <w:ins w:id="1454" w:author="PR Preview" w:date="2024-01-01T00:00:00Z">
        <w:r>
          <w:t xml:space="preserve">You can also manually trigger the workflow</w:t>
        </w:r>
      </w:ins>
      <w:ins w:id="1454" w:author="PR Preview" w:date="2024-01-01T00:00:00Z">
        <w:r>
          <w:t xml:space="preserve"> </w:t>
        </w:r>
      </w:ins>
      <w:ins w:id="1454" w:author="PR Preview" w:date="2024-01-01T00:00:00Z">
        <w:r>
          <w:t xml:space="preserve">from the repository’s</w:t>
        </w:r>
      </w:ins>
      <w:ins w:id="1454" w:author="PR Preview" w:date="2024-01-01T00:00:00Z">
        <w:r>
          <w:t xml:space="preserve"> </w:t>
        </w:r>
      </w:ins>
      <w:ins w:id="1454" w:author="PR Preview" w:date="2024-01-01T00:00:00Z">
        <w:r>
          <w:rPr>
            <w:b/>
            <w:bCs/>
          </w:rPr>
          <w:t xml:space="preserve">Actions</w:t>
        </w:r>
      </w:ins>
      <w:ins w:id="1454" w:author="PR Preview" w:date="2024-01-01T00:00:00Z">
        <w:r>
          <w:t xml:space="preserve"> </w:t>
        </w:r>
      </w:ins>
      <w:ins w:id="1454" w:author="PR Preview" w:date="2024-01-01T00:00:00Z">
        <w:r>
          <w:t xml:space="preserve">tab.</w:t>
        </w:r>
      </w:ins>
    </w:p>
    <w:p>
      <w:pPr>
        <w:pStyle w:val="BodyText"/>
      </w:pPr>
      <w:ins w:id="1455" w:author="PR Preview" w:date="2024-01-01T00:00:00Z">
        <w:r>
          <w:t xml:space="preserve">Setup logs appear in the agent session logs</w:t>
        </w:r>
      </w:ins>
      <w:ins w:id="1455" w:author="PR Preview" w:date="2024-01-01T00:00:00Z">
        <w:r>
          <w:t xml:space="preserve"> </w:t>
        </w:r>
      </w:ins>
      <w:ins w:id="1455" w:author="PR Preview" w:date="2024-01-01T00:00:00Z">
        <w:r>
          <w:t xml:space="preserve">when Copilot starts working.</w:t>
        </w:r>
      </w:ins>
      <w:ins w:id="1455" w:author="PR Preview" w:date="2024-01-01T00:00:00Z">
        <w:r>
          <w:t xml:space="preserve"> </w:t>
        </w:r>
      </w:ins>
      <w:ins w:id="1455" w:author="PR Preview" w:date="2024-01-01T00:00:00Z">
        <w:r>
          <w:t xml:space="preserve">If a step fails,</w:t>
        </w:r>
      </w:ins>
      <w:ins w:id="1455" w:author="PR Preview" w:date="2024-01-01T00:00:00Z">
        <w:r>
          <w:t xml:space="preserve"> </w:t>
        </w:r>
      </w:ins>
      <w:ins w:id="1455" w:author="PR Preview" w:date="2024-01-01T00:00:00Z">
        <w:r>
          <w:t xml:space="preserve">Copilot will skip remaining steps</w:t>
        </w:r>
      </w:ins>
      <w:ins w:id="1455" w:author="PR Preview" w:date="2024-01-01T00:00:00Z">
        <w:r>
          <w:t xml:space="preserve"> </w:t>
        </w:r>
      </w:ins>
      <w:ins w:id="1455" w:author="PR Preview" w:date="2024-01-01T00:00:00Z">
        <w:r>
          <w:t xml:space="preserve">and begin working with the current environment state.</w:t>
        </w:r>
      </w:ins>
    </w:p>
    <w:bookmarkEnd w:id="442"/>
    <w:bookmarkStart w:id="443" w:name="advanced-configuration"/>
    <w:p>
      <w:pPr>
        <w:pStyle w:val="Heading4"/>
      </w:pPr>
      <w:ins w:id="1456" w:author="PR Preview" w:date="2024-01-01T00:00:00Z">
        <w:r>
          <w:t xml:space="preserve">17.4.7.8 Advanced Configuration</w:t>
        </w:r>
      </w:ins>
    </w:p>
    <w:p>
      <w:pPr>
        <w:pStyle w:val="FirstParagraph"/>
      </w:pPr>
      <w:ins w:id="1457" w:author="PR Preview" w:date="2024-01-01T00:00:00Z">
        <w:r>
          <w:rPr>
            <w:b/>
            <w:bCs/>
          </w:rPr>
          <w:t xml:space="preserve">Larger runners:</w:t>
        </w:r>
      </w:ins>
      <w:ins w:id="1457" w:author="PR Preview" w:date="2024-01-01T00:00:00Z">
        <w:r>
          <w:t xml:space="preserve"> </w:t>
        </w:r>
      </w:ins>
      <w:ins w:id="1457" w:author="PR Preview" w:date="2024-01-01T00:00:00Z">
        <w:r>
          <w:t xml:space="preserve">For projects requiring more resources,</w:t>
        </w:r>
      </w:ins>
      <w:ins w:id="1457" w:author="PR Preview" w:date="2024-01-01T00:00:00Z">
        <w:r>
          <w:t xml:space="preserve"> </w:t>
        </w:r>
      </w:ins>
      <w:ins w:id="1457" w:author="PR Preview" w:date="2024-01-01T00:00:00Z">
        <w:r>
          <w:t xml:space="preserve">you can use larger GitHub-hosted runners:</w:t>
        </w:r>
      </w:ins>
    </w:p>
    <w:p>
      <w:pPr>
        <w:pStyle w:val="SourceCode"/>
      </w:pPr>
      <w:ins w:id="1458" w:author="PR Preview" w:date="2024-01-01T00:00:00Z">
        <w:r>
          <w:rPr>
            <w:rStyle w:val="FunctionTok"/>
          </w:rPr>
          <w:t xml:space="preserve">jobs</w:t>
        </w:r>
      </w:ins>
      <w:ins w:id="1458" w:author="PR Preview" w:date="2024-01-01T00:00:00Z">
        <w:r>
          <w:rPr>
            <w:rStyle w:val="KeywordTok"/>
          </w:rPr>
          <w:t xml:space="preserve">:</w:t>
        </w:r>
      </w:ins>
      <w:ins w:id="1458" w:author="PR Preview" w:date="2024-01-01T00:00:00Z">
        <w:r>
          <w:br/>
        </w:r>
      </w:ins>
      <w:ins w:id="1458" w:author="PR Preview" w:date="2024-01-01T00:00:00Z">
        <w:r>
          <w:rPr>
            <w:rStyle w:val="AttributeTok"/>
          </w:rPr>
          <w:t xml:space="preserve">  </w:t>
        </w:r>
      </w:ins>
      <w:ins w:id="1458" w:author="PR Preview" w:date="2024-01-01T00:00:00Z">
        <w:r>
          <w:rPr>
            <w:rStyle w:val="FunctionTok"/>
          </w:rPr>
          <w:t xml:space="preserve">copilot-setup-steps</w:t>
        </w:r>
      </w:ins>
      <w:ins w:id="1458" w:author="PR Preview" w:date="2024-01-01T00:00:00Z">
        <w:r>
          <w:rPr>
            <w:rStyle w:val="KeywordTok"/>
          </w:rPr>
          <w:t xml:space="preserve">:</w:t>
        </w:r>
      </w:ins>
      <w:ins w:id="1458" w:author="PR Preview" w:date="2024-01-01T00:00:00Z">
        <w:r>
          <w:br/>
        </w:r>
      </w:ins>
      <w:ins w:id="1458" w:author="PR Preview" w:date="2024-01-01T00:00:00Z">
        <w:r>
          <w:rPr>
            <w:rStyle w:val="AttributeTok"/>
          </w:rPr>
          <w:t xml:space="preserve">    </w:t>
        </w:r>
      </w:ins>
      <w:ins w:id="1458" w:author="PR Preview" w:date="2024-01-01T00:00:00Z">
        <w:r>
          <w:rPr>
            <w:rStyle w:val="FunctionTok"/>
          </w:rPr>
          <w:t xml:space="preserve">runs-on</w:t>
        </w:r>
      </w:ins>
      <w:ins w:id="1458" w:author="PR Preview" w:date="2024-01-01T00:00:00Z">
        <w:r>
          <w:rPr>
            <w:rStyle w:val="KeywordTok"/>
          </w:rPr>
          <w:t xml:space="preserve">:</w:t>
        </w:r>
      </w:ins>
      <w:ins w:id="1458" w:author="PR Preview" w:date="2024-01-01T00:00:00Z">
        <w:r>
          <w:rPr>
            <w:rStyle w:val="AttributeTok"/>
          </w:rPr>
          <w:t xml:space="preserve"> ubuntu-4-core</w:t>
        </w:r>
      </w:ins>
    </w:p>
    <w:p>
      <w:pPr>
        <w:pStyle w:val="FirstParagraph"/>
      </w:pPr>
      <w:ins w:id="1459" w:author="PR Preview" w:date="2024-01-01T00:00:00Z">
        <w:r>
          <w:rPr>
            <w:b/>
            <w:bCs/>
          </w:rPr>
          <w:t xml:space="preserve">Self-hosted runners (ARC):</w:t>
        </w:r>
      </w:ins>
      <w:ins w:id="1459" w:author="PR Preview" w:date="2024-01-01T00:00:00Z">
        <w:r>
          <w:t xml:space="preserve"> </w:t>
        </w:r>
      </w:ins>
      <w:ins w:id="1459" w:author="PR Preview" w:date="2024-01-01T00:00:00Z">
        <w:r>
          <w:t xml:space="preserve">For access to internal resources or private registries,</w:t>
        </w:r>
      </w:ins>
      <w:ins w:id="1459" w:author="PR Preview" w:date="2024-01-01T00:00:00Z">
        <w:r>
          <w:t xml:space="preserve"> </w:t>
        </w:r>
      </w:ins>
      <w:ins w:id="1459" w:author="PR Preview" w:date="2024-01-01T00:00:00Z">
        <w:r>
          <w:t xml:space="preserve">use Actions Runner Controller (ARC) self-hosted runners:</w:t>
        </w:r>
      </w:ins>
    </w:p>
    <w:p>
      <w:pPr>
        <w:pStyle w:val="SourceCode"/>
      </w:pPr>
      <w:ins w:id="1460" w:author="PR Preview" w:date="2024-01-01T00:00:00Z">
        <w:r>
          <w:rPr>
            <w:rStyle w:val="FunctionTok"/>
          </w:rPr>
          <w:t xml:space="preserve">jobs</w:t>
        </w:r>
      </w:ins>
      <w:ins w:id="1460" w:author="PR Preview" w:date="2024-01-01T00:00:00Z">
        <w:r>
          <w:rPr>
            <w:rStyle w:val="KeywordTok"/>
          </w:rPr>
          <w:t xml:space="preserve">:</w:t>
        </w:r>
      </w:ins>
      <w:ins w:id="1460" w:author="PR Preview" w:date="2024-01-01T00:00:00Z">
        <w:r>
          <w:br/>
        </w:r>
      </w:ins>
      <w:ins w:id="1460" w:author="PR Preview" w:date="2024-01-01T00:00:00Z">
        <w:r>
          <w:rPr>
            <w:rStyle w:val="AttributeTok"/>
          </w:rPr>
          <w:t xml:space="preserve">  </w:t>
        </w:r>
      </w:ins>
      <w:ins w:id="1460" w:author="PR Preview" w:date="2024-01-01T00:00:00Z">
        <w:r>
          <w:rPr>
            <w:rStyle w:val="FunctionTok"/>
          </w:rPr>
          <w:t xml:space="preserve">copilot-setup-steps</w:t>
        </w:r>
      </w:ins>
      <w:ins w:id="1460" w:author="PR Preview" w:date="2024-01-01T00:00:00Z">
        <w:r>
          <w:rPr>
            <w:rStyle w:val="KeywordTok"/>
          </w:rPr>
          <w:t xml:space="preserve">:</w:t>
        </w:r>
      </w:ins>
      <w:ins w:id="1460" w:author="PR Preview" w:date="2024-01-01T00:00:00Z">
        <w:r>
          <w:br/>
        </w:r>
      </w:ins>
      <w:ins w:id="1460" w:author="PR Preview" w:date="2024-01-01T00:00:00Z">
        <w:r>
          <w:rPr>
            <w:rStyle w:val="AttributeTok"/>
          </w:rPr>
          <w:t xml:space="preserve">    </w:t>
        </w:r>
      </w:ins>
      <w:ins w:id="1460" w:author="PR Preview" w:date="2024-01-01T00:00:00Z">
        <w:r>
          <w:rPr>
            <w:rStyle w:val="FunctionTok"/>
          </w:rPr>
          <w:t xml:space="preserve">runs-on</w:t>
        </w:r>
      </w:ins>
      <w:ins w:id="1460" w:author="PR Preview" w:date="2024-01-01T00:00:00Z">
        <w:r>
          <w:rPr>
            <w:rStyle w:val="KeywordTok"/>
          </w:rPr>
          <w:t xml:space="preserve">:</w:t>
        </w:r>
      </w:ins>
      <w:ins w:id="1460" w:author="PR Preview" w:date="2024-01-01T00:00:00Z">
        <w:r>
          <w:rPr>
            <w:rStyle w:val="AttributeTok"/>
          </w:rPr>
          <w:t xml:space="preserve"> arc-scale-set-name</w:t>
        </w:r>
      </w:ins>
    </w:p>
    <w:p>
      <w:pPr>
        <w:pStyle w:val="FirstParagraph"/>
      </w:pPr>
      <w:ins w:id="1461" w:author="PR Preview" w:date="2024-01-01T00:00:00Z">
        <w:r>
          <w:t xml:space="preserve">Note: When using self-hosted runners,</w:t>
        </w:r>
      </w:ins>
      <w:ins w:id="1461" w:author="PR Preview" w:date="2024-01-01T00:00:00Z">
        <w:r>
          <w:t xml:space="preserve"> </w:t>
        </w:r>
      </w:ins>
      <w:ins w:id="1461" w:author="PR Preview" w:date="2024-01-01T00:00:00Z">
        <w:r>
          <w:t xml:space="preserve">you must disable Copilot’s integrated firewall</w:t>
        </w:r>
      </w:ins>
      <w:ins w:id="1461" w:author="PR Preview" w:date="2024-01-01T00:00:00Z">
        <w:r>
          <w:t xml:space="preserve"> </w:t>
        </w:r>
      </w:ins>
      <w:ins w:id="1461" w:author="PR Preview" w:date="2024-01-01T00:00:00Z">
        <w:r>
          <w:t xml:space="preserve">in repository settings and configure</w:t>
        </w:r>
      </w:ins>
      <w:ins w:id="1461" w:author="PR Preview" w:date="2024-01-01T00:00:00Z">
        <w:r>
          <w:t xml:space="preserve"> </w:t>
        </w:r>
      </w:ins>
      <w:ins w:id="1461" w:author="PR Preview" w:date="2024-01-01T00:00:00Z">
        <w:r>
          <w:t xml:space="preserve">appropriate network security controls.</w:t>
        </w:r>
      </w:ins>
    </w:p>
    <w:p>
      <w:pPr>
        <w:pStyle w:val="BodyText"/>
      </w:pPr>
      <w:ins w:id="1462" w:author="PR Preview" w:date="2024-01-01T00:00:00Z">
        <w:r>
          <w:rPr>
            <w:b/>
            <w:bCs/>
          </w:rPr>
          <w:t xml:space="preserve">Git Large File Storage (LFS):</w:t>
        </w:r>
      </w:ins>
      <w:ins w:id="1462" w:author="PR Preview" w:date="2024-01-01T00:00:00Z">
        <w:r>
          <w:t xml:space="preserve"> </w:t>
        </w:r>
      </w:ins>
      <w:ins w:id="1462" w:author="PR Preview" w:date="2024-01-01T00:00:00Z">
        <w:r>
          <w:t xml:space="preserve">If your repository uses Git LFS:</w:t>
        </w:r>
      </w:ins>
    </w:p>
    <w:p>
      <w:pPr>
        <w:pStyle w:val="SourceCode"/>
      </w:pPr>
      <w:ins w:id="1463" w:author="PR Preview" w:date="2024-01-01T00:00:00Z">
        <w:r>
          <w:rPr>
            <w:rStyle w:val="KeywordTok"/>
          </w:rPr>
          <w:t xml:space="preserve">-</w:t>
        </w:r>
      </w:ins>
      <w:ins w:id="1463" w:author="PR Preview" w:date="2024-01-01T00:00:00Z">
        <w:r>
          <w:rPr>
            <w:rStyle w:val="AttributeTok"/>
          </w:rPr>
          <w:t xml:space="preserve"> </w:t>
        </w:r>
      </w:ins>
      <w:ins w:id="1463" w:author="PR Preview" w:date="2024-01-01T00:00:00Z">
        <w:r>
          <w:rPr>
            <w:rStyle w:val="FunctionTok"/>
          </w:rPr>
          <w:t xml:space="preserve">uses</w:t>
        </w:r>
      </w:ins>
      <w:ins w:id="1463" w:author="PR Preview" w:date="2024-01-01T00:00:00Z">
        <w:r>
          <w:rPr>
            <w:rStyle w:val="KeywordTok"/>
          </w:rPr>
          <w:t xml:space="preserve">:</w:t>
        </w:r>
      </w:ins>
      <w:ins w:id="1463" w:author="PR Preview" w:date="2024-01-01T00:00:00Z">
        <w:r>
          <w:rPr>
            <w:rStyle w:val="AttributeTok"/>
          </w:rPr>
          <w:t xml:space="preserve"> actions/checkout@v4</w:t>
        </w:r>
      </w:ins>
      <w:ins w:id="1463" w:author="PR Preview" w:date="2024-01-01T00:00:00Z">
        <w:r>
          <w:br/>
        </w:r>
      </w:ins>
      <w:ins w:id="1463" w:author="PR Preview" w:date="2024-01-01T00:00:00Z">
        <w:r>
          <w:rPr>
            <w:rStyle w:val="AttributeTok"/>
          </w:rPr>
          <w:t xml:space="preserve">  </w:t>
        </w:r>
      </w:ins>
      <w:ins w:id="1463" w:author="PR Preview" w:date="2024-01-01T00:00:00Z">
        <w:r>
          <w:rPr>
            <w:rStyle w:val="FunctionTok"/>
          </w:rPr>
          <w:t xml:space="preserve">with</w:t>
        </w:r>
      </w:ins>
      <w:ins w:id="1463" w:author="PR Preview" w:date="2024-01-01T00:00:00Z">
        <w:r>
          <w:rPr>
            <w:rStyle w:val="KeywordTok"/>
          </w:rPr>
          <w:t xml:space="preserve">:</w:t>
        </w:r>
      </w:ins>
      <w:ins w:id="1463" w:author="PR Preview" w:date="2024-01-01T00:00:00Z">
        <w:r>
          <w:br/>
        </w:r>
      </w:ins>
      <w:ins w:id="1463" w:author="PR Preview" w:date="2024-01-01T00:00:00Z">
        <w:r>
          <w:rPr>
            <w:rStyle w:val="AttributeTok"/>
          </w:rPr>
          <w:t xml:space="preserve">    </w:t>
        </w:r>
      </w:ins>
      <w:ins w:id="1463" w:author="PR Preview" w:date="2024-01-01T00:00:00Z">
        <w:r>
          <w:rPr>
            <w:rStyle w:val="FunctionTok"/>
          </w:rPr>
          <w:t xml:space="preserve">lfs</w:t>
        </w:r>
      </w:ins>
      <w:ins w:id="1463" w:author="PR Preview" w:date="2024-01-01T00:00:00Z">
        <w:r>
          <w:rPr>
            <w:rStyle w:val="KeywordTok"/>
          </w:rPr>
          <w:t xml:space="preserve">:</w:t>
        </w:r>
      </w:ins>
      <w:ins w:id="1463" w:author="PR Preview" w:date="2024-01-01T00:00:00Z">
        <w:r>
          <w:rPr>
            <w:rStyle w:val="AttributeTok"/>
          </w:rPr>
          <w:t xml:space="preserve"> </w:t>
        </w:r>
      </w:ins>
      <w:ins w:id="1463" w:author="PR Preview" w:date="2024-01-01T00:00:00Z">
        <w:r>
          <w:rPr>
            <w:rStyle w:val="CharTok"/>
          </w:rPr>
          <w:t xml:space="preserve">true</w:t>
        </w:r>
      </w:ins>
    </w:p>
    <w:bookmarkEnd w:id="443"/>
    <w:bookmarkStart w:id="445" w:name="further-reading"/>
    <w:p>
      <w:pPr>
        <w:pStyle w:val="Heading4"/>
      </w:pPr>
      <w:ins w:id="1464" w:author="PR Preview" w:date="2024-01-01T00:00:00Z">
        <w:r>
          <w:t xml:space="preserve">17.4.7.9 Further Reading</w:t>
        </w:r>
      </w:ins>
    </w:p>
    <w:p>
      <w:pPr>
        <w:pStyle w:val="FirstParagraph"/>
      </w:pPr>
      <w:ins w:id="1465" w:author="PR Preview" w:date="2024-01-01T00:00:00Z">
        <w:r>
          <w:t xml:space="preserve">For complete details,</w:t>
        </w:r>
      </w:ins>
      <w:ins w:id="1465" w:author="PR Preview" w:date="2024-01-01T00:00:00Z">
        <w:r>
          <w:t xml:space="preserve"> </w:t>
        </w:r>
      </w:ins>
      <w:ins w:id="1465" w:author="PR Preview" w:date="2024-01-01T00:00:00Z">
        <w:r>
          <w:t xml:space="preserve">see</w:t>
        </w:r>
      </w:ins>
      <w:ins w:id="1465" w:author="PR Preview" w:date="2024-01-01T00:00:00Z">
        <w:r>
          <w:t xml:space="preserve"> </w:t>
        </w:r>
      </w:ins>
      <w:hyperlink r:id="rId444">
        <w:r>
          <w:rPr>
            <w:rStyle w:val="Hyperlink"/>
          </w:rPr>
          <w:t xml:space="preserve">Customizing the development environment for GitHub Copilot coding agent</w:t>
        </w:r>
      </w:hyperlink>
      <w:ins w:id="1465" w:author="PR Preview" w:date="2024-01-01T00:00:00Z">
        <w:r>
          <w:t xml:space="preserve">.</w:t>
        </w:r>
      </w:ins>
    </w:p>
    <w:bookmarkEnd w:id="445"/>
    <w:bookmarkEnd w:id="446"/>
    <w:bookmarkStart w:id="450" w:name="when-to-use-a-coding-agent"/>
    <w:p>
      <w:pPr>
        <w:pStyle w:val="Heading3"/>
      </w:pPr>
      <w:ins w:id="1466" w:author="PR Preview" w:date="2024-01-01T00:00:00Z">
        <w:r>
          <w:t xml:space="preserve">17.4.8 When to use a coding agent</w:t>
        </w:r>
      </w:ins>
    </w:p>
    <w:p>
      <w:pPr>
        <w:pStyle w:val="FirstParagraph"/>
      </w:pPr>
      <w:r>
        <w:t xml:space="preserve">Coding agent sessions are currently</w:t>
      </w:r>
      <w:r>
        <w:rPr>
          <w:rStyle w:val="FootnoteReference"/>
        </w:rPr>
        <w:footnoteReference w:id="44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4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4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workflow,</w:t>
      </w:r>
      <w:r>
        <w:t xml:space="preserve"> </w:t>
      </w:r>
      <w:r>
        <w:t xml:space="preserve">it’s often faster to run</w:t>
      </w:r>
      <w:r>
        <w:t xml:space="preserve"> </w:t>
      </w:r>
      <w:r>
        <w:rPr>
          <w:rStyle w:val="VerbatimChar"/>
        </w:rPr>
        <w:t xml:space="preserve">spelling::update_wordlist()</w:t>
      </w:r>
      <w:r>
        <w:t xml:space="preserve"> </w:t>
      </w:r>
      <w:r>
        <w:t xml:space="preserve">yourself than</w:t>
      </w:r>
      <w:r>
        <w:t xml:space="preserve"> </w:t>
      </w:r>
      <w:r>
        <w:t xml:space="preserve">to have Copilot do it for you.</w:t>
      </w:r>
      <w:r>
        <w:t xml:space="preserve"> </w:t>
      </w:r>
      <w:r>
        <w:t xml:space="preserve">Also, when reviewing Copilot’s PRs, it’s often faster to directly edit the</w:t>
      </w:r>
      <w:r>
        <w:t xml:space="preserve"> </w:t>
      </w:r>
      <w:r>
        <w:t xml:space="preserve">PR branch than to write clear review comments and ask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50"/>
    <w:bookmarkStart w:id="451" w:name="editing-with-.docx-files"/>
    <w:p>
      <w:pPr>
        <w:pStyle w:val="Heading3"/>
      </w:pPr>
      <w:ins w:id="1469" w:author="PR Preview" w:date="2024-01-01T00:00:00Z">
        <w:r>
          <w:t xml:space="preserve">17.4.9 Editing with</w:t>
        </w:r>
      </w:ins>
      <w:ins w:id="1469" w:author="PR Preview" w:date="2024-01-01T00:00:00Z">
        <w:r>
          <w:t xml:space="preserve"> </w:t>
        </w:r>
      </w:ins>
      <w:ins w:id="1469" w:author="PR Preview" w:date="2024-01-01T00:00:00Z">
        <w:r>
          <w:rPr>
            <w:rStyle w:val="VerbatimChar"/>
          </w:rPr>
          <w:t xml:space="preserve">.docx</w:t>
        </w:r>
      </w:ins>
      <w:ins w:id="1469" w:author="PR Preview" w:date="2024-01-01T00:00:00Z">
        <w:r>
          <w:t xml:space="preserve"> </w:t>
        </w:r>
      </w:ins>
      <w:ins w:id="1469"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1"/>
    <w:bookmarkStart w:id="485" w:name="copilot-instructions-for-this-repository"/>
    <w:p>
      <w:pPr>
        <w:pStyle w:val="Heading3"/>
      </w:pPr>
      <w:ins w:id="1479" w:author="PR Preview" w:date="2024-01-01T00:00:00Z">
        <w:r>
          <w:t xml:space="preserve">17.4.10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copilot-instructions.md</w:t>
            </w:r>
          </w:p>
        </w:tc>
      </w:tr>
      <w:tr>
        <w:trPr>
          <w:cantSplit/>
        </w:trPr>
        <w:tc>
          <w:tcPr>
            <w:tcMar>
              <w:top w:w="108" w:type="dxa"/>
              <w:bottom w:w="108" w:type="dxa"/>
            </w:tcMar>
          </w:tcPr>
          <w:p>
            <w:r>
              <w:br w:type="page"/>
            </w:r>
          </w:p>
          <w:bookmarkStart w:id="484"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70" w:name="markdown-and-quarto-formatting-1"/>
          <w:p>
            <w:pPr>
              <w:pStyle w:val="Heading2"/>
            </w:pPr>
            <w:r>
              <w:t xml:space="preserve">18.1 Markdown and Quarto Formatting</w:t>
            </w:r>
          </w:p>
          <w:bookmarkStart w:id="465"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7"/>
              </w:numPr>
            </w:pPr>
            <w:hyperlink r:id="rId192">
              <w:r>
                <w:rPr>
                  <w:rStyle w:val="VerbatimChar"/>
                </w:rPr>
                <w:t xml:space="preserve">{dplyr}</w:t>
              </w:r>
            </w:hyperlink>
          </w:p>
          <w:p>
            <w:pPr>
              <w:pStyle w:val="Compact"/>
              <w:numPr>
                <w:ilvl w:val="0"/>
                <w:numId w:val="1147"/>
              </w:numPr>
            </w:pPr>
            <w:hyperlink r:id="rId454">
              <w:r>
                <w:rPr>
                  <w:rStyle w:val="VerbatimChar"/>
                </w:rPr>
                <w:t xml:space="preserve">{ggplot2}</w:t>
              </w:r>
            </w:hyperlink>
          </w:p>
          <w:p>
            <w:pPr>
              <w:pStyle w:val="Compact"/>
              <w:numPr>
                <w:ilvl w:val="0"/>
                <w:numId w:val="1147"/>
              </w:numPr>
            </w:pPr>
            <w:hyperlink r:id="rId455">
              <w:r>
                <w:rPr>
                  <w:rStyle w:val="VerbatimChar"/>
                </w:rPr>
                <w:t xml:space="preserve">{tidyr}</w:t>
              </w:r>
            </w:hyperlink>
          </w:p>
          <w:p>
            <w:pPr>
              <w:pStyle w:val="Compact"/>
              <w:numPr>
                <w:ilvl w:val="0"/>
                <w:numId w:val="1147"/>
              </w:numPr>
            </w:pPr>
            <w:hyperlink r:id="rId456">
              <w:r>
                <w:rPr>
                  <w:rStyle w:val="VerbatimChar"/>
                </w:rPr>
                <w:t xml:space="preserve">{readr}</w:t>
              </w:r>
            </w:hyperlink>
          </w:p>
          <w:p>
            <w:pPr>
              <w:pStyle w:val="Compact"/>
              <w:numPr>
                <w:ilvl w:val="0"/>
                <w:numId w:val="1147"/>
              </w:numPr>
            </w:pPr>
            <w:hyperlink r:id="rId457">
              <w:r>
                <w:rPr>
                  <w:rStyle w:val="VerbatimChar"/>
                </w:rPr>
                <w:t xml:space="preserve">{purrr}</w:t>
              </w:r>
            </w:hyperlink>
          </w:p>
          <w:p>
            <w:pPr>
              <w:pStyle w:val="Compact"/>
              <w:numPr>
                <w:ilvl w:val="0"/>
                <w:numId w:val="1147"/>
              </w:numPr>
            </w:pPr>
            <w:hyperlink r:id="rId458">
              <w:r>
                <w:rPr>
                  <w:rStyle w:val="VerbatimChar"/>
                </w:rPr>
                <w:t xml:space="preserve">{tibble}</w:t>
              </w:r>
            </w:hyperlink>
          </w:p>
          <w:p>
            <w:pPr>
              <w:pStyle w:val="Compact"/>
              <w:numPr>
                <w:ilvl w:val="0"/>
                <w:numId w:val="1147"/>
              </w:numPr>
            </w:pPr>
            <w:hyperlink r:id="rId459">
              <w:r>
                <w:rPr>
                  <w:rStyle w:val="VerbatimChar"/>
                </w:rPr>
                <w:t xml:space="preserve">{stringr}</w:t>
              </w:r>
            </w:hyperlink>
          </w:p>
          <w:p>
            <w:pPr>
              <w:pStyle w:val="Compact"/>
              <w:numPr>
                <w:ilvl w:val="0"/>
                <w:numId w:val="1147"/>
              </w:numPr>
            </w:pPr>
            <w:hyperlink r:id="rId460">
              <w:r>
                <w:rPr>
                  <w:rStyle w:val="VerbatimChar"/>
                </w:rPr>
                <w:t xml:space="preserve">{forcats}</w:t>
              </w:r>
            </w:hyperlink>
          </w:p>
          <w:p>
            <w:pPr>
              <w:pStyle w:val="Compact"/>
              <w:numPr>
                <w:ilvl w:val="0"/>
                <w:numId w:val="1147"/>
              </w:numPr>
            </w:pPr>
            <w:hyperlink r:id="rId206">
              <w:r>
                <w:rPr>
                  <w:rStyle w:val="VerbatimChar"/>
                </w:rPr>
                <w:t xml:space="preserve">{styler}</w:t>
              </w:r>
            </w:hyperlink>
          </w:p>
          <w:p>
            <w:pPr>
              <w:pStyle w:val="Compact"/>
              <w:numPr>
                <w:ilvl w:val="0"/>
                <w:numId w:val="1147"/>
              </w:numPr>
            </w:pPr>
            <w:hyperlink r:id="rId218">
              <w:r>
                <w:rPr>
                  <w:rStyle w:val="VerbatimChar"/>
                </w:rPr>
                <w:t xml:space="preserve">{lintr}</w:t>
              </w:r>
            </w:hyperlink>
          </w:p>
          <w:p>
            <w:pPr>
              <w:pStyle w:val="Compact"/>
              <w:numPr>
                <w:ilvl w:val="0"/>
                <w:numId w:val="1147"/>
              </w:numPr>
            </w:pPr>
            <w:hyperlink r:id="rId110">
              <w:r>
                <w:rPr>
                  <w:rStyle w:val="VerbatimChar"/>
                </w:rPr>
                <w:t xml:space="preserve">{roxygen2}</w:t>
              </w:r>
            </w:hyperlink>
          </w:p>
          <w:p>
            <w:pPr>
              <w:pStyle w:val="Compact"/>
              <w:numPr>
                <w:ilvl w:val="0"/>
                <w:numId w:val="1147"/>
              </w:numPr>
            </w:pPr>
            <w:hyperlink r:id="rId177">
              <w:r>
                <w:rPr>
                  <w:rStyle w:val="VerbatimChar"/>
                </w:rPr>
                <w:t xml:space="preserve">{testthat}</w:t>
              </w:r>
            </w:hyperlink>
          </w:p>
          <w:p>
            <w:pPr>
              <w:pStyle w:val="Compact"/>
              <w:numPr>
                <w:ilvl w:val="0"/>
                <w:numId w:val="1147"/>
              </w:numPr>
            </w:pPr>
            <w:hyperlink r:id="rId174">
              <w:r>
                <w:rPr>
                  <w:rStyle w:val="VerbatimChar"/>
                </w:rPr>
                <w:t xml:space="preserve">{usethis}</w:t>
              </w:r>
            </w:hyperlink>
          </w:p>
          <w:p>
            <w:pPr>
              <w:pStyle w:val="Compact"/>
              <w:numPr>
                <w:ilvl w:val="0"/>
                <w:numId w:val="1147"/>
              </w:numPr>
            </w:pPr>
            <w:hyperlink r:id="rId175">
              <w:r>
                <w:rPr>
                  <w:rStyle w:val="VerbatimChar"/>
                </w:rPr>
                <w:t xml:space="preserve">{devtools}</w:t>
              </w:r>
            </w:hyperlink>
          </w:p>
          <w:p>
            <w:pPr>
              <w:pStyle w:val="Compact"/>
              <w:numPr>
                <w:ilvl w:val="0"/>
                <w:numId w:val="1147"/>
              </w:numPr>
            </w:pPr>
            <w:hyperlink r:id="rId461">
              <w:r>
                <w:rPr>
                  <w:rStyle w:val="VerbatimChar"/>
                </w:rPr>
                <w:t xml:space="preserve">{renv}</w:t>
              </w:r>
            </w:hyperlink>
          </w:p>
          <w:p>
            <w:pPr>
              <w:pStyle w:val="Compact"/>
              <w:numPr>
                <w:ilvl w:val="0"/>
                <w:numId w:val="1147"/>
              </w:numPr>
            </w:pPr>
            <w:hyperlink r:id="rId462">
              <w:r>
                <w:rPr>
                  <w:rStyle w:val="VerbatimChar"/>
                </w:rPr>
                <w:t xml:space="preserve">{targets}</w:t>
              </w:r>
            </w:hyperlink>
          </w:p>
          <w:p>
            <w:pPr>
              <w:pStyle w:val="Compact"/>
              <w:numPr>
                <w:ilvl w:val="0"/>
                <w:numId w:val="1147"/>
              </w:numPr>
            </w:pPr>
            <w:hyperlink r:id="rId463">
              <w:r>
                <w:rPr>
                  <w:rStyle w:val="VerbatimChar"/>
                </w:rPr>
                <w:t xml:space="preserve">{data.table}</w:t>
              </w:r>
            </w:hyperlink>
          </w:p>
          <w:p>
            <w:pPr>
              <w:pStyle w:val="Compact"/>
              <w:numPr>
                <w:ilvl w:val="0"/>
                <w:numId w:val="1147"/>
              </w:numPr>
            </w:pPr>
            <w:hyperlink r:id="rId464">
              <w:r>
                <w:rPr>
                  <w:rStyle w:val="VerbatimChar"/>
                </w:rPr>
                <w:t xml:space="preserve">{assertthat}</w:t>
              </w:r>
            </w:hyperlink>
          </w:p>
          <w:bookmarkEnd w:id="465"/>
          <w:bookmarkStart w:id="466"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t xml:space="preserve">Lists in all .qmd files throughout the repository</w:t>
            </w:r>
          </w:p>
          <w:bookmarkEnd w:id="466"/>
          <w:bookmarkStart w:id="467"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9"/>
              </w:numPr>
            </w:pPr>
            <w:r>
              <w:t xml:space="preserve">Improves readability of source .qmd files</w:t>
            </w:r>
          </w:p>
          <w:p>
            <w:pPr>
              <w:pStyle w:val="Compact"/>
              <w:numPr>
                <w:ilvl w:val="0"/>
                <w:numId w:val="1149"/>
              </w:numPr>
            </w:pPr>
            <w:r>
              <w:t xml:space="preserve">Makes git diffs clearer and easier to review</w:t>
            </w:r>
          </w:p>
          <w:p>
            <w:pPr>
              <w:pStyle w:val="Compact"/>
              <w:numPr>
                <w:ilvl w:val="0"/>
                <w:numId w:val="1149"/>
              </w:numPr>
            </w:pPr>
            <w:r>
              <w:t xml:space="preserve">Helps identify specific changes in version control</w:t>
            </w:r>
          </w:p>
          <w:p>
            <w:pPr>
              <w:pStyle w:val="Compact"/>
              <w:numPr>
                <w:ilvl w:val="0"/>
                <w:numId w:val="1149"/>
              </w:numPr>
            </w:pPr>
            <w:r>
              <w:t xml:space="preserve">Prevents horizontal scrolling when editing</w:t>
            </w:r>
          </w:p>
          <w:p>
            <w:pPr>
              <w:pStyle w:val="Compact"/>
              <w:numPr>
                <w:ilvl w:val="0"/>
                <w:numId w:val="1149"/>
              </w:numPr>
            </w:pPr>
            <w:r>
              <w:t xml:space="preserve">Follows semantic line breaks best practice</w:t>
            </w:r>
          </w:p>
          <w:p>
            <w:pPr>
              <w:pStyle w:val="FirstParagraph"/>
            </w:pPr>
            <w:r>
              <w:rPr>
                <w:b/>
                <w:bCs/>
              </w:rPr>
              <w:t xml:space="preserve">Guidelines:</w:t>
            </w:r>
          </w:p>
          <w:p>
            <w:pPr>
              <w:pStyle w:val="Compact"/>
              <w:numPr>
                <w:ilvl w:val="0"/>
                <w:numId w:val="1150"/>
              </w:numPr>
            </w:pPr>
            <w:r>
              <w:t xml:space="preserve">Break after complete sentences (at periods)</w:t>
            </w:r>
          </w:p>
          <w:p>
            <w:pPr>
              <w:pStyle w:val="Compact"/>
              <w:numPr>
                <w:ilvl w:val="0"/>
                <w:numId w:val="1150"/>
              </w:numPr>
            </w:pPr>
            <w:r>
              <w:t xml:space="preserve">Break after long phrases or clauses (at commas or conjunctions)</w:t>
            </w:r>
          </w:p>
          <w:p>
            <w:pPr>
              <w:pStyle w:val="Compact"/>
              <w:numPr>
                <w:ilvl w:val="0"/>
                <w:numId w:val="1150"/>
              </w:numPr>
            </w:pPr>
            <w:r>
              <w:t xml:space="preserve">Break after approximately 60-80 characters when appropriate</w:t>
            </w:r>
          </w:p>
          <w:p>
            <w:pPr>
              <w:pStyle w:val="Compact"/>
              <w:numPr>
                <w:ilvl w:val="0"/>
                <w:numId w:val="1150"/>
              </w:numPr>
            </w:pPr>
            <w:r>
              <w:t xml:space="preserve">Keep related short phrases together on one line</w:t>
            </w:r>
          </w:p>
          <w:p>
            <w:pPr>
              <w:pStyle w:val="Compact"/>
              <w:numPr>
                <w:ilvl w:val="0"/>
                <w:numId w:val="1150"/>
              </w:numPr>
            </w:pPr>
            <w:r>
              <w:t xml:space="preserve">Don’t break in the middle of inline code, links, or formatting</w:t>
            </w:r>
          </w:p>
          <w:bookmarkEnd w:id="467"/>
          <w:bookmarkStart w:id="468" w:name="why-this-matters"/>
          <w:p>
            <w:pPr>
              <w:pStyle w:val="Heading3"/>
            </w:pPr>
            <w:r>
              <w:t xml:space="preserve">18.1.4 Why This Matters</w:t>
            </w:r>
          </w:p>
          <w:p>
            <w:pPr>
              <w:pStyle w:val="Compact"/>
              <w:numPr>
                <w:ilvl w:val="0"/>
                <w:numId w:val="1151"/>
              </w:numPr>
            </w:pPr>
            <w:r>
              <w:t xml:space="preserve">Ensures consistent markdown rendering across different platforms</w:t>
            </w:r>
          </w:p>
          <w:p>
            <w:pPr>
              <w:pStyle w:val="Compact"/>
              <w:numPr>
                <w:ilvl w:val="0"/>
                <w:numId w:val="1151"/>
              </w:numPr>
            </w:pPr>
            <w:r>
              <w:t xml:space="preserve">Improves readability in both source and rendered forms</w:t>
            </w:r>
          </w:p>
          <w:p>
            <w:pPr>
              <w:pStyle w:val="Compact"/>
              <w:numPr>
                <w:ilvl w:val="0"/>
                <w:numId w:val="1151"/>
              </w:numPr>
            </w:pPr>
            <w:r>
              <w:t xml:space="preserve">Prevents rendering issues in Quarto books</w:t>
            </w:r>
          </w:p>
          <w:p>
            <w:pPr>
              <w:pStyle w:val="Compact"/>
              <w:numPr>
                <w:ilvl w:val="0"/>
                <w:numId w:val="1151"/>
              </w:numPr>
            </w:pPr>
            <w:r>
              <w:t xml:space="preserve">Follows markdown best practices</w:t>
            </w:r>
          </w:p>
          <w:bookmarkEnd w:id="468"/>
          <w:bookmarkStart w:id="469"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5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5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5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5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5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5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bookmarkEnd w:id="469"/>
          <w:bookmarkEnd w:id="470"/>
          <w:bookmarkStart w:id="471" w:name="r-code-style"/>
          <w:p>
            <w:pPr>
              <w:pStyle w:val="Heading2"/>
            </w:pPr>
            <w:r>
              <w:t xml:space="preserve">18.2 R Code Style</w:t>
            </w:r>
          </w:p>
          <w:p>
            <w:pPr>
              <w:pStyle w:val="Compact"/>
              <w:numPr>
                <w:ilvl w:val="0"/>
                <w:numId w:val="1155"/>
              </w:numPr>
            </w:pPr>
            <w:r>
              <w:t xml:space="preserve">Follow the tidyverse style guide: https://style.tidyverse.org</w:t>
            </w:r>
          </w:p>
          <w:p>
            <w:pPr>
              <w:pStyle w:val="Compact"/>
              <w:numPr>
                <w:ilvl w:val="0"/>
                <w:numId w:val="115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5"/>
              </w:numPr>
            </w:pPr>
            <w:r>
              <w:t xml:space="preserve">All R projects should use R package structure</w:t>
            </w:r>
          </w:p>
          <w:bookmarkEnd w:id="471"/>
          <w:bookmarkStart w:id="481" w:name="file-organization"/>
          <w:p>
            <w:pPr>
              <w:pStyle w:val="Heading2"/>
            </w:pPr>
            <w:r>
              <w:t xml:space="preserve">18.3 File Organization</w:t>
            </w:r>
          </w:p>
          <w:bookmarkStart w:id="480"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72" w:name="why-use-includes"/>
          <w:p>
            <w:pPr>
              <w:pStyle w:val="Heading4"/>
            </w:pPr>
            <w:r>
              <w:t xml:space="preserve">18.3.1.1 Why Use Includes?</w:t>
            </w:r>
          </w:p>
          <w:p>
            <w:pPr>
              <w:numPr>
                <w:ilvl w:val="0"/>
                <w:numId w:val="115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6"/>
              </w:numPr>
            </w:pPr>
            <w:r>
              <w:rPr>
                <w:b/>
                <w:bCs/>
              </w:rPr>
              <w:t xml:space="preserve">Modular Maintenance</w:t>
            </w:r>
            <w:r>
              <w:t xml:space="preserve">: Each section lives in its own file, making it easier to:</w:t>
            </w:r>
          </w:p>
          <w:p>
            <w:pPr>
              <w:pStyle w:val="Compact"/>
              <w:numPr>
                <w:ilvl w:val="1"/>
                <w:numId w:val="1157"/>
              </w:numPr>
            </w:pPr>
            <w:r>
              <w:t xml:space="preserve">Find and edit specific content</w:t>
            </w:r>
          </w:p>
          <w:p>
            <w:pPr>
              <w:pStyle w:val="Compact"/>
              <w:numPr>
                <w:ilvl w:val="1"/>
                <w:numId w:val="1157"/>
              </w:numPr>
            </w:pPr>
            <w:r>
              <w:t xml:space="preserve">Reuse sections across chapters if needed</w:t>
            </w:r>
          </w:p>
          <w:p>
            <w:pPr>
              <w:pStyle w:val="Compact"/>
              <w:numPr>
                <w:ilvl w:val="1"/>
                <w:numId w:val="1157"/>
              </w:numPr>
            </w:pPr>
            <w:r>
              <w:t xml:space="preserve">Work on different sections simultaneously without merge conflicts</w:t>
            </w:r>
          </w:p>
          <w:p>
            <w:pPr>
              <w:pStyle w:val="Compact"/>
              <w:numPr>
                <w:ilvl w:val="1"/>
                <w:numId w:val="1157"/>
              </w:numPr>
            </w:pPr>
            <w:r>
              <w:t xml:space="preserve">Test and preview individual sections</w:t>
            </w:r>
          </w:p>
          <w:p>
            <w:pPr>
              <w:numPr>
                <w:ilvl w:val="0"/>
                <w:numId w:val="1156"/>
              </w:numPr>
            </w:pPr>
            <w:r>
              <w:rPr>
                <w:b/>
                <w:bCs/>
              </w:rPr>
              <w:t xml:space="preserve">Clear Structure</w:t>
            </w:r>
            <w:r>
              <w:t xml:space="preserve">: The main chapter file becomes a table of contents showing the organization at a glance.</w:t>
            </w:r>
          </w:p>
          <w:bookmarkEnd w:id="472"/>
          <w:bookmarkStart w:id="473"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8"/>
              </w:numPr>
            </w:pPr>
            <w:r>
              <w:t xml:space="preserve">Contains the chapter title and introduction</w:t>
            </w:r>
          </w:p>
          <w:p>
            <w:pPr>
              <w:pStyle w:val="Compact"/>
              <w:numPr>
                <w:ilvl w:val="0"/>
                <w:numId w:val="1158"/>
              </w:numPr>
            </w:pPr>
            <w:r>
              <w:t xml:space="preserve">Contains section headings (##, ###, etc.)</w:t>
            </w:r>
          </w:p>
          <w:p>
            <w:pPr>
              <w:pStyle w:val="Compact"/>
              <w:numPr>
                <w:ilvl w:val="0"/>
                <w:numId w:val="115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bookmarkEnd w:id="473"/>
          <w:bookmarkStart w:id="474"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Incorrect (don’t do this):</w:t>
            </w:r>
          </w:p>
          <w:p>
            <w:pPr>
              <w:pStyle w:val="SourceCode"/>
            </w:pPr>
            <w:r>
              <w:rPr>
                <w:rStyle w:val="NormalTok"/>
              </w:rPr>
              <w:t xml:space="preserve">{{&lt; include folder/section-name.qmd &gt;}}</w:t>
            </w:r>
            <w:r>
              <w:br/>
            </w:r>
          </w:p>
          <w:p>
            <w:pPr>
              <w:pStyle w:val="FirstParagraph"/>
            </w:pPr>
            <w:r>
              <w:t xml:space="preserve">The heading must be in the main file, followed by a blank line, then the include statement.</w:t>
            </w:r>
          </w:p>
          <w:bookmarkEnd w:id="474"/>
          <w:bookmarkStart w:id="475" w:name="file-naming-conventions"/>
          <w:p>
            <w:pPr>
              <w:pStyle w:val="Heading4"/>
            </w:pPr>
            <w:r>
              <w:t xml:space="preserve">18.3.1.4 File Naming Conventions</w:t>
            </w:r>
          </w:p>
          <w:p>
            <w:pPr>
              <w:pStyle w:val="Compact"/>
              <w:numPr>
                <w:ilvl w:val="0"/>
                <w:numId w:val="116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6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6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60"/>
              </w:numPr>
            </w:pPr>
            <w:r>
              <w:t xml:space="preserve">Use descriptive names that clearly indicate the content</w:t>
            </w:r>
          </w:p>
          <w:p>
            <w:pPr>
              <w:pStyle w:val="Compact"/>
              <w:numPr>
                <w:ilvl w:val="0"/>
                <w:numId w:val="116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75"/>
          <w:bookmarkStart w:id="476"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76"/>
          <w:bookmarkStart w:id="477"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61"/>
              </w:numPr>
            </w:pPr>
            <w:r>
              <w:t xml:space="preserve">Adding a new section to a chapter</w:t>
            </w:r>
          </w:p>
          <w:p>
            <w:pPr>
              <w:pStyle w:val="Compact"/>
              <w:numPr>
                <w:ilvl w:val="0"/>
                <w:numId w:val="1161"/>
              </w:numPr>
            </w:pPr>
            <w:r>
              <w:t xml:space="preserve">A section becomes long enough to benefit from being in its own file (&gt;20-30 lines)</w:t>
            </w:r>
          </w:p>
          <w:p>
            <w:pPr>
              <w:pStyle w:val="Compact"/>
              <w:numPr>
                <w:ilvl w:val="0"/>
                <w:numId w:val="1161"/>
              </w:numPr>
            </w:pPr>
            <w:r>
              <w:t xml:space="preserve">Content might be reused elsewhere</w:t>
            </w:r>
          </w:p>
          <w:p>
            <w:pPr>
              <w:pStyle w:val="Compact"/>
              <w:numPr>
                <w:ilvl w:val="0"/>
                <w:numId w:val="1161"/>
              </w:numPr>
            </w:pPr>
            <w:r>
              <w:t xml:space="preserve">You want to work on a section independently</w:t>
            </w:r>
          </w:p>
          <w:bookmarkEnd w:id="477"/>
          <w:bookmarkStart w:id="478"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62"/>
              </w:numPr>
            </w:pPr>
            <w:r>
              <w:t xml:space="preserve">Create a subdirectory matching the chapter name</w:t>
            </w:r>
          </w:p>
          <w:p>
            <w:pPr>
              <w:pStyle w:val="Compact"/>
              <w:numPr>
                <w:ilvl w:val="0"/>
                <w:numId w:val="1162"/>
              </w:numPr>
            </w:pPr>
            <w:r>
              <w:t xml:space="preserve">Extract each section into its own include file</w:t>
            </w:r>
          </w:p>
          <w:p>
            <w:pPr>
              <w:pStyle w:val="Compact"/>
              <w:numPr>
                <w:ilvl w:val="0"/>
                <w:numId w:val="1162"/>
              </w:numPr>
            </w:pPr>
            <w:r>
              <w:t xml:space="preserve">Update the main chapter file to use includes</w:t>
            </w:r>
          </w:p>
          <w:p>
            <w:pPr>
              <w:pStyle w:val="Compact"/>
              <w:numPr>
                <w:ilvl w:val="0"/>
                <w:numId w:val="1162"/>
              </w:numPr>
            </w:pPr>
            <w:r>
              <w:t xml:space="preserve">Keep headings in the main file</w:t>
            </w:r>
          </w:p>
          <w:p>
            <w:pPr>
              <w:pStyle w:val="Compact"/>
              <w:numPr>
                <w:ilvl w:val="0"/>
                <w:numId w:val="1162"/>
              </w:numPr>
            </w:pPr>
            <w:r>
              <w:t xml:space="preserve">Ensure blank lines before include statements</w:t>
            </w:r>
          </w:p>
          <w:p>
            <w:pPr>
              <w:pStyle w:val="Compact"/>
              <w:numPr>
                <w:ilvl w:val="0"/>
                <w:numId w:val="1162"/>
              </w:numPr>
            </w:pPr>
            <w:r>
              <w:t xml:space="preserve">Test that rendering still works correctly</w:t>
            </w:r>
          </w:p>
          <w:bookmarkEnd w:id="478"/>
          <w:bookmarkStart w:id="479" w:name="Xac16674e3b994dff78c8ea8345fd5234b95283b"/>
          <w:p>
            <w:pPr>
              <w:pStyle w:val="Heading4"/>
            </w:pPr>
            <w:r>
              <w:t xml:space="preserve">18.3.1.8 Using Includes for Code Examples and Reusable Content</w:t>
            </w:r>
          </w:p>
          <w:p>
            <w:pPr>
              <w:pStyle w:val="FirstParagraph"/>
            </w:pPr>
            <w:r>
              <w:rPr>
                <w:b/>
                <w:bCs/>
              </w:rPr>
              <w:t xml:space="preserve">Prefer using Quarto’s include shortcode over copy-pasting content whenever feasible.</w:t>
            </w:r>
            <w:r>
              <w:t xml:space="preserve"> </w:t>
            </w:r>
            <w:r>
              <w:t xml:space="preserve">This applies to code examples, configuration files, and any content that exists elsewhere in the repository.</w:t>
            </w:r>
          </w:p>
          <w:p>
            <w:pPr>
              <w:pStyle w:val="BodyText"/>
            </w:pPr>
            <w:r>
              <w:rPr>
                <w:b/>
                <w:bCs/>
              </w:rPr>
              <w:t xml:space="preserve">Benefits:</w:t>
            </w:r>
          </w:p>
          <w:p>
            <w:pPr>
              <w:pStyle w:val="Compact"/>
              <w:numPr>
                <w:ilvl w:val="0"/>
                <w:numId w:val="1163"/>
              </w:numPr>
            </w:pPr>
            <w:r>
              <w:t xml:space="preserve">Single source of truth: Changes to the original file automatically propagate</w:t>
            </w:r>
          </w:p>
          <w:p>
            <w:pPr>
              <w:pStyle w:val="Compact"/>
              <w:numPr>
                <w:ilvl w:val="0"/>
                <w:numId w:val="1163"/>
              </w:numPr>
            </w:pPr>
            <w:r>
              <w:t xml:space="preserve">Reduces maintenance burden and sync issues</w:t>
            </w:r>
          </w:p>
          <w:p>
            <w:pPr>
              <w:pStyle w:val="Compact"/>
              <w:numPr>
                <w:ilvl w:val="0"/>
                <w:numId w:val="1163"/>
              </w:numPr>
            </w:pPr>
            <w:r>
              <w:t xml:space="preserve">Ensures examples stay current and accurate</w:t>
            </w:r>
          </w:p>
          <w:p>
            <w:pPr>
              <w:pStyle w:val="Compact"/>
              <w:numPr>
                <w:ilvl w:val="0"/>
                <w:numId w:val="1163"/>
              </w:numPr>
            </w:pPr>
            <w:r>
              <w:t xml:space="preserve">Better git history (changes appear in one place)</w:t>
            </w:r>
          </w:p>
          <w:p>
            <w:pPr>
              <w:pStyle w:val="FirstParagraph"/>
            </w:pPr>
            <w:r>
              <w:rPr>
                <w:b/>
                <w:bCs/>
              </w:rPr>
              <w:t xml:space="preserve">For including code files:</w:t>
            </w:r>
          </w:p>
          <w:p>
            <w:pPr>
              <w:pStyle w:val="BodyText"/>
            </w:pPr>
            <w:r>
              <w:t xml:space="preserve">Use the include shortcode inside a code fence with the appropriate language.</w:t>
            </w:r>
            <w:r>
              <w:t xml:space="preserve"> </w:t>
            </w:r>
            <w:r>
              <w:t xml:space="preserve">For example, to include a YAML workflow file:</w:t>
            </w:r>
          </w:p>
          <w:p>
            <w:pPr>
              <w:pStyle w:val="SourceCode"/>
            </w:pPr>
            <w:r>
              <w:rPr>
                <w:rStyle w:val="InformationTok"/>
              </w:rPr>
              <w:t xml:space="preserve">```{.yaml filename="demo-folder/yml.yml"}</w:t>
            </w:r>
            <w:r>
              <w:br/>
            </w:r>
            <w:r>
              <w:rPr>
                <w:rStyle w:val="KeywordTok"/>
              </w:rPr>
              <w:t xml:space="preserve">{</w:t>
            </w:r>
            <w:r>
              <w:rPr>
                <w:rStyle w:val="AttributeTok"/>
              </w:rPr>
              <w:t xml:space="preserve">{&lt; include demo-folder/yml.yml &gt;</w:t>
            </w:r>
            <w:r>
              <w:rPr>
                <w:rStyle w:val="KeywordTok"/>
              </w:rPr>
              <w:t xml:space="preserve">}</w:t>
            </w:r>
            <w:r>
              <w:rPr>
                <w:rStyle w:val="NormalTok"/>
              </w:rPr>
              <w:t xml:space="preserve">}</w:t>
            </w:r>
            <w:r>
              <w:br/>
            </w:r>
            <w:r>
              <w:br/>
            </w:r>
            <w:r>
              <w:br/>
            </w:r>
            <w:r>
              <w:rPr>
                <w:rStyle w:val="InformationTok"/>
              </w:rPr>
              <w:t xml:space="preserve">```</w:t>
            </w:r>
          </w:p>
          <w:p>
            <w:pPr>
              <w:pStyle w:val="FirstParagraph"/>
            </w:pPr>
            <w:r>
              <w:t xml:space="preserve">When you need to show the include shortcode syntax itself in documentation</w:t>
            </w:r>
            <w:r>
              <w:t xml:space="preserve"> </w:t>
            </w:r>
            <w:r>
              <w:t xml:space="preserve">(without it being processed),</w:t>
            </w:r>
            <w:r>
              <w:t xml:space="preserve"> </w:t>
            </w:r>
            <w:r>
              <w:t xml:space="preserve">add an extra pair of curly braces:</w:t>
            </w:r>
            <w:r>
              <w:t xml:space="preserve"> </w:t>
            </w:r>
            <w:r>
              <w:rPr>
                <w:rStyle w:val="VerbatimChar"/>
              </w:rPr>
              <w:t xml:space="preserve">{{&lt; include path/to/file &gt;}}</w:t>
            </w:r>
            <w:r>
              <w:t xml:space="preserve">.</w:t>
            </w:r>
            <w:r>
              <w:t xml:space="preserve"> </w:t>
            </w:r>
            <w:r>
              <w:t xml:space="preserve">This prevents Quarto from recognizing it as a shortcode,</w:t>
            </w:r>
            <w:r>
              <w:t xml:space="preserve"> </w:t>
            </w:r>
            <w:r>
              <w:t xml:space="preserve">allowing the literal syntax to appear in the rendered output.</w:t>
            </w:r>
          </w:p>
          <w:p>
            <w:pPr>
              <w:pStyle w:val="BodyText"/>
            </w:pPr>
            <w:r>
              <w:rPr>
                <w:b/>
                <w:bCs/>
              </w:rPr>
              <w:t xml:space="preserve">When to copy-paste instead:</w:t>
            </w:r>
          </w:p>
          <w:p>
            <w:pPr>
              <w:pStyle w:val="BodyText"/>
            </w:pPr>
            <w:r>
              <w:t xml:space="preserve">Only copy-paste when:</w:t>
            </w:r>
          </w:p>
          <w:p>
            <w:pPr>
              <w:pStyle w:val="Compact"/>
              <w:numPr>
                <w:ilvl w:val="0"/>
                <w:numId w:val="1164"/>
              </w:numPr>
            </w:pPr>
            <w:r>
              <w:t xml:space="preserve">The content is a simplified example that doesn’t exist elsewhere</w:t>
            </w:r>
          </w:p>
          <w:p>
            <w:pPr>
              <w:pStyle w:val="Compact"/>
              <w:numPr>
                <w:ilvl w:val="0"/>
                <w:numId w:val="1164"/>
              </w:numPr>
            </w:pPr>
            <w:r>
              <w:t xml:space="preserve">You need to show a partial excerpt with modifications</w:t>
            </w:r>
          </w:p>
          <w:p>
            <w:pPr>
              <w:pStyle w:val="Compact"/>
              <w:numPr>
                <w:ilvl w:val="0"/>
                <w:numId w:val="1164"/>
              </w:numPr>
            </w:pPr>
            <w:r>
              <w:t xml:space="preserve">The source file contains content that shouldn’t be fully shown</w:t>
            </w:r>
          </w:p>
          <w:p>
            <w:pPr>
              <w:pStyle w:val="Compact"/>
              <w:numPr>
                <w:ilvl w:val="0"/>
                <w:numId w:val="1164"/>
              </w:numPr>
            </w:pPr>
            <w:r>
              <w:t xml:space="preserve">You need to demonstrate different variations of similar code</w:t>
            </w:r>
          </w:p>
          <w:p>
            <w:pPr>
              <w:pStyle w:val="FirstParagraph"/>
            </w:pPr>
            <w:r>
              <w:rPr>
                <w:b/>
                <w:bCs/>
              </w:rPr>
              <w:t xml:space="preserve">File naming for included code:</w:t>
            </w:r>
          </w:p>
          <w:p>
            <w:pPr>
              <w:pStyle w:val="Compact"/>
              <w:numPr>
                <w:ilvl w:val="0"/>
                <w:numId w:val="1165"/>
              </w:numPr>
            </w:pPr>
            <w:r>
              <w:t xml:space="preserve">Prefix standalone code files with</w:t>
            </w:r>
            <w:r>
              <w:t xml:space="preserve"> </w:t>
            </w:r>
            <w:r>
              <w:rPr>
                <w:rStyle w:val="VerbatimChar"/>
              </w:rPr>
              <w:t xml:space="preserve">_</w:t>
            </w:r>
            <w:r>
              <w:t xml:space="preserve"> </w:t>
            </w:r>
            <w:r>
              <w:t xml:space="preserve">so Quarto doesn’t try to render them (e.g.,</w:t>
            </w:r>
            <w:r>
              <w:t xml:space="preserve"> </w:t>
            </w:r>
            <w:r>
              <w:rPr>
                <w:rStyle w:val="VerbatimChar"/>
              </w:rPr>
              <w:t xml:space="preserve">_helper-functions.R</w:t>
            </w:r>
            <w:r>
              <w:t xml:space="preserve">)</w:t>
            </w:r>
          </w:p>
          <w:p>
            <w:pPr>
              <w:pStyle w:val="Compact"/>
              <w:numPr>
                <w:ilvl w:val="0"/>
                <w:numId w:val="1165"/>
              </w:numPr>
            </w:pPr>
            <w:r>
              <w:t xml:space="preserve">Use descriptive names that indicate the purpose</w:t>
            </w:r>
          </w:p>
          <w:p>
            <w:pPr>
              <w:pStyle w:val="Compact"/>
              <w:numPr>
                <w:ilvl w:val="0"/>
                <w:numId w:val="1165"/>
              </w:numPr>
            </w:pPr>
            <w:r>
              <w:t xml:space="preserve">Keep included files in appropriate subdirectories</w:t>
            </w:r>
          </w:p>
          <w:bookmarkEnd w:id="479"/>
          <w:bookmarkEnd w:id="480"/>
          <w:bookmarkEnd w:id="481"/>
          <w:bookmarkStart w:id="482"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6"/>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6"/>
              </w:numPr>
            </w:pPr>
            <w:r>
              <w:rPr>
                <w:b/>
                <w:bCs/>
              </w:rPr>
              <w:t xml:space="preserve">Review comments</w:t>
            </w:r>
            <w:r>
              <w:t xml:space="preserve">: Look for and address any comments in the DOCX file that may provide context or instructions for edits</w:t>
            </w:r>
          </w:p>
          <w:p>
            <w:pPr>
              <w:pStyle w:val="Compact"/>
              <w:numPr>
                <w:ilvl w:val="0"/>
                <w:numId w:val="1166"/>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6"/>
              </w:numPr>
            </w:pPr>
            <w:r>
              <w:rPr>
                <w:b/>
                <w:bCs/>
              </w:rPr>
              <w:t xml:space="preserve">Preserve formatting</w:t>
            </w:r>
            <w:r>
              <w:t xml:space="preserve">: Ensure that formatting, citations, and cross-references are properly converted to Quarto/markdown syntax</w:t>
            </w:r>
          </w:p>
          <w:p>
            <w:pPr>
              <w:pStyle w:val="Compact"/>
              <w:numPr>
                <w:ilvl w:val="0"/>
                <w:numId w:val="1166"/>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82"/>
          <w:bookmarkStart w:id="483" w:name="additional-guidelines"/>
          <w:p>
            <w:pPr>
              <w:pStyle w:val="Heading2"/>
            </w:pPr>
            <w:r>
              <w:t xml:space="preserve">18.5 Additional Guidelines</w:t>
            </w:r>
          </w:p>
          <w:p>
            <w:pPr>
              <w:pStyle w:val="Compact"/>
              <w:numPr>
                <w:ilvl w:val="0"/>
                <w:numId w:val="1167"/>
              </w:numPr>
            </w:pPr>
            <w:r>
              <w:t xml:space="preserve">Maintain consistency with existing code style</w:t>
            </w:r>
          </w:p>
          <w:p>
            <w:pPr>
              <w:pStyle w:val="Compact"/>
              <w:numPr>
                <w:ilvl w:val="0"/>
                <w:numId w:val="1167"/>
              </w:numPr>
            </w:pPr>
            <w:r>
              <w:t xml:space="preserve">Preserve all existing content when refactoring</w:t>
            </w:r>
          </w:p>
          <w:p>
            <w:pPr>
              <w:pStyle w:val="Compact"/>
              <w:numPr>
                <w:ilvl w:val="0"/>
                <w:numId w:val="1167"/>
              </w:numPr>
            </w:pPr>
            <w:r>
              <w:t xml:space="preserve">Add blank lines before all lists</w:t>
            </w:r>
          </w:p>
          <w:p>
            <w:pPr>
              <w:pStyle w:val="Compact"/>
              <w:numPr>
                <w:ilvl w:val="0"/>
                <w:numId w:val="1167"/>
              </w:numPr>
            </w:pPr>
            <w:r>
              <w:t xml:space="preserve">Follow the lab’s R package development workflow (as described throughout this repo)</w:t>
            </w:r>
          </w:p>
          <w:p/>
        </w:tc>
      </w:tr>
    </w:tbl>
    <w:bookmarkEnd w:id="483"/>
    <w:bookmarkEnd w:id="484"/>
    <w:p>
      <w:r>
        <w:br w:type="page"/>
      </w:r>
    </w:p>
    <w:bookmarkEnd w:id="485"/>
    <w:bookmarkEnd w:id="486"/>
    <w:bookmarkEnd w:id="487"/>
    <w:bookmarkStart w:id="497" w:name="checklists"/>
    <w:p>
      <w:pPr>
        <w:pStyle w:val="Heading1"/>
      </w:pPr>
      <w:r>
        <w:t xml:space="preserve">19. Checklists</w:t>
      </w:r>
    </w:p>
    <w:p>
      <w:pPr>
        <w:pStyle w:val="FirstParagraph"/>
      </w:pPr>
      <w:r>
        <w:t xml:space="preserve">Adapted by UCD-SeRG team from</w:t>
      </w:r>
      <w:r>
        <w:t xml:space="preserve"> </w:t>
      </w:r>
      <w:hyperlink r:id="rId488">
        <w:r>
          <w:rPr>
            <w:rStyle w:val="Hyperlink"/>
          </w:rPr>
          <w:t xml:space="preserve">original by Jade Benjamin-Chung</w:t>
        </w:r>
      </w:hyperlink>
    </w:p>
    <w:bookmarkStart w:id="489" w:name="pre-analysis-plan-checklist"/>
    <w:p>
      <w:pPr>
        <w:pStyle w:val="Heading2"/>
      </w:pPr>
      <w:r>
        <w:t xml:space="preserve">19.1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89"/>
    <w:bookmarkStart w:id="491" w:name="code-checklist"/>
    <w:p>
      <w:pPr>
        <w:pStyle w:val="Heading2"/>
      </w:pPr>
      <w:r>
        <w:t xml:space="preserve">19.2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0">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1"/>
    <w:bookmarkStart w:id="49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2">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3"/>
    <w:bookmarkStart w:id="496" w:name="figure-checklist"/>
    <w:p>
      <w:pPr>
        <w:pStyle w:val="Heading2"/>
      </w:pPr>
      <w:r>
        <w:t xml:space="preserve">19.4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494">
        <w:r>
          <w:rPr>
            <w:rStyle w:val="Hyperlink"/>
          </w:rPr>
          <w:t xml:space="preserve">here</w:t>
        </w:r>
      </w:hyperlink>
      <w:r>
        <w:t xml:space="preserve">, a neat palette generator with colorblind options</w:t>
      </w:r>
      <w:r>
        <w:t xml:space="preserve"> </w:t>
      </w:r>
      <w:hyperlink r:id="rId49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496"/>
    <w:bookmarkEnd w:id="497"/>
    <w:bookmarkStart w:id="528" w:name="resources-2"/>
    <w:p>
      <w:pPr>
        <w:pStyle w:val="Heading1"/>
      </w:pPr>
      <w:r>
        <w:t xml:space="preserve">20. Resources</w:t>
      </w:r>
    </w:p>
    <w:p>
      <w:pPr>
        <w:pStyle w:val="FirstParagraph"/>
      </w:pPr>
      <w:r>
        <w:t xml:space="preserve">Adapted by UCD-SeRG team from</w:t>
      </w:r>
      <w:r>
        <w:t xml:space="preserve"> </w:t>
      </w:r>
      <w:hyperlink r:id="rId498">
        <w:r>
          <w:rPr>
            <w:rStyle w:val="Hyperlink"/>
          </w:rPr>
          <w:t xml:space="preserve">original by Jade Benjamin-Chung and Kunal Mishra</w:t>
        </w:r>
      </w:hyperlink>
    </w:p>
    <w:bookmarkStart w:id="509" w:name="resources-for-r"/>
    <w:p>
      <w:pPr>
        <w:pStyle w:val="Heading2"/>
      </w:pPr>
      <w:r>
        <w:t xml:space="preserve">20.1 Resources for R</w:t>
      </w:r>
    </w:p>
    <w:bookmarkStart w:id="500" w:name="books-and-comprehensive-guides"/>
    <w:p>
      <w:pPr>
        <w:pStyle w:val="Heading3"/>
      </w:pPr>
      <w:r>
        <w:t xml:space="preserve">20.1.1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499">
        <w:r>
          <w:rPr>
            <w:rStyle w:val="Hyperlink"/>
          </w:rPr>
          <w:t xml:space="preserve">Jade’s R-for-epi course</w:t>
        </w:r>
      </w:hyperlink>
    </w:p>
    <w:bookmarkEnd w:id="500"/>
    <w:bookmarkStart w:id="505" w:name="cheat-sheets"/>
    <w:p>
      <w:pPr>
        <w:pStyle w:val="Heading3"/>
      </w:pPr>
      <w:r>
        <w:t xml:space="preserve">20.1.2 Cheat Sheets</w:t>
      </w:r>
    </w:p>
    <w:p>
      <w:pPr>
        <w:pStyle w:val="Compact"/>
        <w:numPr>
          <w:ilvl w:val="0"/>
          <w:numId w:val="1173"/>
        </w:numPr>
      </w:pPr>
      <w:hyperlink r:id="rId501">
        <w:r>
          <w:rPr>
            <w:rStyle w:val="Hyperlink"/>
          </w:rPr>
          <w:t xml:space="preserve">dplyr and tidyr cheat sheet</w:t>
        </w:r>
      </w:hyperlink>
    </w:p>
    <w:p>
      <w:pPr>
        <w:pStyle w:val="Compact"/>
        <w:numPr>
          <w:ilvl w:val="0"/>
          <w:numId w:val="1173"/>
        </w:numPr>
      </w:pPr>
      <w:hyperlink r:id="rId502">
        <w:r>
          <w:rPr>
            <w:rStyle w:val="Hyperlink"/>
          </w:rPr>
          <w:t xml:space="preserve">ggplot cheat sheet</w:t>
        </w:r>
      </w:hyperlink>
    </w:p>
    <w:p>
      <w:pPr>
        <w:pStyle w:val="Compact"/>
        <w:numPr>
          <w:ilvl w:val="0"/>
          <w:numId w:val="1173"/>
        </w:numPr>
      </w:pPr>
      <w:hyperlink r:id="rId503">
        <w:r>
          <w:rPr>
            <w:rStyle w:val="Hyperlink"/>
          </w:rPr>
          <w:t xml:space="preserve">data table cheat sheet</w:t>
        </w:r>
      </w:hyperlink>
    </w:p>
    <w:p>
      <w:pPr>
        <w:pStyle w:val="Compact"/>
        <w:numPr>
          <w:ilvl w:val="0"/>
          <w:numId w:val="1173"/>
        </w:numPr>
      </w:pPr>
      <w:hyperlink r:id="rId504">
        <w:r>
          <w:rPr>
            <w:rStyle w:val="Hyperlink"/>
          </w:rPr>
          <w:t xml:space="preserve">RMarkdown cheat sheet</w:t>
        </w:r>
      </w:hyperlink>
    </w:p>
    <w:bookmarkEnd w:id="505"/>
    <w:bookmarkStart w:id="507" w:name="style-and-best-practices"/>
    <w:p>
      <w:pPr>
        <w:pStyle w:val="Heading3"/>
      </w:pPr>
      <w:r>
        <w:t xml:space="preserve">20.1.3 Style and Best Practices</w:t>
      </w:r>
    </w:p>
    <w:p>
      <w:pPr>
        <w:pStyle w:val="Compact"/>
        <w:numPr>
          <w:ilvl w:val="0"/>
          <w:numId w:val="1174"/>
        </w:numPr>
      </w:pPr>
      <w:hyperlink r:id="rId506">
        <w:r>
          <w:rPr>
            <w:rStyle w:val="Hyperlink"/>
          </w:rPr>
          <w:t xml:space="preserve">Hadley Wickham’s R Style Guide</w:t>
        </w:r>
      </w:hyperlink>
    </w:p>
    <w:bookmarkEnd w:id="507"/>
    <w:bookmarkStart w:id="508" w:name="tidy-evaluation-resources"/>
    <w:p>
      <w:pPr>
        <w:pStyle w:val="Heading3"/>
      </w:pPr>
      <w:r>
        <w:t xml:space="preserve">20.1.4 Tidy Evaluation Resources</w:t>
      </w:r>
    </w:p>
    <w:p>
      <w:pPr>
        <w:pStyle w:val="Compact"/>
        <w:numPr>
          <w:ilvl w:val="0"/>
          <w:numId w:val="1175"/>
        </w:numPr>
      </w:pPr>
      <w:hyperlink r:id="rId147">
        <w:r>
          <w:rPr>
            <w:rStyle w:val="Hyperlink"/>
          </w:rPr>
          <w:t xml:space="preserve">Tidy Eval in 5 Minutes</w:t>
        </w:r>
      </w:hyperlink>
      <w:r>
        <w:t xml:space="preserve"> </w:t>
      </w:r>
      <w:r>
        <w:t xml:space="preserve">(video)</w:t>
      </w:r>
    </w:p>
    <w:p>
      <w:pPr>
        <w:pStyle w:val="Compact"/>
        <w:numPr>
          <w:ilvl w:val="0"/>
          <w:numId w:val="1175"/>
        </w:numPr>
      </w:pPr>
      <w:hyperlink r:id="rId148">
        <w:r>
          <w:rPr>
            <w:rStyle w:val="Hyperlink"/>
          </w:rPr>
          <w:t xml:space="preserve">Tidy Evaluation</w:t>
        </w:r>
      </w:hyperlink>
      <w:r>
        <w:t xml:space="preserve"> </w:t>
      </w:r>
      <w:r>
        <w:t xml:space="preserve">(e-book)</w:t>
      </w:r>
    </w:p>
    <w:p>
      <w:pPr>
        <w:pStyle w:val="Compact"/>
        <w:numPr>
          <w:ilvl w:val="0"/>
          <w:numId w:val="1175"/>
        </w:numPr>
      </w:pPr>
      <w:hyperlink r:id="rId150">
        <w:r>
          <w:rPr>
            <w:rStyle w:val="Hyperlink"/>
          </w:rPr>
          <w:t xml:space="preserve">Data Frame Columns as Arguments to Dplyr Functions</w:t>
        </w:r>
      </w:hyperlink>
      <w:r>
        <w:t xml:space="preserve"> </w:t>
      </w:r>
      <w:r>
        <w:t xml:space="preserve">(blog)</w:t>
      </w:r>
    </w:p>
    <w:p>
      <w:pPr>
        <w:pStyle w:val="Compact"/>
        <w:numPr>
          <w:ilvl w:val="0"/>
          <w:numId w:val="1175"/>
        </w:numPr>
      </w:pPr>
      <w:hyperlink r:id="rId151">
        <w:r>
          <w:rPr>
            <w:rStyle w:val="Hyperlink"/>
          </w:rPr>
          <w:t xml:space="preserve">Standard Evaluation for *_join</w:t>
        </w:r>
      </w:hyperlink>
      <w:r>
        <w:t xml:space="preserve"> </w:t>
      </w:r>
      <w:r>
        <w:t xml:space="preserve">(stackoverflow)</w:t>
      </w:r>
    </w:p>
    <w:p>
      <w:pPr>
        <w:pStyle w:val="Compact"/>
        <w:numPr>
          <w:ilvl w:val="0"/>
          <w:numId w:val="1175"/>
        </w:numPr>
      </w:pPr>
      <w:hyperlink r:id="rId148">
        <w:r>
          <w:rPr>
            <w:rStyle w:val="Hyperlink"/>
          </w:rPr>
          <w:t xml:space="preserve">Programming with dplyr</w:t>
        </w:r>
      </w:hyperlink>
      <w:r>
        <w:t xml:space="preserve"> </w:t>
      </w:r>
      <w:r>
        <w:t xml:space="preserve">(package vignette)</w:t>
      </w:r>
    </w:p>
    <w:bookmarkEnd w:id="508"/>
    <w:bookmarkEnd w:id="509"/>
    <w:bookmarkStart w:id="511" w:name="resources-for-git-github"/>
    <w:p>
      <w:pPr>
        <w:pStyle w:val="Heading2"/>
      </w:pPr>
      <w:r>
        <w:t xml:space="preserve">20.2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0">
        <w:r>
          <w:rPr>
            <w:rStyle w:val="Hyperlink"/>
          </w:rPr>
          <w:t xml:space="preserve">GitHub Skills: Introduction to GitHub</w:t>
        </w:r>
      </w:hyperlink>
    </w:p>
    <w:bookmarkEnd w:id="511"/>
    <w:bookmarkStart w:id="512" w:name="scientific-figures"/>
    <w:p>
      <w:pPr>
        <w:pStyle w:val="Heading2"/>
      </w:pPr>
      <w:r>
        <w:t xml:space="preserve">20.3 Scientific figures</w:t>
      </w:r>
    </w:p>
    <w:p>
      <w:pPr>
        <w:pStyle w:val="Compact"/>
        <w:numPr>
          <w:ilvl w:val="0"/>
          <w:numId w:val="1177"/>
        </w:numPr>
      </w:pPr>
      <w:r>
        <w:t xml:space="preserve">Ten Simple Rules for Better Figures</w:t>
      </w:r>
      <w:r>
        <w:t xml:space="preserve"> </w:t>
      </w:r>
      <w:r>
        <w:t xml:space="preserve">(Rougier, Droettboom, and Bourne 2014)</w:t>
      </w:r>
    </w:p>
    <w:bookmarkEnd w:id="512"/>
    <w:bookmarkStart w:id="515" w:name="writing"/>
    <w:p>
      <w:pPr>
        <w:pStyle w:val="Heading2"/>
      </w:pPr>
      <w:r>
        <w:t xml:space="preserve">20.4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13">
        <w:r>
          <w:rPr>
            <w:rStyle w:val="Hyperlink"/>
          </w:rPr>
          <w:t xml:space="preserve">The Pathway to Publishing: A Guide to Quantitative Writing in the Health Sciences</w:t>
        </w:r>
      </w:hyperlink>
    </w:p>
    <w:p>
      <w:pPr>
        <w:pStyle w:val="Compact"/>
        <w:numPr>
          <w:ilvl w:val="0"/>
          <w:numId w:val="1178"/>
        </w:numPr>
      </w:pPr>
      <w:hyperlink r:id="rId514">
        <w:r>
          <w:rPr>
            <w:rStyle w:val="Hyperlink"/>
          </w:rPr>
          <w:t xml:space="preserve">Secret, actionable writing tips</w:t>
        </w:r>
      </w:hyperlink>
    </w:p>
    <w:bookmarkEnd w:id="515"/>
    <w:bookmarkStart w:id="519" w:name="presentations"/>
    <w:p>
      <w:pPr>
        <w:pStyle w:val="Heading2"/>
      </w:pPr>
      <w:r>
        <w:t xml:space="preserve">20.5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16">
        <w:r>
          <w:rPr>
            <w:rStyle w:val="Hyperlink"/>
          </w:rPr>
          <w:t xml:space="preserve">How to give a killer narratively-driven scientific talk</w:t>
        </w:r>
      </w:hyperlink>
    </w:p>
    <w:p>
      <w:pPr>
        <w:pStyle w:val="Compact"/>
        <w:numPr>
          <w:ilvl w:val="0"/>
          <w:numId w:val="1179"/>
        </w:numPr>
      </w:pPr>
      <w:hyperlink r:id="rId517">
        <w:r>
          <w:rPr>
            <w:rStyle w:val="Hyperlink"/>
          </w:rPr>
          <w:t xml:space="preserve">How to make a better poster</w:t>
        </w:r>
      </w:hyperlink>
    </w:p>
    <w:p>
      <w:pPr>
        <w:pStyle w:val="Compact"/>
        <w:numPr>
          <w:ilvl w:val="0"/>
          <w:numId w:val="1179"/>
        </w:numPr>
      </w:pPr>
      <w:hyperlink r:id="rId518">
        <w:r>
          <w:rPr>
            <w:rStyle w:val="Hyperlink"/>
          </w:rPr>
          <w:t xml:space="preserve">How to make an even better poster</w:t>
        </w:r>
      </w:hyperlink>
    </w:p>
    <w:bookmarkEnd w:id="519"/>
    <w:bookmarkStart w:id="521" w:name="professional-advice"/>
    <w:p>
      <w:pPr>
        <w:pStyle w:val="Heading2"/>
      </w:pPr>
      <w:r>
        <w:t xml:space="preserve">20.6 Professional advice</w:t>
      </w:r>
    </w:p>
    <w:p>
      <w:pPr>
        <w:pStyle w:val="Compact"/>
        <w:numPr>
          <w:ilvl w:val="0"/>
          <w:numId w:val="1180"/>
        </w:numPr>
      </w:pPr>
      <w:hyperlink r:id="rId520">
        <w:r>
          <w:rPr>
            <w:rStyle w:val="Hyperlink"/>
          </w:rPr>
          <w:t xml:space="preserve">Professional advice, especially for your first job</w:t>
        </w:r>
      </w:hyperlink>
    </w:p>
    <w:bookmarkEnd w:id="521"/>
    <w:bookmarkStart w:id="524" w:name="funding"/>
    <w:p>
      <w:pPr>
        <w:pStyle w:val="Heading2"/>
      </w:pPr>
      <w:r>
        <w:t xml:space="preserve">20.7 Funding</w:t>
      </w:r>
    </w:p>
    <w:p>
      <w:pPr>
        <w:pStyle w:val="Compact"/>
        <w:numPr>
          <w:ilvl w:val="0"/>
          <w:numId w:val="1181"/>
        </w:numPr>
      </w:pPr>
      <w:hyperlink r:id="rId522">
        <w:r>
          <w:rPr>
            <w:rStyle w:val="Hyperlink"/>
          </w:rPr>
          <w:t xml:space="preserve">Building Your Funding Train</w:t>
        </w:r>
      </w:hyperlink>
    </w:p>
    <w:p>
      <w:pPr>
        <w:pStyle w:val="Compact"/>
        <w:numPr>
          <w:ilvl w:val="0"/>
          <w:numId w:val="1181"/>
        </w:numPr>
      </w:pPr>
      <w:hyperlink r:id="rId523">
        <w:r>
          <w:rPr>
            <w:rStyle w:val="Hyperlink"/>
          </w:rPr>
          <w:t xml:space="preserve">NIH Grant Writing Resources</w:t>
        </w:r>
      </w:hyperlink>
    </w:p>
    <w:bookmarkEnd w:id="524"/>
    <w:bookmarkStart w:id="527" w:name="ethics-and-global-health-research"/>
    <w:p>
      <w:pPr>
        <w:pStyle w:val="Heading2"/>
      </w:pPr>
      <w:r>
        <w:t xml:space="preserve">20.8 Ethics and global health research</w:t>
      </w:r>
    </w:p>
    <w:p>
      <w:pPr>
        <w:pStyle w:val="Compact"/>
        <w:numPr>
          <w:ilvl w:val="0"/>
          <w:numId w:val="1182"/>
        </w:numPr>
      </w:pPr>
      <w:hyperlink r:id="rId525">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26">
        <w:r>
          <w:rPr>
            <w:rStyle w:val="Hyperlink"/>
          </w:rPr>
          <w:t xml:space="preserve">Transforming Global Health Partnerships</w:t>
        </w:r>
      </w:hyperlink>
    </w:p>
    <w:p>
      <w:r>
        <w:br w:type="page"/>
      </w:r>
    </w:p>
    <w:bookmarkEnd w:id="527"/>
    <w:bookmarkEnd w:id="528"/>
    <w:bookmarkStart w:id="546" w:name="professional-development"/>
    <w:p>
      <w:pPr>
        <w:pStyle w:val="Heading1"/>
      </w:pPr>
      <w:r>
        <w:t xml:space="preserve">21. Professional Development</w:t>
      </w:r>
    </w:p>
    <w:p>
      <w:pPr>
        <w:pStyle w:val="FirstParagraph"/>
      </w:pPr>
      <w:r>
        <w:t xml:space="preserve">Adapted by UCD-SeRG team from</w:t>
      </w:r>
      <w:r>
        <w:t xml:space="preserve"> </w:t>
      </w:r>
      <w:hyperlink r:id="rId529">
        <w:r>
          <w:rPr>
            <w:rStyle w:val="Hyperlink"/>
          </w:rPr>
          <w:t xml:space="preserve">original by Jade Benjamin-Chung</w:t>
        </w:r>
      </w:hyperlink>
    </w:p>
    <w:bookmarkStart w:id="5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0"/>
    <w:bookmarkStart w:id="5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1">
        <w:r>
          <w:rPr>
            <w:rStyle w:val="Hyperlink"/>
          </w:rPr>
          <w:t xml:space="preserve">myIDP - Individual Development Plan tool</w:t>
        </w:r>
      </w:hyperlink>
    </w:p>
    <w:p>
      <w:pPr>
        <w:pStyle w:val="Compact"/>
        <w:numPr>
          <w:ilvl w:val="0"/>
          <w:numId w:val="1185"/>
        </w:numPr>
      </w:pPr>
      <w:hyperlink r:id="rId532">
        <w:r>
          <w:rPr>
            <w:rStyle w:val="Hyperlink"/>
          </w:rPr>
          <w:t xml:space="preserve">NIH OITE Career Resources</w:t>
        </w:r>
      </w:hyperlink>
    </w:p>
    <w:bookmarkEnd w:id="533"/>
    <w:bookmarkStart w:id="5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34">
        <w:r>
          <w:rPr>
            <w:rStyle w:val="Hyperlink"/>
          </w:rPr>
          <w:t xml:space="preserve">How to tell a compelling story in scientific presentations</w:t>
        </w:r>
      </w:hyperlink>
    </w:p>
    <w:p>
      <w:pPr>
        <w:pStyle w:val="Compact"/>
        <w:numPr>
          <w:ilvl w:val="0"/>
          <w:numId w:val="1187"/>
        </w:numPr>
      </w:pPr>
      <w:hyperlink r:id="rId516">
        <w:r>
          <w:rPr>
            <w:rStyle w:val="Hyperlink"/>
          </w:rPr>
          <w:t xml:space="preserve">How to give a killer narratively-driven scientific talk</w:t>
        </w:r>
      </w:hyperlink>
    </w:p>
    <w:p>
      <w:pPr>
        <w:pStyle w:val="Compact"/>
        <w:numPr>
          <w:ilvl w:val="0"/>
          <w:numId w:val="1187"/>
        </w:numPr>
      </w:pPr>
      <w:hyperlink r:id="rId535">
        <w:r>
          <w:rPr>
            <w:rStyle w:val="Hyperlink"/>
          </w:rPr>
          <w:t xml:space="preserve">How to make a better poster</w:t>
        </w:r>
      </w:hyperlink>
    </w:p>
    <w:p>
      <w:pPr>
        <w:pStyle w:val="Compact"/>
        <w:numPr>
          <w:ilvl w:val="0"/>
          <w:numId w:val="1187"/>
        </w:numPr>
      </w:pPr>
      <w:hyperlink r:id="rId518">
        <w:r>
          <w:rPr>
            <w:rStyle w:val="Hyperlink"/>
          </w:rPr>
          <w:t xml:space="preserve">How to make an even better poster</w:t>
        </w:r>
      </w:hyperlink>
    </w:p>
    <w:bookmarkEnd w:id="536"/>
    <w:bookmarkStart w:id="5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37">
        <w:r>
          <w:rPr>
            <w:rStyle w:val="Hyperlink"/>
          </w:rPr>
          <w:t xml:space="preserve">ColorBrewer</w:t>
        </w:r>
      </w:hyperlink>
      <w:r>
        <w:t xml:space="preserve"> </w:t>
      </w:r>
      <w:r>
        <w:t xml:space="preserve">or</w:t>
      </w:r>
      <w:r>
        <w:t xml:space="preserve"> </w:t>
      </w:r>
      <w:hyperlink r:id="rId538">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39">
        <w:r>
          <w:rPr>
            <w:rStyle w:val="Hyperlink"/>
          </w:rPr>
          <w:t xml:space="preserve">Ten Simple Rules for Better Figures</w:t>
        </w:r>
      </w:hyperlink>
    </w:p>
    <w:bookmarkEnd w:id="540"/>
    <w:bookmarkStart w:id="543" w:name="grant-writing"/>
    <w:p>
      <w:pPr>
        <w:pStyle w:val="Heading2"/>
      </w:pPr>
      <w:r>
        <w:t xml:space="preserve">21.5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1">
        <w:r>
          <w:rPr>
            <w:rStyle w:val="Hyperlink"/>
          </w:rPr>
          <w:t xml:space="preserve">Building Your Funding Train</w:t>
        </w:r>
      </w:hyperlink>
    </w:p>
    <w:p>
      <w:pPr>
        <w:pStyle w:val="Compact"/>
        <w:numPr>
          <w:ilvl w:val="0"/>
          <w:numId w:val="1191"/>
        </w:numPr>
      </w:pPr>
      <w:hyperlink r:id="rId542">
        <w:r>
          <w:rPr>
            <w:rStyle w:val="Hyperlink"/>
          </w:rPr>
          <w:t xml:space="preserve">NIH Funding Opportunities</w:t>
        </w:r>
      </w:hyperlink>
    </w:p>
    <w:p>
      <w:pPr>
        <w:pStyle w:val="Compact"/>
        <w:numPr>
          <w:ilvl w:val="0"/>
          <w:numId w:val="1191"/>
        </w:numPr>
      </w:pPr>
      <w:hyperlink r:id="rId523">
        <w:r>
          <w:rPr>
            <w:rStyle w:val="Hyperlink"/>
          </w:rPr>
          <w:t xml:space="preserve">NIH Grant Writing Resources</w:t>
        </w:r>
      </w:hyperlink>
    </w:p>
    <w:bookmarkEnd w:id="543"/>
    <w:bookmarkStart w:id="544"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44"/>
    <w:bookmarkStart w:id="545"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45"/>
    <w:bookmarkEnd w:id="546"/>
    <w:bookmarkStart w:id="554"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29">
        <w:r>
          <w:rPr>
            <w:rStyle w:val="Hyperlink"/>
          </w:rPr>
          <w:t xml:space="preserve">original by Jade Benjamin-Chung</w:t>
        </w:r>
      </w:hyperlink>
    </w:p>
    <w:bookmarkStart w:id="547"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47"/>
    <w:bookmarkStart w:id="550" w:name="preprints-and-open-access"/>
    <w:p>
      <w:pPr>
        <w:pStyle w:val="Heading2"/>
      </w:pPr>
      <w:r>
        <w:t xml:space="preserve">22.2 Preprints and Open Access</w:t>
      </w:r>
    </w:p>
    <w:p>
      <w:pPr>
        <w:pStyle w:val="Compact"/>
        <w:numPr>
          <w:ilvl w:val="0"/>
          <w:numId w:val="1195"/>
        </w:numPr>
      </w:pPr>
      <w:r>
        <w:t xml:space="preserve">We encourage posting preprints prior to or during peer review on platforms like</w:t>
      </w:r>
      <w:r>
        <w:t xml:space="preserve"> </w:t>
      </w:r>
      <w:hyperlink r:id="rId548">
        <w:r>
          <w:rPr>
            <w:rStyle w:val="Hyperlink"/>
          </w:rPr>
          <w:t xml:space="preserve">medRxiv</w:t>
        </w:r>
      </w:hyperlink>
      <w:r>
        <w:t xml:space="preserve"> </w:t>
      </w:r>
      <w:r>
        <w:t xml:space="preserve">or</w:t>
      </w:r>
      <w:r>
        <w:t xml:space="preserve"> </w:t>
      </w:r>
      <w:hyperlink r:id="rId549">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8">
        <w:r>
          <w:rPr>
            <w:rStyle w:val="Hyperlink"/>
          </w:rPr>
          <w:t xml:space="preserve">medRxiv</w:t>
        </w:r>
      </w:hyperlink>
      <w:r>
        <w:t xml:space="preserve">.</w:t>
      </w:r>
    </w:p>
    <w:bookmarkEnd w:id="550"/>
    <w:bookmarkStart w:id="552"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1">
        <w:r>
          <w:rPr>
            <w:rStyle w:val="Hyperlink"/>
          </w:rPr>
          <w:t xml:space="preserve">EQUATOR Network</w:t>
        </w:r>
      </w:hyperlink>
      <w:r>
        <w:t xml:space="preserve">)</w:t>
      </w:r>
    </w:p>
    <w:bookmarkEnd w:id="552"/>
    <w:bookmarkStart w:id="553" w:name="manuscript-checklist-1"/>
    <w:p>
      <w:pPr>
        <w:pStyle w:val="Heading2"/>
      </w:pPr>
      <w:r>
        <w:t xml:space="preserve">22.4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53"/>
    <w:bookmarkEnd w:id="554"/>
    <w:bookmarkStart w:id="634" w:name="references"/>
    <w:p>
      <w:pPr>
        <w:pStyle w:val="Heading1"/>
      </w:pPr>
      <w:r>
        <w:t xml:space="preserve">References</w:t>
      </w:r>
    </w:p>
    <w:bookmarkStart w:id="633" w:name="refs"/>
    <w:bookmarkStart w:id="556" w:name="ref-space_odyssey"/>
    <w:p>
      <w:pPr>
        <w:pStyle w:val="Bibliography"/>
      </w:pPr>
      <w:r>
        <w:t xml:space="preserve">“2001: A Space Odyssey.”</w:t>
      </w:r>
      <w:r>
        <w:t xml:space="preserve"> </w:t>
      </w:r>
      <w:r>
        <w:t xml:space="preserve">1968. Film.</w:t>
      </w:r>
      <w:r>
        <w:t xml:space="preserve"> </w:t>
      </w:r>
      <w:hyperlink r:id="rId555">
        <w:r>
          <w:rPr>
            <w:rStyle w:val="Hyperlink"/>
          </w:rPr>
          <w:t xml:space="preserve">https://en.wikipedia.org/wiki/2001:_A_Space_Odyssey_(film)</w:t>
        </w:r>
      </w:hyperlink>
      <w:r>
        <w:t xml:space="preserve">.</w:t>
      </w:r>
    </w:p>
    <w:bookmarkEnd w:id="556"/>
    <w:bookmarkStart w:id="55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7">
        <w:r>
          <w:rPr>
            <w:rStyle w:val="Hyperlink"/>
          </w:rPr>
          <w:t xml:space="preserve">https://doi.org/10.1371/journal.pgph.0002269</w:t>
        </w:r>
      </w:hyperlink>
      <w:r>
        <w:t xml:space="preserve">.</w:t>
      </w:r>
    </w:p>
    <w:bookmarkEnd w:id="558"/>
    <w:bookmarkStart w:id="56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9">
        <w:r>
          <w:rPr>
            <w:rStyle w:val="Hyperlink"/>
          </w:rPr>
          <w:t xml:space="preserve">https://search.library.ucdavis.edu/permalink/01UCD_INST/9fle3i/alma990000226350403126</w:t>
        </w:r>
      </w:hyperlink>
      <w:r>
        <w:t xml:space="preserve">.</w:t>
      </w:r>
    </w:p>
    <w:bookmarkEnd w:id="560"/>
    <w:bookmarkStart w:id="56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1">
        <w:r>
          <w:rPr>
            <w:rStyle w:val="Hyperlink"/>
          </w:rPr>
          <w:t xml:space="preserve">https://doi.org/10.1038/d41586-019-01431-z</w:t>
        </w:r>
      </w:hyperlink>
      <w:r>
        <w:t xml:space="preserve">.</w:t>
      </w:r>
    </w:p>
    <w:bookmarkEnd w:id="562"/>
    <w:bookmarkStart w:id="564" w:name="ref-battlestar_galactica_2004"/>
    <w:p>
      <w:pPr>
        <w:pStyle w:val="Bibliography"/>
      </w:pPr>
      <w:r>
        <w:t xml:space="preserve">“Battlestar Galactica.”</w:t>
      </w:r>
      <w:r>
        <w:t xml:space="preserve"> </w:t>
      </w:r>
      <w:r>
        <w:t xml:space="preserve">2004. Television Series.</w:t>
      </w:r>
      <w:r>
        <w:t xml:space="preserve"> </w:t>
      </w:r>
      <w:hyperlink r:id="rId563">
        <w:r>
          <w:rPr>
            <w:rStyle w:val="Hyperlink"/>
          </w:rPr>
          <w:t xml:space="preserve">https://en.wikipedia.org/wiki/Battlestar_Galactica_(2004_TV_series)</w:t>
        </w:r>
      </w:hyperlink>
      <w:r>
        <w:t xml:space="preserve">.</w:t>
      </w:r>
    </w:p>
    <w:bookmarkEnd w:id="564"/>
    <w:bookmarkStart w:id="56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9">
        <w:r>
          <w:rPr>
            <w:rStyle w:val="Hyperlink"/>
          </w:rPr>
          <w:t xml:space="preserve">https://jadebc.github.io/lab-manual/</w:t>
        </w:r>
      </w:hyperlink>
      <w:r>
        <w:t xml:space="preserve">.</w:t>
      </w:r>
    </w:p>
    <w:bookmarkEnd w:id="565"/>
    <w:bookmarkStart w:id="567" w:name="ref-blade_runner"/>
    <w:p>
      <w:pPr>
        <w:pStyle w:val="Bibliography"/>
      </w:pPr>
      <w:r>
        <w:t xml:space="preserve">“Blade Runner.”</w:t>
      </w:r>
      <w:r>
        <w:t xml:space="preserve"> </w:t>
      </w:r>
      <w:r>
        <w:t xml:space="preserve">1982. Film.</w:t>
      </w:r>
      <w:r>
        <w:t xml:space="preserve"> </w:t>
      </w:r>
      <w:hyperlink r:id="rId566">
        <w:r>
          <w:rPr>
            <w:rStyle w:val="Hyperlink"/>
          </w:rPr>
          <w:t xml:space="preserve">https://en.wikipedia.org/wiki/Blade_Runner</w:t>
        </w:r>
      </w:hyperlink>
      <w:r>
        <w:t xml:space="preserve">.</w:t>
      </w:r>
    </w:p>
    <w:bookmarkEnd w:id="567"/>
    <w:bookmarkStart w:id="56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8">
        <w:r>
          <w:rPr>
            <w:rStyle w:val="Hyperlink"/>
          </w:rPr>
          <w:t xml:space="preserve">https://happygitwithr.com/</w:t>
        </w:r>
      </w:hyperlink>
      <w:r>
        <w:t xml:space="preserve">.</w:t>
      </w:r>
    </w:p>
    <w:bookmarkEnd w:id="569"/>
    <w:bookmarkStart w:id="57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0">
        <w:r>
          <w:rPr>
            <w:rStyle w:val="Hyperlink"/>
          </w:rPr>
          <w:t xml:space="preserve">https://en.wikipedia.org/wiki/Ender%27s_Game</w:t>
        </w:r>
      </w:hyperlink>
      <w:r>
        <w:t xml:space="preserve">.</w:t>
      </w:r>
    </w:p>
    <w:bookmarkEnd w:id="571"/>
    <w:bookmarkStart w:id="57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2">
        <w:r>
          <w:rPr>
            <w:rStyle w:val="Hyperlink"/>
          </w:rPr>
          <w:t xml:space="preserve">https://doi.org/10.1038/s41467-020-19160-7</w:t>
        </w:r>
      </w:hyperlink>
      <w:r>
        <w:t xml:space="preserve">.</w:t>
      </w:r>
    </w:p>
    <w:bookmarkEnd w:id="573"/>
    <w:bookmarkStart w:id="57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4">
        <w:r>
          <w:rPr>
            <w:rStyle w:val="Hyperlink"/>
          </w:rPr>
          <w:t xml:space="preserve">http://creativecommons.org/licenses/by-nc/4.0/</w:t>
        </w:r>
      </w:hyperlink>
      <w:r>
        <w:t xml:space="preserve">.</w:t>
      </w:r>
    </w:p>
    <w:bookmarkEnd w:id="575"/>
    <w:bookmarkStart w:id="577" w:name="ref-credit"/>
    <w:p>
      <w:pPr>
        <w:pStyle w:val="Bibliography"/>
      </w:pPr>
      <w:r>
        <w:t xml:space="preserve">“CRediT: Contributor Roles Taxonomy.”</w:t>
      </w:r>
      <w:r>
        <w:t xml:space="preserve"> </w:t>
      </w:r>
      <w:r>
        <w:t xml:space="preserve">n.d. PLOS ONE.</w:t>
      </w:r>
      <w:r>
        <w:t xml:space="preserve"> </w:t>
      </w:r>
      <w:hyperlink r:id="rId576">
        <w:r>
          <w:rPr>
            <w:rStyle w:val="Hyperlink"/>
          </w:rPr>
          <w:t xml:space="preserve">https://journals.plos.org/plosone/s/authorship</w:t>
        </w:r>
      </w:hyperlink>
      <w:r>
        <w:t xml:space="preserve">.</w:t>
      </w:r>
    </w:p>
    <w:bookmarkEnd w:id="577"/>
    <w:bookmarkStart w:id="579" w:name="ref-dryad"/>
    <w:p>
      <w:pPr>
        <w:pStyle w:val="Bibliography"/>
      </w:pPr>
      <w:r>
        <w:t xml:space="preserve">“Dryad Digital Repository.”</w:t>
      </w:r>
      <w:r>
        <w:t xml:space="preserve"> </w:t>
      </w:r>
      <w:r>
        <w:t xml:space="preserve">n.d. Dryad.</w:t>
      </w:r>
      <w:r>
        <w:t xml:space="preserve"> </w:t>
      </w:r>
      <w:hyperlink r:id="rId578">
        <w:r>
          <w:rPr>
            <w:rStyle w:val="Hyperlink"/>
          </w:rPr>
          <w:t xml:space="preserve">https://datadryad.org/</w:t>
        </w:r>
      </w:hyperlink>
      <w:r>
        <w:t xml:space="preserve">.</w:t>
      </w:r>
    </w:p>
    <w:bookmarkEnd w:id="579"/>
    <w:bookmarkStart w:id="58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1">
        <w:r>
          <w:rPr>
            <w:rStyle w:val="Hyperlink"/>
          </w:rPr>
          <w:t xml:space="preserve">https://www.equator-network.org/</w:t>
        </w:r>
      </w:hyperlink>
      <w:r>
        <w:t xml:space="preserve">.</w:t>
      </w:r>
    </w:p>
    <w:bookmarkEnd w:id="580"/>
    <w:bookmarkStart w:id="5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1">
        <w:r>
          <w:rPr>
            <w:rStyle w:val="Hyperlink"/>
          </w:rPr>
          <w:t xml:space="preserve">https://engineering-shiny.org/</w:t>
        </w:r>
      </w:hyperlink>
      <w:r>
        <w:t xml:space="preserve">.</w:t>
      </w:r>
    </w:p>
    <w:bookmarkEnd w:id="582"/>
    <w:bookmarkStart w:id="58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3">
        <w:r>
          <w:rPr>
            <w:rStyle w:val="Hyperlink"/>
          </w:rPr>
          <w:t xml:space="preserve">https://www.youtube.com/watch?v=B1BdQcJ2ZYY</w:t>
        </w:r>
      </w:hyperlink>
      <w:r>
        <w:t xml:space="preserve">.</w:t>
      </w:r>
    </w:p>
    <w:bookmarkEnd w:id="584"/>
    <w:bookmarkStart w:id="586" w:name="ref-githubdesktop"/>
    <w:p>
      <w:pPr>
        <w:pStyle w:val="Bibliography"/>
      </w:pPr>
      <w:r>
        <w:t xml:space="preserve">“GitHub Desktop.”</w:t>
      </w:r>
      <w:r>
        <w:t xml:space="preserve"> </w:t>
      </w:r>
      <w:r>
        <w:t xml:space="preserve">n.d. GitHub.</w:t>
      </w:r>
      <w:r>
        <w:t xml:space="preserve"> </w:t>
      </w:r>
      <w:hyperlink r:id="rId585">
        <w:r>
          <w:rPr>
            <w:rStyle w:val="Hyperlink"/>
          </w:rPr>
          <w:t xml:space="preserve">https://desktop.github.com/</w:t>
        </w:r>
      </w:hyperlink>
      <w:r>
        <w:t xml:space="preserve">.</w:t>
      </w:r>
    </w:p>
    <w:bookmarkEnd w:id="586"/>
    <w:bookmarkStart w:id="588" w:name="ref-dune"/>
    <w:p>
      <w:pPr>
        <w:pStyle w:val="Bibliography"/>
      </w:pPr>
      <w:r>
        <w:t xml:space="preserve">Herbert, Frank. 1965.</w:t>
      </w:r>
      <w:r>
        <w:t xml:space="preserve"> </w:t>
      </w:r>
      <w:r>
        <w:t xml:space="preserve">“Dune.”</w:t>
      </w:r>
      <w:r>
        <w:t xml:space="preserve"> </w:t>
      </w:r>
      <w:r>
        <w:t xml:space="preserve">Novel.</w:t>
      </w:r>
      <w:r>
        <w:t xml:space="preserve"> </w:t>
      </w:r>
      <w:hyperlink r:id="rId587">
        <w:r>
          <w:rPr>
            <w:rStyle w:val="Hyperlink"/>
          </w:rPr>
          <w:t xml:space="preserve">https://en.wikipedia.org/wiki/Organizations_of_the_Dune_universe#Thinking_machines</w:t>
        </w:r>
      </w:hyperlink>
      <w:r>
        <w:t xml:space="preserve">.</w:t>
      </w:r>
    </w:p>
    <w:bookmarkEnd w:id="588"/>
    <w:bookmarkStart w:id="590" w:name="ref-plos_data"/>
    <w:p>
      <w:pPr>
        <w:pStyle w:val="Bibliography"/>
      </w:pPr>
      <w:r>
        <w:t xml:space="preserve">“How to Store and Manage Your Data.”</w:t>
      </w:r>
      <w:r>
        <w:t xml:space="preserve"> </w:t>
      </w:r>
      <w:r>
        <w:t xml:space="preserve">n.d. PLOS.</w:t>
      </w:r>
      <w:r>
        <w:t xml:space="preserve"> </w:t>
      </w:r>
      <w:hyperlink r:id="rId589">
        <w:r>
          <w:rPr>
            <w:rStyle w:val="Hyperlink"/>
          </w:rPr>
          <w:t xml:space="preserve">https://plos.org/resource/how-to-store-and-manage-your-data/</w:t>
        </w:r>
      </w:hyperlink>
      <w:r>
        <w:t xml:space="preserve">.</w:t>
      </w:r>
    </w:p>
    <w:bookmarkEnd w:id="590"/>
    <w:bookmarkStart w:id="59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1"/>
    <w:bookmarkStart w:id="592" w:name="ref-medRxiv"/>
    <w:p>
      <w:pPr>
        <w:pStyle w:val="Bibliography"/>
      </w:pPr>
      <w:r>
        <w:t xml:space="preserve">“medRxiv: The Preprint Server for Health Sciences.”</w:t>
      </w:r>
      <w:r>
        <w:t xml:space="preserve"> </w:t>
      </w:r>
      <w:r>
        <w:t xml:space="preserve">n.d. Cold Spring Harbor Laboratory.</w:t>
      </w:r>
      <w:r>
        <w:t xml:space="preserve"> </w:t>
      </w:r>
      <w:hyperlink r:id="rId548">
        <w:r>
          <w:rPr>
            <w:rStyle w:val="Hyperlink"/>
          </w:rPr>
          <w:t xml:space="preserve">https://www.medrxiv.org/</w:t>
        </w:r>
      </w:hyperlink>
      <w:r>
        <w:t xml:space="preserve">.</w:t>
      </w:r>
    </w:p>
    <w:bookmarkEnd w:id="592"/>
    <w:bookmarkStart w:id="5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3">
        <w:r>
          <w:rPr>
            <w:rStyle w:val="Hyperlink"/>
          </w:rPr>
          <w:t xml:space="preserve">https://doi.org/10.1038/467775a</w:t>
        </w:r>
      </w:hyperlink>
      <w:r>
        <w:t xml:space="preserve">.</w:t>
      </w:r>
    </w:p>
    <w:bookmarkEnd w:id="594"/>
    <w:bookmarkStart w:id="59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5">
        <w:r>
          <w:rPr>
            <w:rStyle w:val="Hyperlink"/>
          </w:rPr>
          <w:t xml:space="preserve">https://doi.org/10.1038/s41562-016-0021</w:t>
        </w:r>
      </w:hyperlink>
      <w:r>
        <w:t xml:space="preserve">.</w:t>
      </w:r>
    </w:p>
    <w:bookmarkEnd w:id="596"/>
    <w:bookmarkStart w:id="5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7">
        <w:r>
          <w:rPr>
            <w:rStyle w:val="Hyperlink"/>
          </w:rPr>
          <w:t xml:space="preserve">https://doi.org/10.1038/526182a</w:t>
        </w:r>
      </w:hyperlink>
      <w:r>
        <w:t xml:space="preserve">.</w:t>
      </w:r>
    </w:p>
    <w:bookmarkEnd w:id="598"/>
    <w:bookmarkStart w:id="600" w:name="ref-osf"/>
    <w:p>
      <w:pPr>
        <w:pStyle w:val="Bibliography"/>
      </w:pPr>
      <w:r>
        <w:t xml:space="preserve">“Open Science Framework.”</w:t>
      </w:r>
      <w:r>
        <w:t xml:space="preserve"> </w:t>
      </w:r>
      <w:r>
        <w:t xml:space="preserve">n.d. Center for Open Science.</w:t>
      </w:r>
      <w:r>
        <w:t xml:space="preserve"> </w:t>
      </w:r>
      <w:hyperlink r:id="rId599">
        <w:r>
          <w:rPr>
            <w:rStyle w:val="Hyperlink"/>
          </w:rPr>
          <w:t xml:space="preserve">https://osf.io/</w:t>
        </w:r>
      </w:hyperlink>
      <w:r>
        <w:t xml:space="preserve">.</w:t>
      </w:r>
    </w:p>
    <w:bookmarkEnd w:id="600"/>
    <w:bookmarkStart w:id="602" w:name="ref-gitfixum"/>
    <w:p>
      <w:pPr>
        <w:pStyle w:val="Bibliography"/>
      </w:pPr>
      <w:r>
        <w:t xml:space="preserve">Robertson, Seth. n.d.</w:t>
      </w:r>
      <w:r>
        <w:t xml:space="preserve"> </w:t>
      </w:r>
      <w:r>
        <w:t xml:space="preserve">“On Undoing, Fixing, or Removing Commits in Git.”</w:t>
      </w:r>
      <w:r>
        <w:t xml:space="preserve"> </w:t>
      </w:r>
      <w:hyperlink r:id="rId601">
        <w:r>
          <w:rPr>
            <w:rStyle w:val="Hyperlink"/>
          </w:rPr>
          <w:t xml:space="preserve">https://sethrobertson.github.io/GitFixUm/fixup.html</w:t>
        </w:r>
      </w:hyperlink>
      <w:r>
        <w:t xml:space="preserve">.</w:t>
      </w:r>
    </w:p>
    <w:bookmarkEnd w:id="602"/>
    <w:bookmarkStart w:id="60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3">
        <w:r>
          <w:rPr>
            <w:rStyle w:val="Hyperlink"/>
          </w:rPr>
          <w:t xml:space="preserve">https://doi.org/10.1371/journal.pcbi.1003833</w:t>
        </w:r>
      </w:hyperlink>
      <w:r>
        <w:t xml:space="preserve">.</w:t>
      </w:r>
    </w:p>
    <w:bookmarkEnd w:id="604"/>
    <w:bookmarkStart w:id="60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5">
        <w:r>
          <w:rPr>
            <w:rStyle w:val="Hyperlink"/>
          </w:rPr>
          <w:t xml:space="preserve">https://doi.org/10.1038/d41586-019-02918-5</w:t>
        </w:r>
      </w:hyperlink>
      <w:r>
        <w:t xml:space="preserve">.</w:t>
      </w:r>
    </w:p>
    <w:bookmarkEnd w:id="606"/>
    <w:bookmarkStart w:id="608" w:name="ref-slurm"/>
    <w:p>
      <w:pPr>
        <w:pStyle w:val="Bibliography"/>
      </w:pPr>
      <w:r>
        <w:t xml:space="preserve">“Slurm Workload Manager: Sbatch Documentation.”</w:t>
      </w:r>
      <w:r>
        <w:t xml:space="preserve"> </w:t>
      </w:r>
      <w:r>
        <w:t xml:space="preserve">n.d. SchedMD.</w:t>
      </w:r>
      <w:r>
        <w:t xml:space="preserve"> </w:t>
      </w:r>
      <w:hyperlink r:id="rId607">
        <w:r>
          <w:rPr>
            <w:rStyle w:val="Hyperlink"/>
          </w:rPr>
          <w:t xml:space="preserve">https://slurm.schedmd.com/sbatch.html</w:t>
        </w:r>
      </w:hyperlink>
      <w:r>
        <w:t xml:space="preserve">.</w:t>
      </w:r>
    </w:p>
    <w:bookmarkEnd w:id="608"/>
    <w:bookmarkStart w:id="61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9">
        <w:r>
          <w:rPr>
            <w:rStyle w:val="Hyperlink"/>
          </w:rPr>
          <w:t xml:space="preserve">https://doi.org/10.1038/d41586-019-00067-3</w:t>
        </w:r>
      </w:hyperlink>
      <w:r>
        <w:t xml:space="preserve">.</w:t>
      </w:r>
    </w:p>
    <w:bookmarkEnd w:id="610"/>
    <w:bookmarkStart w:id="612" w:name="ref-terminator"/>
    <w:p>
      <w:pPr>
        <w:pStyle w:val="Bibliography"/>
      </w:pPr>
      <w:r>
        <w:t xml:space="preserve">“Terminator 3: Rise of the Machines.”</w:t>
      </w:r>
      <w:r>
        <w:t xml:space="preserve"> </w:t>
      </w:r>
      <w:r>
        <w:t xml:space="preserve">2003. Film.</w:t>
      </w:r>
      <w:r>
        <w:t xml:space="preserve"> </w:t>
      </w:r>
      <w:hyperlink r:id="rId611">
        <w:r>
          <w:rPr>
            <w:rStyle w:val="Hyperlink"/>
          </w:rPr>
          <w:t xml:space="preserve">https://en.wikipedia.org/wiki/Terminator_3:_Rise_of_the_Machines</w:t>
        </w:r>
      </w:hyperlink>
      <w:r>
        <w:t xml:space="preserve">.</w:t>
      </w:r>
    </w:p>
    <w:bookmarkEnd w:id="612"/>
    <w:bookmarkStart w:id="614" w:name="ref-matrix"/>
    <w:p>
      <w:pPr>
        <w:pStyle w:val="Bibliography"/>
      </w:pPr>
      <w:r>
        <w:t xml:space="preserve">“The Matrix.”</w:t>
      </w:r>
      <w:r>
        <w:t xml:space="preserve"> </w:t>
      </w:r>
      <w:r>
        <w:t xml:space="preserve">1999. Film.</w:t>
      </w:r>
      <w:r>
        <w:t xml:space="preserve"> </w:t>
      </w:r>
      <w:hyperlink r:id="rId613">
        <w:r>
          <w:rPr>
            <w:rStyle w:val="Hyperlink"/>
          </w:rPr>
          <w:t xml:space="preserve">https://en.wikipedia.org/wiki/The_Matrix</w:t>
        </w:r>
      </w:hyperlink>
      <w:r>
        <w:t xml:space="preserve">.</w:t>
      </w:r>
    </w:p>
    <w:bookmarkEnd w:id="614"/>
    <w:bookmarkStart w:id="61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5">
        <w:r>
          <w:rPr>
            <w:rStyle w:val="Hyperlink"/>
          </w:rPr>
          <w:t xml:space="preserve">https://code-review.tidyverse.org/</w:t>
        </w:r>
      </w:hyperlink>
      <w:r>
        <w:t xml:space="preserve">.</w:t>
      </w:r>
    </w:p>
    <w:bookmarkEnd w:id="616"/>
    <w:bookmarkStart w:id="61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7">
        <w:r>
          <w:rPr>
            <w:rStyle w:val="Hyperlink"/>
          </w:rPr>
          <w:t xml:space="preserve">https://doi.org/10.1038/d41586-021-03603-2</w:t>
        </w:r>
      </w:hyperlink>
      <w:r>
        <w:t xml:space="preserve">.</w:t>
      </w:r>
    </w:p>
    <w:bookmarkEnd w:id="618"/>
    <w:bookmarkStart w:id="620" w:name="ref-wargames"/>
    <w:p>
      <w:pPr>
        <w:pStyle w:val="Bibliography"/>
      </w:pPr>
      <w:r>
        <w:t xml:space="preserve">“WarGames.”</w:t>
      </w:r>
      <w:r>
        <w:t xml:space="preserve"> </w:t>
      </w:r>
      <w:r>
        <w:t xml:space="preserve">1983. Film.</w:t>
      </w:r>
      <w:r>
        <w:t xml:space="preserve"> </w:t>
      </w:r>
      <w:hyperlink r:id="rId619">
        <w:r>
          <w:rPr>
            <w:rStyle w:val="Hyperlink"/>
          </w:rPr>
          <w:t xml:space="preserve">https://en.wikipedia.org/wiki/WarGames</w:t>
        </w:r>
      </w:hyperlink>
      <w:r>
        <w:t xml:space="preserve">.</w:t>
      </w:r>
    </w:p>
    <w:bookmarkEnd w:id="620"/>
    <w:bookmarkStart w:id="62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1">
        <w:r>
          <w:rPr>
            <w:rStyle w:val="Hyperlink"/>
          </w:rPr>
          <w:t xml:space="preserve">https://adv-r.hadley.nz/</w:t>
        </w:r>
      </w:hyperlink>
      <w:r>
        <w:t xml:space="preserve">.</w:t>
      </w:r>
    </w:p>
    <w:bookmarkEnd w:id="622"/>
    <w:bookmarkStart w:id="624" w:name="ref-wickham2021shiny"/>
    <w:p>
      <w:pPr>
        <w:pStyle w:val="Bibliography"/>
      </w:pPr>
      <w:r>
        <w:t xml:space="preserve">———. 2021.</w:t>
      </w:r>
      <w:r>
        <w:t xml:space="preserve"> </w:t>
      </w:r>
      <w:r>
        <w:rPr>
          <w:i/>
          <w:iCs/>
        </w:rPr>
        <w:t xml:space="preserve">Mastering Shiny</w:t>
      </w:r>
      <w:r>
        <w:t xml:space="preserve">. O’Reilly Media.</w:t>
      </w:r>
      <w:r>
        <w:t xml:space="preserve"> </w:t>
      </w:r>
      <w:hyperlink r:id="rId623">
        <w:r>
          <w:rPr>
            <w:rStyle w:val="Hyperlink"/>
          </w:rPr>
          <w:t xml:space="preserve">https://mastering-shiny.org/</w:t>
        </w:r>
      </w:hyperlink>
      <w:r>
        <w:t xml:space="preserve">.</w:t>
      </w:r>
    </w:p>
    <w:bookmarkEnd w:id="624"/>
    <w:bookmarkStart w:id="625"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25"/>
    <w:bookmarkStart w:id="627" w:name="ref-wickham2023tidydesign"/>
    <w:p>
      <w:pPr>
        <w:pStyle w:val="Bibliography"/>
      </w:pPr>
      <w:r>
        <w:t xml:space="preserve">———. 2023b.</w:t>
      </w:r>
      <w:r>
        <w:t xml:space="preserve"> </w:t>
      </w:r>
      <w:r>
        <w:rPr>
          <w:i/>
          <w:iCs/>
        </w:rPr>
        <w:t xml:space="preserve">Tidyverse Design Guide</w:t>
      </w:r>
      <w:r>
        <w:t xml:space="preserve">.</w:t>
      </w:r>
      <w:r>
        <w:t xml:space="preserve"> </w:t>
      </w:r>
      <w:hyperlink r:id="rId626">
        <w:r>
          <w:rPr>
            <w:rStyle w:val="Hyperlink"/>
          </w:rPr>
          <w:t xml:space="preserve">https://design.tidyverse.org/</w:t>
        </w:r>
      </w:hyperlink>
      <w:r>
        <w:t xml:space="preserve">.</w:t>
      </w:r>
    </w:p>
    <w:bookmarkEnd w:id="627"/>
    <w:bookmarkStart w:id="62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8">
        <w:r>
          <w:rPr>
            <w:rStyle w:val="Hyperlink"/>
          </w:rPr>
          <w:t xml:space="preserve">https://r-pkgs.org/</w:t>
        </w:r>
      </w:hyperlink>
      <w:r>
        <w:t xml:space="preserve">.</w:t>
      </w:r>
    </w:p>
    <w:bookmarkEnd w:id="629"/>
    <w:bookmarkStart w:id="63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0">
        <w:r>
          <w:rPr>
            <w:rStyle w:val="Hyperlink"/>
          </w:rPr>
          <w:t xml:space="preserve">https://r4ds.hadley.nz/</w:t>
        </w:r>
      </w:hyperlink>
      <w:r>
        <w:t xml:space="preserve">.</w:t>
      </w:r>
    </w:p>
    <w:bookmarkEnd w:id="631"/>
    <w:bookmarkStart w:id="63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32"/>
    <w:bookmarkEnd w:id="633"/>
    <w:bookmarkEnd w:id="6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7" Type="http://schemas.openxmlformats.org/officeDocument/2006/relationships/image" Target="media/rId427.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21" Type="http://schemas.openxmlformats.org/officeDocument/2006/relationships/image" Target="media/rId421.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6" Type="http://schemas.openxmlformats.org/officeDocument/2006/relationships/hyperlink" Target="http://adv-r.had.co.nz/Style.html" TargetMode="External"/><Relationship Id="rId537" Type="http://schemas.openxmlformats.org/officeDocument/2006/relationships/hyperlink" Target="http://colorbrewer2.org/" TargetMode="External"/><Relationship Id="rId574"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9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21"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15" Type="http://schemas.openxmlformats.org/officeDocument/2006/relationships/hyperlink" Target="https://code-review.tidyverse.org/" TargetMode="External"/><Relationship Id="rId464"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78" Type="http://schemas.openxmlformats.org/officeDocument/2006/relationships/hyperlink" Target="https://datadryad.org/" TargetMode="External"/><Relationship Id="rId626" Type="http://schemas.openxmlformats.org/officeDocument/2006/relationships/hyperlink" Target="https://design.tidyverse.org/" TargetMode="External"/><Relationship Id="rId585"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4" Type="http://schemas.openxmlformats.org/officeDocument/2006/relationships/hyperlink" Target="https://docs.github.com/en/copilot/how-tos/use-copilot-agents/coding-agent/customize-the-agent-environment" TargetMode="External"/><Relationship Id="rId449"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20" Type="http://schemas.openxmlformats.org/officeDocument/2006/relationships/hyperlink" Target="https://docs.google.com/document/d/1ckgRCcr7FFPyymyMA6Y_-cB_vftOyrrxT28c6gRg0PI/edit" TargetMode="External"/><Relationship Id="rId462" Type="http://schemas.openxmlformats.org/officeDocument/2006/relationships/hyperlink" Target="https://docs.ropensci.org/targets/" TargetMode="External"/><Relationship Id="rId593" Type="http://schemas.openxmlformats.org/officeDocument/2006/relationships/hyperlink" Target="https://doi.org/10.1038/467775a" TargetMode="External"/><Relationship Id="rId597" Type="http://schemas.openxmlformats.org/officeDocument/2006/relationships/hyperlink" Target="https://doi.org/10.1038/526182a" TargetMode="External"/><Relationship Id="rId609" Type="http://schemas.openxmlformats.org/officeDocument/2006/relationships/hyperlink" Target="https://doi.org/10.1038/d41586-019-00067-3" TargetMode="External"/><Relationship Id="rId561" Type="http://schemas.openxmlformats.org/officeDocument/2006/relationships/hyperlink" Target="https://doi.org/10.1038/d41586-019-01431-z" TargetMode="External"/><Relationship Id="rId605" Type="http://schemas.openxmlformats.org/officeDocument/2006/relationships/hyperlink" Target="https://doi.org/10.1038/d41586-019-02918-5" TargetMode="External"/><Relationship Id="rId617" Type="http://schemas.openxmlformats.org/officeDocument/2006/relationships/hyperlink" Target="https://doi.org/10.1038/d41586-021-03603-2" TargetMode="External"/><Relationship Id="rId572" Type="http://schemas.openxmlformats.org/officeDocument/2006/relationships/hyperlink" Target="https://doi.org/10.1038/s41467-020-19160-7" TargetMode="External"/><Relationship Id="rId595" Type="http://schemas.openxmlformats.org/officeDocument/2006/relationships/hyperlink" Target="https://doi.org/10.1038/s41562-016-0021" TargetMode="External"/><Relationship Id="rId603" Type="http://schemas.openxmlformats.org/officeDocument/2006/relationships/hyperlink" Target="https://doi.org/10.1371/journal.pcbi.1003833" TargetMode="External"/><Relationship Id="rId55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55"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63" Type="http://schemas.openxmlformats.org/officeDocument/2006/relationships/hyperlink" Target="https://en.wikipedia.org/wiki/Battlestar_Galactica_(2004_TV_series)" TargetMode="External"/><Relationship Id="rId566" Type="http://schemas.openxmlformats.org/officeDocument/2006/relationships/hyperlink" Target="https://en.wikipedia.org/wiki/Blade_Runner" TargetMode="External"/><Relationship Id="rId570" Type="http://schemas.openxmlformats.org/officeDocument/2006/relationships/hyperlink" Target="https://en.wikipedia.org/wiki/Ender%27s_Game" TargetMode="External"/><Relationship Id="rId587" Type="http://schemas.openxmlformats.org/officeDocument/2006/relationships/hyperlink" Target="https://en.wikipedia.org/wiki/Organizations_of_the_Dune_universe#Thinking_machines" TargetMode="External"/><Relationship Id="rId611" Type="http://schemas.openxmlformats.org/officeDocument/2006/relationships/hyperlink" Target="https://en.wikipedia.org/wiki/Terminator_3:_Rise_of_the_Machines" TargetMode="External"/><Relationship Id="rId613"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19" Type="http://schemas.openxmlformats.org/officeDocument/2006/relationships/hyperlink" Target="https://en.wikipedia.org/wiki/WarGames" TargetMode="External"/><Relationship Id="rId581" Type="http://schemas.openxmlformats.org/officeDocument/2006/relationships/hyperlink" Target="https://engineering-shiny.org/" TargetMode="External"/><Relationship Id="rId460" Type="http://schemas.openxmlformats.org/officeDocument/2006/relationships/hyperlink" Target="https://forcats.tidyverse.org/" TargetMode="External"/><Relationship Id="rId454"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48"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10" Type="http://schemas.openxmlformats.org/officeDocument/2006/relationships/hyperlink" Target="https://github.com/skills/introduction-to-github" TargetMode="External"/><Relationship Id="rId542" Type="http://schemas.openxmlformats.org/officeDocument/2006/relationships/hyperlink" Target="https://grants.nih.gov" TargetMode="External"/><Relationship Id="rId541" Type="http://schemas.openxmlformats.org/officeDocument/2006/relationships/hyperlink" Target="https://grantwriting.stanford.edu/funding-train/" TargetMode="External"/><Relationship Id="rId522" Type="http://schemas.openxmlformats.org/officeDocument/2006/relationships/hyperlink" Target="https://grantwriting.stanford.edu/funding-train/#ep" TargetMode="External"/><Relationship Id="rId568"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29" Type="http://schemas.openxmlformats.org/officeDocument/2006/relationships/hyperlink" Target="https://jadebc.github.io/lab-manual/" TargetMode="External"/><Relationship Id="rId488"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98"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92" Type="http://schemas.openxmlformats.org/officeDocument/2006/relationships/hyperlink" Target="https://journals.lww.com/epidem/Fulltext/2001/05000/The_Value_of_P.2.aspx" TargetMode="External"/><Relationship Id="rId539" Type="http://schemas.openxmlformats.org/officeDocument/2006/relationships/hyperlink" Target="https://journals.plos.org/ploscompbiol/article?id=10.1371/journal.pcbi.1003833" TargetMode="External"/><Relationship Id="rId576" Type="http://schemas.openxmlformats.org/officeDocument/2006/relationships/hyperlink" Target="https://journals.plos.org/plosone/s/authorship" TargetMode="External"/><Relationship Id="rId513" Type="http://schemas.openxmlformats.org/officeDocument/2006/relationships/hyperlink" Target="https://link.springer.com/book/10.1007/978-3-030-98175-4" TargetMode="External"/><Relationship Id="rId52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23" Type="http://schemas.openxmlformats.org/officeDocument/2006/relationships/hyperlink" Target="https://mastering-shiny.org/" TargetMode="External"/><Relationship Id="rId538" Type="http://schemas.openxmlformats.org/officeDocument/2006/relationships/hyperlink" Target="https://medialab.github.io/iwanthue/" TargetMode="External"/><Relationship Id="rId495"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18" Type="http://schemas.openxmlformats.org/officeDocument/2006/relationships/hyperlink" Target="https://mitcommlab.mit.edu/be/2023/09/27/toward-an-evenbetterposter-improving-the-betterposter-template/" TargetMode="External"/><Relationship Id="rId531" Type="http://schemas.openxmlformats.org/officeDocument/2006/relationships/hyperlink" Target="https://myidp.sciencecareers.org/" TargetMode="External"/><Relationship Id="rId59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89"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57"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28" Type="http://schemas.openxmlformats.org/officeDocument/2006/relationships/hyperlink" Target="https://r-pkgs.org/" TargetMode="External"/><Relationship Id="rId630"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63" Type="http://schemas.openxmlformats.org/officeDocument/2006/relationships/hyperlink" Target="https://rdatatable.gitlab.io/data.table/" TargetMode="External"/><Relationship Id="rId456"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61"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503" Type="http://schemas.openxmlformats.org/officeDocument/2006/relationships/hyperlink" Target="https://s3.amazonaws.com/assets.datacamp.com/blog_assets/datatable_Cheat_Sheet_R.pdf" TargetMode="External"/><Relationship Id="rId559"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1" Type="http://schemas.openxmlformats.org/officeDocument/2006/relationships/hyperlink" Target="https://sethrobertson.github.io/GitFixUm/fixup.html" TargetMode="External"/><Relationship Id="rId607"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59"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58" Type="http://schemas.openxmlformats.org/officeDocument/2006/relationships/hyperlink" Target="https://tibble.tidyverse.org/" TargetMode="External"/><Relationship Id="rId455"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99"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90"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49"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51" Type="http://schemas.openxmlformats.org/officeDocument/2006/relationships/hyperlink" Target="https://www.equator-network.org/" TargetMode="External"/><Relationship Id="rId525"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48" Type="http://schemas.openxmlformats.org/officeDocument/2006/relationships/hyperlink" Target="https://www.medrxiv.org/" TargetMode="External"/><Relationship Id="rId534" Type="http://schemas.openxmlformats.org/officeDocument/2006/relationships/hyperlink" Target="https://www.nature.com/articles/d41586-021-03603-2" TargetMode="External"/><Relationship Id="rId52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501" Type="http://schemas.openxmlformats.org/officeDocument/2006/relationships/hyperlink" Target="https://www.rstudio.com/wp-content/uploads/2015/02/data-wrangling-cheatsheet.pdf" TargetMode="External"/><Relationship Id="rId504" Type="http://schemas.openxmlformats.org/officeDocument/2006/relationships/hyperlink" Target="https://www.rstudio.com/wp-content/uploads/2015/02/rmarkdown-cheatsheet.pdf" TargetMode="External"/><Relationship Id="rId502" Type="http://schemas.openxmlformats.org/officeDocument/2006/relationships/hyperlink" Target="https://www.rstudio.com/wp-content/uploads/2015/03/ggplot2-cheatsheet.pdf" TargetMode="External"/><Relationship Id="rId516" Type="http://schemas.openxmlformats.org/officeDocument/2006/relationships/hyperlink" Target="https://www.sciencedirect.com/science/article/pii/S1471491423000928" TargetMode="External"/><Relationship Id="rId532" Type="http://schemas.openxmlformats.org/officeDocument/2006/relationships/hyperlink" Target="https://www.training.nih.gov/career-services/" TargetMode="External"/><Relationship Id="rId535" Type="http://schemas.openxmlformats.org/officeDocument/2006/relationships/hyperlink" Target="https://www.youtube.com/watch?v=1RwJbhkCA58" TargetMode="External"/><Relationship Id="rId517" Type="http://schemas.openxmlformats.org/officeDocument/2006/relationships/hyperlink" Target="https://www.youtube.com/watch?v=1RwJbhkCA58&amp;t=1171s" TargetMode="External"/><Relationship Id="rId58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1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6" Type="http://schemas.openxmlformats.org/officeDocument/2006/relationships/hyperlink" Target="http://adv-r.had.co.nz/Style.html" TargetMode="External"/><Relationship Id="rId537" Type="http://schemas.openxmlformats.org/officeDocument/2006/relationships/hyperlink" Target="http://colorbrewer2.org/" TargetMode="External"/><Relationship Id="rId574"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9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21"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15" Type="http://schemas.openxmlformats.org/officeDocument/2006/relationships/hyperlink" Target="https://code-review.tidyverse.org/" TargetMode="External"/><Relationship Id="rId464"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78" Type="http://schemas.openxmlformats.org/officeDocument/2006/relationships/hyperlink" Target="https://datadryad.org/" TargetMode="External"/><Relationship Id="rId626" Type="http://schemas.openxmlformats.org/officeDocument/2006/relationships/hyperlink" Target="https://design.tidyverse.org/" TargetMode="External"/><Relationship Id="rId585"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4" Type="http://schemas.openxmlformats.org/officeDocument/2006/relationships/hyperlink" Target="https://docs.github.com/en/copilot/how-tos/use-copilot-agents/coding-agent/customize-the-agent-environment" TargetMode="External"/><Relationship Id="rId449"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20" Type="http://schemas.openxmlformats.org/officeDocument/2006/relationships/hyperlink" Target="https://docs.google.com/document/d/1ckgRCcr7FFPyymyMA6Y_-cB_vftOyrrxT28c6gRg0PI/edit" TargetMode="External"/><Relationship Id="rId462" Type="http://schemas.openxmlformats.org/officeDocument/2006/relationships/hyperlink" Target="https://docs.ropensci.org/targets/" TargetMode="External"/><Relationship Id="rId593" Type="http://schemas.openxmlformats.org/officeDocument/2006/relationships/hyperlink" Target="https://doi.org/10.1038/467775a" TargetMode="External"/><Relationship Id="rId597" Type="http://schemas.openxmlformats.org/officeDocument/2006/relationships/hyperlink" Target="https://doi.org/10.1038/526182a" TargetMode="External"/><Relationship Id="rId609" Type="http://schemas.openxmlformats.org/officeDocument/2006/relationships/hyperlink" Target="https://doi.org/10.1038/d41586-019-00067-3" TargetMode="External"/><Relationship Id="rId561" Type="http://schemas.openxmlformats.org/officeDocument/2006/relationships/hyperlink" Target="https://doi.org/10.1038/d41586-019-01431-z" TargetMode="External"/><Relationship Id="rId605" Type="http://schemas.openxmlformats.org/officeDocument/2006/relationships/hyperlink" Target="https://doi.org/10.1038/d41586-019-02918-5" TargetMode="External"/><Relationship Id="rId617" Type="http://schemas.openxmlformats.org/officeDocument/2006/relationships/hyperlink" Target="https://doi.org/10.1038/d41586-021-03603-2" TargetMode="External"/><Relationship Id="rId572" Type="http://schemas.openxmlformats.org/officeDocument/2006/relationships/hyperlink" Target="https://doi.org/10.1038/s41467-020-19160-7" TargetMode="External"/><Relationship Id="rId595" Type="http://schemas.openxmlformats.org/officeDocument/2006/relationships/hyperlink" Target="https://doi.org/10.1038/s41562-016-0021" TargetMode="External"/><Relationship Id="rId603" Type="http://schemas.openxmlformats.org/officeDocument/2006/relationships/hyperlink" Target="https://doi.org/10.1371/journal.pcbi.1003833" TargetMode="External"/><Relationship Id="rId55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55"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63" Type="http://schemas.openxmlformats.org/officeDocument/2006/relationships/hyperlink" Target="https://en.wikipedia.org/wiki/Battlestar_Galactica_(2004_TV_series)" TargetMode="External"/><Relationship Id="rId566" Type="http://schemas.openxmlformats.org/officeDocument/2006/relationships/hyperlink" Target="https://en.wikipedia.org/wiki/Blade_Runner" TargetMode="External"/><Relationship Id="rId570" Type="http://schemas.openxmlformats.org/officeDocument/2006/relationships/hyperlink" Target="https://en.wikipedia.org/wiki/Ender%27s_Game" TargetMode="External"/><Relationship Id="rId587" Type="http://schemas.openxmlformats.org/officeDocument/2006/relationships/hyperlink" Target="https://en.wikipedia.org/wiki/Organizations_of_the_Dune_universe#Thinking_machines" TargetMode="External"/><Relationship Id="rId611" Type="http://schemas.openxmlformats.org/officeDocument/2006/relationships/hyperlink" Target="https://en.wikipedia.org/wiki/Terminator_3:_Rise_of_the_Machines" TargetMode="External"/><Relationship Id="rId613"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19" Type="http://schemas.openxmlformats.org/officeDocument/2006/relationships/hyperlink" Target="https://en.wikipedia.org/wiki/WarGames" TargetMode="External"/><Relationship Id="rId581" Type="http://schemas.openxmlformats.org/officeDocument/2006/relationships/hyperlink" Target="https://engineering-shiny.org/" TargetMode="External"/><Relationship Id="rId460" Type="http://schemas.openxmlformats.org/officeDocument/2006/relationships/hyperlink" Target="https://forcats.tidyverse.org/" TargetMode="External"/><Relationship Id="rId454"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48"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10" Type="http://schemas.openxmlformats.org/officeDocument/2006/relationships/hyperlink" Target="https://github.com/skills/introduction-to-github" TargetMode="External"/><Relationship Id="rId542" Type="http://schemas.openxmlformats.org/officeDocument/2006/relationships/hyperlink" Target="https://grants.nih.gov" TargetMode="External"/><Relationship Id="rId541" Type="http://schemas.openxmlformats.org/officeDocument/2006/relationships/hyperlink" Target="https://grantwriting.stanford.edu/funding-train/" TargetMode="External"/><Relationship Id="rId522" Type="http://schemas.openxmlformats.org/officeDocument/2006/relationships/hyperlink" Target="https://grantwriting.stanford.edu/funding-train/#ep" TargetMode="External"/><Relationship Id="rId568"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29" Type="http://schemas.openxmlformats.org/officeDocument/2006/relationships/hyperlink" Target="https://jadebc.github.io/lab-manual/" TargetMode="External"/><Relationship Id="rId488"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98"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92" Type="http://schemas.openxmlformats.org/officeDocument/2006/relationships/hyperlink" Target="https://journals.lww.com/epidem/Fulltext/2001/05000/The_Value_of_P.2.aspx" TargetMode="External"/><Relationship Id="rId539" Type="http://schemas.openxmlformats.org/officeDocument/2006/relationships/hyperlink" Target="https://journals.plos.org/ploscompbiol/article?id=10.1371/journal.pcbi.1003833" TargetMode="External"/><Relationship Id="rId576" Type="http://schemas.openxmlformats.org/officeDocument/2006/relationships/hyperlink" Target="https://journals.plos.org/plosone/s/authorship" TargetMode="External"/><Relationship Id="rId513" Type="http://schemas.openxmlformats.org/officeDocument/2006/relationships/hyperlink" Target="https://link.springer.com/book/10.1007/978-3-030-98175-4" TargetMode="External"/><Relationship Id="rId52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23" Type="http://schemas.openxmlformats.org/officeDocument/2006/relationships/hyperlink" Target="https://mastering-shiny.org/" TargetMode="External"/><Relationship Id="rId538" Type="http://schemas.openxmlformats.org/officeDocument/2006/relationships/hyperlink" Target="https://medialab.github.io/iwanthue/" TargetMode="External"/><Relationship Id="rId495"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18" Type="http://schemas.openxmlformats.org/officeDocument/2006/relationships/hyperlink" Target="https://mitcommlab.mit.edu/be/2023/09/27/toward-an-evenbetterposter-improving-the-betterposter-template/" TargetMode="External"/><Relationship Id="rId531" Type="http://schemas.openxmlformats.org/officeDocument/2006/relationships/hyperlink" Target="https://myidp.sciencecareers.org/" TargetMode="External"/><Relationship Id="rId59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89"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57"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28" Type="http://schemas.openxmlformats.org/officeDocument/2006/relationships/hyperlink" Target="https://r-pkgs.org/" TargetMode="External"/><Relationship Id="rId630"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63" Type="http://schemas.openxmlformats.org/officeDocument/2006/relationships/hyperlink" Target="https://rdatatable.gitlab.io/data.table/" TargetMode="External"/><Relationship Id="rId456"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61"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503" Type="http://schemas.openxmlformats.org/officeDocument/2006/relationships/hyperlink" Target="https://s3.amazonaws.com/assets.datacamp.com/blog_assets/datatable_Cheat_Sheet_R.pdf" TargetMode="External"/><Relationship Id="rId559"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1" Type="http://schemas.openxmlformats.org/officeDocument/2006/relationships/hyperlink" Target="https://sethrobertson.github.io/GitFixUm/fixup.html" TargetMode="External"/><Relationship Id="rId607"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59"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58" Type="http://schemas.openxmlformats.org/officeDocument/2006/relationships/hyperlink" Target="https://tibble.tidyverse.org/" TargetMode="External"/><Relationship Id="rId455"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99"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90"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49"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51" Type="http://schemas.openxmlformats.org/officeDocument/2006/relationships/hyperlink" Target="https://www.equator-network.org/" TargetMode="External"/><Relationship Id="rId525"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48" Type="http://schemas.openxmlformats.org/officeDocument/2006/relationships/hyperlink" Target="https://www.medrxiv.org/" TargetMode="External"/><Relationship Id="rId534" Type="http://schemas.openxmlformats.org/officeDocument/2006/relationships/hyperlink" Target="https://www.nature.com/articles/d41586-021-03603-2" TargetMode="External"/><Relationship Id="rId52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501" Type="http://schemas.openxmlformats.org/officeDocument/2006/relationships/hyperlink" Target="https://www.rstudio.com/wp-content/uploads/2015/02/data-wrangling-cheatsheet.pdf" TargetMode="External"/><Relationship Id="rId504" Type="http://schemas.openxmlformats.org/officeDocument/2006/relationships/hyperlink" Target="https://www.rstudio.com/wp-content/uploads/2015/02/rmarkdown-cheatsheet.pdf" TargetMode="External"/><Relationship Id="rId502" Type="http://schemas.openxmlformats.org/officeDocument/2006/relationships/hyperlink" Target="https://www.rstudio.com/wp-content/uploads/2015/03/ggplot2-cheatsheet.pdf" TargetMode="External"/><Relationship Id="rId516" Type="http://schemas.openxmlformats.org/officeDocument/2006/relationships/hyperlink" Target="https://www.sciencedirect.com/science/article/pii/S1471491423000928" TargetMode="External"/><Relationship Id="rId532" Type="http://schemas.openxmlformats.org/officeDocument/2006/relationships/hyperlink" Target="https://www.training.nih.gov/career-services/" TargetMode="External"/><Relationship Id="rId535" Type="http://schemas.openxmlformats.org/officeDocument/2006/relationships/hyperlink" Target="https://www.youtube.com/watch?v=1RwJbhkCA58" TargetMode="External"/><Relationship Id="rId517" Type="http://schemas.openxmlformats.org/officeDocument/2006/relationships/hyperlink" Target="https://www.youtube.com/watch?v=1RwJbhkCA58&amp;t=1171s" TargetMode="External"/><Relationship Id="rId58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1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2026-01-13T07:19:29Z</dcterms:created>
  <dcterms:modified xsi:type="dcterms:W3CDTF">2026-01-13T07:19:29Z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