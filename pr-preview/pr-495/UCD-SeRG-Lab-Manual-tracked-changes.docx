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5"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0"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0"/>
    <w:bookmarkStart w:id="953" w:name="resources-for-python"/>
    <w:p>
      <w:pPr>
        <w:pStyle w:val="Heading2"/>
      </w:pPr>
      <w:r>
        <w:t xml:space="preserve">21.3 Resources for Python</w:t>
      </w:r>
    </w:p>
    <w:p>
      <w:pPr>
        <w:pStyle w:val="Compact"/>
        <w:numPr>
          <w:ilvl w:val="0"/>
          <w:numId w:val="1267"/>
        </w:numPr>
      </w:pPr>
      <w:hyperlink r:id="rId951">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2">
        <w:r>
          <w:rPr>
            <w:rStyle w:val="Hyperlink"/>
          </w:rPr>
          <w:t xml:space="preserve">Natural Language Processing with Python</w:t>
        </w:r>
      </w:hyperlink>
      <w:r>
        <w:t xml:space="preserve"> </w:t>
      </w:r>
      <w:r>
        <w:t xml:space="preserve">- text analysis and NLP techniques</w:t>
      </w:r>
    </w:p>
    <w:bookmarkEnd w:id="953"/>
    <w:bookmarkStart w:id="955" w:name="resources-for-julia"/>
    <w:p>
      <w:pPr>
        <w:pStyle w:val="Heading2"/>
      </w:pPr>
      <w:r>
        <w:t xml:space="preserve">21.4 Resources for Julia</w:t>
      </w:r>
    </w:p>
    <w:p>
      <w:pPr>
        <w:pStyle w:val="Compact"/>
        <w:numPr>
          <w:ilvl w:val="0"/>
          <w:numId w:val="1268"/>
        </w:numPr>
      </w:pPr>
      <w:hyperlink r:id="rId954">
        <w:r>
          <w:rPr>
            <w:rStyle w:val="Hyperlink"/>
          </w:rPr>
          <w:t xml:space="preserve">UC Davis Julia Users Group Julia Basics Workshop</w:t>
        </w:r>
      </w:hyperlink>
      <w:r>
        <w:t xml:space="preserve"> </w:t>
      </w:r>
      <w:r>
        <w:t xml:space="preserve">- foundational Julia programming</w:t>
      </w:r>
    </w:p>
    <w:bookmarkEnd w:id="955"/>
    <w:bookmarkStart w:id="957"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7"/>
    <w:bookmarkStart w:id="961"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8">
        <w:r>
          <w:rPr>
            <w:rStyle w:val="Hyperlink"/>
          </w:rPr>
          <w:t xml:space="preserve">The Pathway to Publishing: A Guide to Quantitative Writing in the Health Sciences</w:t>
        </w:r>
      </w:hyperlink>
    </w:p>
    <w:p>
      <w:pPr>
        <w:pStyle w:val="Compact"/>
        <w:numPr>
          <w:ilvl w:val="0"/>
          <w:numId w:val="1270"/>
        </w:numPr>
      </w:pPr>
      <w:hyperlink r:id="rId9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0">
        <w:r>
          <w:rPr>
            <w:rStyle w:val="Hyperlink"/>
          </w:rPr>
          <w:t xml:space="preserve">Secret, actionable writing tips</w:t>
        </w:r>
      </w:hyperlink>
    </w:p>
    <w:bookmarkEnd w:id="961"/>
    <w:bookmarkStart w:id="965"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2">
        <w:r>
          <w:rPr>
            <w:rStyle w:val="Hyperlink"/>
          </w:rPr>
          <w:t xml:space="preserve">How to give a killer narratively-driven scientific talk</w:t>
        </w:r>
      </w:hyperlink>
    </w:p>
    <w:p>
      <w:pPr>
        <w:pStyle w:val="Compact"/>
        <w:numPr>
          <w:ilvl w:val="0"/>
          <w:numId w:val="1271"/>
        </w:numPr>
      </w:pPr>
      <w:hyperlink r:id="rId963">
        <w:r>
          <w:rPr>
            <w:rStyle w:val="Hyperlink"/>
          </w:rPr>
          <w:t xml:space="preserve">How to make a better poster</w:t>
        </w:r>
      </w:hyperlink>
    </w:p>
    <w:p>
      <w:pPr>
        <w:pStyle w:val="Compact"/>
        <w:numPr>
          <w:ilvl w:val="0"/>
          <w:numId w:val="1271"/>
        </w:numPr>
      </w:pPr>
      <w:hyperlink r:id="rId964">
        <w:r>
          <w:rPr>
            <w:rStyle w:val="Hyperlink"/>
          </w:rPr>
          <w:t xml:space="preserve">How to make an even better poster</w:t>
        </w:r>
      </w:hyperlink>
    </w:p>
    <w:bookmarkEnd w:id="965"/>
    <w:bookmarkStart w:id="968" w:name="professional-advice"/>
    <w:p>
      <w:pPr>
        <w:pStyle w:val="Heading2"/>
      </w:pPr>
      <w:r>
        <w:t xml:space="preserve">21.8 Professional advice</w:t>
      </w:r>
    </w:p>
    <w:p>
      <w:pPr>
        <w:pStyle w:val="Compact"/>
        <w:numPr>
          <w:ilvl w:val="0"/>
          <w:numId w:val="1272"/>
        </w:numPr>
      </w:pPr>
      <w:hyperlink r:id="rId966">
        <w:r>
          <w:rPr>
            <w:rStyle w:val="Hyperlink"/>
          </w:rPr>
          <w:t xml:space="preserve">Professional advice, especially for your first job</w:t>
        </w:r>
      </w:hyperlink>
    </w:p>
    <w:p>
      <w:pPr>
        <w:pStyle w:val="Compact"/>
        <w:numPr>
          <w:ilvl w:val="0"/>
          <w:numId w:val="1272"/>
        </w:numPr>
      </w:pPr>
      <w:hyperlink r:id="rId967">
        <w:r>
          <w:rPr>
            <w:rStyle w:val="Hyperlink"/>
          </w:rPr>
          <w:t xml:space="preserve">Team Public Health Substack</w:t>
        </w:r>
      </w:hyperlink>
    </w:p>
    <w:bookmarkEnd w:id="968"/>
    <w:bookmarkStart w:id="971" w:name="funding"/>
    <w:p>
      <w:pPr>
        <w:pStyle w:val="Heading2"/>
      </w:pPr>
      <w:r>
        <w:t xml:space="preserve">21.9 Funding</w:t>
      </w:r>
    </w:p>
    <w:p>
      <w:pPr>
        <w:pStyle w:val="Compact"/>
        <w:numPr>
          <w:ilvl w:val="0"/>
          <w:numId w:val="1273"/>
        </w:numPr>
      </w:pPr>
      <w:hyperlink r:id="rId969">
        <w:r>
          <w:rPr>
            <w:rStyle w:val="Hyperlink"/>
          </w:rPr>
          <w:t xml:space="preserve">Building Your Funding Train</w:t>
        </w:r>
      </w:hyperlink>
    </w:p>
    <w:p>
      <w:pPr>
        <w:pStyle w:val="Compact"/>
        <w:numPr>
          <w:ilvl w:val="0"/>
          <w:numId w:val="1273"/>
        </w:numPr>
      </w:pPr>
      <w:hyperlink r:id="rId970">
        <w:r>
          <w:rPr>
            <w:rStyle w:val="Hyperlink"/>
          </w:rPr>
          <w:t xml:space="preserve">NIH Grant Writing Resources</w:t>
        </w:r>
      </w:hyperlink>
    </w:p>
    <w:bookmarkEnd w:id="971"/>
    <w:bookmarkStart w:id="974" w:name="ethics-and-global-health-research"/>
    <w:p>
      <w:pPr>
        <w:pStyle w:val="Heading2"/>
      </w:pPr>
      <w:r>
        <w:t xml:space="preserve">21.10 Ethics and global health research</w:t>
      </w:r>
    </w:p>
    <w:p>
      <w:pPr>
        <w:pStyle w:val="Compact"/>
        <w:numPr>
          <w:ilvl w:val="0"/>
          <w:numId w:val="1274"/>
        </w:numPr>
      </w:pPr>
      <w:hyperlink r:id="rId972">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3">
        <w:r>
          <w:rPr>
            <w:rStyle w:val="Hyperlink"/>
          </w:rPr>
          <w:t xml:space="preserve">Transforming Global Health Partnerships</w:t>
        </w:r>
      </w:hyperlink>
    </w:p>
    <w:p>
      <w:r>
        <w:br w:type="page"/>
      </w:r>
    </w:p>
    <w:bookmarkEnd w:id="974"/>
    <w:bookmarkEnd w:id="975"/>
    <w:bookmarkStart w:id="1002" w:name="professional-development"/>
    <w:p>
      <w:pPr>
        <w:pStyle w:val="Heading1"/>
      </w:pPr>
      <w:r>
        <w:t xml:space="preserve">22. Professional Development</w:t>
      </w:r>
    </w:p>
    <w:bookmarkStart w:id="97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6"/>
    <w:bookmarkStart w:id="97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7">
        <w:r>
          <w:rPr>
            <w:rStyle w:val="Hyperlink"/>
          </w:rPr>
          <w:t xml:space="preserve">myIDP - Individual Development Plan tool</w:t>
        </w:r>
      </w:hyperlink>
    </w:p>
    <w:p>
      <w:pPr>
        <w:pStyle w:val="Compact"/>
        <w:numPr>
          <w:ilvl w:val="0"/>
          <w:numId w:val="1277"/>
        </w:numPr>
      </w:pPr>
      <w:hyperlink r:id="rId978">
        <w:r>
          <w:rPr>
            <w:rStyle w:val="Hyperlink"/>
          </w:rPr>
          <w:t xml:space="preserve">NIH OITE Career Resources</w:t>
        </w:r>
      </w:hyperlink>
    </w:p>
    <w:bookmarkEnd w:id="979"/>
    <w:bookmarkStart w:id="982"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80">
        <w:r>
          <w:rPr>
            <w:rStyle w:val="Hyperlink"/>
          </w:rPr>
          <w:t xml:space="preserve">How to tell a compelling story in scientific presentations</w:t>
        </w:r>
      </w:hyperlink>
    </w:p>
    <w:p>
      <w:pPr>
        <w:pStyle w:val="Compact"/>
        <w:numPr>
          <w:ilvl w:val="0"/>
          <w:numId w:val="1279"/>
        </w:numPr>
      </w:pPr>
      <w:hyperlink r:id="rId962">
        <w:r>
          <w:rPr>
            <w:rStyle w:val="Hyperlink"/>
          </w:rPr>
          <w:t xml:space="preserve">How to give a killer narratively-driven scientific talk</w:t>
        </w:r>
      </w:hyperlink>
    </w:p>
    <w:p>
      <w:pPr>
        <w:pStyle w:val="Compact"/>
        <w:numPr>
          <w:ilvl w:val="0"/>
          <w:numId w:val="1279"/>
        </w:numPr>
      </w:pPr>
      <w:hyperlink r:id="rId981">
        <w:r>
          <w:rPr>
            <w:rStyle w:val="Hyperlink"/>
          </w:rPr>
          <w:t xml:space="preserve">How to make a better poster</w:t>
        </w:r>
      </w:hyperlink>
    </w:p>
    <w:p>
      <w:pPr>
        <w:pStyle w:val="Compact"/>
        <w:numPr>
          <w:ilvl w:val="0"/>
          <w:numId w:val="1279"/>
        </w:numPr>
      </w:pPr>
      <w:hyperlink r:id="rId964">
        <w:r>
          <w:rPr>
            <w:rStyle w:val="Hyperlink"/>
          </w:rPr>
          <w:t xml:space="preserve">How to make an even better poster</w:t>
        </w:r>
      </w:hyperlink>
    </w:p>
    <w:bookmarkEnd w:id="982"/>
    <w:bookmarkStart w:id="986"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3">
        <w:r>
          <w:rPr>
            <w:rStyle w:val="Hyperlink"/>
          </w:rPr>
          <w:t xml:space="preserve">ColorBrewer</w:t>
        </w:r>
      </w:hyperlink>
      <w:r>
        <w:t xml:space="preserve"> </w:t>
      </w:r>
      <w:r>
        <w:t xml:space="preserve">or</w:t>
      </w:r>
      <w:r>
        <w:t xml:space="preserve"> </w:t>
      </w:r>
      <w:hyperlink r:id="rId984">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5">
        <w:r>
          <w:rPr>
            <w:rStyle w:val="Hyperlink"/>
          </w:rPr>
          <w:t xml:space="preserve">Ten Simple Rules for Better Figures</w:t>
        </w:r>
      </w:hyperlink>
    </w:p>
    <w:bookmarkEnd w:id="986"/>
    <w:bookmarkStart w:id="988"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69">
        <w:r>
          <w:rPr>
            <w:rStyle w:val="Hyperlink"/>
          </w:rPr>
          <w:t xml:space="preserve">Building Your Funding Train</w:t>
        </w:r>
      </w:hyperlink>
    </w:p>
    <w:p>
      <w:pPr>
        <w:pStyle w:val="Compact"/>
        <w:numPr>
          <w:ilvl w:val="0"/>
          <w:numId w:val="1283"/>
        </w:numPr>
      </w:pPr>
      <w:hyperlink r:id="rId987">
        <w:r>
          <w:rPr>
            <w:rStyle w:val="Hyperlink"/>
          </w:rPr>
          <w:t xml:space="preserve">NIH Funding Opportunities</w:t>
        </w:r>
      </w:hyperlink>
    </w:p>
    <w:p>
      <w:pPr>
        <w:pStyle w:val="Compact"/>
        <w:numPr>
          <w:ilvl w:val="0"/>
          <w:numId w:val="1283"/>
        </w:numPr>
      </w:pPr>
      <w:hyperlink r:id="rId970">
        <w:r>
          <w:rPr>
            <w:rStyle w:val="Hyperlink"/>
          </w:rPr>
          <w:t xml:space="preserve">NIH Grant Writing Resources</w:t>
        </w:r>
      </w:hyperlink>
    </w:p>
    <w:bookmarkEnd w:id="988"/>
    <w:bookmarkStart w:id="999"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9"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9"/>
    <w:bookmarkStart w:id="990"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90"/>
    <w:bookmarkStart w:id="991"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1"/>
    <w:bookmarkStart w:id="995"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2">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3">
        <w:r>
          <w:rPr>
            <w:rStyle w:val="Hyperlink"/>
          </w:rPr>
          <w:t xml:space="preserve">PhD</w:t>
        </w:r>
      </w:hyperlink>
      <w:r>
        <w:t xml:space="preserve">,</w:t>
      </w:r>
      <w:r>
        <w:t xml:space="preserve"> </w:t>
      </w:r>
      <w:r>
        <w:t xml:space="preserve">is a spiritual successor to an apprentice’s</w:t>
      </w:r>
      <w:r>
        <w:t xml:space="preserve"> </w:t>
      </w:r>
      <w:hyperlink r:id="rId99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5"/>
    <w:bookmarkStart w:id="996"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6"/>
    <w:bookmarkStart w:id="998"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997">
        <w:r>
          <w:rPr>
            <w:rStyle w:val="Hyperlink"/>
          </w:rPr>
          <w:t xml:space="preserve">quarto-thesis</w:t>
        </w:r>
      </w:hyperlink>
      <w:r>
        <w:t xml:space="preserve"> </w:t>
      </w:r>
      <w:r>
        <w:t xml:space="preserve">- Quarto extension for creating masters or PhD theses with professional LaTeX formatting</w:t>
      </w:r>
    </w:p>
    <w:bookmarkEnd w:id="998"/>
    <w:bookmarkEnd w:id="999"/>
    <w:bookmarkStart w:id="1000"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0"/>
    <w:bookmarkStart w:id="1001"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1001"/>
    <w:bookmarkEnd w:id="1002"/>
    <w:bookmarkStart w:id="1007" w:name="sec-writing"/>
    <w:p>
      <w:pPr>
        <w:pStyle w:val="Heading1"/>
      </w:pPr>
      <w:r>
        <w:t xml:space="preserve">23. Writing</w:t>
      </w:r>
    </w:p>
    <w:bookmarkStart w:id="1003"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3"/>
    <w:bookmarkStart w:id="1005"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4">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5"/>
    <w:bookmarkStart w:id="1006"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6"/>
    <w:bookmarkEnd w:id="1007"/>
    <w:bookmarkStart w:id="1023" w:name="manuscript-preparation-and-publication"/>
    <w:p>
      <w:pPr>
        <w:pStyle w:val="Heading1"/>
      </w:pPr>
      <w:r>
        <w:t xml:space="preserve">24. Manuscript Preparation and Publication</w:t>
      </w:r>
    </w:p>
    <w:bookmarkStart w:id="1008"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4"/>
        </w:numPr>
      </w:pPr>
      <w:r>
        <w:rPr>
          <w:b/>
          <w:bCs/>
        </w:rPr>
        <w:t xml:space="preserve">Planning</w:t>
      </w:r>
      <w:r>
        <w:t xml:space="preserve">: Discuss target journals, outline, and timeline with PIs</w:t>
      </w:r>
    </w:p>
    <w:p>
      <w:pPr>
        <w:pStyle w:val="Compact"/>
        <w:numPr>
          <w:ilvl w:val="0"/>
          <w:numId w:val="1294"/>
        </w:numPr>
      </w:pPr>
      <w:r>
        <w:rPr>
          <w:b/>
          <w:bCs/>
        </w:rPr>
        <w:t xml:space="preserve">Drafting</w:t>
      </w:r>
      <w:r>
        <w:t xml:space="preserve">: Lead author prepares initial draft</w:t>
      </w:r>
    </w:p>
    <w:p>
      <w:pPr>
        <w:pStyle w:val="Compact"/>
        <w:numPr>
          <w:ilvl w:val="0"/>
          <w:numId w:val="1294"/>
        </w:numPr>
      </w:pPr>
      <w:r>
        <w:rPr>
          <w:b/>
          <w:bCs/>
        </w:rPr>
        <w:t xml:space="preserve">Internal review</w:t>
      </w:r>
      <w:r>
        <w:t xml:space="preserve">: Co-authors review and provide feedback</w:t>
      </w:r>
    </w:p>
    <w:p>
      <w:pPr>
        <w:pStyle w:val="Compact"/>
        <w:numPr>
          <w:ilvl w:val="0"/>
          <w:numId w:val="1294"/>
        </w:numPr>
      </w:pPr>
      <w:r>
        <w:rPr>
          <w:b/>
          <w:bCs/>
        </w:rPr>
        <w:t xml:space="preserve">Revision</w:t>
      </w:r>
      <w:r>
        <w:t xml:space="preserve">: Lead author incorporates feedback iteratively</w:t>
      </w:r>
    </w:p>
    <w:p>
      <w:pPr>
        <w:pStyle w:val="Compact"/>
        <w:numPr>
          <w:ilvl w:val="0"/>
          <w:numId w:val="1294"/>
        </w:numPr>
      </w:pPr>
      <w:r>
        <w:rPr>
          <w:b/>
          <w:bCs/>
        </w:rPr>
        <w:t xml:space="preserve">PI approval</w:t>
      </w:r>
      <w:r>
        <w:t xml:space="preserve">: Obtain final approval from PIs before submission</w:t>
      </w:r>
    </w:p>
    <w:p>
      <w:pPr>
        <w:pStyle w:val="Compact"/>
        <w:numPr>
          <w:ilvl w:val="0"/>
          <w:numId w:val="1294"/>
        </w:numPr>
      </w:pPr>
      <w:r>
        <w:rPr>
          <w:b/>
          <w:bCs/>
        </w:rPr>
        <w:t xml:space="preserve">Submission</w:t>
      </w:r>
      <w:r>
        <w:t xml:space="preserve">: Submit to journal</w:t>
      </w:r>
    </w:p>
    <w:p>
      <w:pPr>
        <w:pStyle w:val="Compact"/>
        <w:numPr>
          <w:ilvl w:val="0"/>
          <w:numId w:val="1294"/>
        </w:numPr>
      </w:pPr>
      <w:r>
        <w:rPr>
          <w:b/>
          <w:bCs/>
        </w:rPr>
        <w:t xml:space="preserve">Revisions</w:t>
      </w:r>
      <w:r>
        <w:t xml:space="preserve">: Lead author coordinates response to peer reviewers</w:t>
      </w:r>
    </w:p>
    <w:p>
      <w:pPr>
        <w:pStyle w:val="Compact"/>
        <w:numPr>
          <w:ilvl w:val="0"/>
          <w:numId w:val="1294"/>
        </w:numPr>
      </w:pPr>
      <w:r>
        <w:rPr>
          <w:b/>
          <w:bCs/>
        </w:rPr>
        <w:t xml:space="preserve">Publication</w:t>
      </w:r>
      <w:r>
        <w:t xml:space="preserve">: Celebrate and share!</w:t>
      </w:r>
    </w:p>
    <w:bookmarkEnd w:id="1008"/>
    <w:bookmarkStart w:id="1011"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0">
        <w:r>
          <w:rPr>
            <w:rStyle w:val="Hyperlink"/>
          </w:rPr>
          <w:t xml:space="preserve">implicature</w:t>
        </w:r>
      </w:hyperlink>
      <w:r>
        <w:t xml:space="preserve">.</w:t>
      </w:r>
    </w:p>
    <w:p>
      <w:pPr>
        <w:pStyle w:val="BodyText"/>
      </w:pPr>
      <w:r>
        <w:rPr>
          <w:b/>
          <w:bCs/>
        </w:rPr>
        <w:t xml:space="preserve">Additional tips:</w:t>
      </w:r>
    </w:p>
    <w:p>
      <w:pPr>
        <w:pStyle w:val="Compact"/>
        <w:numPr>
          <w:ilvl w:val="0"/>
          <w:numId w:val="1295"/>
        </w:numPr>
      </w:pPr>
      <w:r>
        <w:t xml:space="preserve">Always thank reviewers for their time and feedback</w:t>
      </w:r>
    </w:p>
    <w:p>
      <w:pPr>
        <w:pStyle w:val="Compact"/>
        <w:numPr>
          <w:ilvl w:val="0"/>
          <w:numId w:val="1295"/>
        </w:numPr>
      </w:pPr>
      <w:r>
        <w:t xml:space="preserve">Quote page numbers from the revised manuscript</w:t>
      </w:r>
    </w:p>
    <w:p>
      <w:pPr>
        <w:pStyle w:val="Compact"/>
        <w:numPr>
          <w:ilvl w:val="0"/>
          <w:numId w:val="1295"/>
        </w:numPr>
      </w:pPr>
      <w:r>
        <w:t xml:space="preserve">Use direct quotes from your revised text when possible</w:t>
      </w:r>
    </w:p>
    <w:p>
      <w:pPr>
        <w:pStyle w:val="Compact"/>
        <w:numPr>
          <w:ilvl w:val="0"/>
          <w:numId w:val="1295"/>
        </w:numPr>
      </w:pPr>
      <w:r>
        <w:t xml:space="preserve">Maintain a respectful and collaborative tone throughout</w:t>
      </w:r>
    </w:p>
    <w:p>
      <w:pPr>
        <w:pStyle w:val="Compact"/>
        <w:numPr>
          <w:ilvl w:val="0"/>
          <w:numId w:val="1295"/>
        </w:numPr>
      </w:pPr>
      <w:r>
        <w:t xml:space="preserve">If you make changes beyond what the reviewer requested, mention them briefly</w:t>
      </w:r>
    </w:p>
    <w:bookmarkEnd w:id="1011"/>
    <w:bookmarkStart w:id="1014" w:name="preprints-and-open-access"/>
    <w:p>
      <w:pPr>
        <w:pStyle w:val="Heading2"/>
      </w:pPr>
      <w:r>
        <w:t xml:space="preserve">24.3 Preprints and Open Access</w:t>
      </w:r>
    </w:p>
    <w:p>
      <w:pPr>
        <w:pStyle w:val="Compact"/>
        <w:numPr>
          <w:ilvl w:val="0"/>
          <w:numId w:val="1296"/>
        </w:numPr>
      </w:pPr>
      <w:r>
        <w:t xml:space="preserve">We encourage posting preprints prior to or during peer review on platforms like</w:t>
      </w:r>
      <w:r>
        <w:t xml:space="preserve"> </w:t>
      </w:r>
      <w:hyperlink r:id="rId1012">
        <w:r>
          <w:rPr>
            <w:rStyle w:val="Hyperlink"/>
          </w:rPr>
          <w:t xml:space="preserve">medRxiv</w:t>
        </w:r>
      </w:hyperlink>
      <w:r>
        <w:t xml:space="preserve"> </w:t>
      </w:r>
      <w:r>
        <w:t xml:space="preserve">or</w:t>
      </w:r>
      <w:r>
        <w:t xml:space="preserve"> </w:t>
      </w:r>
      <w:hyperlink r:id="rId1013">
        <w:r>
          <w:rPr>
            <w:rStyle w:val="Hyperlink"/>
          </w:rPr>
          <w:t xml:space="preserve">bioRxiv</w:t>
        </w:r>
      </w:hyperlink>
    </w:p>
    <w:p>
      <w:pPr>
        <w:pStyle w:val="Compact"/>
        <w:numPr>
          <w:ilvl w:val="0"/>
          <w:numId w:val="1296"/>
        </w:numPr>
      </w:pPr>
      <w:r>
        <w:t xml:space="preserve">Preprints allow rapid dissemination of findings and can be cited in grant applications</w:t>
      </w:r>
    </w:p>
    <w:p>
      <w:pPr>
        <w:pStyle w:val="Compact"/>
        <w:numPr>
          <w:ilvl w:val="0"/>
          <w:numId w:val="1296"/>
        </w:numPr>
      </w:pPr>
      <w:r>
        <w:t xml:space="preserve">We support publishing in open access journals when possible to maximize accessibility</w:t>
      </w:r>
    </w:p>
    <w:p>
      <w:pPr>
        <w:pStyle w:val="Compact"/>
        <w:numPr>
          <w:ilvl w:val="0"/>
          <w:numId w:val="12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2">
        <w:r>
          <w:rPr>
            <w:rStyle w:val="Hyperlink"/>
          </w:rPr>
          <w:t xml:space="preserve">medRxiv</w:t>
        </w:r>
      </w:hyperlink>
      <w:r>
        <w:t xml:space="preserve">.</w:t>
      </w:r>
    </w:p>
    <w:bookmarkEnd w:id="1014"/>
    <w:bookmarkStart w:id="1015"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7"/>
        </w:numPr>
      </w:pPr>
      <w:r>
        <w:t xml:space="preserve">CONSORT for randomized trials</w:t>
      </w:r>
    </w:p>
    <w:p>
      <w:pPr>
        <w:pStyle w:val="Compact"/>
        <w:numPr>
          <w:ilvl w:val="0"/>
          <w:numId w:val="1297"/>
        </w:numPr>
      </w:pPr>
      <w:r>
        <w:t xml:space="preserve">STROBE for observational studies</w:t>
      </w:r>
    </w:p>
    <w:p>
      <w:pPr>
        <w:pStyle w:val="Compact"/>
        <w:numPr>
          <w:ilvl w:val="0"/>
          <w:numId w:val="1297"/>
        </w:numPr>
      </w:pPr>
      <w:r>
        <w:t xml:space="preserve">PRISMA for systematic reviews</w:t>
      </w:r>
    </w:p>
    <w:p>
      <w:pPr>
        <w:pStyle w:val="Compact"/>
        <w:numPr>
          <w:ilvl w:val="0"/>
          <w:numId w:val="1297"/>
        </w:numPr>
      </w:pPr>
      <w:r>
        <w:t xml:space="preserve">Others as appropriate (see</w:t>
      </w:r>
      <w:r>
        <w:t xml:space="preserve"> </w:t>
      </w:r>
      <w:hyperlink r:id="rId46">
        <w:r>
          <w:rPr>
            <w:rStyle w:val="Hyperlink"/>
          </w:rPr>
          <w:t xml:space="preserve">EQUATOR Network</w:t>
        </w:r>
      </w:hyperlink>
      <w:r>
        <w:t xml:space="preserve">)</w:t>
      </w:r>
    </w:p>
    <w:bookmarkEnd w:id="1015"/>
    <w:bookmarkStart w:id="1016" w:name="manuscript-checklist-1"/>
    <w:p>
      <w:pPr>
        <w:pStyle w:val="Heading2"/>
      </w:pPr>
      <w:r>
        <w:t xml:space="preserve">24.5 Manuscript Checklist</w:t>
      </w:r>
    </w:p>
    <w:p>
      <w:pPr>
        <w:pStyle w:val="FirstParagraph"/>
      </w:pPr>
      <w:r>
        <w:t xml:space="preserve">Before submitting a manuscript:</w:t>
      </w:r>
    </w:p>
    <w:p>
      <w:pPr>
        <w:pStyle w:val="Compact"/>
        <w:numPr>
          <w:ilvl w:val="0"/>
          <w:numId w:val="1298"/>
        </w:numPr>
      </w:pPr>
      <w:r>
        <w:t xml:space="preserve">Completed relevant reporting checklist</w:t>
      </w:r>
    </w:p>
    <w:p>
      <w:pPr>
        <w:pStyle w:val="Compact"/>
        <w:numPr>
          <w:ilvl w:val="0"/>
          <w:numId w:val="1299"/>
        </w:numPr>
      </w:pPr>
      <w:r>
        <w:t xml:space="preserve">Results are reproducible (rerunning code replicates tables/figures exactly)</w:t>
      </w:r>
    </w:p>
    <w:p>
      <w:pPr>
        <w:pStyle w:val="Compact"/>
        <w:numPr>
          <w:ilvl w:val="0"/>
          <w:numId w:val="1300"/>
        </w:numPr>
      </w:pPr>
      <w:r>
        <w:t xml:space="preserve">Target journal selected</w:t>
      </w:r>
    </w:p>
    <w:p>
      <w:pPr>
        <w:pStyle w:val="Compact"/>
        <w:numPr>
          <w:ilvl w:val="0"/>
          <w:numId w:val="1301"/>
        </w:numPr>
      </w:pPr>
      <w:r>
        <w:t xml:space="preserve">Title is declarative and states findings clearly</w:t>
      </w:r>
    </w:p>
    <w:p>
      <w:pPr>
        <w:pStyle w:val="Compact"/>
        <w:numPr>
          <w:ilvl w:val="0"/>
          <w:numId w:val="1302"/>
        </w:numPr>
      </w:pPr>
      <w:r>
        <w:t xml:space="preserve">Word count meets journal requirements</w:t>
      </w:r>
    </w:p>
    <w:p>
      <w:pPr>
        <w:pStyle w:val="Compact"/>
        <w:numPr>
          <w:ilvl w:val="0"/>
          <w:numId w:val="1303"/>
        </w:numPr>
      </w:pPr>
      <w:r>
        <w:t xml:space="preserve">Manuscript follows journal formatting guidelines</w:t>
      </w:r>
    </w:p>
    <w:p>
      <w:pPr>
        <w:pStyle w:val="Compact"/>
        <w:numPr>
          <w:ilvl w:val="0"/>
          <w:numId w:val="1304"/>
        </w:numPr>
      </w:pPr>
      <w:r>
        <w:t xml:space="preserve">Consistent voice throughout (typically active voice)</w:t>
      </w:r>
    </w:p>
    <w:p>
      <w:pPr>
        <w:pStyle w:val="Compact"/>
        <w:numPr>
          <w:ilvl w:val="0"/>
          <w:numId w:val="1305"/>
        </w:numPr>
      </w:pPr>
      <w:r>
        <w:t xml:space="preserve">All figures and tables referenced in main text</w:t>
      </w:r>
    </w:p>
    <w:p>
      <w:pPr>
        <w:pStyle w:val="Compact"/>
        <w:numPr>
          <w:ilvl w:val="0"/>
          <w:numId w:val="1306"/>
        </w:numPr>
      </w:pPr>
      <w:r>
        <w:t xml:space="preserve">Captions for all figures and tables</w:t>
      </w:r>
    </w:p>
    <w:p>
      <w:pPr>
        <w:pStyle w:val="Compact"/>
        <w:numPr>
          <w:ilvl w:val="0"/>
          <w:numId w:val="1307"/>
        </w:numPr>
      </w:pPr>
      <w:r>
        <w:t xml:space="preserve">Tables/figures numbered by order of appearance</w:t>
      </w:r>
    </w:p>
    <w:p>
      <w:pPr>
        <w:pStyle w:val="Compact"/>
        <w:numPr>
          <w:ilvl w:val="0"/>
          <w:numId w:val="1308"/>
        </w:numPr>
      </w:pPr>
      <w:r>
        <w:t xml:space="preserve">Abbreviations defined at first use and used sparingly</w:t>
      </w:r>
    </w:p>
    <w:p>
      <w:pPr>
        <w:pStyle w:val="Compact"/>
        <w:numPr>
          <w:ilvl w:val="0"/>
          <w:numId w:val="13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0"/>
        </w:numPr>
      </w:pPr>
      <w:r>
        <w:t xml:space="preserve">Avoid directionless statements (specify direction of associations)</w:t>
      </w:r>
    </w:p>
    <w:p>
      <w:pPr>
        <w:pStyle w:val="Compact"/>
        <w:numPr>
          <w:ilvl w:val="0"/>
          <w:numId w:val="1311"/>
        </w:numPr>
      </w:pPr>
      <w:r>
        <w:t xml:space="preserve">Causal language only when supported by study design</w:t>
      </w:r>
    </w:p>
    <w:p>
      <w:pPr>
        <w:pStyle w:val="Compact"/>
        <w:numPr>
          <w:ilvl w:val="0"/>
          <w:numId w:val="13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3"/>
        </w:numPr>
      </w:pPr>
      <w:r>
        <w:t xml:space="preserve">Author contributions drafted using CRediT Taxonomy</w:t>
      </w:r>
    </w:p>
    <w:bookmarkEnd w:id="1016"/>
    <w:bookmarkStart w:id="1020"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7">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0"/>
    <w:bookmarkStart w:id="1022"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5"/>
        </w:numPr>
      </w:pPr>
      <w:r>
        <w:rPr>
          <w:b/>
          <w:bCs/>
        </w:rPr>
        <w:t xml:space="preserve">Cite primary sources</w:t>
      </w:r>
      <w:r>
        <w:t xml:space="preserve"> </w:t>
      </w:r>
      <w:r>
        <w:t xml:space="preserve">for factual statements about established knowledge, methods, or findings</w:t>
      </w:r>
    </w:p>
    <w:p>
      <w:pPr>
        <w:pStyle w:val="Compact"/>
        <w:numPr>
          <w:ilvl w:val="0"/>
          <w:numId w:val="1315"/>
        </w:numPr>
      </w:pPr>
      <w:r>
        <w:rPr>
          <w:b/>
          <w:bCs/>
        </w:rPr>
        <w:t xml:space="preserve">Cite official documentation</w:t>
      </w:r>
      <w:r>
        <w:t xml:space="preserve"> </w:t>
      </w:r>
      <w:r>
        <w:t xml:space="preserve">when describing how software, tools, or systems work</w:t>
      </w:r>
    </w:p>
    <w:p>
      <w:pPr>
        <w:pStyle w:val="Compact"/>
        <w:numPr>
          <w:ilvl w:val="0"/>
          <w:numId w:val="13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6"/>
        </w:numPr>
      </w:pPr>
      <w:r>
        <w:rPr>
          <w:b/>
          <w:bCs/>
        </w:rPr>
        <w:t xml:space="preserve">Demonstrate directly</w:t>
      </w:r>
      <w:r>
        <w:t xml:space="preserve">: Show the behavior through experiments, data, or explicit examples</w:t>
      </w:r>
    </w:p>
    <w:p>
      <w:pPr>
        <w:pStyle w:val="Compact"/>
        <w:numPr>
          <w:ilvl w:val="0"/>
          <w:numId w:val="13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7"/>
        </w:numPr>
      </w:pPr>
      <w:r>
        <w:t xml:space="preserve">Builds reader trust and credibility</w:t>
      </w:r>
    </w:p>
    <w:p>
      <w:pPr>
        <w:pStyle w:val="Compact"/>
        <w:numPr>
          <w:ilvl w:val="0"/>
          <w:numId w:val="1317"/>
        </w:numPr>
      </w:pPr>
      <w:r>
        <w:t xml:space="preserve">Enables readers to verify information independently</w:t>
      </w:r>
    </w:p>
    <w:p>
      <w:pPr>
        <w:pStyle w:val="Compact"/>
        <w:numPr>
          <w:ilvl w:val="0"/>
          <w:numId w:val="1317"/>
        </w:numPr>
      </w:pPr>
      <w:r>
        <w:t xml:space="preserve">Maintains scientific rigor in all communications</w:t>
      </w:r>
    </w:p>
    <w:p>
      <w:pPr>
        <w:pStyle w:val="Compact"/>
        <w:numPr>
          <w:ilvl w:val="0"/>
          <w:numId w:val="13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1">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2"/>
    <w:bookmarkEnd w:id="1023"/>
    <w:bookmarkStart w:id="1106" w:name="references"/>
    <w:p>
      <w:pPr>
        <w:pStyle w:val="Heading1"/>
      </w:pPr>
      <w:r>
        <w:t xml:space="preserve">References</w:t>
      </w:r>
    </w:p>
    <w:bookmarkStart w:id="1105" w:name="refs"/>
    <w:bookmarkStart w:id="102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4">
        <w:r>
          <w:rPr>
            <w:rStyle w:val="Hyperlink"/>
          </w:rPr>
          <w:t xml:space="preserve">https://doi.org/10.1371/journal.pgph.0002269</w:t>
        </w:r>
      </w:hyperlink>
      <w:r>
        <w:t xml:space="preserve">.</w:t>
      </w:r>
    </w:p>
    <w:bookmarkEnd w:id="1025"/>
    <w:bookmarkStart w:id="102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6">
        <w:r>
          <w:rPr>
            <w:rStyle w:val="Hyperlink"/>
          </w:rPr>
          <w:t xml:space="preserve">https://doi.org/10.1038/d41586-019-01431-z</w:t>
        </w:r>
      </w:hyperlink>
      <w:r>
        <w:t xml:space="preserve">.</w:t>
      </w:r>
    </w:p>
    <w:bookmarkEnd w:id="1027"/>
    <w:bookmarkStart w:id="102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8">
        <w:r>
          <w:rPr>
            <w:rStyle w:val="Hyperlink"/>
          </w:rPr>
          <w:t xml:space="preserve">https://jadebc.github.io/lab-manual/</w:t>
        </w:r>
      </w:hyperlink>
      <w:r>
        <w:t xml:space="preserve">.</w:t>
      </w:r>
    </w:p>
    <w:bookmarkEnd w:id="1029"/>
    <w:bookmarkStart w:id="103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0">
        <w:r>
          <w:rPr>
            <w:rStyle w:val="Hyperlink"/>
          </w:rPr>
          <w:t xml:space="preserve">https://happygitwithr.com/</w:t>
        </w:r>
      </w:hyperlink>
      <w:r>
        <w:t xml:space="preserve">.</w:t>
      </w:r>
    </w:p>
    <w:bookmarkEnd w:id="1031"/>
    <w:bookmarkStart w:id="103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2"/>
    <w:bookmarkStart w:id="103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3">
        <w:r>
          <w:rPr>
            <w:rStyle w:val="Hyperlink"/>
          </w:rPr>
          <w:t xml:space="preserve">https://doi.org/10.1038/s41467-020-19160-7</w:t>
        </w:r>
      </w:hyperlink>
      <w:r>
        <w:t xml:space="preserve">.</w:t>
      </w:r>
    </w:p>
    <w:bookmarkEnd w:id="1034"/>
    <w:bookmarkStart w:id="103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5">
        <w:r>
          <w:rPr>
            <w:rStyle w:val="Hyperlink"/>
          </w:rPr>
          <w:t xml:space="preserve">http://creativecommons.org/licenses/by-nc/4.0/</w:t>
        </w:r>
      </w:hyperlink>
      <w:r>
        <w:t xml:space="preserve">.</w:t>
      </w:r>
    </w:p>
    <w:bookmarkEnd w:id="1036"/>
    <w:bookmarkStart w:id="1038" w:name="ref-credit"/>
    <w:p>
      <w:pPr>
        <w:pStyle w:val="Bibliography"/>
      </w:pPr>
      <w:r>
        <w:t xml:space="preserve">“CRediT: Contributor Roles Taxonomy.”</w:t>
      </w:r>
      <w:r>
        <w:t xml:space="preserve"> </w:t>
      </w:r>
      <w:r>
        <w:t xml:space="preserve">n.d. PLOS ONE.</w:t>
      </w:r>
      <w:r>
        <w:t xml:space="preserve"> </w:t>
      </w:r>
      <w:hyperlink r:id="rId1037">
        <w:r>
          <w:rPr>
            <w:rStyle w:val="Hyperlink"/>
          </w:rPr>
          <w:t xml:space="preserve">https://journals.plos.org/plosone/s/authorship</w:t>
        </w:r>
      </w:hyperlink>
      <w:r>
        <w:t xml:space="preserve">.</w:t>
      </w:r>
    </w:p>
    <w:bookmarkEnd w:id="1038"/>
    <w:bookmarkStart w:id="1040" w:name="ref-dryad"/>
    <w:p>
      <w:pPr>
        <w:pStyle w:val="Bibliography"/>
      </w:pPr>
      <w:r>
        <w:t xml:space="preserve">“Dryad Digital Repository.”</w:t>
      </w:r>
      <w:r>
        <w:t xml:space="preserve"> </w:t>
      </w:r>
      <w:r>
        <w:t xml:space="preserve">n.d. Dryad.</w:t>
      </w:r>
      <w:r>
        <w:t xml:space="preserve"> </w:t>
      </w:r>
      <w:hyperlink r:id="rId1039">
        <w:r>
          <w:rPr>
            <w:rStyle w:val="Hyperlink"/>
          </w:rPr>
          <w:t xml:space="preserve">https://datadryad.org/</w:t>
        </w:r>
      </w:hyperlink>
      <w:r>
        <w:t xml:space="preserve">.</w:t>
      </w:r>
    </w:p>
    <w:bookmarkEnd w:id="1040"/>
    <w:bookmarkStart w:id="104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1"/>
    <w:bookmarkStart w:id="104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2">
        <w:r>
          <w:rPr>
            <w:rStyle w:val="Hyperlink"/>
          </w:rPr>
          <w:t xml:space="preserve">https://doi.org/10.1201/9781003029878</w:t>
        </w:r>
      </w:hyperlink>
      <w:r>
        <w:t xml:space="preserve">.</w:t>
      </w:r>
    </w:p>
    <w:bookmarkEnd w:id="1043"/>
    <w:bookmarkStart w:id="104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4"/>
    <w:bookmarkStart w:id="1046" w:name="ref-githubdesktop"/>
    <w:p>
      <w:pPr>
        <w:pStyle w:val="Bibliography"/>
      </w:pPr>
      <w:r>
        <w:t xml:space="preserve">“GitHub Desktop.”</w:t>
      </w:r>
      <w:r>
        <w:t xml:space="preserve"> </w:t>
      </w:r>
      <w:r>
        <w:t xml:space="preserve">n.d. GitHub.</w:t>
      </w:r>
      <w:r>
        <w:t xml:space="preserve"> </w:t>
      </w:r>
      <w:hyperlink r:id="rId1045">
        <w:r>
          <w:rPr>
            <w:rStyle w:val="Hyperlink"/>
          </w:rPr>
          <w:t xml:space="preserve">https://desktop.github.com/</w:t>
        </w:r>
      </w:hyperlink>
      <w:r>
        <w:t xml:space="preserve">.</w:t>
      </w:r>
    </w:p>
    <w:bookmarkEnd w:id="1046"/>
    <w:bookmarkStart w:id="1048" w:name="ref-plos_data"/>
    <w:p>
      <w:pPr>
        <w:pStyle w:val="Bibliography"/>
      </w:pPr>
      <w:r>
        <w:t xml:space="preserve">“How to Store and Manage Your Data.”</w:t>
      </w:r>
      <w:r>
        <w:t xml:space="preserve"> </w:t>
      </w:r>
      <w:r>
        <w:t xml:space="preserve">n.d. PLOS.</w:t>
      </w:r>
      <w:r>
        <w:t xml:space="preserve"> </w:t>
      </w:r>
      <w:hyperlink r:id="rId1047">
        <w:r>
          <w:rPr>
            <w:rStyle w:val="Hyperlink"/>
          </w:rPr>
          <w:t xml:space="preserve">https://plos.org/resource/how-to-store-and-manage-your-data/</w:t>
        </w:r>
      </w:hyperlink>
      <w:r>
        <w:t xml:space="preserve">.</w:t>
      </w:r>
    </w:p>
    <w:bookmarkEnd w:id="1048"/>
    <w:bookmarkStart w:id="104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9"/>
    <w:bookmarkStart w:id="1051"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0">
        <w:r>
          <w:rPr>
            <w:rStyle w:val="Hyperlink"/>
          </w:rPr>
          <w:t xml:space="preserve">https://mentors.fm/2019/08/13/think-and-write-with-leslie-lamport/</w:t>
        </w:r>
      </w:hyperlink>
      <w:r>
        <w:t xml:space="preserve">.</w:t>
      </w:r>
    </w:p>
    <w:bookmarkEnd w:id="1051"/>
    <w:bookmarkStart w:id="1052" w:name="ref-medRxiv"/>
    <w:p>
      <w:pPr>
        <w:pStyle w:val="Bibliography"/>
      </w:pPr>
      <w:r>
        <w:t xml:space="preserve">“medRxiv: The Preprint Server for Health Sciences.”</w:t>
      </w:r>
      <w:r>
        <w:t xml:space="preserve"> </w:t>
      </w:r>
      <w:r>
        <w:t xml:space="preserve">n.d. Cold Spring Harbor Laboratory.</w:t>
      </w:r>
      <w:r>
        <w:t xml:space="preserve"> </w:t>
      </w:r>
      <w:hyperlink r:id="rId1012">
        <w:r>
          <w:rPr>
            <w:rStyle w:val="Hyperlink"/>
          </w:rPr>
          <w:t xml:space="preserve">https://www.medrxiv.org/</w:t>
        </w:r>
      </w:hyperlink>
      <w:r>
        <w:t xml:space="preserve">.</w:t>
      </w:r>
    </w:p>
    <w:bookmarkEnd w:id="1052"/>
    <w:bookmarkStart w:id="105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3">
        <w:r>
          <w:rPr>
            <w:rStyle w:val="Hyperlink"/>
          </w:rPr>
          <w:t xml:space="preserve">https://doi.org/10.1038/467775a</w:t>
        </w:r>
      </w:hyperlink>
      <w:r>
        <w:t xml:space="preserve">.</w:t>
      </w:r>
    </w:p>
    <w:bookmarkEnd w:id="1054"/>
    <w:bookmarkStart w:id="105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5">
        <w:r>
          <w:rPr>
            <w:rStyle w:val="Hyperlink"/>
          </w:rPr>
          <w:t xml:space="preserve">https://doi.org/10.1038/s41562-016-0021</w:t>
        </w:r>
      </w:hyperlink>
      <w:r>
        <w:t xml:space="preserve">.</w:t>
      </w:r>
    </w:p>
    <w:bookmarkEnd w:id="1056"/>
    <w:bookmarkStart w:id="105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7">
        <w:r>
          <w:rPr>
            <w:rStyle w:val="Hyperlink"/>
          </w:rPr>
          <w:t xml:space="preserve">https://doi.org/10.1038/526182a</w:t>
        </w:r>
      </w:hyperlink>
      <w:r>
        <w:t xml:space="preserve">.</w:t>
      </w:r>
    </w:p>
    <w:bookmarkEnd w:id="1058"/>
    <w:bookmarkStart w:id="1060" w:name="ref-osf"/>
    <w:p>
      <w:pPr>
        <w:pStyle w:val="Bibliography"/>
      </w:pPr>
      <w:r>
        <w:t xml:space="preserve">“Open Science Framework.”</w:t>
      </w:r>
      <w:r>
        <w:t xml:space="preserve"> </w:t>
      </w:r>
      <w:r>
        <w:t xml:space="preserve">n.d. Center for Open Science.</w:t>
      </w:r>
      <w:r>
        <w:t xml:space="preserve"> </w:t>
      </w:r>
      <w:hyperlink r:id="rId1059">
        <w:r>
          <w:rPr>
            <w:rStyle w:val="Hyperlink"/>
          </w:rPr>
          <w:t xml:space="preserve">https://osf.io/</w:t>
        </w:r>
      </w:hyperlink>
      <w:r>
        <w:t xml:space="preserve">.</w:t>
      </w:r>
    </w:p>
    <w:bookmarkEnd w:id="1060"/>
    <w:bookmarkStart w:id="106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1"/>
    <w:bookmarkStart w:id="1063" w:name="ref-githubaccountarchive"/>
    <w:p>
      <w:pPr>
        <w:pStyle w:val="Bibliography"/>
      </w:pPr>
      <w:r>
        <w:t xml:space="preserve">“Requesting an Archive of Your Personal Account’s Data.”</w:t>
      </w:r>
      <w:r>
        <w:t xml:space="preserve"> </w:t>
      </w:r>
      <w:r>
        <w:t xml:space="preserve">n.d. GitHub.</w:t>
      </w:r>
      <w:r>
        <w:t xml:space="preserve"> </w:t>
      </w:r>
      <w:hyperlink r:id="rId1062">
        <w:r>
          <w:rPr>
            <w:rStyle w:val="Hyperlink"/>
          </w:rPr>
          <w:t xml:space="preserve">https://docs.github.com/en/get-started/archiving-your-github-personal-account-and-public-repositories/requesting-an-archive-of-your-personal-accounts-data</w:t>
        </w:r>
      </w:hyperlink>
      <w:r>
        <w:t xml:space="preserve">.</w:t>
      </w:r>
    </w:p>
    <w:bookmarkEnd w:id="1063"/>
    <w:bookmarkStart w:id="1065" w:name="ref-githuborgmigrations"/>
    <w:p>
      <w:pPr>
        <w:pStyle w:val="Bibliography"/>
      </w:pPr>
      <w:r>
        <w:t xml:space="preserve">“REST API Endpoints for Organization Migrations.”</w:t>
      </w:r>
      <w:r>
        <w:t xml:space="preserve"> </w:t>
      </w:r>
      <w:r>
        <w:t xml:space="preserve">n.d. GitHub.</w:t>
      </w:r>
      <w:r>
        <w:t xml:space="preserve"> </w:t>
      </w:r>
      <w:hyperlink r:id="rId1064">
        <w:r>
          <w:rPr>
            <w:rStyle w:val="Hyperlink"/>
          </w:rPr>
          <w:t xml:space="preserve">https://docs.github.com/en/rest/migrations/orgs</w:t>
        </w:r>
      </w:hyperlink>
      <w:r>
        <w:t xml:space="preserve">.</w:t>
      </w:r>
    </w:p>
    <w:bookmarkEnd w:id="1065"/>
    <w:bookmarkStart w:id="1067" w:name="ref-githubusermigrations"/>
    <w:p>
      <w:pPr>
        <w:pStyle w:val="Bibliography"/>
      </w:pPr>
      <w:r>
        <w:t xml:space="preserve">“REST API Endpoints for User Migrations.”</w:t>
      </w:r>
      <w:r>
        <w:t xml:space="preserve"> </w:t>
      </w:r>
      <w:r>
        <w:t xml:space="preserve">n.d. GitHub.</w:t>
      </w:r>
      <w:r>
        <w:t xml:space="preserve"> </w:t>
      </w:r>
      <w:hyperlink r:id="rId1066">
        <w:r>
          <w:rPr>
            <w:rStyle w:val="Hyperlink"/>
          </w:rPr>
          <w:t xml:space="preserve">https://docs.github.com/en/rest/migrations/users</w:t>
        </w:r>
      </w:hyperlink>
      <w:r>
        <w:t xml:space="preserve">.</w:t>
      </w:r>
    </w:p>
    <w:bookmarkEnd w:id="1067"/>
    <w:bookmarkStart w:id="1069" w:name="ref-gitfixum"/>
    <w:p>
      <w:pPr>
        <w:pStyle w:val="Bibliography"/>
      </w:pPr>
      <w:r>
        <w:t xml:space="preserve">Robertson, Seth. n.d.</w:t>
      </w:r>
      <w:r>
        <w:t xml:space="preserve"> </w:t>
      </w:r>
      <w:r>
        <w:t xml:space="preserve">“On Undoing, Fixing, or Removing Commits in Git.”</w:t>
      </w:r>
      <w:r>
        <w:t xml:space="preserve"> </w:t>
      </w:r>
      <w:hyperlink r:id="rId1068">
        <w:r>
          <w:rPr>
            <w:rStyle w:val="Hyperlink"/>
          </w:rPr>
          <w:t xml:space="preserve">https://sethrobertson.github.io/GitFixUm/fixup.html</w:t>
        </w:r>
      </w:hyperlink>
      <w:r>
        <w:t xml:space="preserve">.</w:t>
      </w:r>
    </w:p>
    <w:bookmarkEnd w:id="1069"/>
    <w:bookmarkStart w:id="107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0">
        <w:r>
          <w:rPr>
            <w:rStyle w:val="Hyperlink"/>
          </w:rPr>
          <w:t xml:space="preserve">https://doi.org/10.1371/journal.pcbi.1003833</w:t>
        </w:r>
      </w:hyperlink>
      <w:r>
        <w:t xml:space="preserve">.</w:t>
      </w:r>
    </w:p>
    <w:bookmarkEnd w:id="1071"/>
    <w:bookmarkStart w:id="107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2">
        <w:r>
          <w:rPr>
            <w:rStyle w:val="Hyperlink"/>
          </w:rPr>
          <w:t xml:space="preserve">https://doi.org/10.1038/d41586-019-02918-5</w:t>
        </w:r>
      </w:hyperlink>
      <w:r>
        <w:t xml:space="preserve">.</w:t>
      </w:r>
    </w:p>
    <w:bookmarkEnd w:id="1073"/>
    <w:bookmarkStart w:id="1075" w:name="ref-slurm-salloc"/>
    <w:p>
      <w:pPr>
        <w:pStyle w:val="Bibliography"/>
      </w:pPr>
      <w:r>
        <w:t xml:space="preserve">“Slurm Workload Manager: Salloc Documentation.”</w:t>
      </w:r>
      <w:r>
        <w:t xml:space="preserve"> </w:t>
      </w:r>
      <w:r>
        <w:t xml:space="preserve">n.d.-a. SchedMD.</w:t>
      </w:r>
      <w:r>
        <w:t xml:space="preserve"> </w:t>
      </w:r>
      <w:hyperlink r:id="rId1074">
        <w:r>
          <w:rPr>
            <w:rStyle w:val="Hyperlink"/>
          </w:rPr>
          <w:t xml:space="preserve">https://slurm.schedmd.com/salloc.html</w:t>
        </w:r>
      </w:hyperlink>
      <w:r>
        <w:t xml:space="preserve">.</w:t>
      </w:r>
    </w:p>
    <w:bookmarkEnd w:id="1075"/>
    <w:bookmarkStart w:id="1077" w:name="ref-slurm-sattach"/>
    <w:p>
      <w:pPr>
        <w:pStyle w:val="Bibliography"/>
      </w:pPr>
      <w:r>
        <w:t xml:space="preserve">“Slurm Workload Manager: Sattach Documentation.”</w:t>
      </w:r>
      <w:r>
        <w:t xml:space="preserve"> </w:t>
      </w:r>
      <w:r>
        <w:t xml:space="preserve">n.d.-b. SchedMD.</w:t>
      </w:r>
      <w:r>
        <w:t xml:space="preserve"> </w:t>
      </w:r>
      <w:hyperlink r:id="rId1076">
        <w:r>
          <w:rPr>
            <w:rStyle w:val="Hyperlink"/>
          </w:rPr>
          <w:t xml:space="preserve">https://slurm.schedmd.com/sattach.html</w:t>
        </w:r>
      </w:hyperlink>
      <w:r>
        <w:t xml:space="preserve">.</w:t>
      </w:r>
    </w:p>
    <w:bookmarkEnd w:id="1077"/>
    <w:bookmarkStart w:id="1079" w:name="ref-slurm"/>
    <w:p>
      <w:pPr>
        <w:pStyle w:val="Bibliography"/>
      </w:pPr>
      <w:r>
        <w:t xml:space="preserve">“Slurm Workload Manager: Sbatch Documentation.”</w:t>
      </w:r>
      <w:r>
        <w:t xml:space="preserve"> </w:t>
      </w:r>
      <w:r>
        <w:t xml:space="preserve">n.d.-c. SchedMD.</w:t>
      </w:r>
      <w:r>
        <w:t xml:space="preserve"> </w:t>
      </w:r>
      <w:hyperlink r:id="rId1078">
        <w:r>
          <w:rPr>
            <w:rStyle w:val="Hyperlink"/>
          </w:rPr>
          <w:t xml:space="preserve">https://slurm.schedmd.com/sbatch.html</w:t>
        </w:r>
      </w:hyperlink>
      <w:r>
        <w:t xml:space="preserve">.</w:t>
      </w:r>
    </w:p>
    <w:bookmarkEnd w:id="1079"/>
    <w:bookmarkStart w:id="1081" w:name="ref-slurm-squeue"/>
    <w:p>
      <w:pPr>
        <w:pStyle w:val="Bibliography"/>
      </w:pPr>
      <w:r>
        <w:t xml:space="preserve">“Slurm Workload Manager: Squeue Documentation.”</w:t>
      </w:r>
      <w:r>
        <w:t xml:space="preserve"> </w:t>
      </w:r>
      <w:r>
        <w:t xml:space="preserve">n.d.-d. SchedMD.</w:t>
      </w:r>
      <w:r>
        <w:t xml:space="preserve"> </w:t>
      </w:r>
      <w:hyperlink r:id="rId1080">
        <w:r>
          <w:rPr>
            <w:rStyle w:val="Hyperlink"/>
          </w:rPr>
          <w:t xml:space="preserve">https://slurm.schedmd.com/squeue.html</w:t>
        </w:r>
      </w:hyperlink>
      <w:r>
        <w:t xml:space="preserve">.</w:t>
      </w:r>
    </w:p>
    <w:bookmarkEnd w:id="1081"/>
    <w:bookmarkStart w:id="1083" w:name="ref-slurm-srun"/>
    <w:p>
      <w:pPr>
        <w:pStyle w:val="Bibliography"/>
      </w:pPr>
      <w:r>
        <w:t xml:space="preserve">“Slurm Workload Manager: Srun Documentation.”</w:t>
      </w:r>
      <w:r>
        <w:t xml:space="preserve"> </w:t>
      </w:r>
      <w:r>
        <w:t xml:space="preserve">n.d.-e. SchedMD.</w:t>
      </w:r>
      <w:r>
        <w:t xml:space="preserve"> </w:t>
      </w:r>
      <w:hyperlink r:id="rId1082">
        <w:r>
          <w:rPr>
            <w:rStyle w:val="Hyperlink"/>
          </w:rPr>
          <w:t xml:space="preserve">https://slurm.schedmd.com/srun.html</w:t>
        </w:r>
      </w:hyperlink>
      <w:r>
        <w:t xml:space="preserve">.</w:t>
      </w:r>
    </w:p>
    <w:bookmarkEnd w:id="1083"/>
    <w:bookmarkStart w:id="1085" w:name="ref-openssh-ssh-config"/>
    <w:p>
      <w:pPr>
        <w:pStyle w:val="Bibliography"/>
      </w:pPr>
      <w:r>
        <w:t xml:space="preserve">“Ssh_config(5) Manual Page.”</w:t>
      </w:r>
      <w:r>
        <w:t xml:space="preserve"> </w:t>
      </w:r>
      <w:r>
        <w:t xml:space="preserve">n.d. OpenBSD.</w:t>
      </w:r>
      <w:r>
        <w:t xml:space="preserve"> </w:t>
      </w:r>
      <w:hyperlink r:id="rId1084">
        <w:r>
          <w:rPr>
            <w:rStyle w:val="Hyperlink"/>
          </w:rPr>
          <w:t xml:space="preserve">https://man.openbsd.org/ssh_config</w:t>
        </w:r>
      </w:hyperlink>
      <w:r>
        <w:t xml:space="preserve">.</w:t>
      </w:r>
    </w:p>
    <w:bookmarkEnd w:id="1085"/>
    <w:bookmarkStart w:id="1087" w:name="ref-openssh-ssh-config-debian"/>
    <w:p>
      <w:pPr>
        <w:pStyle w:val="Bibliography"/>
      </w:pPr>
      <w:r>
        <w:t xml:space="preserve">“Ssh_config(5) Manual Page, Debian Edition.”</w:t>
      </w:r>
      <w:r>
        <w:t xml:space="preserve"> </w:t>
      </w:r>
      <w:r>
        <w:t xml:space="preserve">n.d. Debian Project.</w:t>
      </w:r>
      <w:r>
        <w:t xml:space="preserve"> </w:t>
      </w:r>
      <w:hyperlink r:id="rId1086">
        <w:r>
          <w:rPr>
            <w:rStyle w:val="Hyperlink"/>
          </w:rPr>
          <w:t xml:space="preserve">https://manpages.debian.org/stable/openssh-client/ssh_config.5.en.html</w:t>
        </w:r>
      </w:hyperlink>
      <w:r>
        <w:t xml:space="preserve">.</w:t>
      </w:r>
    </w:p>
    <w:bookmarkEnd w:id="1087"/>
    <w:bookmarkStart w:id="10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8">
        <w:r>
          <w:rPr>
            <w:rStyle w:val="Hyperlink"/>
          </w:rPr>
          <w:t xml:space="preserve">https://doi.org/10.1038/d41586-019-00067-3</w:t>
        </w:r>
      </w:hyperlink>
      <w:r>
        <w:t xml:space="preserve">.</w:t>
      </w:r>
    </w:p>
    <w:bookmarkEnd w:id="1089"/>
    <w:bookmarkStart w:id="109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0"/>
    <w:bookmarkStart w:id="109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1">
        <w:r>
          <w:rPr>
            <w:rStyle w:val="Hyperlink"/>
          </w:rPr>
          <w:t xml:space="preserve">https://doi.org/10.1038/d41586-021-03603-2</w:t>
        </w:r>
      </w:hyperlink>
      <w:r>
        <w:t xml:space="preserve">.</w:t>
      </w:r>
    </w:p>
    <w:bookmarkEnd w:id="1092"/>
    <w:bookmarkStart w:id="109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3">
        <w:r>
          <w:rPr>
            <w:rStyle w:val="Hyperlink"/>
          </w:rPr>
          <w:t xml:space="preserve">https://doi.org/10.1201/9781351201315</w:t>
        </w:r>
      </w:hyperlink>
      <w:r>
        <w:t xml:space="preserve">.</w:t>
      </w:r>
    </w:p>
    <w:bookmarkEnd w:id="1094"/>
    <w:bookmarkStart w:id="1096"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5">
        <w:r>
          <w:rPr>
            <w:rStyle w:val="Hyperlink"/>
          </w:rPr>
          <w:t xml:space="preserve">https://mastering-shiny.org/</w:t>
        </w:r>
      </w:hyperlink>
      <w:r>
        <w:t xml:space="preserve">.</w:t>
      </w:r>
    </w:p>
    <w:bookmarkEnd w:id="1096"/>
    <w:bookmarkStart w:id="1097"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7"/>
    <w:bookmarkStart w:id="1099"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8">
        <w:r>
          <w:rPr>
            <w:rStyle w:val="Hyperlink"/>
          </w:rPr>
          <w:t xml:space="preserve">https://design.tidyverse.org/</w:t>
        </w:r>
      </w:hyperlink>
      <w:r>
        <w:t xml:space="preserve">.</w:t>
      </w:r>
    </w:p>
    <w:bookmarkEnd w:id="1099"/>
    <w:bookmarkStart w:id="110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0">
        <w:r>
          <w:rPr>
            <w:rStyle w:val="Hyperlink"/>
          </w:rPr>
          <w:t xml:space="preserve">https://r-pkgs.org/</w:t>
        </w:r>
      </w:hyperlink>
      <w:r>
        <w:t xml:space="preserve">.</w:t>
      </w:r>
    </w:p>
    <w:bookmarkEnd w:id="1101"/>
    <w:bookmarkStart w:id="110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2">
        <w:r>
          <w:rPr>
            <w:rStyle w:val="Hyperlink"/>
          </w:rPr>
          <w:t xml:space="preserve">https://r4ds.hadley.nz/</w:t>
        </w:r>
      </w:hyperlink>
      <w:r>
        <w:t xml:space="preserve">.</w:t>
      </w:r>
    </w:p>
    <w:bookmarkEnd w:id="1103"/>
    <w:bookmarkStart w:id="110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4"/>
    <w:bookmarkEnd w:id="1105"/>
    <w:p>
      <w:r>
        <w:br w:type="page"/>
      </w:r>
    </w:p>
    <w:bookmarkEnd w:id="1106"/>
    <w:bookmarkStart w:id="110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7">
        <w:r>
          <w:rPr>
            <w:rStyle w:val="Hyperlink"/>
          </w:rPr>
          <w:t xml:space="preserve">https://ucd-serg.github.io/lab-manual/appendix-copilot-instructions.html</w:t>
        </w:r>
      </w:hyperlink>
    </w:p>
    <w:p>
      <w:r>
        <w:br w:type="page"/>
      </w:r>
    </w:p>
    <w:bookmarkEnd w:id="1108"/>
    <w:bookmarkStart w:id="111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https://ucd-serg.github.io/lab-manual/appendix-copilot-setup-steps.html</w:t>
        </w:r>
      </w:hyperlink>
    </w:p>
    <w:p>
      <w:r>
        <w:br w:type="page"/>
      </w:r>
    </w:p>
    <w:bookmarkEnd w:id="1110"/>
    <w:bookmarkStart w:id="111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8"/>
        </w:numPr>
      </w:pPr>
      <w:ins w:id="3090" w:author="PR Preview" w:date="2024-01-01T00:00:00Z">
        <w:r>
          <w:rPr>
            <w:b/>
            <w:bCs/>
          </w:rPr>
          <w:t xml:space="preserve">Branch:</w:t>
        </w:r>
      </w:ins>
      <w:ins w:id="3090" w:author="PR Preview" w:date="2024-01-01T00:00:00Z">
        <w:r>
          <w:t xml:space="preserve"> </w:t>
        </w:r>
      </w:ins>
      <w:ins w:id="3090" w:author="PR Preview" w:date="2024-01-01T00:00:00Z">
        <w:r>
          <w:t xml:space="preserve">HEAD</w:t>
        </w:r>
      </w:ins>
    </w:p>
    <w:p>
      <w:pPr>
        <w:pStyle w:val="Compact"/>
        <w:numPr>
          <w:ilvl w:val="0"/>
          <w:numId w:val="1318"/>
        </w:numPr>
      </w:pPr>
      <w:ins w:id="3091" w:author="PR Preview" w:date="2024-01-01T00:00:00Z">
        <w:r>
          <w:rPr>
            <w:b/>
            <w:bCs/>
          </w:rPr>
          <w:t xml:space="preserve">Commit:</w:t>
        </w:r>
      </w:ins>
      <w:ins w:id="3091" w:author="PR Preview" w:date="2024-01-01T00:00:00Z">
        <w:r>
          <w:t xml:space="preserve"> </w:t>
        </w:r>
      </w:ins>
      <w:ins w:id="3091" w:author="PR Preview" w:date="2024-01-01T00:00:00Z">
        <w:r>
          <w:t xml:space="preserve">a06141a</w:t>
        </w:r>
      </w:ins>
    </w:p>
    <w:p>
      <w:pPr>
        <w:pStyle w:val="Compact"/>
        <w:numPr>
          <w:ilvl w:val="0"/>
          <w:numId w:val="1318"/>
        </w:numPr>
      </w:pPr>
      <w:ins w:id="3092" w:author="PR Preview" w:date="2024-01-01T00:00:00Z">
        <w:r>
          <w:rPr>
            <w:b/>
            <w:bCs/>
          </w:rPr>
          <w:t xml:space="preserve">Full commit hash:</w:t>
        </w:r>
      </w:ins>
      <w:ins w:id="3092" w:author="PR Preview" w:date="2024-01-01T00:00:00Z">
        <w:r>
          <w:t xml:space="preserve"> </w:t>
        </w:r>
      </w:ins>
      <w:ins w:id="3092" w:author="PR Preview" w:date="2024-01-01T00:00:00Z">
        <w:r>
          <w:t xml:space="preserve">a06141a46f9cf89a2421b7990abad753e9f2db0f</w:t>
        </w:r>
      </w:ins>
    </w:p>
    <w:p>
      <w:pPr>
        <w:pStyle w:val="Compact"/>
        <w:numPr>
          <w:ilvl w:val="0"/>
          <w:numId w:val="1318"/>
        </w:numPr>
      </w:pPr>
      <w:ins w:id="3093" w:author="PR Preview" w:date="2024-01-01T00:00:00Z">
        <w:r>
          <w:rPr>
            <w:b/>
            <w:bCs/>
          </w:rPr>
          <w:t xml:space="preserve">Commit date:</w:t>
        </w:r>
      </w:ins>
      <w:ins w:id="3093" w:author="PR Preview" w:date="2024-01-01T00:00:00Z">
        <w:r>
          <w:t xml:space="preserve"> </w:t>
        </w:r>
      </w:ins>
      <w:ins w:id="3093" w:author="PR Preview" w:date="2024-01-01T00:00:00Z">
        <w:r>
          <w:t xml:space="preserve">2026-08-31 22:10:11 -0700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1"/>
  </w:num>
  <w:num w:numId="1315">
    <w:abstractNumId w:val="991"/>
  </w:num>
  <w:num w:numId="1316">
    <w:abstractNumId w:val="991"/>
  </w:num>
  <w:num w:numId="1317">
    <w:abstractNumId w:val="991"/>
  </w:num>
  <w:num w:numId="13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3" Type="http://schemas.openxmlformats.org/officeDocument/2006/relationships/image" Target="media/rId693.png"/><Relationship Id="rId454" Type="http://schemas.openxmlformats.org/officeDocument/2006/relationships/image" Target="media/rId454.png"/><Relationship Id="rId732" Type="http://schemas.openxmlformats.org/officeDocument/2006/relationships/image" Target="media/rId732.jpg"/><Relationship Id="rId738" Type="http://schemas.openxmlformats.org/officeDocument/2006/relationships/image" Target="media/rId738.png"/><Relationship Id="rId566" Type="http://schemas.openxmlformats.org/officeDocument/2006/relationships/image" Target="media/rId566.png"/><Relationship Id="rId571" Type="http://schemas.openxmlformats.org/officeDocument/2006/relationships/image" Target="media/rId571.png"/><Relationship Id="rId655" Type="http://schemas.openxmlformats.org/officeDocument/2006/relationships/image" Target="media/rId655.png"/><Relationship Id="rId660" Type="http://schemas.openxmlformats.org/officeDocument/2006/relationships/image" Target="media/rId660.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83" Type="http://schemas.openxmlformats.org/officeDocument/2006/relationships/hyperlink" Target="http://colorbrewer2.org/" TargetMode="External"/><Relationship Id="rId1035"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19"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39" Type="http://schemas.openxmlformats.org/officeDocument/2006/relationships/hyperlink" Target="https://datadryad.org/" TargetMode="External"/><Relationship Id="rId1018"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8"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5"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2"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4" Type="http://schemas.openxmlformats.org/officeDocument/2006/relationships/hyperlink" Target="https://docs.github.com/en/rest/migrations/orgs" TargetMode="External"/><Relationship Id="rId1066"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6" Type="http://schemas.openxmlformats.org/officeDocument/2006/relationships/hyperlink" Target="https://docs.google.com/document/d/1ckgRCcr7FFPyymyMA6Y_-cB_vftOyrrxT28c6gRg0PI/edit" TargetMode="External"/><Relationship Id="rId1053" Type="http://schemas.openxmlformats.org/officeDocument/2006/relationships/hyperlink" Target="https://doi.org/10.1038/467775a" TargetMode="External"/><Relationship Id="rId1057" Type="http://schemas.openxmlformats.org/officeDocument/2006/relationships/hyperlink" Target="https://doi.org/10.1038/526182a" TargetMode="External"/><Relationship Id="rId1088" Type="http://schemas.openxmlformats.org/officeDocument/2006/relationships/hyperlink" Target="https://doi.org/10.1038/d41586-019-00067-3" TargetMode="External"/><Relationship Id="rId1026" Type="http://schemas.openxmlformats.org/officeDocument/2006/relationships/hyperlink" Target="https://doi.org/10.1038/d41586-019-01431-z" TargetMode="External"/><Relationship Id="rId1072" Type="http://schemas.openxmlformats.org/officeDocument/2006/relationships/hyperlink" Target="https://doi.org/10.1038/d41586-019-02918-5" TargetMode="External"/><Relationship Id="rId1091" Type="http://schemas.openxmlformats.org/officeDocument/2006/relationships/hyperlink" Target="https://doi.org/10.1038/d41586-021-03603-2" TargetMode="External"/><Relationship Id="rId1033" Type="http://schemas.openxmlformats.org/officeDocument/2006/relationships/hyperlink" Target="https://doi.org/10.1038/s41467-020-19160-7" TargetMode="External"/><Relationship Id="rId1055" Type="http://schemas.openxmlformats.org/officeDocument/2006/relationships/hyperlink" Target="https://doi.org/10.1038/s41562-016-0021" TargetMode="External"/><Relationship Id="rId1042" Type="http://schemas.openxmlformats.org/officeDocument/2006/relationships/hyperlink" Target="https://doi.org/10.1201/9781003029878" TargetMode="External"/><Relationship Id="rId1093" Type="http://schemas.openxmlformats.org/officeDocument/2006/relationships/hyperlink" Target="https://doi.org/10.1201/9781351201315" TargetMode="External"/><Relationship Id="rId1070" Type="http://schemas.openxmlformats.org/officeDocument/2006/relationships/hyperlink" Target="https://doi.org/10.1371/journal.pcbi.1003833" TargetMode="External"/><Relationship Id="rId1024"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6"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3"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0"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4"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2"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9"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59"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7"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2" Type="http://schemas.openxmlformats.org/officeDocument/2006/relationships/hyperlink" Target="https://github.com/ucdavisdatalab/workshop_nlp_with_python" TargetMode="External"/><Relationship Id="rId951"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7" Type="http://schemas.openxmlformats.org/officeDocument/2006/relationships/hyperlink" Target="https://grants.nih.gov" TargetMode="External"/><Relationship Id="rId969" Type="http://schemas.openxmlformats.org/officeDocument/2006/relationships/hyperlink" Target="https://grantwriting.stanford.edu/resources/funding-train/" TargetMode="External"/><Relationship Id="rId1030"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8"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5" Type="http://schemas.openxmlformats.org/officeDocument/2006/relationships/hyperlink" Target="https://journals.plos.org/ploscompbiol/article?id=10.1371/journal.pcbi.1003833" TargetMode="External"/><Relationship Id="rId1037"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8" Type="http://schemas.openxmlformats.org/officeDocument/2006/relationships/hyperlink" Target="https://link.springer.com/book/10.1007/978-3-030-98175-4" TargetMode="External"/><Relationship Id="rId973"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4" Type="http://schemas.openxmlformats.org/officeDocument/2006/relationships/hyperlink" Target="https://man.openbsd.org/ssh_config" TargetMode="External"/><Relationship Id="rId1086" Type="http://schemas.openxmlformats.org/officeDocument/2006/relationships/hyperlink" Target="https://manpages.debian.org/stable/openssh-client/ssh_config.5.en.html" TargetMode="External"/><Relationship Id="rId1095" Type="http://schemas.openxmlformats.org/officeDocument/2006/relationships/hyperlink" Target="https://mastering-shiny.org/" TargetMode="External"/><Relationship Id="rId984"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0"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4"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4"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1"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7" Type="http://schemas.openxmlformats.org/officeDocument/2006/relationships/hyperlink" Target="https://myidp.sciencecareers.org/" TargetMode="External"/><Relationship Id="rId743" Type="http://schemas.openxmlformats.org/officeDocument/2006/relationships/hyperlink" Target="https://ohmyz.sh/" TargetMode="External"/><Relationship Id="rId1059"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7"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0"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2"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8"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4" Type="http://schemas.openxmlformats.org/officeDocument/2006/relationships/hyperlink" Target="https://slurm.schedmd.com/salloc.html" TargetMode="External"/><Relationship Id="rId1076" Type="http://schemas.openxmlformats.org/officeDocument/2006/relationships/hyperlink" Target="https://slurm.schedmd.com/sattach.html" TargetMode="External"/><Relationship Id="rId1078" Type="http://schemas.openxmlformats.org/officeDocument/2006/relationships/hyperlink" Target="https://slurm.schedmd.com/sbatch.html" TargetMode="External"/><Relationship Id="rId1080" Type="http://schemas.openxmlformats.org/officeDocument/2006/relationships/hyperlink" Target="https://slurm.schedmd.com/squeue.html" TargetMode="External"/><Relationship Id="rId1082"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7"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7" Type="http://schemas.openxmlformats.org/officeDocument/2006/relationships/hyperlink" Target="https://ucd-serg.github.io/lab-manual/appendix-copilot-instructions.html" TargetMode="External"/><Relationship Id="rId1109"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4"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3"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7"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2"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2" Type="http://schemas.openxmlformats.org/officeDocument/2006/relationships/hyperlink" Target="https://www.medrxiv.org/" TargetMode="External"/><Relationship Id="rId980" Type="http://schemas.openxmlformats.org/officeDocument/2006/relationships/hyperlink" Target="https://www.nature.com/articles/d41586-021-03603-2" TargetMode="External"/><Relationship Id="rId970"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2"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8"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1" Type="http://schemas.openxmlformats.org/officeDocument/2006/relationships/hyperlink" Target="https://www.youtube.com/watch?v=1RwJbhkCA58" TargetMode="External"/><Relationship Id="rId963"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0"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83" Type="http://schemas.openxmlformats.org/officeDocument/2006/relationships/hyperlink" Target="http://colorbrewer2.org/" TargetMode="External"/><Relationship Id="rId1035"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19"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39" Type="http://schemas.openxmlformats.org/officeDocument/2006/relationships/hyperlink" Target="https://datadryad.org/" TargetMode="External"/><Relationship Id="rId1018"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8"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5"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2"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4" Type="http://schemas.openxmlformats.org/officeDocument/2006/relationships/hyperlink" Target="https://docs.github.com/en/rest/migrations/orgs" TargetMode="External"/><Relationship Id="rId1066"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6" Type="http://schemas.openxmlformats.org/officeDocument/2006/relationships/hyperlink" Target="https://docs.google.com/document/d/1ckgRCcr7FFPyymyMA6Y_-cB_vftOyrrxT28c6gRg0PI/edit" TargetMode="External"/><Relationship Id="rId1053" Type="http://schemas.openxmlformats.org/officeDocument/2006/relationships/hyperlink" Target="https://doi.org/10.1038/467775a" TargetMode="External"/><Relationship Id="rId1057" Type="http://schemas.openxmlformats.org/officeDocument/2006/relationships/hyperlink" Target="https://doi.org/10.1038/526182a" TargetMode="External"/><Relationship Id="rId1088" Type="http://schemas.openxmlformats.org/officeDocument/2006/relationships/hyperlink" Target="https://doi.org/10.1038/d41586-019-00067-3" TargetMode="External"/><Relationship Id="rId1026" Type="http://schemas.openxmlformats.org/officeDocument/2006/relationships/hyperlink" Target="https://doi.org/10.1038/d41586-019-01431-z" TargetMode="External"/><Relationship Id="rId1072" Type="http://schemas.openxmlformats.org/officeDocument/2006/relationships/hyperlink" Target="https://doi.org/10.1038/d41586-019-02918-5" TargetMode="External"/><Relationship Id="rId1091" Type="http://schemas.openxmlformats.org/officeDocument/2006/relationships/hyperlink" Target="https://doi.org/10.1038/d41586-021-03603-2" TargetMode="External"/><Relationship Id="rId1033" Type="http://schemas.openxmlformats.org/officeDocument/2006/relationships/hyperlink" Target="https://doi.org/10.1038/s41467-020-19160-7" TargetMode="External"/><Relationship Id="rId1055" Type="http://schemas.openxmlformats.org/officeDocument/2006/relationships/hyperlink" Target="https://doi.org/10.1038/s41562-016-0021" TargetMode="External"/><Relationship Id="rId1042" Type="http://schemas.openxmlformats.org/officeDocument/2006/relationships/hyperlink" Target="https://doi.org/10.1201/9781003029878" TargetMode="External"/><Relationship Id="rId1093" Type="http://schemas.openxmlformats.org/officeDocument/2006/relationships/hyperlink" Target="https://doi.org/10.1201/9781351201315" TargetMode="External"/><Relationship Id="rId1070" Type="http://schemas.openxmlformats.org/officeDocument/2006/relationships/hyperlink" Target="https://doi.org/10.1371/journal.pcbi.1003833" TargetMode="External"/><Relationship Id="rId1024"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6"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3"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0"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4"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2"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9"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59"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7"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2" Type="http://schemas.openxmlformats.org/officeDocument/2006/relationships/hyperlink" Target="https://github.com/ucdavisdatalab/workshop_nlp_with_python" TargetMode="External"/><Relationship Id="rId951"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7" Type="http://schemas.openxmlformats.org/officeDocument/2006/relationships/hyperlink" Target="https://grants.nih.gov" TargetMode="External"/><Relationship Id="rId969" Type="http://schemas.openxmlformats.org/officeDocument/2006/relationships/hyperlink" Target="https://grantwriting.stanford.edu/resources/funding-train/" TargetMode="External"/><Relationship Id="rId1030"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8"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5" Type="http://schemas.openxmlformats.org/officeDocument/2006/relationships/hyperlink" Target="https://journals.plos.org/ploscompbiol/article?id=10.1371/journal.pcbi.1003833" TargetMode="External"/><Relationship Id="rId1037"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8" Type="http://schemas.openxmlformats.org/officeDocument/2006/relationships/hyperlink" Target="https://link.springer.com/book/10.1007/978-3-030-98175-4" TargetMode="External"/><Relationship Id="rId973"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4" Type="http://schemas.openxmlformats.org/officeDocument/2006/relationships/hyperlink" Target="https://man.openbsd.org/ssh_config" TargetMode="External"/><Relationship Id="rId1086" Type="http://schemas.openxmlformats.org/officeDocument/2006/relationships/hyperlink" Target="https://manpages.debian.org/stable/openssh-client/ssh_config.5.en.html" TargetMode="External"/><Relationship Id="rId1095" Type="http://schemas.openxmlformats.org/officeDocument/2006/relationships/hyperlink" Target="https://mastering-shiny.org/" TargetMode="External"/><Relationship Id="rId984"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0"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4"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4"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1"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7" Type="http://schemas.openxmlformats.org/officeDocument/2006/relationships/hyperlink" Target="https://myidp.sciencecareers.org/" TargetMode="External"/><Relationship Id="rId743" Type="http://schemas.openxmlformats.org/officeDocument/2006/relationships/hyperlink" Target="https://ohmyz.sh/" TargetMode="External"/><Relationship Id="rId1059"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7"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0"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2"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8"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4" Type="http://schemas.openxmlformats.org/officeDocument/2006/relationships/hyperlink" Target="https://slurm.schedmd.com/salloc.html" TargetMode="External"/><Relationship Id="rId1076" Type="http://schemas.openxmlformats.org/officeDocument/2006/relationships/hyperlink" Target="https://slurm.schedmd.com/sattach.html" TargetMode="External"/><Relationship Id="rId1078" Type="http://schemas.openxmlformats.org/officeDocument/2006/relationships/hyperlink" Target="https://slurm.schedmd.com/sbatch.html" TargetMode="External"/><Relationship Id="rId1080" Type="http://schemas.openxmlformats.org/officeDocument/2006/relationships/hyperlink" Target="https://slurm.schedmd.com/squeue.html" TargetMode="External"/><Relationship Id="rId1082"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7"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7" Type="http://schemas.openxmlformats.org/officeDocument/2006/relationships/hyperlink" Target="https://ucd-serg.github.io/lab-manual/appendix-copilot-instructions.html" TargetMode="External"/><Relationship Id="rId1109"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4"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3"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7"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2"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2" Type="http://schemas.openxmlformats.org/officeDocument/2006/relationships/hyperlink" Target="https://www.medrxiv.org/" TargetMode="External"/><Relationship Id="rId980" Type="http://schemas.openxmlformats.org/officeDocument/2006/relationships/hyperlink" Target="https://www.nature.com/articles/d41586-021-03603-2" TargetMode="External"/><Relationship Id="rId970"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2"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8"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1" Type="http://schemas.openxmlformats.org/officeDocument/2006/relationships/hyperlink" Target="https://www.youtube.com/watch?v=1RwJbhkCA58" TargetMode="External"/><Relationship Id="rId963"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0"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2026-09-01T05:15:03Z</dcterms:created>
  <dcterms:modified xsi:type="dcterms:W3CDTF">2026-09-01T05:15:03Z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