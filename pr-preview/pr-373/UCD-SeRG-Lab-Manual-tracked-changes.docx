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ins w:id="1119" w:author="PR Preview" w:date="2024-01-01T00:00:00Z">
        <w:r>
          <w:t xml:space="preserve">9.2 Data masking vs. tidy selection</w:t>
        </w:r>
      </w:ins>
    </w:p>
    <w:p>
      <w:pPr>
        <w:pStyle w:val="FirstParagraph"/>
      </w:pPr>
      <w:ins w:id="1120" w:author="PR Preview" w:date="2024-01-01T00:00:00Z">
        <w:r>
          <w:t xml:space="preserve">Many</w:t>
        </w:r>
      </w:ins>
      <w:ins w:id="1120" w:author="PR Preview" w:date="2024-01-01T00:00:00Z">
        <w:r>
          <w:t xml:space="preserve"> </w:t>
        </w:r>
      </w:ins>
      <w:hyperlink r:id="rId212">
        <w:r>
          <w:rPr>
            <w:rStyle w:val="VerbatimChar"/>
          </w:rPr>
          <w:t xml:space="preserve">{tidyverse}</w:t>
        </w:r>
      </w:hyperlink>
      <w:ins w:id="1120" w:author="PR Preview" w:date="2024-01-01T00:00:00Z">
        <w:r>
          <w:t xml:space="preserve"> </w:t>
        </w:r>
      </w:ins>
      <w:ins w:id="1120" w:author="PR Preview" w:date="2024-01-01T00:00:00Z">
        <w:r>
          <w:t xml:space="preserve">verbs use</w:t>
        </w:r>
      </w:ins>
      <w:ins w:id="1120" w:author="PR Preview" w:date="2024-01-01T00:00:00Z">
        <w:r>
          <w:t xml:space="preserve"> </w:t>
        </w:r>
      </w:ins>
      <w:ins w:id="1120" w:author="PR Preview" w:date="2024-01-01T00:00:00Z">
        <w:r>
          <w:rPr>
            <w:i/>
            <w:iCs/>
          </w:rPr>
          <w:t xml:space="preserve">two</w:t>
        </w:r>
      </w:ins>
      <w:ins w:id="1120" w:author="PR Preview" w:date="2024-01-01T00:00:00Z">
        <w:r>
          <w:t xml:space="preserve"> </w:t>
        </w:r>
      </w:ins>
      <w:ins w:id="1120" w:author="PR Preview" w:date="2024-01-01T00:00:00Z">
        <w:r>
          <w:t xml:space="preserve">different flavors of tidy evaluation,</w:t>
        </w:r>
      </w:ins>
      <w:ins w:id="1120" w:author="PR Preview" w:date="2024-01-01T00:00:00Z">
        <w:r>
          <w:t xml:space="preserve"> </w:t>
        </w:r>
      </w:ins>
      <w:ins w:id="1120" w:author="PR Preview" w:date="2024-01-01T00:00:00Z">
        <w:r>
          <w:t xml:space="preserve">and the way you refer to a column stored in a string variable depends on which one you are in.</w:t>
        </w:r>
      </w:ins>
    </w:p>
    <w:p>
      <w:pPr>
        <w:pStyle w:val="Compact"/>
        <w:numPr>
          <w:ilvl w:val="0"/>
          <w:numId w:val="1126"/>
        </w:numPr>
      </w:pPr>
      <w:ins w:id="1121" w:author="PR Preview" w:date="2024-01-01T00:00:00Z">
        <w:r>
          <w:rPr>
            <w:b/>
            <w:bCs/>
          </w:rPr>
          <w:t xml:space="preserve">Data-masking</w:t>
        </w:r>
      </w:ins>
      <w:ins w:id="1121" w:author="PR Preview" w:date="2024-01-01T00:00:00Z">
        <w:r>
          <w:t xml:space="preserve"> </w:t>
        </w:r>
      </w:ins>
      <w:ins w:id="1121" w:author="PR Preview" w:date="2024-01-01T00:00:00Z">
        <w:r>
          <w:t xml:space="preserve">contexts treat column names as values you compute</w:t>
        </w:r>
      </w:ins>
      <w:ins w:id="1121" w:author="PR Preview" w:date="2024-01-01T00:00:00Z">
        <w:r>
          <w:t xml:space="preserve"> </w:t>
        </w:r>
      </w:ins>
      <w:ins w:id="1121" w:author="PR Preview" w:date="2024-01-01T00:00:00Z">
        <w:r>
          <w:rPr>
            <w:i/>
            <w:iCs/>
          </w:rPr>
          <w:t xml:space="preserve">with</w:t>
        </w:r>
      </w:ins>
      <w:ins w:id="1121" w:author="PR Preview" w:date="2024-01-01T00:00:00Z">
        <w:r>
          <w:t xml:space="preserve">:</w:t>
        </w:r>
      </w:ins>
      <w:ins w:id="1121" w:author="PR Preview" w:date="2024-01-01T00:00:00Z">
        <w:r>
          <w:t xml:space="preserve"> </w:t>
        </w:r>
      </w:ins>
      <w:ins w:id="1121" w:author="PR Preview" w:date="2024-01-01T00:00:00Z">
        <w:r>
          <w:t xml:space="preserve">the</w:t>
        </w:r>
      </w:ins>
      <w:ins w:id="1121" w:author="PR Preview" w:date="2024-01-01T00:00:00Z">
        <w:r>
          <w:t xml:space="preserve"> </w:t>
        </w:r>
      </w:ins>
      <w:hyperlink r:id="rId215">
        <w:r>
          <w:rPr>
            <w:rStyle w:val="VerbatimChar"/>
          </w:rPr>
          <w:t xml:space="preserve">{dplyr}</w:t>
        </w:r>
      </w:hyperlink>
      <w:ins w:id="1121" w:author="PR Preview" w:date="2024-01-01T00:00:00Z">
        <w:r>
          <w:t xml:space="preserve"> </w:t>
        </w:r>
      </w:ins>
      <w:ins w:id="1121" w:author="PR Preview" w:date="2024-01-01T00:00:00Z">
        <w:r>
          <w:t xml:space="preserve">verbs</w:t>
        </w:r>
      </w:ins>
      <w:ins w:id="1121" w:author="PR Preview" w:date="2024-01-01T00:00:00Z">
        <w:r>
          <w:t xml:space="preserve"> </w:t>
        </w:r>
      </w:ins>
      <w:ins w:id="1121" w:author="PR Preview" w:date="2024-01-01T00:00:00Z">
        <w:r>
          <w:rPr>
            <w:rStyle w:val="VerbatimChar"/>
          </w:rPr>
          <w:t xml:space="preserve">mutate()</w:t>
        </w:r>
      </w:ins>
      <w:ins w:id="1121" w:author="PR Preview" w:date="2024-01-01T00:00:00Z">
        <w:r>
          <w:t xml:space="preserve">,</w:t>
        </w:r>
      </w:ins>
      <w:ins w:id="1121" w:author="PR Preview" w:date="2024-01-01T00:00:00Z">
        <w:r>
          <w:t xml:space="preserve"> </w:t>
        </w:r>
      </w:ins>
      <w:ins w:id="1121" w:author="PR Preview" w:date="2024-01-01T00:00:00Z">
        <w:r>
          <w:rPr>
            <w:rStyle w:val="VerbatimChar"/>
          </w:rPr>
          <w:t xml:space="preserve">filter()</w:t>
        </w:r>
      </w:ins>
      <w:ins w:id="1121" w:author="PR Preview" w:date="2024-01-01T00:00:00Z">
        <w:r>
          <w:t xml:space="preserve">,</w:t>
        </w:r>
      </w:ins>
      <w:ins w:id="1121" w:author="PR Preview" w:date="2024-01-01T00:00:00Z">
        <w:r>
          <w:t xml:space="preserve"> </w:t>
        </w:r>
      </w:ins>
      <w:ins w:id="1121" w:author="PR Preview" w:date="2024-01-01T00:00:00Z">
        <w:r>
          <w:rPr>
            <w:rStyle w:val="VerbatimChar"/>
          </w:rPr>
          <w:t xml:space="preserve">summarize()</w:t>
        </w:r>
      </w:ins>
      <w:ins w:id="1121" w:author="PR Preview" w:date="2024-01-01T00:00:00Z">
        <w:r>
          <w:t xml:space="preserve">/</w:t>
        </w:r>
      </w:ins>
      <w:ins w:id="1121" w:author="PR Preview" w:date="2024-01-01T00:00:00Z">
        <w:r>
          <w:rPr>
            <w:rStyle w:val="VerbatimChar"/>
          </w:rPr>
          <w:t xml:space="preserve">summarise()</w:t>
        </w:r>
      </w:ins>
      <w:ins w:id="1121" w:author="PR Preview" w:date="2024-01-01T00:00:00Z">
        <w:r>
          <w:t xml:space="preserve"> </w:t>
        </w:r>
      </w:ins>
      <w:ins w:id="1121" w:author="PR Preview" w:date="2024-01-01T00:00:00Z">
        <w:r>
          <w:t xml:space="preserve">(the summary expressions),</w:t>
        </w:r>
      </w:ins>
      <w:ins w:id="1121" w:author="PR Preview" w:date="2024-01-01T00:00:00Z">
        <w:r>
          <w:t xml:space="preserve"> </w:t>
        </w:r>
      </w:ins>
      <w:ins w:id="1121" w:author="PR Preview" w:date="2024-01-01T00:00:00Z">
        <w:r>
          <w:rPr>
            <w:rStyle w:val="VerbatimChar"/>
          </w:rPr>
          <w:t xml:space="preserve">group_by()</w:t>
        </w:r>
      </w:ins>
      <w:ins w:id="1121" w:author="PR Preview" w:date="2024-01-01T00:00:00Z">
        <w:r>
          <w:t xml:space="preserve">, and</w:t>
        </w:r>
      </w:ins>
      <w:ins w:id="1121" w:author="PR Preview" w:date="2024-01-01T00:00:00Z">
        <w:r>
          <w:t xml:space="preserve"> </w:t>
        </w:r>
      </w:ins>
      <w:ins w:id="1121" w:author="PR Preview" w:date="2024-01-01T00:00:00Z">
        <w:r>
          <w:rPr>
            <w:rStyle w:val="VerbatimChar"/>
          </w:rPr>
          <w:t xml:space="preserve">arrange()</w:t>
        </w:r>
      </w:ins>
      <w:ins w:id="1121" w:author="PR Preview" w:date="2024-01-01T00:00:00Z">
        <w:r>
          <w:t xml:space="preserve">,</w:t>
        </w:r>
      </w:ins>
      <w:ins w:id="1121" w:author="PR Preview" w:date="2024-01-01T00:00:00Z">
        <w:r>
          <w:t xml:space="preserve"> </w:t>
        </w:r>
      </w:ins>
      <w:ins w:id="1121" w:author="PR Preview" w:date="2024-01-01T00:00:00Z">
        <w:r>
          <w:t xml:space="preserve">plus</w:t>
        </w:r>
      </w:ins>
      <w:ins w:id="1121" w:author="PR Preview" w:date="2024-01-01T00:00:00Z">
        <w:r>
          <w:t xml:space="preserve"> </w:t>
        </w:r>
      </w:ins>
      <w:ins w:id="1121" w:author="PR Preview" w:date="2024-01-01T00:00:00Z">
        <w:r>
          <w:rPr>
            <w:rStyle w:val="VerbatimChar"/>
          </w:rPr>
          <w:t xml:space="preserve">aes()</w:t>
        </w:r>
      </w:ins>
      <w:ins w:id="1121" w:author="PR Preview" w:date="2024-01-01T00:00:00Z">
        <w:r>
          <w:t xml:space="preserve"> </w:t>
        </w:r>
      </w:ins>
      <w:ins w:id="1121" w:author="PR Preview" w:date="2024-01-01T00:00:00Z">
        <w:r>
          <w:t xml:space="preserve">in</w:t>
        </w:r>
      </w:ins>
      <w:ins w:id="1121" w:author="PR Preview" w:date="2024-01-01T00:00:00Z">
        <w:r>
          <w:t xml:space="preserve"> </w:t>
        </w:r>
      </w:ins>
      <w:hyperlink r:id="rId213">
        <w:r>
          <w:rPr>
            <w:rStyle w:val="VerbatimChar"/>
          </w:rPr>
          <w:t xml:space="preserve">{ggplot2}</w:t>
        </w:r>
      </w:hyperlink>
      <w:ins w:id="1121" w:author="PR Preview" w:date="2024-01-01T00:00:00Z">
        <w:r>
          <w:t xml:space="preserve">.</w:t>
        </w:r>
      </w:ins>
    </w:p>
    <w:p>
      <w:pPr>
        <w:pStyle w:val="Compact"/>
        <w:numPr>
          <w:ilvl w:val="0"/>
          <w:numId w:val="1126"/>
        </w:numPr>
      </w:pPr>
      <w:ins w:id="1122" w:author="PR Preview" w:date="2024-01-01T00:00:00Z">
        <w:r>
          <w:rPr>
            <w:b/>
            <w:bCs/>
          </w:rPr>
          <w:t xml:space="preserve">Tidy-selection</w:t>
        </w:r>
      </w:ins>
      <w:ins w:id="1122" w:author="PR Preview" w:date="2024-01-01T00:00:00Z">
        <w:r>
          <w:t xml:space="preserve"> </w:t>
        </w:r>
      </w:ins>
      <w:ins w:id="1122" w:author="PR Preview" w:date="2024-01-01T00:00:00Z">
        <w:r>
          <w:t xml:space="preserve">contexts treat column names as columns you</w:t>
        </w:r>
      </w:ins>
      <w:ins w:id="1122" w:author="PR Preview" w:date="2024-01-01T00:00:00Z">
        <w:r>
          <w:t xml:space="preserve"> </w:t>
        </w:r>
      </w:ins>
      <w:ins w:id="1122" w:author="PR Preview" w:date="2024-01-01T00:00:00Z">
        <w:r>
          <w:rPr>
            <w:i/>
            <w:iCs/>
          </w:rPr>
          <w:t xml:space="preserve">choose</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select()</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rename()</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relocate()</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pull()</w:t>
        </w:r>
      </w:ins>
      <w:ins w:id="1122" w:author="PR Preview" w:date="2024-01-01T00:00:00Z">
        <w:r>
          <w:t xml:space="preserve">,</w:t>
        </w:r>
      </w:ins>
      <w:ins w:id="1122" w:author="PR Preview" w:date="2024-01-01T00:00:00Z">
        <w:r>
          <w:t xml:space="preserve"> </w:t>
        </w:r>
      </w:ins>
      <w:ins w:id="1122" w:author="PR Preview" w:date="2024-01-01T00:00:00Z">
        <w:r>
          <w:t xml:space="preserve">the</w:t>
        </w:r>
      </w:ins>
      <w:ins w:id="1122" w:author="PR Preview" w:date="2024-01-01T00:00:00Z">
        <w:r>
          <w:t xml:space="preserve"> </w:t>
        </w:r>
      </w:ins>
      <w:ins w:id="1122" w:author="PR Preview" w:date="2024-01-01T00:00:00Z">
        <w:r>
          <w:rPr>
            <w:rStyle w:val="VerbatimChar"/>
          </w:rPr>
          <w:t xml:space="preserve">.cols</w:t>
        </w:r>
      </w:ins>
      <w:ins w:id="1122" w:author="PR Preview" w:date="2024-01-01T00:00:00Z">
        <w:r>
          <w:t xml:space="preserve"> </w:t>
        </w:r>
      </w:ins>
      <w:ins w:id="1122" w:author="PR Preview" w:date="2024-01-01T00:00:00Z">
        <w:r>
          <w:t xml:space="preserve">argument of</w:t>
        </w:r>
      </w:ins>
      <w:ins w:id="1122" w:author="PR Preview" w:date="2024-01-01T00:00:00Z">
        <w:r>
          <w:t xml:space="preserve"> </w:t>
        </w:r>
      </w:ins>
      <w:ins w:id="1122" w:author="PR Preview" w:date="2024-01-01T00:00:00Z">
        <w:r>
          <w:rPr>
            <w:rStyle w:val="VerbatimChar"/>
          </w:rPr>
          <w:t xml:space="preserve">across()</w:t>
        </w:r>
      </w:ins>
      <w:ins w:id="1122" w:author="PR Preview" w:date="2024-01-01T00:00:00Z">
        <w:r>
          <w:t xml:space="preserve">,</w:t>
        </w:r>
      </w:ins>
      <w:ins w:id="1122" w:author="PR Preview" w:date="2024-01-01T00:00:00Z">
        <w:r>
          <w:t xml:space="preserve"> </w:t>
        </w:r>
      </w:ins>
      <w:ins w:id="1122" w:author="PR Preview" w:date="2024-01-01T00:00:00Z">
        <w:r>
          <w:t xml:space="preserve">the</w:t>
        </w:r>
      </w:ins>
      <w:ins w:id="1122" w:author="PR Preview" w:date="2024-01-01T00:00:00Z">
        <w:r>
          <w:t xml:space="preserve"> </w:t>
        </w:r>
      </w:ins>
      <w:ins w:id="1122" w:author="PR Preview" w:date="2024-01-01T00:00:00Z">
        <w:r>
          <w:rPr>
            <w:rStyle w:val="VerbatimChar"/>
          </w:rPr>
          <w:t xml:space="preserve">.by</w:t>
        </w:r>
      </w:ins>
      <w:ins w:id="1122" w:author="PR Preview" w:date="2024-01-01T00:00:00Z">
        <w:r>
          <w:t xml:space="preserve"> </w:t>
        </w:r>
      </w:ins>
      <w:ins w:id="1122" w:author="PR Preview" w:date="2024-01-01T00:00:00Z">
        <w:r>
          <w:t xml:space="preserve">argument of</w:t>
        </w:r>
      </w:ins>
      <w:ins w:id="1122" w:author="PR Preview" w:date="2024-01-01T00:00:00Z">
        <w:r>
          <w:t xml:space="preserve"> </w:t>
        </w:r>
      </w:ins>
      <w:ins w:id="1122" w:author="PR Preview" w:date="2024-01-01T00:00:00Z">
        <w:r>
          <w:rPr>
            <w:rStyle w:val="VerbatimChar"/>
          </w:rPr>
          <w:t xml:space="preserve">mutate()</w:t>
        </w:r>
      </w:ins>
      <w:ins w:id="1122" w:author="PR Preview" w:date="2024-01-01T00:00:00Z">
        <w:r>
          <w:t xml:space="preserve">/</w:t>
        </w:r>
      </w:ins>
      <w:ins w:id="1122" w:author="PR Preview" w:date="2024-01-01T00:00:00Z">
        <w:r>
          <w:rPr>
            <w:rStyle w:val="VerbatimChar"/>
          </w:rPr>
          <w:t xml:space="preserve">summarize()</w:t>
        </w:r>
      </w:ins>
      <w:ins w:id="1122" w:author="PR Preview" w:date="2024-01-01T00:00:00Z">
        <w:r>
          <w:t xml:space="preserve">,</w:t>
        </w:r>
      </w:ins>
      <w:ins w:id="1122" w:author="PR Preview" w:date="2024-01-01T00:00:00Z">
        <w:r>
          <w:t xml:space="preserve"> </w:t>
        </w:r>
      </w:ins>
      <w:ins w:id="1122" w:author="PR Preview" w:date="2024-01-01T00:00:00Z">
        <w:r>
          <w:t xml:space="preserve">and the</w:t>
        </w:r>
      </w:ins>
      <w:ins w:id="1122" w:author="PR Preview" w:date="2024-01-01T00:00:00Z">
        <w:r>
          <w:t xml:space="preserve"> </w:t>
        </w:r>
      </w:ins>
      <w:ins w:id="1122" w:author="PR Preview" w:date="2024-01-01T00:00:00Z">
        <w:r>
          <w:rPr>
            <w:rStyle w:val="VerbatimChar"/>
          </w:rPr>
          <w:t xml:space="preserve">cols</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names_from</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values_from</w:t>
        </w:r>
      </w:ins>
      <w:ins w:id="1122" w:author="PR Preview" w:date="2024-01-01T00:00:00Z">
        <w:r>
          <w:t xml:space="preserve">, and</w:t>
        </w:r>
      </w:ins>
      <w:ins w:id="1122" w:author="PR Preview" w:date="2024-01-01T00:00:00Z">
        <w:r>
          <w:t xml:space="preserve"> </w:t>
        </w:r>
      </w:ins>
      <w:ins w:id="1122" w:author="PR Preview" w:date="2024-01-01T00:00:00Z">
        <w:r>
          <w:rPr>
            <w:rStyle w:val="VerbatimChar"/>
          </w:rPr>
          <w:t xml:space="preserve">id_cols</w:t>
        </w:r>
      </w:ins>
      <w:ins w:id="1122" w:author="PR Preview" w:date="2024-01-01T00:00:00Z">
        <w:r>
          <w:t xml:space="preserve"> </w:t>
        </w:r>
      </w:ins>
      <w:ins w:id="1122" w:author="PR Preview" w:date="2024-01-01T00:00:00Z">
        <w:r>
          <w:t xml:space="preserve">arguments of</w:t>
        </w:r>
      </w:ins>
      <w:ins w:id="1122" w:author="PR Preview" w:date="2024-01-01T00:00:00Z">
        <w:r>
          <w:t xml:space="preserve"> </w:t>
        </w:r>
      </w:ins>
      <w:ins w:id="1122" w:author="PR Preview" w:date="2024-01-01T00:00:00Z">
        <w:r>
          <w:rPr>
            <w:rStyle w:val="VerbatimChar"/>
          </w:rPr>
          <w:t xml:space="preserve">pivot_*()</w:t>
        </w:r>
      </w:ins>
      <w:ins w:id="1122" w:author="PR Preview" w:date="2024-01-01T00:00:00Z">
        <w:r>
          <w:t xml:space="preserve"> </w:t>
        </w:r>
      </w:ins>
      <w:ins w:id="1122" w:author="PR Preview" w:date="2024-01-01T00:00:00Z">
        <w:r>
          <w:t xml:space="preserve">in</w:t>
        </w:r>
      </w:ins>
      <w:ins w:id="1122" w:author="PR Preview" w:date="2024-01-01T00:00:00Z">
        <w:r>
          <w:t xml:space="preserve"> </w:t>
        </w:r>
      </w:ins>
      <w:hyperlink r:id="rId217">
        <w:r>
          <w:rPr>
            <w:rStyle w:val="VerbatimChar"/>
          </w:rPr>
          <w:t xml:space="preserve">{tidyr}</w:t>
        </w:r>
      </w:hyperlink>
      <w:ins w:id="1122" w:author="PR Preview" w:date="2024-01-01T00:00:00Z">
        <w:r>
          <w:t xml:space="preserve">.</w:t>
        </w:r>
      </w:ins>
    </w:p>
    <w:p>
      <w:pPr>
        <w:pStyle w:val="FirstParagraph"/>
      </w:pPr>
      <w:ins w:id="1123" w:author="PR Preview" w:date="2024-01-01T00:00:00Z">
        <w:r>
          <w:t xml:space="preserve">To refer to a column named by a string variable,</w:t>
        </w:r>
      </w:ins>
      <w:ins w:id="1123" w:author="PR Preview" w:date="2024-01-01T00:00:00Z">
        <w:r>
          <w:t xml:space="preserve"> </w:t>
        </w:r>
      </w:ins>
      <w:ins w:id="1123" w:author="PR Preview" w:date="2024-01-01T00:00:00Z">
        <w:r>
          <w:t xml:space="preserve">use the tool that matches the context:</w:t>
        </w:r>
      </w:ins>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ins w:id="1124" w:author="PR Preview" w:date="2024-01-01T00:00:00Z">
        <w:r>
          <w:t xml:space="preserve">Use</w:t>
        </w:r>
      </w:ins>
      <w:ins w:id="1124" w:author="PR Preview" w:date="2024-01-01T00:00:00Z">
        <w:r>
          <w:t xml:space="preserve"> </w:t>
        </w:r>
      </w:ins>
      <w:ins w:id="1124" w:author="PR Preview" w:date="2024-01-01T00:00:00Z">
        <w:r>
          <w:rPr>
            <w:rStyle w:val="VerbatimChar"/>
          </w:rPr>
          <w:t xml:space="preserve">all_of()</w:t>
        </w:r>
      </w:ins>
      <w:ins w:id="1124" w:author="PR Preview" w:date="2024-01-01T00:00:00Z">
        <w:r>
          <w:t xml:space="preserve"> </w:t>
        </w:r>
      </w:ins>
      <w:ins w:id="1124" w:author="PR Preview" w:date="2024-01-01T00:00:00Z">
        <w:r>
          <w:t xml:space="preserve">when every selected name must exist (it errors if one is missing)</w:t>
        </w:r>
      </w:ins>
      <w:ins w:id="1124" w:author="PR Preview" w:date="2024-01-01T00:00:00Z">
        <w:r>
          <w:t xml:space="preserve"> </w:t>
        </w:r>
      </w:ins>
      <w:ins w:id="1124" w:author="PR Preview" w:date="2024-01-01T00:00:00Z">
        <w:r>
          <w:t xml:space="preserve">and</w:t>
        </w:r>
      </w:ins>
      <w:ins w:id="1124" w:author="PR Preview" w:date="2024-01-01T00:00:00Z">
        <w:r>
          <w:t xml:space="preserve"> </w:t>
        </w:r>
      </w:ins>
      <w:ins w:id="1124" w:author="PR Preview" w:date="2024-01-01T00:00:00Z">
        <w:r>
          <w:rPr>
            <w:rStyle w:val="VerbatimChar"/>
          </w:rPr>
          <w:t xml:space="preserve">any_of()</w:t>
        </w:r>
      </w:ins>
      <w:ins w:id="1124" w:author="PR Preview" w:date="2024-01-01T00:00:00Z">
        <w:r>
          <w:t xml:space="preserve"> </w:t>
        </w:r>
      </w:ins>
      <w:ins w:id="1124" w:author="PR Preview" w:date="2024-01-01T00:00:00Z">
        <w:r>
          <w:t xml:space="preserve">when names that are absent should simply be dropped.</w:t>
        </w:r>
      </w:ins>
    </w:p>
    <w:bookmarkStart w:id="367" w:name="X118ff09008793bb586a8982fedb3eb2b41d1fc5"/>
    <w:p>
      <w:pPr>
        <w:pStyle w:val="Heading3"/>
      </w:pPr>
      <w:ins w:id="1125" w:author="PR Preview" w:date="2024-01-01T00:00:00Z">
        <w:r>
          <w:t xml:space="preserve">9.2.1 The</w:t>
        </w:r>
      </w:ins>
      <w:ins w:id="1125" w:author="PR Preview" w:date="2024-01-01T00:00:00Z">
        <w:r>
          <w:t xml:space="preserve"> </w:t>
        </w:r>
      </w:ins>
      <w:ins w:id="1125" w:author="PR Preview" w:date="2024-01-01T00:00:00Z">
        <w:r>
          <w:rPr>
            <w:rStyle w:val="VerbatimChar"/>
          </w:rPr>
          <w:t xml:space="preserve">.data</w:t>
        </w:r>
      </w:ins>
      <w:ins w:id="1125" w:author="PR Preview" w:date="2024-01-01T00:00:00Z">
        <w:r>
          <w:t xml:space="preserve"> </w:t>
        </w:r>
      </w:ins>
      <w:ins w:id="1125" w:author="PR Preview" w:date="2024-01-01T00:00:00Z">
        <w:r>
          <w:t xml:space="preserve">pronoun does not belong in tidy selection</w:t>
        </w:r>
      </w:ins>
    </w:p>
    <w:p>
      <w:pPr>
        <w:pStyle w:val="FirstParagraph"/>
      </w:pPr>
      <w:ins w:id="1126" w:author="PR Preview" w:date="2024-01-01T00:00:00Z">
        <w:r>
          <w:t xml:space="preserve">A common (and</w:t>
        </w:r>
      </w:ins>
      <w:ins w:id="1126" w:author="PR Preview" w:date="2024-01-01T00:00:00Z">
        <w:r>
          <w:t xml:space="preserve"> </w:t>
        </w:r>
      </w:ins>
      <w:ins w:id="1126" w:author="PR Preview" w:date="2024-01-01T00:00:00Z">
        <w:r>
          <w:rPr>
            <w:b/>
            <w:bCs/>
          </w:rPr>
          <w:t xml:space="preserve">silent</w:t>
        </w:r>
      </w:ins>
      <w:ins w:id="1126" w:author="PR Preview" w:date="2024-01-01T00:00:00Z">
        <w:r>
          <w:t xml:space="preserve">) mistake is reaching for the</w:t>
        </w:r>
      </w:ins>
      <w:ins w:id="1126" w:author="PR Preview" w:date="2024-01-01T00:00:00Z">
        <w:r>
          <w:t xml:space="preserve"> </w:t>
        </w:r>
      </w:ins>
      <w:ins w:id="1126" w:author="PR Preview" w:date="2024-01-01T00:00:00Z">
        <w:r>
          <w:rPr>
            <w:rStyle w:val="VerbatimChar"/>
          </w:rPr>
          <w:t xml:space="preserve">.data</w:t>
        </w:r>
      </w:ins>
      <w:ins w:id="1126" w:author="PR Preview" w:date="2024-01-01T00:00:00Z">
        <w:r>
          <w:t xml:space="preserve"> </w:t>
        </w:r>
      </w:ins>
      <w:ins w:id="1126" w:author="PR Preview" w:date="2024-01-01T00:00:00Z">
        <w:r>
          <w:t xml:space="preserve">pronoun</w:t>
        </w:r>
      </w:ins>
      <w:ins w:id="1126" w:author="PR Preview" w:date="2024-01-01T00:00:00Z">
        <w:r>
          <w:t xml:space="preserve"> </w:t>
        </w:r>
      </w:ins>
      <w:ins w:id="1126" w:author="PR Preview" w:date="2024-01-01T00:00:00Z">
        <w:r>
          <w:t xml:space="preserve">inside a tidy-selection context:</w:t>
        </w:r>
      </w:ins>
    </w:p>
    <w:p>
      <w:pPr>
        <w:pStyle w:val="SourceCode"/>
      </w:pPr>
      <w:ins w:id="1127" w:author="PR Preview" w:date="2024-01-01T00:00:00Z">
        <w:r>
          <w:rPr>
            <w:rStyle w:val="CommentTok"/>
          </w:rPr>
          <w:t xml:space="preserve"># Soft-deprecated: .data used in selection contexts</w:t>
        </w:r>
      </w:ins>
      <w:ins w:id="1127" w:author="PR Preview" w:date="2024-01-01T00:00:00Z">
        <w:r>
          <w:br/>
        </w:r>
      </w:ins>
      <w:ins w:id="1127" w:author="PR Preview" w:date="2024-01-01T00:00:00Z">
        <w:r>
          <w:rPr>
            <w:rStyle w:val="NormalTok"/>
          </w:rPr>
          <w:t xml:space="preserve">df </w:t>
        </w:r>
      </w:ins>
      <w:ins w:id="1127" w:author="PR Preview" w:date="2024-01-01T00:00:00Z">
        <w:r>
          <w:rPr>
            <w:rStyle w:val="SpecialCharTok"/>
          </w:rPr>
          <w:t xml:space="preserve">|&gt;</w:t>
        </w:r>
      </w:ins>
      <w:ins w:id="1127" w:author="PR Preview" w:date="2024-01-01T00:00:00Z">
        <w:r>
          <w:rPr>
            <w:rStyle w:val="NormalTok"/>
          </w:rPr>
          <w:t xml:space="preserve"> </w:t>
        </w:r>
      </w:ins>
      <w:ins w:id="1127" w:author="PR Preview" w:date="2024-01-01T00:00:00Z">
        <w:r>
          <w:rPr>
            <w:rStyle w:val="FunctionTok"/>
          </w:rPr>
          <w:t xml:space="preserve">select</w:t>
        </w:r>
      </w:ins>
      <w:ins w:id="1127" w:author="PR Preview" w:date="2024-01-01T00:00:00Z">
        <w:r>
          <w:rPr>
            <w:rStyle w:val="NormalTok"/>
          </w:rPr>
          <w:t xml:space="preserve">(.data</w:t>
        </w:r>
      </w:ins>
      <w:ins w:id="1127" w:author="PR Preview" w:date="2024-01-01T00:00:00Z">
        <w:r>
          <w:rPr>
            <w:rStyle w:val="SpecialCharTok"/>
          </w:rPr>
          <w:t xml:space="preserve">$</w:t>
        </w:r>
      </w:ins>
      <w:ins w:id="1127" w:author="PR Preview" w:date="2024-01-01T00:00:00Z">
        <w:r>
          <w:rPr>
            <w:rStyle w:val="NormalTok"/>
          </w:rPr>
          <w:t xml:space="preserve">Subject, .data[[var]])</w:t>
        </w:r>
      </w:ins>
      <w:ins w:id="1127" w:author="PR Preview" w:date="2024-01-01T00:00:00Z">
        <w:r>
          <w:br/>
        </w:r>
      </w:ins>
      <w:ins w:id="1127" w:author="PR Preview" w:date="2024-01-01T00:00:00Z">
        <w:r>
          <w:rPr>
            <w:rStyle w:val="NormalTok"/>
          </w:rPr>
          <w:t xml:space="preserve">df </w:t>
        </w:r>
      </w:ins>
      <w:ins w:id="1127" w:author="PR Preview" w:date="2024-01-01T00:00:00Z">
        <w:r>
          <w:rPr>
            <w:rStyle w:val="SpecialCharTok"/>
          </w:rPr>
          <w:t xml:space="preserve">|&gt;</w:t>
        </w:r>
      </w:ins>
      <w:ins w:id="1127" w:author="PR Preview" w:date="2024-01-01T00:00:00Z">
        <w:r>
          <w:rPr>
            <w:rStyle w:val="NormalTok"/>
          </w:rPr>
          <w:t xml:space="preserve"> </w:t>
        </w:r>
      </w:ins>
      <w:ins w:id="1127" w:author="PR Preview" w:date="2024-01-01T00:00:00Z">
        <w:r>
          <w:rPr>
            <w:rStyle w:val="FunctionTok"/>
          </w:rPr>
          <w:t xml:space="preserve">summarize</w:t>
        </w:r>
      </w:ins>
      <w:ins w:id="1127" w:author="PR Preview" w:date="2024-01-01T00:00:00Z">
        <w:r>
          <w:rPr>
            <w:rStyle w:val="NormalTok"/>
          </w:rPr>
          <w:t xml:space="preserve">(</w:t>
        </w:r>
      </w:ins>
      <w:ins w:id="1127" w:author="PR Preview" w:date="2024-01-01T00:00:00Z">
        <w:r>
          <w:rPr>
            <w:rStyle w:val="AttributeTok"/>
          </w:rPr>
          <w:t xml:space="preserve">.by =</w:t>
        </w:r>
      </w:ins>
      <w:ins w:id="1127" w:author="PR Preview" w:date="2024-01-01T00:00:00Z">
        <w:r>
          <w:rPr>
            <w:rStyle w:val="NormalTok"/>
          </w:rPr>
          <w:t xml:space="preserve"> </w:t>
        </w:r>
      </w:ins>
      <w:ins w:id="1127" w:author="PR Preview" w:date="2024-01-01T00:00:00Z">
        <w:r>
          <w:rPr>
            <w:rStyle w:val="FunctionTok"/>
          </w:rPr>
          <w:t xml:space="preserve">c</w:t>
        </w:r>
      </w:ins>
      <w:ins w:id="1127" w:author="PR Preview" w:date="2024-01-01T00:00:00Z">
        <w:r>
          <w:rPr>
            <w:rStyle w:val="NormalTok"/>
          </w:rPr>
          <w:t xml:space="preserve">(.data</w:t>
        </w:r>
      </w:ins>
      <w:ins w:id="1127" w:author="PR Preview" w:date="2024-01-01T00:00:00Z">
        <w:r>
          <w:rPr>
            <w:rStyle w:val="SpecialCharTok"/>
          </w:rPr>
          <w:t xml:space="preserve">$</w:t>
        </w:r>
      </w:ins>
      <w:ins w:id="1127" w:author="PR Preview" w:date="2024-01-01T00:00:00Z">
        <w:r>
          <w:rPr>
            <w:rStyle w:val="NormalTok"/>
          </w:rPr>
          <w:t xml:space="preserve">group), </w:t>
        </w:r>
      </w:ins>
      <w:ins w:id="1127" w:author="PR Preview" w:date="2024-01-01T00:00:00Z">
        <w:r>
          <w:rPr>
            <w:rStyle w:val="AttributeTok"/>
          </w:rPr>
          <w:t xml:space="preserve">med =</w:t>
        </w:r>
      </w:ins>
      <w:ins w:id="1127" w:author="PR Preview" w:date="2024-01-01T00:00:00Z">
        <w:r>
          <w:rPr>
            <w:rStyle w:val="NormalTok"/>
          </w:rPr>
          <w:t xml:space="preserve"> </w:t>
        </w:r>
      </w:ins>
      <w:ins w:id="1127" w:author="PR Preview" w:date="2024-01-01T00:00:00Z">
        <w:r>
          <w:rPr>
            <w:rStyle w:val="FunctionTok"/>
          </w:rPr>
          <w:t xml:space="preserve">median</w:t>
        </w:r>
      </w:ins>
      <w:ins w:id="1127" w:author="PR Preview" w:date="2024-01-01T00:00:00Z">
        <w:r>
          <w:rPr>
            <w:rStyle w:val="NormalTok"/>
          </w:rPr>
          <w:t xml:space="preserve">(value))</w:t>
        </w:r>
      </w:ins>
      <w:ins w:id="1127" w:author="PR Preview" w:date="2024-01-01T00:00:00Z">
        <w:r>
          <w:br/>
        </w:r>
      </w:ins>
      <w:ins w:id="1127" w:author="PR Preview" w:date="2024-01-01T00:00:00Z">
        <w:r>
          <w:rPr>
            <w:rStyle w:val="NormalTok"/>
          </w:rPr>
          <w:t xml:space="preserve">df </w:t>
        </w:r>
      </w:ins>
      <w:ins w:id="1127" w:author="PR Preview" w:date="2024-01-01T00:00:00Z">
        <w:r>
          <w:rPr>
            <w:rStyle w:val="SpecialCharTok"/>
          </w:rPr>
          <w:t xml:space="preserve">|&gt;</w:t>
        </w:r>
      </w:ins>
      <w:ins w:id="1127" w:author="PR Preview" w:date="2024-01-01T00:00:00Z">
        <w:r>
          <w:rPr>
            <w:rStyle w:val="NormalTok"/>
          </w:rPr>
          <w:t xml:space="preserve"> tidyr</w:t>
        </w:r>
      </w:ins>
      <w:ins w:id="1127" w:author="PR Preview" w:date="2024-01-01T00:00:00Z">
        <w:r>
          <w:rPr>
            <w:rStyle w:val="SpecialCharTok"/>
          </w:rPr>
          <w:t xml:space="preserve">::</w:t>
        </w:r>
      </w:ins>
      <w:ins w:id="1127" w:author="PR Preview" w:date="2024-01-01T00:00:00Z">
        <w:r>
          <w:rPr>
            <w:rStyle w:val="FunctionTok"/>
          </w:rPr>
          <w:t xml:space="preserve">pivot_wider</w:t>
        </w:r>
      </w:ins>
      <w:ins w:id="1127" w:author="PR Preview" w:date="2024-01-01T00:00:00Z">
        <w:r>
          <w:rPr>
            <w:rStyle w:val="NormalTok"/>
          </w:rPr>
          <w:t xml:space="preserve">(</w:t>
        </w:r>
      </w:ins>
      <w:ins w:id="1127" w:author="PR Preview" w:date="2024-01-01T00:00:00Z">
        <w:r>
          <w:rPr>
            <w:rStyle w:val="AttributeTok"/>
          </w:rPr>
          <w:t xml:space="preserve">names_from =</w:t>
        </w:r>
      </w:ins>
      <w:ins w:id="1127" w:author="PR Preview" w:date="2024-01-01T00:00:00Z">
        <w:r>
          <w:rPr>
            <w:rStyle w:val="NormalTok"/>
          </w:rPr>
          <w:t xml:space="preserve"> .data</w:t>
        </w:r>
      </w:ins>
      <w:ins w:id="1127" w:author="PR Preview" w:date="2024-01-01T00:00:00Z">
        <w:r>
          <w:rPr>
            <w:rStyle w:val="SpecialCharTok"/>
          </w:rPr>
          <w:t xml:space="preserve">$</w:t>
        </w:r>
      </w:ins>
      <w:ins w:id="1127" w:author="PR Preview" w:date="2024-01-01T00:00:00Z">
        <w:r>
          <w:rPr>
            <w:rStyle w:val="NormalTok"/>
          </w:rPr>
          <w:t xml:space="preserve">Parameter)</w:t>
        </w:r>
      </w:ins>
    </w:p>
    <w:p>
      <w:pPr>
        <w:pStyle w:val="FirstParagraph"/>
      </w:pPr>
      <w:ins w:id="1128" w:author="PR Preview" w:date="2024-01-01T00:00:00Z">
        <w:r>
          <w:t xml:space="preserve">The</w:t>
        </w:r>
      </w:ins>
      <w:ins w:id="1128" w:author="PR Preview" w:date="2024-01-01T00:00:00Z">
        <w:r>
          <w:t xml:space="preserve"> </w:t>
        </w:r>
      </w:ins>
      <w:ins w:id="1128" w:author="PR Preview" w:date="2024-01-01T00:00:00Z">
        <w:r>
          <w:rPr>
            <w:rStyle w:val="VerbatimChar"/>
          </w:rPr>
          <w:t xml:space="preserve">.data</w:t>
        </w:r>
      </w:ins>
      <w:ins w:id="1128" w:author="PR Preview" w:date="2024-01-01T00:00:00Z">
        <w:r>
          <w:t xml:space="preserve"> </w:t>
        </w:r>
      </w:ins>
      <w:ins w:id="1128" w:author="PR Preview" w:date="2024-01-01T00:00:00Z">
        <w:r>
          <w:t xml:space="preserve">pronoun is a</w:t>
        </w:r>
      </w:ins>
      <w:ins w:id="1128" w:author="PR Preview" w:date="2024-01-01T00:00:00Z">
        <w:r>
          <w:t xml:space="preserve"> </w:t>
        </w:r>
      </w:ins>
      <w:ins w:id="1128" w:author="PR Preview" w:date="2024-01-01T00:00:00Z">
        <w:r>
          <w:rPr>
            <w:i/>
            <w:iCs/>
          </w:rPr>
          <w:t xml:space="preserve">data-masking</w:t>
        </w:r>
      </w:ins>
      <w:ins w:id="1128" w:author="PR Preview" w:date="2024-01-01T00:00:00Z">
        <w:r>
          <w:t xml:space="preserve"> </w:t>
        </w:r>
      </w:ins>
      <w:ins w:id="1128" w:author="PR Preview" w:date="2024-01-01T00:00:00Z">
        <w:r>
          <w:t xml:space="preserve">tool, not a selection tool.</w:t>
        </w:r>
      </w:ins>
      <w:ins w:id="1128" w:author="PR Preview" w:date="2024-01-01T00:00:00Z">
        <w:r>
          <w:t xml:space="preserve"> </w:t>
        </w:r>
      </w:ins>
      <w:ins w:id="1128" w:author="PR Preview" w:date="2024-01-01T00:00:00Z">
        <w:r>
          <w:t xml:space="preserve">Using it in a selection context was deprecated in</w:t>
        </w:r>
      </w:ins>
      <w:ins w:id="1128" w:author="PR Preview" w:date="2024-01-01T00:00:00Z">
        <w:r>
          <w:t xml:space="preserve"> </w:t>
        </w:r>
      </w:ins>
      <w:hyperlink r:id="rId362">
        <w:r>
          <w:rPr>
            <w:rStyle w:val="VerbatimChar"/>
          </w:rPr>
          <w:t xml:space="preserve">{tidyselect}</w:t>
        </w:r>
      </w:hyperlink>
      <w:ins w:id="1128" w:author="PR Preview" w:date="2024-01-01T00:00:00Z">
        <w:r>
          <w:t xml:space="preserve"> </w:t>
        </w:r>
      </w:ins>
      <w:ins w:id="1128" w:author="PR Preview" w:date="2024-01-01T00:00:00Z">
        <w:r>
          <w:t xml:space="preserve">1.2.0</w:t>
        </w:r>
      </w:ins>
      <w:ins w:id="1128" w:author="PR Preview" w:date="2024-01-01T00:00:00Z">
        <w:r>
          <w:t xml:space="preserve"> </w:t>
        </w:r>
      </w:ins>
      <w:ins w:id="1128" w:author="PR Preview" w:date="2024-01-01T00:00:00Z">
        <w:r>
          <w:t xml:space="preserve">(</w:t>
        </w:r>
      </w:ins>
      <w:hyperlink r:id="rId363">
        <w:r>
          <w:rPr>
            <w:rStyle w:val="Hyperlink"/>
          </w:rPr>
          <w:t xml:space="preserve">release notes</w:t>
        </w:r>
      </w:hyperlink>
      <w:ins w:id="1128" w:author="PR Preview" w:date="2024-01-01T00:00:00Z">
        <w:r>
          <w:t xml:space="preserve">),</w:t>
        </w:r>
      </w:ins>
      <w:ins w:id="1128" w:author="PR Preview" w:date="2024-01-01T00:00:00Z">
        <w:r>
          <w:t xml:space="preserve"> </w:t>
        </w:r>
      </w:ins>
      <w:ins w:id="1128" w:author="PR Preview" w:date="2024-01-01T00:00:00Z">
        <w:r>
          <w:t xml:space="preserve">but it is a</w:t>
        </w:r>
      </w:ins>
      <w:ins w:id="1128" w:author="PR Preview" w:date="2024-01-01T00:00:00Z">
        <w:r>
          <w:t xml:space="preserve"> </w:t>
        </w:r>
      </w:ins>
      <w:ins w:id="1128" w:author="PR Preview" w:date="2024-01-01T00:00:00Z">
        <w:r>
          <w:rPr>
            <w:b/>
            <w:bCs/>
          </w:rPr>
          <w:t xml:space="preserve">soft</w:t>
        </w:r>
      </w:ins>
      <w:ins w:id="1128" w:author="PR Preview" w:date="2024-01-01T00:00:00Z">
        <w:r>
          <w:t xml:space="preserve"> </w:t>
        </w:r>
      </w:ins>
      <w:ins w:id="1128" w:author="PR Preview" w:date="2024-01-01T00:00:00Z">
        <w:r>
          <w:t xml:space="preserve">deprecation,</w:t>
        </w:r>
      </w:ins>
      <w:ins w:id="1128" w:author="PR Preview" w:date="2024-01-01T00:00:00Z">
        <w:r>
          <w:t xml:space="preserve"> </w:t>
        </w:r>
      </w:ins>
      <w:ins w:id="1128" w:author="PR Preview" w:date="2024-01-01T00:00:00Z">
        <w:r>
          <w:t xml:space="preserve">signaled through</w:t>
        </w:r>
      </w:ins>
      <w:ins w:id="1128" w:author="PR Preview" w:date="2024-01-01T00:00:00Z">
        <w:r>
          <w:t xml:space="preserve"> </w:t>
        </w:r>
      </w:ins>
      <w:hyperlink r:id="rId364">
        <w:r>
          <w:rPr>
            <w:rStyle w:val="VerbatimChar"/>
          </w:rPr>
          <w:t xml:space="preserve">{lifecycle}</w:t>
        </w:r>
      </w:hyperlink>
      <w:ins w:id="1128" w:author="PR Preview" w:date="2024-01-01T00:00:00Z">
        <w:r>
          <w:t xml:space="preserve">.</w:t>
        </w:r>
      </w:ins>
      <w:ins w:id="1128" w:author="PR Preview" w:date="2024-01-01T00:00:00Z">
        <w:r>
          <w:t xml:space="preserve"> </w:t>
        </w:r>
      </w:ins>
      <w:ins w:id="1128" w:author="PR Preview" w:date="2024-01-01T00:00:00Z">
        <w:r>
          <w:t xml:space="preserve">Per the</w:t>
        </w:r>
      </w:ins>
      <w:ins w:id="1128" w:author="PR Preview" w:date="2024-01-01T00:00:00Z">
        <w:r>
          <w:t xml:space="preserve"> </w:t>
        </w:r>
      </w:ins>
      <w:hyperlink r:id="rId365">
        <w:r>
          <w:rPr>
            <w:rStyle w:val="VerbatimChar"/>
          </w:rPr>
          <w:t xml:space="preserve">{lifecycle}</w:t>
        </w:r>
        <w:r>
          <w:rPr>
            <w:rStyle w:val="Hyperlink"/>
          </w:rPr>
          <w:t xml:space="preserve"> </w:t>
        </w:r>
        <w:r>
          <w:rPr>
            <w:rStyle w:val="Hyperlink"/>
          </w:rPr>
          <w:t xml:space="preserve">documentation</w:t>
        </w:r>
      </w:hyperlink>
      <w:ins w:id="1128" w:author="PR Preview" w:date="2024-01-01T00:00:00Z">
        <w:r>
          <w:t xml:space="preserve">,</w:t>
        </w:r>
      </w:ins>
      <w:ins w:id="1128" w:author="PR Preview" w:date="2024-01-01T00:00:00Z">
        <w:r>
          <w:t xml:space="preserve"> </w:t>
        </w:r>
      </w:ins>
      <w:ins w:id="1128" w:author="PR Preview" w:date="2024-01-01T00:00:00Z">
        <w:r>
          <w:t xml:space="preserve">a soft-deprecated feature warns only users</w:t>
        </w:r>
      </w:ins>
      <w:ins w:id="1128" w:author="PR Preview" w:date="2024-01-01T00:00:00Z">
        <w:r>
          <w:t xml:space="preserve"> </w:t>
        </w:r>
      </w:ins>
      <w:ins w:id="1128" w:author="PR Preview" w:date="2024-01-01T00:00:00Z">
        <w:r>
          <w:t xml:space="preserve">who trigger it from the global environment</w:t>
        </w:r>
      </w:ins>
      <w:ins w:id="1128" w:author="PR Preview" w:date="2024-01-01T00:00:00Z">
        <w:r>
          <w:t xml:space="preserve"> </w:t>
        </w:r>
      </w:ins>
      <w:ins w:id="1128" w:author="PR Preview" w:date="2024-01-01T00:00:00Z">
        <w:r>
          <w:t xml:space="preserve">and developers who use it directly</w:t>
        </w:r>
      </w:ins>
      <w:ins w:id="1128" w:author="PR Preview" w:date="2024-01-01T00:00:00Z">
        <w:r>
          <w:t xml:space="preserve"> </w:t>
        </w:r>
      </w:ins>
      <w:ins w:id="1128" w:author="PR Preview" w:date="2024-01-01T00:00:00Z">
        <w:r>
          <w:t xml:space="preserve">(for example when running</w:t>
        </w:r>
      </w:ins>
      <w:ins w:id="1128" w:author="PR Preview" w:date="2024-01-01T00:00:00Z">
        <w:r>
          <w:t xml:space="preserve"> </w:t>
        </w:r>
      </w:ins>
      <w:hyperlink r:id="rId93">
        <w:r>
          <w:rPr>
            <w:rStyle w:val="VerbatimChar"/>
          </w:rPr>
          <w:t xml:space="preserve">{testthat}</w:t>
        </w:r>
      </w:hyperlink>
      <w:ins w:id="1128" w:author="PR Preview" w:date="2024-01-01T00:00:00Z">
        <w:r>
          <w:t xml:space="preserve"> </w:t>
        </w:r>
      </w:ins>
      <w:ins w:id="1128" w:author="PR Preview" w:date="2024-01-01T00:00:00Z">
        <w:r>
          <w:t xml:space="preserve">tests);</w:t>
        </w:r>
      </w:ins>
      <w:ins w:id="1128" w:author="PR Preview" w:date="2024-01-01T00:00:00Z">
        <w:r>
          <w:t xml:space="preserve"> </w:t>
        </w:r>
      </w:ins>
      <w:ins w:id="1128" w:author="PR Preview" w:date="2024-01-01T00:00:00Z">
        <w:r>
          <w:t xml:space="preserve">there is</w:t>
        </w:r>
      </w:ins>
      <w:ins w:id="1128" w:author="PR Preview" w:date="2024-01-01T00:00:00Z">
        <w:r>
          <w:t xml:space="preserve"> </w:t>
        </w:r>
      </w:ins>
      <w:ins w:id="1128" w:author="PR Preview" w:date="2024-01-01T00:00:00Z">
        <w:r>
          <w:rPr>
            <w:i/>
            <w:iCs/>
          </w:rPr>
          <w:t xml:space="preserve">no warning when the deprecated feature</w:t>
        </w:r>
      </w:ins>
      <w:ins w:id="1128" w:author="PR Preview" w:date="2024-01-01T00:00:00Z">
        <w:r>
          <w:rPr>
            <w:i/>
            <w:iCs/>
          </w:rPr>
          <w:t xml:space="preserve"> </w:t>
        </w:r>
      </w:ins>
      <w:ins w:id="1128" w:author="PR Preview" w:date="2024-01-01T00:00:00Z">
        <w:r>
          <w:rPr>
            <w:i/>
            <w:iCs/>
          </w:rPr>
          <w:t xml:space="preserve">is called indirectly by another package</w:t>
        </w:r>
      </w:ins>
      <w:ins w:id="1128" w:author="PR Preview" w:date="2024-01-01T00:00:00Z">
        <w:r>
          <w:t xml:space="preserve">.</w:t>
        </w:r>
      </w:ins>
      <w:ins w:id="1128" w:author="PR Preview" w:date="2024-01-01T00:00:00Z">
        <w:r>
          <w:t xml:space="preserve"> </w:t>
        </w:r>
      </w:ins>
      <w:ins w:id="1128" w:author="PR Preview" w:date="2024-01-01T00:00:00Z">
        <w:r>
          <w:t xml:space="preserve">So in installed-package code it usually emits</w:t>
        </w:r>
      </w:ins>
      <w:ins w:id="1128" w:author="PR Preview" w:date="2024-01-01T00:00:00Z">
        <w:r>
          <w:t xml:space="preserve"> </w:t>
        </w:r>
      </w:ins>
      <w:ins w:id="1128" w:author="PR Preview" w:date="2024-01-01T00:00:00Z">
        <w:r>
          <w:rPr>
            <w:i/>
            <w:iCs/>
          </w:rPr>
          <w:t xml:space="preserve">no warning at all</w:t>
        </w:r>
      </w:ins>
      <w:ins w:id="1128" w:author="PR Preview" w:date="2024-01-01T00:00:00Z">
        <w:r>
          <w:t xml:space="preserve">,</w:t>
        </w:r>
      </w:ins>
      <w:ins w:id="1128" w:author="PR Preview" w:date="2024-01-01T00:00:00Z">
        <w:r>
          <w:t xml:space="preserve"> </w:t>
        </w:r>
      </w:ins>
      <w:ins w:id="1128" w:author="PR Preview" w:date="2024-01-01T00:00:00Z">
        <w:r>
          <w:t xml:space="preserve">and it slips past interactive use, CI, and code review unnoticed.</w:t>
        </w:r>
      </w:ins>
      <w:ins w:id="1128" w:author="PR Preview" w:date="2024-01-01T00:00:00Z">
        <w:r>
          <w:t xml:space="preserve"> </w:t>
        </w:r>
      </w:ins>
      <w:ins w:id="1128" w:author="PR Preview" w:date="2024-01-01T00:00:00Z">
        <w:r>
          <w:t xml:space="preserve">Rewrite these with</w:t>
        </w:r>
      </w:ins>
      <w:ins w:id="1128" w:author="PR Preview" w:date="2024-01-01T00:00:00Z">
        <w:r>
          <w:t xml:space="preserve"> </w:t>
        </w:r>
      </w:ins>
      <w:ins w:id="1128" w:author="PR Preview" w:date="2024-01-01T00:00:00Z">
        <w:r>
          <w:rPr>
            <w:rStyle w:val="VerbatimChar"/>
          </w:rPr>
          <w:t xml:space="preserve">all_of()</w:t>
        </w:r>
      </w:ins>
      <w:ins w:id="1128" w:author="PR Preview" w:date="2024-01-01T00:00:00Z">
        <w:r>
          <w:t xml:space="preserve">/</w:t>
        </w:r>
      </w:ins>
      <w:ins w:id="1128" w:author="PR Preview" w:date="2024-01-01T00:00:00Z">
        <w:r>
          <w:rPr>
            <w:rStyle w:val="VerbatimChar"/>
          </w:rPr>
          <w:t xml:space="preserve">any_of()</w:t>
        </w:r>
      </w:ins>
      <w:ins w:id="1128" w:author="PR Preview" w:date="2024-01-01T00:00:00Z">
        <w:r>
          <w:t xml:space="preserve"> </w:t>
        </w:r>
      </w:ins>
      <w:ins w:id="1128" w:author="PR Preview" w:date="2024-01-01T00:00:00Z">
        <w:r>
          <w:t xml:space="preserve">and plain strings:</w:t>
        </w:r>
      </w:ins>
    </w:p>
    <w:p>
      <w:pPr>
        <w:pStyle w:val="SourceCode"/>
      </w:pPr>
      <w:ins w:id="1129" w:author="PR Preview" w:date="2024-01-01T00:00:00Z">
        <w:r>
          <w:rPr>
            <w:rStyle w:val="CommentTok"/>
          </w:rPr>
          <w:t xml:space="preserve"># Idiomatic tidy selection</w:t>
        </w:r>
      </w:ins>
      <w:ins w:id="1129" w:author="PR Preview" w:date="2024-01-01T00:00:00Z">
        <w:r>
          <w:br/>
        </w:r>
      </w:ins>
      <w:ins w:id="1129" w:author="PR Preview" w:date="2024-01-01T00:00:00Z">
        <w:r>
          <w:rPr>
            <w:rStyle w:val="NormalTok"/>
          </w:rPr>
          <w:t xml:space="preserve">df </w:t>
        </w:r>
      </w:ins>
      <w:ins w:id="1129" w:author="PR Preview" w:date="2024-01-01T00:00:00Z">
        <w:r>
          <w:rPr>
            <w:rStyle w:val="SpecialCharTok"/>
          </w:rPr>
          <w:t xml:space="preserve">|&gt;</w:t>
        </w:r>
      </w:ins>
      <w:ins w:id="1129" w:author="PR Preview" w:date="2024-01-01T00:00:00Z">
        <w:r>
          <w:rPr>
            <w:rStyle w:val="NormalTok"/>
          </w:rPr>
          <w:t xml:space="preserve"> </w:t>
        </w:r>
      </w:ins>
      <w:ins w:id="1129" w:author="PR Preview" w:date="2024-01-01T00:00:00Z">
        <w:r>
          <w:rPr>
            <w:rStyle w:val="FunctionTok"/>
          </w:rPr>
          <w:t xml:space="preserve">select</w:t>
        </w:r>
      </w:ins>
      <w:ins w:id="1129" w:author="PR Preview" w:date="2024-01-01T00:00:00Z">
        <w:r>
          <w:rPr>
            <w:rStyle w:val="NormalTok"/>
          </w:rPr>
          <w:t xml:space="preserve">(</w:t>
        </w:r>
      </w:ins>
      <w:ins w:id="1129" w:author="PR Preview" w:date="2024-01-01T00:00:00Z">
        <w:r>
          <w:rPr>
            <w:rStyle w:val="FunctionTok"/>
          </w:rPr>
          <w:t xml:space="preserve">all_of</w:t>
        </w:r>
      </w:ins>
      <w:ins w:id="1129" w:author="PR Preview" w:date="2024-01-01T00:00:00Z">
        <w:r>
          <w:rPr>
            <w:rStyle w:val="NormalTok"/>
          </w:rPr>
          <w:t xml:space="preserve">(</w:t>
        </w:r>
      </w:ins>
      <w:ins w:id="1129" w:author="PR Preview" w:date="2024-01-01T00:00:00Z">
        <w:r>
          <w:rPr>
            <w:rStyle w:val="FunctionTok"/>
          </w:rPr>
          <w:t xml:space="preserve">c</w:t>
        </w:r>
      </w:ins>
      <w:ins w:id="1129" w:author="PR Preview" w:date="2024-01-01T00:00:00Z">
        <w:r>
          <w:rPr>
            <w:rStyle w:val="NormalTok"/>
          </w:rPr>
          <w:t xml:space="preserve">(</w:t>
        </w:r>
      </w:ins>
      <w:ins w:id="1129" w:author="PR Preview" w:date="2024-01-01T00:00:00Z">
        <w:r>
          <w:rPr>
            <w:rStyle w:val="StringTok"/>
          </w:rPr>
          <w:t xml:space="preserve">"Subject"</w:t>
        </w:r>
      </w:ins>
      <w:ins w:id="1129" w:author="PR Preview" w:date="2024-01-01T00:00:00Z">
        <w:r>
          <w:rPr>
            <w:rStyle w:val="NormalTok"/>
          </w:rPr>
          <w:t xml:space="preserve">, var)))</w:t>
        </w:r>
      </w:ins>
      <w:ins w:id="1129" w:author="PR Preview" w:date="2024-01-01T00:00:00Z">
        <w:r>
          <w:br/>
        </w:r>
      </w:ins>
      <w:ins w:id="1129" w:author="PR Preview" w:date="2024-01-01T00:00:00Z">
        <w:r>
          <w:rPr>
            <w:rStyle w:val="NormalTok"/>
          </w:rPr>
          <w:t xml:space="preserve">df </w:t>
        </w:r>
      </w:ins>
      <w:ins w:id="1129" w:author="PR Preview" w:date="2024-01-01T00:00:00Z">
        <w:r>
          <w:rPr>
            <w:rStyle w:val="SpecialCharTok"/>
          </w:rPr>
          <w:t xml:space="preserve">|&gt;</w:t>
        </w:r>
      </w:ins>
      <w:ins w:id="1129" w:author="PR Preview" w:date="2024-01-01T00:00:00Z">
        <w:r>
          <w:rPr>
            <w:rStyle w:val="NormalTok"/>
          </w:rPr>
          <w:t xml:space="preserve"> </w:t>
        </w:r>
      </w:ins>
      <w:ins w:id="1129" w:author="PR Preview" w:date="2024-01-01T00:00:00Z">
        <w:r>
          <w:rPr>
            <w:rStyle w:val="FunctionTok"/>
          </w:rPr>
          <w:t xml:space="preserve">summarize</w:t>
        </w:r>
      </w:ins>
      <w:ins w:id="1129" w:author="PR Preview" w:date="2024-01-01T00:00:00Z">
        <w:r>
          <w:rPr>
            <w:rStyle w:val="NormalTok"/>
          </w:rPr>
          <w:t xml:space="preserve">(</w:t>
        </w:r>
      </w:ins>
      <w:ins w:id="1129" w:author="PR Preview" w:date="2024-01-01T00:00:00Z">
        <w:r>
          <w:rPr>
            <w:rStyle w:val="AttributeTok"/>
          </w:rPr>
          <w:t xml:space="preserve">.by =</w:t>
        </w:r>
      </w:ins>
      <w:ins w:id="1129" w:author="PR Preview" w:date="2024-01-01T00:00:00Z">
        <w:r>
          <w:rPr>
            <w:rStyle w:val="NormalTok"/>
          </w:rPr>
          <w:t xml:space="preserve"> </w:t>
        </w:r>
      </w:ins>
      <w:ins w:id="1129" w:author="PR Preview" w:date="2024-01-01T00:00:00Z">
        <w:r>
          <w:rPr>
            <w:rStyle w:val="FunctionTok"/>
          </w:rPr>
          <w:t xml:space="preserve">all_of</w:t>
        </w:r>
      </w:ins>
      <w:ins w:id="1129" w:author="PR Preview" w:date="2024-01-01T00:00:00Z">
        <w:r>
          <w:rPr>
            <w:rStyle w:val="NormalTok"/>
          </w:rPr>
          <w:t xml:space="preserve">(</w:t>
        </w:r>
      </w:ins>
      <w:ins w:id="1129" w:author="PR Preview" w:date="2024-01-01T00:00:00Z">
        <w:r>
          <w:rPr>
            <w:rStyle w:val="StringTok"/>
          </w:rPr>
          <w:t xml:space="preserve">"group"</w:t>
        </w:r>
      </w:ins>
      <w:ins w:id="1129" w:author="PR Preview" w:date="2024-01-01T00:00:00Z">
        <w:r>
          <w:rPr>
            <w:rStyle w:val="NormalTok"/>
          </w:rPr>
          <w:t xml:space="preserve">), </w:t>
        </w:r>
      </w:ins>
      <w:ins w:id="1129" w:author="PR Preview" w:date="2024-01-01T00:00:00Z">
        <w:r>
          <w:rPr>
            <w:rStyle w:val="AttributeTok"/>
          </w:rPr>
          <w:t xml:space="preserve">med =</w:t>
        </w:r>
      </w:ins>
      <w:ins w:id="1129" w:author="PR Preview" w:date="2024-01-01T00:00:00Z">
        <w:r>
          <w:rPr>
            <w:rStyle w:val="NormalTok"/>
          </w:rPr>
          <w:t xml:space="preserve"> </w:t>
        </w:r>
      </w:ins>
      <w:ins w:id="1129" w:author="PR Preview" w:date="2024-01-01T00:00:00Z">
        <w:r>
          <w:rPr>
            <w:rStyle w:val="FunctionTok"/>
          </w:rPr>
          <w:t xml:space="preserve">median</w:t>
        </w:r>
      </w:ins>
      <w:ins w:id="1129" w:author="PR Preview" w:date="2024-01-01T00:00:00Z">
        <w:r>
          <w:rPr>
            <w:rStyle w:val="NormalTok"/>
          </w:rPr>
          <w:t xml:space="preserve">(value))</w:t>
        </w:r>
      </w:ins>
      <w:ins w:id="1129" w:author="PR Preview" w:date="2024-01-01T00:00:00Z">
        <w:r>
          <w:br/>
        </w:r>
      </w:ins>
      <w:ins w:id="1129" w:author="PR Preview" w:date="2024-01-01T00:00:00Z">
        <w:r>
          <w:rPr>
            <w:rStyle w:val="NormalTok"/>
          </w:rPr>
          <w:t xml:space="preserve">df </w:t>
        </w:r>
      </w:ins>
      <w:ins w:id="1129" w:author="PR Preview" w:date="2024-01-01T00:00:00Z">
        <w:r>
          <w:rPr>
            <w:rStyle w:val="SpecialCharTok"/>
          </w:rPr>
          <w:t xml:space="preserve">|&gt;</w:t>
        </w:r>
      </w:ins>
      <w:ins w:id="1129" w:author="PR Preview" w:date="2024-01-01T00:00:00Z">
        <w:r>
          <w:rPr>
            <w:rStyle w:val="NormalTok"/>
          </w:rPr>
          <w:t xml:space="preserve"> tidyr</w:t>
        </w:r>
      </w:ins>
      <w:ins w:id="1129" w:author="PR Preview" w:date="2024-01-01T00:00:00Z">
        <w:r>
          <w:rPr>
            <w:rStyle w:val="SpecialCharTok"/>
          </w:rPr>
          <w:t xml:space="preserve">::</w:t>
        </w:r>
      </w:ins>
      <w:ins w:id="1129" w:author="PR Preview" w:date="2024-01-01T00:00:00Z">
        <w:r>
          <w:rPr>
            <w:rStyle w:val="FunctionTok"/>
          </w:rPr>
          <w:t xml:space="preserve">pivot_wider</w:t>
        </w:r>
      </w:ins>
      <w:ins w:id="1129" w:author="PR Preview" w:date="2024-01-01T00:00:00Z">
        <w:r>
          <w:rPr>
            <w:rStyle w:val="NormalTok"/>
          </w:rPr>
          <w:t xml:space="preserve">(</w:t>
        </w:r>
      </w:ins>
      <w:ins w:id="1129" w:author="PR Preview" w:date="2024-01-01T00:00:00Z">
        <w:r>
          <w:rPr>
            <w:rStyle w:val="AttributeTok"/>
          </w:rPr>
          <w:t xml:space="preserve">names_from =</w:t>
        </w:r>
      </w:ins>
      <w:ins w:id="1129" w:author="PR Preview" w:date="2024-01-01T00:00:00Z">
        <w:r>
          <w:rPr>
            <w:rStyle w:val="NormalTok"/>
          </w:rPr>
          <w:t xml:space="preserve"> </w:t>
        </w:r>
      </w:ins>
      <w:ins w:id="1129" w:author="PR Preview" w:date="2024-01-01T00:00:00Z">
        <w:r>
          <w:rPr>
            <w:rStyle w:val="StringTok"/>
          </w:rPr>
          <w:t xml:space="preserve">"Parameter"</w:t>
        </w:r>
      </w:ins>
      <w:ins w:id="1129" w:author="PR Preview" w:date="2024-01-01T00:00:00Z">
        <w:r>
          <w:rPr>
            <w:rStyle w:val="NormalTok"/>
          </w:rPr>
          <w:t xml:space="preserve">)</w:t>
        </w:r>
      </w:ins>
    </w:p>
    <w:p>
      <w:pPr>
        <w:pStyle w:val="FirstParagraph"/>
      </w:pPr>
      <w:ins w:id="1130" w:author="PR Preview" w:date="2024-01-01T00:00:00Z">
        <w:r>
          <w:t xml:space="preserve">To make this class of soft deprecation fail loudly,</w:t>
        </w:r>
      </w:ins>
      <w:ins w:id="1130" w:author="PR Preview" w:date="2024-01-01T00:00:00Z">
        <w:r>
          <w:t xml:space="preserve"> </w:t>
        </w:r>
      </w:ins>
      <w:ins w:id="1130" w:author="PR Preview" w:date="2024-01-01T00:00:00Z">
        <w:r>
          <w:t xml:space="preserve">set</w:t>
        </w:r>
      </w:ins>
      <w:ins w:id="1130" w:author="PR Preview" w:date="2024-01-01T00:00:00Z">
        <w:r>
          <w:t xml:space="preserve"> </w:t>
        </w:r>
      </w:ins>
      <w:ins w:id="1130" w:author="PR Preview" w:date="2024-01-01T00:00:00Z">
        <w:r>
          <w:rPr>
            <w:rStyle w:val="VerbatimChar"/>
          </w:rPr>
          <w:t xml:space="preserve">options(lifecycle_verbosity = "error")</w:t>
        </w:r>
      </w:ins>
      <w:ins w:id="1130" w:author="PR Preview" w:date="2024-01-01T00:00:00Z">
        <w:r>
          <w:t xml:space="preserve"> </w:t>
        </w:r>
      </w:ins>
      <w:ins w:id="1130" w:author="PR Preview" w:date="2024-01-01T00:00:00Z">
        <w:r>
          <w:t xml:space="preserve">in your tests</w:t>
        </w:r>
      </w:ins>
      <w:ins w:id="1130" w:author="PR Preview" w:date="2024-01-01T00:00:00Z">
        <w:r>
          <w:t xml:space="preserve"> </w:t>
        </w:r>
      </w:ins>
      <w:ins w:id="1130" w:author="PR Preview" w:date="2024-01-01T00:00:00Z">
        <w:r>
          <w:t xml:space="preserve">(for example in</w:t>
        </w:r>
      </w:ins>
      <w:ins w:id="1130" w:author="PR Preview" w:date="2024-01-01T00:00:00Z">
        <w:r>
          <w:t xml:space="preserve"> </w:t>
        </w:r>
      </w:ins>
      <w:ins w:id="1130" w:author="PR Preview" w:date="2024-01-01T00:00:00Z">
        <w:r>
          <w:rPr>
            <w:rStyle w:val="VerbatimChar"/>
          </w:rPr>
          <w:t xml:space="preserve">tests/testthat/setup.R</w:t>
        </w:r>
      </w:ins>
      <w:ins w:id="1130" w:author="PR Preview" w:date="2024-01-01T00:00:00Z">
        <w:r>
          <w:t xml:space="preserve">).</w:t>
        </w:r>
      </w:ins>
      <w:ins w:id="1130" w:author="PR Preview" w:date="2024-01-01T00:00:00Z">
        <w:r>
          <w:t xml:space="preserve"> </w:t>
        </w:r>
      </w:ins>
      <w:ins w:id="1130" w:author="PR Preview" w:date="2024-01-01T00:00:00Z">
        <w:r>
          <w:t xml:space="preserve">This option promotes deprecation signals to errors</w:t>
        </w:r>
      </w:ins>
      <w:ins w:id="1130" w:author="PR Preview" w:date="2024-01-01T00:00:00Z">
        <w:r>
          <w:t xml:space="preserve"> </w:t>
        </w:r>
      </w:ins>
      <w:ins w:id="1130" w:author="PR Preview" w:date="2024-01-01T00:00:00Z">
        <w:r>
          <w:t xml:space="preserve">regardless of the soft-versus-warning distinction</w:t>
        </w:r>
      </w:ins>
      <w:ins w:id="1130" w:author="PR Preview" w:date="2024-01-01T00:00:00Z">
        <w:r>
          <w:t xml:space="preserve"> </w:t>
        </w:r>
      </w:ins>
      <w:ins w:id="1130" w:author="PR Preview" w:date="2024-01-01T00:00:00Z">
        <w:r>
          <w:t xml:space="preserve">(</w:t>
        </w:r>
      </w:ins>
      <w:hyperlink r:id="rId366">
        <w:r>
          <w:rPr>
            <w:rStyle w:val="VerbatimChar"/>
          </w:rPr>
          <w:t xml:space="preserve">{lifecycle}</w:t>
        </w:r>
        <w:r>
          <w:rPr>
            <w:rStyle w:val="Hyperlink"/>
          </w:rPr>
          <w:t xml:space="preserve"> </w:t>
        </w:r>
        <w:r>
          <w:rPr>
            <w:rStyle w:val="Hyperlink"/>
          </w:rPr>
          <w:t xml:space="preserve">reference</w:t>
        </w:r>
      </w:hyperlink>
      <w:ins w:id="1130" w:author="PR Preview" w:date="2024-01-01T00:00:00Z">
        <w:r>
          <w:t xml:space="preserve">).</w:t>
        </w:r>
      </w:ins>
      <w:ins w:id="1130" w:author="PR Preview" w:date="2024-01-01T00:00:00Z">
        <w:r>
          <w:t xml:space="preserve"> </w:t>
        </w:r>
      </w:ins>
      <w:ins w:id="1130" w:author="PR Preview" w:date="2024-01-01T00:00:00Z">
        <w:r>
          <w:t xml:space="preserve">Plain</w:t>
        </w:r>
      </w:ins>
      <w:ins w:id="1130" w:author="PR Preview" w:date="2024-01-01T00:00:00Z">
        <w:r>
          <w:t xml:space="preserve"> </w:t>
        </w:r>
      </w:ins>
      <w:ins w:id="1130" w:author="PR Preview" w:date="2024-01-01T00:00:00Z">
        <w:r>
          <w:rPr>
            <w:rStyle w:val="VerbatimChar"/>
          </w:rPr>
          <w:t xml:space="preserve">options(warn = 2)</w:t>
        </w:r>
      </w:ins>
      <w:ins w:id="1130" w:author="PR Preview" w:date="2024-01-01T00:00:00Z">
        <w:r>
          <w:t xml:space="preserve"> </w:t>
        </w:r>
      </w:ins>
      <w:ins w:id="1130" w:author="PR Preview" w:date="2024-01-01T00:00:00Z">
        <w:r>
          <w:t xml:space="preserve">will</w:t>
        </w:r>
      </w:ins>
      <w:ins w:id="1130" w:author="PR Preview" w:date="2024-01-01T00:00:00Z">
        <w:r>
          <w:t xml:space="preserve"> </w:t>
        </w:r>
      </w:ins>
      <w:ins w:id="1130" w:author="PR Preview" w:date="2024-01-01T00:00:00Z">
        <w:r>
          <w:rPr>
            <w:i/>
            <w:iCs/>
          </w:rPr>
          <w:t xml:space="preserve">not</w:t>
        </w:r>
      </w:ins>
      <w:ins w:id="1130" w:author="PR Preview" w:date="2024-01-01T00:00:00Z">
        <w:r>
          <w:t xml:space="preserve"> </w:t>
        </w:r>
      </w:ins>
      <w:ins w:id="1130" w:author="PR Preview" w:date="2024-01-01T00:00:00Z">
        <w:r>
          <w:t xml:space="preserve">catch it,</w:t>
        </w:r>
      </w:ins>
      <w:ins w:id="1130" w:author="PR Preview" w:date="2024-01-01T00:00:00Z">
        <w:r>
          <w:t xml:space="preserve"> </w:t>
        </w:r>
      </w:ins>
      <w:ins w:id="1130" w:author="PR Preview" w:date="2024-01-01T00:00:00Z">
        <w:r>
          <w:t xml:space="preserve">because</w:t>
        </w:r>
      </w:ins>
      <w:ins w:id="1130" w:author="PR Preview" w:date="2024-01-01T00:00:00Z">
        <w:r>
          <w:t xml:space="preserve"> </w:t>
        </w:r>
      </w:ins>
      <w:ins w:id="1130" w:author="PR Preview" w:date="2024-01-01T00:00:00Z">
        <w:r>
          <w:rPr>
            <w:rStyle w:val="VerbatimChar"/>
          </w:rPr>
          <w:t xml:space="preserve">warn = 2</w:t>
        </w:r>
      </w:ins>
      <w:ins w:id="1130" w:author="PR Preview" w:date="2024-01-01T00:00:00Z">
        <w:r>
          <w:t xml:space="preserve"> </w:t>
        </w:r>
      </w:ins>
      <w:ins w:id="1130" w:author="PR Preview" w:date="2024-01-01T00:00:00Z">
        <w:r>
          <w:t xml:space="preserve">only converts warnings into errors</w:t>
        </w:r>
      </w:ins>
      <w:ins w:id="1130" w:author="PR Preview" w:date="2024-01-01T00:00:00Z">
        <w:r>
          <w:t xml:space="preserve"> </w:t>
        </w:r>
      </w:ins>
      <w:ins w:id="1130" w:author="PR Preview" w:date="2024-01-01T00:00:00Z">
        <w:r>
          <w:t xml:space="preserve">once a warning is actually signaled,</w:t>
        </w:r>
      </w:ins>
      <w:ins w:id="1130" w:author="PR Preview" w:date="2024-01-01T00:00:00Z">
        <w:r>
          <w:t xml:space="preserve"> </w:t>
        </w:r>
      </w:ins>
      <w:ins w:id="1130" w:author="PR Preview" w:date="2024-01-01T00:00:00Z">
        <w:r>
          <w:t xml:space="preserve">and for a soft deprecation in installed-package code</w:t>
        </w:r>
      </w:ins>
      <w:ins w:id="1130" w:author="PR Preview" w:date="2024-01-01T00:00:00Z">
        <w:r>
          <w:t xml:space="preserve"> </w:t>
        </w:r>
      </w:ins>
      <w:ins w:id="1130" w:author="PR Preview" w:date="2024-01-01T00:00:00Z">
        <w:r>
          <w:t xml:space="preserve">no warning is signaled in the first place.</w:t>
        </w:r>
      </w:ins>
    </w:p>
    <w:bookmarkEnd w:id="367"/>
    <w:bookmarkEnd w:id="368"/>
    <w:bookmarkStart w:id="370" w:name="technical-overview"/>
    <w:p>
      <w:pPr>
        <w:pStyle w:val="Heading2"/>
      </w:pPr>
      <w:ins w:id="1131" w:author="PR Preview" w:date="2024-01-01T00:00:00Z">
        <w:r>
          <w:t xml:space="preserve">9.3 Technical Overview</w:t>
        </w:r>
      </w:ins>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ins w:id="1136" w:author="PR Preview" w:date="2024-01-01T00:00:00Z">
        <w:r>
          <w:t xml:space="preserve">9.3.1 Example</w:t>
        </w:r>
      </w:ins>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ins w:id="1547" w:author="PR Preview" w:date="2024-01-01T00:00:00Z">
        <w:r>
          <w:t xml:space="preserve">On Windows with Git Bash or MSYS2,</w:t>
        </w:r>
      </w:ins>
      <w:ins w:id="1547" w:author="PR Preview" w:date="2024-01-01T00:00:00Z">
        <w:r>
          <w:t xml:space="preserve"> </w:t>
        </w:r>
      </w:ins>
      <w:ins w:id="1547" w:author="PR Preview" w:date="2024-01-01T00:00:00Z">
        <w:r>
          <w:t xml:space="preserve">see</w:t>
        </w:r>
      </w:ins>
      <w:ins w:id="1547" w:author="PR Preview" w:date="2024-01-01T00:00:00Z">
        <w:r>
          <w:t xml:space="preserve"> </w:t>
        </w:r>
      </w:ins>
      <w:hyperlink w:anchor="sec-ai-claude-code-windows">
        <w:r>
          <w:rPr>
            <w:rStyle w:val="Hyperlink"/>
          </w:rPr>
          <w:t xml:space="preserve">Section 18.5.20</w:t>
        </w:r>
      </w:hyperlink>
      <w:ins w:id="1547" w:author="PR Preview" w:date="2024-01-01T00:00:00Z">
        <w:r>
          <w:t xml:space="preserve"> </w:t>
        </w:r>
      </w:ins>
      <w:ins w:id="1547" w:author="PR Preview" w:date="2024-01-01T00:00:00Z">
        <w:r>
          <w:t xml:space="preserve">for the</w:t>
        </w:r>
      </w:ins>
      <w:ins w:id="1547" w:author="PR Preview" w:date="2024-01-01T00:00:00Z">
        <w:r>
          <w:t xml:space="preserve"> </w:t>
        </w:r>
      </w:ins>
      <w:ins w:id="1547" w:author="PR Preview" w:date="2024-01-01T00:00:00Z">
        <w:r>
          <w:rPr>
            <w:rStyle w:val="VerbatimChar"/>
          </w:rPr>
          <w:t xml:space="preserve">winpty</w:t>
        </w:r>
      </w:ins>
      <w:ins w:id="1547" w:author="PR Preview" w:date="2024-01-01T00:00:00Z">
        <w:r>
          <w:t xml:space="preserve"> </w:t>
        </w:r>
      </w:ins>
      <w:ins w:id="1547" w:author="PR Preview" w:date="2024-01-01T00:00:00Z">
        <w:r>
          <w:t xml:space="preserve">workaround if the interactive</w:t>
        </w:r>
      </w:ins>
      <w:ins w:id="1547" w:author="PR Preview" w:date="2024-01-01T00:00:00Z">
        <w:r>
          <w:t xml:space="preserve"> </w:t>
        </w:r>
      </w:ins>
      <w:ins w:id="1547" w:author="PR Preview" w:date="2024-01-01T00:00:00Z">
        <w:r>
          <w:t xml:space="preserve">prompt fails.</w:t>
        </w:r>
      </w:ins>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ins w:id="1555" w:author="PR Preview" w:date="2024-01-01T00:00:00Z">
        <w:r>
          <w:t xml:space="preserve">On Windows with Git Bash or MSYS2,</w:t>
        </w:r>
      </w:ins>
      <w:ins w:id="1555" w:author="PR Preview" w:date="2024-01-01T00:00:00Z">
        <w:r>
          <w:t xml:space="preserve"> </w:t>
        </w:r>
      </w:ins>
      <w:ins w:id="1555" w:author="PR Preview" w:date="2024-01-01T00:00:00Z">
        <w:r>
          <w:t xml:space="preserve">see</w:t>
        </w:r>
      </w:ins>
      <w:ins w:id="1555" w:author="PR Preview" w:date="2024-01-01T00:00:00Z">
        <w:r>
          <w:t xml:space="preserve"> </w:t>
        </w:r>
      </w:ins>
      <w:hyperlink w:anchor="sec-ai-claude-code-windows">
        <w:r>
          <w:rPr>
            <w:rStyle w:val="Hyperlink"/>
          </w:rPr>
          <w:t xml:space="preserve">Section 18.5.20</w:t>
        </w:r>
      </w:hyperlink>
      <w:ins w:id="1555" w:author="PR Preview" w:date="2024-01-01T00:00:00Z">
        <w:r>
          <w:t xml:space="preserve"> </w:t>
        </w:r>
      </w:ins>
      <w:ins w:id="1555" w:author="PR Preview" w:date="2024-01-01T00:00:00Z">
        <w:r>
          <w:t xml:space="preserve">for the</w:t>
        </w:r>
      </w:ins>
      <w:ins w:id="1555" w:author="PR Preview" w:date="2024-01-01T00:00:00Z">
        <w:r>
          <w:t xml:space="preserve"> </w:t>
        </w:r>
      </w:ins>
      <w:ins w:id="1555" w:author="PR Preview" w:date="2024-01-01T00:00:00Z">
        <w:r>
          <w:rPr>
            <w:rStyle w:val="VerbatimChar"/>
          </w:rPr>
          <w:t xml:space="preserve">winpty</w:t>
        </w:r>
      </w:ins>
      <w:ins w:id="1555" w:author="PR Preview" w:date="2024-01-01T00:00:00Z">
        <w:r>
          <w:t xml:space="preserve"> </w:t>
        </w:r>
      </w:ins>
      <w:ins w:id="1555" w:author="PR Preview" w:date="2024-01-01T00:00:00Z">
        <w:r>
          <w:t xml:space="preserve">workaround if the interactive</w:t>
        </w:r>
      </w:ins>
      <w:ins w:id="1555" w:author="PR Preview" w:date="2024-01-01T00:00:00Z">
        <w:r>
          <w:t xml:space="preserve"> </w:t>
        </w:r>
      </w:ins>
      <w:ins w:id="1555" w:author="PR Preview" w:date="2024-01-01T00:00:00Z">
        <w:r>
          <w:t xml:space="preserve">prompt fails.</w:t>
        </w:r>
      </w:ins>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0"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p>
      <w:r>
        <w:br w:type="page"/>
      </w:r>
    </w:p>
    <w:bookmarkEnd w:id="579"/>
    <w:bookmarkEnd w:id="580"/>
    <w:bookmarkStart w:id="606" w:name="code-publication"/>
    <w:p>
      <w:pPr>
        <w:pStyle w:val="Heading1"/>
      </w:pPr>
      <w:r>
        <w:t xml:space="preserve">15. Code Publication</w:t>
      </w:r>
    </w:p>
    <w:bookmarkStart w:id="58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sec-create-github-release">
        <w:r>
          <w:rPr>
            <w:rStyle w:val="Hyperlink"/>
          </w:rPr>
          <w:t xml:space="preserve">Create GitHub release</w:t>
        </w:r>
      </w:hyperlink>
    </w:p>
    <w:bookmarkEnd w:id="581"/>
    <w:bookmarkStart w:id="58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2">
        <w:r>
          <w:rPr>
            <w:rStyle w:val="Hyperlink"/>
          </w:rPr>
          <w:t xml:space="preserve">here.</w:t>
        </w:r>
      </w:hyperlink>
    </w:p>
    <w:bookmarkEnd w:id="583"/>
    <w:bookmarkStart w:id="58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4"/>
    <w:bookmarkStart w:id="58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5">
        <w:r>
          <w:rPr>
            <w:rStyle w:val="Hyperlink"/>
          </w:rPr>
          <w:t xml:space="preserve">here.</w:t>
        </w:r>
      </w:hyperlink>
    </w:p>
    <w:bookmarkEnd w:id="586"/>
    <w:bookmarkStart w:id="58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7"/>
    <w:bookmarkStart w:id="58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8">
        <w:r>
          <w:rPr>
            <w:rStyle w:val="Hyperlink"/>
          </w:rPr>
          <w:t xml:space="preserve">here.</w:t>
        </w:r>
      </w:hyperlink>
    </w:p>
    <w:bookmarkEnd w:id="589"/>
    <w:bookmarkStart w:id="59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0"/>
    <w:bookmarkStart w:id="591" w:name="clean-up-feature-branches"/>
    <w:p>
      <w:pPr>
        <w:pStyle w:val="Heading2"/>
      </w:pPr>
      <w:r>
        <w:t xml:space="preserve">15.8 Clean up feature branches</w:t>
      </w:r>
    </w:p>
    <w:p>
      <w:pPr>
        <w:pStyle w:val="FirstParagraph"/>
      </w:pPr>
      <w:ins w:id="1943" w:author="PR Preview" w:date="2024-01-01T00:00:00Z">
        <w:r>
          <w:t xml:space="preserve">In the remote repository on GitHub, all feature branches aside from master should be merged in and deleted. All outstanding PRs should be closed.</w:t>
        </w:r>
      </w:ins>
    </w:p>
    <w:bookmarkEnd w:id="591"/>
    <w:bookmarkStart w:id="593" w:name="sec-create-github-release"/>
    <w:p>
      <w:pPr>
        <w:pStyle w:val="Heading2"/>
      </w:pPr>
      <w:ins w:id="1944" w:author="PR Preview" w:date="2024-01-01T00:00:00Z">
        <w:r>
          <w:t xml:space="preserve">15.9 Create GitHub release</w:t>
        </w:r>
      </w:ins>
    </w:p>
    <w:p>
      <w:pPr>
        <w:pStyle w:val="FirstParagraph"/>
      </w:pPr>
      <w:ins w:id="1945" w:author="PR Preview" w:date="2024-01-01T00:00:00Z">
        <w:r>
          <w:t xml:space="preserve">Once all of these items are verified,</w:t>
        </w:r>
      </w:ins>
      <w:ins w:id="1945" w:author="PR Preview" w:date="2024-01-01T00:00:00Z">
        <w:r>
          <w:t xml:space="preserve"> </w:t>
        </w:r>
      </w:ins>
      <w:ins w:id="1945" w:author="PR Preview" w:date="2024-01-01T00:00:00Z">
        <w:r>
          <w:t xml:space="preserve">create a tag to make a GitHub release,</w:t>
        </w:r>
      </w:ins>
      <w:ins w:id="1945" w:author="PR Preview" w:date="2024-01-01T00:00:00Z">
        <w:r>
          <w:t xml:space="preserve"> </w:t>
        </w:r>
      </w:ins>
      <w:ins w:id="1945" w:author="PR Preview" w:date="2024-01-01T00:00:00Z">
        <w:r>
          <w:t xml:space="preserve">which will tag the repository,</w:t>
        </w:r>
      </w:ins>
      <w:ins w:id="1945" w:author="PR Preview" w:date="2024-01-01T00:00:00Z">
        <w:r>
          <w:t xml:space="preserve"> </w:t>
        </w:r>
      </w:ins>
      <w:ins w:id="1945" w:author="PR Preview" w:date="2024-01-01T00:00:00Z">
        <w:r>
          <w:t xml:space="preserve">creating a marker at this specific point in time.</w:t>
        </w:r>
      </w:ins>
    </w:p>
    <w:p>
      <w:pPr>
        <w:pStyle w:val="BodyText"/>
      </w:pPr>
      <w:ins w:id="1946" w:author="PR Preview" w:date="2024-01-01T00:00:00Z">
        <w:r>
          <w:t xml:space="preserve">Detailed instructions:</w:t>
        </w:r>
      </w:ins>
      <w:ins w:id="1946" w:author="PR Preview" w:date="2024-01-01T00:00:00Z">
        <w:r>
          <w:t xml:space="preserve"> </w:t>
        </w:r>
      </w:ins>
      <w:hyperlink r:id="rId592">
        <w:r>
          <w:rPr>
            <w:rStyle w:val="Hyperlink"/>
          </w:rPr>
          <w:t xml:space="preserve">Managing releases in a repository</w:t>
        </w:r>
      </w:hyperlink>
      <w:ins w:id="1946" w:author="PR Preview" w:date="2024-01-01T00:00:00Z">
        <w:r>
          <w:t xml:space="preserve">.</w:t>
        </w:r>
      </w:ins>
    </w:p>
    <w:bookmarkEnd w:id="593"/>
    <w:bookmarkStart w:id="605" w:name="sec-cran-release"/>
    <w:p>
      <w:pPr>
        <w:pStyle w:val="Heading2"/>
      </w:pPr>
      <w:ins w:id="1947" w:author="PR Preview" w:date="2024-01-01T00:00:00Z">
        <w:r>
          <w:t xml:space="preserve">15.10 Releasing to CRAN</w:t>
        </w:r>
      </w:ins>
    </w:p>
    <w:p>
      <w:pPr>
        <w:pStyle w:val="FirstParagraph"/>
      </w:pPr>
      <w:ins w:id="1948" w:author="PR Preview" w:date="2024-01-01T00:00:00Z">
        <w:r>
          <w:t xml:space="preserve">If your R package is intended for public distribution,</w:t>
        </w:r>
      </w:ins>
      <w:ins w:id="1948" w:author="PR Preview" w:date="2024-01-01T00:00:00Z">
        <w:r>
          <w:t xml:space="preserve"> </w:t>
        </w:r>
      </w:ins>
      <w:ins w:id="1948" w:author="PR Preview" w:date="2024-01-01T00:00:00Z">
        <w:r>
          <w:t xml:space="preserve">you may want to release it on</w:t>
        </w:r>
      </w:ins>
      <w:ins w:id="1948" w:author="PR Preview" w:date="2024-01-01T00:00:00Z">
        <w:r>
          <w:t xml:space="preserve"> </w:t>
        </w:r>
      </w:ins>
      <w:hyperlink r:id="rId594">
        <w:r>
          <w:rPr>
            <w:rStyle w:val="Hyperlink"/>
          </w:rPr>
          <w:t xml:space="preserve">CRAN</w:t>
        </w:r>
      </w:hyperlink>
      <w:ins w:id="1948" w:author="PR Preview" w:date="2024-01-01T00:00:00Z">
        <w:r>
          <w:t xml:space="preserve"> </w:t>
        </w:r>
      </w:ins>
      <w:ins w:id="1948" w:author="PR Preview" w:date="2024-01-01T00:00:00Z">
        <w:r>
          <w:t xml:space="preserve">(the Comprehensive R Archive Network).</w:t>
        </w:r>
      </w:ins>
      <w:ins w:id="1948" w:author="PR Preview" w:date="2024-01-01T00:00:00Z">
        <w:r>
          <w:t xml:space="preserve"> </w:t>
        </w:r>
      </w:ins>
      <w:ins w:id="1948" w:author="PR Preview" w:date="2024-01-01T00:00:00Z">
        <w:r>
          <w:t xml:space="preserve">This section summarizes the release process</w:t>
        </w:r>
      </w:ins>
      <w:ins w:id="1948" w:author="PR Preview" w:date="2024-01-01T00:00:00Z">
        <w:r>
          <w:t xml:space="preserve"> </w:t>
        </w:r>
      </w:ins>
      <w:ins w:id="1948" w:author="PR Preview" w:date="2024-01-01T00:00:00Z">
        <w:r>
          <w:t xml:space="preserve">and adds lab-specific guidance on versioning and tagging.</w:t>
        </w:r>
      </w:ins>
      <w:ins w:id="1948" w:author="PR Preview" w:date="2024-01-01T00:00:00Z">
        <w:r>
          <w:t xml:space="preserve"> </w:t>
        </w:r>
      </w:ins>
      <w:ins w:id="1948" w:author="PR Preview" w:date="2024-01-01T00:00:00Z">
        <w:r>
          <w:t xml:space="preserve">For full details,</w:t>
        </w:r>
      </w:ins>
      <w:ins w:id="1948" w:author="PR Preview" w:date="2024-01-01T00:00:00Z">
        <w:r>
          <w:t xml:space="preserve"> </w:t>
        </w:r>
      </w:ins>
      <w:ins w:id="1948" w:author="PR Preview" w:date="2024-01-01T00:00:00Z">
        <w:r>
          <w:t xml:space="preserve">see the</w:t>
        </w:r>
      </w:ins>
      <w:ins w:id="1948" w:author="PR Preview" w:date="2024-01-01T00:00:00Z">
        <w:r>
          <w:t xml:space="preserve"> </w:t>
        </w:r>
      </w:ins>
      <w:hyperlink r:id="rId595">
        <w:r>
          <w:rPr>
            <w:rStyle w:val="Hyperlink"/>
          </w:rPr>
          <w:t xml:space="preserve">R Packages book chapter on releasing to CRAN</w:t>
        </w:r>
      </w:hyperlink>
      <w:ins w:id="1948" w:author="PR Preview" w:date="2024-01-01T00:00:00Z">
        <w:r>
          <w:t xml:space="preserve"> </w:t>
        </w:r>
      </w:ins>
      <w:ins w:id="1948" w:author="PR Preview" w:date="2024-01-01T00:00:00Z">
        <w:r>
          <w:t xml:space="preserve">by Hadley Wickham and Jennifer Bryan.</w:t>
        </w:r>
      </w:ins>
    </w:p>
    <w:p>
      <w:pPr>
        <w:pStyle w:val="BodyText"/>
      </w:pPr>
      <w:ins w:id="1949" w:author="PR Preview" w:date="2024-01-01T00:00:00Z">
        <w:r>
          <w:t xml:space="preserve">The CRAN submission pipeline goes through several stages:</w:t>
        </w:r>
      </w:ins>
      <w:ins w:id="1949" w:author="PR Preview" w:date="2024-01-01T00:00:00Z">
        <w:r>
          <w:t xml:space="preserve"> </w:t>
        </w:r>
      </w:ins>
      <w:ins w:id="1949" w:author="PR Preview" w:date="2024-01-01T00:00:00Z">
        <w:r>
          <w:t xml:space="preserve">initial upload, automated checks,</w:t>
        </w:r>
      </w:ins>
      <w:ins w:id="1949" w:author="PR Preview" w:date="2024-01-01T00:00:00Z">
        <w:r>
          <w:t xml:space="preserve"> </w:t>
        </w:r>
      </w:ins>
      <w:ins w:id="1949" w:author="PR Preview" w:date="2024-01-01T00:00:00Z">
        <w:r>
          <w:t xml:space="preserve">human review by CRAN maintainers,</w:t>
        </w:r>
      </w:ins>
      <w:ins w:id="1949" w:author="PR Preview" w:date="2024-01-01T00:00:00Z">
        <w:r>
          <w:t xml:space="preserve"> </w:t>
        </w:r>
      </w:ins>
      <w:ins w:id="1949" w:author="PR Preview" w:date="2024-01-01T00:00:00Z">
        <w:r>
          <w:t xml:space="preserve">and final acceptance or rejection.</w:t>
        </w:r>
      </w:ins>
      <w:ins w:id="1949" w:author="PR Preview" w:date="2024-01-01T00:00:00Z">
        <w:r>
          <w:t xml:space="preserve"> </w:t>
        </w:r>
      </w:ins>
      <w:ins w:id="1949" w:author="PR Preview" w:date="2024-01-01T00:00:00Z">
        <w:r>
          <w:t xml:space="preserve">For a visual overview of the full pipeline,</w:t>
        </w:r>
      </w:ins>
      <w:ins w:id="1949" w:author="PR Preview" w:date="2024-01-01T00:00:00Z">
        <w:r>
          <w:t xml:space="preserve"> </w:t>
        </w:r>
      </w:ins>
      <w:ins w:id="1949" w:author="PR Preview" w:date="2024-01-01T00:00:00Z">
        <w:r>
          <w:t xml:space="preserve">see the</w:t>
        </w:r>
      </w:ins>
      <w:ins w:id="1949" w:author="PR Preview" w:date="2024-01-01T00:00:00Z">
        <w:r>
          <w:t xml:space="preserve"> </w:t>
        </w:r>
      </w:ins>
      <w:hyperlink r:id="rId596">
        <w:r>
          <w:rPr>
            <w:rStyle w:val="Hyperlink"/>
          </w:rPr>
          <w:t xml:space="preserve">CRAN stages diagram</w:t>
        </w:r>
      </w:hyperlink>
      <w:ins w:id="1949" w:author="PR Preview" w:date="2024-01-01T00:00:00Z">
        <w:r>
          <w:t xml:space="preserve"> </w:t>
        </w:r>
      </w:ins>
      <w:ins w:id="1949" w:author="PR Preview" w:date="2024-01-01T00:00:00Z">
        <w:r>
          <w:t xml:space="preserve">by Edgar Ruiz.</w:t>
        </w:r>
      </w:ins>
    </w:p>
    <w:bookmarkStart w:id="597" w:name="versioning"/>
    <w:p>
      <w:pPr>
        <w:pStyle w:val="Heading3"/>
      </w:pPr>
      <w:ins w:id="1950" w:author="PR Preview" w:date="2024-01-01T00:00:00Z">
        <w:r>
          <w:t xml:space="preserve">15.10.1 Versioning</w:t>
        </w:r>
      </w:ins>
    </w:p>
    <w:p>
      <w:pPr>
        <w:pStyle w:val="FirstParagraph"/>
      </w:pPr>
      <w:ins w:id="1951" w:author="PR Preview" w:date="2024-01-01T00:00:00Z">
        <w:r>
          <w:t xml:space="preserve">R package versions follow a</w:t>
        </w:r>
      </w:ins>
      <w:ins w:id="1951" w:author="PR Preview" w:date="2024-01-01T00:00:00Z">
        <w:r>
          <w:t xml:space="preserve"> </w:t>
        </w:r>
      </w:ins>
      <w:ins w:id="1951" w:author="PR Preview" w:date="2024-01-01T00:00:00Z">
        <w:r>
          <w:rPr>
            <w:rStyle w:val="VerbatimChar"/>
          </w:rPr>
          <w:t xml:space="preserve">major.minor.patch</w:t>
        </w:r>
      </w:ins>
      <w:ins w:id="1951" w:author="PR Preview" w:date="2024-01-01T00:00:00Z">
        <w:r>
          <w:t xml:space="preserve"> </w:t>
        </w:r>
      </w:ins>
      <w:ins w:id="1951" w:author="PR Preview" w:date="2024-01-01T00:00:00Z">
        <w:r>
          <w:t xml:space="preserve">scheme (e.g.,</w:t>
        </w:r>
      </w:ins>
      <w:ins w:id="1951" w:author="PR Preview" w:date="2024-01-01T00:00:00Z">
        <w:r>
          <w:t xml:space="preserve"> </w:t>
        </w:r>
      </w:ins>
      <w:ins w:id="1951" w:author="PR Preview" w:date="2024-01-01T00:00:00Z">
        <w:r>
          <w:rPr>
            <w:rStyle w:val="VerbatimChar"/>
          </w:rPr>
          <w:t xml:space="preserve">1.2.3</w:t>
        </w:r>
      </w:ins>
      <w:ins w:id="1951" w:author="PR Preview" w:date="2024-01-01T00:00:00Z">
        <w:r>
          <w:t xml:space="preserve">).</w:t>
        </w:r>
      </w:ins>
      <w:ins w:id="1951" w:author="PR Preview" w:date="2024-01-01T00:00:00Z">
        <w:r>
          <w:t xml:space="preserve"> </w:t>
        </w:r>
      </w:ins>
      <w:ins w:id="1951" w:author="PR Preview" w:date="2024-01-01T00:00:00Z">
        <w:r>
          <w:t xml:space="preserve">Use a fourth development component (e.g.,</w:t>
        </w:r>
      </w:ins>
      <w:ins w:id="1951" w:author="PR Preview" w:date="2024-01-01T00:00:00Z">
        <w:r>
          <w:t xml:space="preserve"> </w:t>
        </w:r>
      </w:ins>
      <w:ins w:id="1951" w:author="PR Preview" w:date="2024-01-01T00:00:00Z">
        <w:r>
          <w:rPr>
            <w:rStyle w:val="VerbatimChar"/>
          </w:rPr>
          <w:t xml:space="preserve">1.2.3.9000</w:t>
        </w:r>
      </w:ins>
      <w:ins w:id="1951" w:author="PR Preview" w:date="2024-01-01T00:00:00Z">
        <w:r>
          <w:t xml:space="preserve">) on the development version</w:t>
        </w:r>
      </w:ins>
      <w:ins w:id="1951" w:author="PR Preview" w:date="2024-01-01T00:00:00Z">
        <w:r>
          <w:t xml:space="preserve"> </w:t>
        </w:r>
      </w:ins>
      <w:ins w:id="1951" w:author="PR Preview" w:date="2024-01-01T00:00:00Z">
        <w:r>
          <w:t xml:space="preserve">to distinguish it from the released version.</w:t>
        </w:r>
      </w:ins>
    </w:p>
    <w:p>
      <w:pPr>
        <w:pStyle w:val="Compact"/>
        <w:numPr>
          <w:ilvl w:val="0"/>
          <w:numId w:val="1212"/>
        </w:numPr>
      </w:pPr>
      <w:ins w:id="1952" w:author="PR Preview" w:date="2024-01-01T00:00:00Z">
        <w:r>
          <w:t xml:space="preserve">Increment the</w:t>
        </w:r>
      </w:ins>
      <w:ins w:id="1952" w:author="PR Preview" w:date="2024-01-01T00:00:00Z">
        <w:r>
          <w:t xml:space="preserve"> </w:t>
        </w:r>
      </w:ins>
      <w:ins w:id="1952" w:author="PR Preview" w:date="2024-01-01T00:00:00Z">
        <w:r>
          <w:rPr>
            <w:b/>
            <w:bCs/>
          </w:rPr>
          <w:t xml:space="preserve">patch</w:t>
        </w:r>
      </w:ins>
      <w:ins w:id="1952" w:author="PR Preview" w:date="2024-01-01T00:00:00Z">
        <w:r>
          <w:t xml:space="preserve"> </w:t>
        </w:r>
      </w:ins>
      <w:ins w:id="1952" w:author="PR Preview" w:date="2024-01-01T00:00:00Z">
        <w:r>
          <w:t xml:space="preserve">version (</w:t>
        </w:r>
      </w:ins>
      <w:ins w:id="1952" w:author="PR Preview" w:date="2024-01-01T00:00:00Z">
        <w:r>
          <w:rPr>
            <w:rStyle w:val="VerbatimChar"/>
          </w:rPr>
          <w:t xml:space="preserve">1.2.3</w:t>
        </w:r>
      </w:ins>
      <w:ins w:id="1952" w:author="PR Preview" w:date="2024-01-01T00:00:00Z">
        <w:r>
          <w:t xml:space="preserve"> </w:t>
        </w:r>
      </w:ins>
      <w:ins w:id="1952" w:author="PR Preview" w:date="2024-01-01T00:00:00Z">
        <w:r>
          <w:t xml:space="preserve">→</w:t>
        </w:r>
      </w:ins>
      <w:ins w:id="1952" w:author="PR Preview" w:date="2024-01-01T00:00:00Z">
        <w:r>
          <w:t xml:space="preserve"> </w:t>
        </w:r>
      </w:ins>
      <w:ins w:id="1952" w:author="PR Preview" w:date="2024-01-01T00:00:00Z">
        <w:r>
          <w:rPr>
            <w:rStyle w:val="VerbatimChar"/>
          </w:rPr>
          <w:t xml:space="preserve">1.2.4</w:t>
        </w:r>
      </w:ins>
      <w:ins w:id="1952" w:author="PR Preview" w:date="2024-01-01T00:00:00Z">
        <w:r>
          <w:t xml:space="preserve">)</w:t>
        </w:r>
      </w:ins>
      <w:ins w:id="1952" w:author="PR Preview" w:date="2024-01-01T00:00:00Z">
        <w:r>
          <w:t xml:space="preserve"> </w:t>
        </w:r>
      </w:ins>
      <w:ins w:id="1952" w:author="PR Preview" w:date="2024-01-01T00:00:00Z">
        <w:r>
          <w:t xml:space="preserve">for bug fixes</w:t>
        </w:r>
      </w:ins>
    </w:p>
    <w:p>
      <w:pPr>
        <w:pStyle w:val="Compact"/>
        <w:numPr>
          <w:ilvl w:val="0"/>
          <w:numId w:val="1212"/>
        </w:numPr>
      </w:pPr>
      <w:ins w:id="1953" w:author="PR Preview" w:date="2024-01-01T00:00:00Z">
        <w:r>
          <w:t xml:space="preserve">Increment the</w:t>
        </w:r>
      </w:ins>
      <w:ins w:id="1953" w:author="PR Preview" w:date="2024-01-01T00:00:00Z">
        <w:r>
          <w:t xml:space="preserve"> </w:t>
        </w:r>
      </w:ins>
      <w:ins w:id="1953" w:author="PR Preview" w:date="2024-01-01T00:00:00Z">
        <w:r>
          <w:rPr>
            <w:b/>
            <w:bCs/>
          </w:rPr>
          <w:t xml:space="preserve">minor</w:t>
        </w:r>
      </w:ins>
      <w:ins w:id="1953" w:author="PR Preview" w:date="2024-01-01T00:00:00Z">
        <w:r>
          <w:t xml:space="preserve"> </w:t>
        </w:r>
      </w:ins>
      <w:ins w:id="1953" w:author="PR Preview" w:date="2024-01-01T00:00:00Z">
        <w:r>
          <w:t xml:space="preserve">version (</w:t>
        </w:r>
      </w:ins>
      <w:ins w:id="1953" w:author="PR Preview" w:date="2024-01-01T00:00:00Z">
        <w:r>
          <w:rPr>
            <w:rStyle w:val="VerbatimChar"/>
          </w:rPr>
          <w:t xml:space="preserve">1.2.3</w:t>
        </w:r>
      </w:ins>
      <w:ins w:id="1953" w:author="PR Preview" w:date="2024-01-01T00:00:00Z">
        <w:r>
          <w:t xml:space="preserve"> </w:t>
        </w:r>
      </w:ins>
      <w:ins w:id="1953" w:author="PR Preview" w:date="2024-01-01T00:00:00Z">
        <w:r>
          <w:t xml:space="preserve">→</w:t>
        </w:r>
      </w:ins>
      <w:ins w:id="1953" w:author="PR Preview" w:date="2024-01-01T00:00:00Z">
        <w:r>
          <w:t xml:space="preserve"> </w:t>
        </w:r>
      </w:ins>
      <w:ins w:id="1953" w:author="PR Preview" w:date="2024-01-01T00:00:00Z">
        <w:r>
          <w:rPr>
            <w:rStyle w:val="VerbatimChar"/>
          </w:rPr>
          <w:t xml:space="preserve">1.3.0</w:t>
        </w:r>
      </w:ins>
      <w:ins w:id="1953" w:author="PR Preview" w:date="2024-01-01T00:00:00Z">
        <w:r>
          <w:t xml:space="preserve">)</w:t>
        </w:r>
      </w:ins>
      <w:ins w:id="1953" w:author="PR Preview" w:date="2024-01-01T00:00:00Z">
        <w:r>
          <w:t xml:space="preserve"> </w:t>
        </w:r>
      </w:ins>
      <w:ins w:id="1953" w:author="PR Preview" w:date="2024-01-01T00:00:00Z">
        <w:r>
          <w:t xml:space="preserve">for new features that are backward-compatible</w:t>
        </w:r>
      </w:ins>
    </w:p>
    <w:p>
      <w:pPr>
        <w:pStyle w:val="Compact"/>
        <w:numPr>
          <w:ilvl w:val="0"/>
          <w:numId w:val="1212"/>
        </w:numPr>
      </w:pPr>
      <w:ins w:id="1954" w:author="PR Preview" w:date="2024-01-01T00:00:00Z">
        <w:r>
          <w:t xml:space="preserve">Increment the</w:t>
        </w:r>
      </w:ins>
      <w:ins w:id="1954" w:author="PR Preview" w:date="2024-01-01T00:00:00Z">
        <w:r>
          <w:t xml:space="preserve"> </w:t>
        </w:r>
      </w:ins>
      <w:ins w:id="1954" w:author="PR Preview" w:date="2024-01-01T00:00:00Z">
        <w:r>
          <w:rPr>
            <w:b/>
            <w:bCs/>
          </w:rPr>
          <w:t xml:space="preserve">major</w:t>
        </w:r>
      </w:ins>
      <w:ins w:id="1954" w:author="PR Preview" w:date="2024-01-01T00:00:00Z">
        <w:r>
          <w:t xml:space="preserve"> </w:t>
        </w:r>
      </w:ins>
      <w:ins w:id="1954" w:author="PR Preview" w:date="2024-01-01T00:00:00Z">
        <w:r>
          <w:t xml:space="preserve">version (</w:t>
        </w:r>
      </w:ins>
      <w:ins w:id="1954" w:author="PR Preview" w:date="2024-01-01T00:00:00Z">
        <w:r>
          <w:rPr>
            <w:rStyle w:val="VerbatimChar"/>
          </w:rPr>
          <w:t xml:space="preserve">1.2.3</w:t>
        </w:r>
      </w:ins>
      <w:ins w:id="1954" w:author="PR Preview" w:date="2024-01-01T00:00:00Z">
        <w:r>
          <w:t xml:space="preserve"> </w:t>
        </w:r>
      </w:ins>
      <w:ins w:id="1954" w:author="PR Preview" w:date="2024-01-01T00:00:00Z">
        <w:r>
          <w:t xml:space="preserve">→</w:t>
        </w:r>
      </w:ins>
      <w:ins w:id="1954" w:author="PR Preview" w:date="2024-01-01T00:00:00Z">
        <w:r>
          <w:t xml:space="preserve"> </w:t>
        </w:r>
      </w:ins>
      <w:ins w:id="1954" w:author="PR Preview" w:date="2024-01-01T00:00:00Z">
        <w:r>
          <w:rPr>
            <w:rStyle w:val="VerbatimChar"/>
          </w:rPr>
          <w:t xml:space="preserve">2.0.0</w:t>
        </w:r>
      </w:ins>
      <w:ins w:id="1954" w:author="PR Preview" w:date="2024-01-01T00:00:00Z">
        <w:r>
          <w:t xml:space="preserve">)</w:t>
        </w:r>
      </w:ins>
      <w:ins w:id="1954" w:author="PR Preview" w:date="2024-01-01T00:00:00Z">
        <w:r>
          <w:t xml:space="preserve"> </w:t>
        </w:r>
      </w:ins>
      <w:ins w:id="1954" w:author="PR Preview" w:date="2024-01-01T00:00:00Z">
        <w:r>
          <w:t xml:space="preserve">for breaking changes</w:t>
        </w:r>
      </w:ins>
    </w:p>
    <w:p>
      <w:pPr>
        <w:pStyle w:val="FirstParagraph"/>
      </w:pPr>
      <w:ins w:id="1955" w:author="PR Preview" w:date="2024-01-01T00:00:00Z">
        <w:r>
          <w:t xml:space="preserve">Update the version in</w:t>
        </w:r>
      </w:ins>
      <w:ins w:id="1955" w:author="PR Preview" w:date="2024-01-01T00:00:00Z">
        <w:r>
          <w:t xml:space="preserve"> </w:t>
        </w:r>
      </w:ins>
      <w:ins w:id="1955" w:author="PR Preview" w:date="2024-01-01T00:00:00Z">
        <w:r>
          <w:rPr>
            <w:rStyle w:val="VerbatimChar"/>
          </w:rPr>
          <w:t xml:space="preserve">DESCRIPTION</w:t>
        </w:r>
      </w:ins>
      <w:ins w:id="1955" w:author="PR Preview" w:date="2024-01-01T00:00:00Z">
        <w:r>
          <w:t xml:space="preserve"> </w:t>
        </w:r>
      </w:ins>
      <w:ins w:id="1955" w:author="PR Preview" w:date="2024-01-01T00:00:00Z">
        <w:r>
          <w:t xml:space="preserve">before each release.</w:t>
        </w:r>
      </w:ins>
    </w:p>
    <w:bookmarkEnd w:id="597"/>
    <w:bookmarkStart w:id="601" w:name="pre-release-checklist"/>
    <w:p>
      <w:pPr>
        <w:pStyle w:val="Heading3"/>
      </w:pPr>
      <w:ins w:id="1956" w:author="PR Preview" w:date="2024-01-01T00:00:00Z">
        <w:r>
          <w:t xml:space="preserve">15.10.2 Pre-release Checklist</w:t>
        </w:r>
      </w:ins>
    </w:p>
    <w:p>
      <w:pPr>
        <w:pStyle w:val="FirstParagraph"/>
      </w:pPr>
      <w:ins w:id="1957" w:author="PR Preview" w:date="2024-01-01T00:00:00Z">
        <w:r>
          <w:t xml:space="preserve">Before submitting to CRAN, work through the following steps:</w:t>
        </w:r>
      </w:ins>
    </w:p>
    <w:p>
      <w:pPr>
        <w:numPr>
          <w:ilvl w:val="0"/>
          <w:numId w:val="1213"/>
        </w:numPr>
      </w:pPr>
      <w:ins w:id="1958" w:author="PR Preview" w:date="2024-01-01T00:00:00Z">
        <w:r>
          <w:rPr>
            <w:b/>
            <w:bCs/>
          </w:rPr>
          <w:t xml:space="preserve">Update</w:t>
        </w:r>
      </w:ins>
      <w:ins w:id="1958" w:author="PR Preview" w:date="2024-01-01T00:00:00Z">
        <w:r>
          <w:rPr>
            <w:b/>
            <w:bCs/>
          </w:rPr>
          <w:t xml:space="preserve"> </w:t>
        </w:r>
      </w:ins>
      <w:ins w:id="1958" w:author="PR Preview" w:date="2024-01-01T00:00:00Z">
        <w:r>
          <w:rPr>
            <w:rStyle w:val="VerbatimChar"/>
            <w:b/>
            <w:bCs/>
          </w:rPr>
          <w:t xml:space="preserve">NEWS.md</w:t>
        </w:r>
      </w:ins>
      <w:ins w:id="1958" w:author="PR Preview" w:date="2024-01-01T00:00:00Z">
        <w:r>
          <w:t xml:space="preserve">: Document all changes since the last release in</w:t>
        </w:r>
      </w:ins>
      <w:ins w:id="1958" w:author="PR Preview" w:date="2024-01-01T00:00:00Z">
        <w:r>
          <w:t xml:space="preserve"> </w:t>
        </w:r>
      </w:ins>
      <w:ins w:id="1958" w:author="PR Preview" w:date="2024-01-01T00:00:00Z">
        <w:r>
          <w:rPr>
            <w:rStyle w:val="VerbatimChar"/>
          </w:rPr>
          <w:t xml:space="preserve">NEWS.md</w:t>
        </w:r>
      </w:ins>
      <w:ins w:id="1958" w:author="PR Preview" w:date="2024-01-01T00:00:00Z">
        <w:r>
          <w:t xml:space="preserve">.</w:t>
        </w:r>
      </w:ins>
      <w:ins w:id="1958" w:author="PR Preview" w:date="2024-01-01T00:00:00Z">
        <w:r>
          <w:t xml:space="preserve"> </w:t>
        </w:r>
      </w:ins>
      <w:ins w:id="1958" w:author="PR Preview" w:date="2024-01-01T00:00:00Z">
        <w:r>
          <w:t xml:space="preserve">Use</w:t>
        </w:r>
      </w:ins>
      <w:ins w:id="1958" w:author="PR Preview" w:date="2024-01-01T00:00:00Z">
        <w:r>
          <w:t xml:space="preserve"> </w:t>
        </w:r>
      </w:ins>
      <w:ins w:id="1958" w:author="PR Preview" w:date="2024-01-01T00:00:00Z">
        <w:r>
          <w:rPr>
            <w:rStyle w:val="VerbatimChar"/>
          </w:rPr>
          <w:t xml:space="preserve">usethis::use_news_md()</w:t>
        </w:r>
      </w:ins>
      <w:ins w:id="1958" w:author="PR Preview" w:date="2024-01-01T00:00:00Z">
        <w:r>
          <w:t xml:space="preserve"> </w:t>
        </w:r>
      </w:ins>
      <w:ins w:id="1958" w:author="PR Preview" w:date="2024-01-01T00:00:00Z">
        <w:r>
          <w:t xml:space="preserve">to create this file if it doesn’t exist.</w:t>
        </w:r>
      </w:ins>
      <w:ins w:id="1958" w:author="PR Preview" w:date="2024-01-01T00:00:00Z">
        <w:r>
          <w:t xml:space="preserve"> </w:t>
        </w:r>
      </w:ins>
      <w:ins w:id="1958" w:author="PR Preview" w:date="2024-01-01T00:00:00Z">
        <w:r>
          <w:t xml:space="preserve">Each release should have a top-level heading (e.g.,</w:t>
        </w:r>
      </w:ins>
      <w:ins w:id="1958" w:author="PR Preview" w:date="2024-01-01T00:00:00Z">
        <w:r>
          <w:t xml:space="preserve"> </w:t>
        </w:r>
      </w:ins>
      <w:ins w:id="1958" w:author="PR Preview" w:date="2024-01-01T00:00:00Z">
        <w:r>
          <w:rPr>
            <w:rStyle w:val="VerbatimChar"/>
          </w:rPr>
          <w:t xml:space="preserve"># mypackage 1.2.0</w:t>
        </w:r>
      </w:ins>
      <w:ins w:id="1958" w:author="PR Preview" w:date="2024-01-01T00:00:00Z">
        <w:r>
          <w:t xml:space="preserve">).</w:t>
        </w:r>
      </w:ins>
    </w:p>
    <w:p>
      <w:pPr>
        <w:numPr>
          <w:ilvl w:val="0"/>
          <w:numId w:val="1213"/>
        </w:numPr>
      </w:pPr>
      <w:ins w:id="1959" w:author="PR Preview" w:date="2024-01-01T00:00:00Z">
        <w:r>
          <w:rPr>
            <w:b/>
            <w:bCs/>
          </w:rPr>
          <w:t xml:space="preserve">Run</w:t>
        </w:r>
      </w:ins>
      <w:ins w:id="1959" w:author="PR Preview" w:date="2024-01-01T00:00:00Z">
        <w:r>
          <w:rPr>
            <w:b/>
            <w:bCs/>
          </w:rPr>
          <w:t xml:space="preserve"> </w:t>
        </w:r>
      </w:ins>
      <w:ins w:id="1959" w:author="PR Preview" w:date="2024-01-01T00:00:00Z">
        <w:r>
          <w:rPr>
            <w:rStyle w:val="VerbatimChar"/>
            <w:b/>
            <w:bCs/>
          </w:rPr>
          <w:t xml:space="preserve">devtools::check()</w:t>
        </w:r>
      </w:ins>
      <w:ins w:id="1959" w:author="PR Preview" w:date="2024-01-01T00:00:00Z">
        <w:r>
          <w:t xml:space="preserve">: Ensure your package passes</w:t>
        </w:r>
      </w:ins>
      <w:ins w:id="1959" w:author="PR Preview" w:date="2024-01-01T00:00:00Z">
        <w:r>
          <w:t xml:space="preserve"> </w:t>
        </w:r>
      </w:ins>
      <w:ins w:id="1959" w:author="PR Preview" w:date="2024-01-01T00:00:00Z">
        <w:r>
          <w:rPr>
            <w:rStyle w:val="VerbatimChar"/>
          </w:rPr>
          <w:t xml:space="preserve">R CMD CHECK</w:t>
        </w:r>
      </w:ins>
      <w:ins w:id="1959" w:author="PR Preview" w:date="2024-01-01T00:00:00Z">
        <w:r>
          <w:t xml:space="preserve"> </w:t>
        </w:r>
      </w:ins>
      <w:ins w:id="1959" w:author="PR Preview" w:date="2024-01-01T00:00:00Z">
        <w:r>
          <w:t xml:space="preserve">with no errors, warnings, or notes.</w:t>
        </w:r>
      </w:ins>
      <w:ins w:id="1959" w:author="PR Preview" w:date="2024-01-01T00:00:00Z">
        <w:r>
          <w:t xml:space="preserve"> </w:t>
        </w:r>
      </w:ins>
      <w:ins w:id="1959" w:author="PR Preview" w:date="2024-01-01T00:00:00Z">
        <w:r>
          <w:t xml:space="preserve">Use</w:t>
        </w:r>
      </w:ins>
      <w:ins w:id="1959" w:author="PR Preview" w:date="2024-01-01T00:00:00Z">
        <w:r>
          <w:t xml:space="preserve"> </w:t>
        </w:r>
      </w:ins>
      <w:ins w:id="1959" w:author="PR Preview" w:date="2024-01-01T00:00:00Z">
        <w:r>
          <w:rPr>
            <w:rStyle w:val="VerbatimChar"/>
          </w:rPr>
          <w:t xml:space="preserve">cran = TRUE</w:t>
        </w:r>
      </w:ins>
      <w:ins w:id="1959" w:author="PR Preview" w:date="2024-01-01T00:00:00Z">
        <w:r>
          <w:t xml:space="preserve"> </w:t>
        </w:r>
      </w:ins>
      <w:ins w:id="1959" w:author="PR Preview" w:date="2024-01-01T00:00:00Z">
        <w:r>
          <w:t xml:space="preserve">to enable the stricter checks that more closely mirror what CRAN runs.</w:t>
        </w:r>
      </w:ins>
      <w:ins w:id="1959" w:author="PR Preview" w:date="2024-01-01T00:00:00Z">
        <w:r>
          <w:t xml:space="preserve"> </w:t>
        </w:r>
      </w:ins>
      <w:ins w:id="1959" w:author="PR Preview" w:date="2024-01-01T00:00:00Z">
        <w:r>
          <w:t xml:space="preserve">Address any issues before submitting.</w:t>
        </w:r>
      </w:ins>
    </w:p>
    <w:p>
      <w:pPr>
        <w:pStyle w:val="SourceCode"/>
        <w:numPr>
          <w:ilvl w:val="0"/>
          <w:numId w:val="1000"/>
        </w:numPr>
      </w:pPr>
      <w:ins w:id="1960" w:author="PR Preview" w:date="2024-01-01T00:00:00Z">
        <w:r>
          <w:rPr>
            <w:rStyle w:val="NormalTok"/>
          </w:rPr>
          <w:t xml:space="preserve">devtools</w:t>
        </w:r>
      </w:ins>
      <w:ins w:id="1960" w:author="PR Preview" w:date="2024-01-01T00:00:00Z">
        <w:r>
          <w:rPr>
            <w:rStyle w:val="SpecialCharTok"/>
          </w:rPr>
          <w:t xml:space="preserve">::</w:t>
        </w:r>
      </w:ins>
      <w:ins w:id="1960" w:author="PR Preview" w:date="2024-01-01T00:00:00Z">
        <w:r>
          <w:rPr>
            <w:rStyle w:val="FunctionTok"/>
          </w:rPr>
          <w:t xml:space="preserve">check</w:t>
        </w:r>
      </w:ins>
      <w:ins w:id="1960" w:author="PR Preview" w:date="2024-01-01T00:00:00Z">
        <w:r>
          <w:rPr>
            <w:rStyle w:val="NormalTok"/>
          </w:rPr>
          <w:t xml:space="preserve">(</w:t>
        </w:r>
      </w:ins>
      <w:ins w:id="1960" w:author="PR Preview" w:date="2024-01-01T00:00:00Z">
        <w:r>
          <w:rPr>
            <w:rStyle w:val="AttributeTok"/>
          </w:rPr>
          <w:t xml:space="preserve">cran =</w:t>
        </w:r>
      </w:ins>
      <w:ins w:id="1960" w:author="PR Preview" w:date="2024-01-01T00:00:00Z">
        <w:r>
          <w:rPr>
            <w:rStyle w:val="NormalTok"/>
          </w:rPr>
          <w:t xml:space="preserve"> </w:t>
        </w:r>
      </w:ins>
      <w:ins w:id="1960" w:author="PR Preview" w:date="2024-01-01T00:00:00Z">
        <w:r>
          <w:rPr>
            <w:rStyle w:val="ConstantTok"/>
          </w:rPr>
          <w:t xml:space="preserve">TRUE</w:t>
        </w:r>
      </w:ins>
      <w:ins w:id="1960" w:author="PR Preview" w:date="2024-01-01T00:00:00Z">
        <w:r>
          <w:rPr>
            <w:rStyle w:val="NormalTok"/>
          </w:rPr>
          <w:t xml:space="preserve">)</w:t>
        </w:r>
      </w:ins>
    </w:p>
    <w:p>
      <w:pPr>
        <w:numPr>
          <w:ilvl w:val="0"/>
          <w:numId w:val="1213"/>
        </w:numPr>
      </w:pPr>
      <w:ins w:id="1961" w:author="PR Preview" w:date="2024-01-01T00:00:00Z">
        <w:r>
          <w:rPr>
            <w:b/>
            <w:bCs/>
          </w:rPr>
          <w:t xml:space="preserve">Check spelling</w:t>
        </w:r>
      </w:ins>
      <w:ins w:id="1961" w:author="PR Preview" w:date="2024-01-01T00:00:00Z">
        <w:r>
          <w:t xml:space="preserve">: Run</w:t>
        </w:r>
      </w:ins>
      <w:ins w:id="1961" w:author="PR Preview" w:date="2024-01-01T00:00:00Z">
        <w:r>
          <w:t xml:space="preserve"> </w:t>
        </w:r>
      </w:ins>
      <w:ins w:id="1961" w:author="PR Preview" w:date="2024-01-01T00:00:00Z">
        <w:r>
          <w:rPr>
            <w:rStyle w:val="VerbatimChar"/>
          </w:rPr>
          <w:t xml:space="preserve">devtools::spell_check()</w:t>
        </w:r>
      </w:ins>
      <w:ins w:id="1961" w:author="PR Preview" w:date="2024-01-01T00:00:00Z">
        <w:r>
          <w:t xml:space="preserve"> </w:t>
        </w:r>
      </w:ins>
      <w:ins w:id="1961" w:author="PR Preview" w:date="2024-01-01T00:00:00Z">
        <w:r>
          <w:t xml:space="preserve">to catch typos in documentation.</w:t>
        </w:r>
      </w:ins>
    </w:p>
    <w:p>
      <w:pPr>
        <w:pStyle w:val="SourceCode"/>
        <w:numPr>
          <w:ilvl w:val="0"/>
          <w:numId w:val="1000"/>
        </w:numPr>
      </w:pPr>
      <w:ins w:id="1962" w:author="PR Preview" w:date="2024-01-01T00:00:00Z">
        <w:r>
          <w:rPr>
            <w:rStyle w:val="NormalTok"/>
          </w:rPr>
          <w:t xml:space="preserve">devtools</w:t>
        </w:r>
      </w:ins>
      <w:ins w:id="1962" w:author="PR Preview" w:date="2024-01-01T00:00:00Z">
        <w:r>
          <w:rPr>
            <w:rStyle w:val="SpecialCharTok"/>
          </w:rPr>
          <w:t xml:space="preserve">::</w:t>
        </w:r>
      </w:ins>
      <w:ins w:id="1962" w:author="PR Preview" w:date="2024-01-01T00:00:00Z">
        <w:r>
          <w:rPr>
            <w:rStyle w:val="FunctionTok"/>
          </w:rPr>
          <w:t xml:space="preserve">spell_check</w:t>
        </w:r>
      </w:ins>
      <w:ins w:id="1962" w:author="PR Preview" w:date="2024-01-01T00:00:00Z">
        <w:r>
          <w:rPr>
            <w:rStyle w:val="NormalTok"/>
          </w:rPr>
          <w:t xml:space="preserve">()</w:t>
        </w:r>
      </w:ins>
    </w:p>
    <w:p>
      <w:pPr>
        <w:numPr>
          <w:ilvl w:val="0"/>
          <w:numId w:val="1213"/>
        </w:numPr>
      </w:pPr>
      <w:ins w:id="1963" w:author="PR Preview" w:date="2024-01-01T00:00:00Z">
        <w:r>
          <w:rPr>
            <w:b/>
            <w:bCs/>
          </w:rPr>
          <w:t xml:space="preserve">Check URLs</w:t>
        </w:r>
      </w:ins>
      <w:ins w:id="1963" w:author="PR Preview" w:date="2024-01-01T00:00:00Z">
        <w:r>
          <w:t xml:space="preserve">: Run</w:t>
        </w:r>
      </w:ins>
      <w:ins w:id="1963" w:author="PR Preview" w:date="2024-01-01T00:00:00Z">
        <w:r>
          <w:t xml:space="preserve"> </w:t>
        </w:r>
      </w:ins>
      <w:ins w:id="1963" w:author="PR Preview" w:date="2024-01-01T00:00:00Z">
        <w:r>
          <w:rPr>
            <w:rStyle w:val="VerbatimChar"/>
          </w:rPr>
          <w:t xml:space="preserve">urlchecker::url_check()</w:t>
        </w:r>
      </w:ins>
      <w:ins w:id="1963" w:author="PR Preview" w:date="2024-01-01T00:00:00Z">
        <w:r>
          <w:t xml:space="preserve"> </w:t>
        </w:r>
      </w:ins>
      <w:ins w:id="1963" w:author="PR Preview" w:date="2024-01-01T00:00:00Z">
        <w:r>
          <w:t xml:space="preserve">to catch broken or redirected URLs</w:t>
        </w:r>
      </w:ins>
      <w:ins w:id="1963" w:author="PR Preview" w:date="2024-01-01T00:00:00Z">
        <w:r>
          <w:t xml:space="preserve"> </w:t>
        </w:r>
      </w:ins>
      <w:ins w:id="1963" w:author="PR Preview" w:date="2024-01-01T00:00:00Z">
        <w:r>
          <w:t xml:space="preserve">in your documentation, which CRAN flags.</w:t>
        </w:r>
      </w:ins>
    </w:p>
    <w:p>
      <w:pPr>
        <w:pStyle w:val="SourceCode"/>
        <w:numPr>
          <w:ilvl w:val="0"/>
          <w:numId w:val="1000"/>
        </w:numPr>
      </w:pPr>
      <w:ins w:id="1964" w:author="PR Preview" w:date="2024-01-01T00:00:00Z">
        <w:r>
          <w:rPr>
            <w:rStyle w:val="NormalTok"/>
          </w:rPr>
          <w:t xml:space="preserve">urlchecker</w:t>
        </w:r>
      </w:ins>
      <w:ins w:id="1964" w:author="PR Preview" w:date="2024-01-01T00:00:00Z">
        <w:r>
          <w:rPr>
            <w:rStyle w:val="SpecialCharTok"/>
          </w:rPr>
          <w:t xml:space="preserve">::</w:t>
        </w:r>
      </w:ins>
      <w:ins w:id="1964" w:author="PR Preview" w:date="2024-01-01T00:00:00Z">
        <w:r>
          <w:rPr>
            <w:rStyle w:val="FunctionTok"/>
          </w:rPr>
          <w:t xml:space="preserve">url_check</w:t>
        </w:r>
      </w:ins>
      <w:ins w:id="1964" w:author="PR Preview" w:date="2024-01-01T00:00:00Z">
        <w:r>
          <w:rPr>
            <w:rStyle w:val="NormalTok"/>
          </w:rPr>
          <w:t xml:space="preserve">()</w:t>
        </w:r>
      </w:ins>
    </w:p>
    <w:p>
      <w:pPr>
        <w:numPr>
          <w:ilvl w:val="0"/>
          <w:numId w:val="1213"/>
        </w:numPr>
      </w:pPr>
      <w:ins w:id="1965" w:author="PR Preview" w:date="2024-01-01T00:00:00Z">
        <w:r>
          <w:rPr>
            <w:b/>
            <w:bCs/>
          </w:rPr>
          <w:t xml:space="preserve">Test on multiple platforms</w:t>
        </w:r>
      </w:ins>
      <w:ins w:id="1965" w:author="PR Preview" w:date="2024-01-01T00:00:00Z">
        <w:r>
          <w:t xml:space="preserve">: CRAN requires packages to work across operating systems and R versions.</w:t>
        </w:r>
      </w:ins>
      <w:ins w:id="1965" w:author="PR Preview" w:date="2024-01-01T00:00:00Z">
        <w:r>
          <w:t xml:space="preserve"> </w:t>
        </w:r>
      </w:ins>
      <w:ins w:id="1965" w:author="PR Preview" w:date="2024-01-01T00:00:00Z">
        <w:r>
          <w:t xml:space="preserve">Use the following to test on additional platforms:</w:t>
        </w:r>
      </w:ins>
    </w:p>
    <w:p>
      <w:pPr>
        <w:pStyle w:val="Compact"/>
        <w:numPr>
          <w:ilvl w:val="1"/>
          <w:numId w:val="1214"/>
        </w:numPr>
      </w:pPr>
      <w:ins w:id="1966" w:author="PR Preview" w:date="2024-01-01T00:00:00Z">
        <w:r>
          <w:rPr>
            <w:rStyle w:val="VerbatimChar"/>
          </w:rPr>
          <w:t xml:space="preserve">devtools::check_win_devel()</w:t>
        </w:r>
      </w:ins>
      <w:ins w:id="1966" w:author="PR Preview" w:date="2024-01-01T00:00:00Z">
        <w:r>
          <w:t xml:space="preserve"> </w:t>
        </w:r>
      </w:ins>
      <w:ins w:id="1966" w:author="PR Preview" w:date="2024-01-01T00:00:00Z">
        <w:r>
          <w:t xml:space="preserve">- tests on Windows with the development version of R</w:t>
        </w:r>
      </w:ins>
    </w:p>
    <w:p>
      <w:pPr>
        <w:pStyle w:val="Compact"/>
        <w:numPr>
          <w:ilvl w:val="1"/>
          <w:numId w:val="1214"/>
        </w:numPr>
      </w:pPr>
      <w:hyperlink r:id="rId598">
        <w:r>
          <w:rPr>
            <w:rStyle w:val="Hyperlink"/>
          </w:rPr>
          <w:t xml:space="preserve">R-hub</w:t>
        </w:r>
      </w:hyperlink>
      <w:ins w:id="1967" w:author="PR Preview" w:date="2024-01-01T00:00:00Z">
        <w:r>
          <w:t xml:space="preserve"> </w:t>
        </w:r>
      </w:ins>
      <w:ins w:id="1967" w:author="PR Preview" w:date="2024-01-01T00:00:00Z">
        <w:r>
          <w:t xml:space="preserve">- tests on a wide range of platforms.</w:t>
        </w:r>
      </w:ins>
      <w:ins w:id="1967" w:author="PR Preview" w:date="2024-01-01T00:00:00Z">
        <w:r>
          <w:t xml:space="preserve"> </w:t>
        </w:r>
      </w:ins>
      <w:ins w:id="1967" w:author="PR Preview" w:date="2024-01-01T00:00:00Z">
        <w:r>
          <w:t xml:space="preserve">In</w:t>
        </w:r>
      </w:ins>
      <w:ins w:id="1967" w:author="PR Preview" w:date="2024-01-01T00:00:00Z">
        <w:r>
          <w:t xml:space="preserve"> </w:t>
        </w:r>
      </w:ins>
      <w:hyperlink r:id="rId599">
        <w:r>
          <w:rPr>
            <w:rStyle w:val="Hyperlink"/>
          </w:rPr>
          <w:t xml:space="preserve">rhub v2</w:t>
        </w:r>
      </w:hyperlink>
      <w:ins w:id="1967" w:author="PR Preview" w:date="2024-01-01T00:00:00Z">
        <w:r>
          <w:t xml:space="preserve">, this runs via GitHub Actions:</w:t>
        </w:r>
      </w:ins>
      <w:ins w:id="1967" w:author="PR Preview" w:date="2024-01-01T00:00:00Z">
        <w:r>
          <w:t xml:space="preserve"> </w:t>
        </w:r>
      </w:ins>
      <w:ins w:id="1967" w:author="PR Preview" w:date="2024-01-01T00:00:00Z">
        <w:r>
          <w:t xml:space="preserve">run</w:t>
        </w:r>
      </w:ins>
      <w:ins w:id="1967" w:author="PR Preview" w:date="2024-01-01T00:00:00Z">
        <w:r>
          <w:t xml:space="preserve"> </w:t>
        </w:r>
      </w:ins>
      <w:ins w:id="1967" w:author="PR Preview" w:date="2024-01-01T00:00:00Z">
        <w:r>
          <w:rPr>
            <w:rStyle w:val="VerbatimChar"/>
          </w:rPr>
          <w:t xml:space="preserve">rhub::rhub_setup()</w:t>
        </w:r>
      </w:ins>
      <w:ins w:id="1967" w:author="PR Preview" w:date="2024-01-01T00:00:00Z">
        <w:r>
          <w:t xml:space="preserve"> </w:t>
        </w:r>
      </w:ins>
      <w:ins w:id="1967" w:author="PR Preview" w:date="2024-01-01T00:00:00Z">
        <w:r>
          <w:t xml:space="preserve">once to add the workflow to your repository,</w:t>
        </w:r>
      </w:ins>
      <w:ins w:id="1967" w:author="PR Preview" w:date="2024-01-01T00:00:00Z">
        <w:r>
          <w:t xml:space="preserve"> </w:t>
        </w:r>
      </w:ins>
      <w:ins w:id="1967" w:author="PR Preview" w:date="2024-01-01T00:00:00Z">
        <w:r>
          <w:t xml:space="preserve">then</w:t>
        </w:r>
      </w:ins>
      <w:ins w:id="1967" w:author="PR Preview" w:date="2024-01-01T00:00:00Z">
        <w:r>
          <w:t xml:space="preserve"> </w:t>
        </w:r>
      </w:ins>
      <w:ins w:id="1967" w:author="PR Preview" w:date="2024-01-01T00:00:00Z">
        <w:r>
          <w:rPr>
            <w:rStyle w:val="VerbatimChar"/>
          </w:rPr>
          <w:t xml:space="preserve">rhub::rhub_check()</w:t>
        </w:r>
      </w:ins>
      <w:ins w:id="1967" w:author="PR Preview" w:date="2024-01-01T00:00:00Z">
        <w:r>
          <w:t xml:space="preserve"> </w:t>
        </w:r>
      </w:ins>
      <w:ins w:id="1967" w:author="PR Preview" w:date="2024-01-01T00:00:00Z">
        <w:r>
          <w:t xml:space="preserve">to trigger a check run.</w:t>
        </w:r>
      </w:ins>
      <w:ins w:id="1967" w:author="PR Preview" w:date="2024-01-01T00:00:00Z">
        <w:r>
          <w:t xml:space="preserve"> </w:t>
        </w:r>
      </w:ins>
      <w:ins w:id="1967" w:author="PR Preview" w:date="2024-01-01T00:00:00Z">
        <w:r>
          <w:t xml:space="preserve">(If you previously used older rhub APIs, see the rhub v2 documentation for migration details.)</w:t>
        </w:r>
      </w:ins>
    </w:p>
    <w:p>
      <w:pPr>
        <w:numPr>
          <w:ilvl w:val="0"/>
          <w:numId w:val="1213"/>
        </w:numPr>
      </w:pPr>
      <w:ins w:id="1968" w:author="PR Preview" w:date="2024-01-01T00:00:00Z">
        <w:r>
          <w:rPr>
            <w:b/>
            <w:bCs/>
          </w:rPr>
          <w:t xml:space="preserve">Review CRAN policies</w:t>
        </w:r>
      </w:ins>
      <w:ins w:id="1968" w:author="PR Preview" w:date="2024-01-01T00:00:00Z">
        <w:r>
          <w:t xml:space="preserve">: Ensure your package complies with the</w:t>
        </w:r>
      </w:ins>
      <w:ins w:id="1968" w:author="PR Preview" w:date="2024-01-01T00:00:00Z">
        <w:r>
          <w:t xml:space="preserve"> </w:t>
        </w:r>
      </w:ins>
      <w:hyperlink r:id="rId600">
        <w:r>
          <w:rPr>
            <w:rStyle w:val="Hyperlink"/>
          </w:rPr>
          <w:t xml:space="preserve">CRAN Repository Policy</w:t>
        </w:r>
      </w:hyperlink>
      <w:ins w:id="1968" w:author="PR Preview" w:date="2024-01-01T00:00:00Z">
        <w:r>
          <w:t xml:space="preserve">.</w:t>
        </w:r>
      </w:ins>
    </w:p>
    <w:bookmarkEnd w:id="601"/>
    <w:bookmarkStart w:id="603" w:name="submitting-to-cran"/>
    <w:p>
      <w:pPr>
        <w:pStyle w:val="Heading3"/>
      </w:pPr>
      <w:ins w:id="1969" w:author="PR Preview" w:date="2024-01-01T00:00:00Z">
        <w:r>
          <w:t xml:space="preserve">15.10.3 Submitting to CRAN</w:t>
        </w:r>
      </w:ins>
    </w:p>
    <w:p>
      <w:pPr>
        <w:pStyle w:val="FirstParagraph"/>
      </w:pPr>
      <w:ins w:id="1970" w:author="PR Preview" w:date="2024-01-01T00:00:00Z">
        <w:r>
          <w:t xml:space="preserve">Once all checks pass, submit with:</w:t>
        </w:r>
      </w:ins>
    </w:p>
    <w:p>
      <w:pPr>
        <w:pStyle w:val="SourceCode"/>
      </w:pPr>
      <w:ins w:id="1971" w:author="PR Preview" w:date="2024-01-01T00:00:00Z">
        <w:r>
          <w:rPr>
            <w:rStyle w:val="NormalTok"/>
          </w:rPr>
          <w:t xml:space="preserve">devtools</w:t>
        </w:r>
      </w:ins>
      <w:ins w:id="1971" w:author="PR Preview" w:date="2024-01-01T00:00:00Z">
        <w:r>
          <w:rPr>
            <w:rStyle w:val="SpecialCharTok"/>
          </w:rPr>
          <w:t xml:space="preserve">::</w:t>
        </w:r>
      </w:ins>
      <w:ins w:id="1971" w:author="PR Preview" w:date="2024-01-01T00:00:00Z">
        <w:r>
          <w:rPr>
            <w:rStyle w:val="FunctionTok"/>
          </w:rPr>
          <w:t xml:space="preserve">submit_cran</w:t>
        </w:r>
      </w:ins>
      <w:ins w:id="1971" w:author="PR Preview" w:date="2024-01-01T00:00:00Z">
        <w:r>
          <w:rPr>
            <w:rStyle w:val="NormalTok"/>
          </w:rPr>
          <w:t xml:space="preserve">()</w:t>
        </w:r>
      </w:ins>
    </w:p>
    <w:p>
      <w:pPr>
        <w:pStyle w:val="FirstParagraph"/>
      </w:pPr>
      <w:ins w:id="1972" w:author="PR Preview" w:date="2024-01-01T00:00:00Z">
        <w:r>
          <w:t xml:space="preserve">This bundles your package and uploads it to CRAN’s submission portal.</w:t>
        </w:r>
      </w:ins>
      <w:ins w:id="1972" w:author="PR Preview" w:date="2024-01-01T00:00:00Z">
        <w:r>
          <w:t xml:space="preserve"> </w:t>
        </w:r>
      </w:ins>
      <w:ins w:id="1972" w:author="PR Preview" w:date="2024-01-01T00:00:00Z">
        <w:r>
          <w:t xml:space="preserve">You will receive an email asking you to confirm the submission.</w:t>
        </w:r>
      </w:ins>
      <w:ins w:id="1972" w:author="PR Preview" w:date="2024-01-01T00:00:00Z">
        <w:r>
          <w:t xml:space="preserve"> </w:t>
        </w:r>
      </w:ins>
      <w:ins w:id="1972" w:author="PR Preview" w:date="2024-01-01T00:00:00Z">
        <w:r>
          <w:t xml:space="preserve">Review time varies; watch for email from CRAN maintainers with acceptance or requested changes.</w:t>
        </w:r>
      </w:ins>
    </w:p>
    <w:p>
      <w:pPr>
        <w:pStyle w:val="BodyText"/>
      </w:pPr>
      <w:ins w:id="1973" w:author="PR Preview" w:date="2024-01-01T00:00:00Z">
        <w:r>
          <w:t xml:space="preserve">On the CRAN web submission form that</w:t>
        </w:r>
      </w:ins>
      <w:ins w:id="1973" w:author="PR Preview" w:date="2024-01-01T00:00:00Z">
        <w:r>
          <w:t xml:space="preserve"> </w:t>
        </w:r>
      </w:ins>
      <w:ins w:id="1973" w:author="PR Preview" w:date="2024-01-01T00:00:00Z">
        <w:r>
          <w:rPr>
            <w:rStyle w:val="VerbatimChar"/>
          </w:rPr>
          <w:t xml:space="preserve">devtools::submit_cran()</w:t>
        </w:r>
      </w:ins>
      <w:ins w:id="1973" w:author="PR Preview" w:date="2024-01-01T00:00:00Z">
        <w:r>
          <w:t xml:space="preserve"> </w:t>
        </w:r>
      </w:ins>
      <w:ins w:id="1973" w:author="PR Preview" w:date="2024-01-01T00:00:00Z">
        <w:r>
          <w:t xml:space="preserve">opens,</w:t>
        </w:r>
      </w:ins>
      <w:ins w:id="1973" w:author="PR Preview" w:date="2024-01-01T00:00:00Z">
        <w:r>
          <w:t xml:space="preserve"> </w:t>
        </w:r>
      </w:ins>
      <w:ins w:id="1973" w:author="PR Preview" w:date="2024-01-01T00:00:00Z">
        <w:r>
          <w:t xml:space="preserve">briefly describe any</w:t>
        </w:r>
      </w:ins>
      <w:ins w:id="1973" w:author="PR Preview" w:date="2024-01-01T00:00:00Z">
        <w:r>
          <w:t xml:space="preserve"> </w:t>
        </w:r>
      </w:ins>
      <w:ins w:id="1973" w:author="PR Preview" w:date="2024-01-01T00:00:00Z">
        <w:r>
          <w:rPr>
            <w:rStyle w:val="VerbatimChar"/>
          </w:rPr>
          <w:t xml:space="preserve">R CMD CHECK</w:t>
        </w:r>
      </w:ins>
      <w:ins w:id="1973" w:author="PR Preview" w:date="2024-01-01T00:00:00Z">
        <w:r>
          <w:t xml:space="preserve"> </w:t>
        </w:r>
      </w:ins>
      <w:ins w:id="1973" w:author="PR Preview" w:date="2024-01-01T00:00:00Z">
        <w:r>
          <w:t xml:space="preserve">notes in the submission comments</w:t>
        </w:r>
      </w:ins>
      <w:ins w:id="1973" w:author="PR Preview" w:date="2024-01-01T00:00:00Z">
        <w:r>
          <w:t xml:space="preserve"> </w:t>
        </w:r>
      </w:ins>
      <w:ins w:id="1973" w:author="PR Preview" w:date="2024-01-01T00:00:00Z">
        <w:r>
          <w:t xml:space="preserve">and explain why they are acceptable.</w:t>
        </w:r>
      </w:ins>
      <w:ins w:id="1973" w:author="PR Preview" w:date="2024-01-01T00:00:00Z">
        <w:r>
          <w:t xml:space="preserve"> </w:t>
        </w:r>
      </w:ins>
      <w:ins w:id="1973" w:author="PR Preview" w:date="2024-01-01T00:00:00Z">
        <w:r>
          <w:t xml:space="preserve">Be concise and factual.</w:t>
        </w:r>
      </w:ins>
    </w:p>
    <w:p>
      <w:pPr>
        <w:pStyle w:val="BodyText"/>
      </w:pPr>
      <w:ins w:id="1974" w:author="PR Preview" w:date="2024-01-01T00:00:00Z">
        <w:r>
          <w:t xml:space="preserve">For first-time submissions,</w:t>
        </w:r>
      </w:ins>
      <w:ins w:id="1974" w:author="PR Preview" w:date="2024-01-01T00:00:00Z">
        <w:r>
          <w:t xml:space="preserve"> </w:t>
        </w:r>
      </w:ins>
      <w:ins w:id="1974" w:author="PR Preview" w:date="2024-01-01T00:00:00Z">
        <w:r>
          <w:t xml:space="preserve">also check the</w:t>
        </w:r>
      </w:ins>
      <w:ins w:id="1974" w:author="PR Preview" w:date="2024-01-01T00:00:00Z">
        <w:r>
          <w:t xml:space="preserve"> </w:t>
        </w:r>
      </w:ins>
      <w:hyperlink r:id="rId602">
        <w:r>
          <w:rPr>
            <w:rStyle w:val="Hyperlink"/>
          </w:rPr>
          <w:t xml:space="preserve">new submission checklist</w:t>
        </w:r>
      </w:hyperlink>
      <w:ins w:id="1974" w:author="PR Preview" w:date="2024-01-01T00:00:00Z">
        <w:r>
          <w:t xml:space="preserve"> </w:t>
        </w:r>
      </w:ins>
      <w:ins w:id="1974" w:author="PR Preview" w:date="2024-01-01T00:00:00Z">
        <w:r>
          <w:t xml:space="preserve">in the R Packages book</w:t>
        </w:r>
      </w:ins>
      <w:ins w:id="1974" w:author="PR Preview" w:date="2024-01-01T00:00:00Z">
        <w:r>
          <w:t xml:space="preserve"> </w:t>
        </w:r>
      </w:ins>
      <w:ins w:id="1974" w:author="PR Preview" w:date="2024-01-01T00:00:00Z">
        <w:r>
          <w:t xml:space="preserve">for additional requirements.</w:t>
        </w:r>
      </w:ins>
    </w:p>
    <w:bookmarkEnd w:id="603"/>
    <w:bookmarkStart w:id="604" w:name="after-cran-acceptance"/>
    <w:p>
      <w:pPr>
        <w:pStyle w:val="Heading3"/>
      </w:pPr>
      <w:ins w:id="1975" w:author="PR Preview" w:date="2024-01-01T00:00:00Z">
        <w:r>
          <w:t xml:space="preserve">15.10.4 After CRAN Acceptance</w:t>
        </w:r>
      </w:ins>
    </w:p>
    <w:p>
      <w:pPr>
        <w:pStyle w:val="FirstParagraph"/>
      </w:pPr>
      <w:ins w:id="1976" w:author="PR Preview" w:date="2024-01-01T00:00:00Z">
        <w:r>
          <w:t xml:space="preserve">Once CRAN accepts your package:</w:t>
        </w:r>
      </w:ins>
    </w:p>
    <w:p>
      <w:pPr>
        <w:numPr>
          <w:ilvl w:val="0"/>
          <w:numId w:val="1215"/>
        </w:numPr>
      </w:pPr>
      <w:ins w:id="1977" w:author="PR Preview" w:date="2024-01-01T00:00:00Z">
        <w:r>
          <w:rPr>
            <w:b/>
            <w:bCs/>
          </w:rPr>
          <w:t xml:space="preserve">Tag the release and create a GitHub release</w:t>
        </w:r>
      </w:ins>
      <w:ins w:id="1977" w:author="PR Preview" w:date="2024-01-01T00:00:00Z">
        <w:r>
          <w:t xml:space="preserve">:</w:t>
        </w:r>
      </w:ins>
      <w:ins w:id="1977" w:author="PR Preview" w:date="2024-01-01T00:00:00Z">
        <w:r>
          <w:t xml:space="preserve"> </w:t>
        </w:r>
      </w:ins>
      <w:ins w:id="1977" w:author="PR Preview" w:date="2024-01-01T00:00:00Z">
        <w:r>
          <w:t xml:space="preserve">Follow the steps in</w:t>
        </w:r>
      </w:ins>
      <w:ins w:id="1977" w:author="PR Preview" w:date="2024-01-01T00:00:00Z">
        <w:r>
          <w:t xml:space="preserve"> </w:t>
        </w:r>
      </w:ins>
      <w:hyperlink w:anchor="sec-create-github-release">
        <w:r>
          <w:rPr>
            <w:rStyle w:val="Hyperlink"/>
          </w:rPr>
          <w:t xml:space="preserve">Section 15.9</w:t>
        </w:r>
      </w:hyperlink>
      <w:ins w:id="1977" w:author="PR Preview" w:date="2024-01-01T00:00:00Z">
        <w:r>
          <w:t xml:space="preserve">,</w:t>
        </w:r>
      </w:ins>
      <w:ins w:id="1977" w:author="PR Preview" w:date="2024-01-01T00:00:00Z">
        <w:r>
          <w:t xml:space="preserve"> </w:t>
        </w:r>
      </w:ins>
      <w:ins w:id="1977" w:author="PR Preview" w:date="2024-01-01T00:00:00Z">
        <w:r>
          <w:t xml:space="preserve">using a tag named</w:t>
        </w:r>
      </w:ins>
      <w:ins w:id="1977" w:author="PR Preview" w:date="2024-01-01T00:00:00Z">
        <w:r>
          <w:t xml:space="preserve"> </w:t>
        </w:r>
      </w:ins>
      <w:ins w:id="1977" w:author="PR Preview" w:date="2024-01-01T00:00:00Z">
        <w:r>
          <w:rPr>
            <w:rStyle w:val="VerbatimChar"/>
          </w:rPr>
          <w:t xml:space="preserve">v</w:t>
        </w:r>
      </w:ins>
      <w:ins w:id="1977" w:author="PR Preview" w:date="2024-01-01T00:00:00Z">
        <w:r>
          <w:t xml:space="preserve"> </w:t>
        </w:r>
      </w:ins>
      <w:ins w:id="1977" w:author="PR Preview" w:date="2024-01-01T00:00:00Z">
        <w:r>
          <w:t xml:space="preserve">followed by the version number (e.g.,</w:t>
        </w:r>
      </w:ins>
      <w:ins w:id="1977" w:author="PR Preview" w:date="2024-01-01T00:00:00Z">
        <w:r>
          <w:t xml:space="preserve"> </w:t>
        </w:r>
      </w:ins>
      <w:ins w:id="1977" w:author="PR Preview" w:date="2024-01-01T00:00:00Z">
        <w:r>
          <w:rPr>
            <w:rStyle w:val="VerbatimChar"/>
          </w:rPr>
          <w:t xml:space="preserve">v1.2.0</w:t>
        </w:r>
      </w:ins>
      <w:ins w:id="1977" w:author="PR Preview" w:date="2024-01-01T00:00:00Z">
        <w:r>
          <w:t xml:space="preserve">).</w:t>
        </w:r>
      </w:ins>
      <w:ins w:id="1977" w:author="PR Preview" w:date="2024-01-01T00:00:00Z">
        <w:r>
          <w:t xml:space="preserve"> </w:t>
        </w:r>
      </w:ins>
      <w:ins w:id="1977" w:author="PR Preview" w:date="2024-01-01T00:00:00Z">
        <w:r>
          <w:t xml:space="preserve">Copy the relevant section of</w:t>
        </w:r>
      </w:ins>
      <w:ins w:id="1977" w:author="PR Preview" w:date="2024-01-01T00:00:00Z">
        <w:r>
          <w:t xml:space="preserve"> </w:t>
        </w:r>
      </w:ins>
      <w:ins w:id="1977" w:author="PR Preview" w:date="2024-01-01T00:00:00Z">
        <w:r>
          <w:rPr>
            <w:rStyle w:val="VerbatimChar"/>
          </w:rPr>
          <w:t xml:space="preserve">NEWS.md</w:t>
        </w:r>
      </w:ins>
      <w:ins w:id="1977" w:author="PR Preview" w:date="2024-01-01T00:00:00Z">
        <w:r>
          <w:t xml:space="preserve"> </w:t>
        </w:r>
      </w:ins>
      <w:ins w:id="1977" w:author="PR Preview" w:date="2024-01-01T00:00:00Z">
        <w:r>
          <w:t xml:space="preserve">as the release notes.</w:t>
        </w:r>
      </w:ins>
      <w:ins w:id="1977" w:author="PR Preview" w:date="2024-01-01T00:00:00Z">
        <w:r>
          <w:t xml:space="preserve"> </w:t>
        </w:r>
      </w:ins>
      <w:ins w:id="1977" w:author="PR Preview" w:date="2024-01-01T00:00:00Z">
        <w:r>
          <w:t xml:space="preserve">Tags permanently mark the exact commit that was released,</w:t>
        </w:r>
      </w:ins>
      <w:ins w:id="1977" w:author="PR Preview" w:date="2024-01-01T00:00:00Z">
        <w:r>
          <w:t xml:space="preserve"> </w:t>
        </w:r>
      </w:ins>
      <w:ins w:id="1977" w:author="PR Preview" w:date="2024-01-01T00:00:00Z">
        <w:r>
          <w:t xml:space="preserve">making it easy to return to or compare against any released version.</w:t>
        </w:r>
      </w:ins>
    </w:p>
    <w:p>
      <w:pPr>
        <w:numPr>
          <w:ilvl w:val="0"/>
          <w:numId w:val="1215"/>
        </w:numPr>
      </w:pPr>
      <w:ins w:id="1978" w:author="PR Preview" w:date="2024-01-01T00:00:00Z">
        <w:r>
          <w:rPr>
            <w:b/>
            <w:bCs/>
          </w:rPr>
          <w:t xml:space="preserve">Bump the development version</w:t>
        </w:r>
      </w:ins>
      <w:ins w:id="1978" w:author="PR Preview" w:date="2024-01-01T00:00:00Z">
        <w:r>
          <w:t xml:space="preserve">: After releasing,</w:t>
        </w:r>
      </w:ins>
      <w:ins w:id="1978" w:author="PR Preview" w:date="2024-01-01T00:00:00Z">
        <w:r>
          <w:t xml:space="preserve"> </w:t>
        </w:r>
      </w:ins>
      <w:ins w:id="1978" w:author="PR Preview" w:date="2024-01-01T00:00:00Z">
        <w:r>
          <w:t xml:space="preserve">append the</w:t>
        </w:r>
      </w:ins>
      <w:ins w:id="1978" w:author="PR Preview" w:date="2024-01-01T00:00:00Z">
        <w:r>
          <w:t xml:space="preserve"> </w:t>
        </w:r>
      </w:ins>
      <w:ins w:id="1978" w:author="PR Preview" w:date="2024-01-01T00:00:00Z">
        <w:r>
          <w:rPr>
            <w:rStyle w:val="VerbatimChar"/>
          </w:rPr>
          <w:t xml:space="preserve">.9000</w:t>
        </w:r>
      </w:ins>
      <w:ins w:id="1978" w:author="PR Preview" w:date="2024-01-01T00:00:00Z">
        <w:r>
          <w:t xml:space="preserve"> </w:t>
        </w:r>
      </w:ins>
      <w:ins w:id="1978" w:author="PR Preview" w:date="2024-01-01T00:00:00Z">
        <w:r>
          <w:t xml:space="preserve">development suffix to the current version in</w:t>
        </w:r>
      </w:ins>
      <w:ins w:id="1978" w:author="PR Preview" w:date="2024-01-01T00:00:00Z">
        <w:r>
          <w:t xml:space="preserve"> </w:t>
        </w:r>
      </w:ins>
      <w:ins w:id="1978" w:author="PR Preview" w:date="2024-01-01T00:00:00Z">
        <w:r>
          <w:rPr>
            <w:rStyle w:val="VerbatimChar"/>
          </w:rPr>
          <w:t xml:space="preserve">DESCRIPTION</w:t>
        </w:r>
      </w:ins>
      <w:ins w:id="1978" w:author="PR Preview" w:date="2024-01-01T00:00:00Z">
        <w:r>
          <w:t xml:space="preserve">:</w:t>
        </w:r>
      </w:ins>
    </w:p>
    <w:p>
      <w:pPr>
        <w:pStyle w:val="SourceCode"/>
        <w:numPr>
          <w:ilvl w:val="0"/>
          <w:numId w:val="1000"/>
        </w:numPr>
      </w:pPr>
      <w:ins w:id="1979" w:author="PR Preview" w:date="2024-01-01T00:00:00Z">
        <w:r>
          <w:rPr>
            <w:rStyle w:val="NormalTok"/>
          </w:rPr>
          <w:t xml:space="preserve">usethis</w:t>
        </w:r>
      </w:ins>
      <w:ins w:id="1979" w:author="PR Preview" w:date="2024-01-01T00:00:00Z">
        <w:r>
          <w:rPr>
            <w:rStyle w:val="SpecialCharTok"/>
          </w:rPr>
          <w:t xml:space="preserve">::</w:t>
        </w:r>
      </w:ins>
      <w:ins w:id="1979" w:author="PR Preview" w:date="2024-01-01T00:00:00Z">
        <w:r>
          <w:rPr>
            <w:rStyle w:val="FunctionTok"/>
          </w:rPr>
          <w:t xml:space="preserve">use_version</w:t>
        </w:r>
      </w:ins>
      <w:ins w:id="1979" w:author="PR Preview" w:date="2024-01-01T00:00:00Z">
        <w:r>
          <w:rPr>
            <w:rStyle w:val="NormalTok"/>
          </w:rPr>
          <w:t xml:space="preserve">(</w:t>
        </w:r>
      </w:ins>
      <w:ins w:id="1979" w:author="PR Preview" w:date="2024-01-01T00:00:00Z">
        <w:r>
          <w:rPr>
            <w:rStyle w:val="StringTok"/>
          </w:rPr>
          <w:t xml:space="preserve">"dev"</w:t>
        </w:r>
      </w:ins>
      <w:ins w:id="1979" w:author="PR Preview" w:date="2024-01-01T00:00:00Z">
        <w:r>
          <w:rPr>
            <w:rStyle w:val="NormalTok"/>
          </w:rPr>
          <w:t xml:space="preserve">)</w:t>
        </w:r>
      </w:ins>
    </w:p>
    <w:p>
      <w:pPr>
        <w:numPr>
          <w:ilvl w:val="0"/>
          <w:numId w:val="1000"/>
        </w:numPr>
      </w:pPr>
      <w:ins w:id="1980" w:author="PR Preview" w:date="2024-01-01T00:00:00Z">
        <w:r>
          <w:t xml:space="preserve">For example, after releasing</w:t>
        </w:r>
      </w:ins>
      <w:ins w:id="1980" w:author="PR Preview" w:date="2024-01-01T00:00:00Z">
        <w:r>
          <w:t xml:space="preserve"> </w:t>
        </w:r>
      </w:ins>
      <w:ins w:id="1980" w:author="PR Preview" w:date="2024-01-01T00:00:00Z">
        <w:r>
          <w:rPr>
            <w:rStyle w:val="VerbatimChar"/>
          </w:rPr>
          <w:t xml:space="preserve">1.2.0</w:t>
        </w:r>
      </w:ins>
      <w:ins w:id="1980" w:author="PR Preview" w:date="2024-01-01T00:00:00Z">
        <w:r>
          <w:t xml:space="preserve">,</w:t>
        </w:r>
      </w:ins>
      <w:ins w:id="1980" w:author="PR Preview" w:date="2024-01-01T00:00:00Z">
        <w:r>
          <w:t xml:space="preserve"> </w:t>
        </w:r>
      </w:ins>
      <w:ins w:id="1980" w:author="PR Preview" w:date="2024-01-01T00:00:00Z">
        <w:r>
          <w:t xml:space="preserve">the</w:t>
        </w:r>
      </w:ins>
      <w:ins w:id="1980" w:author="PR Preview" w:date="2024-01-01T00:00:00Z">
        <w:r>
          <w:t xml:space="preserve"> </w:t>
        </w:r>
      </w:ins>
      <w:ins w:id="1980" w:author="PR Preview" w:date="2024-01-01T00:00:00Z">
        <w:r>
          <w:rPr>
            <w:rStyle w:val="VerbatimChar"/>
          </w:rPr>
          <w:t xml:space="preserve">DESCRIPTION</w:t>
        </w:r>
      </w:ins>
      <w:ins w:id="1980" w:author="PR Preview" w:date="2024-01-01T00:00:00Z">
        <w:r>
          <w:t xml:space="preserve"> </w:t>
        </w:r>
      </w:ins>
      <w:ins w:id="1980" w:author="PR Preview" w:date="2024-01-01T00:00:00Z">
        <w:r>
          <w:t xml:space="preserve">version becomes</w:t>
        </w:r>
      </w:ins>
      <w:ins w:id="1980" w:author="PR Preview" w:date="2024-01-01T00:00:00Z">
        <w:r>
          <w:t xml:space="preserve"> </w:t>
        </w:r>
      </w:ins>
      <w:ins w:id="1980" w:author="PR Preview" w:date="2024-01-01T00:00:00Z">
        <w:r>
          <w:rPr>
            <w:rStyle w:val="VerbatimChar"/>
          </w:rPr>
          <w:t xml:space="preserve">1.2.0.9000</w:t>
        </w:r>
      </w:ins>
      <w:ins w:id="1980" w:author="PR Preview" w:date="2024-01-01T00:00:00Z">
        <w:r>
          <w:t xml:space="preserve">.</w:t>
        </w:r>
      </w:ins>
      <w:ins w:id="1980" w:author="PR Preview" w:date="2024-01-01T00:00:00Z">
        <w:r>
          <w:t xml:space="preserve"> </w:t>
        </w:r>
      </w:ins>
      <w:ins w:id="1980" w:author="PR Preview" w:date="2024-01-01T00:00:00Z">
        <w:r>
          <w:t xml:space="preserve">This signals to contributors that the repository reflects development work</w:t>
        </w:r>
      </w:ins>
      <w:ins w:id="1980" w:author="PR Preview" w:date="2024-01-01T00:00:00Z">
        <w:r>
          <w:t xml:space="preserve"> </w:t>
        </w:r>
      </w:ins>
      <w:ins w:id="1980" w:author="PR Preview" w:date="2024-01-01T00:00:00Z">
        <w:r>
          <w:t xml:space="preserve">toward the next release.</w:t>
        </w:r>
      </w:ins>
    </w:p>
    <w:p>
      <w:pPr>
        <w:numPr>
          <w:ilvl w:val="0"/>
          <w:numId w:val="1215"/>
        </w:numPr>
      </w:pPr>
      <w:ins w:id="1981" w:author="PR Preview" w:date="2024-01-01T00:00:00Z">
        <w:r>
          <w:rPr>
            <w:b/>
            <w:bCs/>
          </w:rPr>
          <w:t xml:space="preserve">Commit the version bump</w:t>
        </w:r>
      </w:ins>
      <w:ins w:id="1981" w:author="PR Preview" w:date="2024-01-01T00:00:00Z">
        <w:r>
          <w:t xml:space="preserve">: Stage and commit the updated</w:t>
        </w:r>
      </w:ins>
      <w:ins w:id="1981" w:author="PR Preview" w:date="2024-01-01T00:00:00Z">
        <w:r>
          <w:t xml:space="preserve"> </w:t>
        </w:r>
      </w:ins>
      <w:ins w:id="1981" w:author="PR Preview" w:date="2024-01-01T00:00:00Z">
        <w:r>
          <w:rPr>
            <w:rStyle w:val="VerbatimChar"/>
          </w:rPr>
          <w:t xml:space="preserve">DESCRIPTION</w:t>
        </w:r>
      </w:ins>
      <w:ins w:id="1981" w:author="PR Preview" w:date="2024-01-01T00:00:00Z">
        <w:r>
          <w:t xml:space="preserve"> </w:t>
        </w:r>
      </w:ins>
      <w:ins w:id="1981" w:author="PR Preview" w:date="2024-01-01T00:00:00Z">
        <w:r>
          <w:t xml:space="preserve">(and</w:t>
        </w:r>
      </w:ins>
      <w:ins w:id="1981" w:author="PR Preview" w:date="2024-01-01T00:00:00Z">
        <w:r>
          <w:t xml:space="preserve"> </w:t>
        </w:r>
      </w:ins>
      <w:ins w:id="1981" w:author="PR Preview" w:date="2024-01-01T00:00:00Z">
        <w:r>
          <w:rPr>
            <w:rStyle w:val="VerbatimChar"/>
          </w:rPr>
          <w:t xml:space="preserve">NEWS.md</w:t>
        </w:r>
      </w:ins>
      <w:ins w:id="1981" w:author="PR Preview" w:date="2024-01-01T00:00:00Z">
        <w:r>
          <w:t xml:space="preserve"> </w:t>
        </w:r>
      </w:ins>
      <w:ins w:id="1981" w:author="PR Preview" w:date="2024-01-01T00:00:00Z">
        <w:r>
          <w:t xml:space="preserve">if you added a</w:t>
        </w:r>
      </w:ins>
      <w:ins w:id="1981" w:author="PR Preview" w:date="2024-01-01T00:00:00Z">
        <w:r>
          <w:t xml:space="preserve"> </w:t>
        </w:r>
      </w:ins>
      <w:ins w:id="1981" w:author="PR Preview" w:date="2024-01-01T00:00:00Z">
        <w:r>
          <w:rPr>
            <w:rStyle w:val="VerbatimChar"/>
          </w:rPr>
          <w:t xml:space="preserve"># mypackage (development version)</w:t>
        </w:r>
      </w:ins>
      <w:ins w:id="1981" w:author="PR Preview" w:date="2024-01-01T00:00:00Z">
        <w:r>
          <w:t xml:space="preserve"> </w:t>
        </w:r>
      </w:ins>
      <w:ins w:id="1981" w:author="PR Preview" w:date="2024-01-01T00:00:00Z">
        <w:r>
          <w:t xml:space="preserve">header):</w:t>
        </w:r>
      </w:ins>
    </w:p>
    <w:p>
      <w:pPr>
        <w:pStyle w:val="SourceCode"/>
        <w:numPr>
          <w:ilvl w:val="0"/>
          <w:numId w:val="1000"/>
        </w:numPr>
      </w:pPr>
      <w:ins w:id="1982" w:author="PR Preview" w:date="2024-01-01T00:00:00Z">
        <w:r>
          <w:rPr>
            <w:rStyle w:val="FunctionTok"/>
          </w:rPr>
          <w:t xml:space="preserve">git</w:t>
        </w:r>
      </w:ins>
      <w:ins w:id="1982" w:author="PR Preview" w:date="2024-01-01T00:00:00Z">
        <w:r>
          <w:rPr>
            <w:rStyle w:val="NormalTok"/>
          </w:rPr>
          <w:t xml:space="preserve"> add DESCRIPTION NEWS.md</w:t>
        </w:r>
      </w:ins>
      <w:ins w:id="1982" w:author="PR Preview" w:date="2024-01-01T00:00:00Z">
        <w:r>
          <w:br/>
        </w:r>
      </w:ins>
      <w:ins w:id="1982" w:author="PR Preview" w:date="2024-01-01T00:00:00Z">
        <w:r>
          <w:rPr>
            <w:rStyle w:val="FunctionTok"/>
          </w:rPr>
          <w:t xml:space="preserve">git</w:t>
        </w:r>
      </w:ins>
      <w:ins w:id="1982" w:author="PR Preview" w:date="2024-01-01T00:00:00Z">
        <w:r>
          <w:rPr>
            <w:rStyle w:val="NormalTok"/>
          </w:rPr>
          <w:t xml:space="preserve"> commit </w:t>
        </w:r>
      </w:ins>
      <w:ins w:id="1982" w:author="PR Preview" w:date="2024-01-01T00:00:00Z">
        <w:r>
          <w:rPr>
            <w:rStyle w:val="AttributeTok"/>
          </w:rPr>
          <w:t xml:space="preserve">-m</w:t>
        </w:r>
      </w:ins>
      <w:ins w:id="1982" w:author="PR Preview" w:date="2024-01-01T00:00:00Z">
        <w:r>
          <w:rPr>
            <w:rStyle w:val="NormalTok"/>
          </w:rPr>
          <w:t xml:space="preserve"> </w:t>
        </w:r>
      </w:ins>
      <w:ins w:id="1982" w:author="PR Preview" w:date="2024-01-01T00:00:00Z">
        <w:r>
          <w:rPr>
            <w:rStyle w:val="StringTok"/>
          </w:rPr>
          <w:t xml:space="preserve">"Start development toward next release (1.2.0.9000)"</w:t>
        </w:r>
      </w:ins>
      <w:ins w:id="1982" w:author="PR Preview" w:date="2024-01-01T00:00:00Z">
        <w:r>
          <w:br/>
        </w:r>
      </w:ins>
      <w:ins w:id="1982" w:author="PR Preview" w:date="2024-01-01T00:00:00Z">
        <w:r>
          <w:rPr>
            <w:rStyle w:val="FunctionTok"/>
          </w:rPr>
          <w:t xml:space="preserve">git</w:t>
        </w:r>
      </w:ins>
      <w:ins w:id="1982" w:author="PR Preview" w:date="2024-01-01T00:00:00Z">
        <w:r>
          <w:rPr>
            <w:rStyle w:val="NormalTok"/>
          </w:rPr>
          <w:t xml:space="preserve"> push</w:t>
        </w:r>
      </w:ins>
    </w:p>
    <w:p>
      <w:r>
        <w:br w:type="page"/>
      </w:r>
    </w:p>
    <w:bookmarkEnd w:id="604"/>
    <w:bookmarkEnd w:id="605"/>
    <w:bookmarkEnd w:id="606"/>
    <w:bookmarkStart w:id="625" w:name="data-publication"/>
    <w:p>
      <w:pPr>
        <w:pStyle w:val="Heading1"/>
      </w:pPr>
      <w:r>
        <w:t xml:space="preserve">16. Data Publication</w:t>
      </w:r>
    </w:p>
    <w:bookmarkStart w:id="60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7"/>
    <w:bookmarkStart w:id="61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8"/>
    <w:bookmarkStart w:id="60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9"/>
    <w:bookmarkStart w:id="61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0">
        <w:r>
          <w:rPr>
            <w:rStyle w:val="Hyperlink"/>
          </w:rPr>
          <w:t xml:space="preserve">UC Davis DataLab GIS workshops</w:t>
        </w:r>
      </w:hyperlink>
      <w:r>
        <w:t xml:space="preserve">, including resources on QGIS and spatial SQL.</w:t>
      </w:r>
    </w:p>
    <w:bookmarkEnd w:id="611"/>
    <w:bookmarkEnd w:id="612"/>
    <w:bookmarkStart w:id="616" w:name="create-public-ids"/>
    <w:p>
      <w:pPr>
        <w:pStyle w:val="Heading2"/>
      </w:pPr>
      <w:r>
        <w:t xml:space="preserve">16.3 Create public IDs</w:t>
      </w:r>
    </w:p>
    <w:bookmarkStart w:id="61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3"/>
    <w:bookmarkStart w:id="61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4"/>
    <w:bookmarkStart w:id="615"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6"/>
        </w:numPr>
      </w:pPr>
      <w:r>
        <w:rPr>
          <w:rStyle w:val="VerbatimChar"/>
        </w:rPr>
        <w:t xml:space="preserve">data/final/</w:t>
      </w:r>
      <w:r>
        <w:t xml:space="preserve">- folder containing the projects final data in both csv and rds formats</w:t>
      </w:r>
      <w:r>
        <w:br/>
      </w:r>
    </w:p>
    <w:p>
      <w:pPr>
        <w:pStyle w:val="Compact"/>
        <w:numPr>
          <w:ilvl w:val="0"/>
          <w:numId w:val="12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5"/>
    <w:bookmarkEnd w:id="616"/>
    <w:bookmarkStart w:id="62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8">
        <w:r>
          <w:rPr>
            <w:rStyle w:val="Hyperlink"/>
          </w:rPr>
          <w:t xml:space="preserve">UC Davis DataLab workshop on data documentation</w:t>
        </w:r>
      </w:hyperlink>
      <w:r>
        <w:t xml:space="preserve">.</w:t>
      </w:r>
    </w:p>
    <w:bookmarkStart w:id="620" w:name="X659912a983e12070198566d6758f84b7c139c71"/>
    <w:p>
      <w:pPr>
        <w:pStyle w:val="Heading3"/>
      </w:pPr>
      <w:r>
        <w:t xml:space="preserve">16.4.1 Steps for creating an Open Science Framework (OSF) repository:</w:t>
      </w:r>
    </w:p>
    <w:p>
      <w:pPr>
        <w:pStyle w:val="Compact"/>
        <w:numPr>
          <w:ilvl w:val="0"/>
          <w:numId w:val="1217"/>
        </w:numPr>
      </w:pPr>
      <w:r>
        <w:t xml:space="preserve">Create a new OSF project per these instructions: https://help.osf.io/article/252-create-a-project</w:t>
      </w:r>
    </w:p>
    <w:p>
      <w:pPr>
        <w:pStyle w:val="Compact"/>
        <w:numPr>
          <w:ilvl w:val="0"/>
          <w:numId w:val="12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7"/>
        </w:numPr>
      </w:pPr>
      <w:r>
        <w:t xml:space="preserve">Create a notebook component and upload the final .html files (which will not be on github… but see optional item below)</w:t>
      </w:r>
    </w:p>
    <w:p>
      <w:pPr>
        <w:pStyle w:val="Compact"/>
        <w:numPr>
          <w:ilvl w:val="0"/>
          <w:numId w:val="1217"/>
        </w:numPr>
      </w:pPr>
      <w:r>
        <w:t xml:space="preserve">On the OSF landing Wiki, provide some context. Here is a recent example: https://osf.io/954bt/</w:t>
      </w:r>
    </w:p>
    <w:p>
      <w:pPr>
        <w:pStyle w:val="Compact"/>
        <w:numPr>
          <w:ilvl w:val="0"/>
          <w:numId w:val="1217"/>
        </w:numPr>
      </w:pPr>
      <w:r>
        <w:t xml:space="preserve">Create a Digital Object Identifier (DOI) for the repository. A DOI is a unique identifier that provides a persistent link to content, such as a dataset in this case.</w:t>
      </w:r>
      <w:r>
        <w:t xml:space="preserve"> </w:t>
      </w:r>
      <w:hyperlink r:id="rId619">
        <w:r>
          <w:rPr>
            <w:rStyle w:val="Hyperlink"/>
          </w:rPr>
          <w:t xml:space="preserve">Learn more about DOIs</w:t>
        </w:r>
      </w:hyperlink>
    </w:p>
    <w:p>
      <w:pPr>
        <w:pStyle w:val="Compact"/>
        <w:numPr>
          <w:ilvl w:val="0"/>
          <w:numId w:val="1217"/>
        </w:numPr>
      </w:pPr>
      <w:r>
        <w:t xml:space="preserve">Optional: Complete the software checklist and system requirement guide for the analysis to guide others. Include it on the GitHub README for the project: https://github.com/proctor-ucsf/mordor-antibody</w:t>
      </w:r>
    </w:p>
    <w:bookmarkEnd w:id="620"/>
    <w:bookmarkEnd w:id="621"/>
    <w:bookmarkStart w:id="62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2"/>
    <w:bookmarkStart w:id="62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3"/>
    <w:bookmarkStart w:id="62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8"/>
        </w:numPr>
      </w:pPr>
      <w:r>
        <w:t xml:space="preserve">ACTION - https://osf.io/ca3pe/</w:t>
      </w:r>
      <w:r>
        <w:br/>
      </w:r>
    </w:p>
    <w:p>
      <w:pPr>
        <w:pStyle w:val="Compact"/>
        <w:numPr>
          <w:ilvl w:val="0"/>
          <w:numId w:val="1218"/>
        </w:numPr>
      </w:pPr>
      <w:r>
        <w:t xml:space="preserve">NAITRE - https://osf.io/ujeyb/</w:t>
      </w:r>
      <w:r>
        <w:br/>
      </w:r>
    </w:p>
    <w:p>
      <w:pPr>
        <w:pStyle w:val="Compact"/>
        <w:numPr>
          <w:ilvl w:val="0"/>
          <w:numId w:val="121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4"/>
    <w:bookmarkEnd w:id="625"/>
    <w:bookmarkStart w:id="65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29" w:name="uc-davis-computing-resources"/>
    <w:p>
      <w:pPr>
        <w:pStyle w:val="Heading2"/>
      </w:pPr>
      <w:r>
        <w:t xml:space="preserve">17.1 UC Davis Computing Resources</w:t>
      </w:r>
    </w:p>
    <w:bookmarkStart w:id="6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9"/>
        </w:numPr>
      </w:pPr>
      <w:r>
        <w:rPr>
          <w:b/>
          <w:bCs/>
        </w:rPr>
        <w:t xml:space="preserve">Shiva</w:t>
      </w:r>
      <w:r>
        <w:t xml:space="preserve"> </w:t>
      </w:r>
      <w:r>
        <w:t xml:space="preserve">(shiva.ucdavis.edu): SLURM-based cluster for computational work</w:t>
      </w:r>
    </w:p>
    <w:p>
      <w:pPr>
        <w:pStyle w:val="Compact"/>
        <w:numPr>
          <w:ilvl w:val="0"/>
          <w:numId w:val="121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8"/>
    <w:bookmarkEnd w:id="629"/>
    <w:bookmarkStart w:id="6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0"/>
    <w:bookmarkEnd w:id="631"/>
    <w:bookmarkStart w:id="6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2"/>
    <w:bookmarkStart w:id="6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6">
        <w:r>
          <w:rPr>
            <w:rStyle w:val="Hyperlink"/>
          </w:rPr>
          <w:t xml:space="preserve">hpc.ucdavis.edu</w:t>
        </w:r>
      </w:hyperlink>
      <w:r>
        <w:t xml:space="preserve"> </w:t>
      </w:r>
      <w:r>
        <w:t xml:space="preserve">for support information.</w:t>
      </w:r>
    </w:p>
    <w:bookmarkEnd w:id="633"/>
    <w:bookmarkStart w:id="6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4"/>
    <w:bookmarkStart w:id="6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5"/>
    <w:bookmarkStart w:id="6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6"/>
    <w:bookmarkEnd w:id="637"/>
    <w:bookmarkStart w:id="64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8">
        <w:r>
          <w:rPr>
            <w:rStyle w:val="VerbatimChar"/>
          </w:rPr>
          <w:t xml:space="preserve">tmux</w:t>
        </w:r>
      </w:hyperlink>
      <w:r>
        <w:t xml:space="preserve"> </w:t>
      </w:r>
      <w:r>
        <w:t xml:space="preserve">or</w:t>
      </w:r>
      <w:r>
        <w:t xml:space="preserve"> </w:t>
      </w:r>
      <w:hyperlink r:id="rId6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0"/>
    <w:bookmarkStart w:id="64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important.png" id="6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6">
              <w:r>
                <w:rPr>
                  <w:rStyle w:val="Hyperlink"/>
                </w:rPr>
                <w:t xml:space="preserve">UC Davis HPC documentation</w:t>
              </w:r>
            </w:hyperlink>
            <w:r>
              <w:t xml:space="preserve"> </w:t>
            </w:r>
            <w:r>
              <w:t xml:space="preserve">or contact HPC support.</w:t>
            </w:r>
          </w:p>
          <w:p/>
        </w:tc>
      </w:tr>
    </w:tbl>
    <w:bookmarkEnd w:id="645"/>
    <w:bookmarkEnd w:id="646"/>
    <w:bookmarkStart w:id="651" w:name="storage-group-storage-access"/>
    <w:p>
      <w:pPr>
        <w:pStyle w:val="Heading2"/>
      </w:pPr>
      <w:r>
        <w:t xml:space="preserve">17.7 Storage &amp; group storage access</w:t>
      </w:r>
    </w:p>
    <w:bookmarkStart w:id="64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6">
        <w:r>
          <w:rPr>
            <w:rStyle w:val="Hyperlink"/>
          </w:rPr>
          <w:t xml:space="preserve">UC Davis HPC documentation</w:t>
        </w:r>
      </w:hyperlink>
      <w:r>
        <w:t xml:space="preserve"> </w:t>
      </w:r>
      <w:r>
        <w:t xml:space="preserve">for specific storage options and quotas.</w:t>
      </w:r>
    </w:p>
    <w:bookmarkEnd w:id="647"/>
    <w:bookmarkStart w:id="64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8"/>
    <w:bookmarkStart w:id="65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49">
        <w:r>
          <w:rPr>
            <w:rStyle w:val="Hyperlink"/>
          </w:rPr>
          <w:t xml:space="preserve">this guide</w:t>
        </w:r>
      </w:hyperlink>
      <w:r>
        <w:t xml:space="preserve">.</w:t>
      </w:r>
    </w:p>
    <w:bookmarkEnd w:id="650"/>
    <w:bookmarkEnd w:id="651"/>
    <w:bookmarkStart w:id="65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0"/>
        </w:numPr>
      </w:pPr>
      <w:r>
        <w:rPr>
          <w:rStyle w:val="VerbatimChar"/>
        </w:rPr>
        <w:t xml:space="preserve">job-name=run_inc</w:t>
      </w:r>
      <w:r>
        <w:t xml:space="preserve">: Job name that will show up in the SLURM system</w:t>
      </w:r>
    </w:p>
    <w:p>
      <w:pPr>
        <w:pStyle w:val="Compact"/>
        <w:numPr>
          <w:ilvl w:val="0"/>
          <w:numId w:val="1220"/>
        </w:numPr>
      </w:pPr>
      <w:r>
        <w:rPr>
          <w:rStyle w:val="VerbatimChar"/>
        </w:rPr>
        <w:t xml:space="preserve">begin=now</w:t>
      </w:r>
      <w:r>
        <w:t xml:space="preserve">: Requests to start the job as soon as the requested resources are available</w:t>
      </w:r>
    </w:p>
    <w:p>
      <w:pPr>
        <w:pStyle w:val="Compact"/>
        <w:numPr>
          <w:ilvl w:val="0"/>
          <w:numId w:val="1220"/>
        </w:numPr>
      </w:pPr>
      <w:r>
        <w:rPr>
          <w:rStyle w:val="VerbatimChar"/>
        </w:rPr>
        <w:t xml:space="preserve">dependency=singleton</w:t>
      </w:r>
      <w:r>
        <w:t xml:space="preserve">: Jobs can begin after all previously launched jobs with the same name and user have ended.</w:t>
      </w:r>
    </w:p>
    <w:p>
      <w:pPr>
        <w:pStyle w:val="Compact"/>
        <w:numPr>
          <w:ilvl w:val="0"/>
          <w:numId w:val="1220"/>
        </w:numPr>
      </w:pPr>
      <w:r>
        <w:rPr>
          <w:rStyle w:val="VerbatimChar"/>
        </w:rPr>
        <w:t xml:space="preserve">mail-type=ALL</w:t>
      </w:r>
      <w:r>
        <w:t xml:space="preserve">: Receive all types of email notification (e.g., when job starts, fails, ends)</w:t>
      </w:r>
    </w:p>
    <w:p>
      <w:pPr>
        <w:pStyle w:val="Compact"/>
        <w:numPr>
          <w:ilvl w:val="0"/>
          <w:numId w:val="1220"/>
        </w:numPr>
      </w:pPr>
      <w:r>
        <w:rPr>
          <w:rStyle w:val="VerbatimChar"/>
        </w:rPr>
        <w:t xml:space="preserve">cpus-per-task=16</w:t>
      </w:r>
      <w:r>
        <w:t xml:space="preserve">: Request 16 processors per task. The default is one processor per task.</w:t>
      </w:r>
    </w:p>
    <w:p>
      <w:pPr>
        <w:pStyle w:val="Compact"/>
        <w:numPr>
          <w:ilvl w:val="0"/>
          <w:numId w:val="1220"/>
        </w:numPr>
      </w:pPr>
      <w:r>
        <w:rPr>
          <w:rStyle w:val="VerbatimChar"/>
        </w:rPr>
        <w:t xml:space="preserve">mem=64G</w:t>
      </w:r>
      <w:r>
        <w:t xml:space="preserve">: Request 64 GB memory per node.</w:t>
      </w:r>
    </w:p>
    <w:p>
      <w:pPr>
        <w:pStyle w:val="Compact"/>
        <w:numPr>
          <w:ilvl w:val="0"/>
          <w:numId w:val="122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2"/>
    <w:bookmarkEnd w:id="653"/>
    <w:bookmarkStart w:id="848" w:name="working-with-ai"/>
    <w:p>
      <w:pPr>
        <w:pStyle w:val="Heading1"/>
      </w:pPr>
      <w:r>
        <w:t xml:space="preserve">18. Working with AI</w:t>
      </w:r>
    </w:p>
    <w:p>
      <w:pPr>
        <w:pStyle w:val="FirstParagraph"/>
      </w:pPr>
      <w:hyperlink r:id="rId65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warning.png" id="656"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1"/>
        </w:numPr>
      </w:pPr>
      <w:r>
        <w:t xml:space="preserve">Carefully review the code to ensure you understand what it does</w:t>
      </w:r>
    </w:p>
    <w:p>
      <w:pPr>
        <w:pStyle w:val="Compact"/>
        <w:numPr>
          <w:ilvl w:val="0"/>
          <w:numId w:val="1222"/>
        </w:numPr>
      </w:pPr>
      <w:r>
        <w:t xml:space="preserve">Test the code thoroughly to verify it works as expected</w:t>
      </w:r>
    </w:p>
    <w:p>
      <w:pPr>
        <w:pStyle w:val="Compact"/>
        <w:numPr>
          <w:ilvl w:val="0"/>
          <w:numId w:val="1223"/>
        </w:numPr>
      </w:pPr>
      <w:r>
        <w:t xml:space="preserve">Verify that the logic is appropriate for your specific use case</w:t>
      </w:r>
    </w:p>
    <w:p>
      <w:pPr>
        <w:pStyle w:val="Compact"/>
        <w:numPr>
          <w:ilvl w:val="0"/>
          <w:numId w:val="1224"/>
        </w:numPr>
      </w:pPr>
      <w:r>
        <w:t xml:space="preserve">Check that the code follows our lab’s coding standards and best practices</w:t>
      </w:r>
    </w:p>
    <w:p>
      <w:pPr>
        <w:pStyle w:val="Compact"/>
        <w:numPr>
          <w:ilvl w:val="0"/>
          <w:numId w:val="122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9"/>
    <w:bookmarkStart w:id="66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6"/>
        </w:numPr>
      </w:pPr>
      <w:r>
        <w:t xml:space="preserve">In code comments, note when AI tools were used to generate or significantly modify code</w:t>
      </w:r>
    </w:p>
    <w:p>
      <w:pPr>
        <w:pStyle w:val="Compact"/>
        <w:numPr>
          <w:ilvl w:val="0"/>
          <w:numId w:val="1226"/>
        </w:numPr>
      </w:pPr>
      <w:r>
        <w:t xml:space="preserve">In commit messages, mention if AI tools assisted with the changes</w:t>
      </w:r>
    </w:p>
    <w:p>
      <w:pPr>
        <w:pStyle w:val="Compact"/>
        <w:numPr>
          <w:ilvl w:val="0"/>
          <w:numId w:val="1226"/>
        </w:numPr>
      </w:pPr>
      <w:r>
        <w:t xml:space="preserve">In manuscripts and reports, acknowledge AI tool usage in the methods or acknowledgments section</w:t>
      </w:r>
    </w:p>
    <w:p>
      <w:pPr>
        <w:pStyle w:val="Compact"/>
        <w:numPr>
          <w:ilvl w:val="0"/>
          <w:numId w:val="12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0"/>
    <w:bookmarkStart w:id="66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7"/>
        </w:numPr>
      </w:pPr>
      <w:r>
        <w:t xml:space="preserve">Ask the AI tool to identify and properly cite sources when it borrows or adapts content</w:t>
      </w:r>
    </w:p>
    <w:p>
      <w:pPr>
        <w:pStyle w:val="Compact"/>
        <w:numPr>
          <w:ilvl w:val="0"/>
          <w:numId w:val="1227"/>
        </w:numPr>
      </w:pPr>
      <w:r>
        <w:t xml:space="preserve">Verify that any content the AI generates includes appropriate citations</w:t>
      </w:r>
    </w:p>
    <w:p>
      <w:pPr>
        <w:pStyle w:val="Compact"/>
        <w:numPr>
          <w:ilvl w:val="0"/>
          <w:numId w:val="1227"/>
        </w:numPr>
      </w:pPr>
      <w:r>
        <w:t xml:space="preserve">Add citations yourself if the AI fails to do so</w:t>
      </w:r>
    </w:p>
    <w:p>
      <w:pPr>
        <w:pStyle w:val="Compact"/>
        <w:numPr>
          <w:ilvl w:val="0"/>
          <w:numId w:val="12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1"/>
    <w:bookmarkStart w:id="66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8"/>
        </w:numPr>
      </w:pPr>
      <w:r>
        <w:rPr>
          <w:b/>
          <w:bCs/>
        </w:rPr>
        <w:t xml:space="preserve">Audit trail</w:t>
      </w:r>
      <w:r>
        <w:t xml:space="preserve">: The full conversation history shows your instructions and the AI’s responses</w:t>
      </w:r>
    </w:p>
    <w:p>
      <w:pPr>
        <w:pStyle w:val="Compact"/>
        <w:numPr>
          <w:ilvl w:val="0"/>
          <w:numId w:val="1228"/>
        </w:numPr>
      </w:pPr>
      <w:r>
        <w:rPr>
          <w:b/>
          <w:bCs/>
        </w:rPr>
        <w:t xml:space="preserve">Intellectual ownership</w:t>
      </w:r>
      <w:r>
        <w:t xml:space="preserve">: Your prompts and guidance demonstrate that the core ideas are yours</w:t>
      </w:r>
    </w:p>
    <w:p>
      <w:pPr>
        <w:pStyle w:val="Compact"/>
        <w:numPr>
          <w:ilvl w:val="0"/>
          <w:numId w:val="122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2"/>
    <w:bookmarkStart w:id="66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9"/>
        </w:numPr>
      </w:pPr>
      <w:r>
        <w:t xml:space="preserve">State your research question, hypothesis, or argument clearly</w:t>
      </w:r>
    </w:p>
    <w:p>
      <w:pPr>
        <w:pStyle w:val="Compact"/>
        <w:numPr>
          <w:ilvl w:val="0"/>
          <w:numId w:val="1229"/>
        </w:numPr>
      </w:pPr>
      <w:r>
        <w:t xml:space="preserve">Outline the structure and key points you want to make</w:t>
      </w:r>
    </w:p>
    <w:p>
      <w:pPr>
        <w:pStyle w:val="Compact"/>
        <w:numPr>
          <w:ilvl w:val="0"/>
          <w:numId w:val="1229"/>
        </w:numPr>
      </w:pPr>
      <w:r>
        <w:t xml:space="preserve">Specify the evidence or data you want to include</w:t>
      </w:r>
    </w:p>
    <w:p>
      <w:pPr>
        <w:pStyle w:val="Compact"/>
        <w:numPr>
          <w:ilvl w:val="0"/>
          <w:numId w:val="1229"/>
        </w:numPr>
      </w:pPr>
      <w:r>
        <w:t xml:space="preserve">Describe the logic connecting your points</w:t>
      </w:r>
    </w:p>
    <w:p>
      <w:pPr>
        <w:pStyle w:val="Compact"/>
        <w:numPr>
          <w:ilvl w:val="0"/>
          <w:numId w:val="122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3"/>
    <w:bookmarkStart w:id="66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0"/>
        </w:numPr>
      </w:pPr>
      <w:r>
        <w:t xml:space="preserve">Explicitly ask the AI to cite sources for any borrowed or adapted content</w:t>
      </w:r>
    </w:p>
    <w:p>
      <w:pPr>
        <w:pStyle w:val="Compact"/>
        <w:numPr>
          <w:ilvl w:val="0"/>
          <w:numId w:val="1230"/>
        </w:numPr>
      </w:pPr>
      <w:r>
        <w:t xml:space="preserve">Request that the AI indicate when it is drawing from specific works</w:t>
      </w:r>
    </w:p>
    <w:p>
      <w:pPr>
        <w:pStyle w:val="Compact"/>
        <w:numPr>
          <w:ilvl w:val="0"/>
          <w:numId w:val="1230"/>
        </w:numPr>
      </w:pPr>
      <w:r>
        <w:t xml:space="preserve">Verify that generated text includes proper citations</w:t>
      </w:r>
    </w:p>
    <w:p>
      <w:pPr>
        <w:pStyle w:val="Compact"/>
        <w:numPr>
          <w:ilvl w:val="0"/>
          <w:numId w:val="1230"/>
        </w:numPr>
      </w:pPr>
      <w:r>
        <w:t xml:space="preserve">Add citations yourself if the AI fails to provide them</w:t>
      </w:r>
    </w:p>
    <w:p>
      <w:pPr>
        <w:pStyle w:val="Compact"/>
        <w:numPr>
          <w:ilvl w:val="0"/>
          <w:numId w:val="123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4"/>
    <w:bookmarkStart w:id="66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5">
        <w:r>
          <w:rPr>
            <w:rStyle w:val="Hyperlink"/>
          </w:rPr>
          <w:t xml:space="preserve">Issue #112</w:t>
        </w:r>
      </w:hyperlink>
      <w:r>
        <w:t xml:space="preserve"> </w:t>
      </w:r>
      <w:r>
        <w:t xml:space="preserve">and</w:t>
      </w:r>
      <w:r>
        <w:t xml:space="preserve"> </w:t>
      </w:r>
      <w:hyperlink r:id="rId66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1"/>
        </w:numPr>
      </w:pPr>
      <w:r>
        <w:rPr>
          <w:b/>
          <w:bCs/>
        </w:rPr>
        <w:t xml:space="preserve">Detailed instructions</w:t>
      </w:r>
      <w:r>
        <w:t xml:space="preserve">: The guidance specified what content should be created and how it should be structured</w:t>
      </w:r>
    </w:p>
    <w:p>
      <w:pPr>
        <w:pStyle w:val="Compact"/>
        <w:numPr>
          <w:ilvl w:val="0"/>
          <w:numId w:val="1231"/>
        </w:numPr>
      </w:pPr>
      <w:r>
        <w:rPr>
          <w:b/>
          <w:bCs/>
        </w:rPr>
        <w:t xml:space="preserve">Transparent record</w:t>
      </w:r>
      <w:r>
        <w:t xml:space="preserve">: The development history shows what was human-directed versus AI-generated</w:t>
      </w:r>
    </w:p>
    <w:p>
      <w:pPr>
        <w:pStyle w:val="Compact"/>
        <w:numPr>
          <w:ilvl w:val="0"/>
          <w:numId w:val="123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7"/>
    <w:bookmarkStart w:id="66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2"/>
        </w:numPr>
      </w:pPr>
      <w:r>
        <w:rPr>
          <w:b/>
          <w:bCs/>
        </w:rPr>
        <w:t xml:space="preserve">Maintain responsibility</w:t>
      </w:r>
      <w:r>
        <w:t xml:space="preserve">: You are accountable for all content, including AI-generated text</w:t>
      </w:r>
    </w:p>
    <w:p>
      <w:pPr>
        <w:pStyle w:val="Compact"/>
        <w:numPr>
          <w:ilvl w:val="0"/>
          <w:numId w:val="1232"/>
        </w:numPr>
      </w:pPr>
      <w:r>
        <w:rPr>
          <w:b/>
          <w:bCs/>
        </w:rPr>
        <w:t xml:space="preserve">Verify accuracy</w:t>
      </w:r>
      <w:r>
        <w:t xml:space="preserve">: Always fact-check AI-generated claims and citations</w:t>
      </w:r>
    </w:p>
    <w:p>
      <w:pPr>
        <w:pStyle w:val="Compact"/>
        <w:numPr>
          <w:ilvl w:val="0"/>
          <w:numId w:val="1232"/>
        </w:numPr>
      </w:pPr>
      <w:r>
        <w:rPr>
          <w:b/>
          <w:bCs/>
        </w:rPr>
        <w:t xml:space="preserve">Preserve your voice</w:t>
      </w:r>
      <w:r>
        <w:t xml:space="preserve">: Ensure the writing reflects your thinking and style, not just AI’s patterns</w:t>
      </w:r>
    </w:p>
    <w:p>
      <w:pPr>
        <w:pStyle w:val="Compact"/>
        <w:numPr>
          <w:ilvl w:val="0"/>
          <w:numId w:val="123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8"/>
    <w:bookmarkEnd w:id="669"/>
    <w:bookmarkStart w:id="840" w:name="coding-agents"/>
    <w:p>
      <w:pPr>
        <w:pStyle w:val="Heading2"/>
      </w:pPr>
      <w:r>
        <w:t xml:space="preserve">18.5 Coding Agents</w:t>
      </w:r>
    </w:p>
    <w:p>
      <w:pPr>
        <w:pStyle w:val="FirstParagraph"/>
      </w:pPr>
      <w:r>
        <w:t xml:space="preserve">We recommend working with</w:t>
      </w:r>
      <w:r>
        <w:t xml:space="preserve"> </w:t>
      </w:r>
      <w:hyperlink r:id="rId670">
        <w:r>
          <w:rPr>
            <w:rStyle w:val="Hyperlink"/>
            <w:b/>
            <w:bCs/>
          </w:rPr>
          <w:t xml:space="preserve">AI coding agents</w:t>
        </w:r>
      </w:hyperlink>
      <w:r>
        <w:t xml:space="preserve"> </w:t>
      </w:r>
      <w:r>
        <w:t xml:space="preserve">to</w:t>
      </w:r>
      <w:r>
        <w:t xml:space="preserve"> </w:t>
      </w:r>
      <w:hyperlink r:id="rId654">
        <w:r>
          <w:rPr>
            <w:rStyle w:val="Hyperlink"/>
          </w:rPr>
          <w:t xml:space="preserve">help you code</w:t>
        </w:r>
      </w:hyperlink>
      <w:r>
        <w:t xml:space="preserve">.</w:t>
      </w:r>
    </w:p>
    <w:bookmarkStart w:id="672" w:name="what-are-ai-coding-agents"/>
    <w:p>
      <w:pPr>
        <w:pStyle w:val="Heading3"/>
      </w:pPr>
      <w:r>
        <w:t xml:space="preserve">18.5.1 What are AI coding agents?</w:t>
      </w:r>
    </w:p>
    <w:p>
      <w:pPr>
        <w:pStyle w:val="FirstParagraph"/>
      </w:pPr>
      <w:r>
        <w:t xml:space="preserve">AI coding agents are</w:t>
      </w:r>
      <w:r>
        <w:t xml:space="preserve"> </w:t>
      </w:r>
      <w:hyperlink r:id="rId67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4"/>
        </w:numPr>
      </w:pPr>
      <w:r>
        <w:t xml:space="preserve">Reviewing the agent’s work</w:t>
      </w:r>
    </w:p>
    <w:p>
      <w:pPr>
        <w:pStyle w:val="Compact"/>
        <w:numPr>
          <w:ilvl w:val="0"/>
          <w:numId w:val="1234"/>
        </w:numPr>
      </w:pPr>
      <w:r>
        <w:t xml:space="preserve">Ensuring the solution meets requirements</w:t>
      </w:r>
    </w:p>
    <w:p>
      <w:pPr>
        <w:pStyle w:val="Compact"/>
        <w:numPr>
          <w:ilvl w:val="0"/>
          <w:numId w:val="1234"/>
        </w:numPr>
      </w:pPr>
      <w:r>
        <w:t xml:space="preserve">Verifying code quality and security</w:t>
      </w:r>
    </w:p>
    <w:p>
      <w:pPr>
        <w:pStyle w:val="Compact"/>
        <w:numPr>
          <w:ilvl w:val="0"/>
          <w:numId w:val="1234"/>
        </w:numPr>
      </w:pPr>
      <w:r>
        <w:t xml:space="preserve">Making the final decision to merge changes</w:t>
      </w:r>
    </w:p>
    <w:bookmarkEnd w:id="672"/>
    <w:bookmarkStart w:id="680"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7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7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75"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75"/>
    <w:bookmarkStart w:id="676"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76"/>
    <w:bookmarkStart w:id="677"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6"/>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77"/>
    <w:bookmarkStart w:id="679"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78">
        <w:r>
          <w:rPr>
            <w:rStyle w:val="Hyperlink"/>
          </w:rPr>
          <w:t xml:space="preserve">“I Thought I Was in an AI Apocalypse. Then I Started Looking Closer.”</w:t>
        </w:r>
      </w:hyperlink>
    </w:p>
    <w:bookmarkEnd w:id="679"/>
    <w:bookmarkEnd w:id="680"/>
    <w:bookmarkStart w:id="697"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95"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81"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8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94"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83" name="Picture"/>
                        <a:graphic>
                          <a:graphicData uri="http://schemas.openxmlformats.org/drawingml/2006/picture">
                            <pic:pic>
                              <pic:nvPicPr>
                                <pic:cNvPr descr="assets/images/The-Matrix-Neo-Flying.png" id="684" name="Picture"/>
                                <pic:cNvPicPr>
                                  <a:picLocks noChangeArrowheads="1" noChangeAspect="1"/>
                                </pic:cNvPicPr>
                              </pic:nvPicPr>
                              <pic:blipFill>
                                <a:blip r:embed="rId68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86" name="Picture"/>
                        <a:graphic>
                          <a:graphicData uri="http://schemas.openxmlformats.org/drawingml/2006/picture">
                            <pic:pic>
                              <pic:nvPicPr>
                                <pic:cNvPr descr="assets/images/agent-smith-no-its-not-fair.jpg" id="687" name="Picture"/>
                                <pic:cNvPicPr>
                                  <a:picLocks noChangeArrowheads="1" noChangeAspect="1"/>
                                </pic:cNvPicPr>
                              </pic:nvPicPr>
                              <pic:blipFill>
                                <a:blip r:embed="rId68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89" name="Picture"/>
                        <a:graphic>
                          <a:graphicData uri="http://schemas.openxmlformats.org/drawingml/2006/picture">
                            <pic:pic>
                              <pic:nvPicPr>
                                <pic:cNvPr descr="assets/images/sad-keanu.png" id="690" name="Picture"/>
                                <pic:cNvPicPr>
                                  <a:picLocks noChangeArrowheads="1" noChangeAspect="1"/>
                                </pic:cNvPicPr>
                              </pic:nvPicPr>
                              <pic:blipFill>
                                <a:blip r:embed="rId68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92" name="Picture"/>
                        <a:graphic>
                          <a:graphicData uri="http://schemas.openxmlformats.org/drawingml/2006/picture">
                            <pic:pic>
                              <pic:nvPicPr>
                                <pic:cNvPr descr="assets/images/grinning-smith.png" id="693" name="Picture"/>
                                <pic:cNvPicPr>
                                  <a:picLocks noChangeArrowheads="1" noChangeAspect="1"/>
                                </pic:cNvPicPr>
                              </pic:nvPicPr>
                              <pic:blipFill>
                                <a:blip r:embed="rId69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9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7"/>
        </w:numPr>
      </w:pPr>
      <w:r>
        <w:t xml:space="preserve">Supervise and validate AI-generated code</w:t>
      </w:r>
    </w:p>
    <w:p>
      <w:pPr>
        <w:pStyle w:val="Compact"/>
        <w:numPr>
          <w:ilvl w:val="0"/>
          <w:numId w:val="1237"/>
        </w:numPr>
      </w:pPr>
      <w:r>
        <w:t xml:space="preserve">Handle edge cases that agents struggle with</w:t>
      </w:r>
    </w:p>
    <w:p>
      <w:pPr>
        <w:pStyle w:val="Compact"/>
        <w:numPr>
          <w:ilvl w:val="0"/>
          <w:numId w:val="1237"/>
        </w:numPr>
      </w:pPr>
      <w:r>
        <w:t xml:space="preserve">Make creative decisions about architecture and design</w:t>
      </w:r>
    </w:p>
    <w:p>
      <w:pPr>
        <w:pStyle w:val="Compact"/>
        <w:numPr>
          <w:ilvl w:val="0"/>
          <w:numId w:val="1237"/>
        </w:numPr>
      </w:pPr>
      <w:r>
        <w:t xml:space="preserve">Understand when agent suggestions are incorrect or suboptimal</w:t>
      </w:r>
    </w:p>
    <w:bookmarkEnd w:id="695"/>
    <w:bookmarkStart w:id="696"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96"/>
    <w:bookmarkEnd w:id="697"/>
    <w:bookmarkStart w:id="711"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98"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9"/>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9"/>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9"/>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9"/>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98"/>
    <w:bookmarkStart w:id="699"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0"/>
        </w:numPr>
      </w:pPr>
      <w:r>
        <w:rPr>
          <w:b/>
          <w:bCs/>
        </w:rPr>
        <w:t xml:space="preserve">On GitHub.com</w:t>
      </w:r>
      <w:r>
        <w:t xml:space="preserve">:</w:t>
      </w:r>
      <w:r>
        <w:t xml:space="preserve"> </w:t>
      </w:r>
      <w:r>
        <w:t xml:space="preserve">Navigate to an issue and assign it to Copilot in the assignees section</w:t>
      </w:r>
    </w:p>
    <w:p>
      <w:pPr>
        <w:numPr>
          <w:ilvl w:val="0"/>
          <w:numId w:val="124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0"/>
        </w:numPr>
      </w:pPr>
      <w:r>
        <w:rPr>
          <w:b/>
          <w:bCs/>
        </w:rPr>
        <w:t xml:space="preserve">From Copilot Chat</w:t>
      </w:r>
      <w:r>
        <w:t xml:space="preserve">:</w:t>
      </w:r>
      <w:r>
        <w:t xml:space="preserve"> </w:t>
      </w:r>
      <w:r>
        <w:t xml:space="preserve">Delegate tasks to Copilot directly from the chat interface in supported editors</w:t>
      </w:r>
    </w:p>
    <w:bookmarkEnd w:id="699"/>
    <w:bookmarkStart w:id="700"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4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1"/>
        </w:numPr>
      </w:pPr>
      <w:r>
        <w:rPr>
          <w:b/>
          <w:bCs/>
        </w:rPr>
        <w:t xml:space="preserve">Planning</w:t>
      </w:r>
      <w:r>
        <w:t xml:space="preserve">:</w:t>
      </w:r>
      <w:r>
        <w:t xml:space="preserve"> </w:t>
      </w:r>
      <w:r>
        <w:t xml:space="preserve">Determines what changes are needed and creates a work plan</w:t>
      </w:r>
    </w:p>
    <w:p>
      <w:pPr>
        <w:numPr>
          <w:ilvl w:val="0"/>
          <w:numId w:val="124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00"/>
    <w:bookmarkStart w:id="703"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42"/>
        </w:numPr>
      </w:pPr>
      <w:r>
        <w:rPr>
          <w:b/>
          <w:bCs/>
        </w:rPr>
        <w:t xml:space="preserve">Issue created</w:t>
      </w:r>
      <w:r>
        <w:t xml:space="preserve">:</w:t>
      </w:r>
      <w:r>
        <w:t xml:space="preserve"> </w:t>
      </w:r>
      <w:hyperlink r:id="rId70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2"/>
        </w:numPr>
      </w:pPr>
      <w:r>
        <w:rPr>
          <w:b/>
          <w:bCs/>
        </w:rPr>
        <w:t xml:space="preserve">Agent assigned</w:t>
      </w:r>
      <w:r>
        <w:t xml:space="preserve">: The issue was assigned to</w:t>
      </w:r>
      <w:r>
        <w:t xml:space="preserve"> </w:t>
      </w:r>
      <w:r>
        <w:rPr>
          <w:rStyle w:val="VerbatimChar"/>
        </w:rPr>
        <w:t xml:space="preserve">@copilot</w:t>
      </w:r>
    </w:p>
    <w:p>
      <w:pPr>
        <w:numPr>
          <w:ilvl w:val="0"/>
          <w:numId w:val="124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2"/>
        </w:numPr>
      </w:pPr>
      <w:r>
        <w:rPr>
          <w:b/>
          <w:bCs/>
        </w:rPr>
        <w:t xml:space="preserve">Pull request</w:t>
      </w:r>
      <w:r>
        <w:t xml:space="preserve">:</w:t>
      </w:r>
      <w:r>
        <w:t xml:space="preserve"> </w:t>
      </w:r>
      <w:hyperlink r:id="rId70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03"/>
    <w:bookmarkStart w:id="704"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4"/>
        </w:numPr>
      </w:pPr>
      <w:r>
        <w:t xml:space="preserve">Need to be manually resolved</w:t>
      </w:r>
    </w:p>
    <w:p>
      <w:pPr>
        <w:pStyle w:val="Compact"/>
        <w:numPr>
          <w:ilvl w:val="0"/>
          <w:numId w:val="1244"/>
        </w:numPr>
      </w:pPr>
      <w:r>
        <w:t xml:space="preserve">May confuse both human and AI collaborators</w:t>
      </w:r>
    </w:p>
    <w:p>
      <w:pPr>
        <w:pStyle w:val="Compact"/>
        <w:numPr>
          <w:ilvl w:val="0"/>
          <w:numId w:val="124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04"/>
    <w:bookmarkStart w:id="705"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5"/>
        </w:numPr>
      </w:pPr>
      <w:r>
        <w:t xml:space="preserve">Use Copilot Chat in your editor to describe the changes you want</w:t>
      </w:r>
    </w:p>
    <w:p>
      <w:pPr>
        <w:pStyle w:val="Compact"/>
        <w:numPr>
          <w:ilvl w:val="0"/>
          <w:numId w:val="1245"/>
        </w:numPr>
      </w:pPr>
      <w:r>
        <w:t xml:space="preserve">The agent will analyze your request and create a pull request</w:t>
      </w:r>
    </w:p>
    <w:p>
      <w:pPr>
        <w:pStyle w:val="Compact"/>
        <w:numPr>
          <w:ilvl w:val="0"/>
          <w:numId w:val="1245"/>
        </w:numPr>
      </w:pPr>
      <w:r>
        <w:t xml:space="preserve">This is useful for quick fixes or well-defined tasks</w:t>
      </w:r>
    </w:p>
    <w:bookmarkEnd w:id="705"/>
    <w:bookmarkStart w:id="706" w:name="important-safeguards"/>
    <w:p>
      <w:pPr>
        <w:pStyle w:val="Heading4"/>
      </w:pPr>
      <w:r>
        <w:t xml:space="preserve">18.5.4.7 Important Safeguards</w:t>
      </w:r>
    </w:p>
    <w:p>
      <w:pPr>
        <w:pStyle w:val="Compact"/>
        <w:numPr>
          <w:ilvl w:val="0"/>
          <w:numId w:val="1246"/>
        </w:numPr>
      </w:pPr>
      <w:r>
        <w:rPr>
          <w:b/>
          <w:bCs/>
        </w:rPr>
        <w:t xml:space="preserve">Human approval required</w:t>
      </w:r>
      <w:r>
        <w:t xml:space="preserve">:</w:t>
      </w:r>
      <w:r>
        <w:t xml:space="preserve"> </w:t>
      </w:r>
      <w:r>
        <w:t xml:space="preserve">Coding agents cannot merge their own changes</w:t>
      </w:r>
    </w:p>
    <w:p>
      <w:pPr>
        <w:pStyle w:val="Compact"/>
        <w:numPr>
          <w:ilvl w:val="0"/>
          <w:numId w:val="124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6"/>
        </w:numPr>
      </w:pPr>
      <w:r>
        <w:rPr>
          <w:b/>
          <w:bCs/>
        </w:rPr>
        <w:t xml:space="preserve">Full transparency</w:t>
      </w:r>
      <w:r>
        <w:t xml:space="preserve">:</w:t>
      </w:r>
      <w:r>
        <w:t xml:space="preserve"> </w:t>
      </w:r>
      <w:r>
        <w:t xml:space="preserve">All agent actions are logged and visible in the PR</w:t>
      </w:r>
    </w:p>
    <w:bookmarkEnd w:id="706"/>
    <w:bookmarkStart w:id="710"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8"/>
        </w:numPr>
      </w:pPr>
      <w:hyperlink r:id="rId70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8"/>
        </w:numPr>
      </w:pPr>
      <w:hyperlink r:id="rId70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09">
        <w:r>
          <w:rPr>
            <w:rStyle w:val="Hyperlink"/>
          </w:rPr>
          <w:t xml:space="preserve">GitHub Copilot coding agent documentation</w:t>
        </w:r>
      </w:hyperlink>
      <w:r>
        <w:t xml:space="preserve">.</w:t>
      </w:r>
    </w:p>
    <w:bookmarkEnd w:id="710"/>
    <w:bookmarkEnd w:id="711"/>
    <w:bookmarkStart w:id="714"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12"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9"/>
        </w:numPr>
      </w:pPr>
      <w:r>
        <w:t xml:space="preserve">“tidy up [file, function, module, whole project]”</w:t>
      </w:r>
    </w:p>
    <w:p>
      <w:pPr>
        <w:pStyle w:val="Compact"/>
        <w:numPr>
          <w:ilvl w:val="0"/>
          <w:numId w:val="1249"/>
        </w:numPr>
      </w:pPr>
      <w:r>
        <w:t xml:space="preserve">Useful for improving code organization, consistency, and readability</w:t>
      </w:r>
    </w:p>
    <w:p>
      <w:pPr>
        <w:pStyle w:val="Compact"/>
        <w:numPr>
          <w:ilvl w:val="0"/>
          <w:numId w:val="124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0"/>
        </w:numPr>
      </w:pPr>
      <w:r>
        <w:t xml:space="preserve">“address failing workflows”</w:t>
      </w:r>
    </w:p>
    <w:p>
      <w:pPr>
        <w:pStyle w:val="Compact"/>
        <w:numPr>
          <w:ilvl w:val="0"/>
          <w:numId w:val="1250"/>
        </w:numPr>
      </w:pPr>
      <w:r>
        <w:t xml:space="preserve">Helps fix continuous integration (CI) failures, build errors, or test failures</w:t>
      </w:r>
    </w:p>
    <w:p>
      <w:pPr>
        <w:pStyle w:val="Compact"/>
        <w:numPr>
          <w:ilvl w:val="0"/>
          <w:numId w:val="125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1"/>
        </w:numPr>
      </w:pPr>
      <w:r>
        <w:t xml:space="preserve">“decompose [function, quarto-file, etc]”</w:t>
      </w:r>
    </w:p>
    <w:p>
      <w:pPr>
        <w:pStyle w:val="Compact"/>
        <w:numPr>
          <w:ilvl w:val="0"/>
          <w:numId w:val="1251"/>
        </w:numPr>
      </w:pPr>
      <w:r>
        <w:t xml:space="preserve">Breaks down large or complex code into smaller, more manageable pieces</w:t>
      </w:r>
    </w:p>
    <w:p>
      <w:pPr>
        <w:pStyle w:val="Compact"/>
        <w:numPr>
          <w:ilvl w:val="0"/>
          <w:numId w:val="125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2"/>
        </w:numPr>
      </w:pPr>
      <w:r>
        <w:t xml:space="preserve">“update [links, content, etc]”</w:t>
      </w:r>
    </w:p>
    <w:p>
      <w:pPr>
        <w:pStyle w:val="Compact"/>
        <w:numPr>
          <w:ilvl w:val="0"/>
          <w:numId w:val="1252"/>
        </w:numPr>
      </w:pPr>
      <w:r>
        <w:t xml:space="preserve">Refreshes outdated information, fixes broken links, or modernizes code</w:t>
      </w:r>
    </w:p>
    <w:p>
      <w:pPr>
        <w:pStyle w:val="Compact"/>
        <w:numPr>
          <w:ilvl w:val="0"/>
          <w:numId w:val="125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3"/>
        </w:numPr>
      </w:pPr>
      <w:r>
        <w:t xml:space="preserve">“expand [a section in a document]”</w:t>
      </w:r>
    </w:p>
    <w:p>
      <w:pPr>
        <w:pStyle w:val="Compact"/>
        <w:numPr>
          <w:ilvl w:val="0"/>
          <w:numId w:val="1253"/>
        </w:numPr>
      </w:pPr>
      <w:r>
        <w:t xml:space="preserve">Adds more detail, examples, or explanation to existing content</w:t>
      </w:r>
    </w:p>
    <w:p>
      <w:pPr>
        <w:pStyle w:val="Compact"/>
        <w:numPr>
          <w:ilvl w:val="0"/>
          <w:numId w:val="125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4"/>
        </w:numPr>
      </w:pPr>
      <w:r>
        <w:t xml:space="preserve">“condense [a section in a document]”</w:t>
      </w:r>
    </w:p>
    <w:p>
      <w:pPr>
        <w:pStyle w:val="Compact"/>
        <w:numPr>
          <w:ilvl w:val="0"/>
          <w:numId w:val="1254"/>
        </w:numPr>
      </w:pPr>
      <w:r>
        <w:t xml:space="preserve">Reduces verbosity while preserving essential information</w:t>
      </w:r>
    </w:p>
    <w:p>
      <w:pPr>
        <w:pStyle w:val="Compact"/>
        <w:numPr>
          <w:ilvl w:val="0"/>
          <w:numId w:val="125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5"/>
        </w:numPr>
      </w:pPr>
      <w:r>
        <w:t xml:space="preserve">“clarify [a section in a document]”</w:t>
      </w:r>
    </w:p>
    <w:p>
      <w:pPr>
        <w:pStyle w:val="Compact"/>
        <w:numPr>
          <w:ilvl w:val="0"/>
          <w:numId w:val="1255"/>
        </w:numPr>
      </w:pPr>
      <w:r>
        <w:t xml:space="preserve">Improves clarity, removes ambiguity, or simplifies complex explanations</w:t>
      </w:r>
    </w:p>
    <w:p>
      <w:pPr>
        <w:pStyle w:val="Compact"/>
        <w:numPr>
          <w:ilvl w:val="0"/>
          <w:numId w:val="1255"/>
        </w:numPr>
      </w:pPr>
      <w:r>
        <w:t xml:space="preserve">Example:</w:t>
      </w:r>
      <w:r>
        <w:t xml:space="preserve"> </w:t>
      </w:r>
      <w:r>
        <w:t xml:space="preserve">“clarify the explanation of the analysis workflow”</w:t>
      </w:r>
    </w:p>
    <w:bookmarkEnd w:id="712"/>
    <w:bookmarkStart w:id="713" w:name="tips-for-effective-prompts"/>
    <w:p>
      <w:pPr>
        <w:pStyle w:val="Heading4"/>
      </w:pPr>
      <w:r>
        <w:t xml:space="preserve">18.5.5.2 Tips for Effective Prompts</w:t>
      </w:r>
    </w:p>
    <w:p>
      <w:pPr>
        <w:pStyle w:val="Compact"/>
        <w:numPr>
          <w:ilvl w:val="0"/>
          <w:numId w:val="1256"/>
        </w:numPr>
      </w:pPr>
      <w:r>
        <w:rPr>
          <w:b/>
          <w:bCs/>
        </w:rPr>
        <w:t xml:space="preserve">Be specific</w:t>
      </w:r>
      <w:r>
        <w:t xml:space="preserve">: Include file names, function names, or specific sections when possible</w:t>
      </w:r>
    </w:p>
    <w:p>
      <w:pPr>
        <w:pStyle w:val="Compact"/>
        <w:numPr>
          <w:ilvl w:val="0"/>
          <w:numId w:val="1256"/>
        </w:numPr>
      </w:pPr>
      <w:r>
        <w:rPr>
          <w:b/>
          <w:bCs/>
        </w:rPr>
        <w:t xml:space="preserve">Provide context</w:t>
      </w:r>
      <w:r>
        <w:t xml:space="preserve">: Explain what you want to achieve and why</w:t>
      </w:r>
    </w:p>
    <w:p>
      <w:pPr>
        <w:pStyle w:val="Compact"/>
        <w:numPr>
          <w:ilvl w:val="0"/>
          <w:numId w:val="1256"/>
        </w:numPr>
      </w:pPr>
      <w:r>
        <w:rPr>
          <w:b/>
          <w:bCs/>
        </w:rPr>
        <w:t xml:space="preserve">Set boundaries</w:t>
      </w:r>
      <w:r>
        <w:t xml:space="preserve">: Specify what should or shouldn’t change</w:t>
      </w:r>
    </w:p>
    <w:p>
      <w:pPr>
        <w:pStyle w:val="Compact"/>
        <w:numPr>
          <w:ilvl w:val="0"/>
          <w:numId w:val="1256"/>
        </w:numPr>
      </w:pPr>
      <w:r>
        <w:rPr>
          <w:b/>
          <w:bCs/>
        </w:rPr>
        <w:t xml:space="preserve">Request validation</w:t>
      </w:r>
      <w:r>
        <w:t xml:space="preserve">: Ask the agent to test or verify its changes when appropriate</w:t>
      </w:r>
    </w:p>
    <w:bookmarkEnd w:id="713"/>
    <w:bookmarkEnd w:id="714"/>
    <w:bookmarkStart w:id="721"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15"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7"/>
        </w:numPr>
      </w:pPr>
      <w:r>
        <w:t xml:space="preserve">“fix the code issues found by the failing workflows”</w:t>
      </w:r>
    </w:p>
    <w:p>
      <w:pPr>
        <w:pStyle w:val="Compact"/>
        <w:numPr>
          <w:ilvl w:val="0"/>
          <w:numId w:val="1257"/>
        </w:numPr>
      </w:pPr>
      <w:r>
        <w:t xml:space="preserve">“address the linting errors reported in the GitHub Actions checks”</w:t>
      </w:r>
    </w:p>
    <w:p>
      <w:pPr>
        <w:pStyle w:val="Compact"/>
        <w:numPr>
          <w:ilvl w:val="0"/>
          <w:numId w:val="1257"/>
        </w:numPr>
      </w:pPr>
      <w:r>
        <w:t xml:space="preserve">“fix the test failures in the CI pipeline”</w:t>
      </w:r>
    </w:p>
    <w:p>
      <w:pPr>
        <w:pStyle w:val="Compact"/>
        <w:numPr>
          <w:ilvl w:val="0"/>
          <w:numId w:val="125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15"/>
    <w:bookmarkStart w:id="718"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8"/>
        </w:numPr>
      </w:pPr>
      <w:r>
        <w:t xml:space="preserve">“fix the syntax error in the GitHub Actions workflow file at line X”</w:t>
      </w:r>
    </w:p>
    <w:p>
      <w:pPr>
        <w:pStyle w:val="Compact"/>
        <w:numPr>
          <w:ilvl w:val="0"/>
          <w:numId w:val="1258"/>
        </w:numPr>
      </w:pPr>
      <w:r>
        <w:t xml:space="preserve">“update the workflow to use the latest version of action Y”</w:t>
      </w:r>
    </w:p>
    <w:p>
      <w:pPr>
        <w:pStyle w:val="Compact"/>
        <w:numPr>
          <w:ilvl w:val="0"/>
          <w:numId w:val="125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6" name="Picture"/>
                  <a:graphic>
                    <a:graphicData uri="http://schemas.openxmlformats.org/drawingml/2006/picture">
                      <pic:pic>
                        <pic:nvPicPr>
                          <pic:cNvPr descr="/opt/quarto/share/formats/docx/warning.png" id="71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9"/>
              </w:numPr>
            </w:pPr>
            <w:r>
              <w:rPr>
                <w:b/>
                <w:bCs/>
              </w:rPr>
              <w:t xml:space="preserve">Review every line</w:t>
            </w:r>
            <w:r>
              <w:t xml:space="preserve"> </w:t>
            </w:r>
            <w:r>
              <w:t xml:space="preserve">of the proposed changes</w:t>
            </w:r>
          </w:p>
          <w:p>
            <w:pPr>
              <w:pStyle w:val="Compact"/>
              <w:numPr>
                <w:ilvl w:val="0"/>
                <w:numId w:val="1259"/>
              </w:numPr>
            </w:pPr>
            <w:r>
              <w:rPr>
                <w:b/>
                <w:bCs/>
              </w:rPr>
              <w:t xml:space="preserve">Verify</w:t>
            </w:r>
            <w:r>
              <w:t xml:space="preserve"> </w:t>
            </w:r>
            <w:r>
              <w:t xml:space="preserve">the changes only address the specific issue</w:t>
            </w:r>
          </w:p>
          <w:p>
            <w:pPr>
              <w:pStyle w:val="Compact"/>
              <w:numPr>
                <w:ilvl w:val="0"/>
                <w:numId w:val="1259"/>
              </w:numPr>
            </w:pPr>
            <w:r>
              <w:rPr>
                <w:b/>
                <w:bCs/>
              </w:rPr>
              <w:t xml:space="preserve">Check</w:t>
            </w:r>
            <w:r>
              <w:t xml:space="preserve"> </w:t>
            </w:r>
            <w:r>
              <w:t xml:space="preserve">that no new secret access or command execution has been added</w:t>
            </w:r>
          </w:p>
          <w:p>
            <w:pPr>
              <w:pStyle w:val="Compact"/>
              <w:numPr>
                <w:ilvl w:val="0"/>
                <w:numId w:val="125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ins w:id="2404" w:author="PR Preview" w:date="2024-01-01T00:00:00Z">
        <w:r>
          <w:rPr>
            <w:b/>
            <w:bCs/>
          </w:rPr>
          <w:t xml:space="preserve">When to do it yourself:</w:t>
        </w:r>
      </w:ins>
      <w:ins w:id="2404" w:author="PR Preview" w:date="2024-01-01T00:00:00Z">
        <w:r>
          <w:t xml:space="preserve"> </w:t>
        </w:r>
      </w:ins>
      <w:ins w:id="2404" w:author="PR Preview" w:date="2024-01-01T00:00:00Z">
        <w:r>
          <w:t xml:space="preserve">Workflow syntax errors and configuration issues</w:t>
        </w:r>
      </w:ins>
      <w:ins w:id="2404" w:author="PR Preview" w:date="2024-01-01T00:00:00Z">
        <w:r>
          <w:t xml:space="preserve"> </w:t>
        </w:r>
      </w:ins>
      <w:ins w:id="2404" w:author="PR Preview" w:date="2024-01-01T00:00:00Z">
        <w:r>
          <w:t xml:space="preserve">are often faster to fix manually than with Copilot,</w:t>
        </w:r>
      </w:ins>
      <w:ins w:id="2404" w:author="PR Preview" w:date="2024-01-01T00:00:00Z">
        <w:r>
          <w:t xml:space="preserve"> </w:t>
        </w:r>
      </w:ins>
      <w:ins w:id="2404" w:author="PR Preview" w:date="2024-01-01T00:00:00Z">
        <w:r>
          <w:t xml:space="preserve">especially if you’re familiar with GitHub Actions.</w:t>
        </w:r>
      </w:ins>
      <w:ins w:id="2404" w:author="PR Preview" w:date="2024-01-01T00:00:00Z">
        <w:r>
          <w:t xml:space="preserve"> </w:t>
        </w:r>
      </w:ins>
      <w:ins w:id="2404" w:author="PR Preview" w:date="2024-01-01T00:00:00Z">
        <w:r>
          <w:t xml:space="preserve">See</w:t>
        </w:r>
      </w:ins>
      <w:ins w:id="2404" w:author="PR Preview" w:date="2024-01-01T00:00:00Z">
        <w:r>
          <w:t xml:space="preserve"> </w:t>
        </w:r>
      </w:ins>
      <w:hyperlink w:anchor="sec-ai-when-to-use">
        <w:r>
          <w:rPr>
            <w:rStyle w:val="Hyperlink"/>
          </w:rPr>
          <w:t xml:space="preserve">Section 18.5.15</w:t>
        </w:r>
      </w:hyperlink>
      <w:ins w:id="2404" w:author="PR Preview" w:date="2024-01-01T00:00:00Z">
        <w:r>
          <w:t xml:space="preserve"> </w:t>
        </w:r>
      </w:ins>
      <w:ins w:id="2404" w:author="PR Preview" w:date="2024-01-01T00:00:00Z">
        <w:r>
          <w:t xml:space="preserve">for more guidance.</w:t>
        </w:r>
      </w:ins>
    </w:p>
    <w:bookmarkEnd w:id="718"/>
    <w:bookmarkStart w:id="719"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0"/>
        </w:numPr>
      </w:pPr>
      <w:r>
        <w:rPr>
          <w:b/>
          <w:bCs/>
        </w:rPr>
        <w:t xml:space="preserve">First, examine the workflow logs</w:t>
      </w:r>
      <w:r>
        <w:t xml:space="preserve">:</w:t>
      </w:r>
    </w:p>
    <w:p>
      <w:pPr>
        <w:pStyle w:val="Compact"/>
        <w:numPr>
          <w:ilvl w:val="1"/>
          <w:numId w:val="1261"/>
        </w:numPr>
      </w:pPr>
      <w:r>
        <w:t xml:space="preserve">Look at the error messages in the GitHub Actions tab</w:t>
      </w:r>
    </w:p>
    <w:p>
      <w:pPr>
        <w:pStyle w:val="Compact"/>
        <w:numPr>
          <w:ilvl w:val="1"/>
          <w:numId w:val="1261"/>
        </w:numPr>
      </w:pPr>
      <w:r>
        <w:t xml:space="preserve">Identify whether the error is in your code or the workflow itself</w:t>
      </w:r>
    </w:p>
    <w:p>
      <w:pPr>
        <w:pStyle w:val="Compact"/>
        <w:numPr>
          <w:ilvl w:val="1"/>
          <w:numId w:val="1261"/>
        </w:numPr>
      </w:pPr>
      <w:r>
        <w:t xml:space="preserve">Common code issues: test failures, linting errors, compilation errors</w:t>
      </w:r>
    </w:p>
    <w:p>
      <w:pPr>
        <w:pStyle w:val="Compact"/>
        <w:numPr>
          <w:ilvl w:val="1"/>
          <w:numId w:val="1261"/>
        </w:numPr>
      </w:pPr>
      <w:r>
        <w:t xml:space="preserve">Common workflow issues: YAML syntax errors, missing actions, permission errors</w:t>
      </w:r>
    </w:p>
    <w:p>
      <w:pPr>
        <w:pStyle w:val="Compact"/>
        <w:numPr>
          <w:ilvl w:val="0"/>
          <w:numId w:val="1260"/>
        </w:numPr>
      </w:pPr>
      <w:r>
        <w:rPr>
          <w:b/>
          <w:bCs/>
        </w:rPr>
        <w:t xml:space="preserve">Use a diagnostic prompt</w:t>
      </w:r>
      <w:r>
        <w:t xml:space="preserve">:</w:t>
      </w:r>
    </w:p>
    <w:p>
      <w:pPr>
        <w:pStyle w:val="Compact"/>
        <w:numPr>
          <w:ilvl w:val="1"/>
          <w:numId w:val="1262"/>
        </w:numPr>
      </w:pPr>
      <w:r>
        <w:t xml:space="preserve">“examine the failing workflow logs and identify whether the issue is in the code or the workflow configuration”</w:t>
      </w:r>
    </w:p>
    <w:p>
      <w:pPr>
        <w:pStyle w:val="Compact"/>
        <w:numPr>
          <w:ilvl w:val="1"/>
          <w:numId w:val="1262"/>
        </w:numPr>
      </w:pPr>
      <w:r>
        <w:t xml:space="preserve">“diagnose the root cause of the workflow failure”</w:t>
      </w:r>
    </w:p>
    <w:p>
      <w:pPr>
        <w:pStyle w:val="Compact"/>
        <w:numPr>
          <w:ilvl w:val="0"/>
          <w:numId w:val="126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19"/>
    <w:bookmarkStart w:id="720" w:name="additional-resources-3"/>
    <w:p>
      <w:pPr>
        <w:pStyle w:val="Heading4"/>
      </w:pPr>
      <w:r>
        <w:t xml:space="preserve">18.5.6.4 Additional Resources</w:t>
      </w:r>
    </w:p>
    <w:p>
      <w:pPr>
        <w:pStyle w:val="Compact"/>
        <w:numPr>
          <w:ilvl w:val="0"/>
          <w:numId w:val="1263"/>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3"/>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63"/>
        </w:numPr>
      </w:pPr>
      <w:ins w:id="2422" w:author="PR Preview" w:date="2024-01-01T00:00:00Z">
        <w:r>
          <w:t xml:space="preserve">See</w:t>
        </w:r>
      </w:ins>
      <w:ins w:id="2422" w:author="PR Preview" w:date="2024-01-01T00:00:00Z">
        <w:r>
          <w:t xml:space="preserve"> </w:t>
        </w:r>
      </w:ins>
      <w:hyperlink w:anchor="sec-ai-when-to-use">
        <w:r>
          <w:rPr>
            <w:rStyle w:val="Hyperlink"/>
          </w:rPr>
          <w:t xml:space="preserve">Section 18.5.15</w:t>
        </w:r>
      </w:hyperlink>
      <w:ins w:id="2422" w:author="PR Preview" w:date="2024-01-01T00:00:00Z">
        <w:r>
          <w:t xml:space="preserve"> </w:t>
        </w:r>
      </w:ins>
      <w:ins w:id="2422" w:author="PR Preview" w:date="2024-01-01T00:00:00Z">
        <w:r>
          <w:t xml:space="preserve">for guidance on when to use Copilot vs. fixing issues yourself</w:t>
        </w:r>
      </w:ins>
    </w:p>
    <w:p>
      <w:pPr>
        <w:pStyle w:val="Compact"/>
        <w:numPr>
          <w:ilvl w:val="0"/>
          <w:numId w:val="1263"/>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20"/>
    <w:bookmarkEnd w:id="721"/>
    <w:bookmarkStart w:id="727"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5"/>
        </w:numPr>
      </w:pPr>
      <w:r>
        <w:rPr>
          <w:b/>
          <w:bCs/>
        </w:rPr>
        <w:t xml:space="preserve">Subtle bugs</w:t>
      </w:r>
      <w:r>
        <w:t xml:space="preserve">:</w:t>
      </w:r>
      <w:r>
        <w:t xml:space="preserve"> </w:t>
      </w:r>
      <w:r>
        <w:t xml:space="preserve">AI-generated code may contain logic errors that are not immediately obvious</w:t>
      </w:r>
    </w:p>
    <w:p>
      <w:pPr>
        <w:numPr>
          <w:ilvl w:val="0"/>
          <w:numId w:val="126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26" w:name="further-readingviewing"/>
    <w:p>
      <w:pPr>
        <w:pStyle w:val="Heading4"/>
      </w:pPr>
      <w:r>
        <w:t xml:space="preserve">18.5.7.1 Further reading/viewing</w:t>
      </w:r>
    </w:p>
    <w:p>
      <w:pPr>
        <w:pStyle w:val="Compact"/>
        <w:numPr>
          <w:ilvl w:val="0"/>
          <w:numId w:val="1266"/>
        </w:numPr>
      </w:pPr>
      <w:r>
        <w:rPr>
          <w:i/>
          <w:iCs/>
        </w:rPr>
        <w:t xml:space="preserve">I Robot</w:t>
      </w:r>
      <w:r>
        <w:t xml:space="preserve"> </w:t>
      </w:r>
      <w:r>
        <w:t xml:space="preserve">(Asimov 1950)</w:t>
      </w:r>
    </w:p>
    <w:p>
      <w:pPr>
        <w:pStyle w:val="Compact"/>
        <w:numPr>
          <w:ilvl w:val="0"/>
          <w:numId w:val="1266"/>
        </w:numPr>
      </w:pPr>
      <w:r>
        <w:rPr>
          <w:i/>
          <w:iCs/>
        </w:rPr>
        <w:t xml:space="preserve">Dune</w:t>
      </w:r>
      <w:r>
        <w:t xml:space="preserve"> </w:t>
      </w:r>
      <w:r>
        <w:t xml:space="preserve">(Herbert 1965)</w:t>
      </w:r>
    </w:p>
    <w:p>
      <w:pPr>
        <w:pStyle w:val="Compact"/>
        <w:numPr>
          <w:ilvl w:val="0"/>
          <w:numId w:val="1266"/>
        </w:numPr>
      </w:pPr>
      <w:r>
        <w:rPr>
          <w:i/>
          <w:iCs/>
        </w:rPr>
        <w:t xml:space="preserve">2001</w:t>
      </w:r>
      <w:r>
        <w:t xml:space="preserve"> </w:t>
      </w:r>
      <w:r>
        <w:t xml:space="preserve">(1968)</w:t>
      </w:r>
    </w:p>
    <w:p>
      <w:pPr>
        <w:pStyle w:val="Compact"/>
        <w:numPr>
          <w:ilvl w:val="0"/>
          <w:numId w:val="1266"/>
        </w:numPr>
      </w:pPr>
      <w:r>
        <w:rPr>
          <w:i/>
          <w:iCs/>
        </w:rPr>
        <w:t xml:space="preserve">Terminator 3</w:t>
      </w:r>
      <w:r>
        <w:t xml:space="preserve"> </w:t>
      </w:r>
      <w:r>
        <w:t xml:space="preserve">(2003)</w:t>
      </w:r>
    </w:p>
    <w:p>
      <w:pPr>
        <w:pStyle w:val="Compact"/>
        <w:numPr>
          <w:ilvl w:val="0"/>
          <w:numId w:val="1266"/>
        </w:numPr>
      </w:pPr>
      <w:r>
        <w:rPr>
          <w:i/>
          <w:iCs/>
        </w:rPr>
        <w:t xml:space="preserve">The Matrix</w:t>
      </w:r>
      <w:r>
        <w:t xml:space="preserve"> </w:t>
      </w:r>
      <w:r>
        <w:t xml:space="preserve">(1999)</w:t>
      </w:r>
    </w:p>
    <w:p>
      <w:pPr>
        <w:pStyle w:val="Compact"/>
        <w:numPr>
          <w:ilvl w:val="0"/>
          <w:numId w:val="1266"/>
        </w:numPr>
      </w:pPr>
      <w:r>
        <w:rPr>
          <w:i/>
          <w:iCs/>
        </w:rPr>
        <w:t xml:space="preserve">Blade Runner</w:t>
      </w:r>
      <w:r>
        <w:t xml:space="preserve"> </w:t>
      </w:r>
      <w:r>
        <w:t xml:space="preserve">(1982)</w:t>
      </w:r>
    </w:p>
    <w:p>
      <w:pPr>
        <w:pStyle w:val="Compact"/>
        <w:numPr>
          <w:ilvl w:val="0"/>
          <w:numId w:val="1266"/>
        </w:numPr>
      </w:pPr>
      <w:r>
        <w:rPr>
          <w:i/>
          <w:iCs/>
        </w:rPr>
        <w:t xml:space="preserve">WarGames</w:t>
      </w:r>
      <w:r>
        <w:t xml:space="preserve"> </w:t>
      </w:r>
      <w:r>
        <w:t xml:space="preserve">(1983)</w:t>
      </w:r>
    </w:p>
    <w:p>
      <w:pPr>
        <w:pStyle w:val="Compact"/>
        <w:numPr>
          <w:ilvl w:val="0"/>
          <w:numId w:val="1266"/>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6"/>
        </w:numPr>
      </w:pPr>
      <w:r>
        <w:rPr>
          <w:i/>
          <w:iCs/>
        </w:rPr>
        <w:t xml:space="preserve">Ender’s Game</w:t>
      </w:r>
      <w:r>
        <w:t xml:space="preserve"> </w:t>
      </w:r>
      <w:r>
        <w:t xml:space="preserve">(Card 1985)</w:t>
      </w:r>
    </w:p>
    <w:p>
      <w:pPr>
        <w:pStyle w:val="Compact"/>
        <w:numPr>
          <w:ilvl w:val="0"/>
          <w:numId w:val="126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23" name="Picture"/>
            <a:graphic>
              <a:graphicData uri="http://schemas.openxmlformats.org/drawingml/2006/picture">
                <pic:pic>
                  <pic:nvPicPr>
                    <pic:cNvPr descr="assets/images/matrix-agents.png" id="724" name="Picture"/>
                    <pic:cNvPicPr>
                      <a:picLocks noChangeArrowheads="1" noChangeAspect="1"/>
                    </pic:cNvPicPr>
                  </pic:nvPicPr>
                  <pic:blipFill>
                    <a:blip r:embed="rId72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25">
        <w:r>
          <w:rPr>
            <w:rStyle w:val="Hyperlink"/>
          </w:rPr>
          <w:t xml:space="preserve">Agents</w:t>
        </w:r>
      </w:hyperlink>
    </w:p>
    <w:bookmarkEnd w:id="726"/>
    <w:bookmarkEnd w:id="727"/>
    <w:bookmarkStart w:id="733"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8" name="Picture"/>
                  <a:graphic>
                    <a:graphicData uri="http://schemas.openxmlformats.org/drawingml/2006/picture">
                      <pic:pic>
                        <pic:nvPicPr>
                          <pic:cNvPr descr="/opt/quarto/share/formats/docx/note.png" id="72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30">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1" name="Picture"/>
                  <a:graphic>
                    <a:graphicData uri="http://schemas.openxmlformats.org/drawingml/2006/picture">
                      <pic:pic>
                        <pic:nvPicPr>
                          <pic:cNvPr descr="/opt/quarto/share/formats/docx/warning.png" id="732"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8"/>
              </w:numPr>
            </w:pPr>
            <w:r>
              <w:t xml:space="preserve">Access secrets and credentials</w:t>
            </w:r>
          </w:p>
          <w:p>
            <w:pPr>
              <w:pStyle w:val="Compact"/>
              <w:numPr>
                <w:ilvl w:val="0"/>
                <w:numId w:val="1268"/>
              </w:numPr>
            </w:pPr>
            <w:r>
              <w:t xml:space="preserve">Deploy code to production</w:t>
            </w:r>
          </w:p>
          <w:p>
            <w:pPr>
              <w:pStyle w:val="Compact"/>
              <w:numPr>
                <w:ilvl w:val="0"/>
                <w:numId w:val="126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33"/>
    <w:bookmarkStart w:id="743"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35"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9"/>
        </w:numPr>
      </w:pPr>
      <w:r>
        <w:t xml:space="preserve">Data exfiltration</w:t>
      </w:r>
    </w:p>
    <w:p>
      <w:pPr>
        <w:pStyle w:val="Compact"/>
        <w:numPr>
          <w:ilvl w:val="0"/>
          <w:numId w:val="1269"/>
        </w:numPr>
      </w:pPr>
      <w:r>
        <w:t xml:space="preserve">Accidental leaks of sensitive information</w:t>
      </w:r>
    </w:p>
    <w:p>
      <w:pPr>
        <w:pStyle w:val="Compact"/>
        <w:numPr>
          <w:ilvl w:val="0"/>
          <w:numId w:val="1269"/>
        </w:numPr>
      </w:pPr>
      <w:r>
        <w:t xml:space="preserve">Execution of malicious instructions</w:t>
      </w:r>
    </w:p>
    <w:p>
      <w:pPr>
        <w:pStyle w:val="FirstParagraph"/>
      </w:pPr>
      <w:r>
        <w:t xml:space="preserve">By default, the agent’s firewall allows access to:</w:t>
      </w:r>
    </w:p>
    <w:p>
      <w:pPr>
        <w:pStyle w:val="Compact"/>
        <w:numPr>
          <w:ilvl w:val="0"/>
          <w:numId w:val="1270"/>
        </w:numPr>
      </w:pPr>
      <w:r>
        <w:t xml:space="preserve">Common OS package repositories (Debian, Ubuntu, Red Hat, etc.)</w:t>
      </w:r>
    </w:p>
    <w:p>
      <w:pPr>
        <w:pStyle w:val="Compact"/>
        <w:numPr>
          <w:ilvl w:val="0"/>
          <w:numId w:val="1270"/>
        </w:numPr>
      </w:pPr>
      <w:r>
        <w:t xml:space="preserve">Popular container registries (Docker Hub, Azure Container Registry, AWS ECR, etc.)</w:t>
      </w:r>
    </w:p>
    <w:p>
      <w:pPr>
        <w:pStyle w:val="Compact"/>
        <w:numPr>
          <w:ilvl w:val="0"/>
          <w:numId w:val="1270"/>
        </w:numPr>
      </w:pPr>
      <w:r>
        <w:t xml:space="preserve">Language-specific package registries (npm, PyPI, Maven, RubyGems, etc.)</w:t>
      </w:r>
    </w:p>
    <w:p>
      <w:pPr>
        <w:pStyle w:val="Compact"/>
        <w:numPr>
          <w:ilvl w:val="0"/>
          <w:numId w:val="127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34">
        <w:r>
          <w:rPr>
            <w:rStyle w:val="Hyperlink"/>
          </w:rPr>
          <w:t xml:space="preserve">Copilot allowlist reference</w:t>
        </w:r>
      </w:hyperlink>
      <w:r>
        <w:t xml:space="preserve">.</w:t>
      </w:r>
    </w:p>
    <w:bookmarkEnd w:id="735"/>
    <w:bookmarkStart w:id="737"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1"/>
        </w:numPr>
      </w:pPr>
      <w:r>
        <w:t xml:space="preserve">Add custom hosts to the allowlist (for internal dependencies or additional registries)</w:t>
      </w:r>
    </w:p>
    <w:p>
      <w:pPr>
        <w:pStyle w:val="Compact"/>
        <w:numPr>
          <w:ilvl w:val="0"/>
          <w:numId w:val="1271"/>
        </w:numPr>
      </w:pPr>
      <w:r>
        <w:t xml:space="preserve">Opt out of the default recommended allowlist for stricter security</w:t>
      </w:r>
    </w:p>
    <w:p>
      <w:pPr>
        <w:pStyle w:val="Compact"/>
        <w:numPr>
          <w:ilvl w:val="0"/>
          <w:numId w:val="127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36">
        <w:r>
          <w:rPr>
            <w:rStyle w:val="Hyperlink"/>
          </w:rPr>
          <w:t xml:space="preserve">Customizing or disabling the firewall for GitHub Copilot coding agent</w:t>
        </w:r>
      </w:hyperlink>
      <w:r>
        <w:t xml:space="preserve">.</w:t>
      </w:r>
    </w:p>
    <w:bookmarkEnd w:id="737"/>
    <w:bookmarkStart w:id="742"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2"/>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2"/>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2"/>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2"/>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2"/>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2"/>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2"/>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2"/>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2"/>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3"/>
        </w:numPr>
      </w:pPr>
      <w:r>
        <w:rPr>
          <w:rStyle w:val="VerbatimChar"/>
        </w:rPr>
        <w:t xml:space="preserve">cran.r-project.org</w:t>
      </w:r>
      <w:r>
        <w:t xml:space="preserve"> </w:t>
      </w:r>
      <w:r>
        <w:t xml:space="preserve">- The Comprehensive R Archive Network</w:t>
      </w:r>
    </w:p>
    <w:p>
      <w:pPr>
        <w:pStyle w:val="Compact"/>
        <w:numPr>
          <w:ilvl w:val="0"/>
          <w:numId w:val="1273"/>
        </w:numPr>
      </w:pPr>
      <w:r>
        <w:rPr>
          <w:rStyle w:val="VerbatimChar"/>
        </w:rPr>
        <w:t xml:space="preserve">cloud.r-project.org</w:t>
      </w:r>
      <w:r>
        <w:t xml:space="preserve"> </w:t>
      </w:r>
      <w:r>
        <w:t xml:space="preserve">- CRAN mirror (cloud-based)</w:t>
      </w:r>
    </w:p>
    <w:p>
      <w:pPr>
        <w:pStyle w:val="Compact"/>
        <w:numPr>
          <w:ilvl w:val="0"/>
          <w:numId w:val="1273"/>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3"/>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3"/>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4"/>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4"/>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4"/>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4"/>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5"/>
        </w:numPr>
      </w:pPr>
      <w:r>
        <w:rPr>
          <w:rStyle w:val="VerbatimChar"/>
        </w:rPr>
        <w:t xml:space="preserve">en.wikipedia.org</w:t>
      </w:r>
      <w:r>
        <w:t xml:space="preserve"> </w:t>
      </w:r>
      <w:r>
        <w:t xml:space="preserve">- General reference and technical documentation</w:t>
      </w:r>
    </w:p>
    <w:p>
      <w:pPr>
        <w:pStyle w:val="Compact"/>
        <w:numPr>
          <w:ilvl w:val="0"/>
          <w:numId w:val="1275"/>
        </w:numPr>
      </w:pPr>
      <w:r>
        <w:rPr>
          <w:rStyle w:val="VerbatimChar"/>
        </w:rPr>
        <w:t xml:space="preserve">r-project.org</w:t>
      </w:r>
      <w:r>
        <w:t xml:space="preserve"> </w:t>
      </w:r>
      <w:r>
        <w:t xml:space="preserve">- Official R project website</w:t>
      </w:r>
    </w:p>
    <w:p>
      <w:pPr>
        <w:pStyle w:val="Compact"/>
        <w:numPr>
          <w:ilvl w:val="0"/>
          <w:numId w:val="1275"/>
        </w:numPr>
      </w:pPr>
      <w:r>
        <w:rPr>
          <w:rStyle w:val="VerbatimChar"/>
        </w:rPr>
        <w:t xml:space="preserve">quarto.org</w:t>
      </w:r>
      <w:r>
        <w:t xml:space="preserve"> </w:t>
      </w:r>
      <w:r>
        <w:t xml:space="preserve">- Quarto publishing system documentation</w:t>
      </w:r>
    </w:p>
    <w:p>
      <w:pPr>
        <w:pStyle w:val="Compact"/>
        <w:numPr>
          <w:ilvl w:val="0"/>
          <w:numId w:val="1275"/>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6"/>
        </w:numPr>
      </w:pPr>
      <w:r>
        <w:rPr>
          <w:rStyle w:val="VerbatimChar"/>
        </w:rPr>
        <w:t xml:space="preserve">github.com/tidyverse/*</w:t>
      </w:r>
      <w:r>
        <w:t xml:space="preserve"> </w:t>
      </w:r>
      <w:r>
        <w:t xml:space="preserve">- Tidyverse package source code</w:t>
      </w:r>
    </w:p>
    <w:p>
      <w:pPr>
        <w:pStyle w:val="Compact"/>
        <w:numPr>
          <w:ilvl w:val="0"/>
          <w:numId w:val="1276"/>
        </w:numPr>
      </w:pPr>
      <w:r>
        <w:rPr>
          <w:rStyle w:val="VerbatimChar"/>
        </w:rPr>
        <w:t xml:space="preserve">github.com/r-lib/*</w:t>
      </w:r>
      <w:r>
        <w:t xml:space="preserve"> </w:t>
      </w:r>
      <w:r>
        <w:t xml:space="preserve">- R-lib package source code</w:t>
      </w:r>
    </w:p>
    <w:p>
      <w:pPr>
        <w:pStyle w:val="Compact"/>
        <w:numPr>
          <w:ilvl w:val="0"/>
          <w:numId w:val="1276"/>
        </w:numPr>
      </w:pPr>
      <w:r>
        <w:rPr>
          <w:rStyle w:val="VerbatimChar"/>
        </w:rPr>
        <w:t xml:space="preserve">github.com/rstudio/*</w:t>
      </w:r>
      <w:r>
        <w:t xml:space="preserve"> </w:t>
      </w:r>
      <w:r>
        <w:t xml:space="preserve">- RStudio package source code</w:t>
      </w:r>
    </w:p>
    <w:p>
      <w:pPr>
        <w:pStyle w:val="Compact"/>
        <w:numPr>
          <w:ilvl w:val="0"/>
          <w:numId w:val="1276"/>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tip.png" id="739"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7"/>
              </w:numPr>
            </w:pPr>
            <w:r>
              <w:t xml:space="preserve">Coding agents report blocked access to these sites</w:t>
            </w:r>
          </w:p>
          <w:p>
            <w:pPr>
              <w:pStyle w:val="Compact"/>
              <w:numPr>
                <w:ilvl w:val="0"/>
                <w:numId w:val="1277"/>
              </w:numPr>
            </w:pPr>
            <w:r>
              <w:t xml:space="preserve">You’re working on R or data science projects that use these packages</w:t>
            </w:r>
          </w:p>
          <w:p>
            <w:pPr>
              <w:pStyle w:val="Compact"/>
              <w:numPr>
                <w:ilvl w:val="0"/>
                <w:numId w:val="1277"/>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0" name="Picture"/>
                  <a:graphic>
                    <a:graphicData uri="http://schemas.openxmlformats.org/drawingml/2006/picture">
                      <pic:pic>
                        <pic:nvPicPr>
                          <pic:cNvPr descr="/opt/quarto/share/formats/docx/note.png" id="74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8"/>
              </w:numPr>
            </w:pPr>
            <w:r>
              <w:t xml:space="preserve">Maintained by reputable organizations (Tidyverse, RStudio/Posit, R Core Team, rOpenSci)</w:t>
            </w:r>
          </w:p>
          <w:p>
            <w:pPr>
              <w:pStyle w:val="Compact"/>
              <w:numPr>
                <w:ilvl w:val="0"/>
                <w:numId w:val="1278"/>
              </w:numPr>
            </w:pPr>
            <w:r>
              <w:t xml:space="preserve">Widely used in the R community</w:t>
            </w:r>
          </w:p>
          <w:p>
            <w:pPr>
              <w:pStyle w:val="Compact"/>
              <w:numPr>
                <w:ilvl w:val="0"/>
                <w:numId w:val="1278"/>
              </w:numPr>
            </w:pPr>
            <w:r>
              <w:t xml:space="preserve">Focused on documentation and package distribution</w:t>
            </w:r>
          </w:p>
          <w:p>
            <w:pPr>
              <w:pStyle w:val="Compact"/>
              <w:numPr>
                <w:ilvl w:val="0"/>
                <w:numId w:val="1278"/>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42"/>
    <w:bookmarkEnd w:id="743"/>
    <w:bookmarkStart w:id="767" w:name="sec-ai-offline"/>
    <w:p>
      <w:pPr>
        <w:pStyle w:val="Heading3"/>
      </w:pPr>
      <w:ins w:id="2521" w:author="PR Preview" w:date="2024-01-01T00:00:00Z">
        <w:r>
          <w:t xml:space="preserve">18.5.10 Running Coding Agents Offline</w:t>
        </w:r>
      </w:ins>
    </w:p>
    <w:p>
      <w:pPr>
        <w:pStyle w:val="FirstParagraph"/>
      </w:pPr>
      <w:ins w:id="2522" w:author="PR Preview" w:date="2024-01-01T00:00:00Z">
        <w:r>
          <w:t xml:space="preserve">Some environments restrict or prohibit internet access—high-performance computing (HPC) clusters,</w:t>
        </w:r>
      </w:ins>
      <w:ins w:id="2522" w:author="PR Preview" w:date="2024-01-01T00:00:00Z">
        <w:r>
          <w:t xml:space="preserve"> </w:t>
        </w:r>
      </w:ins>
      <w:ins w:id="2522" w:author="PR Preview" w:date="2024-01-01T00:00:00Z">
        <w:r>
          <w:t xml:space="preserve">hospital networks,</w:t>
        </w:r>
      </w:ins>
      <w:ins w:id="2522" w:author="PR Preview" w:date="2024-01-01T00:00:00Z">
        <w:r>
          <w:t xml:space="preserve"> </w:t>
        </w:r>
      </w:ins>
      <w:ins w:id="2522" w:author="PR Preview" w:date="2024-01-01T00:00:00Z">
        <w:r>
          <w:t xml:space="preserve">or air-gapped research servers may block connections to cloud AI providers.</w:t>
        </w:r>
      </w:ins>
      <w:ins w:id="2522" w:author="PR Preview" w:date="2024-01-01T00:00:00Z">
        <w:r>
          <w:t xml:space="preserve"> </w:t>
        </w:r>
      </w:ins>
      <w:ins w:id="2522" w:author="PR Preview" w:date="2024-01-01T00:00:00Z">
        <w:r>
          <w:t xml:space="preserve">Running a local AI model lets you use coding assistance in these settings</w:t>
        </w:r>
      </w:ins>
      <w:ins w:id="2522" w:author="PR Preview" w:date="2024-01-01T00:00:00Z">
        <w:r>
          <w:t xml:space="preserve"> </w:t>
        </w:r>
      </w:ins>
      <w:ins w:id="2522" w:author="PR Preview" w:date="2024-01-01T00:00:00Z">
        <w:r>
          <w:t xml:space="preserve">without sending code to external servers,</w:t>
        </w:r>
      </w:ins>
      <w:ins w:id="2522" w:author="PR Preview" w:date="2024-01-01T00:00:00Z">
        <w:r>
          <w:t xml:space="preserve"> </w:t>
        </w:r>
      </w:ins>
      <w:ins w:id="2522" w:author="PR Preview" w:date="2024-01-01T00:00:00Z">
        <w:r>
          <w:t xml:space="preserve">which also addresses data-privacy concerns</w:t>
        </w:r>
      </w:ins>
      <w:ins w:id="2522" w:author="PR Preview" w:date="2024-01-01T00:00:00Z">
        <w:r>
          <w:t xml:space="preserve"> </w:t>
        </w:r>
      </w:ins>
      <w:ins w:id="2522" w:author="PR Preview" w:date="2024-01-01T00:00:00Z">
        <w:r>
          <w:t xml:space="preserve">when working with sensitive or confidential data.</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4" name="Picture"/>
                  <a:graphic>
                    <a:graphicData uri="http://schemas.openxmlformats.org/drawingml/2006/picture">
                      <pic:pic>
                        <pic:nvPicPr>
                          <pic:cNvPr descr="/opt/quarto/share/formats/docx/note.png" id="74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53" w:name="running-a-local-model-with-ollama"/>
    <w:p>
      <w:pPr>
        <w:pStyle w:val="Heading4"/>
      </w:pPr>
      <w:ins w:id="2523" w:author="PR Preview" w:date="2024-01-01T00:00:00Z">
        <w:r>
          <w:t xml:space="preserve">18.5.10.1 Running a Local Model with Ollama</w:t>
        </w:r>
      </w:ins>
    </w:p>
    <w:p>
      <w:pPr>
        <w:pStyle w:val="FirstParagraph"/>
      </w:pPr>
      <w:hyperlink r:id="rId746">
        <w:r>
          <w:rPr>
            <w:rStyle w:val="Hyperlink"/>
          </w:rPr>
          <w:t xml:space="preserve">Ollama</w:t>
        </w:r>
      </w:hyperlink>
      <w:ins w:id="2524" w:author="PR Preview" w:date="2024-01-01T00:00:00Z">
        <w:r>
          <w:t xml:space="preserve"> </w:t>
        </w:r>
      </w:ins>
      <w:ins w:id="2524" w:author="PR Preview" w:date="2024-01-01T00:00:00Z">
        <w:r>
          <w:t xml:space="preserve">is a common way to run open-weight AI models locally.</w:t>
        </w:r>
      </w:ins>
      <w:ins w:id="2524" w:author="PR Preview" w:date="2024-01-01T00:00:00Z">
        <w:r>
          <w:t xml:space="preserve"> </w:t>
        </w:r>
      </w:ins>
      <w:ins w:id="2524" w:author="PR Preview" w:date="2024-01-01T00:00:00Z">
        <w:r>
          <w:t xml:space="preserve">It packages models and a simple API server into a single tool</w:t>
        </w:r>
      </w:ins>
      <w:ins w:id="2524" w:author="PR Preview" w:date="2024-01-01T00:00:00Z">
        <w:r>
          <w:t xml:space="preserve"> </w:t>
        </w:r>
      </w:ins>
      <w:ins w:id="2524" w:author="PR Preview" w:date="2024-01-01T00:00:00Z">
        <w:r>
          <w:t xml:space="preserve">and is available for macOS, Linux, and Windows.</w:t>
        </w:r>
      </w:ins>
    </w:p>
    <w:p>
      <w:pPr>
        <w:pStyle w:val="BodyText"/>
      </w:pPr>
      <w:ins w:id="2525" w:author="PR Preview" w:date="2024-01-01T00:00:00Z">
        <w:r>
          <w:rPr>
            <w:b/>
            <w:bCs/>
          </w:rPr>
          <w:t xml:space="preserve">Install Ollama:</w:t>
        </w:r>
      </w:ins>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48" name="Picture"/>
                  <a:graphic>
                    <a:graphicData uri="http://schemas.openxmlformats.org/drawingml/2006/picture">
                      <pic:pic>
                        <pic:nvPicPr>
                          <pic:cNvPr descr="/opt/quarto/share/formats/docx/caution.png" id="749"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50">
              <w:r>
                <w:rPr>
                  <w:rStyle w:val="Hyperlink"/>
                </w:rPr>
                <w:t xml:space="preserve">Ollama releases page</w:t>
              </w:r>
            </w:hyperlink>
            <w:r>
              <w:t xml:space="preserve">.</w:t>
            </w:r>
          </w:p>
          <w:p/>
        </w:tc>
      </w:tr>
    </w:tbl>
    <w:p>
      <w:pPr>
        <w:pStyle w:val="BodyText"/>
      </w:pPr>
      <w:ins w:id="2526" w:author="PR Preview" w:date="2024-01-01T00:00:00Z">
        <w:r>
          <w:t xml:space="preserve"> </w:t>
        </w:r>
      </w:ins>
    </w:p>
    <w:p>
      <w:pPr>
        <w:pStyle w:val="SourceCode"/>
      </w:pPr>
      <w:ins w:id="2527" w:author="PR Preview" w:date="2024-01-01T00:00:00Z">
        <w:r>
          <w:rPr>
            <w:rStyle w:val="CommentTok"/>
          </w:rPr>
          <w:t xml:space="preserve"># macOS / Linux: download, review, then run (do not chain these into one command)</w:t>
        </w:r>
      </w:ins>
      <w:ins w:id="2527" w:author="PR Preview" w:date="2024-01-01T00:00:00Z">
        <w:r>
          <w:br/>
        </w:r>
      </w:ins>
      <w:ins w:id="2527" w:author="PR Preview" w:date="2024-01-01T00:00:00Z">
        <w:r>
          <w:rPr>
            <w:rStyle w:val="ExtensionTok"/>
          </w:rPr>
          <w:t xml:space="preserve">curl</w:t>
        </w:r>
      </w:ins>
      <w:ins w:id="2527" w:author="PR Preview" w:date="2024-01-01T00:00:00Z">
        <w:r>
          <w:rPr>
            <w:rStyle w:val="NormalTok"/>
          </w:rPr>
          <w:t xml:space="preserve"> </w:t>
        </w:r>
      </w:ins>
      <w:ins w:id="2527" w:author="PR Preview" w:date="2024-01-01T00:00:00Z">
        <w:r>
          <w:rPr>
            <w:rStyle w:val="AttributeTok"/>
          </w:rPr>
          <w:t xml:space="preserve">-fsSL</w:t>
        </w:r>
      </w:ins>
      <w:ins w:id="2527" w:author="PR Preview" w:date="2024-01-01T00:00:00Z">
        <w:r>
          <w:rPr>
            <w:rStyle w:val="NormalTok"/>
          </w:rPr>
          <w:t xml:space="preserve"> https://ollama.com/install.sh </w:t>
        </w:r>
      </w:ins>
      <w:ins w:id="2527" w:author="PR Preview" w:date="2024-01-01T00:00:00Z">
        <w:r>
          <w:rPr>
            <w:rStyle w:val="AttributeTok"/>
          </w:rPr>
          <w:t xml:space="preserve">-o</w:t>
        </w:r>
      </w:ins>
      <w:ins w:id="2527" w:author="PR Preview" w:date="2024-01-01T00:00:00Z">
        <w:r>
          <w:rPr>
            <w:rStyle w:val="NormalTok"/>
          </w:rPr>
          <w:t xml:space="preserve"> install.sh</w:t>
        </w:r>
      </w:ins>
      <w:ins w:id="2527" w:author="PR Preview" w:date="2024-01-01T00:00:00Z">
        <w:r>
          <w:br/>
        </w:r>
      </w:ins>
      <w:ins w:id="2527" w:author="PR Preview" w:date="2024-01-01T00:00:00Z">
        <w:r>
          <w:rPr>
            <w:rStyle w:val="FunctionTok"/>
          </w:rPr>
          <w:t xml:space="preserve">less</w:t>
        </w:r>
      </w:ins>
      <w:ins w:id="2527" w:author="PR Preview" w:date="2024-01-01T00:00:00Z">
        <w:r>
          <w:rPr>
            <w:rStyle w:val="NormalTok"/>
          </w:rPr>
          <w:t xml:space="preserve"> install.sh   </w:t>
        </w:r>
      </w:ins>
      <w:ins w:id="2527" w:author="PR Preview" w:date="2024-01-01T00:00:00Z">
        <w:r>
          <w:rPr>
            <w:rStyle w:val="CommentTok"/>
          </w:rPr>
          <w:t xml:space="preserve"># review the script before running it (see caution above)</w:t>
        </w:r>
      </w:ins>
      <w:ins w:id="2527" w:author="PR Preview" w:date="2024-01-01T00:00:00Z">
        <w:r>
          <w:br/>
        </w:r>
      </w:ins>
      <w:ins w:id="2527" w:author="PR Preview" w:date="2024-01-01T00:00:00Z">
        <w:r>
          <w:rPr>
            <w:rStyle w:val="FunctionTok"/>
          </w:rPr>
          <w:t xml:space="preserve">sh</w:t>
        </w:r>
      </w:ins>
      <w:ins w:id="2527" w:author="PR Preview" w:date="2024-01-01T00:00:00Z">
        <w:r>
          <w:rPr>
            <w:rStyle w:val="NormalTok"/>
          </w:rPr>
          <w:t xml:space="preserve"> install.sh</w:t>
        </w:r>
      </w:ins>
    </w:p>
    <w:p>
      <w:pPr>
        <w:pStyle w:val="FirstParagraph"/>
      </w:pPr>
      <w:ins w:id="2528" w:author="PR Preview" w:date="2024-01-01T00:00:00Z">
        <w:r>
          <w:t xml:space="preserve">On Windows, download the installer from</w:t>
        </w:r>
      </w:ins>
      <w:ins w:id="2528" w:author="PR Preview" w:date="2024-01-01T00:00:00Z">
        <w:r>
          <w:t xml:space="preserve"> </w:t>
        </w:r>
      </w:ins>
      <w:hyperlink r:id="rId751">
        <w:r>
          <w:rPr>
            <w:rStyle w:val="Hyperlink"/>
          </w:rPr>
          <w:t xml:space="preserve">https://ollama.com/download</w:t>
        </w:r>
      </w:hyperlink>
      <w:ins w:id="2528" w:author="PR Preview" w:date="2024-01-01T00:00:00Z">
        <w:r>
          <w:t xml:space="preserve">.</w:t>
        </w:r>
      </w:ins>
    </w:p>
    <w:p>
      <w:pPr>
        <w:pStyle w:val="BodyText"/>
      </w:pPr>
      <w:ins w:id="2529" w:author="PR Preview" w:date="2024-01-01T00:00:00Z">
        <w:r>
          <w:rPr>
            <w:b/>
            <w:bCs/>
          </w:rPr>
          <w:t xml:space="preserve">Pull a code-focused model:</w:t>
        </w:r>
      </w:ins>
    </w:p>
    <w:p>
      <w:pPr>
        <w:pStyle w:val="SourceCode"/>
      </w:pPr>
      <w:ins w:id="2530" w:author="PR Preview" w:date="2024-01-01T00:00:00Z">
        <w:r>
          <w:rPr>
            <w:rStyle w:val="CommentTok"/>
          </w:rPr>
          <w:t xml:space="preserve"># Smaller, faster; works on most machines with a modern GPU or Apple Silicon</w:t>
        </w:r>
      </w:ins>
      <w:ins w:id="2530" w:author="PR Preview" w:date="2024-01-01T00:00:00Z">
        <w:r>
          <w:br/>
        </w:r>
      </w:ins>
      <w:ins w:id="2530" w:author="PR Preview" w:date="2024-01-01T00:00:00Z">
        <w:r>
          <w:rPr>
            <w:rStyle w:val="ExtensionTok"/>
          </w:rPr>
          <w:t xml:space="preserve">ollama</w:t>
        </w:r>
      </w:ins>
      <w:ins w:id="2530" w:author="PR Preview" w:date="2024-01-01T00:00:00Z">
        <w:r>
          <w:rPr>
            <w:rStyle w:val="NormalTok"/>
          </w:rPr>
          <w:t xml:space="preserve"> pull qwen2.5-coder:7b</w:t>
        </w:r>
      </w:ins>
      <w:ins w:id="2530" w:author="PR Preview" w:date="2024-01-01T00:00:00Z">
        <w:r>
          <w:br/>
        </w:r>
      </w:ins>
      <w:ins w:id="2530" w:author="PR Preview" w:date="2024-01-01T00:00:00Z">
        <w:r>
          <w:br/>
        </w:r>
      </w:ins>
      <w:ins w:id="2530" w:author="PR Preview" w:date="2024-01-01T00:00:00Z">
        <w:r>
          <w:rPr>
            <w:rStyle w:val="CommentTok"/>
          </w:rPr>
          <w:t xml:space="preserve"># More capable; larger memory footprint</w:t>
        </w:r>
      </w:ins>
      <w:ins w:id="2530" w:author="PR Preview" w:date="2024-01-01T00:00:00Z">
        <w:r>
          <w:br/>
        </w:r>
      </w:ins>
      <w:ins w:id="2530" w:author="PR Preview" w:date="2024-01-01T00:00:00Z">
        <w:r>
          <w:rPr>
            <w:rStyle w:val="ExtensionTok"/>
          </w:rPr>
          <w:t xml:space="preserve">ollama</w:t>
        </w:r>
      </w:ins>
      <w:ins w:id="2530" w:author="PR Preview" w:date="2024-01-01T00:00:00Z">
        <w:r>
          <w:rPr>
            <w:rStyle w:val="NormalTok"/>
          </w:rPr>
          <w:t xml:space="preserve"> pull qwen2.5-coder:32b</w:t>
        </w:r>
      </w:ins>
      <w:ins w:id="2530" w:author="PR Preview" w:date="2024-01-01T00:00:00Z">
        <w:r>
          <w:br/>
        </w:r>
      </w:ins>
      <w:ins w:id="2530" w:author="PR Preview" w:date="2024-01-01T00:00:00Z">
        <w:r>
          <w:br/>
        </w:r>
      </w:ins>
      <w:ins w:id="2530" w:author="PR Preview" w:date="2024-01-01T00:00:00Z">
        <w:r>
          <w:rPr>
            <w:rStyle w:val="CommentTok"/>
          </w:rPr>
          <w:t xml:space="preserve"># Alternatively, a general-purpose model (70B variant; needs a high-memory GPU)</w:t>
        </w:r>
      </w:ins>
      <w:ins w:id="2530" w:author="PR Preview" w:date="2024-01-01T00:00:00Z">
        <w:r>
          <w:br/>
        </w:r>
      </w:ins>
      <w:ins w:id="2530" w:author="PR Preview" w:date="2024-01-01T00:00:00Z">
        <w:r>
          <w:rPr>
            <w:rStyle w:val="ExtensionTok"/>
          </w:rPr>
          <w:t xml:space="preserve">ollama</w:t>
        </w:r>
      </w:ins>
      <w:ins w:id="2530" w:author="PR Preview" w:date="2024-01-01T00:00:00Z">
        <w:r>
          <w:rPr>
            <w:rStyle w:val="NormalTok"/>
          </w:rPr>
          <w:t xml:space="preserve"> pull llama3.3</w:t>
        </w:r>
      </w:ins>
    </w:p>
    <w:p>
      <w:pPr>
        <w:pStyle w:val="FirstParagraph"/>
      </w:pPr>
      <w:ins w:id="2531" w:author="PR Preview" w:date="2024-01-01T00:00:00Z">
        <w:r>
          <w:t xml:space="preserve">The VRAM each model needs depends on its size and quantization and changes as</w:t>
        </w:r>
      </w:ins>
      <w:ins w:id="2531" w:author="PR Preview" w:date="2024-01-01T00:00:00Z">
        <w:r>
          <w:t xml:space="preserve"> </w:t>
        </w:r>
      </w:ins>
      <w:ins w:id="2531" w:author="PR Preview" w:date="2024-01-01T00:00:00Z">
        <w:r>
          <w:t xml:space="preserve">models are re-quantized—check the</w:t>
        </w:r>
      </w:ins>
      <w:ins w:id="2531" w:author="PR Preview" w:date="2024-01-01T00:00:00Z">
        <w:r>
          <w:t xml:space="preserve"> </w:t>
        </w:r>
      </w:ins>
      <w:hyperlink r:id="rId752">
        <w:r>
          <w:rPr>
            <w:rStyle w:val="Hyperlink"/>
          </w:rPr>
          <w:t xml:space="preserve">Ollama model library</w:t>
        </w:r>
      </w:hyperlink>
      <w:ins w:id="2531" w:author="PR Preview" w:date="2024-01-01T00:00:00Z">
        <w:r>
          <w:t xml:space="preserve"> </w:t>
        </w:r>
      </w:ins>
      <w:ins w:id="2531" w:author="PR Preview" w:date="2024-01-01T00:00:00Z">
        <w:r>
          <w:t xml:space="preserve">for current requirements. As a rough guide, smaller (7B) models run on consumer</w:t>
        </w:r>
      </w:ins>
      <w:ins w:id="2531" w:author="PR Preview" w:date="2024-01-01T00:00:00Z">
        <w:r>
          <w:t xml:space="preserve"> </w:t>
        </w:r>
      </w:ins>
      <w:ins w:id="2531" w:author="PR Preview" w:date="2024-01-01T00:00:00Z">
        <w:r>
          <w:t xml:space="preserve">GPUs with around 8 GB of VRAM, while larger (32B and 70B) models need</w:t>
        </w:r>
      </w:ins>
      <w:ins w:id="2531" w:author="PR Preview" w:date="2024-01-01T00:00:00Z">
        <w:r>
          <w:t xml:space="preserve"> </w:t>
        </w:r>
      </w:ins>
      <w:ins w:id="2531" w:author="PR Preview" w:date="2024-01-01T00:00:00Z">
        <w:r>
          <w:t xml:space="preserve">substantially more and may not fit on a single GPU.</w:t>
        </w:r>
      </w:ins>
    </w:p>
    <w:p>
      <w:pPr>
        <w:pStyle w:val="BodyText"/>
      </w:pPr>
      <w:ins w:id="2532" w:author="PR Preview" w:date="2024-01-01T00:00:00Z">
        <w:r>
          <w:rPr>
            <w:b/>
            <w:bCs/>
          </w:rPr>
          <w:t xml:space="preserve">Start the Ollama server:</w:t>
        </w:r>
      </w:ins>
    </w:p>
    <w:p>
      <w:pPr>
        <w:pStyle w:val="SourceCode"/>
      </w:pPr>
      <w:ins w:id="2533" w:author="PR Preview" w:date="2024-01-01T00:00:00Z">
        <w:r>
          <w:rPr>
            <w:rStyle w:val="ExtensionTok"/>
          </w:rPr>
          <w:t xml:space="preserve">ollama</w:t>
        </w:r>
      </w:ins>
      <w:ins w:id="2533" w:author="PR Preview" w:date="2024-01-01T00:00:00Z">
        <w:r>
          <w:rPr>
            <w:rStyle w:val="NormalTok"/>
          </w:rPr>
          <w:t xml:space="preserve"> serve</w:t>
        </w:r>
      </w:ins>
    </w:p>
    <w:p>
      <w:pPr>
        <w:pStyle w:val="FirstParagraph"/>
      </w:pPr>
      <w:ins w:id="2534" w:author="PR Preview" w:date="2024-01-01T00:00:00Z">
        <w:r>
          <w:t xml:space="preserve">By default the server listens at</w:t>
        </w:r>
      </w:ins>
      <w:ins w:id="2534" w:author="PR Preview" w:date="2024-01-01T00:00:00Z">
        <w:r>
          <w:t xml:space="preserve"> </w:t>
        </w:r>
      </w:ins>
      <w:ins w:id="2534" w:author="PR Preview" w:date="2024-01-01T00:00:00Z">
        <w:r>
          <w:rPr>
            <w:rStyle w:val="VerbatimChar"/>
          </w:rPr>
          <w:t xml:space="preserve">http://localhost:11434</w:t>
        </w:r>
      </w:ins>
      <w:ins w:id="2534" w:author="PR Preview" w:date="2024-01-01T00:00:00Z">
        <w:r>
          <w:t xml:space="preserve">.</w:t>
        </w:r>
      </w:ins>
    </w:p>
    <w:bookmarkEnd w:id="753"/>
    <w:bookmarkStart w:id="756" w:name="connecting-positron-assistant-to-ollama"/>
    <w:p>
      <w:pPr>
        <w:pStyle w:val="Heading4"/>
      </w:pPr>
      <w:ins w:id="2535" w:author="PR Preview" w:date="2024-01-01T00:00:00Z">
        <w:r>
          <w:t xml:space="preserve">18.5.10.2 Connecting Positron Assistant to Ollama</w:t>
        </w:r>
      </w:ins>
    </w:p>
    <w:p>
      <w:pPr>
        <w:pStyle w:val="FirstParagraph"/>
      </w:pPr>
      <w:hyperlink r:id="rId754">
        <w:r>
          <w:rPr>
            <w:rStyle w:val="Hyperlink"/>
          </w:rPr>
          <w:t xml:space="preserve">Positron</w:t>
        </w:r>
      </w:hyperlink>
      <w:ins w:id="2536" w:author="PR Preview" w:date="2024-01-01T00:00:00Z">
        <w:r>
          <w:t xml:space="preserve"> </w:t>
        </w:r>
      </w:ins>
      <w:ins w:id="2536" w:author="PR Preview" w:date="2024-01-01T00:00:00Z">
        <w:r>
          <w:t xml:space="preserve">supports Ollama natively through the</w:t>
        </w:r>
      </w:ins>
      <w:ins w:id="2536" w:author="PR Preview" w:date="2024-01-01T00:00:00Z">
        <w:r>
          <w:t xml:space="preserve"> </w:t>
        </w:r>
      </w:ins>
      <w:hyperlink r:id="rId755">
        <w:r>
          <w:rPr>
            <w:rStyle w:val="Hyperlink"/>
          </w:rPr>
          <w:t xml:space="preserve">OpenAI-compatible API endpoint</w:t>
        </w:r>
      </w:hyperlink>
      <w:ins w:id="2536" w:author="PR Preview" w:date="2024-01-01T00:00:00Z">
        <w:r>
          <w:t xml:space="preserve"> </w:t>
        </w:r>
      </w:ins>
      <w:ins w:id="2536" w:author="PR Preview" w:date="2024-01-01T00:00:00Z">
        <w:r>
          <w:t xml:space="preserve">that Ollama exposes.</w:t>
        </w:r>
      </w:ins>
    </w:p>
    <w:p>
      <w:pPr>
        <w:pStyle w:val="Compact"/>
        <w:numPr>
          <w:ilvl w:val="0"/>
          <w:numId w:val="1279"/>
        </w:numPr>
      </w:pPr>
      <w:ins w:id="2537" w:author="PR Preview" w:date="2024-01-01T00:00:00Z">
        <w:r>
          <w:t xml:space="preserve">Open the Command Palette with</w:t>
        </w:r>
      </w:ins>
      <w:ins w:id="2537" w:author="PR Preview" w:date="2024-01-01T00:00:00Z">
        <w:r>
          <w:t xml:space="preserve"> </w:t>
        </w:r>
      </w:ins>
      <w:ins w:id="2537" w:author="PR Preview" w:date="2024-01-01T00:00:00Z">
        <w:r>
          <w:rPr>
            <w:rStyle w:val="VerbatimChar"/>
          </w:rPr>
          <w:t xml:space="preserve">Cmd+Shift+P</w:t>
        </w:r>
      </w:ins>
      <w:ins w:id="2537" w:author="PR Preview" w:date="2024-01-01T00:00:00Z">
        <w:r>
          <w:t xml:space="preserve"> </w:t>
        </w:r>
      </w:ins>
      <w:ins w:id="2537" w:author="PR Preview" w:date="2024-01-01T00:00:00Z">
        <w:r>
          <w:t xml:space="preserve">(macOS) or</w:t>
        </w:r>
      </w:ins>
      <w:ins w:id="2537" w:author="PR Preview" w:date="2024-01-01T00:00:00Z">
        <w:r>
          <w:t xml:space="preserve"> </w:t>
        </w:r>
      </w:ins>
      <w:ins w:id="2537" w:author="PR Preview" w:date="2024-01-01T00:00:00Z">
        <w:r>
          <w:rPr>
            <w:rStyle w:val="VerbatimChar"/>
          </w:rPr>
          <w:t xml:space="preserve">Ctrl+Shift+P</w:t>
        </w:r>
      </w:ins>
      <w:ins w:id="2537" w:author="PR Preview" w:date="2024-01-01T00:00:00Z">
        <w:r>
          <w:t xml:space="preserve"> </w:t>
        </w:r>
      </w:ins>
      <w:ins w:id="2537" w:author="PR Preview" w:date="2024-01-01T00:00:00Z">
        <w:r>
          <w:t xml:space="preserve">(Windows/Linux).</w:t>
        </w:r>
      </w:ins>
    </w:p>
    <w:p>
      <w:pPr>
        <w:pStyle w:val="Compact"/>
        <w:numPr>
          <w:ilvl w:val="0"/>
          <w:numId w:val="1279"/>
        </w:numPr>
      </w:pPr>
      <w:ins w:id="2538" w:author="PR Preview" w:date="2024-01-01T00:00:00Z">
        <w:r>
          <w:t xml:space="preserve">Run</w:t>
        </w:r>
      </w:ins>
      <w:ins w:id="2538" w:author="PR Preview" w:date="2024-01-01T00:00:00Z">
        <w:r>
          <w:t xml:space="preserve"> </w:t>
        </w:r>
      </w:ins>
      <w:ins w:id="2538" w:author="PR Preview" w:date="2024-01-01T00:00:00Z">
        <w:r>
          <w:rPr>
            <w:b/>
            <w:bCs/>
          </w:rPr>
          <w:t xml:space="preserve">Positron Assistant: Configure Language Model Providers</w:t>
        </w:r>
      </w:ins>
      <w:ins w:id="2538" w:author="PR Preview" w:date="2024-01-01T00:00:00Z">
        <w:r>
          <w:t xml:space="preserve">.</w:t>
        </w:r>
      </w:ins>
    </w:p>
    <w:p>
      <w:pPr>
        <w:pStyle w:val="Compact"/>
        <w:numPr>
          <w:ilvl w:val="0"/>
          <w:numId w:val="1279"/>
        </w:numPr>
      </w:pPr>
      <w:ins w:id="2539" w:author="PR Preview" w:date="2024-01-01T00:00:00Z">
        <w:r>
          <w:t xml:space="preserve">Select</w:t>
        </w:r>
      </w:ins>
      <w:ins w:id="2539" w:author="PR Preview" w:date="2024-01-01T00:00:00Z">
        <w:r>
          <w:t xml:space="preserve"> </w:t>
        </w:r>
      </w:ins>
      <w:ins w:id="2539" w:author="PR Preview" w:date="2024-01-01T00:00:00Z">
        <w:r>
          <w:rPr>
            <w:b/>
            <w:bCs/>
          </w:rPr>
          <w:t xml:space="preserve">Ollama</w:t>
        </w:r>
      </w:ins>
      <w:ins w:id="2539" w:author="PR Preview" w:date="2024-01-01T00:00:00Z">
        <w:r>
          <w:t xml:space="preserve"> </w:t>
        </w:r>
      </w:ins>
      <w:ins w:id="2539" w:author="PR Preview" w:date="2024-01-01T00:00:00Z">
        <w:r>
          <w:t xml:space="preserve">(or</w:t>
        </w:r>
      </w:ins>
      <w:ins w:id="2539" w:author="PR Preview" w:date="2024-01-01T00:00:00Z">
        <w:r>
          <w:t xml:space="preserve"> </w:t>
        </w:r>
      </w:ins>
      <w:ins w:id="2539" w:author="PR Preview" w:date="2024-01-01T00:00:00Z">
        <w:r>
          <w:rPr>
            <w:b/>
            <w:bCs/>
          </w:rPr>
          <w:t xml:space="preserve">Custom/OpenAI-compatible</w:t>
        </w:r>
      </w:ins>
      <w:ins w:id="2539" w:author="PR Preview" w:date="2024-01-01T00:00:00Z">
        <w:r>
          <w:t xml:space="preserve"> </w:t>
        </w:r>
      </w:ins>
      <w:ins w:id="2539" w:author="PR Preview" w:date="2024-01-01T00:00:00Z">
        <w:r>
          <w:t xml:space="preserve">if Ollama is not listed).</w:t>
        </w:r>
      </w:ins>
    </w:p>
    <w:p>
      <w:pPr>
        <w:pStyle w:val="Compact"/>
        <w:numPr>
          <w:ilvl w:val="0"/>
          <w:numId w:val="1279"/>
        </w:numPr>
      </w:pPr>
      <w:ins w:id="2540" w:author="PR Preview" w:date="2024-01-01T00:00:00Z">
        <w:r>
          <w:t xml:space="preserve">Set the base URL to</w:t>
        </w:r>
      </w:ins>
      <w:ins w:id="2540" w:author="PR Preview" w:date="2024-01-01T00:00:00Z">
        <w:r>
          <w:t xml:space="preserve"> </w:t>
        </w:r>
      </w:ins>
      <w:ins w:id="2540" w:author="PR Preview" w:date="2024-01-01T00:00:00Z">
        <w:r>
          <w:rPr>
            <w:rStyle w:val="VerbatimChar"/>
          </w:rPr>
          <w:t xml:space="preserve">http://localhost:11434/v1</w:t>
        </w:r>
      </w:ins>
      <w:ins w:id="2540" w:author="PR Preview" w:date="2024-01-01T00:00:00Z">
        <w:r>
          <w:t xml:space="preserve"> </w:t>
        </w:r>
      </w:ins>
      <w:ins w:id="2540" w:author="PR Preview" w:date="2024-01-01T00:00:00Z">
        <w:r>
          <w:t xml:space="preserve">and leave the API key blank,</w:t>
        </w:r>
      </w:ins>
      <w:ins w:id="2540" w:author="PR Preview" w:date="2024-01-01T00:00:00Z">
        <w:r>
          <w:t xml:space="preserve"> </w:t>
        </w:r>
      </w:ins>
      <w:ins w:id="2540" w:author="PR Preview" w:date="2024-01-01T00:00:00Z">
        <w:r>
          <w:t xml:space="preserve">or, if the client rejects an empty field, enter any placeholder value such as</w:t>
        </w:r>
      </w:ins>
      <w:ins w:id="2540" w:author="PR Preview" w:date="2024-01-01T00:00:00Z">
        <w:r>
          <w:t xml:space="preserve"> </w:t>
        </w:r>
      </w:ins>
      <w:ins w:id="2540" w:author="PR Preview" w:date="2024-01-01T00:00:00Z">
        <w:r>
          <w:rPr>
            <w:rStyle w:val="VerbatimChar"/>
          </w:rPr>
          <w:t xml:space="preserve">ollama</w:t>
        </w:r>
      </w:ins>
      <w:ins w:id="2540" w:author="PR Preview" w:date="2024-01-01T00:00:00Z">
        <w:r>
          <w:t xml:space="preserve">.</w:t>
        </w:r>
      </w:ins>
    </w:p>
    <w:p>
      <w:pPr>
        <w:pStyle w:val="Compact"/>
        <w:numPr>
          <w:ilvl w:val="0"/>
          <w:numId w:val="1279"/>
        </w:numPr>
      </w:pPr>
      <w:ins w:id="2541" w:author="PR Preview" w:date="2024-01-01T00:00:00Z">
        <w:r>
          <w:t xml:space="preserve">Choose your model from the model list (e.g.,</w:t>
        </w:r>
      </w:ins>
      <w:ins w:id="2541" w:author="PR Preview" w:date="2024-01-01T00:00:00Z">
        <w:r>
          <w:t xml:space="preserve"> </w:t>
        </w:r>
      </w:ins>
      <w:ins w:id="2541" w:author="PR Preview" w:date="2024-01-01T00:00:00Z">
        <w:r>
          <w:rPr>
            <w:rStyle w:val="VerbatimChar"/>
          </w:rPr>
          <w:t xml:space="preserve">qwen2.5-coder:7b</w:t>
        </w:r>
      </w:ins>
      <w:ins w:id="2541" w:author="PR Preview" w:date="2024-01-01T00:00:00Z">
        <w:r>
          <w:t xml:space="preserve">).</w:t>
        </w:r>
      </w:ins>
    </w:p>
    <w:p>
      <w:pPr>
        <w:pStyle w:val="FirstParagraph"/>
      </w:pPr>
      <w:ins w:id="2542" w:author="PR Preview" w:date="2024-01-01T00:00:00Z">
        <w:r>
          <w:t xml:space="preserve">Once configured, Positron Assistant will send requests to your local Ollama server</w:t>
        </w:r>
      </w:ins>
      <w:ins w:id="2542" w:author="PR Preview" w:date="2024-01-01T00:00:00Z">
        <w:r>
          <w:t xml:space="preserve"> </w:t>
        </w:r>
      </w:ins>
      <w:ins w:id="2542" w:author="PR Preview" w:date="2024-01-01T00:00:00Z">
        <w:r>
          <w:t xml:space="preserve">instead of a cloud provider.</w:t>
        </w:r>
      </w:ins>
    </w:p>
    <w:bookmarkEnd w:id="756"/>
    <w:bookmarkStart w:id="758" w:name="Xdb900790d603e9eb1dbc219acfc2383290fd98a"/>
    <w:p>
      <w:pPr>
        <w:pStyle w:val="Heading4"/>
      </w:pPr>
      <w:ins w:id="2543" w:author="PR Preview" w:date="2024-01-01T00:00:00Z">
        <w:r>
          <w:t xml:space="preserve">18.5.10.3 Connecting VS Code to Ollama via Continue</w:t>
        </w:r>
      </w:ins>
    </w:p>
    <w:p>
      <w:pPr>
        <w:pStyle w:val="FirstParagraph"/>
      </w:pPr>
      <w:hyperlink r:id="rId757">
        <w:r>
          <w:rPr>
            <w:rStyle w:val="Hyperlink"/>
          </w:rPr>
          <w:t xml:space="preserve">Continue</w:t>
        </w:r>
      </w:hyperlink>
      <w:ins w:id="2544" w:author="PR Preview" w:date="2024-01-01T00:00:00Z">
        <w:r>
          <w:t xml:space="preserve"> </w:t>
        </w:r>
      </w:ins>
      <w:ins w:id="2544" w:author="PR Preview" w:date="2024-01-01T00:00:00Z">
        <w:r>
          <w:t xml:space="preserve">is an open-source VS Code extension</w:t>
        </w:r>
      </w:ins>
      <w:ins w:id="2544" w:author="PR Preview" w:date="2024-01-01T00:00:00Z">
        <w:r>
          <w:t xml:space="preserve"> </w:t>
        </w:r>
      </w:ins>
      <w:ins w:id="2544" w:author="PR Preview" w:date="2024-01-01T00:00:00Z">
        <w:r>
          <w:t xml:space="preserve">that supports Ollama and many other local and cloud backends.</w:t>
        </w:r>
      </w:ins>
    </w:p>
    <w:p>
      <w:pPr>
        <w:pStyle w:val="Compact"/>
        <w:numPr>
          <w:ilvl w:val="0"/>
          <w:numId w:val="1280"/>
        </w:numPr>
      </w:pPr>
      <w:ins w:id="2545" w:author="PR Preview" w:date="2024-01-01T00:00:00Z">
        <w:r>
          <w:t xml:space="preserve">Install the</w:t>
        </w:r>
      </w:ins>
      <w:ins w:id="2545" w:author="PR Preview" w:date="2024-01-01T00:00:00Z">
        <w:r>
          <w:t xml:space="preserve"> </w:t>
        </w:r>
      </w:ins>
      <w:ins w:id="2545" w:author="PR Preview" w:date="2024-01-01T00:00:00Z">
        <w:r>
          <w:rPr>
            <w:b/>
            <w:bCs/>
          </w:rPr>
          <w:t xml:space="preserve">Continue</w:t>
        </w:r>
      </w:ins>
      <w:ins w:id="2545" w:author="PR Preview" w:date="2024-01-01T00:00:00Z">
        <w:r>
          <w:t xml:space="preserve"> </w:t>
        </w:r>
      </w:ins>
      <w:ins w:id="2545" w:author="PR Preview" w:date="2024-01-01T00:00:00Z">
        <w:r>
          <w:t xml:space="preserve">extension from the VS Code marketplace.</w:t>
        </w:r>
      </w:ins>
    </w:p>
    <w:p>
      <w:pPr>
        <w:pStyle w:val="Compact"/>
        <w:numPr>
          <w:ilvl w:val="0"/>
          <w:numId w:val="1280"/>
        </w:numPr>
      </w:pPr>
      <w:ins w:id="2546" w:author="PR Preview" w:date="2024-01-01T00:00:00Z">
        <w:r>
          <w:t xml:space="preserve">Open the Continue sidebar and click the model selector.</w:t>
        </w:r>
      </w:ins>
    </w:p>
    <w:p>
      <w:pPr>
        <w:pStyle w:val="Compact"/>
        <w:numPr>
          <w:ilvl w:val="0"/>
          <w:numId w:val="1280"/>
        </w:numPr>
      </w:pPr>
      <w:ins w:id="2547" w:author="PR Preview" w:date="2024-01-01T00:00:00Z">
        <w:r>
          <w:t xml:space="preserve">Choose</w:t>
        </w:r>
      </w:ins>
      <w:ins w:id="2547" w:author="PR Preview" w:date="2024-01-01T00:00:00Z">
        <w:r>
          <w:t xml:space="preserve"> </w:t>
        </w:r>
      </w:ins>
      <w:ins w:id="2547" w:author="PR Preview" w:date="2024-01-01T00:00:00Z">
        <w:r>
          <w:rPr>
            <w:b/>
            <w:bCs/>
          </w:rPr>
          <w:t xml:space="preserve">Ollama</w:t>
        </w:r>
      </w:ins>
      <w:ins w:id="2547" w:author="PR Preview" w:date="2024-01-01T00:00:00Z">
        <w:r>
          <w:t xml:space="preserve"> </w:t>
        </w:r>
      </w:ins>
      <w:ins w:id="2547" w:author="PR Preview" w:date="2024-01-01T00:00:00Z">
        <w:r>
          <w:t xml:space="preserve">and select a model (Continue detects running Ollama models automatically).</w:t>
        </w:r>
      </w:ins>
    </w:p>
    <w:p>
      <w:pPr>
        <w:pStyle w:val="FirstParagraph"/>
      </w:pPr>
      <w:ins w:id="2548" w:author="PR Preview" w:date="2024-01-01T00:00:00Z">
        <w:r>
          <w:t xml:space="preserve">Continue provides inline completions and a chat panel,</w:t>
        </w:r>
      </w:ins>
      <w:ins w:id="2548" w:author="PR Preview" w:date="2024-01-01T00:00:00Z">
        <w:r>
          <w:t xml:space="preserve"> </w:t>
        </w:r>
      </w:ins>
      <w:ins w:id="2548" w:author="PR Preview" w:date="2024-01-01T00:00:00Z">
        <w:r>
          <w:t xml:space="preserve">similar to GitHub Copilot,</w:t>
        </w:r>
      </w:ins>
      <w:ins w:id="2548" w:author="PR Preview" w:date="2024-01-01T00:00:00Z">
        <w:r>
          <w:t xml:space="preserve"> </w:t>
        </w:r>
      </w:ins>
      <w:ins w:id="2548" w:author="PR Preview" w:date="2024-01-01T00:00:00Z">
        <w:r>
          <w:t xml:space="preserve">but routed entirely to your local model.</w:t>
        </w:r>
      </w:ins>
    </w:p>
    <w:bookmarkEnd w:id="758"/>
    <w:bookmarkStart w:id="765" w:name="working-in-hpc-cluster-environments"/>
    <w:p>
      <w:pPr>
        <w:pStyle w:val="Heading4"/>
      </w:pPr>
      <w:ins w:id="2549" w:author="PR Preview" w:date="2024-01-01T00:00:00Z">
        <w:r>
          <w:t xml:space="preserve">18.5.10.4 Working in HPC / Cluster Environments</w:t>
        </w:r>
      </w:ins>
    </w:p>
    <w:p>
      <w:pPr>
        <w:pStyle w:val="FirstParagraph"/>
      </w:pPr>
      <w:ins w:id="2550" w:author="PR Preview" w:date="2024-01-01T00:00:00Z">
        <w:r>
          <w:t xml:space="preserve">Many HPC clusters do not have outbound internet access on compute nodes</w:t>
        </w:r>
      </w:ins>
      <w:ins w:id="2550" w:author="PR Preview" w:date="2024-01-01T00:00:00Z">
        <w:r>
          <w:t xml:space="preserve"> </w:t>
        </w:r>
      </w:ins>
      <w:ins w:id="2550" w:author="PR Preview" w:date="2024-01-01T00:00:00Z">
        <w:r>
          <w:t xml:space="preserve">but do allow access on login nodes.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note.png" id="76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50">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ins w:id="2551" w:author="PR Preview" w:date="2024-01-01T00:00:00Z">
        <w:r>
          <w:t xml:space="preserve">A useful pattern:</w:t>
        </w:r>
      </w:ins>
    </w:p>
    <w:p>
      <w:pPr>
        <w:numPr>
          <w:ilvl w:val="0"/>
          <w:numId w:val="1281"/>
        </w:numPr>
      </w:pPr>
      <w:ins w:id="2552" w:author="PR Preview" w:date="2024-01-01T00:00:00Z">
        <w:r>
          <w:rPr>
            <w:b/>
            <w:bCs/>
          </w:rPr>
          <w:t xml:space="preserve">Pre-pull models</w:t>
        </w:r>
      </w:ins>
      <w:ins w:id="2552" w:author="PR Preview" w:date="2024-01-01T00:00:00Z">
        <w:r>
          <w:t xml:space="preserve"> </w:t>
        </w:r>
      </w:ins>
      <w:ins w:id="2552" w:author="PR Preview" w:date="2024-01-01T00:00:00Z">
        <w:r>
          <w:t xml:space="preserve">on a login node or a machine with internet access,</w:t>
        </w:r>
      </w:ins>
      <w:ins w:id="2552" w:author="PR Preview" w:date="2024-01-01T00:00:00Z">
        <w:r>
          <w:t xml:space="preserve"> </w:t>
        </w:r>
      </w:ins>
      <w:ins w:id="2552" w:author="PR Preview" w:date="2024-01-01T00:00:00Z">
        <w:r>
          <w:t xml:space="preserve">then copy the model files to the cluster:</w:t>
        </w:r>
      </w:ins>
    </w:p>
    <w:p>
      <w:pPr>
        <w:pStyle w:val="SourceCode"/>
        <w:numPr>
          <w:ilvl w:val="0"/>
          <w:numId w:val="1000"/>
        </w:numPr>
      </w:pPr>
      <w:ins w:id="2553" w:author="PR Preview" w:date="2024-01-01T00:00:00Z">
        <w:r>
          <w:rPr>
            <w:rStyle w:val="CommentTok"/>
          </w:rPr>
          <w:t xml:space="preserve"># On a machine with internet access</w:t>
        </w:r>
      </w:ins>
      <w:ins w:id="2553" w:author="PR Preview" w:date="2024-01-01T00:00:00Z">
        <w:r>
          <w:br/>
        </w:r>
      </w:ins>
      <w:ins w:id="2553" w:author="PR Preview" w:date="2024-01-01T00:00:00Z">
        <w:r>
          <w:rPr>
            <w:rStyle w:val="ExtensionTok"/>
          </w:rPr>
          <w:t xml:space="preserve">ollama</w:t>
        </w:r>
      </w:ins>
      <w:ins w:id="2553" w:author="PR Preview" w:date="2024-01-01T00:00:00Z">
        <w:r>
          <w:rPr>
            <w:rStyle w:val="NormalTok"/>
          </w:rPr>
          <w:t xml:space="preserve"> pull qwen2.5-coder:7b</w:t>
        </w:r>
      </w:ins>
      <w:ins w:id="2553" w:author="PR Preview" w:date="2024-01-01T00:00:00Z">
        <w:r>
          <w:br/>
        </w:r>
      </w:ins>
      <w:ins w:id="2553" w:author="PR Preview" w:date="2024-01-01T00:00:00Z">
        <w:r>
          <w:rPr>
            <w:rStyle w:val="CommentTok"/>
          </w:rPr>
          <w:t xml:space="preserve"># Ollama stores models in ~/.ollama/models by default</w:t>
        </w:r>
      </w:ins>
      <w:ins w:id="2553" w:author="PR Preview" w:date="2024-01-01T00:00:00Z">
        <w:r>
          <w:br/>
        </w:r>
      </w:ins>
      <w:ins w:id="2553" w:author="PR Preview" w:date="2024-01-01T00:00:00Z">
        <w:r>
          <w:rPr>
            <w:rStyle w:val="FunctionTok"/>
          </w:rPr>
          <w:t xml:space="preserve">rsync</w:t>
        </w:r>
      </w:ins>
      <w:ins w:id="2553" w:author="PR Preview" w:date="2024-01-01T00:00:00Z">
        <w:r>
          <w:rPr>
            <w:rStyle w:val="NormalTok"/>
          </w:rPr>
          <w:t xml:space="preserve"> </w:t>
        </w:r>
      </w:ins>
      <w:ins w:id="2553" w:author="PR Preview" w:date="2024-01-01T00:00:00Z">
        <w:r>
          <w:rPr>
            <w:rStyle w:val="AttributeTok"/>
          </w:rPr>
          <w:t xml:space="preserve">-a</w:t>
        </w:r>
      </w:ins>
      <w:ins w:id="2553" w:author="PR Preview" w:date="2024-01-01T00:00:00Z">
        <w:r>
          <w:rPr>
            <w:rStyle w:val="NormalTok"/>
          </w:rPr>
          <w:t xml:space="preserve"> ~/.ollama/models/ user@cluster.example.edu:~/.ollama/models/</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61" name="Picture"/>
                  <a:graphic>
                    <a:graphicData uri="http://schemas.openxmlformats.org/drawingml/2006/picture">
                      <pic:pic>
                        <pic:nvPicPr>
                          <pic:cNvPr descr="/opt/quarto/share/formats/docx/warning.png" id="762"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1"/>
        </w:numPr>
      </w:pPr>
      <w:ins w:id="2554" w:author="PR Preview" w:date="2024-01-01T00:00:00Z">
        <w:r>
          <w:rPr>
            <w:b/>
            <w:bCs/>
          </w:rPr>
          <w:t xml:space="preserve">Start Ollama on a compute node</w:t>
        </w:r>
      </w:ins>
      <w:ins w:id="2554" w:author="PR Preview" w:date="2024-01-01T00:00:00Z">
        <w:r>
          <w:t xml:space="preserve"> </w:t>
        </w:r>
      </w:ins>
      <w:ins w:id="2554" w:author="PR Preview" w:date="2024-01-01T00:00:00Z">
        <w:r>
          <w:t xml:space="preserve">(or an interactive session)</w:t>
        </w:r>
      </w:ins>
      <w:ins w:id="2554" w:author="PR Preview" w:date="2024-01-01T00:00:00Z">
        <w:r>
          <w:t xml:space="preserve"> </w:t>
        </w:r>
      </w:ins>
      <w:ins w:id="2554" w:author="PR Preview" w:date="2024-01-01T00:00:00Z">
        <w:r>
          <w:t xml:space="preserve">using the pre-downloaded model files—no internet required.</w:t>
        </w:r>
      </w:ins>
      <w:ins w:id="2554" w:author="PR Preview" w:date="2024-01-01T00:00:00Z">
        <w:r>
          <w:t xml:space="preserve"> </w:t>
        </w:r>
      </w:ins>
      <w:ins w:id="2554" w:author="PR Preview" w:date="2024-01-01T00:00:00Z">
        <w:r>
          <w:t xml:space="preserve">Set</w:t>
        </w:r>
      </w:ins>
      <w:ins w:id="2554" w:author="PR Preview" w:date="2024-01-01T00:00:00Z">
        <w:r>
          <w:t xml:space="preserve"> </w:t>
        </w:r>
      </w:ins>
      <w:ins w:id="2554" w:author="PR Preview" w:date="2024-01-01T00:00:00Z">
        <w:r>
          <w:rPr>
            <w:rStyle w:val="VerbatimChar"/>
          </w:rPr>
          <w:t xml:space="preserve">OLLAMA_HOST=0.0.0.0</w:t>
        </w:r>
      </w:ins>
      <w:ins w:id="2554" w:author="PR Preview" w:date="2024-01-01T00:00:00Z">
        <w:r>
          <w:t xml:space="preserve"> </w:t>
        </w:r>
      </w:ins>
      <w:ins w:id="2554" w:author="PR Preview" w:date="2024-01-01T00:00:00Z">
        <w:r>
          <w:t xml:space="preserve">so the SSH tunnel from the login node can reach the port:</w:t>
        </w:r>
      </w:ins>
    </w:p>
    <w:p>
      <w:pPr>
        <w:pStyle w:val="SourceCode"/>
        <w:numPr>
          <w:ilvl w:val="0"/>
          <w:numId w:val="1000"/>
        </w:numPr>
      </w:pPr>
      <w:ins w:id="2555" w:author="PR Preview" w:date="2024-01-01T00:00:00Z">
        <w:r>
          <w:rPr>
            <w:rStyle w:val="VariableTok"/>
          </w:rPr>
          <w:t xml:space="preserve">OLLAMA_HOST</w:t>
        </w:r>
      </w:ins>
      <w:ins w:id="2555" w:author="PR Preview" w:date="2024-01-01T00:00:00Z">
        <w:r>
          <w:rPr>
            <w:rStyle w:val="OperatorTok"/>
          </w:rPr>
          <w:t xml:space="preserve">=</w:t>
        </w:r>
      </w:ins>
      <w:ins w:id="2555" w:author="PR Preview" w:date="2024-01-01T00:00:00Z">
        <w:r>
          <w:rPr>
            <w:rStyle w:val="NormalTok"/>
          </w:rPr>
          <w:t xml:space="preserve">0.0.0.0:11434 </w:t>
        </w:r>
      </w:ins>
      <w:ins w:id="2555" w:author="PR Preview" w:date="2024-01-01T00:00:00Z">
        <w:r>
          <w:rPr>
            <w:rStyle w:val="ExtensionTok"/>
          </w:rPr>
          <w:t xml:space="preserve">ollama</w:t>
        </w:r>
      </w:ins>
      <w:ins w:id="2555" w:author="PR Preview" w:date="2024-01-01T00:00:00Z">
        <w:r>
          <w:rPr>
            <w:rStyle w:val="NormalTok"/>
          </w:rPr>
          <w:t xml:space="preserve"> serve</w:t>
        </w:r>
      </w:ins>
      <w:ins w:id="2555" w:author="PR Preview" w:date="2024-01-01T00:00:00Z">
        <w:r>
          <w:br/>
        </w:r>
      </w:ins>
      <w:ins w:id="2555" w:author="PR Preview" w:date="2024-01-01T00:00:00Z">
        <w:r>
          <w:rPr>
            <w:rStyle w:val="CommentTok"/>
          </w:rPr>
          <w:t xml:space="preserve"># If you redirected model storage (see quota warning above):</w:t>
        </w:r>
      </w:ins>
      <w:ins w:id="2555" w:author="PR Preview" w:date="2024-01-01T00:00:00Z">
        <w:r>
          <w:br/>
        </w:r>
      </w:ins>
      <w:ins w:id="2555" w:author="PR Preview" w:date="2024-01-01T00:00:00Z">
        <w:r>
          <w:rPr>
            <w:rStyle w:val="CommentTok"/>
          </w:rPr>
          <w:t xml:space="preserve"># OLLAMA_HOST=0.0.0.0:11434 OLLAMA_MODELS=/scratch/$USER/ollama-models ollama serve</w:t>
        </w:r>
      </w:ins>
    </w:p>
    <w:p>
      <w:pPr>
        <w:numPr>
          <w:ilvl w:val="0"/>
          <w:numId w:val="1000"/>
        </w:numPr>
      </w:pPr>
      <w:ins w:id="2556" w:author="PR Preview" w:date="2024-01-01T00:00:00Z">
        <w:r>
          <w:t xml:space="preserve">If you are on a shared compute node, be aware that binding to</w:t>
        </w:r>
      </w:ins>
      <w:ins w:id="2556" w:author="PR Preview" w:date="2024-01-01T00:00:00Z">
        <w:r>
          <w:t xml:space="preserve"> </w:t>
        </w:r>
      </w:ins>
      <w:ins w:id="2556" w:author="PR Preview" w:date="2024-01-01T00:00:00Z">
        <w:r>
          <w:rPr>
            <w:rStyle w:val="VerbatimChar"/>
          </w:rPr>
          <w:t xml:space="preserve">0.0.0.0</w:t>
        </w:r>
      </w:ins>
      <w:ins w:id="2556" w:author="PR Preview" w:date="2024-01-01T00:00:00Z">
        <w:r>
          <w:t xml:space="preserve"> </w:t>
        </w:r>
      </w:ins>
      <w:ins w:id="2556" w:author="PR Preview" w:date="2024-01-01T00:00:00Z">
        <w:r>
          <w:t xml:space="preserve">exposes the Ollama port to other users on that host. Scheduler policies vary</w:t>
        </w:r>
      </w:ins>
      <w:ins w:id="2556" w:author="PR Preview" w:date="2024-01-01T00:00:00Z">
        <w:r>
          <w:t xml:space="preserve"> </w:t>
        </w:r>
      </w:ins>
      <w:ins w:id="2556" w:author="PR Preview" w:date="2024-01-01T00:00:00Z">
        <w:r>
          <w:t xml:space="preserve">by site and job type, so confirm whether your job has exclusive node access</w:t>
        </w:r>
      </w:ins>
      <w:ins w:id="2556" w:author="PR Preview" w:date="2024-01-01T00:00:00Z">
        <w:r>
          <w:t xml:space="preserve"> </w:t>
        </w:r>
      </w:ins>
      <w:ins w:id="2556" w:author="PR Preview" w:date="2024-01-01T00:00:00Z">
        <w:r>
          <w:t xml:space="preserve">(request it explicitly when in doubt—e.g.,</w:t>
        </w:r>
      </w:ins>
      <w:ins w:id="2556" w:author="PR Preview" w:date="2024-01-01T00:00:00Z">
        <w:r>
          <w:t xml:space="preserve"> </w:t>
        </w:r>
      </w:ins>
      <w:ins w:id="2556" w:author="PR Preview" w:date="2024-01-01T00:00:00Z">
        <w:r>
          <w:rPr>
            <w:rStyle w:val="VerbatimChar"/>
          </w:rPr>
          <w:t xml:space="preserve">--exclusive</w:t>
        </w:r>
      </w:ins>
      <w:ins w:id="2556" w:author="PR Preview" w:date="2024-01-01T00:00:00Z">
        <w:r>
          <w:t xml:space="preserve"> </w:t>
        </w:r>
      </w:ins>
      <w:ins w:id="2556" w:author="PR Preview" w:date="2024-01-01T00:00:00Z">
        <w:r>
          <w:t xml:space="preserve">in SLURM), or bind</w:t>
        </w:r>
      </w:ins>
      <w:ins w:id="2556" w:author="PR Preview" w:date="2024-01-01T00:00:00Z">
        <w:r>
          <w:t xml:space="preserve"> </w:t>
        </w:r>
      </w:ins>
      <w:ins w:id="2556" w:author="PR Preview" w:date="2024-01-01T00:00:00Z">
        <w:r>
          <w:t xml:space="preserve">only to loopback (</w:t>
        </w:r>
      </w:ins>
      <w:ins w:id="2556" w:author="PR Preview" w:date="2024-01-01T00:00:00Z">
        <w:r>
          <w:rPr>
            <w:rStyle w:val="VerbatimChar"/>
          </w:rPr>
          <w:t xml:space="preserve">OLLAMA_HOST=127.0.0.1:11434</w:t>
        </w:r>
      </w:ins>
      <w:ins w:id="2556" w:author="PR Preview" w:date="2024-01-01T00:00:00Z">
        <w:r>
          <w:t xml:space="preserve">) and tunnel from the login</w:t>
        </w:r>
      </w:ins>
      <w:ins w:id="2556" w:author="PR Preview" w:date="2024-01-01T00:00:00Z">
        <w:r>
          <w:t xml:space="preserve"> </w:t>
        </w:r>
      </w:ins>
      <w:ins w:id="2556" w:author="PR Preview" w:date="2024-01-01T00:00:00Z">
        <w:r>
          <w:t xml:space="preserve">node when the node is shared.</w:t>
        </w:r>
      </w:ins>
    </w:p>
    <w:p>
      <w:pPr>
        <w:numPr>
          <w:ilvl w:val="0"/>
          <w:numId w:val="1281"/>
        </w:numPr>
      </w:pPr>
      <w:ins w:id="2557" w:author="PR Preview" w:date="2024-01-01T00:00:00Z">
        <w:r>
          <w:rPr>
            <w:b/>
            <w:bCs/>
          </w:rPr>
          <w:t xml:space="preserve">Forward the port</w:t>
        </w:r>
      </w:ins>
      <w:ins w:id="2557" w:author="PR Preview" w:date="2024-01-01T00:00:00Z">
        <w:r>
          <w:t xml:space="preserve"> </w:t>
        </w:r>
      </w:ins>
      <w:ins w:id="2557" w:author="PR Preview" w:date="2024-01-01T00:00:00Z">
        <w:r>
          <w:t xml:space="preserve">to your local machine to use your editor’s Ollama integration.</w:t>
        </w:r>
      </w:ins>
      <w:ins w:id="2557" w:author="PR Preview" w:date="2024-01-01T00:00:00Z">
        <w:r>
          <w:t xml:space="preserve"> </w:t>
        </w:r>
      </w:ins>
      <w:ins w:id="2557" w:author="PR Preview" w:date="2024-01-01T00:00:00Z">
        <w:r>
          <w:t xml:space="preserve">Because Ollama is running on a compute node (e.g.,</w:t>
        </w:r>
      </w:ins>
      <w:ins w:id="2557" w:author="PR Preview" w:date="2024-01-01T00:00:00Z">
        <w:r>
          <w:t xml:space="preserve"> </w:t>
        </w:r>
      </w:ins>
      <w:ins w:id="2557" w:author="PR Preview" w:date="2024-01-01T00:00:00Z">
        <w:r>
          <w:rPr>
            <w:rStyle w:val="VerbatimChar"/>
          </w:rPr>
          <w:t xml:space="preserve">gpu-node-01</w:t>
        </w:r>
      </w:ins>
      <w:ins w:id="2557" w:author="PR Preview" w:date="2024-01-01T00:00:00Z">
        <w:r>
          <w:t xml:space="preserve">),</w:t>
        </w:r>
      </w:ins>
      <w:ins w:id="2557" w:author="PR Preview" w:date="2024-01-01T00:00:00Z">
        <w:r>
          <w:t xml:space="preserve"> </w:t>
        </w:r>
      </w:ins>
      <w:ins w:id="2557" w:author="PR Preview" w:date="2024-01-01T00:00:00Z">
        <w:r>
          <w:t xml:space="preserve">forward through the login node to that specific host:</w:t>
        </w:r>
      </w:ins>
    </w:p>
    <w:p>
      <w:pPr>
        <w:pStyle w:val="SourceCode"/>
        <w:numPr>
          <w:ilvl w:val="0"/>
          <w:numId w:val="1000"/>
        </w:numPr>
      </w:pPr>
      <w:ins w:id="2558" w:author="PR Preview" w:date="2024-01-01T00:00:00Z">
        <w:r>
          <w:rPr>
            <w:rStyle w:val="CommentTok"/>
          </w:rPr>
          <w:t xml:space="preserve"># Replace gpu-node-01 with your actual compute node hostname</w:t>
        </w:r>
      </w:ins>
      <w:ins w:id="2558" w:author="PR Preview" w:date="2024-01-01T00:00:00Z">
        <w:r>
          <w:br/>
        </w:r>
      </w:ins>
      <w:ins w:id="2558" w:author="PR Preview" w:date="2024-01-01T00:00:00Z">
        <w:r>
          <w:rPr>
            <w:rStyle w:val="FunctionTok"/>
          </w:rPr>
          <w:t xml:space="preserve">ssh</w:t>
        </w:r>
      </w:ins>
      <w:ins w:id="2558" w:author="PR Preview" w:date="2024-01-01T00:00:00Z">
        <w:r>
          <w:rPr>
            <w:rStyle w:val="NormalTok"/>
          </w:rPr>
          <w:t xml:space="preserve"> </w:t>
        </w:r>
      </w:ins>
      <w:ins w:id="2558" w:author="PR Preview" w:date="2024-01-01T00:00:00Z">
        <w:r>
          <w:rPr>
            <w:rStyle w:val="AttributeTok"/>
          </w:rPr>
          <w:t xml:space="preserve">-L</w:t>
        </w:r>
      </w:ins>
      <w:ins w:id="2558" w:author="PR Preview" w:date="2024-01-01T00:00:00Z">
        <w:r>
          <w:rPr>
            <w:rStyle w:val="NormalTok"/>
          </w:rPr>
          <w:t xml:space="preserve"> 11434:gpu-node-01:11434 user@cluster.example.edu</w:t>
        </w:r>
      </w:ins>
    </w:p>
    <w:p>
      <w:pPr>
        <w:numPr>
          <w:ilvl w:val="0"/>
          <w:numId w:val="1000"/>
        </w:numPr>
      </w:pPr>
      <w:ins w:id="2559" w:author="PR Preview" w:date="2024-01-01T00:00:00Z">
        <w:r>
          <w:t xml:space="preserve">This terminal must stay open for as long as you use the editor’s Ollama</w:t>
        </w:r>
      </w:ins>
      <w:ins w:id="2559" w:author="PR Preview" w:date="2024-01-01T00:00:00Z">
        <w:r>
          <w:t xml:space="preserve"> </w:t>
        </w:r>
      </w:ins>
      <w:ins w:id="2559" w:author="PR Preview" w:date="2024-01-01T00:00:00Z">
        <w:r>
          <w:t xml:space="preserve">integration—closing it tears down the tunnel and silently drops the</w:t>
        </w:r>
      </w:ins>
      <w:ins w:id="2559" w:author="PR Preview" w:date="2024-01-01T00:00:00Z">
        <w:r>
          <w:t xml:space="preserve"> </w:t>
        </w:r>
      </w:ins>
      <w:ins w:id="2559" w:author="PR Preview" w:date="2024-01-01T00:00:00Z">
        <w:r>
          <w:t xml:space="preserve">connection. Alternatively, start the tunnel in the background (non-interactive)</w:t>
        </w:r>
      </w:ins>
      <w:ins w:id="2559" w:author="PR Preview" w:date="2024-01-01T00:00:00Z">
        <w:r>
          <w:t xml:space="preserve"> </w:t>
        </w:r>
      </w:ins>
      <w:ins w:id="2559" w:author="PR Preview" w:date="2024-01-01T00:00:00Z">
        <w:r>
          <w:t xml:space="preserve">so it does not occupy a terminal:</w:t>
        </w:r>
      </w:ins>
    </w:p>
    <w:p>
      <w:pPr>
        <w:pStyle w:val="SourceCode"/>
        <w:numPr>
          <w:ilvl w:val="0"/>
          <w:numId w:val="1000"/>
        </w:numPr>
      </w:pPr>
      <w:ins w:id="2560" w:author="PR Preview" w:date="2024-01-01T00:00:00Z">
        <w:r>
          <w:rPr>
            <w:rStyle w:val="FunctionTok"/>
          </w:rPr>
          <w:t xml:space="preserve">ssh</w:t>
        </w:r>
      </w:ins>
      <w:ins w:id="2560" w:author="PR Preview" w:date="2024-01-01T00:00:00Z">
        <w:r>
          <w:rPr>
            <w:rStyle w:val="NormalTok"/>
          </w:rPr>
          <w:t xml:space="preserve"> </w:t>
        </w:r>
      </w:ins>
      <w:ins w:id="2560" w:author="PR Preview" w:date="2024-01-01T00:00:00Z">
        <w:r>
          <w:rPr>
            <w:rStyle w:val="AttributeTok"/>
          </w:rPr>
          <w:t xml:space="preserve">-N</w:t>
        </w:r>
      </w:ins>
      <w:ins w:id="2560" w:author="PR Preview" w:date="2024-01-01T00:00:00Z">
        <w:r>
          <w:rPr>
            <w:rStyle w:val="NormalTok"/>
          </w:rPr>
          <w:t xml:space="preserve"> </w:t>
        </w:r>
      </w:ins>
      <w:ins w:id="2560" w:author="PR Preview" w:date="2024-01-01T00:00:00Z">
        <w:r>
          <w:rPr>
            <w:rStyle w:val="AttributeTok"/>
          </w:rPr>
          <w:t xml:space="preserve">-f</w:t>
        </w:r>
      </w:ins>
      <w:ins w:id="2560" w:author="PR Preview" w:date="2024-01-01T00:00:00Z">
        <w:r>
          <w:rPr>
            <w:rStyle w:val="NormalTok"/>
          </w:rPr>
          <w:t xml:space="preserve"> </w:t>
        </w:r>
      </w:ins>
      <w:ins w:id="2560" w:author="PR Preview" w:date="2024-01-01T00:00:00Z">
        <w:r>
          <w:rPr>
            <w:rStyle w:val="AttributeTok"/>
          </w:rPr>
          <w:t xml:space="preserve">-L</w:t>
        </w:r>
      </w:ins>
      <w:ins w:id="2560" w:author="PR Preview" w:date="2024-01-01T00:00:00Z">
        <w:r>
          <w:rPr>
            <w:rStyle w:val="NormalTok"/>
          </w:rPr>
          <w:t xml:space="preserve"> 11434:gpu-node-01:11434 user@cluster.example.edu</w:t>
        </w:r>
      </w:ins>
    </w:p>
    <w:p>
      <w:pPr>
        <w:numPr>
          <w:ilvl w:val="0"/>
          <w:numId w:val="1000"/>
        </w:numPr>
      </w:pPr>
      <w:ins w:id="2561" w:author="PR Preview" w:date="2024-01-01T00:00:00Z">
        <w:r>
          <w:t xml:space="preserve">(</w:t>
        </w:r>
      </w:ins>
      <w:ins w:id="2561" w:author="PR Preview" w:date="2024-01-01T00:00:00Z">
        <w:r>
          <w:rPr>
            <w:rStyle w:val="VerbatimChar"/>
          </w:rPr>
          <w:t xml:space="preserve">-N</w:t>
        </w:r>
      </w:ins>
      <w:ins w:id="2561" w:author="PR Preview" w:date="2024-01-01T00:00:00Z">
        <w:r>
          <w:t xml:space="preserve"> </w:t>
        </w:r>
      </w:ins>
      <w:ins w:id="2561" w:author="PR Preview" w:date="2024-01-01T00:00:00Z">
        <w:r>
          <w:t xml:space="preserve">runs no remote command,</w:t>
        </w:r>
      </w:ins>
      <w:ins w:id="2561" w:author="PR Preview" w:date="2024-01-01T00:00:00Z">
        <w:r>
          <w:t xml:space="preserve"> </w:t>
        </w:r>
      </w:ins>
      <w:ins w:id="2561" w:author="PR Preview" w:date="2024-01-01T00:00:00Z">
        <w:r>
          <w:rPr>
            <w:rStyle w:val="VerbatimChar"/>
          </w:rPr>
          <w:t xml:space="preserve">-f</w:t>
        </w:r>
      </w:ins>
      <w:ins w:id="2561" w:author="PR Preview" w:date="2024-01-01T00:00:00Z">
        <w:r>
          <w:t xml:space="preserve"> </w:t>
        </w:r>
      </w:ins>
      <w:ins w:id="2561" w:author="PR Preview" w:date="2024-01-01T00:00:00Z">
        <w:r>
          <w:t xml:space="preserve">backgrounds ssh after authenticating.)</w:t>
        </w:r>
      </w:ins>
      <w:ins w:id="2561" w:author="PR Preview" w:date="2024-01-01T00:00:00Z">
        <w:r>
          <w:t xml:space="preserve"> </w:t>
        </w:r>
      </w:ins>
      <w:ins w:id="2561" w:author="PR Preview" w:date="2024-01-01T00:00:00Z">
        <w:r>
          <w:t xml:space="preserve">To stop the tunnel later, match the full SSH command rather than a bare</w:t>
        </w:r>
      </w:ins>
      <w:ins w:id="2561" w:author="PR Preview" w:date="2024-01-01T00:00:00Z">
        <w:r>
          <w:t xml:space="preserve"> </w:t>
        </w:r>
      </w:ins>
      <w:ins w:id="2561" w:author="PR Preview" w:date="2024-01-01T00:00:00Z">
        <w:r>
          <w:t xml:space="preserve">port string—</w:t>
        </w:r>
      </w:ins>
      <w:ins w:id="2561" w:author="PR Preview" w:date="2024-01-01T00:00:00Z">
        <w:r>
          <w:rPr>
            <w:rStyle w:val="VerbatimChar"/>
          </w:rPr>
          <w:t xml:space="preserve">pkill -f "ssh.*-N.*11434:gpu-node-01"</w:t>
        </w:r>
      </w:ins>
      <w:ins w:id="2561" w:author="PR Preview" w:date="2024-01-01T00:00:00Z">
        <w:r>
          <w:t xml:space="preserve">—so you don’t</w:t>
        </w:r>
      </w:ins>
      <w:ins w:id="2561" w:author="PR Preview" w:date="2024-01-01T00:00:00Z">
        <w:r>
          <w:t xml:space="preserve"> </w:t>
        </w:r>
      </w:ins>
      <w:ins w:id="2561" w:author="PR Preview" w:date="2024-01-01T00:00:00Z">
        <w:r>
          <w:t xml:space="preserve">accidentally kill unrelated processes whose command line happens to contain</w:t>
        </w:r>
      </w:ins>
      <w:ins w:id="2561" w:author="PR Preview" w:date="2024-01-01T00:00:00Z">
        <w:r>
          <w:t xml:space="preserve"> </w:t>
        </w:r>
      </w:ins>
      <w:ins w:id="2561" w:author="PR Preview" w:date="2024-01-01T00:00:00Z">
        <w:r>
          <w:t xml:space="preserve">that port. Safer still, note the PID when you start it</w:t>
        </w:r>
      </w:ins>
      <w:ins w:id="2561" w:author="PR Preview" w:date="2024-01-01T00:00:00Z">
        <w:r>
          <w:t xml:space="preserve"> </w:t>
        </w:r>
      </w:ins>
      <w:ins w:id="2561" w:author="PR Preview" w:date="2024-01-01T00:00:00Z">
        <w:r>
          <w:t xml:space="preserve">(</w:t>
        </w:r>
      </w:ins>
      <w:ins w:id="2561" w:author="PR Preview" w:date="2024-01-01T00:00:00Z">
        <w:r>
          <w:rPr>
            <w:rStyle w:val="VerbatimChar"/>
          </w:rPr>
          <w:t xml:space="preserve">pgrep -f "11434:gpu-node-01"</w:t>
        </w:r>
      </w:ins>
      <w:ins w:id="2561" w:author="PR Preview" w:date="2024-01-01T00:00:00Z">
        <w:r>
          <w:t xml:space="preserve">) and</w:t>
        </w:r>
      </w:ins>
      <w:ins w:id="2561" w:author="PR Preview" w:date="2024-01-01T00:00:00Z">
        <w:r>
          <w:t xml:space="preserve"> </w:t>
        </w:r>
      </w:ins>
      <w:ins w:id="2561" w:author="PR Preview" w:date="2024-01-01T00:00:00Z">
        <w:r>
          <w:rPr>
            <w:rStyle w:val="VerbatimChar"/>
          </w:rPr>
          <w:t xml:space="preserve">kill</w:t>
        </w:r>
      </w:ins>
      <w:ins w:id="2561" w:author="PR Preview" w:date="2024-01-01T00:00:00Z">
        <w:r>
          <w:t xml:space="preserve"> </w:t>
        </w:r>
      </w:ins>
      <w:ins w:id="2561" w:author="PR Preview" w:date="2024-01-01T00:00:00Z">
        <w:r>
          <w:t xml:space="preserve">that PID directly.</w:t>
        </w:r>
      </w:ins>
    </w:p>
    <w:p>
      <w:pPr>
        <w:numPr>
          <w:ilvl w:val="0"/>
          <w:numId w:val="1000"/>
        </w:numPr>
      </w:pPr>
      <w:ins w:id="2562" w:author="PR Preview" w:date="2024-01-01T00:00:00Z">
        <w:r>
          <w:t xml:space="preserve">Then configure your editor to use</w:t>
        </w:r>
      </w:ins>
      <w:ins w:id="2562" w:author="PR Preview" w:date="2024-01-01T00:00:00Z">
        <w:r>
          <w:t xml:space="preserve"> </w:t>
        </w:r>
      </w:ins>
      <w:ins w:id="2562" w:author="PR Preview" w:date="2024-01-01T00:00:00Z">
        <w:r>
          <w:rPr>
            <w:rStyle w:val="VerbatimChar"/>
          </w:rPr>
          <w:t xml:space="preserve">http://localhost:11434/v1</w:t>
        </w:r>
      </w:ins>
      <w:ins w:id="2562" w:author="PR Preview" w:date="2024-01-01T00:00:00Z">
        <w:r>
          <w:t xml:space="preserve"> </w:t>
        </w:r>
      </w:ins>
      <w:ins w:id="2562" w:author="PR Preview" w:date="2024-01-01T00:00:00Z">
        <w:r>
          <w:t xml:space="preserve">as the base URL.</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3" name="Picture"/>
                  <a:graphic>
                    <a:graphicData uri="http://schemas.openxmlformats.org/drawingml/2006/picture">
                      <pic:pic>
                        <pic:nvPicPr>
                          <pic:cNvPr descr="/opt/quarto/share/formats/docx/warning.png" id="764"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65"/>
    <w:bookmarkStart w:id="766" w:name="privacy-considerations"/>
    <w:p>
      <w:pPr>
        <w:pStyle w:val="Heading4"/>
      </w:pPr>
      <w:ins w:id="2563" w:author="PR Preview" w:date="2024-01-01T00:00:00Z">
        <w:r>
          <w:t xml:space="preserve">18.5.10.5 Privacy Considerations</w:t>
        </w:r>
      </w:ins>
    </w:p>
    <w:p>
      <w:pPr>
        <w:pStyle w:val="FirstParagraph"/>
      </w:pPr>
      <w:ins w:id="2564" w:author="PR Preview" w:date="2024-01-01T00:00:00Z">
        <w:r>
          <w:t xml:space="preserve">Running a model locally ensures that your code and prompts</w:t>
        </w:r>
      </w:ins>
      <w:ins w:id="2564" w:author="PR Preview" w:date="2024-01-01T00:00:00Z">
        <w:r>
          <w:t xml:space="preserve"> </w:t>
        </w:r>
      </w:ins>
      <w:ins w:id="2564" w:author="PR Preview" w:date="2024-01-01T00:00:00Z">
        <w:r>
          <w:t xml:space="preserve">never leave your machine or cluster.</w:t>
        </w:r>
      </w:ins>
      <w:ins w:id="2564" w:author="PR Preview" w:date="2024-01-01T00:00:00Z">
        <w:r>
          <w:t xml:space="preserve"> </w:t>
        </w:r>
      </w:ins>
      <w:ins w:id="2564" w:author="PR Preview" w:date="2024-01-01T00:00:00Z">
        <w:r>
          <w:t xml:space="preserve">This is important when working with:</w:t>
        </w:r>
      </w:ins>
    </w:p>
    <w:p>
      <w:pPr>
        <w:pStyle w:val="Compact"/>
        <w:numPr>
          <w:ilvl w:val="0"/>
          <w:numId w:val="1282"/>
        </w:numPr>
      </w:pPr>
      <w:ins w:id="2565" w:author="PR Preview" w:date="2024-01-01T00:00:00Z">
        <w:r>
          <w:t xml:space="preserve">Protected health information (PHI) or other HIPAA-regulated data</w:t>
        </w:r>
      </w:ins>
    </w:p>
    <w:p>
      <w:pPr>
        <w:pStyle w:val="Compact"/>
        <w:numPr>
          <w:ilvl w:val="0"/>
          <w:numId w:val="1282"/>
        </w:numPr>
      </w:pPr>
      <w:ins w:id="2566" w:author="PR Preview" w:date="2024-01-01T00:00:00Z">
        <w:r>
          <w:t xml:space="preserve">Unpublished research data under data-use agreements (DUAs)</w:t>
        </w:r>
      </w:ins>
    </w:p>
    <w:p>
      <w:pPr>
        <w:pStyle w:val="Compact"/>
        <w:numPr>
          <w:ilvl w:val="0"/>
          <w:numId w:val="1282"/>
        </w:numPr>
      </w:pPr>
      <w:ins w:id="2567" w:author="PR Preview" w:date="2024-01-01T00:00:00Z">
        <w:r>
          <w:t xml:space="preserve">Proprietary or commercially sensitive code</w:t>
        </w:r>
      </w:ins>
    </w:p>
    <w:p>
      <w:pPr>
        <w:pStyle w:val="FirstParagraph"/>
      </w:pPr>
      <w:ins w:id="2568" w:author="PR Preview" w:date="2024-01-01T00:00:00Z">
        <w:r>
          <w:t xml:space="preserve">Even with local models,</w:t>
        </w:r>
      </w:ins>
      <w:ins w:id="2568" w:author="PR Preview" w:date="2024-01-01T00:00:00Z">
        <w:r>
          <w:t xml:space="preserve"> </w:t>
        </w:r>
      </w:ins>
      <w:ins w:id="2568" w:author="PR Preview" w:date="2024-01-01T00:00:00Z">
        <w:r>
          <w:t xml:space="preserve">avoid including raw sensitive data in prompts.</w:t>
        </w:r>
      </w:ins>
      <w:ins w:id="2568" w:author="PR Preview" w:date="2024-01-01T00:00:00Z">
        <w:r>
          <w:t xml:space="preserve"> </w:t>
        </w:r>
      </w:ins>
      <w:ins w:id="2568" w:author="PR Preview" w:date="2024-01-01T00:00:00Z">
        <w:r>
          <w:t xml:space="preserve">Work with anonymized or synthetic data wherever possible.</w:t>
        </w:r>
      </w:ins>
    </w:p>
    <w:bookmarkEnd w:id="766"/>
    <w:bookmarkEnd w:id="767"/>
    <w:bookmarkStart w:id="780" w:name="sec-ai-copilot-settings"/>
    <w:p>
      <w:pPr>
        <w:pStyle w:val="Heading3"/>
      </w:pPr>
      <w:ins w:id="2569" w:author="PR Preview" w:date="2024-01-01T00:00:00Z">
        <w:r>
          <w:t xml:space="preserve">18.5.11 Configuring GitHub Copilot Settings</w:t>
        </w:r>
      </w:ins>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71" w:name="model-selection-options"/>
    <w:p>
      <w:pPr>
        <w:pStyle w:val="Heading4"/>
      </w:pPr>
      <w:ins w:id="2571" w:author="PR Preview" w:date="2024-01-01T00:00:00Z">
        <w:r>
          <w:t xml:space="preserve">18.5.11.1 Model Selection Options</w:t>
        </w:r>
      </w:ins>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83"/>
        </w:numPr>
      </w:pPr>
      <w:r>
        <w:rPr>
          <w:b/>
          <w:bCs/>
        </w:rPr>
        <w:t xml:space="preserve">Claude Opus 4.1</w:t>
      </w:r>
      <w:r>
        <w:t xml:space="preserve">: Most capable model for complex reasoning and analysis</w:t>
      </w:r>
    </w:p>
    <w:p>
      <w:pPr>
        <w:pStyle w:val="Compact"/>
        <w:numPr>
          <w:ilvl w:val="1"/>
          <w:numId w:val="1284"/>
        </w:numPr>
      </w:pPr>
      <w:r>
        <w:rPr>
          <w:i/>
          <w:iCs/>
        </w:rPr>
        <w:t xml:space="preserve">Pros</w:t>
      </w:r>
      <w:r>
        <w:t xml:space="preserve">: Excellent at understanding nuanced requirements, handling complex codebases, superior code quality</w:t>
      </w:r>
    </w:p>
    <w:p>
      <w:pPr>
        <w:pStyle w:val="Compact"/>
        <w:numPr>
          <w:ilvl w:val="1"/>
          <w:numId w:val="1284"/>
        </w:numPr>
      </w:pPr>
      <w:r>
        <w:rPr>
          <w:i/>
          <w:iCs/>
        </w:rPr>
        <w:t xml:space="preserve">Cons</w:t>
      </w:r>
      <w:r>
        <w:t xml:space="preserve">: Slower response times, may be overkill for simple tasks, limited availability (select option required)</w:t>
      </w:r>
    </w:p>
    <w:p>
      <w:pPr>
        <w:pStyle w:val="Compact"/>
        <w:numPr>
          <w:ilvl w:val="1"/>
          <w:numId w:val="1284"/>
        </w:numPr>
      </w:pPr>
      <w:r>
        <w:rPr>
          <w:i/>
          <w:iCs/>
        </w:rPr>
        <w:t xml:space="preserve">When to use</w:t>
      </w:r>
      <w:r>
        <w:t xml:space="preserve">: Complex refactoring, architectural decisions, thorough code reviews</w:t>
      </w:r>
    </w:p>
    <w:p>
      <w:pPr>
        <w:pStyle w:val="Compact"/>
        <w:numPr>
          <w:ilvl w:val="0"/>
          <w:numId w:val="1283"/>
        </w:numPr>
      </w:pPr>
      <w:r>
        <w:rPr>
          <w:b/>
          <w:bCs/>
        </w:rPr>
        <w:t xml:space="preserve">Claude Opus 4.5</w:t>
      </w:r>
      <w:r>
        <w:t xml:space="preserve">: Latest version with enhanced capabilities</w:t>
      </w:r>
    </w:p>
    <w:p>
      <w:pPr>
        <w:pStyle w:val="Compact"/>
        <w:numPr>
          <w:ilvl w:val="1"/>
          <w:numId w:val="1285"/>
        </w:numPr>
      </w:pPr>
      <w:r>
        <w:rPr>
          <w:i/>
          <w:iCs/>
        </w:rPr>
        <w:t xml:space="preserve">Pros</w:t>
      </w:r>
      <w:r>
        <w:t xml:space="preserve">: State-of-the-art performance, improved reasoning over 4.1</w:t>
      </w:r>
    </w:p>
    <w:p>
      <w:pPr>
        <w:pStyle w:val="Compact"/>
        <w:numPr>
          <w:ilvl w:val="1"/>
          <w:numId w:val="1285"/>
        </w:numPr>
      </w:pPr>
      <w:r>
        <w:rPr>
          <w:i/>
          <w:iCs/>
        </w:rPr>
        <w:t xml:space="preserve">Cons</w:t>
      </w:r>
      <w:r>
        <w:t xml:space="preserve">: Similar trade-offs to Opus 4.1, requires selection</w:t>
      </w:r>
    </w:p>
    <w:p>
      <w:pPr>
        <w:pStyle w:val="Compact"/>
        <w:numPr>
          <w:ilvl w:val="1"/>
          <w:numId w:val="1285"/>
        </w:numPr>
      </w:pPr>
      <w:r>
        <w:rPr>
          <w:i/>
          <w:iCs/>
        </w:rPr>
        <w:t xml:space="preserve">When to use</w:t>
      </w:r>
      <w:r>
        <w:t xml:space="preserve">: Most demanding tasks requiring cutting-edge capabilities</w:t>
      </w:r>
    </w:p>
    <w:p>
      <w:pPr>
        <w:pStyle w:val="Compact"/>
        <w:numPr>
          <w:ilvl w:val="0"/>
          <w:numId w:val="1283"/>
        </w:numPr>
      </w:pPr>
      <w:r>
        <w:rPr>
          <w:b/>
          <w:bCs/>
        </w:rPr>
        <w:t xml:space="preserve">Claude Sonnet 4</w:t>
      </w:r>
      <w:r>
        <w:t xml:space="preserve">: Balanced model optimizing capability and speed</w:t>
      </w:r>
    </w:p>
    <w:p>
      <w:pPr>
        <w:pStyle w:val="Compact"/>
        <w:numPr>
          <w:ilvl w:val="1"/>
          <w:numId w:val="1286"/>
        </w:numPr>
      </w:pPr>
      <w:r>
        <w:rPr>
          <w:i/>
          <w:iCs/>
        </w:rPr>
        <w:t xml:space="preserve">Pros</w:t>
      </w:r>
      <w:r>
        <w:t xml:space="preserve">: Fast responses, strong performance, good default choice</w:t>
      </w:r>
    </w:p>
    <w:p>
      <w:pPr>
        <w:pStyle w:val="Compact"/>
        <w:numPr>
          <w:ilvl w:val="1"/>
          <w:numId w:val="1286"/>
        </w:numPr>
      </w:pPr>
      <w:r>
        <w:rPr>
          <w:i/>
          <w:iCs/>
        </w:rPr>
        <w:t xml:space="preserve">Cons</w:t>
      </w:r>
      <w:r>
        <w:t xml:space="preserve">: Slightly less capable than Opus models for very complex tasks</w:t>
      </w:r>
    </w:p>
    <w:p>
      <w:pPr>
        <w:pStyle w:val="Compact"/>
        <w:numPr>
          <w:ilvl w:val="1"/>
          <w:numId w:val="1286"/>
        </w:numPr>
      </w:pPr>
      <w:r>
        <w:rPr>
          <w:i/>
          <w:iCs/>
        </w:rPr>
        <w:t xml:space="preserve">When to use</w:t>
      </w:r>
      <w:r>
        <w:t xml:space="preserve">: General development work, most coding tasks</w:t>
      </w:r>
    </w:p>
    <w:p>
      <w:pPr>
        <w:pStyle w:val="Compact"/>
        <w:numPr>
          <w:ilvl w:val="0"/>
          <w:numId w:val="1283"/>
        </w:numPr>
      </w:pPr>
      <w:r>
        <w:rPr>
          <w:b/>
          <w:bCs/>
        </w:rPr>
        <w:t xml:space="preserve">Claude Sonnet 4.5</w:t>
      </w:r>
      <w:r>
        <w:t xml:space="preserve">: Enhanced version of Sonnet</w:t>
      </w:r>
    </w:p>
    <w:p>
      <w:pPr>
        <w:pStyle w:val="Compact"/>
        <w:numPr>
          <w:ilvl w:val="1"/>
          <w:numId w:val="1287"/>
        </w:numPr>
      </w:pPr>
      <w:r>
        <w:rPr>
          <w:i/>
          <w:iCs/>
        </w:rPr>
        <w:t xml:space="preserve">Pros</w:t>
      </w:r>
      <w:r>
        <w:t xml:space="preserve">: Improved over Sonnet 4 while maintaining speed</w:t>
      </w:r>
    </w:p>
    <w:p>
      <w:pPr>
        <w:pStyle w:val="Compact"/>
        <w:numPr>
          <w:ilvl w:val="1"/>
          <w:numId w:val="1287"/>
        </w:numPr>
      </w:pPr>
      <w:r>
        <w:rPr>
          <w:i/>
          <w:iCs/>
        </w:rPr>
        <w:t xml:space="preserve">Cons</w:t>
      </w:r>
      <w:r>
        <w:t xml:space="preserve">: Still not as powerful as Opus for extremely complex scenarios</w:t>
      </w:r>
    </w:p>
    <w:p>
      <w:pPr>
        <w:pStyle w:val="Compact"/>
        <w:numPr>
          <w:ilvl w:val="1"/>
          <w:numId w:val="1287"/>
        </w:numPr>
      </w:pPr>
      <w:r>
        <w:rPr>
          <w:i/>
          <w:iCs/>
        </w:rPr>
        <w:t xml:space="preserve">When to use</w:t>
      </w:r>
      <w:r>
        <w:t xml:space="preserve">: Most daily development tasks</w:t>
      </w:r>
    </w:p>
    <w:p>
      <w:pPr>
        <w:pStyle w:val="Compact"/>
        <w:numPr>
          <w:ilvl w:val="0"/>
          <w:numId w:val="1283"/>
        </w:numPr>
      </w:pPr>
      <w:r>
        <w:rPr>
          <w:b/>
          <w:bCs/>
        </w:rPr>
        <w:t xml:space="preserve">Claude Haiku 4.5</w:t>
      </w:r>
      <w:r>
        <w:t xml:space="preserve">: Fast, efficient model for simpler tasks</w:t>
      </w:r>
    </w:p>
    <w:p>
      <w:pPr>
        <w:pStyle w:val="Compact"/>
        <w:numPr>
          <w:ilvl w:val="1"/>
          <w:numId w:val="1288"/>
        </w:numPr>
      </w:pPr>
      <w:r>
        <w:rPr>
          <w:i/>
          <w:iCs/>
        </w:rPr>
        <w:t xml:space="preserve">Pros</w:t>
      </w:r>
      <w:r>
        <w:t xml:space="preserve">: Very fast responses, cost-effective, good for quick questions</w:t>
      </w:r>
    </w:p>
    <w:p>
      <w:pPr>
        <w:pStyle w:val="Compact"/>
        <w:numPr>
          <w:ilvl w:val="1"/>
          <w:numId w:val="1288"/>
        </w:numPr>
      </w:pPr>
      <w:r>
        <w:rPr>
          <w:i/>
          <w:iCs/>
        </w:rPr>
        <w:t xml:space="preserve">Cons</w:t>
      </w:r>
      <w:r>
        <w:t xml:space="preserve">: Less capable for complex reasoning or large codebases</w:t>
      </w:r>
    </w:p>
    <w:p>
      <w:pPr>
        <w:pStyle w:val="Compact"/>
        <w:numPr>
          <w:ilvl w:val="1"/>
          <w:numId w:val="128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6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6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7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9"/>
        </w:numPr>
      </w:pPr>
      <w:r>
        <w:rPr>
          <w:b/>
          <w:bCs/>
        </w:rPr>
        <w:t xml:space="preserve">GPT-5.2-Codex</w:t>
      </w:r>
      <w:r>
        <w:t xml:space="preserve">: Specialized for code generation</w:t>
      </w:r>
    </w:p>
    <w:p>
      <w:pPr>
        <w:pStyle w:val="Compact"/>
        <w:numPr>
          <w:ilvl w:val="1"/>
          <w:numId w:val="1290"/>
        </w:numPr>
      </w:pPr>
      <w:r>
        <w:rPr>
          <w:i/>
          <w:iCs/>
        </w:rPr>
        <w:t xml:space="preserve">Pros</w:t>
      </w:r>
      <w:r>
        <w:t xml:space="preserve">: Strong code completion, good at common patterns</w:t>
      </w:r>
    </w:p>
    <w:p>
      <w:pPr>
        <w:pStyle w:val="Compact"/>
        <w:numPr>
          <w:ilvl w:val="1"/>
          <w:numId w:val="1290"/>
        </w:numPr>
      </w:pPr>
      <w:r>
        <w:rPr>
          <w:i/>
          <w:iCs/>
        </w:rPr>
        <w:t xml:space="preserve">Cons</w:t>
      </w:r>
      <w:r>
        <w:t xml:space="preserve">: May hallucinate package names or APIs</w:t>
      </w:r>
    </w:p>
    <w:p>
      <w:pPr>
        <w:pStyle w:val="Compact"/>
        <w:numPr>
          <w:ilvl w:val="1"/>
          <w:numId w:val="1290"/>
        </w:numPr>
      </w:pPr>
      <w:r>
        <w:rPr>
          <w:i/>
          <w:iCs/>
        </w:rPr>
        <w:t xml:space="preserve">When to use</w:t>
      </w:r>
      <w:r>
        <w:t xml:space="preserve">: Code completion, common coding patterns</w:t>
      </w:r>
    </w:p>
    <w:p>
      <w:pPr>
        <w:pStyle w:val="Compact"/>
        <w:numPr>
          <w:ilvl w:val="0"/>
          <w:numId w:val="1289"/>
        </w:numPr>
      </w:pPr>
      <w:r>
        <w:rPr>
          <w:b/>
          <w:bCs/>
        </w:rPr>
        <w:t xml:space="preserve">GPT-5</w:t>
      </w:r>
      <w:r>
        <w:t xml:space="preserve">: Latest general-purpose model</w:t>
      </w:r>
    </w:p>
    <w:p>
      <w:pPr>
        <w:pStyle w:val="Compact"/>
        <w:numPr>
          <w:ilvl w:val="1"/>
          <w:numId w:val="1291"/>
        </w:numPr>
      </w:pPr>
      <w:r>
        <w:rPr>
          <w:i/>
          <w:iCs/>
        </w:rPr>
        <w:t xml:space="preserve">Pros</w:t>
      </w:r>
      <w:r>
        <w:t xml:space="preserve">: Broad knowledge, good general performance</w:t>
      </w:r>
    </w:p>
    <w:p>
      <w:pPr>
        <w:pStyle w:val="Compact"/>
        <w:numPr>
          <w:ilvl w:val="1"/>
          <w:numId w:val="1291"/>
        </w:numPr>
      </w:pPr>
      <w:r>
        <w:rPr>
          <w:i/>
          <w:iCs/>
        </w:rPr>
        <w:t xml:space="preserve">Cons</w:t>
      </w:r>
      <w:r>
        <w:t xml:space="preserve">: Not specifically optimized for code</w:t>
      </w:r>
    </w:p>
    <w:p>
      <w:pPr>
        <w:pStyle w:val="Compact"/>
        <w:numPr>
          <w:ilvl w:val="1"/>
          <w:numId w:val="1291"/>
        </w:numPr>
      </w:pPr>
      <w:r>
        <w:rPr>
          <w:i/>
          <w:iCs/>
        </w:rPr>
        <w:t xml:space="preserve">When to use</w:t>
      </w:r>
      <w:r>
        <w:t xml:space="preserve">: Mixed tasks involving code and documentation</w:t>
      </w:r>
    </w:p>
    <w:p>
      <w:pPr>
        <w:pStyle w:val="Compact"/>
        <w:numPr>
          <w:ilvl w:val="0"/>
          <w:numId w:val="1289"/>
        </w:numPr>
      </w:pPr>
      <w:r>
        <w:rPr>
          <w:b/>
          <w:bCs/>
        </w:rPr>
        <w:t xml:space="preserve">GPT-5-Codex</w:t>
      </w:r>
      <w:r>
        <w:t xml:space="preserve"> </w:t>
      </w:r>
      <w:r>
        <w:t xml:space="preserve">(various versions including Mini and Max):</w:t>
      </w:r>
    </w:p>
    <w:p>
      <w:pPr>
        <w:pStyle w:val="Compact"/>
        <w:numPr>
          <w:ilvl w:val="1"/>
          <w:numId w:val="1292"/>
        </w:numPr>
      </w:pPr>
      <w:r>
        <w:rPr>
          <w:i/>
          <w:iCs/>
        </w:rPr>
        <w:t xml:space="preserve">Pros</w:t>
      </w:r>
      <w:r>
        <w:t xml:space="preserve">: Specialized variants for different use cases</w:t>
      </w:r>
    </w:p>
    <w:p>
      <w:pPr>
        <w:pStyle w:val="Compact"/>
        <w:numPr>
          <w:ilvl w:val="1"/>
          <w:numId w:val="1292"/>
        </w:numPr>
      </w:pPr>
      <w:r>
        <w:rPr>
          <w:i/>
          <w:iCs/>
        </w:rPr>
        <w:t xml:space="preserve">Cons</w:t>
      </w:r>
      <w:r>
        <w:t xml:space="preserve">: Fragmented options can be confusing</w:t>
      </w:r>
    </w:p>
    <w:p>
      <w:pPr>
        <w:pStyle w:val="Compact"/>
        <w:numPr>
          <w:ilvl w:val="1"/>
          <w:numId w:val="1292"/>
        </w:numPr>
      </w:pPr>
      <w:r>
        <w:rPr>
          <w:i/>
          <w:iCs/>
        </w:rPr>
        <w:t xml:space="preserve">When to use</w:t>
      </w:r>
      <w:r>
        <w:t xml:space="preserve">: Specific scenarios where variant optimizations matter</w:t>
      </w:r>
    </w:p>
    <w:bookmarkEnd w:id="771"/>
    <w:bookmarkStart w:id="776" w:name="connecting-positron-assistant-to-openai"/>
    <w:p>
      <w:pPr>
        <w:pStyle w:val="Heading4"/>
      </w:pPr>
      <w:ins w:id="2608" w:author="PR Preview" w:date="2024-01-01T00:00:00Z">
        <w:r>
          <w:t xml:space="preserve">18.5.11.2 Connecting Positron Assistant to OpenAI</w:t>
        </w:r>
      </w:ins>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93"/>
        </w:numPr>
      </w:pPr>
      <w:r>
        <w:t xml:space="preserve">Go to the</w:t>
      </w:r>
      <w:r>
        <w:t xml:space="preserve"> </w:t>
      </w:r>
      <w:hyperlink r:id="rId772">
        <w:r>
          <w:rPr>
            <w:rStyle w:val="Hyperlink"/>
          </w:rPr>
          <w:t xml:space="preserve">OpenAI API keys page</w:t>
        </w:r>
      </w:hyperlink>
      <w:r>
        <w:t xml:space="preserve">.</w:t>
      </w:r>
    </w:p>
    <w:p>
      <w:pPr>
        <w:pStyle w:val="Compact"/>
        <w:numPr>
          <w:ilvl w:val="0"/>
          <w:numId w:val="1293"/>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93"/>
        </w:numPr>
      </w:pPr>
      <w:r>
        <w:t xml:space="preserve">Copy the key immediately and store it in a secure password manager.</w:t>
      </w:r>
    </w:p>
    <w:p>
      <w:pPr>
        <w:pStyle w:val="Compact"/>
        <w:numPr>
          <w:ilvl w:val="0"/>
          <w:numId w:val="129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9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93"/>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7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73">
        <w:r>
          <w:rPr>
            <w:rStyle w:val="Hyperlink"/>
          </w:rPr>
          <w:t xml:space="preserve">Positron Assistant setup</w:t>
        </w:r>
      </w:hyperlink>
      <w:r>
        <w:t xml:space="preserve">,</w:t>
      </w:r>
      <w:r>
        <w:t xml:space="preserve"> </w:t>
      </w:r>
      <w:hyperlink r:id="rId774">
        <w:r>
          <w:rPr>
            <w:rStyle w:val="Hyperlink"/>
          </w:rPr>
          <w:t xml:space="preserve">OpenAI API key help</w:t>
        </w:r>
      </w:hyperlink>
      <w:r>
        <w:t xml:space="preserve">,</w:t>
      </w:r>
      <w:r>
        <w:t xml:space="preserve"> </w:t>
      </w:r>
      <w:hyperlink r:id="rId77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94"/>
        </w:numPr>
      </w:pPr>
      <w:r>
        <w:rPr>
          <w:b/>
          <w:bCs/>
        </w:rPr>
        <w:t xml:space="preserve">Gemini 2.5 Pro</w:t>
      </w:r>
      <w:r>
        <w:t xml:space="preserve">: High-capability model</w:t>
      </w:r>
    </w:p>
    <w:p>
      <w:pPr>
        <w:pStyle w:val="Compact"/>
        <w:numPr>
          <w:ilvl w:val="1"/>
          <w:numId w:val="1295"/>
        </w:numPr>
      </w:pPr>
      <w:r>
        <w:rPr>
          <w:i/>
          <w:iCs/>
        </w:rPr>
        <w:t xml:space="preserve">Pros</w:t>
      </w:r>
      <w:r>
        <w:t xml:space="preserve">: Strong multimodal capabilities, good at understanding context</w:t>
      </w:r>
    </w:p>
    <w:p>
      <w:pPr>
        <w:pStyle w:val="Compact"/>
        <w:numPr>
          <w:ilvl w:val="1"/>
          <w:numId w:val="1295"/>
        </w:numPr>
      </w:pPr>
      <w:r>
        <w:rPr>
          <w:i/>
          <w:iCs/>
        </w:rPr>
        <w:t xml:space="preserve">Cons</w:t>
      </w:r>
      <w:r>
        <w:t xml:space="preserve">: Less proven in coding scenarios than Claude or GPT</w:t>
      </w:r>
    </w:p>
    <w:p>
      <w:pPr>
        <w:pStyle w:val="Compact"/>
        <w:numPr>
          <w:ilvl w:val="1"/>
          <w:numId w:val="1295"/>
        </w:numPr>
      </w:pPr>
      <w:r>
        <w:rPr>
          <w:i/>
          <w:iCs/>
        </w:rPr>
        <w:t xml:space="preserve">When to use</w:t>
      </w:r>
      <w:r>
        <w:t xml:space="preserve">: Tasks involving images or complex context</w:t>
      </w:r>
    </w:p>
    <w:p>
      <w:pPr>
        <w:pStyle w:val="Compact"/>
        <w:numPr>
          <w:ilvl w:val="0"/>
          <w:numId w:val="1294"/>
        </w:numPr>
      </w:pPr>
      <w:r>
        <w:rPr>
          <w:b/>
          <w:bCs/>
        </w:rPr>
        <w:t xml:space="preserve">Gemini 3 Pro/Flash</w:t>
      </w:r>
      <w:r>
        <w:t xml:space="preserve"> </w:t>
      </w:r>
      <w:r>
        <w:t xml:space="preserve">(Preview): Latest generation</w:t>
      </w:r>
    </w:p>
    <w:p>
      <w:pPr>
        <w:pStyle w:val="Compact"/>
        <w:numPr>
          <w:ilvl w:val="1"/>
          <w:numId w:val="1296"/>
        </w:numPr>
      </w:pPr>
      <w:r>
        <w:rPr>
          <w:i/>
          <w:iCs/>
        </w:rPr>
        <w:t xml:space="preserve">Pros</w:t>
      </w:r>
      <w:r>
        <w:t xml:space="preserve">: Cutting-edge capabilities, flash variant offers speed</w:t>
      </w:r>
    </w:p>
    <w:p>
      <w:pPr>
        <w:pStyle w:val="Compact"/>
        <w:numPr>
          <w:ilvl w:val="1"/>
          <w:numId w:val="1296"/>
        </w:numPr>
      </w:pPr>
      <w:r>
        <w:rPr>
          <w:i/>
          <w:iCs/>
        </w:rPr>
        <w:t xml:space="preserve">Cons</w:t>
      </w:r>
      <w:r>
        <w:t xml:space="preserve">: Preview status means less stable, limited track record</w:t>
      </w:r>
    </w:p>
    <w:p>
      <w:pPr>
        <w:pStyle w:val="Compact"/>
        <w:numPr>
          <w:ilvl w:val="1"/>
          <w:numId w:val="129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76"/>
    <w:bookmarkStart w:id="777" w:name="feature-settings"/>
    <w:p>
      <w:pPr>
        <w:pStyle w:val="Heading4"/>
      </w:pPr>
      <w:ins w:id="2629" w:author="PR Preview" w:date="2024-01-01T00:00:00Z">
        <w:r>
          <w:t xml:space="preserve">18.5.11.3 Feature Settings</w:t>
        </w:r>
      </w:ins>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7"/>
        </w:numPr>
      </w:pPr>
      <w:r>
        <w:rPr>
          <w:i/>
          <w:iCs/>
        </w:rPr>
        <w:t xml:space="preserve">What it does</w:t>
      </w:r>
      <w:r>
        <w:t xml:space="preserve">: Enables previews of experimental features in your editor</w:t>
      </w:r>
    </w:p>
    <w:p>
      <w:pPr>
        <w:pStyle w:val="Compact"/>
        <w:numPr>
          <w:ilvl w:val="0"/>
          <w:numId w:val="1297"/>
        </w:numPr>
      </w:pPr>
      <w:r>
        <w:rPr>
          <w:i/>
          <w:iCs/>
        </w:rPr>
        <w:t xml:space="preserve">Pros</w:t>
      </w:r>
      <w:r>
        <w:t xml:space="preserve">: Access to latest capabilities before general release</w:t>
      </w:r>
    </w:p>
    <w:p>
      <w:pPr>
        <w:pStyle w:val="Compact"/>
        <w:numPr>
          <w:ilvl w:val="0"/>
          <w:numId w:val="1297"/>
        </w:numPr>
      </w:pPr>
      <w:r>
        <w:rPr>
          <w:i/>
          <w:iCs/>
        </w:rPr>
        <w:t xml:space="preserve">Cons</w:t>
      </w:r>
      <w:r>
        <w:t xml:space="preserve">: May have bugs or unstable behavior</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8"/>
        </w:numPr>
      </w:pPr>
      <w:r>
        <w:rPr>
          <w:i/>
          <w:iCs/>
        </w:rPr>
        <w:t xml:space="preserve">What it does</w:t>
      </w:r>
      <w:r>
        <w:t xml:space="preserve">: Enables Copilot chat interface on GitHub.com</w:t>
      </w:r>
    </w:p>
    <w:p>
      <w:pPr>
        <w:pStyle w:val="Compact"/>
        <w:numPr>
          <w:ilvl w:val="0"/>
          <w:numId w:val="1298"/>
        </w:numPr>
      </w:pPr>
      <w:r>
        <w:rPr>
          <w:i/>
          <w:iCs/>
        </w:rPr>
        <w:t xml:space="preserve">Pros</w:t>
      </w:r>
      <w:r>
        <w:t xml:space="preserve">: Quick access to Copilot without opening an editor, useful for reviewing PRs</w:t>
      </w:r>
    </w:p>
    <w:p>
      <w:pPr>
        <w:pStyle w:val="Compact"/>
        <w:numPr>
          <w:ilvl w:val="0"/>
          <w:numId w:val="1298"/>
        </w:numPr>
      </w:pPr>
      <w:r>
        <w:rPr>
          <w:i/>
          <w:iCs/>
        </w:rPr>
        <w:t xml:space="preserve">Cons</w:t>
      </w:r>
      <w:r>
        <w:t xml:space="preserve">: Only available with paid license</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9"/>
        </w:numPr>
      </w:pPr>
      <w:r>
        <w:rPr>
          <w:i/>
          <w:iCs/>
        </w:rPr>
        <w:t xml:space="preserve">What it does</w:t>
      </w:r>
      <w:r>
        <w:t xml:space="preserve">: GitHub Copilot for assistance in terminal</w:t>
      </w:r>
    </w:p>
    <w:p>
      <w:pPr>
        <w:pStyle w:val="Compact"/>
        <w:numPr>
          <w:ilvl w:val="0"/>
          <w:numId w:val="1299"/>
        </w:numPr>
      </w:pPr>
      <w:r>
        <w:rPr>
          <w:i/>
          <w:iCs/>
        </w:rPr>
        <w:t xml:space="preserve">Pros</w:t>
      </w:r>
      <w:r>
        <w:t xml:space="preserve">: AI help for command-line operations, shell commands, and git operations</w:t>
      </w:r>
    </w:p>
    <w:p>
      <w:pPr>
        <w:pStyle w:val="Compact"/>
        <w:numPr>
          <w:ilvl w:val="0"/>
          <w:numId w:val="1299"/>
        </w:numPr>
      </w:pPr>
      <w:r>
        <w:rPr>
          <w:i/>
          <w:iCs/>
        </w:rPr>
        <w:t xml:space="preserve">Cons</w:t>
      </w:r>
      <w:r>
        <w:t xml:space="preserve">: Requires separate installation and setup</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0"/>
        </w:numPr>
      </w:pPr>
      <w:r>
        <w:rPr>
          <w:i/>
          <w:iCs/>
        </w:rPr>
        <w:t xml:space="preserve">What it does</w:t>
      </w:r>
      <w:r>
        <w:t xml:space="preserve">: Enables Copilot in GitHub Desktop app</w:t>
      </w:r>
    </w:p>
    <w:p>
      <w:pPr>
        <w:pStyle w:val="Compact"/>
        <w:numPr>
          <w:ilvl w:val="0"/>
          <w:numId w:val="1300"/>
        </w:numPr>
      </w:pPr>
      <w:r>
        <w:rPr>
          <w:i/>
          <w:iCs/>
        </w:rPr>
        <w:t xml:space="preserve">Pros</w:t>
      </w:r>
      <w:r>
        <w:t xml:space="preserve">: AI assistance in GUI git client</w:t>
      </w:r>
    </w:p>
    <w:p>
      <w:pPr>
        <w:pStyle w:val="Compact"/>
        <w:numPr>
          <w:ilvl w:val="0"/>
          <w:numId w:val="1300"/>
        </w:numPr>
      </w:pPr>
      <w:r>
        <w:rPr>
          <w:i/>
          <w:iCs/>
        </w:rPr>
        <w:t xml:space="preserve">Cons</w:t>
      </w:r>
      <w:r>
        <w:t xml:space="preserve">: Limited compared to editor integration</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1"/>
        </w:numPr>
      </w:pPr>
      <w:r>
        <w:rPr>
          <w:i/>
          <w:iCs/>
        </w:rPr>
        <w:t xml:space="preserve">What it does</w:t>
      </w:r>
      <w:r>
        <w:t xml:space="preserve">: Enables chat interface in your code editor</w:t>
      </w:r>
    </w:p>
    <w:p>
      <w:pPr>
        <w:pStyle w:val="Compact"/>
        <w:numPr>
          <w:ilvl w:val="0"/>
          <w:numId w:val="1301"/>
        </w:numPr>
      </w:pPr>
      <w:r>
        <w:rPr>
          <w:i/>
          <w:iCs/>
        </w:rPr>
        <w:t xml:space="preserve">Pros</w:t>
      </w:r>
      <w:r>
        <w:t xml:space="preserve">: Context-aware help, refactoring assistance, code explanation</w:t>
      </w:r>
    </w:p>
    <w:p>
      <w:pPr>
        <w:pStyle w:val="Compact"/>
        <w:numPr>
          <w:ilvl w:val="0"/>
          <w:numId w:val="1301"/>
        </w:numPr>
      </w:pPr>
      <w:r>
        <w:rPr>
          <w:i/>
          <w:iCs/>
        </w:rPr>
        <w:t xml:space="preserve">Cons</w:t>
      </w:r>
      <w:r>
        <w:t xml:space="preserve">: Can be distracting if overused</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2"/>
        </w:numPr>
      </w:pPr>
      <w:r>
        <w:rPr>
          <w:i/>
          <w:iCs/>
        </w:rPr>
        <w:t xml:space="preserve">What it does</w:t>
      </w:r>
      <w:r>
        <w:t xml:space="preserve">: Enables Copilot chat in mobile app</w:t>
      </w:r>
    </w:p>
    <w:p>
      <w:pPr>
        <w:pStyle w:val="Compact"/>
        <w:numPr>
          <w:ilvl w:val="0"/>
          <w:numId w:val="1302"/>
        </w:numPr>
      </w:pPr>
      <w:r>
        <w:rPr>
          <w:i/>
          <w:iCs/>
        </w:rPr>
        <w:t xml:space="preserve">Pros</w:t>
      </w:r>
      <w:r>
        <w:t xml:space="preserve">: Quick access on mobile devices</w:t>
      </w:r>
    </w:p>
    <w:p>
      <w:pPr>
        <w:pStyle w:val="Compact"/>
        <w:numPr>
          <w:ilvl w:val="0"/>
          <w:numId w:val="1302"/>
        </w:numPr>
      </w:pPr>
      <w:r>
        <w:rPr>
          <w:i/>
          <w:iCs/>
        </w:rPr>
        <w:t xml:space="preserve">Cons</w:t>
      </w:r>
      <w:r>
        <w:t xml:space="preserve">: Limited by mobile interface</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03"/>
        </w:numPr>
      </w:pPr>
      <w:r>
        <w:rPr>
          <w:i/>
          <w:iCs/>
        </w:rPr>
        <w:t xml:space="preserve">What it does</w:t>
      </w:r>
      <w:r>
        <w:t xml:space="preserve">: Allows Copilot to search internet for up-to-date information</w:t>
      </w:r>
    </w:p>
    <w:p>
      <w:pPr>
        <w:pStyle w:val="Compact"/>
        <w:numPr>
          <w:ilvl w:val="0"/>
          <w:numId w:val="1303"/>
        </w:numPr>
      </w:pPr>
      <w:r>
        <w:rPr>
          <w:i/>
          <w:iCs/>
        </w:rPr>
        <w:t xml:space="preserve">Pros</w:t>
      </w:r>
      <w:r>
        <w:t xml:space="preserve">: Access to current documentation, recent library changes, latest best practices</w:t>
      </w:r>
    </w:p>
    <w:p>
      <w:pPr>
        <w:pStyle w:val="Compact"/>
        <w:numPr>
          <w:ilvl w:val="0"/>
          <w:numId w:val="1303"/>
        </w:numPr>
      </w:pPr>
      <w:r>
        <w:rPr>
          <w:i/>
          <w:iCs/>
        </w:rPr>
        <w:t xml:space="preserve">Cons</w:t>
      </w:r>
      <w:r>
        <w:t xml:space="preserve">: May introduce latency, results depend on search quality</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77"/>
    <w:bookmarkStart w:id="778" w:name="advanced-settings"/>
    <w:p>
      <w:pPr>
        <w:pStyle w:val="Heading4"/>
      </w:pPr>
      <w:ins w:id="2666" w:author="PR Preview" w:date="2024-01-01T00:00:00Z">
        <w:r>
          <w:t xml:space="preserve">18.5.11.4 Advanced Settings</w:t>
        </w:r>
      </w:ins>
    </w:p>
    <w:p>
      <w:pPr>
        <w:pStyle w:val="FirstParagraph"/>
      </w:pPr>
      <w:r>
        <w:rPr>
          <w:b/>
          <w:bCs/>
        </w:rPr>
        <w:t xml:space="preserve">Dashboard Entry Point:</w:t>
      </w:r>
    </w:p>
    <w:p>
      <w:pPr>
        <w:pStyle w:val="Compact"/>
        <w:numPr>
          <w:ilvl w:val="0"/>
          <w:numId w:val="1304"/>
        </w:numPr>
      </w:pPr>
      <w:r>
        <w:rPr>
          <w:i/>
          <w:iCs/>
        </w:rPr>
        <w:t xml:space="preserve">What it does</w:t>
      </w:r>
      <w:r>
        <w:t xml:space="preserve">: Allows instant chatting when landing on GitHub.com</w:t>
      </w:r>
    </w:p>
    <w:p>
      <w:pPr>
        <w:pStyle w:val="Compact"/>
        <w:numPr>
          <w:ilvl w:val="0"/>
          <w:numId w:val="1304"/>
        </w:numPr>
      </w:pPr>
      <w:r>
        <w:rPr>
          <w:i/>
          <w:iCs/>
        </w:rPr>
        <w:t xml:space="preserve">Pros</w:t>
      </w:r>
      <w:r>
        <w:t xml:space="preserve">: Quick access to Copilot without navigating menus</w:t>
      </w:r>
    </w:p>
    <w:p>
      <w:pPr>
        <w:pStyle w:val="Compact"/>
        <w:numPr>
          <w:ilvl w:val="0"/>
          <w:numId w:val="1304"/>
        </w:numPr>
      </w:pPr>
      <w:r>
        <w:rPr>
          <w:i/>
          <w:iCs/>
        </w:rPr>
        <w:t xml:space="preserve">Cons</w:t>
      </w:r>
      <w:r>
        <w:t xml:space="preserve">: None significant</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5"/>
        </w:numPr>
      </w:pPr>
      <w:r>
        <w:rPr>
          <w:i/>
          <w:iCs/>
        </w:rPr>
        <w:t xml:space="preserve">What it does</w:t>
      </w:r>
      <w:r>
        <w:t xml:space="preserve">: Use Copilot to review your code and generate pull request summaries</w:t>
      </w:r>
    </w:p>
    <w:p>
      <w:pPr>
        <w:pStyle w:val="Compact"/>
        <w:numPr>
          <w:ilvl w:val="0"/>
          <w:numId w:val="1305"/>
        </w:numPr>
      </w:pPr>
      <w:r>
        <w:rPr>
          <w:i/>
          <w:iCs/>
        </w:rPr>
        <w:t xml:space="preserve">Pros</w:t>
      </w:r>
      <w:r>
        <w:t xml:space="preserve">: Automated code review suggestions, PR summary generation, catches common issues</w:t>
      </w:r>
    </w:p>
    <w:p>
      <w:pPr>
        <w:pStyle w:val="Compact"/>
        <w:numPr>
          <w:ilvl w:val="0"/>
          <w:numId w:val="1305"/>
        </w:numPr>
      </w:pPr>
      <w:r>
        <w:rPr>
          <w:i/>
          <w:iCs/>
        </w:rPr>
        <w:t xml:space="preserve">Cons</w:t>
      </w:r>
      <w:r>
        <w:t xml:space="preserve">: May generate false positives, shouldn’t replace human review</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6"/>
        </w:numPr>
      </w:pPr>
      <w:r>
        <w:rPr>
          <w:i/>
          <w:iCs/>
        </w:rPr>
        <w:t xml:space="preserve">What it does</w:t>
      </w:r>
      <w:r>
        <w:t xml:space="preserve">: Automatically reviews all pull requests you create</w:t>
      </w:r>
    </w:p>
    <w:p>
      <w:pPr>
        <w:pStyle w:val="Compact"/>
        <w:numPr>
          <w:ilvl w:val="0"/>
          <w:numId w:val="1306"/>
        </w:numPr>
      </w:pPr>
      <w:r>
        <w:rPr>
          <w:i/>
          <w:iCs/>
        </w:rPr>
        <w:t xml:space="preserve">Pros</w:t>
      </w:r>
      <w:r>
        <w:t xml:space="preserve">: Catches issues early without manual triggering</w:t>
      </w:r>
    </w:p>
    <w:p>
      <w:pPr>
        <w:pStyle w:val="Compact"/>
        <w:numPr>
          <w:ilvl w:val="0"/>
          <w:numId w:val="1306"/>
        </w:numPr>
      </w:pPr>
      <w:r>
        <w:rPr>
          <w:i/>
          <w:iCs/>
        </w:rPr>
        <w:t xml:space="preserve">Cons</w:t>
      </w:r>
      <w:r>
        <w:t xml:space="preserve">: May be noisy on simple PRs, uses API quota</w:t>
      </w:r>
    </w:p>
    <w:p>
      <w:pPr>
        <w:pStyle w:val="Compact"/>
        <w:numPr>
          <w:ilvl w:val="0"/>
          <w:numId w:val="130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7"/>
        </w:numPr>
      </w:pPr>
      <w:r>
        <w:rPr>
          <w:i/>
          <w:iCs/>
        </w:rPr>
        <w:t xml:space="preserve">What it does</w:t>
      </w:r>
      <w:r>
        <w:t xml:space="preserve">: Delegate tasks to Copilot coding agent in repositories where it is enabled</w:t>
      </w:r>
    </w:p>
    <w:p>
      <w:pPr>
        <w:pStyle w:val="Compact"/>
        <w:numPr>
          <w:ilvl w:val="0"/>
          <w:numId w:val="1307"/>
        </w:numPr>
      </w:pPr>
      <w:r>
        <w:rPr>
          <w:i/>
          <w:iCs/>
        </w:rPr>
        <w:t xml:space="preserve">Pros</w:t>
      </w:r>
      <w:r>
        <w:t xml:space="preserve">: Autonomous multi-file edits, can execute complex refactoring, runs tests and fixes issues</w:t>
      </w:r>
    </w:p>
    <w:p>
      <w:pPr>
        <w:pStyle w:val="Compact"/>
        <w:numPr>
          <w:ilvl w:val="0"/>
          <w:numId w:val="1307"/>
        </w:numPr>
      </w:pPr>
      <w:r>
        <w:rPr>
          <w:i/>
          <w:iCs/>
        </w:rPr>
        <w:t xml:space="preserve">Cons</w:t>
      </w:r>
      <w:r>
        <w:t xml:space="preserve">: Requires careful oversight, can make unwanted changes if instructions unclear</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8"/>
        </w:numPr>
      </w:pPr>
      <w:r>
        <w:rPr>
          <w:i/>
          <w:iCs/>
        </w:rPr>
        <w:t xml:space="preserve">What it does</w:t>
      </w:r>
      <w:r>
        <w:t xml:space="preserve">: Remember repository context across Copilot agent interactions</w:t>
      </w:r>
    </w:p>
    <w:p>
      <w:pPr>
        <w:pStyle w:val="Compact"/>
        <w:numPr>
          <w:ilvl w:val="0"/>
          <w:numId w:val="1308"/>
        </w:numPr>
      </w:pPr>
      <w:r>
        <w:rPr>
          <w:i/>
          <w:iCs/>
        </w:rPr>
        <w:t xml:space="preserve">Pros</w:t>
      </w:r>
      <w:r>
        <w:t xml:space="preserve">: Better context awareness, learns repository patterns and conventions</w:t>
      </w:r>
    </w:p>
    <w:p>
      <w:pPr>
        <w:pStyle w:val="Compact"/>
        <w:numPr>
          <w:ilvl w:val="0"/>
          <w:numId w:val="1308"/>
        </w:numPr>
      </w:pPr>
      <w:r>
        <w:rPr>
          <w:i/>
          <w:iCs/>
        </w:rPr>
        <w:t xml:space="preserve">Cons</w:t>
      </w:r>
      <w:r>
        <w:t xml:space="preserve">: Preview feature governed by pre-release terms, potential privacy implications</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9"/>
        </w:numPr>
      </w:pPr>
      <w:r>
        <w:rPr>
          <w:i/>
          <w:iCs/>
        </w:rPr>
        <w:t xml:space="preserve">What it does</w:t>
      </w:r>
      <w:r>
        <w:t xml:space="preserve">: Connect MCP servers to Copilot in all editors and Coding Agent</w:t>
      </w:r>
    </w:p>
    <w:p>
      <w:pPr>
        <w:pStyle w:val="Compact"/>
        <w:numPr>
          <w:ilvl w:val="0"/>
          <w:numId w:val="1309"/>
        </w:numPr>
      </w:pPr>
      <w:r>
        <w:rPr>
          <w:i/>
          <w:iCs/>
        </w:rPr>
        <w:t xml:space="preserve">Pros</w:t>
      </w:r>
      <w:r>
        <w:t xml:space="preserve">: Extend Copilot with custom tools and integrations</w:t>
      </w:r>
    </w:p>
    <w:p>
      <w:pPr>
        <w:pStyle w:val="Compact"/>
        <w:numPr>
          <w:ilvl w:val="0"/>
          <w:numId w:val="1309"/>
        </w:numPr>
      </w:pPr>
      <w:r>
        <w:rPr>
          <w:i/>
          <w:iCs/>
        </w:rPr>
        <w:t xml:space="preserve">Cons</w:t>
      </w:r>
      <w:r>
        <w:t xml:space="preserve">: Requires MCP server setup and maintenance</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0"/>
        </w:numPr>
      </w:pPr>
      <w:r>
        <w:rPr>
          <w:i/>
          <w:iCs/>
        </w:rPr>
        <w:t xml:space="preserve">What it does</w:t>
      </w:r>
      <w:r>
        <w:t xml:space="preserve">: Allow Copilot to suggest commit messages when you make changes</w:t>
      </w:r>
    </w:p>
    <w:p>
      <w:pPr>
        <w:pStyle w:val="Compact"/>
        <w:numPr>
          <w:ilvl w:val="0"/>
          <w:numId w:val="1310"/>
        </w:numPr>
      </w:pPr>
      <w:r>
        <w:rPr>
          <w:i/>
          <w:iCs/>
        </w:rPr>
        <w:t xml:space="preserve">Pros</w:t>
      </w:r>
      <w:r>
        <w:t xml:space="preserve">: Saves time, generates descriptive messages based on code changes</w:t>
      </w:r>
    </w:p>
    <w:p>
      <w:pPr>
        <w:pStyle w:val="Compact"/>
        <w:numPr>
          <w:ilvl w:val="0"/>
          <w:numId w:val="1310"/>
        </w:numPr>
      </w:pPr>
      <w:r>
        <w:rPr>
          <w:i/>
          <w:iCs/>
        </w:rPr>
        <w:t xml:space="preserve">Cons</w:t>
      </w:r>
      <w:r>
        <w:t xml:space="preserve">: May miss important context, still requires review</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1"/>
        </w:numPr>
      </w:pPr>
      <w:r>
        <w:rPr>
          <w:i/>
          <w:iCs/>
        </w:rPr>
        <w:t xml:space="preserve">What it does</w:t>
      </w:r>
      <w:r>
        <w:t xml:space="preserve">: View and create Copilot Spaces (collaborative AI environments)</w:t>
      </w:r>
    </w:p>
    <w:p>
      <w:pPr>
        <w:pStyle w:val="Compact"/>
        <w:numPr>
          <w:ilvl w:val="0"/>
          <w:numId w:val="1311"/>
        </w:numPr>
      </w:pPr>
      <w:r>
        <w:rPr>
          <w:i/>
          <w:iCs/>
        </w:rPr>
        <w:t xml:space="preserve">Pros</w:t>
      </w:r>
      <w:r>
        <w:t xml:space="preserve">: Share AI context with team members</w:t>
      </w:r>
    </w:p>
    <w:p>
      <w:pPr>
        <w:pStyle w:val="Compact"/>
        <w:numPr>
          <w:ilvl w:val="0"/>
          <w:numId w:val="1311"/>
        </w:numPr>
      </w:pPr>
      <w:r>
        <w:rPr>
          <w:i/>
          <w:iCs/>
        </w:rPr>
        <w:t xml:space="preserve">Cons</w:t>
      </w:r>
      <w:r>
        <w:t xml:space="preserve">: Additional complexity for individual work</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2"/>
        </w:numPr>
      </w:pPr>
      <w:r>
        <w:rPr>
          <w:i/>
          <w:iCs/>
        </w:rPr>
        <w:t xml:space="preserve">What it does</w:t>
      </w:r>
      <w:r>
        <w:t xml:space="preserve">: Create individually owned Copilot Spaces</w:t>
      </w:r>
    </w:p>
    <w:p>
      <w:pPr>
        <w:pStyle w:val="Compact"/>
        <w:numPr>
          <w:ilvl w:val="0"/>
          <w:numId w:val="1312"/>
        </w:numPr>
      </w:pPr>
      <w:r>
        <w:rPr>
          <w:i/>
          <w:iCs/>
        </w:rPr>
        <w:t xml:space="preserve">Pros</w:t>
      </w:r>
      <w:r>
        <w:t xml:space="preserve">: Personal AI workspaces for complex projects</w:t>
      </w:r>
    </w:p>
    <w:p>
      <w:pPr>
        <w:pStyle w:val="Compact"/>
        <w:numPr>
          <w:ilvl w:val="0"/>
          <w:numId w:val="1312"/>
        </w:numPr>
      </w:pPr>
      <w:r>
        <w:rPr>
          <w:i/>
          <w:iCs/>
        </w:rPr>
        <w:t xml:space="preserve">Cons</w:t>
      </w:r>
      <w:r>
        <w:t xml:space="preserve">: May fragment your workflow</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13"/>
        </w:numPr>
      </w:pPr>
      <w:r>
        <w:rPr>
          <w:i/>
          <w:iCs/>
        </w:rPr>
        <w:t xml:space="preserve">What it does</w:t>
      </w:r>
      <w:r>
        <w:t xml:space="preserve">: Share individually owned Copilot Spaces</w:t>
      </w:r>
    </w:p>
    <w:p>
      <w:pPr>
        <w:pStyle w:val="Compact"/>
        <w:numPr>
          <w:ilvl w:val="0"/>
          <w:numId w:val="1313"/>
        </w:numPr>
      </w:pPr>
      <w:r>
        <w:rPr>
          <w:i/>
          <w:iCs/>
        </w:rPr>
        <w:t xml:space="preserve">Pros</w:t>
      </w:r>
      <w:r>
        <w:t xml:space="preserve">: Collaborate while maintaining ownership</w:t>
      </w:r>
    </w:p>
    <w:p>
      <w:pPr>
        <w:pStyle w:val="Compact"/>
        <w:numPr>
          <w:ilvl w:val="0"/>
          <w:numId w:val="1313"/>
        </w:numPr>
      </w:pPr>
      <w:r>
        <w:rPr>
          <w:i/>
          <w:iCs/>
        </w:rPr>
        <w:t xml:space="preserve">Cons</w:t>
      </w:r>
      <w:r>
        <w:t xml:space="preserve">: None significant</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78"/>
    <w:bookmarkStart w:id="779" w:name="summary-of-recommended-settings"/>
    <w:p>
      <w:pPr>
        <w:pStyle w:val="Heading4"/>
      </w:pPr>
      <w:ins w:id="2717" w:author="PR Preview" w:date="2024-01-01T00:00:00Z">
        <w:r>
          <w:t xml:space="preserve">18.5.11.5 Summary of Recommended Settings</w:t>
        </w:r>
      </w:ins>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14"/>
        </w:numPr>
      </w:pPr>
      <w:r>
        <w:t xml:space="preserve">All Copilot Chat options (GitHub.com, CLI, IDE, Mobile)</w:t>
      </w:r>
    </w:p>
    <w:p>
      <w:pPr>
        <w:pStyle w:val="Compact"/>
        <w:numPr>
          <w:ilvl w:val="0"/>
          <w:numId w:val="1314"/>
        </w:numPr>
      </w:pPr>
      <w:r>
        <w:t xml:space="preserve">Web search capability</w:t>
      </w:r>
    </w:p>
    <w:p>
      <w:pPr>
        <w:pStyle w:val="Compact"/>
        <w:numPr>
          <w:ilvl w:val="0"/>
          <w:numId w:val="1314"/>
        </w:numPr>
      </w:pPr>
      <w:r>
        <w:t xml:space="preserve">Dashboard Entry Point</w:t>
      </w:r>
    </w:p>
    <w:p>
      <w:pPr>
        <w:pStyle w:val="Compact"/>
        <w:numPr>
          <w:ilvl w:val="0"/>
          <w:numId w:val="1314"/>
        </w:numPr>
      </w:pPr>
      <w:r>
        <w:t xml:space="preserve">Copilot code review (but not automatic review initially)</w:t>
      </w:r>
    </w:p>
    <w:p>
      <w:pPr>
        <w:pStyle w:val="Compact"/>
        <w:numPr>
          <w:ilvl w:val="0"/>
          <w:numId w:val="1314"/>
        </w:numPr>
      </w:pPr>
      <w:r>
        <w:t xml:space="preserve">Copilot coding agent</w:t>
      </w:r>
    </w:p>
    <w:p>
      <w:pPr>
        <w:pStyle w:val="Compact"/>
        <w:numPr>
          <w:ilvl w:val="0"/>
          <w:numId w:val="1314"/>
        </w:numPr>
      </w:pPr>
      <w:r>
        <w:t xml:space="preserve">Copilot Memory</w:t>
      </w:r>
    </w:p>
    <w:p>
      <w:pPr>
        <w:pStyle w:val="Compact"/>
        <w:numPr>
          <w:ilvl w:val="0"/>
          <w:numId w:val="1314"/>
        </w:numPr>
      </w:pPr>
      <w:r>
        <w:t xml:space="preserve">MCP servers (if configured)</w:t>
      </w:r>
    </w:p>
    <w:p>
      <w:pPr>
        <w:pStyle w:val="Compact"/>
        <w:numPr>
          <w:ilvl w:val="0"/>
          <w:numId w:val="1314"/>
        </w:numPr>
      </w:pPr>
      <w:r>
        <w:t xml:space="preserve">Copilot-generated commit messages</w:t>
      </w:r>
    </w:p>
    <w:p>
      <w:pPr>
        <w:pStyle w:val="Compact"/>
        <w:numPr>
          <w:ilvl w:val="0"/>
          <w:numId w:val="1314"/>
        </w:numPr>
      </w:pPr>
      <w:r>
        <w:t xml:space="preserve">All Copilot Spaces options</w:t>
      </w:r>
    </w:p>
    <w:p>
      <w:pPr>
        <w:pStyle w:val="FirstParagraph"/>
      </w:pPr>
      <w:r>
        <w:rPr>
          <w:b/>
          <w:bCs/>
        </w:rPr>
        <w:t xml:space="preserve">Model selection:</w:t>
      </w:r>
    </w:p>
    <w:p>
      <w:pPr>
        <w:pStyle w:val="Compact"/>
        <w:numPr>
          <w:ilvl w:val="0"/>
          <w:numId w:val="1315"/>
        </w:numPr>
      </w:pPr>
      <w:r>
        <w:t xml:space="preserve">Default: Claude Sonnet 4.5</w:t>
      </w:r>
    </w:p>
    <w:p>
      <w:pPr>
        <w:pStyle w:val="Compact"/>
        <w:numPr>
          <w:ilvl w:val="0"/>
          <w:numId w:val="1315"/>
        </w:numPr>
      </w:pPr>
      <w:r>
        <w:t xml:space="preserve">Complex tasks: Claude Opus 4.5</w:t>
      </w:r>
    </w:p>
    <w:p>
      <w:pPr>
        <w:pStyle w:val="Compact"/>
        <w:numPr>
          <w:ilvl w:val="0"/>
          <w:numId w:val="1315"/>
        </w:numPr>
      </w:pPr>
      <w:r>
        <w:t xml:space="preserve">Quick completions: Claude Haiku 4.5</w:t>
      </w:r>
    </w:p>
    <w:p>
      <w:pPr>
        <w:pStyle w:val="FirstParagraph"/>
      </w:pPr>
      <w:r>
        <w:rPr>
          <w:b/>
          <w:bCs/>
        </w:rPr>
        <w:t xml:space="preserve">Enable with caution:</w:t>
      </w:r>
    </w:p>
    <w:p>
      <w:pPr>
        <w:pStyle w:val="Compact"/>
        <w:numPr>
          <w:ilvl w:val="0"/>
          <w:numId w:val="1316"/>
        </w:numPr>
      </w:pPr>
      <w:r>
        <w:t xml:space="preserve">Editor preview features (only if comfortable with potential instability)</w:t>
      </w:r>
    </w:p>
    <w:p>
      <w:pPr>
        <w:pStyle w:val="Compact"/>
        <w:numPr>
          <w:ilvl w:val="0"/>
          <w:numId w:val="131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79"/>
    <w:bookmarkEnd w:id="780"/>
    <w:bookmarkStart w:id="793" w:name="configuring-the-agent-environment"/>
    <w:p>
      <w:pPr>
        <w:pStyle w:val="Heading3"/>
      </w:pPr>
      <w:ins w:id="2737" w:author="PR Preview" w:date="2024-01-01T00:00:00Z">
        <w:r>
          <w:t xml:space="preserve">18.5.12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81" w:name="why-configure-the-environment"/>
    <w:p>
      <w:pPr>
        <w:pStyle w:val="Heading4"/>
      </w:pPr>
      <w:ins w:id="2739" w:author="PR Preview" w:date="2024-01-01T00:00:00Z">
        <w:r>
          <w:t xml:space="preserve">18.5.12.1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7"/>
        </w:numPr>
      </w:pPr>
      <w:r>
        <w:t xml:space="preserve">Faster agent startup and execution</w:t>
      </w:r>
    </w:p>
    <w:p>
      <w:pPr>
        <w:pStyle w:val="Compact"/>
        <w:numPr>
          <w:ilvl w:val="0"/>
          <w:numId w:val="1317"/>
        </w:numPr>
      </w:pPr>
      <w:r>
        <w:t xml:space="preserve">More reliable builds and tests</w:t>
      </w:r>
    </w:p>
    <w:p>
      <w:pPr>
        <w:pStyle w:val="Compact"/>
        <w:numPr>
          <w:ilvl w:val="0"/>
          <w:numId w:val="1317"/>
        </w:numPr>
      </w:pPr>
      <w:r>
        <w:t xml:space="preserve">Access to private or authenticated dependencies</w:t>
      </w:r>
    </w:p>
    <w:p>
      <w:pPr>
        <w:pStyle w:val="Compact"/>
        <w:numPr>
          <w:ilvl w:val="0"/>
          <w:numId w:val="1317"/>
        </w:numPr>
      </w:pPr>
      <w:r>
        <w:t xml:space="preserve">Consistent development environment across all agent sessions</w:t>
      </w:r>
    </w:p>
    <w:bookmarkEnd w:id="781"/>
    <w:bookmarkStart w:id="782" w:name="file-location-and-structure"/>
    <w:p>
      <w:pPr>
        <w:pStyle w:val="Heading4"/>
      </w:pPr>
      <w:ins w:id="2745" w:author="PR Preview" w:date="2024-01-01T00:00:00Z">
        <w:r>
          <w:t xml:space="preserve">18.5.12.2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82"/>
    <w:bookmarkStart w:id="783" w:name="basic-configuration-example"/>
    <w:p>
      <w:pPr>
        <w:pStyle w:val="Heading4"/>
      </w:pPr>
      <w:ins w:id="2747" w:author="PR Preview" w:date="2024-01-01T00:00:00Z">
        <w:r>
          <w:t xml:space="preserve">18.5.12.3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83"/>
    <w:bookmarkStart w:id="786" w:name="using-actionscheckout"/>
    <w:p>
      <w:pPr>
        <w:pStyle w:val="Heading4"/>
      </w:pPr>
      <w:ins w:id="2749" w:author="PR Preview" w:date="2024-01-01T00:00:00Z">
        <w:r>
          <w:t xml:space="preserve">18.5.12.4 Using</w:t>
        </w:r>
      </w:ins>
      <w:ins w:id="2749" w:author="PR Preview" w:date="2024-01-01T00:00:00Z">
        <w:r>
          <w:t xml:space="preserve"> </w:t>
        </w:r>
      </w:ins>
      <w:ins w:id="2749" w:author="PR Preview" w:date="2024-01-01T00:00:00Z">
        <w:r>
          <w:rPr>
            <w:rStyle w:val="VerbatimChar"/>
          </w:rPr>
          <w:t xml:space="preserve">actions/checkout</w:t>
        </w:r>
      </w:ins>
    </w:p>
    <w:p>
      <w:pPr>
        <w:pStyle w:val="FirstParagraph"/>
      </w:pPr>
      <w:r>
        <w:t xml:space="preserve">The</w:t>
      </w:r>
      <w:r>
        <w:t xml:space="preserve"> </w:t>
      </w:r>
      <w:hyperlink r:id="rId78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8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86"/>
    <w:bookmarkStart w:id="787" w:name="configurable-options"/>
    <w:p>
      <w:pPr>
        <w:pStyle w:val="Heading4"/>
      </w:pPr>
      <w:ins w:id="2762" w:author="PR Preview" w:date="2024-01-01T00:00:00Z">
        <w:r>
          <w:t xml:space="preserve">18.5.12.5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9"/>
        </w:numPr>
      </w:pPr>
      <w:r>
        <w:rPr>
          <w:rStyle w:val="VerbatimChar"/>
        </w:rPr>
        <w:t xml:space="preserve">steps</w:t>
      </w:r>
      <w:r>
        <w:t xml:space="preserve">: Setup commands and actions to run</w:t>
      </w:r>
    </w:p>
    <w:p>
      <w:pPr>
        <w:pStyle w:val="Compact"/>
        <w:numPr>
          <w:ilvl w:val="0"/>
          <w:numId w:val="131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9"/>
        </w:numPr>
      </w:pPr>
      <w:r>
        <w:rPr>
          <w:rStyle w:val="VerbatimChar"/>
        </w:rPr>
        <w:t xml:space="preserve">runs-on</w:t>
      </w:r>
      <w:r>
        <w:t xml:space="preserve">: Runner type (Ubuntu x64 Linux only)</w:t>
      </w:r>
    </w:p>
    <w:p>
      <w:pPr>
        <w:pStyle w:val="Compact"/>
        <w:numPr>
          <w:ilvl w:val="0"/>
          <w:numId w:val="1319"/>
        </w:numPr>
      </w:pPr>
      <w:r>
        <w:rPr>
          <w:rStyle w:val="VerbatimChar"/>
        </w:rPr>
        <w:t xml:space="preserve">services</w:t>
      </w:r>
      <w:r>
        <w:t xml:space="preserve">: Database or service containers</w:t>
      </w:r>
    </w:p>
    <w:p>
      <w:pPr>
        <w:pStyle w:val="Compact"/>
        <w:numPr>
          <w:ilvl w:val="0"/>
          <w:numId w:val="1319"/>
        </w:numPr>
      </w:pPr>
      <w:r>
        <w:rPr>
          <w:rStyle w:val="VerbatimChar"/>
        </w:rPr>
        <w:t xml:space="preserve">snapshot</w:t>
      </w:r>
      <w:r>
        <w:t xml:space="preserve">: Save environment state</w:t>
      </w:r>
    </w:p>
    <w:p>
      <w:pPr>
        <w:pStyle w:val="Compact"/>
        <w:numPr>
          <w:ilvl w:val="0"/>
          <w:numId w:val="1319"/>
        </w:numPr>
      </w:pPr>
      <w:r>
        <w:rPr>
          <w:rStyle w:val="VerbatimChar"/>
        </w:rPr>
        <w:t xml:space="preserve">timeout-minutes</w:t>
      </w:r>
      <w:r>
        <w:t xml:space="preserve">: Maximum 59 minutes</w:t>
      </w:r>
    </w:p>
    <w:p>
      <w:pPr>
        <w:pStyle w:val="FirstParagraph"/>
      </w:pPr>
      <w:r>
        <w:t xml:space="preserve">All other workflow settings are ignored by Copilot.</w:t>
      </w:r>
    </w:p>
    <w:bookmarkEnd w:id="787"/>
    <w:bookmarkStart w:id="788" w:name="common-setup-tasks"/>
    <w:p>
      <w:pPr>
        <w:pStyle w:val="Heading4"/>
      </w:pPr>
      <w:ins w:id="2771" w:author="PR Preview" w:date="2024-01-01T00:00:00Z">
        <w:r>
          <w:t xml:space="preserve">18.5.12.6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88"/>
    <w:bookmarkStart w:id="789" w:name="environment-variables-and-secrets"/>
    <w:p>
      <w:pPr>
        <w:pStyle w:val="Heading4"/>
      </w:pPr>
      <w:ins w:id="2778" w:author="PR Preview" w:date="2024-01-01T00:00:00Z">
        <w:r>
          <w:t xml:space="preserve">18.5.12.7 Environment Variables and Secrets</w:t>
        </w:r>
      </w:ins>
    </w:p>
    <w:p>
      <w:pPr>
        <w:pStyle w:val="FirstParagraph"/>
      </w:pPr>
      <w:r>
        <w:t xml:space="preserve">To set environment variables for Copilot:</w:t>
      </w:r>
    </w:p>
    <w:p>
      <w:pPr>
        <w:pStyle w:val="Compact"/>
        <w:numPr>
          <w:ilvl w:val="0"/>
          <w:numId w:val="1320"/>
        </w:numPr>
      </w:pPr>
      <w:r>
        <w:t xml:space="preserve">Navigate to your repository’s</w:t>
      </w:r>
      <w:r>
        <w:t xml:space="preserve"> </w:t>
      </w:r>
      <w:r>
        <w:rPr>
          <w:b/>
          <w:bCs/>
        </w:rPr>
        <w:t xml:space="preserve">Settings</w:t>
      </w:r>
    </w:p>
    <w:p>
      <w:pPr>
        <w:pStyle w:val="Compact"/>
        <w:numPr>
          <w:ilvl w:val="0"/>
          <w:numId w:val="1320"/>
        </w:numPr>
      </w:pPr>
      <w:r>
        <w:t xml:space="preserve">Go to</w:t>
      </w:r>
      <w:r>
        <w:t xml:space="preserve"> </w:t>
      </w:r>
      <w:r>
        <w:rPr>
          <w:b/>
          <w:bCs/>
        </w:rPr>
        <w:t xml:space="preserve">Environments</w:t>
      </w:r>
    </w:p>
    <w:p>
      <w:pPr>
        <w:pStyle w:val="Compact"/>
        <w:numPr>
          <w:ilvl w:val="0"/>
          <w:numId w:val="132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0"/>
        </w:numPr>
      </w:pPr>
      <w:r>
        <w:t xml:space="preserve">Add environment variables or secrets as needed</w:t>
      </w:r>
    </w:p>
    <w:p>
      <w:pPr>
        <w:pStyle w:val="FirstParagraph"/>
      </w:pPr>
      <w:r>
        <w:t xml:space="preserve">Use secrets for sensitive values like API keys or passwords.</w:t>
      </w:r>
    </w:p>
    <w:bookmarkEnd w:id="789"/>
    <w:bookmarkStart w:id="790" w:name="testing-your-configuration"/>
    <w:p>
      <w:pPr>
        <w:pStyle w:val="Heading4"/>
      </w:pPr>
      <w:ins w:id="2785" w:author="PR Preview" w:date="2024-01-01T00:00:00Z">
        <w:r>
          <w:t xml:space="preserve">18.5.12.8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90"/>
    <w:bookmarkStart w:id="791" w:name="advanced-configuration"/>
    <w:p>
      <w:pPr>
        <w:pStyle w:val="Heading4"/>
      </w:pPr>
      <w:ins w:id="2788" w:author="PR Preview" w:date="2024-01-01T00:00:00Z">
        <w:r>
          <w:t xml:space="preserve">18.5.12.9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91"/>
    <w:bookmarkStart w:id="792" w:name="further-reading-1"/>
    <w:p>
      <w:pPr>
        <w:pStyle w:val="Heading4"/>
      </w:pPr>
      <w:ins w:id="2796" w:author="PR Preview" w:date="2024-01-01T00:00:00Z">
        <w:r>
          <w:t xml:space="preserve">18.5.12.10 Further Reading</w:t>
        </w:r>
      </w:ins>
    </w:p>
    <w:p>
      <w:pPr>
        <w:pStyle w:val="FirstParagraph"/>
      </w:pPr>
      <w:r>
        <w:t xml:space="preserve">For complete details,</w:t>
      </w:r>
      <w:r>
        <w:t xml:space="preserve"> </w:t>
      </w:r>
      <w:r>
        <w:t xml:space="preserve">see</w:t>
      </w:r>
      <w:r>
        <w:t xml:space="preserve"> </w:t>
      </w:r>
      <w:hyperlink r:id="rId785">
        <w:r>
          <w:rPr>
            <w:rStyle w:val="Hyperlink"/>
          </w:rPr>
          <w:t xml:space="preserve">Customizing the development environment for GitHub Copilot coding agent</w:t>
        </w:r>
      </w:hyperlink>
      <w:r>
        <w:t xml:space="preserve">.</w:t>
      </w:r>
    </w:p>
    <w:bookmarkEnd w:id="792"/>
    <w:bookmarkEnd w:id="793"/>
    <w:bookmarkStart w:id="801" w:name="sec-ai-agent-skills"/>
    <w:p>
      <w:pPr>
        <w:pStyle w:val="Heading3"/>
      </w:pPr>
      <w:ins w:id="2798" w:author="PR Preview" w:date="2024-01-01T00:00:00Z">
        <w:r>
          <w:t xml:space="preserve">18.5.13 Agent Skills</w:t>
        </w:r>
      </w:ins>
    </w:p>
    <w:p>
      <w:pPr>
        <w:pStyle w:val="FirstParagraph"/>
      </w:pPr>
      <w:hyperlink r:id="rId794">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95">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96" w:name="what-is-a-skill"/>
    <w:p>
      <w:pPr>
        <w:pStyle w:val="Heading4"/>
      </w:pPr>
      <w:ins w:id="2800" w:author="PR Preview" w:date="2024-01-01T00:00:00Z">
        <w:r>
          <w:t xml:space="preserve">18.5.13.1 What is a Skill?</w:t>
        </w:r>
      </w:ins>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95">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1"/>
        </w:numPr>
      </w:pPr>
      <w:r>
        <w:t xml:space="preserve">Scripts</w:t>
      </w:r>
    </w:p>
    <w:p>
      <w:pPr>
        <w:pStyle w:val="Compact"/>
        <w:numPr>
          <w:ilvl w:val="0"/>
          <w:numId w:val="1321"/>
        </w:numPr>
      </w:pPr>
      <w:r>
        <w:t xml:space="preserve">Reference documentation</w:t>
      </w:r>
    </w:p>
    <w:p>
      <w:pPr>
        <w:pStyle w:val="Compact"/>
        <w:numPr>
          <w:ilvl w:val="0"/>
          <w:numId w:val="1321"/>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96"/>
    <w:bookmarkStart w:id="797" w:name="how-agents-load-skills"/>
    <w:p>
      <w:pPr>
        <w:pStyle w:val="Heading4"/>
      </w:pPr>
      <w:ins w:id="2806" w:author="PR Preview" w:date="2024-01-01T00:00:00Z">
        <w:r>
          <w:t xml:space="preserve">18.5.13.2 How Agents Load Skills</w:t>
        </w:r>
      </w:ins>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2"/>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2"/>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2"/>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97"/>
    <w:bookmarkStart w:id="798" w:name="why-use-skills"/>
    <w:p>
      <w:pPr>
        <w:pStyle w:val="Heading4"/>
      </w:pPr>
      <w:ins w:id="2812" w:author="PR Preview" w:date="2024-01-01T00:00:00Z">
        <w:r>
          <w:t xml:space="preserve">18.5.13.3 Why Use Skills?</w:t>
        </w:r>
      </w:ins>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23"/>
        </w:numPr>
      </w:pPr>
      <w:r>
        <w:rPr>
          <w:b/>
          <w:bCs/>
        </w:rPr>
        <w:t xml:space="preserve">Domain expertise</w:t>
      </w:r>
      <w:r>
        <w:t xml:space="preserve">: Capture specialized knowledge as reusable instructions</w:t>
      </w:r>
    </w:p>
    <w:p>
      <w:pPr>
        <w:pStyle w:val="Compact"/>
        <w:numPr>
          <w:ilvl w:val="0"/>
          <w:numId w:val="1323"/>
        </w:numPr>
      </w:pPr>
      <w:r>
        <w:rPr>
          <w:b/>
          <w:bCs/>
        </w:rPr>
        <w:t xml:space="preserve">Repeatable workflows</w:t>
      </w:r>
      <w:r>
        <w:t xml:space="preserve">: Turn multi-step tasks into consistent, auditable procedures</w:t>
      </w:r>
    </w:p>
    <w:p>
      <w:pPr>
        <w:pStyle w:val="Compact"/>
        <w:numPr>
          <w:ilvl w:val="0"/>
          <w:numId w:val="1323"/>
        </w:numPr>
      </w:pPr>
      <w:r>
        <w:rPr>
          <w:b/>
          <w:bCs/>
        </w:rPr>
        <w:t xml:space="preserve">Cross-tool reuse</w:t>
      </w:r>
      <w:r>
        <w:t xml:space="preserve">: Build a skill once and use it across any skills-compatible agent</w:t>
      </w:r>
    </w:p>
    <w:bookmarkEnd w:id="798"/>
    <w:bookmarkStart w:id="800" w:name="further-reading-2"/>
    <w:p>
      <w:pPr>
        <w:pStyle w:val="Heading4"/>
      </w:pPr>
      <w:ins w:id="2817" w:author="PR Preview" w:date="2024-01-01T00:00:00Z">
        <w:r>
          <w:t xml:space="preserve">18.5.13.4 Further Reading</w:t>
        </w:r>
      </w:ins>
    </w:p>
    <w:p>
      <w:pPr>
        <w:pStyle w:val="FirstParagraph"/>
      </w:pPr>
      <w:r>
        <w:t xml:space="preserve">For the complete specification and more details,</w:t>
      </w:r>
      <w:r>
        <w:t xml:space="preserve"> </w:t>
      </w:r>
      <w:r>
        <w:t xml:space="preserve">see</w:t>
      </w:r>
      <w:r>
        <w:t xml:space="preserve"> </w:t>
      </w:r>
      <w:hyperlink r:id="rId794">
        <w:r>
          <w:rPr>
            <w:rStyle w:val="Hyperlink"/>
          </w:rPr>
          <w:t xml:space="preserve">agentskills.io</w:t>
        </w:r>
      </w:hyperlink>
      <w:r>
        <w:t xml:space="preserve">.</w:t>
      </w:r>
    </w:p>
    <w:p>
      <w:pPr>
        <w:pStyle w:val="BodyText"/>
      </w:pPr>
      <w:r>
        <w:t xml:space="preserve">The</w:t>
      </w:r>
      <w:r>
        <w:t xml:space="preserve"> </w:t>
      </w:r>
      <w:hyperlink r:id="rId799">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00"/>
    <w:bookmarkEnd w:id="801"/>
    <w:bookmarkStart w:id="809" w:name="sec-ai-claude-cloud-env"/>
    <w:p>
      <w:pPr>
        <w:pStyle w:val="Heading3"/>
      </w:pPr>
      <w:ins w:id="2820" w:author="PR Preview" w:date="2024-01-01T00:00:00Z">
        <w:r>
          <w:t xml:space="preserve">18.5.14 Claude Code Cloud Environments</w:t>
        </w:r>
      </w:ins>
    </w:p>
    <w:p>
      <w:pPr>
        <w:pStyle w:val="FirstParagraph"/>
      </w:pPr>
      <w:hyperlink r:id="rId802">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03">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24"/>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24"/>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24"/>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08" w:name="X99b85cd9c84d17a9c31061ff898ea0b26b46932"/>
    <w:p>
      <w:pPr>
        <w:pStyle w:val="Heading4"/>
      </w:pPr>
      <w:ins w:id="2826" w:author="PR Preview" w:date="2024-01-01T00:00:00Z">
        <w:r>
          <w:t xml:space="preserve">18.5.14.1 Selecting the default environment with</w:t>
        </w:r>
      </w:ins>
      <w:ins w:id="2826" w:author="PR Preview" w:date="2024-01-01T00:00:00Z">
        <w:r>
          <w:t xml:space="preserve"> </w:t>
        </w:r>
      </w:ins>
      <w:ins w:id="2826" w:author="PR Preview" w:date="2024-01-01T00:00:00Z">
        <w:r>
          <w:rPr>
            <w:rStyle w:val="VerbatimChar"/>
          </w:rPr>
          <w:t xml:space="preserve">/remote-env</w:t>
        </w:r>
      </w:ins>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5"/>
        </w:numPr>
      </w:pPr>
      <w:r>
        <w:t xml:space="preserve">With a single environment configured,</w:t>
      </w:r>
      <w:r>
        <w:t xml:space="preserve"> </w:t>
      </w:r>
      <w:r>
        <w:t xml:space="preserve">it shows your current configuration.</w:t>
      </w:r>
    </w:p>
    <w:p>
      <w:pPr>
        <w:pStyle w:val="Compact"/>
        <w:numPr>
          <w:ilvl w:val="0"/>
          <w:numId w:val="1325"/>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03">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note.png" id="80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06">
        <w:r>
          <w:rPr>
            <w:rStyle w:val="Hyperlink"/>
          </w:rPr>
          <w:t xml:space="preserve">Claude Code on the web documentation</w:t>
        </w:r>
      </w:hyperlink>
      <w:r>
        <w:t xml:space="preserve"> </w:t>
      </w:r>
      <w:r>
        <w:t xml:space="preserve">and the</w:t>
      </w:r>
      <w:r>
        <w:t xml:space="preserve"> </w:t>
      </w:r>
      <w:hyperlink r:id="rId807">
        <w:r>
          <w:rPr>
            <w:rStyle w:val="Hyperlink"/>
          </w:rPr>
          <w:t xml:space="preserve">slash command reference</w:t>
        </w:r>
      </w:hyperlink>
      <w:r>
        <w:t xml:space="preserve">.</w:t>
      </w:r>
    </w:p>
    <w:bookmarkEnd w:id="808"/>
    <w:bookmarkEnd w:id="809"/>
    <w:bookmarkStart w:id="813" w:name="sec-ai-when-to-use"/>
    <w:p>
      <w:pPr>
        <w:pStyle w:val="Heading3"/>
      </w:pPr>
      <w:ins w:id="2832" w:author="PR Preview" w:date="2024-01-01T00:00:00Z">
        <w:r>
          <w:t xml:space="preserve">18.5.15 When to use a coding agent</w:t>
        </w:r>
      </w:ins>
    </w:p>
    <w:p>
      <w:pPr>
        <w:pStyle w:val="FirstParagraph"/>
      </w:pPr>
      <w:r>
        <w:t xml:space="preserve">Coding agent sessions are currently</w:t>
      </w:r>
      <w:r>
        <w:rPr>
          <w:rStyle w:val="FootnoteReference"/>
        </w:rPr>
        <w:footnoteReference w:id="81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1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1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13"/>
    <w:bookmarkStart w:id="818" w:name="editing-with-.docx-files"/>
    <w:p>
      <w:pPr>
        <w:pStyle w:val="Heading3"/>
      </w:pPr>
      <w:ins w:id="2835" w:author="PR Preview" w:date="2024-01-01T00:00:00Z">
        <w:r>
          <w:t xml:space="preserve">18.5.16 Editing with</w:t>
        </w:r>
      </w:ins>
      <w:ins w:id="2835" w:author="PR Preview" w:date="2024-01-01T00:00:00Z">
        <w:r>
          <w:t xml:space="preserve"> </w:t>
        </w:r>
      </w:ins>
      <w:ins w:id="2835" w:author="PR Preview" w:date="2024-01-01T00:00:00Z">
        <w:r>
          <w:rPr>
            <w:rStyle w:val="VerbatimChar"/>
          </w:rPr>
          <w:t xml:space="preserve">.docx</w:t>
        </w:r>
      </w:ins>
      <w:ins w:id="2835" w:author="PR Preview" w:date="2024-01-01T00:00:00Z">
        <w:r>
          <w:t xml:space="preserve"> </w:t>
        </w:r>
      </w:ins>
      <w:ins w:id="2835"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6"/>
        </w:numPr>
      </w:pPr>
      <w:r>
        <w:t xml:space="preserve">Lab members can export Quarto content to Word format for review</w:t>
      </w:r>
    </w:p>
    <w:p>
      <w:pPr>
        <w:pStyle w:val="Compact"/>
        <w:numPr>
          <w:ilvl w:val="0"/>
          <w:numId w:val="1326"/>
        </w:numPr>
      </w:pPr>
      <w:r>
        <w:t xml:space="preserve">Reviewers can make edits, add tracked changes, and insert comments in Word</w:t>
      </w:r>
    </w:p>
    <w:p>
      <w:pPr>
        <w:pStyle w:val="Compact"/>
        <w:numPr>
          <w:ilvl w:val="0"/>
          <w:numId w:val="132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17" w:name="known-issue-document-1-warning-in-word"/>
    <w:p>
      <w:pPr>
        <w:pStyle w:val="Heading4"/>
      </w:pPr>
      <w:ins w:id="2845" w:author="PR Preview" w:date="2024-01-01T00:00:00Z">
        <w:r>
          <w:t xml:space="preserve">18.5.16.1 Known Issue:</w:t>
        </w:r>
      </w:ins>
      <w:ins w:id="2845" w:author="PR Preview" w:date="2024-01-01T00:00:00Z">
        <w:r>
          <w:t xml:space="preserve"> </w:t>
        </w:r>
      </w:ins>
      <w:ins w:id="2845" w:author="PR Preview" w:date="2024-01-01T00:00:00Z">
        <w:r>
          <w:t xml:space="preserve">“Document 1”</w:t>
        </w:r>
      </w:ins>
      <w:ins w:id="2845" w:author="PR Preview" w:date="2024-01-01T00:00:00Z">
        <w:r>
          <w:t xml:space="preserve"> </w:t>
        </w:r>
      </w:ins>
      <w:ins w:id="2845"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8"/>
        </w:numPr>
      </w:pPr>
      <w:hyperlink r:id="rId814">
        <w:r>
          <w:rPr>
            <w:rStyle w:val="Hyperlink"/>
          </w:rPr>
          <w:t xml:space="preserve">Quarto CLI Issue #6357</w:t>
        </w:r>
      </w:hyperlink>
    </w:p>
    <w:p>
      <w:pPr>
        <w:pStyle w:val="Compact"/>
        <w:numPr>
          <w:ilvl w:val="0"/>
          <w:numId w:val="1328"/>
        </w:numPr>
      </w:pPr>
      <w:hyperlink r:id="rId815">
        <w:r>
          <w:rPr>
            <w:rStyle w:val="Hyperlink"/>
          </w:rPr>
          <w:t xml:space="preserve">Quarto Discussion #6544</w:t>
        </w:r>
      </w:hyperlink>
    </w:p>
    <w:p>
      <w:pPr>
        <w:pStyle w:val="Compact"/>
        <w:numPr>
          <w:ilvl w:val="0"/>
          <w:numId w:val="1328"/>
        </w:numPr>
      </w:pPr>
      <w:hyperlink r:id="rId816">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9"/>
        </w:numPr>
      </w:pPr>
      <w:r>
        <w:t xml:space="preserve">Open the generated DOCX file in Microsoft Word</w:t>
      </w:r>
    </w:p>
    <w:p>
      <w:pPr>
        <w:pStyle w:val="Compact"/>
        <w:numPr>
          <w:ilvl w:val="0"/>
          <w:numId w:val="1329"/>
        </w:numPr>
      </w:pPr>
      <w:r>
        <w:t xml:space="preserve">Immediately save the file (File → Save, or Ctrl+S/Cmd+S)</w:t>
      </w:r>
    </w:p>
    <w:p>
      <w:pPr>
        <w:pStyle w:val="Compact"/>
        <w:numPr>
          <w:ilvl w:val="0"/>
          <w:numId w:val="1329"/>
        </w:numPr>
      </w:pPr>
      <w:r>
        <w:t xml:space="preserve">Close and re-open the file to verify it no longer shows</w:t>
      </w:r>
      <w:r>
        <w:t xml:space="preserve"> </w:t>
      </w:r>
      <w:r>
        <w:t xml:space="preserve">“Document 1”</w:t>
      </w:r>
    </w:p>
    <w:p>
      <w:pPr>
        <w:pStyle w:val="Compact"/>
        <w:numPr>
          <w:ilvl w:val="0"/>
          <w:numId w:val="132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17"/>
    <w:bookmarkEnd w:id="818"/>
    <w:bookmarkStart w:id="819" w:name="copilot-instructions-for-this-repository"/>
    <w:p>
      <w:pPr>
        <w:pStyle w:val="Heading3"/>
      </w:pPr>
      <w:ins w:id="2857" w:author="PR Preview" w:date="2024-01-01T00:00:00Z">
        <w:r>
          <w:t xml:space="preserve">18.5.17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0"/>
        </w:numPr>
      </w:pPr>
      <w:r>
        <w:t xml:space="preserve">Markdown and Quarto formatting rules (e.g., blank lines before lists, line breaks in prose)</w:t>
      </w:r>
    </w:p>
    <w:p>
      <w:pPr>
        <w:pStyle w:val="Compact"/>
        <w:numPr>
          <w:ilvl w:val="0"/>
          <w:numId w:val="133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0"/>
        </w:numPr>
      </w:pPr>
      <w:r>
        <w:t xml:space="preserve">File organization patterns (e.g., using Quarto includes for modular content)</w:t>
      </w:r>
    </w:p>
    <w:p>
      <w:pPr>
        <w:pStyle w:val="Compact"/>
        <w:numPr>
          <w:ilvl w:val="0"/>
          <w:numId w:val="1330"/>
        </w:numPr>
      </w:pPr>
      <w:r>
        <w:t xml:space="preserve">How to work with DOCX files for hybrid editing workflows</w:t>
      </w:r>
    </w:p>
    <w:p>
      <w:pPr>
        <w:pStyle w:val="Compact"/>
        <w:numPr>
          <w:ilvl w:val="0"/>
          <w:numId w:val="1330"/>
        </w:numPr>
      </w:pPr>
      <w:r>
        <w:t xml:space="preserve">Version control best practices</w:t>
      </w:r>
      <w:r>
        <w:t xml:space="preserve"> </w:t>
      </w:r>
      <w:r>
        <w:t xml:space="preserve">(e.g., do not commit rendered artifacts that are generated only for preview/review)</w:t>
      </w:r>
    </w:p>
    <w:p>
      <w:pPr>
        <w:pStyle w:val="Compact"/>
        <w:numPr>
          <w:ilvl w:val="0"/>
          <w:numId w:val="133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19"/>
    <w:bookmarkStart w:id="820" w:name="using-copilot-review-before-human-review"/>
    <w:p>
      <w:pPr>
        <w:pStyle w:val="Heading3"/>
      </w:pPr>
      <w:ins w:id="2868" w:author="PR Preview" w:date="2024-01-01T00:00:00Z">
        <w:r>
          <w:t xml:space="preserve">18.5.18 Using Copilot Review Before Human Review</w:t>
        </w:r>
      </w:ins>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1"/>
        </w:numPr>
      </w:pPr>
      <w:r>
        <w:rPr>
          <w:b/>
          <w:bCs/>
        </w:rPr>
        <w:t xml:space="preserve">AI has more bandwidth</w:t>
      </w:r>
      <w:r>
        <w:t xml:space="preserve">: Copilot can review code immediately without competing priorities</w:t>
      </w:r>
    </w:p>
    <w:p>
      <w:pPr>
        <w:pStyle w:val="Compact"/>
        <w:numPr>
          <w:ilvl w:val="0"/>
          <w:numId w:val="1331"/>
        </w:numPr>
      </w:pPr>
      <w:r>
        <w:rPr>
          <w:b/>
          <w:bCs/>
        </w:rPr>
        <w:t xml:space="preserve">Catch common issues early</w:t>
      </w:r>
      <w:r>
        <w:t xml:space="preserve">: Copilot excels at identifying bugs, logic errors, security vulnerabilities, and style inconsistencies</w:t>
      </w:r>
    </w:p>
    <w:p>
      <w:pPr>
        <w:pStyle w:val="Compact"/>
        <w:numPr>
          <w:ilvl w:val="0"/>
          <w:numId w:val="1331"/>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1"/>
        </w:numPr>
      </w:pPr>
      <w:r>
        <w:rPr>
          <w:b/>
          <w:bCs/>
        </w:rPr>
        <w:t xml:space="preserve">Learn from feedback</w:t>
      </w:r>
      <w:r>
        <w:t xml:space="preserve">: Even experienced developers benefit from Copilot’s perspective on best practices and potential improvements</w:t>
      </w:r>
    </w:p>
    <w:p>
      <w:pPr>
        <w:pStyle w:val="Compact"/>
        <w:numPr>
          <w:ilvl w:val="0"/>
          <w:numId w:val="1331"/>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2"/>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2"/>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33"/>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33"/>
        </w:numPr>
      </w:pPr>
      <w:r>
        <w:rPr>
          <w:b/>
          <w:bCs/>
        </w:rPr>
        <w:t xml:space="preserve">If the comment is incorrect or not applicable</w:t>
      </w:r>
      <w:r>
        <w:t xml:space="preserve">: Dismiss the comment with an explanation for why it doesn’t apply</w:t>
      </w:r>
    </w:p>
    <w:p>
      <w:pPr>
        <w:pStyle w:val="Compact"/>
        <w:numPr>
          <w:ilvl w:val="1"/>
          <w:numId w:val="1333"/>
        </w:numPr>
      </w:pPr>
      <w:r>
        <w:rPr>
          <w:b/>
          <w:bCs/>
        </w:rPr>
        <w:t xml:space="preserve">If you’re uncertain</w:t>
      </w:r>
      <w:r>
        <w:t xml:space="preserve">: Seek a second opinion from a human reviewer or do additional research</w:t>
      </w:r>
    </w:p>
    <w:p>
      <w:pPr>
        <w:numPr>
          <w:ilvl w:val="0"/>
          <w:numId w:val="1332"/>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2"/>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2"/>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34"/>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34"/>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34"/>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34"/>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20"/>
    <w:bookmarkStart w:id="821" w:name="reviewing-a-copilot-pr-you-didnt-create"/>
    <w:p>
      <w:pPr>
        <w:pStyle w:val="Heading3"/>
      </w:pPr>
      <w:ins w:id="2894" w:author="PR Preview" w:date="2024-01-01T00:00:00Z">
        <w:r>
          <w:t xml:space="preserve">18.5.19 Reviewing a Copilot PR You Didn’t Create</w:t>
        </w:r>
      </w:ins>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35"/>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35"/>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36"/>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6"/>
        </w:numPr>
      </w:pPr>
      <w:r>
        <w:t xml:space="preserve">The prompter may or may not be the same person who originally created the issue</w:t>
      </w:r>
    </w:p>
    <w:p>
      <w:pPr>
        <w:pStyle w:val="Compact"/>
        <w:numPr>
          <w:ilvl w:val="1"/>
          <w:numId w:val="1337"/>
        </w:numPr>
      </w:pPr>
      <w:r>
        <w:t xml:space="preserve">In projects with a user base, users often submit issues (bug reports, feature requests)</w:t>
      </w:r>
    </w:p>
    <w:p>
      <w:pPr>
        <w:pStyle w:val="Compact"/>
        <w:numPr>
          <w:ilvl w:val="1"/>
          <w:numId w:val="1337"/>
        </w:numPr>
      </w:pPr>
      <w:r>
        <w:t xml:space="preserve">A project maintainer then steps in, adds their perspective, and assigns the issue to Copilot</w:t>
      </w:r>
    </w:p>
    <w:p>
      <w:pPr>
        <w:pStyle w:val="Compact"/>
        <w:numPr>
          <w:ilvl w:val="1"/>
          <w:numId w:val="1337"/>
        </w:numPr>
      </w:pPr>
      <w:r>
        <w:t xml:space="preserve">In this case, the maintainer who assigned Copilot is the prompter, not the original issue creator</w:t>
      </w:r>
    </w:p>
    <w:p>
      <w:pPr>
        <w:pStyle w:val="Compact"/>
        <w:numPr>
          <w:ilvl w:val="0"/>
          <w:numId w:val="1336"/>
        </w:numPr>
      </w:pPr>
      <w:r>
        <w:t xml:space="preserve">Copilot created the PR with the prompter as co-author</w:t>
      </w:r>
    </w:p>
    <w:p>
      <w:pPr>
        <w:pStyle w:val="Compact"/>
        <w:numPr>
          <w:ilvl w:val="0"/>
          <w:numId w:val="1336"/>
        </w:numPr>
      </w:pPr>
      <w:r>
        <w:t xml:space="preserve">The prompter (now acting as PR manager) requested your review</w:t>
      </w:r>
    </w:p>
    <w:p>
      <w:pPr>
        <w:pStyle w:val="Compact"/>
        <w:numPr>
          <w:ilvl w:val="0"/>
          <w:numId w:val="1336"/>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8"/>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9"/>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9"/>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9"/>
        </w:numPr>
      </w:pPr>
      <w:r>
        <w:t xml:space="preserve">Both options allow you to provide feedback without directly triggering Copilot</w:t>
      </w:r>
    </w:p>
    <w:p>
      <w:pPr>
        <w:pStyle w:val="Compact"/>
        <w:numPr>
          <w:ilvl w:val="0"/>
          <w:numId w:val="1338"/>
        </w:numPr>
      </w:pPr>
      <w:r>
        <w:rPr>
          <w:b/>
          <w:bCs/>
        </w:rPr>
        <w:t xml:space="preserve">Don’t ask Copilot to make changes directly</w:t>
      </w:r>
      <w:r>
        <w:t xml:space="preserve">:</w:t>
      </w:r>
    </w:p>
    <w:p>
      <w:pPr>
        <w:pStyle w:val="Compact"/>
        <w:numPr>
          <w:ilvl w:val="1"/>
          <w:numId w:val="1340"/>
        </w:numPr>
      </w:pPr>
      <w:r>
        <w:t xml:space="preserve">Avoid using features that would trigger Copilot to start working immediately</w:t>
      </w:r>
    </w:p>
    <w:p>
      <w:pPr>
        <w:pStyle w:val="Compact"/>
        <w:numPr>
          <w:ilvl w:val="1"/>
          <w:numId w:val="1340"/>
        </w:numPr>
      </w:pPr>
      <w:r>
        <w:t xml:space="preserve">Let the PR manager decide whether to ask Copilot to address your comments or make changes themselves</w:t>
      </w:r>
    </w:p>
    <w:p>
      <w:pPr>
        <w:pStyle w:val="Compact"/>
        <w:numPr>
          <w:ilvl w:val="0"/>
          <w:numId w:val="1338"/>
        </w:numPr>
      </w:pPr>
      <w:r>
        <w:rPr>
          <w:b/>
          <w:bCs/>
        </w:rPr>
        <w:t xml:space="preserve">Write clear, actionable comments</w:t>
      </w:r>
      <w:r>
        <w:t xml:space="preserve">:</w:t>
      </w:r>
    </w:p>
    <w:p>
      <w:pPr>
        <w:pStyle w:val="Compact"/>
        <w:numPr>
          <w:ilvl w:val="1"/>
          <w:numId w:val="1341"/>
        </w:numPr>
      </w:pPr>
      <w:r>
        <w:t xml:space="preserve">Explain what needs to change and why</w:t>
      </w:r>
    </w:p>
    <w:p>
      <w:pPr>
        <w:pStyle w:val="Compact"/>
        <w:numPr>
          <w:ilvl w:val="1"/>
          <w:numId w:val="1341"/>
        </w:numPr>
      </w:pPr>
      <w:r>
        <w:t xml:space="preserve">Suggest specific solutions when appropriate</w:t>
      </w:r>
    </w:p>
    <w:p>
      <w:pPr>
        <w:pStyle w:val="Compact"/>
        <w:numPr>
          <w:ilvl w:val="1"/>
          <w:numId w:val="1341"/>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2"/>
        </w:numPr>
      </w:pPr>
      <w:r>
        <w:rPr>
          <w:b/>
          <w:bCs/>
        </w:rPr>
        <w:t xml:space="preserve">Review all comments carefully</w:t>
      </w:r>
      <w:r>
        <w:t xml:space="preserve">:</w:t>
      </w:r>
    </w:p>
    <w:p>
      <w:pPr>
        <w:pStyle w:val="Compact"/>
        <w:numPr>
          <w:ilvl w:val="1"/>
          <w:numId w:val="1343"/>
        </w:numPr>
      </w:pPr>
      <w:r>
        <w:t xml:space="preserve">Decide which comments you agree with</w:t>
      </w:r>
    </w:p>
    <w:p>
      <w:pPr>
        <w:pStyle w:val="Compact"/>
        <w:numPr>
          <w:ilvl w:val="1"/>
          <w:numId w:val="1343"/>
        </w:numPr>
      </w:pPr>
      <w:r>
        <w:t xml:space="preserve">Dismiss or respond to comments you don’t entirely agree with</w:t>
      </w:r>
    </w:p>
    <w:p>
      <w:pPr>
        <w:pStyle w:val="Compact"/>
        <w:numPr>
          <w:ilvl w:val="1"/>
          <w:numId w:val="1343"/>
        </w:numPr>
      </w:pPr>
      <w:r>
        <w:t xml:space="preserve">This ensures Copilot only addresses feedback you’ve validated</w:t>
      </w:r>
    </w:p>
    <w:p>
      <w:pPr>
        <w:pStyle w:val="Compact"/>
        <w:numPr>
          <w:ilvl w:val="0"/>
          <w:numId w:val="1342"/>
        </w:numPr>
      </w:pPr>
      <w:r>
        <w:rPr>
          <w:b/>
          <w:bCs/>
        </w:rPr>
        <w:t xml:space="preserve">Choose how to address valid feedback</w:t>
      </w:r>
      <w:r>
        <w:t xml:space="preserve">:</w:t>
      </w:r>
    </w:p>
    <w:p>
      <w:pPr>
        <w:pStyle w:val="Compact"/>
        <w:numPr>
          <w:ilvl w:val="1"/>
          <w:numId w:val="1344"/>
        </w:numPr>
      </w:pPr>
      <w:r>
        <w:rPr>
          <w:b/>
          <w:bCs/>
        </w:rPr>
        <w:t xml:space="preserve">Option A</w:t>
      </w:r>
      <w:r>
        <w:t xml:space="preserve">: Make the changes yourself (faster for simple fixes)</w:t>
      </w:r>
    </w:p>
    <w:p>
      <w:pPr>
        <w:pStyle w:val="Compact"/>
        <w:numPr>
          <w:ilvl w:val="1"/>
          <w:numId w:val="1344"/>
        </w:numPr>
      </w:pPr>
      <w:r>
        <w:rPr>
          <w:b/>
          <w:bCs/>
        </w:rPr>
        <w:t xml:space="preserve">Option B</w:t>
      </w:r>
      <w:r>
        <w:t xml:space="preserve">: Ask Copilot to address the feedback (better for complex changes)</w:t>
      </w:r>
    </w:p>
    <w:p>
      <w:pPr>
        <w:pStyle w:val="Compact"/>
        <w:numPr>
          <w:ilvl w:val="1"/>
          <w:numId w:val="1344"/>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2"/>
        </w:numPr>
      </w:pPr>
      <w:r>
        <w:rPr>
          <w:b/>
          <w:bCs/>
        </w:rPr>
        <w:t xml:space="preserve">Maintain clear communication</w:t>
      </w:r>
      <w:r>
        <w:t xml:space="preserve">:</w:t>
      </w:r>
    </w:p>
    <w:p>
      <w:pPr>
        <w:pStyle w:val="Compact"/>
        <w:numPr>
          <w:ilvl w:val="1"/>
          <w:numId w:val="1345"/>
        </w:numPr>
      </w:pPr>
      <w:r>
        <w:t xml:space="preserve">Let reviewers know how you plan to address their feedback</w:t>
      </w:r>
    </w:p>
    <w:p>
      <w:pPr>
        <w:pStyle w:val="Compact"/>
        <w:numPr>
          <w:ilvl w:val="1"/>
          <w:numId w:val="1345"/>
        </w:numPr>
      </w:pPr>
      <w:r>
        <w:t xml:space="preserve">Mark conversations as resolved after addressing them</w:t>
      </w:r>
    </w:p>
    <w:p>
      <w:pPr>
        <w:pStyle w:val="Compact"/>
        <w:numPr>
          <w:ilvl w:val="1"/>
          <w:numId w:val="1345"/>
        </w:numPr>
      </w:pPr>
      <w:r>
        <w:t xml:space="preserve">Request re-review from humans after Copilot makes significant changes</w:t>
      </w:r>
    </w:p>
    <w:p>
      <w:pPr>
        <w:pStyle w:val="Compact"/>
        <w:numPr>
          <w:ilvl w:val="1"/>
          <w:numId w:val="1345"/>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6"/>
        </w:numPr>
      </w:pPr>
      <w:r>
        <w:t xml:space="preserve">The original PR manager is unavailable or on leave</w:t>
      </w:r>
    </w:p>
    <w:p>
      <w:pPr>
        <w:pStyle w:val="Compact"/>
        <w:numPr>
          <w:ilvl w:val="0"/>
          <w:numId w:val="1346"/>
        </w:numPr>
      </w:pPr>
      <w:r>
        <w:t xml:space="preserve">Someone with different expertise needs to guide the remaining work</w:t>
      </w:r>
    </w:p>
    <w:p>
      <w:pPr>
        <w:pStyle w:val="Compact"/>
        <w:numPr>
          <w:ilvl w:val="0"/>
          <w:numId w:val="1346"/>
        </w:numPr>
      </w:pPr>
      <w:r>
        <w:t xml:space="preserve">Responsibilities are being redistributed within the team</w:t>
      </w:r>
    </w:p>
    <w:p>
      <w:pPr>
        <w:pStyle w:val="FirstParagraph"/>
      </w:pPr>
      <w:r>
        <w:t xml:space="preserve">To transfer the PR manager role:</w:t>
      </w:r>
    </w:p>
    <w:p>
      <w:pPr>
        <w:pStyle w:val="Compact"/>
        <w:numPr>
          <w:ilvl w:val="0"/>
          <w:numId w:val="1347"/>
        </w:numPr>
      </w:pPr>
      <w:r>
        <w:t xml:space="preserve">The original PR manager should clearly communicate the handover to all reviewers</w:t>
      </w:r>
    </w:p>
    <w:p>
      <w:pPr>
        <w:pStyle w:val="Compact"/>
        <w:numPr>
          <w:ilvl w:val="0"/>
          <w:numId w:val="1347"/>
        </w:numPr>
      </w:pPr>
      <w:r>
        <w:t xml:space="preserve">The new PR manager should review the PR’s history and any open feedback</w:t>
      </w:r>
    </w:p>
    <w:p>
      <w:pPr>
        <w:pStyle w:val="Compact"/>
        <w:numPr>
          <w:ilvl w:val="0"/>
          <w:numId w:val="1347"/>
        </w:numPr>
      </w:pPr>
      <w:r>
        <w:t xml:space="preserve">The new PR manager should take over responding to Copilot and managing future iterations</w:t>
      </w:r>
    </w:p>
    <w:p>
      <w:pPr>
        <w:pStyle w:val="Compact"/>
        <w:numPr>
          <w:ilvl w:val="0"/>
          <w:numId w:val="1347"/>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21"/>
    <w:bookmarkStart w:id="839" w:name="sec-ai-claude-code-windows"/>
    <w:p>
      <w:pPr>
        <w:pStyle w:val="Heading3"/>
      </w:pPr>
      <w:ins w:id="2948" w:author="PR Preview" w:date="2024-01-01T00:00:00Z">
        <w:r>
          <w:t xml:space="preserve">18.5.20 Installing Claude Code on Windows</w:t>
        </w:r>
      </w:ins>
    </w:p>
    <w:p>
      <w:pPr>
        <w:pStyle w:val="FirstParagraph"/>
      </w:pPr>
      <w:hyperlink r:id="rId802">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2" name="Picture"/>
                  <a:graphic>
                    <a:graphicData uri="http://schemas.openxmlformats.org/drawingml/2006/picture">
                      <pic:pic>
                        <pic:nvPicPr>
                          <pic:cNvPr descr="/opt/quarto/share/formats/docx/note.png" id="82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26" w:name="run-it-from-a-unix-like-terminal"/>
    <w:p>
      <w:pPr>
        <w:pStyle w:val="Heading4"/>
      </w:pPr>
      <w:ins w:id="2950" w:author="PR Preview" w:date="2024-01-01T00:00:00Z">
        <w:r>
          <w:t xml:space="preserve">18.5.20.1 Run it from a Unix-like terminal</w:t>
        </w:r>
      </w:ins>
    </w:p>
    <w:p>
      <w:pPr>
        <w:pStyle w:val="FirstParagraph"/>
      </w:pPr>
      <w:r>
        <w:t xml:space="preserve">Claude Code expects a Unix-like shell.</w:t>
      </w:r>
      <w:r>
        <w:t xml:space="preserve"> </w:t>
      </w:r>
      <w:r>
        <w:t xml:space="preserve">On Windows, run it from one of:</w:t>
      </w:r>
    </w:p>
    <w:p>
      <w:pPr>
        <w:pStyle w:val="Compact"/>
        <w:numPr>
          <w:ilvl w:val="0"/>
          <w:numId w:val="1348"/>
        </w:numPr>
      </w:pPr>
      <w:r>
        <w:rPr>
          <w:b/>
          <w:bCs/>
        </w:rPr>
        <w:t xml:space="preserve">Git Bash</w:t>
      </w:r>
      <w:r>
        <w:t xml:space="preserve"> </w:t>
      </w:r>
      <w:r>
        <w:t xml:space="preserve">(ships with</w:t>
      </w:r>
      <w:r>
        <w:t xml:space="preserve"> </w:t>
      </w:r>
      <w:hyperlink r:id="rId824">
        <w:r>
          <w:rPr>
            <w:rStyle w:val="Hyperlink"/>
          </w:rPr>
          <w:t xml:space="preserve">Git for Windows</w:t>
        </w:r>
      </w:hyperlink>
      <w:r>
        <w:t xml:space="preserve">);</w:t>
      </w:r>
    </w:p>
    <w:p>
      <w:pPr>
        <w:pStyle w:val="Compact"/>
        <w:numPr>
          <w:ilvl w:val="0"/>
          <w:numId w:val="1348"/>
        </w:numPr>
      </w:pPr>
      <w:r>
        <w:rPr>
          <w:b/>
          <w:bCs/>
        </w:rPr>
        <w:t xml:space="preserve">MSYS2</w:t>
      </w:r>
      <w:r>
        <w:t xml:space="preserve"> </w:t>
      </w:r>
      <w:r>
        <w:t xml:space="preserve">(</w:t>
      </w:r>
      <w:hyperlink r:id="rId825">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8"/>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26"/>
    <w:bookmarkStart w:id="831" w:name="install-claude-code"/>
    <w:p>
      <w:pPr>
        <w:pStyle w:val="Heading4"/>
      </w:pPr>
      <w:ins w:id="2956" w:author="PR Preview" w:date="2024-01-01T00:00:00Z">
        <w:r>
          <w:t xml:space="preserve">18.5.20.2 Install Claude Code</w:t>
        </w:r>
      </w:ins>
    </w:p>
    <w:p>
      <w:pPr>
        <w:pStyle w:val="FirstParagraph"/>
      </w:pPr>
      <w:r>
        <w:t xml:space="preserve">There are two common routes:</w:t>
      </w:r>
    </w:p>
    <w:p>
      <w:pPr>
        <w:numPr>
          <w:ilvl w:val="0"/>
          <w:numId w:val="1349"/>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9"/>
        </w:numPr>
      </w:pPr>
      <w:r>
        <w:rPr>
          <w:b/>
          <w:bCs/>
        </w:rPr>
        <w:t xml:space="preserve">npm</w:t>
      </w:r>
      <w:r>
        <w:t xml:space="preserve"> </w:t>
      </w:r>
      <w:r>
        <w:t xml:space="preserve">(requires</w:t>
      </w:r>
      <w:r>
        <w:t xml:space="preserve"> </w:t>
      </w:r>
      <w:hyperlink r:id="rId827">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28" name="Picture"/>
                  <a:graphic>
                    <a:graphicData uri="http://schemas.openxmlformats.org/drawingml/2006/picture">
                      <pic:pic>
                        <pic:nvPicPr>
                          <pic:cNvPr descr="/opt/quarto/share/formats/docx/important.png" id="82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30">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31"/>
    <w:bookmarkStart w:id="833" w:name="make-sure-your-shell-can-find-claude"/>
    <w:p>
      <w:pPr>
        <w:pStyle w:val="Heading4"/>
      </w:pPr>
      <w:ins w:id="2963" w:author="PR Preview" w:date="2024-01-01T00:00:00Z">
        <w:r>
          <w:t xml:space="preserve">18.5.20.3 Make sure your shell can find</w:t>
        </w:r>
      </w:ins>
      <w:ins w:id="2963" w:author="PR Preview" w:date="2024-01-01T00:00:00Z">
        <w:r>
          <w:t xml:space="preserve"> </w:t>
        </w:r>
      </w:ins>
      <w:ins w:id="2963" w:author="PR Preview" w:date="2024-01-01T00:00:00Z">
        <w:r>
          <w:rPr>
            <w:rStyle w:val="VerbatimChar"/>
          </w:rPr>
          <w:t xml:space="preserve">claude</w:t>
        </w:r>
      </w:ins>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32">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33"/>
    <w:bookmarkStart w:id="836" w:name="X604325b0223e79803e04f87e7874b1d7f4a0663"/>
    <w:p>
      <w:pPr>
        <w:pStyle w:val="Heading4"/>
      </w:pPr>
      <w:ins w:id="2972" w:author="PR Preview" w:date="2024-01-01T00:00:00Z">
        <w:r>
          <w:t xml:space="preserve">18.5.20.4 Do not edit dotfiles with PowerShell redirection</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34" name="Picture"/>
                  <a:graphic>
                    <a:graphicData uri="http://schemas.openxmlformats.org/drawingml/2006/picture">
                      <pic:pic>
                        <pic:nvPicPr>
                          <pic:cNvPr descr="/opt/quarto/share/formats/docx/warning.png" id="83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36"/>
    <w:bookmarkStart w:id="837" w:name="X1745fd502df7963ed7ce48d0465493b4d59ad92"/>
    <w:p>
      <w:pPr>
        <w:pStyle w:val="Heading4"/>
      </w:pPr>
      <w:ins w:id="2973" w:author="PR Preview" w:date="2024-01-01T00:00:00Z">
        <w:r>
          <w:t xml:space="preserve">18.5.20.5 Authenticating the GitHub CLI in Git Bash or MSYS2</w:t>
        </w:r>
      </w:ins>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37"/>
    <w:bookmarkStart w:id="838" w:name="verify-the-install"/>
    <w:p>
      <w:pPr>
        <w:pStyle w:val="Heading4"/>
      </w:pPr>
      <w:ins w:id="2979" w:author="PR Preview" w:date="2024-01-01T00:00:00Z">
        <w:r>
          <w:t xml:space="preserve">18.5.20.6 Verify the install</w:t>
        </w:r>
      </w:ins>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38"/>
    <w:bookmarkEnd w:id="839"/>
    <w:bookmarkEnd w:id="840"/>
    <w:bookmarkStart w:id="847"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41"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41"/>
    <w:bookmarkStart w:id="842"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42"/>
    <w:bookmarkStart w:id="843"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43"/>
    <w:bookmarkStart w:id="844"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44"/>
    <w:bookmarkStart w:id="845"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0"/>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0"/>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45"/>
    <w:bookmarkStart w:id="846"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1"/>
        </w:numPr>
      </w:pPr>
      <w:r>
        <w:rPr>
          <w:b/>
          <w:bCs/>
        </w:rPr>
        <w:t xml:space="preserve">Fix it in this PR.</w:t>
      </w:r>
      <w:r>
        <w:t xml:space="preserve"> </w:t>
      </w:r>
      <w:r>
        <w:t xml:space="preserve">The default path — most nits are 1–3 line changes.</w:t>
      </w:r>
    </w:p>
    <w:p>
      <w:pPr>
        <w:pStyle w:val="Compact"/>
        <w:numPr>
          <w:ilvl w:val="0"/>
          <w:numId w:val="1351"/>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46"/>
    <w:bookmarkEnd w:id="847"/>
    <w:bookmarkEnd w:id="848"/>
    <w:bookmarkStart w:id="857" w:name="checklists"/>
    <w:p>
      <w:pPr>
        <w:pStyle w:val="Heading1"/>
      </w:pPr>
      <w:r>
        <w:t xml:space="preserve">19. Checklists</w:t>
      </w:r>
    </w:p>
    <w:bookmarkStart w:id="849" w:name="pre-analysis-plan-checklist"/>
    <w:p>
      <w:pPr>
        <w:pStyle w:val="Heading2"/>
      </w:pPr>
      <w:r>
        <w:t xml:space="preserve">19.1 Pre-analysis plan checklist</w:t>
      </w:r>
    </w:p>
    <w:p>
      <w:pPr>
        <w:pStyle w:val="Compact"/>
        <w:numPr>
          <w:ilvl w:val="0"/>
          <w:numId w:val="1352"/>
        </w:numPr>
      </w:pPr>
      <w:r>
        <w:t xml:space="preserve">Brief background on the study (a condensed version of the introduction section of the paper)</w:t>
      </w:r>
    </w:p>
    <w:p>
      <w:pPr>
        <w:pStyle w:val="Compact"/>
        <w:numPr>
          <w:ilvl w:val="0"/>
          <w:numId w:val="1352"/>
        </w:numPr>
      </w:pPr>
      <w:r>
        <w:t xml:space="preserve">Hypotheses / objectives</w:t>
      </w:r>
    </w:p>
    <w:p>
      <w:pPr>
        <w:pStyle w:val="Compact"/>
        <w:numPr>
          <w:ilvl w:val="0"/>
          <w:numId w:val="1352"/>
        </w:numPr>
      </w:pPr>
      <w:r>
        <w:t xml:space="preserve">Study design</w:t>
      </w:r>
    </w:p>
    <w:p>
      <w:pPr>
        <w:pStyle w:val="Compact"/>
        <w:numPr>
          <w:ilvl w:val="0"/>
          <w:numId w:val="1352"/>
        </w:numPr>
      </w:pPr>
      <w:r>
        <w:t xml:space="preserve">Description of data</w:t>
      </w:r>
    </w:p>
    <w:p>
      <w:pPr>
        <w:pStyle w:val="Compact"/>
        <w:numPr>
          <w:ilvl w:val="0"/>
          <w:numId w:val="1352"/>
        </w:numPr>
      </w:pPr>
      <w:r>
        <w:t xml:space="preserve">Definition of outcomes</w:t>
      </w:r>
    </w:p>
    <w:p>
      <w:pPr>
        <w:pStyle w:val="Compact"/>
        <w:numPr>
          <w:ilvl w:val="0"/>
          <w:numId w:val="1352"/>
        </w:numPr>
      </w:pPr>
      <w:r>
        <w:t xml:space="preserve">Definition of interventions / exposures</w:t>
      </w:r>
    </w:p>
    <w:p>
      <w:pPr>
        <w:pStyle w:val="Compact"/>
        <w:numPr>
          <w:ilvl w:val="0"/>
          <w:numId w:val="1352"/>
        </w:numPr>
      </w:pPr>
      <w:r>
        <w:t xml:space="preserve">Definition of covariates</w:t>
      </w:r>
    </w:p>
    <w:p>
      <w:pPr>
        <w:pStyle w:val="Compact"/>
        <w:numPr>
          <w:ilvl w:val="0"/>
          <w:numId w:val="1352"/>
        </w:numPr>
      </w:pPr>
      <w:r>
        <w:t xml:space="preserve">Statistical power calculation</w:t>
      </w:r>
    </w:p>
    <w:p>
      <w:pPr>
        <w:pStyle w:val="Compact"/>
        <w:numPr>
          <w:ilvl w:val="0"/>
          <w:numId w:val="1352"/>
        </w:numPr>
      </w:pPr>
      <w:r>
        <w:t xml:space="preserve">Statistical model description</w:t>
      </w:r>
    </w:p>
    <w:p>
      <w:pPr>
        <w:pStyle w:val="Compact"/>
        <w:numPr>
          <w:ilvl w:val="0"/>
          <w:numId w:val="1352"/>
        </w:numPr>
      </w:pPr>
      <w:r>
        <w:t xml:space="preserve">Covariate selection / screening</w:t>
      </w:r>
    </w:p>
    <w:p>
      <w:pPr>
        <w:pStyle w:val="Compact"/>
        <w:numPr>
          <w:ilvl w:val="0"/>
          <w:numId w:val="1352"/>
        </w:numPr>
      </w:pPr>
      <w:r>
        <w:t xml:space="preserve">Standard error estimation method</w:t>
      </w:r>
    </w:p>
    <w:p>
      <w:pPr>
        <w:pStyle w:val="Compact"/>
        <w:numPr>
          <w:ilvl w:val="0"/>
          <w:numId w:val="1352"/>
        </w:numPr>
      </w:pPr>
      <w:r>
        <w:t xml:space="preserve">Missing data analysis</w:t>
      </w:r>
    </w:p>
    <w:p>
      <w:pPr>
        <w:pStyle w:val="Compact"/>
        <w:numPr>
          <w:ilvl w:val="0"/>
          <w:numId w:val="1352"/>
        </w:numPr>
      </w:pPr>
      <w:r>
        <w:t xml:space="preserve">Assessment of effect modification / subgroup analyses</w:t>
      </w:r>
    </w:p>
    <w:p>
      <w:pPr>
        <w:pStyle w:val="Compact"/>
        <w:numPr>
          <w:ilvl w:val="0"/>
          <w:numId w:val="1352"/>
        </w:numPr>
      </w:pPr>
      <w:r>
        <w:t xml:space="preserve">Sensitivity analyses</w:t>
      </w:r>
    </w:p>
    <w:p>
      <w:pPr>
        <w:pStyle w:val="Compact"/>
        <w:numPr>
          <w:ilvl w:val="0"/>
          <w:numId w:val="1352"/>
        </w:numPr>
      </w:pPr>
      <w:r>
        <w:t xml:space="preserve">Negative control analyses</w:t>
      </w:r>
    </w:p>
    <w:bookmarkEnd w:id="849"/>
    <w:bookmarkStart w:id="851" w:name="code-checklist"/>
    <w:p>
      <w:pPr>
        <w:pStyle w:val="Heading2"/>
      </w:pPr>
      <w:r>
        <w:t xml:space="preserve">19.2 Code checklist</w:t>
      </w:r>
    </w:p>
    <w:p>
      <w:pPr>
        <w:pStyle w:val="Compact"/>
        <w:numPr>
          <w:ilvl w:val="0"/>
          <w:numId w:val="1353"/>
        </w:numPr>
      </w:pPr>
      <w:r>
        <w:t xml:space="preserve">Does the script run without errors?</w:t>
      </w:r>
    </w:p>
    <w:p>
      <w:pPr>
        <w:pStyle w:val="Compact"/>
        <w:numPr>
          <w:ilvl w:val="0"/>
          <w:numId w:val="1353"/>
        </w:numPr>
      </w:pPr>
      <w:r>
        <w:t xml:space="preserve">Is code self-contained within repo and/or associated Box folder?</w:t>
      </w:r>
    </w:p>
    <w:p>
      <w:pPr>
        <w:pStyle w:val="Compact"/>
        <w:numPr>
          <w:ilvl w:val="0"/>
          <w:numId w:val="1353"/>
        </w:numPr>
      </w:pPr>
      <w:r>
        <w:t xml:space="preserve">Is all commented out code / remarks removed?</w:t>
      </w:r>
    </w:p>
    <w:p>
      <w:pPr>
        <w:pStyle w:val="Compact"/>
        <w:numPr>
          <w:ilvl w:val="0"/>
          <w:numId w:val="1353"/>
        </w:numPr>
      </w:pPr>
      <w:r>
        <w:t xml:space="preserve">Does the header accurately describe the process completed in the script?</w:t>
      </w:r>
    </w:p>
    <w:p>
      <w:pPr>
        <w:pStyle w:val="Compact"/>
        <w:numPr>
          <w:ilvl w:val="0"/>
          <w:numId w:val="1353"/>
        </w:numPr>
      </w:pPr>
      <w:r>
        <w:t xml:space="preserve">Is the script pushed to its github repository?</w:t>
      </w:r>
    </w:p>
    <w:p>
      <w:pPr>
        <w:pStyle w:val="Compact"/>
        <w:numPr>
          <w:ilvl w:val="0"/>
          <w:numId w:val="1353"/>
        </w:numPr>
      </w:pPr>
      <w:r>
        <w:t xml:space="preserve">Does the code adhere to the</w:t>
      </w:r>
      <w:r>
        <w:t xml:space="preserve"> </w:t>
      </w:r>
      <w:hyperlink r:id="rId850">
        <w:r>
          <w:rPr>
            <w:rStyle w:val="Hyperlink"/>
          </w:rPr>
          <w:t xml:space="preserve">coding style guide</w:t>
        </w:r>
      </w:hyperlink>
      <w:r>
        <w:t xml:space="preserve">?</w:t>
      </w:r>
    </w:p>
    <w:p>
      <w:pPr>
        <w:pStyle w:val="Compact"/>
        <w:numPr>
          <w:ilvl w:val="0"/>
          <w:numId w:val="1353"/>
        </w:numPr>
      </w:pPr>
      <w:r>
        <w:t xml:space="preserve">Are all warnings ignorable? Should any warnings be intentionally suppressed or addressed?</w:t>
      </w:r>
    </w:p>
    <w:bookmarkEnd w:id="851"/>
    <w:bookmarkStart w:id="85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5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54"/>
        </w:numPr>
      </w:pPr>
      <w:r>
        <w:t xml:space="preserve">Are the study results within the manuscript replicable (i.e., if you rerun the code in the study’s repository, the tables and figures will be exactly replicated?)</w:t>
      </w:r>
    </w:p>
    <w:p>
      <w:pPr>
        <w:pStyle w:val="Compact"/>
        <w:numPr>
          <w:ilvl w:val="0"/>
          <w:numId w:val="1354"/>
        </w:numPr>
      </w:pPr>
      <w:r>
        <w:t xml:space="preserve">Is a target journal selected?</w:t>
      </w:r>
    </w:p>
    <w:p>
      <w:pPr>
        <w:pStyle w:val="Compact"/>
        <w:numPr>
          <w:ilvl w:val="0"/>
          <w:numId w:val="1354"/>
        </w:numPr>
      </w:pPr>
      <w:r>
        <w:t xml:space="preserve">Is the title declarative, in other words, does it state the object/findings rather than suggest them?</w:t>
      </w:r>
    </w:p>
    <w:p>
      <w:pPr>
        <w:pStyle w:val="Compact"/>
        <w:numPr>
          <w:ilvl w:val="0"/>
          <w:numId w:val="1354"/>
        </w:numPr>
      </w:pPr>
      <w:r>
        <w:t xml:space="preserve">Is the word count of the manuscript close to the target journal’s allowance?</w:t>
      </w:r>
    </w:p>
    <w:p>
      <w:pPr>
        <w:pStyle w:val="Compact"/>
        <w:numPr>
          <w:ilvl w:val="0"/>
          <w:numId w:val="1354"/>
        </w:numPr>
      </w:pPr>
      <w:r>
        <w:t xml:space="preserve">Does the manuscript adhere to the formatting guide of the target journal?</w:t>
      </w:r>
    </w:p>
    <w:p>
      <w:pPr>
        <w:pStyle w:val="Compact"/>
        <w:numPr>
          <w:ilvl w:val="0"/>
          <w:numId w:val="1354"/>
        </w:numPr>
      </w:pPr>
      <w:r>
        <w:t xml:space="preserve">Does the manuscript use a consistent voice (passive or active – usually active is preferred … pun intended)?</w:t>
      </w:r>
    </w:p>
    <w:p>
      <w:pPr>
        <w:pStyle w:val="Compact"/>
        <w:numPr>
          <w:ilvl w:val="0"/>
          <w:numId w:val="1354"/>
        </w:numPr>
      </w:pPr>
      <w:r>
        <w:t xml:space="preserve">Is each figure and table (including supplementary material) referenced in the main text?</w:t>
      </w:r>
    </w:p>
    <w:p>
      <w:pPr>
        <w:pStyle w:val="Compact"/>
        <w:numPr>
          <w:ilvl w:val="0"/>
          <w:numId w:val="1354"/>
        </w:numPr>
      </w:pPr>
      <w:r>
        <w:t xml:space="preserve">Is there a caption for each figure and table (including supplementary material)?</w:t>
      </w:r>
    </w:p>
    <w:p>
      <w:pPr>
        <w:pStyle w:val="Compact"/>
        <w:numPr>
          <w:ilvl w:val="0"/>
          <w:numId w:val="1354"/>
        </w:numPr>
      </w:pPr>
      <w:r>
        <w:t xml:space="preserve">Are tables/figures and supplementary material numbered in accordance with their appearance in the main text?</w:t>
      </w:r>
    </w:p>
    <w:p>
      <w:pPr>
        <w:pStyle w:val="Compact"/>
        <w:numPr>
          <w:ilvl w:val="0"/>
          <w:numId w:val="1354"/>
        </w:numPr>
      </w:pPr>
      <w:r>
        <w:t xml:space="preserve">Does the text use past tense if it is reporting research findings or future tense if it is a study protocol?</w:t>
      </w:r>
    </w:p>
    <w:p>
      <w:pPr>
        <w:pStyle w:val="Compact"/>
        <w:numPr>
          <w:ilvl w:val="0"/>
          <w:numId w:val="135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4"/>
        </w:numPr>
      </w:pPr>
      <w:r>
        <w:t xml:space="preserve">Does the text use minimal abbreviations, and are all abbreviations defined at first use?</w:t>
      </w:r>
    </w:p>
    <w:p>
      <w:pPr>
        <w:pStyle w:val="Compact"/>
        <w:numPr>
          <w:ilvl w:val="0"/>
          <w:numId w:val="135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52">
        <w:r>
          <w:rPr>
            <w:rStyle w:val="Hyperlink"/>
          </w:rPr>
          <w:t xml:space="preserve">here</w:t>
        </w:r>
      </w:hyperlink>
      <w:r>
        <w:t xml:space="preserve">)</w:t>
      </w:r>
    </w:p>
    <w:p>
      <w:pPr>
        <w:pStyle w:val="Compact"/>
        <w:numPr>
          <w:ilvl w:val="0"/>
          <w:numId w:val="135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53"/>
    <w:bookmarkStart w:id="856" w:name="figure-checklist"/>
    <w:p>
      <w:pPr>
        <w:pStyle w:val="Heading2"/>
      </w:pPr>
      <w:r>
        <w:t xml:space="preserve">19.4 Figure checklist</w:t>
      </w:r>
    </w:p>
    <w:p>
      <w:pPr>
        <w:pStyle w:val="Compact"/>
        <w:numPr>
          <w:ilvl w:val="0"/>
          <w:numId w:val="1355"/>
        </w:numPr>
      </w:pPr>
      <w:r>
        <w:t xml:space="preserve">Are the x-axis and y-axis labeled?</w:t>
      </w:r>
    </w:p>
    <w:p>
      <w:pPr>
        <w:pStyle w:val="Compact"/>
        <w:numPr>
          <w:ilvl w:val="0"/>
          <w:numId w:val="1355"/>
        </w:numPr>
      </w:pPr>
      <w:r>
        <w:t xml:space="preserve">If the figure includes panels, is each panel labeled?</w:t>
      </w:r>
    </w:p>
    <w:p>
      <w:pPr>
        <w:pStyle w:val="Compact"/>
        <w:numPr>
          <w:ilvl w:val="0"/>
          <w:numId w:val="1355"/>
        </w:numPr>
      </w:pPr>
      <w:r>
        <w:t xml:space="preserve">Are there sufficient numerical / text labels and breaks on the x-axis and y-axis?</w:t>
      </w:r>
    </w:p>
    <w:p>
      <w:pPr>
        <w:pStyle w:val="Compact"/>
        <w:numPr>
          <w:ilvl w:val="0"/>
          <w:numId w:val="1355"/>
        </w:numPr>
      </w:pPr>
      <w:r>
        <w:t xml:space="preserve">Is the font size appropriate (i.e., large enough to read, not so large that it distracts from the data presented in the figure?)</w:t>
      </w:r>
    </w:p>
    <w:p>
      <w:pPr>
        <w:pStyle w:val="Compact"/>
        <w:numPr>
          <w:ilvl w:val="0"/>
          <w:numId w:val="1355"/>
        </w:numPr>
      </w:pPr>
      <w:r>
        <w:t xml:space="preserve">Are the colors used colorblind friendly? See a colorblind-friendly palette</w:t>
      </w:r>
      <w:r>
        <w:t xml:space="preserve"> </w:t>
      </w:r>
      <w:hyperlink r:id="rId854">
        <w:r>
          <w:rPr>
            <w:rStyle w:val="Hyperlink"/>
          </w:rPr>
          <w:t xml:space="preserve">here</w:t>
        </w:r>
      </w:hyperlink>
      <w:r>
        <w:t xml:space="preserve">, a neat palette generator with colorblind options</w:t>
      </w:r>
      <w:r>
        <w:t xml:space="preserve"> </w:t>
      </w:r>
      <w:hyperlink r:id="rId85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5"/>
        </w:numPr>
      </w:pPr>
      <w:r>
        <w:t xml:space="preserve">Are colors/shapes/line types defined in a legend?</w:t>
      </w:r>
    </w:p>
    <w:p>
      <w:pPr>
        <w:pStyle w:val="Compact"/>
        <w:numPr>
          <w:ilvl w:val="0"/>
          <w:numId w:val="1355"/>
        </w:numPr>
      </w:pPr>
      <w:r>
        <w:t xml:space="preserve">Are the legends and other labels easy to understand with minimal abbreviations?</w:t>
      </w:r>
    </w:p>
    <w:p>
      <w:pPr>
        <w:pStyle w:val="Compact"/>
        <w:numPr>
          <w:ilvl w:val="0"/>
          <w:numId w:val="1355"/>
        </w:numPr>
      </w:pPr>
      <w:r>
        <w:t xml:space="preserve">If there is overplotting, is transparency used to show overlapping data?</w:t>
      </w:r>
    </w:p>
    <w:p>
      <w:pPr>
        <w:pStyle w:val="Compact"/>
        <w:numPr>
          <w:ilvl w:val="0"/>
          <w:numId w:val="1355"/>
        </w:numPr>
      </w:pPr>
      <w:r>
        <w:t xml:space="preserve">Are 95% confidence intervals or other measures of precision shown, if applicable?</w:t>
      </w:r>
    </w:p>
    <w:p>
      <w:r>
        <w:br w:type="page"/>
      </w:r>
    </w:p>
    <w:bookmarkEnd w:id="856"/>
    <w:bookmarkEnd w:id="857"/>
    <w:bookmarkStart w:id="900" w:name="resources-2"/>
    <w:p>
      <w:pPr>
        <w:pStyle w:val="Heading1"/>
      </w:pPr>
      <w:r>
        <w:t xml:space="preserve">20. Resources</w:t>
      </w:r>
    </w:p>
    <w:bookmarkStart w:id="874" w:name="resources-for-r"/>
    <w:p>
      <w:pPr>
        <w:pStyle w:val="Heading2"/>
      </w:pPr>
      <w:r>
        <w:t xml:space="preserve">20.1 Resources for R</w:t>
      </w:r>
    </w:p>
    <w:bookmarkStart w:id="860" w:name="books-and-comprehensive-guides"/>
    <w:p>
      <w:pPr>
        <w:pStyle w:val="Heading3"/>
      </w:pPr>
      <w:r>
        <w:t xml:space="preserve">20.1.1 Books and Comprehensive Guides</w:t>
      </w:r>
    </w:p>
    <w:p>
      <w:pPr>
        <w:pStyle w:val="Compact"/>
        <w:numPr>
          <w:ilvl w:val="0"/>
          <w:numId w:val="1356"/>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6"/>
        </w:numPr>
      </w:pPr>
      <w:hyperlink r:id="rId858">
        <w:r>
          <w:rPr>
            <w:rStyle w:val="Hyperlink"/>
          </w:rPr>
          <w:t xml:space="preserve">Awesome R Package Development Tools</w:t>
        </w:r>
      </w:hyperlink>
      <w:r>
        <w:t xml:space="preserve"> </w:t>
      </w:r>
      <w:r>
        <w:t xml:space="preserve">- curated list of tools for R package development</w:t>
      </w:r>
    </w:p>
    <w:p>
      <w:pPr>
        <w:pStyle w:val="Compact"/>
        <w:numPr>
          <w:ilvl w:val="0"/>
          <w:numId w:val="135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6"/>
        </w:numPr>
      </w:pPr>
      <w:hyperlink r:id="rId859">
        <w:r>
          <w:rPr>
            <w:rStyle w:val="Hyperlink"/>
          </w:rPr>
          <w:t xml:space="preserve">DataCamp</w:t>
        </w:r>
      </w:hyperlink>
      <w:r>
        <w:t xml:space="preserve"> </w:t>
      </w:r>
      <w:r>
        <w:t xml:space="preserve">- email Kristen for access</w:t>
      </w:r>
    </w:p>
    <w:bookmarkEnd w:id="860"/>
    <w:bookmarkStart w:id="865" w:name="uc-davis-datalab-workshops-and-tutorials"/>
    <w:p>
      <w:pPr>
        <w:pStyle w:val="Heading3"/>
      </w:pPr>
      <w:r>
        <w:t xml:space="preserve">20.1.2 UC Davis DataLab Workshops and Tutorials</w:t>
      </w:r>
    </w:p>
    <w:p>
      <w:pPr>
        <w:pStyle w:val="FirstParagraph"/>
      </w:pPr>
      <w:r>
        <w:t xml:space="preserve">The</w:t>
      </w:r>
      <w:r>
        <w:t xml:space="preserve"> </w:t>
      </w:r>
      <w:hyperlink r:id="rId610">
        <w:r>
          <w:rPr>
            <w:rStyle w:val="Hyperlink"/>
          </w:rPr>
          <w:t xml:space="preserve">UC Davis DataLab</w:t>
        </w:r>
      </w:hyperlink>
      <w:r>
        <w:t xml:space="preserve"> </w:t>
      </w:r>
      <w:r>
        <w:t xml:space="preserve">provides extensive workshops and learning materials for data science:</w:t>
      </w:r>
    </w:p>
    <w:p>
      <w:pPr>
        <w:pStyle w:val="Compact"/>
        <w:numPr>
          <w:ilvl w:val="0"/>
          <w:numId w:val="1357"/>
        </w:numPr>
      </w:pPr>
      <w:hyperlink r:id="rId861">
        <w:r>
          <w:rPr>
            <w:rStyle w:val="Hyperlink"/>
          </w:rPr>
          <w:t xml:space="preserve">Workshop Index</w:t>
        </w:r>
      </w:hyperlink>
      <w:r>
        <w:t xml:space="preserve"> </w:t>
      </w:r>
      <w:r>
        <w:t xml:space="preserve">- comprehensive catalog of all DataLab workshops</w:t>
      </w:r>
    </w:p>
    <w:p>
      <w:pPr>
        <w:pStyle w:val="Compact"/>
        <w:numPr>
          <w:ilvl w:val="0"/>
          <w:numId w:val="1357"/>
        </w:numPr>
      </w:pPr>
      <w:hyperlink r:id="rId862">
        <w:r>
          <w:rPr>
            <w:rStyle w:val="Hyperlink"/>
          </w:rPr>
          <w:t xml:space="preserve">R Basics Workshop</w:t>
        </w:r>
      </w:hyperlink>
      <w:r>
        <w:t xml:space="preserve"> </w:t>
      </w:r>
      <w:r>
        <w:t xml:space="preserve">- foundational R programming for beginners</w:t>
      </w:r>
    </w:p>
    <w:p>
      <w:pPr>
        <w:pStyle w:val="Compact"/>
        <w:numPr>
          <w:ilvl w:val="0"/>
          <w:numId w:val="1357"/>
        </w:numPr>
      </w:pPr>
      <w:hyperlink r:id="rId863">
        <w:r>
          <w:rPr>
            <w:rStyle w:val="Hyperlink"/>
          </w:rPr>
          <w:t xml:space="preserve">Research Toolkits</w:t>
        </w:r>
      </w:hyperlink>
      <w:r>
        <w:t xml:space="preserve"> </w:t>
      </w:r>
      <w:r>
        <w:t xml:space="preserve">- in-depth guides for research tools and methods</w:t>
      </w:r>
    </w:p>
    <w:p>
      <w:pPr>
        <w:pStyle w:val="Compact"/>
        <w:numPr>
          <w:ilvl w:val="0"/>
          <w:numId w:val="1357"/>
        </w:numPr>
      </w:pPr>
      <w:hyperlink r:id="rId864">
        <w:r>
          <w:rPr>
            <w:rStyle w:val="Hyperlink"/>
          </w:rPr>
          <w:t xml:space="preserve">Install Guides</w:t>
        </w:r>
      </w:hyperlink>
      <w:r>
        <w:t xml:space="preserve"> </w:t>
      </w:r>
      <w:r>
        <w:t xml:space="preserve">- setup instructions for data science software</w:t>
      </w:r>
    </w:p>
    <w:bookmarkEnd w:id="865"/>
    <w:bookmarkStart w:id="870" w:name="cheat-sheets"/>
    <w:p>
      <w:pPr>
        <w:pStyle w:val="Heading3"/>
      </w:pPr>
      <w:r>
        <w:t xml:space="preserve">20.1.3 Cheat Sheets</w:t>
      </w:r>
    </w:p>
    <w:p>
      <w:pPr>
        <w:pStyle w:val="Compact"/>
        <w:numPr>
          <w:ilvl w:val="0"/>
          <w:numId w:val="1358"/>
        </w:numPr>
      </w:pPr>
      <w:hyperlink r:id="rId866">
        <w:r>
          <w:rPr>
            <w:rStyle w:val="Hyperlink"/>
          </w:rPr>
          <w:t xml:space="preserve">dplyr and tidyr cheat sheet</w:t>
        </w:r>
      </w:hyperlink>
    </w:p>
    <w:p>
      <w:pPr>
        <w:pStyle w:val="Compact"/>
        <w:numPr>
          <w:ilvl w:val="0"/>
          <w:numId w:val="1358"/>
        </w:numPr>
      </w:pPr>
      <w:hyperlink r:id="rId867">
        <w:r>
          <w:rPr>
            <w:rStyle w:val="Hyperlink"/>
          </w:rPr>
          <w:t xml:space="preserve">ggplot cheat sheet</w:t>
        </w:r>
      </w:hyperlink>
    </w:p>
    <w:p>
      <w:pPr>
        <w:pStyle w:val="Compact"/>
        <w:numPr>
          <w:ilvl w:val="0"/>
          <w:numId w:val="1358"/>
        </w:numPr>
      </w:pPr>
      <w:hyperlink r:id="rId868">
        <w:r>
          <w:rPr>
            <w:rStyle w:val="Hyperlink"/>
          </w:rPr>
          <w:t xml:space="preserve">data table cheat sheet</w:t>
        </w:r>
      </w:hyperlink>
    </w:p>
    <w:p>
      <w:pPr>
        <w:pStyle w:val="Compact"/>
        <w:numPr>
          <w:ilvl w:val="0"/>
          <w:numId w:val="1358"/>
        </w:numPr>
      </w:pPr>
      <w:hyperlink r:id="rId869">
        <w:r>
          <w:rPr>
            <w:rStyle w:val="Hyperlink"/>
          </w:rPr>
          <w:t xml:space="preserve">RMarkdown cheat sheet</w:t>
        </w:r>
      </w:hyperlink>
    </w:p>
    <w:bookmarkEnd w:id="870"/>
    <w:bookmarkStart w:id="872" w:name="style-and-best-practices"/>
    <w:p>
      <w:pPr>
        <w:pStyle w:val="Heading3"/>
      </w:pPr>
      <w:r>
        <w:t xml:space="preserve">20.1.4 Style and Best Practices</w:t>
      </w:r>
    </w:p>
    <w:p>
      <w:pPr>
        <w:pStyle w:val="Compact"/>
        <w:numPr>
          <w:ilvl w:val="0"/>
          <w:numId w:val="1359"/>
        </w:numPr>
      </w:pPr>
      <w:hyperlink r:id="rId871">
        <w:r>
          <w:rPr>
            <w:rStyle w:val="Hyperlink"/>
          </w:rPr>
          <w:t xml:space="preserve">Hadley Wickham’s R Style Guide</w:t>
        </w:r>
      </w:hyperlink>
    </w:p>
    <w:bookmarkEnd w:id="872"/>
    <w:bookmarkStart w:id="873" w:name="tidy-evaluation-resources"/>
    <w:p>
      <w:pPr>
        <w:pStyle w:val="Heading3"/>
      </w:pPr>
      <w:r>
        <w:t xml:space="preserve">20.1.5 Tidy Evaluation Resources</w:t>
      </w:r>
    </w:p>
    <w:p>
      <w:pPr>
        <w:pStyle w:val="Compact"/>
        <w:numPr>
          <w:ilvl w:val="0"/>
          <w:numId w:val="1360"/>
        </w:numPr>
      </w:pPr>
      <w:hyperlink r:id="rId237">
        <w:r>
          <w:rPr>
            <w:rStyle w:val="Hyperlink"/>
          </w:rPr>
          <w:t xml:space="preserve">Tidy Eval in 5 Minutes</w:t>
        </w:r>
      </w:hyperlink>
      <w:r>
        <w:t xml:space="preserve"> </w:t>
      </w:r>
      <w:r>
        <w:t xml:space="preserve">(video)</w:t>
      </w:r>
    </w:p>
    <w:p>
      <w:pPr>
        <w:pStyle w:val="Compact"/>
        <w:numPr>
          <w:ilvl w:val="0"/>
          <w:numId w:val="1360"/>
        </w:numPr>
      </w:pPr>
      <w:hyperlink r:id="rId235">
        <w:r>
          <w:rPr>
            <w:rStyle w:val="Hyperlink"/>
          </w:rPr>
          <w:t xml:space="preserve">Tidy Evaluation</w:t>
        </w:r>
      </w:hyperlink>
      <w:r>
        <w:t xml:space="preserve"> </w:t>
      </w:r>
      <w:r>
        <w:t xml:space="preserve">(e-book)</w:t>
      </w:r>
    </w:p>
    <w:p>
      <w:pPr>
        <w:pStyle w:val="Compact"/>
        <w:numPr>
          <w:ilvl w:val="0"/>
          <w:numId w:val="1360"/>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0"/>
        </w:numPr>
      </w:pPr>
      <w:hyperlink r:id="rId240">
        <w:r>
          <w:rPr>
            <w:rStyle w:val="Hyperlink"/>
          </w:rPr>
          <w:t xml:space="preserve">Standard Evaluation for *_join</w:t>
        </w:r>
      </w:hyperlink>
      <w:r>
        <w:t xml:space="preserve"> </w:t>
      </w:r>
      <w:r>
        <w:t xml:space="preserve">(stackoverflow)</w:t>
      </w:r>
    </w:p>
    <w:p>
      <w:pPr>
        <w:pStyle w:val="Compact"/>
        <w:numPr>
          <w:ilvl w:val="0"/>
          <w:numId w:val="1360"/>
        </w:numPr>
      </w:pPr>
      <w:hyperlink r:id="rId235">
        <w:r>
          <w:rPr>
            <w:rStyle w:val="Hyperlink"/>
          </w:rPr>
          <w:t xml:space="preserve">Programming with dplyr</w:t>
        </w:r>
      </w:hyperlink>
      <w:r>
        <w:t xml:space="preserve"> </w:t>
      </w:r>
      <w:r>
        <w:t xml:space="preserve">(package vignette)</w:t>
      </w:r>
    </w:p>
    <w:bookmarkEnd w:id="873"/>
    <w:bookmarkEnd w:id="874"/>
    <w:bookmarkStart w:id="876" w:name="resources-for-git-github"/>
    <w:p>
      <w:pPr>
        <w:pStyle w:val="Heading2"/>
      </w:pPr>
      <w:r>
        <w:t xml:space="preserve">20.2 Resources for Git &amp; Github</w:t>
      </w:r>
    </w:p>
    <w:p>
      <w:pPr>
        <w:pStyle w:val="Compact"/>
        <w:numPr>
          <w:ilvl w:val="0"/>
          <w:numId w:val="136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1"/>
        </w:numPr>
      </w:pPr>
      <w:hyperlink r:id="rId875">
        <w:r>
          <w:rPr>
            <w:rStyle w:val="Hyperlink"/>
          </w:rPr>
          <w:t xml:space="preserve">GitHub Skills: Introduction to GitHub</w:t>
        </w:r>
      </w:hyperlink>
    </w:p>
    <w:p>
      <w:pPr>
        <w:pStyle w:val="Compact"/>
        <w:numPr>
          <w:ilvl w:val="0"/>
          <w:numId w:val="1361"/>
        </w:numPr>
      </w:pPr>
      <w:hyperlink r:id="rId450">
        <w:r>
          <w:rPr>
            <w:rStyle w:val="Hyperlink"/>
          </w:rPr>
          <w:t xml:space="preserve">UC Davis DataLab Git Sandbox</w:t>
        </w:r>
      </w:hyperlink>
      <w:r>
        <w:t xml:space="preserve"> </w:t>
      </w:r>
      <w:r>
        <w:t xml:space="preserve">- hands-on Git practice repository</w:t>
      </w:r>
    </w:p>
    <w:bookmarkEnd w:id="876"/>
    <w:bookmarkStart w:id="879" w:name="resources-for-python"/>
    <w:p>
      <w:pPr>
        <w:pStyle w:val="Heading2"/>
      </w:pPr>
      <w:r>
        <w:t xml:space="preserve">20.3 Resources for Python</w:t>
      </w:r>
    </w:p>
    <w:p>
      <w:pPr>
        <w:pStyle w:val="Compact"/>
        <w:numPr>
          <w:ilvl w:val="0"/>
          <w:numId w:val="1362"/>
        </w:numPr>
      </w:pPr>
      <w:hyperlink r:id="rId877">
        <w:r>
          <w:rPr>
            <w:rStyle w:val="Hyperlink"/>
          </w:rPr>
          <w:t xml:space="preserve">UC Davis DataLab Python Basics Workshop</w:t>
        </w:r>
      </w:hyperlink>
      <w:r>
        <w:t xml:space="preserve"> </w:t>
      </w:r>
      <w:r>
        <w:t xml:space="preserve">- foundational Python programming</w:t>
      </w:r>
    </w:p>
    <w:p>
      <w:pPr>
        <w:pStyle w:val="Compact"/>
        <w:numPr>
          <w:ilvl w:val="0"/>
          <w:numId w:val="1362"/>
        </w:numPr>
      </w:pPr>
      <w:hyperlink r:id="rId878">
        <w:r>
          <w:rPr>
            <w:rStyle w:val="Hyperlink"/>
          </w:rPr>
          <w:t xml:space="preserve">Natural Language Processing with Python</w:t>
        </w:r>
      </w:hyperlink>
      <w:r>
        <w:t xml:space="preserve"> </w:t>
      </w:r>
      <w:r>
        <w:t xml:space="preserve">- text analysis and NLP techniques</w:t>
      </w:r>
    </w:p>
    <w:bookmarkEnd w:id="879"/>
    <w:bookmarkStart w:id="881" w:name="resources-for-julia"/>
    <w:p>
      <w:pPr>
        <w:pStyle w:val="Heading2"/>
      </w:pPr>
      <w:r>
        <w:t xml:space="preserve">20.4 Resources for Julia</w:t>
      </w:r>
    </w:p>
    <w:p>
      <w:pPr>
        <w:pStyle w:val="Compact"/>
        <w:numPr>
          <w:ilvl w:val="0"/>
          <w:numId w:val="1363"/>
        </w:numPr>
      </w:pPr>
      <w:hyperlink r:id="rId880">
        <w:r>
          <w:rPr>
            <w:rStyle w:val="Hyperlink"/>
          </w:rPr>
          <w:t xml:space="preserve">UC Davis Julia Users Group Julia Basics Workshop</w:t>
        </w:r>
      </w:hyperlink>
      <w:r>
        <w:t xml:space="preserve"> </w:t>
      </w:r>
      <w:r>
        <w:t xml:space="preserve">- foundational Julia programming</w:t>
      </w:r>
    </w:p>
    <w:bookmarkEnd w:id="881"/>
    <w:bookmarkStart w:id="882" w:name="scientific-figures"/>
    <w:p>
      <w:pPr>
        <w:pStyle w:val="Heading2"/>
      </w:pPr>
      <w:r>
        <w:t xml:space="preserve">20.5 Scientific figures</w:t>
      </w:r>
    </w:p>
    <w:p>
      <w:pPr>
        <w:pStyle w:val="Compact"/>
        <w:numPr>
          <w:ilvl w:val="0"/>
          <w:numId w:val="1364"/>
        </w:numPr>
      </w:pPr>
      <w:r>
        <w:t xml:space="preserve">Ten Simple Rules for Better Figures</w:t>
      </w:r>
      <w:r>
        <w:t xml:space="preserve"> </w:t>
      </w:r>
      <w:r>
        <w:t xml:space="preserve">(Rougier et al. 2014)</w:t>
      </w:r>
    </w:p>
    <w:bookmarkEnd w:id="882"/>
    <w:bookmarkStart w:id="886" w:name="writing"/>
    <w:p>
      <w:pPr>
        <w:pStyle w:val="Heading2"/>
      </w:pPr>
      <w:r>
        <w:t xml:space="preserve">20.6 Writing</w:t>
      </w:r>
    </w:p>
    <w:p>
      <w:pPr>
        <w:pStyle w:val="Compact"/>
        <w:numPr>
          <w:ilvl w:val="0"/>
          <w:numId w:val="1365"/>
        </w:numPr>
      </w:pPr>
      <w:r>
        <w:t xml:space="preserve">Unpacking the Scientific Toolbox</w:t>
      </w:r>
      <w:r>
        <w:t xml:space="preserve"> </w:t>
      </w:r>
      <w:r>
        <w:t xml:space="preserve">(Silbiger and Stubler 2019)</w:t>
      </w:r>
    </w:p>
    <w:p>
      <w:pPr>
        <w:pStyle w:val="Compact"/>
        <w:numPr>
          <w:ilvl w:val="0"/>
          <w:numId w:val="1365"/>
        </w:numPr>
      </w:pPr>
      <w:r>
        <w:t xml:space="preserve">ICMJE Definition of authorship</w:t>
      </w:r>
      <w:r>
        <w:t xml:space="preserve"> </w:t>
      </w:r>
      <w:r>
        <w:t xml:space="preserve">(International Committee of Medical Journal Editors, n.d.)</w:t>
      </w:r>
    </w:p>
    <w:p>
      <w:pPr>
        <w:pStyle w:val="Compact"/>
        <w:numPr>
          <w:ilvl w:val="0"/>
          <w:numId w:val="1365"/>
        </w:numPr>
      </w:pPr>
      <w:r>
        <w:t xml:space="preserve">Computational science: …why scientific programming does not compute</w:t>
      </w:r>
      <w:r>
        <w:t xml:space="preserve"> </w:t>
      </w:r>
      <w:r>
        <w:t xml:space="preserve">(Merali and Giles 2010)</w:t>
      </w:r>
    </w:p>
    <w:p>
      <w:pPr>
        <w:pStyle w:val="Compact"/>
        <w:numPr>
          <w:ilvl w:val="0"/>
          <w:numId w:val="1365"/>
        </w:numPr>
      </w:pPr>
      <w:hyperlink r:id="rId883">
        <w:r>
          <w:rPr>
            <w:rStyle w:val="Hyperlink"/>
          </w:rPr>
          <w:t xml:space="preserve">The Pathway to Publishing: A Guide to Quantitative Writing in the Health Sciences</w:t>
        </w:r>
      </w:hyperlink>
    </w:p>
    <w:p>
      <w:pPr>
        <w:pStyle w:val="Compact"/>
        <w:numPr>
          <w:ilvl w:val="0"/>
          <w:numId w:val="1365"/>
        </w:numPr>
      </w:pPr>
      <w:hyperlink r:id="rId88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5"/>
        </w:numPr>
      </w:pPr>
      <w:hyperlink r:id="rId885">
        <w:r>
          <w:rPr>
            <w:rStyle w:val="Hyperlink"/>
          </w:rPr>
          <w:t xml:space="preserve">Secret, actionable writing tips</w:t>
        </w:r>
      </w:hyperlink>
    </w:p>
    <w:bookmarkEnd w:id="886"/>
    <w:bookmarkStart w:id="890" w:name="presentations"/>
    <w:p>
      <w:pPr>
        <w:pStyle w:val="Heading2"/>
      </w:pPr>
      <w:r>
        <w:t xml:space="preserve">20.7 Presentations</w:t>
      </w:r>
    </w:p>
    <w:p>
      <w:pPr>
        <w:pStyle w:val="Compact"/>
        <w:numPr>
          <w:ilvl w:val="0"/>
          <w:numId w:val="1366"/>
        </w:numPr>
      </w:pPr>
      <w:r>
        <w:t xml:space="preserve">How to tell a compelling story in scientific presentations</w:t>
      </w:r>
      <w:r>
        <w:t xml:space="preserve"> </w:t>
      </w:r>
      <w:r>
        <w:t xml:space="preserve">(Van Noorden 2021)</w:t>
      </w:r>
    </w:p>
    <w:p>
      <w:pPr>
        <w:pStyle w:val="Compact"/>
        <w:numPr>
          <w:ilvl w:val="0"/>
          <w:numId w:val="1366"/>
        </w:numPr>
      </w:pPr>
      <w:hyperlink r:id="rId887">
        <w:r>
          <w:rPr>
            <w:rStyle w:val="Hyperlink"/>
          </w:rPr>
          <w:t xml:space="preserve">How to give a killer narratively-driven scientific talk</w:t>
        </w:r>
      </w:hyperlink>
    </w:p>
    <w:p>
      <w:pPr>
        <w:pStyle w:val="Compact"/>
        <w:numPr>
          <w:ilvl w:val="0"/>
          <w:numId w:val="1366"/>
        </w:numPr>
      </w:pPr>
      <w:hyperlink r:id="rId888">
        <w:r>
          <w:rPr>
            <w:rStyle w:val="Hyperlink"/>
          </w:rPr>
          <w:t xml:space="preserve">How to make a better poster</w:t>
        </w:r>
      </w:hyperlink>
    </w:p>
    <w:p>
      <w:pPr>
        <w:pStyle w:val="Compact"/>
        <w:numPr>
          <w:ilvl w:val="0"/>
          <w:numId w:val="1366"/>
        </w:numPr>
      </w:pPr>
      <w:hyperlink r:id="rId889">
        <w:r>
          <w:rPr>
            <w:rStyle w:val="Hyperlink"/>
          </w:rPr>
          <w:t xml:space="preserve">How to make an even better poster</w:t>
        </w:r>
      </w:hyperlink>
    </w:p>
    <w:bookmarkEnd w:id="890"/>
    <w:bookmarkStart w:id="893" w:name="professional-advice"/>
    <w:p>
      <w:pPr>
        <w:pStyle w:val="Heading2"/>
      </w:pPr>
      <w:r>
        <w:t xml:space="preserve">20.8 Professional advice</w:t>
      </w:r>
    </w:p>
    <w:p>
      <w:pPr>
        <w:pStyle w:val="Compact"/>
        <w:numPr>
          <w:ilvl w:val="0"/>
          <w:numId w:val="1367"/>
        </w:numPr>
      </w:pPr>
      <w:hyperlink r:id="rId891">
        <w:r>
          <w:rPr>
            <w:rStyle w:val="Hyperlink"/>
          </w:rPr>
          <w:t xml:space="preserve">Professional advice, especially for your first job</w:t>
        </w:r>
      </w:hyperlink>
    </w:p>
    <w:p>
      <w:pPr>
        <w:pStyle w:val="Compact"/>
        <w:numPr>
          <w:ilvl w:val="0"/>
          <w:numId w:val="1367"/>
        </w:numPr>
      </w:pPr>
      <w:hyperlink r:id="rId892">
        <w:r>
          <w:rPr>
            <w:rStyle w:val="Hyperlink"/>
          </w:rPr>
          <w:t xml:space="preserve">Team Public Health Substack</w:t>
        </w:r>
      </w:hyperlink>
    </w:p>
    <w:bookmarkEnd w:id="893"/>
    <w:bookmarkStart w:id="896" w:name="funding"/>
    <w:p>
      <w:pPr>
        <w:pStyle w:val="Heading2"/>
      </w:pPr>
      <w:r>
        <w:t xml:space="preserve">20.9 Funding</w:t>
      </w:r>
    </w:p>
    <w:p>
      <w:pPr>
        <w:pStyle w:val="Compact"/>
        <w:numPr>
          <w:ilvl w:val="0"/>
          <w:numId w:val="1368"/>
        </w:numPr>
      </w:pPr>
      <w:hyperlink r:id="rId894">
        <w:r>
          <w:rPr>
            <w:rStyle w:val="Hyperlink"/>
          </w:rPr>
          <w:t xml:space="preserve">Building Your Funding Train</w:t>
        </w:r>
      </w:hyperlink>
    </w:p>
    <w:p>
      <w:pPr>
        <w:pStyle w:val="Compact"/>
        <w:numPr>
          <w:ilvl w:val="0"/>
          <w:numId w:val="1368"/>
        </w:numPr>
      </w:pPr>
      <w:hyperlink r:id="rId895">
        <w:r>
          <w:rPr>
            <w:rStyle w:val="Hyperlink"/>
          </w:rPr>
          <w:t xml:space="preserve">NIH Grant Writing Resources</w:t>
        </w:r>
      </w:hyperlink>
    </w:p>
    <w:bookmarkEnd w:id="896"/>
    <w:bookmarkStart w:id="899" w:name="ethics-and-global-health-research"/>
    <w:p>
      <w:pPr>
        <w:pStyle w:val="Heading2"/>
      </w:pPr>
      <w:r>
        <w:t xml:space="preserve">20.10 Ethics and global health research</w:t>
      </w:r>
    </w:p>
    <w:p>
      <w:pPr>
        <w:pStyle w:val="Compact"/>
        <w:numPr>
          <w:ilvl w:val="0"/>
          <w:numId w:val="1369"/>
        </w:numPr>
      </w:pPr>
      <w:hyperlink r:id="rId897">
        <w:r>
          <w:rPr>
            <w:rStyle w:val="Hyperlink"/>
          </w:rPr>
          <w:t xml:space="preserve">Global Code of Conduct For Research in Resource-Poor Settings</w:t>
        </w:r>
      </w:hyperlink>
    </w:p>
    <w:p>
      <w:pPr>
        <w:pStyle w:val="Compact"/>
        <w:numPr>
          <w:ilvl w:val="0"/>
          <w:numId w:val="136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9"/>
        </w:numPr>
      </w:pPr>
      <w:hyperlink r:id="rId898">
        <w:r>
          <w:rPr>
            <w:rStyle w:val="Hyperlink"/>
          </w:rPr>
          <w:t xml:space="preserve">Transforming Global Health Partnerships</w:t>
        </w:r>
      </w:hyperlink>
    </w:p>
    <w:p>
      <w:r>
        <w:br w:type="page"/>
      </w:r>
    </w:p>
    <w:bookmarkEnd w:id="899"/>
    <w:bookmarkEnd w:id="900"/>
    <w:bookmarkStart w:id="927" w:name="professional-development"/>
    <w:p>
      <w:pPr>
        <w:pStyle w:val="Heading1"/>
      </w:pPr>
      <w:r>
        <w:t xml:space="preserve">21. Professional Development</w:t>
      </w:r>
    </w:p>
    <w:bookmarkStart w:id="901"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0"/>
        </w:numPr>
      </w:pPr>
      <w:r>
        <w:t xml:space="preserve">Regular, open communication between mentees and mentors</w:t>
      </w:r>
    </w:p>
    <w:p>
      <w:pPr>
        <w:pStyle w:val="Compact"/>
        <w:numPr>
          <w:ilvl w:val="0"/>
          <w:numId w:val="1370"/>
        </w:numPr>
      </w:pPr>
      <w:r>
        <w:t xml:space="preserve">Mutual respect and trust</w:t>
      </w:r>
    </w:p>
    <w:p>
      <w:pPr>
        <w:pStyle w:val="Compact"/>
        <w:numPr>
          <w:ilvl w:val="0"/>
          <w:numId w:val="1370"/>
        </w:numPr>
      </w:pPr>
      <w:r>
        <w:t xml:space="preserve">Clear expectations and goals</w:t>
      </w:r>
    </w:p>
    <w:p>
      <w:pPr>
        <w:pStyle w:val="Compact"/>
        <w:numPr>
          <w:ilvl w:val="0"/>
          <w:numId w:val="1370"/>
        </w:numPr>
      </w:pPr>
      <w:r>
        <w:t xml:space="preserve">Constructive feedback</w:t>
      </w:r>
    </w:p>
    <w:p>
      <w:pPr>
        <w:pStyle w:val="Compact"/>
        <w:numPr>
          <w:ilvl w:val="0"/>
          <w:numId w:val="1370"/>
        </w:numPr>
      </w:pPr>
      <w:r>
        <w:t xml:space="preserve">Support for both research and career development</w:t>
      </w:r>
    </w:p>
    <w:bookmarkEnd w:id="901"/>
    <w:bookmarkStart w:id="904"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1"/>
        </w:numPr>
      </w:pPr>
      <w:r>
        <w:t xml:space="preserve">Short-term and long-term career goals</w:t>
      </w:r>
    </w:p>
    <w:p>
      <w:pPr>
        <w:pStyle w:val="Compact"/>
        <w:numPr>
          <w:ilvl w:val="0"/>
          <w:numId w:val="1371"/>
        </w:numPr>
      </w:pPr>
      <w:r>
        <w:t xml:space="preserve">Skills to develop</w:t>
      </w:r>
    </w:p>
    <w:p>
      <w:pPr>
        <w:pStyle w:val="Compact"/>
        <w:numPr>
          <w:ilvl w:val="0"/>
          <w:numId w:val="1371"/>
        </w:numPr>
      </w:pPr>
      <w:r>
        <w:t xml:space="preserve">Training needs and opportunities</w:t>
      </w:r>
    </w:p>
    <w:p>
      <w:pPr>
        <w:pStyle w:val="Compact"/>
        <w:numPr>
          <w:ilvl w:val="0"/>
          <w:numId w:val="1371"/>
        </w:numPr>
      </w:pPr>
      <w:r>
        <w:t xml:space="preserve">Timeline and milestones</w:t>
      </w:r>
    </w:p>
    <w:p>
      <w:pPr>
        <w:pStyle w:val="Compact"/>
        <w:numPr>
          <w:ilvl w:val="0"/>
          <w:numId w:val="1371"/>
        </w:numPr>
      </w:pPr>
      <w:r>
        <w:t xml:space="preserve">Progress toward goals</w:t>
      </w:r>
    </w:p>
    <w:p>
      <w:pPr>
        <w:pStyle w:val="FirstParagraph"/>
      </w:pPr>
      <w:r>
        <w:t xml:space="preserve">Update your IDP at least annually and discuss it with your PI. Useful resources:</w:t>
      </w:r>
    </w:p>
    <w:p>
      <w:pPr>
        <w:pStyle w:val="Compact"/>
        <w:numPr>
          <w:ilvl w:val="0"/>
          <w:numId w:val="1372"/>
        </w:numPr>
      </w:pPr>
      <w:hyperlink r:id="rId902">
        <w:r>
          <w:rPr>
            <w:rStyle w:val="Hyperlink"/>
          </w:rPr>
          <w:t xml:space="preserve">myIDP - Individual Development Plan tool</w:t>
        </w:r>
      </w:hyperlink>
    </w:p>
    <w:p>
      <w:pPr>
        <w:pStyle w:val="Compact"/>
        <w:numPr>
          <w:ilvl w:val="0"/>
          <w:numId w:val="1372"/>
        </w:numPr>
      </w:pPr>
      <w:hyperlink r:id="rId903">
        <w:r>
          <w:rPr>
            <w:rStyle w:val="Hyperlink"/>
          </w:rPr>
          <w:t xml:space="preserve">NIH OITE Career Resources</w:t>
        </w:r>
      </w:hyperlink>
    </w:p>
    <w:bookmarkEnd w:id="904"/>
    <w:bookmarkStart w:id="907"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73"/>
        </w:numPr>
      </w:pPr>
      <w:r>
        <w:t xml:space="preserve">Discuss conference opportunities with PIs early</w:t>
      </w:r>
    </w:p>
    <w:p>
      <w:pPr>
        <w:pStyle w:val="Compact"/>
        <w:numPr>
          <w:ilvl w:val="0"/>
          <w:numId w:val="1373"/>
        </w:numPr>
      </w:pPr>
      <w:r>
        <w:t xml:space="preserve">Submit abstracts with PI approval</w:t>
      </w:r>
    </w:p>
    <w:p>
      <w:pPr>
        <w:pStyle w:val="Compact"/>
        <w:numPr>
          <w:ilvl w:val="0"/>
          <w:numId w:val="1373"/>
        </w:numPr>
      </w:pPr>
      <w:r>
        <w:t xml:space="preserve">Practice presentations in lab meeting before the conference</w:t>
      </w:r>
    </w:p>
    <w:p>
      <w:pPr>
        <w:pStyle w:val="Compact"/>
        <w:numPr>
          <w:ilvl w:val="0"/>
          <w:numId w:val="137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74"/>
        </w:numPr>
      </w:pPr>
      <w:hyperlink r:id="rId905">
        <w:r>
          <w:rPr>
            <w:rStyle w:val="Hyperlink"/>
          </w:rPr>
          <w:t xml:space="preserve">How to tell a compelling story in scientific presentations</w:t>
        </w:r>
      </w:hyperlink>
    </w:p>
    <w:p>
      <w:pPr>
        <w:pStyle w:val="Compact"/>
        <w:numPr>
          <w:ilvl w:val="0"/>
          <w:numId w:val="1374"/>
        </w:numPr>
      </w:pPr>
      <w:hyperlink r:id="rId887">
        <w:r>
          <w:rPr>
            <w:rStyle w:val="Hyperlink"/>
          </w:rPr>
          <w:t xml:space="preserve">How to give a killer narratively-driven scientific talk</w:t>
        </w:r>
      </w:hyperlink>
    </w:p>
    <w:p>
      <w:pPr>
        <w:pStyle w:val="Compact"/>
        <w:numPr>
          <w:ilvl w:val="0"/>
          <w:numId w:val="1374"/>
        </w:numPr>
      </w:pPr>
      <w:hyperlink r:id="rId906">
        <w:r>
          <w:rPr>
            <w:rStyle w:val="Hyperlink"/>
          </w:rPr>
          <w:t xml:space="preserve">How to make a better poster</w:t>
        </w:r>
      </w:hyperlink>
    </w:p>
    <w:p>
      <w:pPr>
        <w:pStyle w:val="Compact"/>
        <w:numPr>
          <w:ilvl w:val="0"/>
          <w:numId w:val="1374"/>
        </w:numPr>
      </w:pPr>
      <w:hyperlink r:id="rId889">
        <w:r>
          <w:rPr>
            <w:rStyle w:val="Hyperlink"/>
          </w:rPr>
          <w:t xml:space="preserve">How to make an even better poster</w:t>
        </w:r>
      </w:hyperlink>
    </w:p>
    <w:bookmarkEnd w:id="907"/>
    <w:bookmarkStart w:id="911"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5"/>
        </w:numPr>
      </w:pPr>
      <w:r>
        <w:t xml:space="preserve">Label x-axis and y-axis clearly</w:t>
      </w:r>
    </w:p>
    <w:p>
      <w:pPr>
        <w:pStyle w:val="Compact"/>
        <w:numPr>
          <w:ilvl w:val="0"/>
          <w:numId w:val="1375"/>
        </w:numPr>
      </w:pPr>
      <w:r>
        <w:t xml:space="preserve">Use panel labels when including multiple subplots</w:t>
      </w:r>
    </w:p>
    <w:p>
      <w:pPr>
        <w:pStyle w:val="Compact"/>
        <w:numPr>
          <w:ilvl w:val="0"/>
          <w:numId w:val="1375"/>
        </w:numPr>
      </w:pPr>
      <w:r>
        <w:t xml:space="preserve">Include sufficient tick marks and labels</w:t>
      </w:r>
    </w:p>
    <w:p>
      <w:pPr>
        <w:pStyle w:val="Compact"/>
        <w:numPr>
          <w:ilvl w:val="0"/>
          <w:numId w:val="1375"/>
        </w:numPr>
      </w:pPr>
      <w:r>
        <w:t xml:space="preserve">Use appropriate font sizes (readable but not distracting)</w:t>
      </w:r>
    </w:p>
    <w:p>
      <w:pPr>
        <w:pStyle w:val="Compact"/>
        <w:numPr>
          <w:ilvl w:val="0"/>
          <w:numId w:val="1375"/>
        </w:numPr>
      </w:pPr>
      <w:r>
        <w:t xml:space="preserve">Use colorblind-friendly palettes (see</w:t>
      </w:r>
      <w:r>
        <w:t xml:space="preserve"> </w:t>
      </w:r>
      <w:hyperlink r:id="rId908">
        <w:r>
          <w:rPr>
            <w:rStyle w:val="Hyperlink"/>
          </w:rPr>
          <w:t xml:space="preserve">ColorBrewer</w:t>
        </w:r>
      </w:hyperlink>
      <w:r>
        <w:t xml:space="preserve"> </w:t>
      </w:r>
      <w:r>
        <w:t xml:space="preserve">or</w:t>
      </w:r>
      <w:r>
        <w:t xml:space="preserve"> </w:t>
      </w:r>
      <w:hyperlink r:id="rId909">
        <w:r>
          <w:rPr>
            <w:rStyle w:val="Hyperlink"/>
          </w:rPr>
          <w:t xml:space="preserve">iwanthue</w:t>
        </w:r>
      </w:hyperlink>
      <w:r>
        <w:t xml:space="preserve">)</w:t>
      </w:r>
    </w:p>
    <w:p>
      <w:pPr>
        <w:pStyle w:val="Compact"/>
        <w:numPr>
          <w:ilvl w:val="0"/>
          <w:numId w:val="1375"/>
        </w:numPr>
      </w:pPr>
      <w:r>
        <w:t xml:space="preserve">Define colors, shapes, and line types in legends</w:t>
      </w:r>
    </w:p>
    <w:p>
      <w:pPr>
        <w:pStyle w:val="Compact"/>
        <w:numPr>
          <w:ilvl w:val="0"/>
          <w:numId w:val="1375"/>
        </w:numPr>
      </w:pPr>
      <w:r>
        <w:t xml:space="preserve">Minimize abbreviations in labels and legends</w:t>
      </w:r>
    </w:p>
    <w:p>
      <w:pPr>
        <w:pStyle w:val="Compact"/>
        <w:numPr>
          <w:ilvl w:val="0"/>
          <w:numId w:val="1375"/>
        </w:numPr>
      </w:pPr>
      <w:r>
        <w:t xml:space="preserve">Use transparency to show overlapping data</w:t>
      </w:r>
    </w:p>
    <w:p>
      <w:pPr>
        <w:pStyle w:val="Compact"/>
        <w:numPr>
          <w:ilvl w:val="0"/>
          <w:numId w:val="1375"/>
        </w:numPr>
      </w:pPr>
      <w:r>
        <w:t xml:space="preserve">Show measures of precision (e.g., 95% confidence intervals)</w:t>
      </w:r>
    </w:p>
    <w:p>
      <w:pPr>
        <w:pStyle w:val="FirstParagraph"/>
      </w:pPr>
      <w:r>
        <w:rPr>
          <w:b/>
          <w:bCs/>
        </w:rPr>
        <w:t xml:space="preserve">Resources:</w:t>
      </w:r>
    </w:p>
    <w:p>
      <w:pPr>
        <w:pStyle w:val="Compact"/>
        <w:numPr>
          <w:ilvl w:val="0"/>
          <w:numId w:val="1376"/>
        </w:numPr>
      </w:pPr>
      <w:hyperlink r:id="rId910">
        <w:r>
          <w:rPr>
            <w:rStyle w:val="Hyperlink"/>
          </w:rPr>
          <w:t xml:space="preserve">Ten Simple Rules for Better Figures</w:t>
        </w:r>
      </w:hyperlink>
    </w:p>
    <w:bookmarkEnd w:id="911"/>
    <w:bookmarkStart w:id="913" w:name="grant-writing"/>
    <w:p>
      <w:pPr>
        <w:pStyle w:val="Heading2"/>
      </w:pPr>
      <w:r>
        <w:t xml:space="preserve">21.5 Grant Writing</w:t>
      </w:r>
    </w:p>
    <w:p>
      <w:pPr>
        <w:pStyle w:val="Compact"/>
        <w:numPr>
          <w:ilvl w:val="0"/>
          <w:numId w:val="1377"/>
        </w:numPr>
      </w:pPr>
      <w:r>
        <w:t xml:space="preserve">Graduate students and postdocs are encouraged to apply for fellowships (e.g., NIH F31, NSF GRFP, K awards)</w:t>
      </w:r>
    </w:p>
    <w:p>
      <w:pPr>
        <w:pStyle w:val="Compact"/>
        <w:numPr>
          <w:ilvl w:val="0"/>
          <w:numId w:val="1377"/>
        </w:numPr>
      </w:pPr>
      <w:r>
        <w:t xml:space="preserve">PIs will support fellowship applications with feedback, letters of support, and mentoring</w:t>
      </w:r>
    </w:p>
    <w:p>
      <w:pPr>
        <w:pStyle w:val="Compact"/>
        <w:numPr>
          <w:ilvl w:val="0"/>
          <w:numId w:val="1377"/>
        </w:numPr>
      </w:pPr>
      <w:r>
        <w:t xml:space="preserve">Start planning fellowship applications well in advance of deadlines (typically 3-6 months)</w:t>
      </w:r>
    </w:p>
    <w:p>
      <w:pPr>
        <w:pStyle w:val="Compact"/>
        <w:numPr>
          <w:ilvl w:val="0"/>
          <w:numId w:val="1377"/>
        </w:numPr>
      </w:pPr>
      <w:r>
        <w:t xml:space="preserve">Attend grant writing workshops and seek feedback from multiple sources</w:t>
      </w:r>
    </w:p>
    <w:p>
      <w:pPr>
        <w:pStyle w:val="FirstParagraph"/>
      </w:pPr>
      <w:r>
        <w:rPr>
          <w:b/>
          <w:bCs/>
        </w:rPr>
        <w:t xml:space="preserve">Resources:</w:t>
      </w:r>
    </w:p>
    <w:p>
      <w:pPr>
        <w:pStyle w:val="Compact"/>
        <w:numPr>
          <w:ilvl w:val="0"/>
          <w:numId w:val="1378"/>
        </w:numPr>
      </w:pPr>
      <w:hyperlink r:id="rId894">
        <w:r>
          <w:rPr>
            <w:rStyle w:val="Hyperlink"/>
          </w:rPr>
          <w:t xml:space="preserve">Building Your Funding Train</w:t>
        </w:r>
      </w:hyperlink>
    </w:p>
    <w:p>
      <w:pPr>
        <w:pStyle w:val="Compact"/>
        <w:numPr>
          <w:ilvl w:val="0"/>
          <w:numId w:val="1378"/>
        </w:numPr>
      </w:pPr>
      <w:hyperlink r:id="rId912">
        <w:r>
          <w:rPr>
            <w:rStyle w:val="Hyperlink"/>
          </w:rPr>
          <w:t xml:space="preserve">NIH Funding Opportunities</w:t>
        </w:r>
      </w:hyperlink>
    </w:p>
    <w:p>
      <w:pPr>
        <w:pStyle w:val="Compact"/>
        <w:numPr>
          <w:ilvl w:val="0"/>
          <w:numId w:val="1378"/>
        </w:numPr>
      </w:pPr>
      <w:hyperlink r:id="rId895">
        <w:r>
          <w:rPr>
            <w:rStyle w:val="Hyperlink"/>
          </w:rPr>
          <w:t xml:space="preserve">NIH Grant Writing Resources</w:t>
        </w:r>
      </w:hyperlink>
    </w:p>
    <w:bookmarkEnd w:id="913"/>
    <w:bookmarkStart w:id="924"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9"/>
        </w:numPr>
      </w:pPr>
      <w:r>
        <w:t xml:space="preserve">Understand the typical scope and depth expected</w:t>
      </w:r>
    </w:p>
    <w:p>
      <w:pPr>
        <w:pStyle w:val="Compact"/>
        <w:numPr>
          <w:ilvl w:val="0"/>
          <w:numId w:val="1379"/>
        </w:numPr>
      </w:pPr>
      <w:r>
        <w:t xml:space="preserve">See different approaches to structure and presentation</w:t>
      </w:r>
    </w:p>
    <w:p>
      <w:pPr>
        <w:pStyle w:val="Compact"/>
        <w:numPr>
          <w:ilvl w:val="0"/>
          <w:numId w:val="1379"/>
        </w:numPr>
      </w:pPr>
      <w:r>
        <w:t xml:space="preserve">Calibrate your expectations based on successful examples</w:t>
      </w:r>
    </w:p>
    <w:p>
      <w:pPr>
        <w:pStyle w:val="Compact"/>
        <w:numPr>
          <w:ilvl w:val="0"/>
          <w:numId w:val="137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4"/>
    <w:bookmarkStart w:id="91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0"/>
        </w:numPr>
      </w:pPr>
      <w:r>
        <w:t xml:space="preserve">Independent research capability</w:t>
      </w:r>
    </w:p>
    <w:p>
      <w:pPr>
        <w:pStyle w:val="Compact"/>
        <w:numPr>
          <w:ilvl w:val="0"/>
          <w:numId w:val="1380"/>
        </w:numPr>
      </w:pPr>
      <w:r>
        <w:t xml:space="preserve">Ability to communicate findings effectively</w:t>
      </w:r>
    </w:p>
    <w:p>
      <w:pPr>
        <w:pStyle w:val="Compact"/>
        <w:numPr>
          <w:ilvl w:val="0"/>
          <w:numId w:val="1380"/>
        </w:numPr>
      </w:pPr>
      <w:r>
        <w:t xml:space="preserve">Contribution to the scientific literature</w:t>
      </w:r>
    </w:p>
    <w:p>
      <w:pPr>
        <w:pStyle w:val="Compact"/>
        <w:numPr>
          <w:ilvl w:val="0"/>
          <w:numId w:val="1380"/>
        </w:numPr>
      </w:pPr>
      <w:r>
        <w:t xml:space="preserve">Readiness for an academic or research career</w:t>
      </w:r>
    </w:p>
    <w:bookmarkEnd w:id="915"/>
    <w:bookmarkStart w:id="91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6"/>
    <w:bookmarkStart w:id="920" w:name="Xf7e5f1b0b64a3c55df6fef626e920eee1335225"/>
    <w:p>
      <w:pPr>
        <w:pStyle w:val="Heading3"/>
      </w:pPr>
      <w:r>
        <w:t xml:space="preserve">21.6.4 Historical Context: The Masterpiece Tradition</w:t>
      </w:r>
    </w:p>
    <w:p>
      <w:pPr>
        <w:pStyle w:val="FirstParagraph"/>
      </w:pPr>
      <w:r>
        <w:t xml:space="preserve">The</w:t>
      </w:r>
      <w:r>
        <w:t xml:space="preserve"> </w:t>
      </w:r>
      <w:hyperlink r:id="rId91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8">
        <w:r>
          <w:rPr>
            <w:rStyle w:val="Hyperlink"/>
          </w:rPr>
          <w:t xml:space="preserve">PhD</w:t>
        </w:r>
      </w:hyperlink>
      <w:r>
        <w:t xml:space="preserve">,</w:t>
      </w:r>
      <w:r>
        <w:t xml:space="preserve"> </w:t>
      </w:r>
      <w:r>
        <w:t xml:space="preserve">is a spiritual successor to an apprentice’s</w:t>
      </w:r>
      <w:r>
        <w:t xml:space="preserve"> </w:t>
      </w:r>
      <w:hyperlink r:id="rId91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1"/>
        </w:numPr>
      </w:pPr>
      <w:r>
        <w:t xml:space="preserve">The dissertation proves you can conduct rigorous research</w:t>
      </w:r>
    </w:p>
    <w:p>
      <w:pPr>
        <w:pStyle w:val="Compact"/>
        <w:numPr>
          <w:ilvl w:val="0"/>
          <w:numId w:val="1381"/>
        </w:numPr>
      </w:pPr>
      <w:r>
        <w:t xml:space="preserve">It doesn’t need to solve every problem in your field</w:t>
      </w:r>
    </w:p>
    <w:p>
      <w:pPr>
        <w:pStyle w:val="Compact"/>
        <w:numPr>
          <w:ilvl w:val="0"/>
          <w:numId w:val="1381"/>
        </w:numPr>
      </w:pPr>
      <w:r>
        <w:t xml:space="preserve">It doesn’t need to be flawless</w:t>
      </w:r>
    </w:p>
    <w:p>
      <w:pPr>
        <w:pStyle w:val="Compact"/>
        <w:numPr>
          <w:ilvl w:val="0"/>
          <w:numId w:val="1381"/>
        </w:numPr>
      </w:pPr>
      <w:r>
        <w:t xml:space="preserve">It doesn’t need to be all-encompassing</w:t>
      </w:r>
    </w:p>
    <w:p>
      <w:pPr>
        <w:pStyle w:val="Compact"/>
        <w:numPr>
          <w:ilvl w:val="0"/>
          <w:numId w:val="1381"/>
        </w:numPr>
      </w:pPr>
      <w:r>
        <w:t xml:space="preserve">It just needs to constitute incremental progress in your field</w:t>
      </w:r>
    </w:p>
    <w:bookmarkEnd w:id="920"/>
    <w:bookmarkStart w:id="921"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2"/>
        </w:numPr>
      </w:pPr>
      <w:r>
        <w:t xml:space="preserve">Done is better than perfect when it comes to dissertations</w:t>
      </w:r>
    </w:p>
    <w:p>
      <w:pPr>
        <w:pStyle w:val="Compact"/>
        <w:numPr>
          <w:ilvl w:val="0"/>
          <w:numId w:val="1382"/>
        </w:numPr>
      </w:pPr>
      <w:r>
        <w:t xml:space="preserve">You’ll have your entire career to refine and expand on these ideas</w:t>
      </w:r>
    </w:p>
    <w:p>
      <w:pPr>
        <w:pStyle w:val="Compact"/>
        <w:numPr>
          <w:ilvl w:val="0"/>
          <w:numId w:val="1382"/>
        </w:numPr>
      </w:pPr>
      <w:r>
        <w:t xml:space="preserve">The goal is to finish and move forward,</w:t>
      </w:r>
      <w:r>
        <w:t xml:space="preserve"> </w:t>
      </w:r>
      <w:r>
        <w:t xml:space="preserve">not to write the definitive work on your topic</w:t>
      </w:r>
    </w:p>
    <w:p>
      <w:pPr>
        <w:pStyle w:val="Compact"/>
        <w:numPr>
          <w:ilvl w:val="0"/>
          <w:numId w:val="138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21"/>
    <w:bookmarkStart w:id="923" w:name="resources-3"/>
    <w:p>
      <w:pPr>
        <w:pStyle w:val="Heading3"/>
      </w:pPr>
      <w:r>
        <w:t xml:space="preserve">21.6.6 Resources</w:t>
      </w:r>
    </w:p>
    <w:p>
      <w:pPr>
        <w:pStyle w:val="FirstParagraph"/>
      </w:pPr>
      <w:r>
        <w:rPr>
          <w:b/>
          <w:bCs/>
        </w:rPr>
        <w:t xml:space="preserve">Dissertation writing tools:</w:t>
      </w:r>
    </w:p>
    <w:p>
      <w:pPr>
        <w:pStyle w:val="Compact"/>
        <w:numPr>
          <w:ilvl w:val="0"/>
          <w:numId w:val="1383"/>
        </w:numPr>
      </w:pPr>
      <w:hyperlink r:id="rId922">
        <w:r>
          <w:rPr>
            <w:rStyle w:val="Hyperlink"/>
          </w:rPr>
          <w:t xml:space="preserve">quarto-thesis</w:t>
        </w:r>
      </w:hyperlink>
      <w:r>
        <w:t xml:space="preserve"> </w:t>
      </w:r>
      <w:r>
        <w:t xml:space="preserve">- Quarto extension for creating masters or PhD theses with professional LaTeX formatting</w:t>
      </w:r>
    </w:p>
    <w:bookmarkEnd w:id="923"/>
    <w:bookmarkEnd w:id="924"/>
    <w:bookmarkStart w:id="925"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84"/>
        </w:numPr>
      </w:pPr>
      <w:r>
        <w:t xml:space="preserve">Graduate students are encouraged to gain teaching experience</w:t>
      </w:r>
    </w:p>
    <w:p>
      <w:pPr>
        <w:pStyle w:val="Compact"/>
        <w:numPr>
          <w:ilvl w:val="0"/>
          <w:numId w:val="1384"/>
        </w:numPr>
      </w:pPr>
      <w:r>
        <w:t xml:space="preserve">We support science communication and outreach activities</w:t>
      </w:r>
    </w:p>
    <w:p>
      <w:pPr>
        <w:pStyle w:val="Compact"/>
        <w:numPr>
          <w:ilvl w:val="0"/>
          <w:numId w:val="1384"/>
        </w:numPr>
      </w:pPr>
      <w:r>
        <w:t xml:space="preserve">Discuss opportunities with PIs</w:t>
      </w:r>
    </w:p>
    <w:p>
      <w:pPr>
        <w:pStyle w:val="FirstParagraph"/>
      </w:pPr>
      <w:r>
        <w:t xml:space="preserve">The</w:t>
      </w:r>
      <w:r>
        <w:t xml:space="preserve"> </w:t>
      </w:r>
      <w:hyperlink r:id="rId61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61">
        <w:r>
          <w:rPr>
            <w:rStyle w:val="Hyperlink"/>
          </w:rPr>
          <w:t xml:space="preserve">workshop index</w:t>
        </w:r>
      </w:hyperlink>
      <w:r>
        <w:t xml:space="preserve"> </w:t>
      </w:r>
      <w:r>
        <w:t xml:space="preserve">provides a comprehensive catalog of available resources.</w:t>
      </w:r>
    </w:p>
    <w:bookmarkEnd w:id="925"/>
    <w:bookmarkStart w:id="926"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5"/>
        </w:numPr>
      </w:pPr>
      <w:r>
        <w:t xml:space="preserve">Attend seminars and departmental events</w:t>
      </w:r>
    </w:p>
    <w:p>
      <w:pPr>
        <w:pStyle w:val="Compact"/>
        <w:numPr>
          <w:ilvl w:val="0"/>
          <w:numId w:val="1385"/>
        </w:numPr>
      </w:pPr>
      <w:r>
        <w:t xml:space="preserve">Connect with researchers in your field</w:t>
      </w:r>
    </w:p>
    <w:p>
      <w:pPr>
        <w:pStyle w:val="Compact"/>
        <w:numPr>
          <w:ilvl w:val="0"/>
          <w:numId w:val="1385"/>
        </w:numPr>
      </w:pPr>
      <w:r>
        <w:t xml:space="preserve">Join professional societies</w:t>
      </w:r>
    </w:p>
    <w:p>
      <w:pPr>
        <w:pStyle w:val="Compact"/>
        <w:numPr>
          <w:ilvl w:val="0"/>
          <w:numId w:val="1385"/>
        </w:numPr>
      </w:pPr>
      <w:r>
        <w:t xml:space="preserve">Use professional social media platforms to share research and engage with the scientific community</w:t>
      </w:r>
    </w:p>
    <w:p>
      <w:r>
        <w:br w:type="page"/>
      </w:r>
    </w:p>
    <w:bookmarkEnd w:id="926"/>
    <w:bookmarkEnd w:id="927"/>
    <w:bookmarkStart w:id="932" w:name="sec-writing"/>
    <w:p>
      <w:pPr>
        <w:pStyle w:val="Heading1"/>
      </w:pPr>
      <w:r>
        <w:t xml:space="preserve">22. Writing</w:t>
      </w:r>
    </w:p>
    <w:bookmarkStart w:id="928"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6"/>
        </w:numPr>
      </w:pPr>
      <w:r>
        <w:t xml:space="preserve">Organize your thoughts and identify what you actually need to know</w:t>
      </w:r>
    </w:p>
    <w:p>
      <w:pPr>
        <w:pStyle w:val="Compact"/>
        <w:numPr>
          <w:ilvl w:val="0"/>
          <w:numId w:val="1386"/>
        </w:numPr>
      </w:pPr>
      <w:r>
        <w:t xml:space="preserve">Articulate the problem more precisely</w:t>
      </w:r>
    </w:p>
    <w:p>
      <w:pPr>
        <w:pStyle w:val="Compact"/>
        <w:numPr>
          <w:ilvl w:val="0"/>
          <w:numId w:val="138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8"/>
    <w:bookmarkStart w:id="930"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29">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7"/>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7"/>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7"/>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7"/>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7"/>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30"/>
    <w:bookmarkStart w:id="931"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8"/>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88"/>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8"/>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8"/>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31"/>
    <w:bookmarkEnd w:id="932"/>
    <w:bookmarkStart w:id="947" w:name="manuscript-preparation-and-publication"/>
    <w:p>
      <w:pPr>
        <w:pStyle w:val="Heading1"/>
      </w:pPr>
      <w:r>
        <w:t xml:space="preserve">23. Manuscript Preparation and Publication</w:t>
      </w:r>
    </w:p>
    <w:bookmarkStart w:id="93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9"/>
        </w:numPr>
      </w:pPr>
      <w:r>
        <w:rPr>
          <w:b/>
          <w:bCs/>
        </w:rPr>
        <w:t xml:space="preserve">Planning</w:t>
      </w:r>
      <w:r>
        <w:t xml:space="preserve">: Discuss target journals, outline, and timeline with PIs</w:t>
      </w:r>
    </w:p>
    <w:p>
      <w:pPr>
        <w:pStyle w:val="Compact"/>
        <w:numPr>
          <w:ilvl w:val="0"/>
          <w:numId w:val="1389"/>
        </w:numPr>
      </w:pPr>
      <w:r>
        <w:rPr>
          <w:b/>
          <w:bCs/>
        </w:rPr>
        <w:t xml:space="preserve">Drafting</w:t>
      </w:r>
      <w:r>
        <w:t xml:space="preserve">: Lead author prepares initial draft</w:t>
      </w:r>
    </w:p>
    <w:p>
      <w:pPr>
        <w:pStyle w:val="Compact"/>
        <w:numPr>
          <w:ilvl w:val="0"/>
          <w:numId w:val="1389"/>
        </w:numPr>
      </w:pPr>
      <w:r>
        <w:rPr>
          <w:b/>
          <w:bCs/>
        </w:rPr>
        <w:t xml:space="preserve">Internal review</w:t>
      </w:r>
      <w:r>
        <w:t xml:space="preserve">: Co-authors review and provide feedback</w:t>
      </w:r>
    </w:p>
    <w:p>
      <w:pPr>
        <w:pStyle w:val="Compact"/>
        <w:numPr>
          <w:ilvl w:val="0"/>
          <w:numId w:val="1389"/>
        </w:numPr>
      </w:pPr>
      <w:r>
        <w:rPr>
          <w:b/>
          <w:bCs/>
        </w:rPr>
        <w:t xml:space="preserve">Revision</w:t>
      </w:r>
      <w:r>
        <w:t xml:space="preserve">: Lead author incorporates feedback iteratively</w:t>
      </w:r>
    </w:p>
    <w:p>
      <w:pPr>
        <w:pStyle w:val="Compact"/>
        <w:numPr>
          <w:ilvl w:val="0"/>
          <w:numId w:val="1389"/>
        </w:numPr>
      </w:pPr>
      <w:r>
        <w:rPr>
          <w:b/>
          <w:bCs/>
        </w:rPr>
        <w:t xml:space="preserve">PI approval</w:t>
      </w:r>
      <w:r>
        <w:t xml:space="preserve">: Obtain final approval from PIs before submission</w:t>
      </w:r>
    </w:p>
    <w:p>
      <w:pPr>
        <w:pStyle w:val="Compact"/>
        <w:numPr>
          <w:ilvl w:val="0"/>
          <w:numId w:val="1389"/>
        </w:numPr>
      </w:pPr>
      <w:r>
        <w:rPr>
          <w:b/>
          <w:bCs/>
        </w:rPr>
        <w:t xml:space="preserve">Submission</w:t>
      </w:r>
      <w:r>
        <w:t xml:space="preserve">: Submit to journal</w:t>
      </w:r>
    </w:p>
    <w:p>
      <w:pPr>
        <w:pStyle w:val="Compact"/>
        <w:numPr>
          <w:ilvl w:val="0"/>
          <w:numId w:val="1389"/>
        </w:numPr>
      </w:pPr>
      <w:r>
        <w:rPr>
          <w:b/>
          <w:bCs/>
        </w:rPr>
        <w:t xml:space="preserve">Revisions</w:t>
      </w:r>
      <w:r>
        <w:t xml:space="preserve">: Lead author coordinates response to peer reviewers</w:t>
      </w:r>
    </w:p>
    <w:p>
      <w:pPr>
        <w:pStyle w:val="Compact"/>
        <w:numPr>
          <w:ilvl w:val="0"/>
          <w:numId w:val="1389"/>
        </w:numPr>
      </w:pPr>
      <w:r>
        <w:rPr>
          <w:b/>
          <w:bCs/>
        </w:rPr>
        <w:t xml:space="preserve">Publication</w:t>
      </w:r>
      <w:r>
        <w:t xml:space="preserve">: Celebrate and share!</w:t>
      </w:r>
    </w:p>
    <w:bookmarkEnd w:id="933"/>
    <w:bookmarkStart w:id="93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5">
        <w:r>
          <w:rPr>
            <w:rStyle w:val="Hyperlink"/>
          </w:rPr>
          <w:t xml:space="preserve">implicature</w:t>
        </w:r>
      </w:hyperlink>
      <w:r>
        <w:t xml:space="preserve">.</w:t>
      </w:r>
    </w:p>
    <w:p>
      <w:pPr>
        <w:pStyle w:val="BodyText"/>
      </w:pPr>
      <w:r>
        <w:rPr>
          <w:b/>
          <w:bCs/>
        </w:rPr>
        <w:t xml:space="preserve">Additional tips:</w:t>
      </w:r>
    </w:p>
    <w:p>
      <w:pPr>
        <w:pStyle w:val="Compact"/>
        <w:numPr>
          <w:ilvl w:val="0"/>
          <w:numId w:val="1390"/>
        </w:numPr>
      </w:pPr>
      <w:r>
        <w:t xml:space="preserve">Always thank reviewers for their time and feedback</w:t>
      </w:r>
    </w:p>
    <w:p>
      <w:pPr>
        <w:pStyle w:val="Compact"/>
        <w:numPr>
          <w:ilvl w:val="0"/>
          <w:numId w:val="1390"/>
        </w:numPr>
      </w:pPr>
      <w:r>
        <w:t xml:space="preserve">Quote page numbers from the revised manuscript</w:t>
      </w:r>
    </w:p>
    <w:p>
      <w:pPr>
        <w:pStyle w:val="Compact"/>
        <w:numPr>
          <w:ilvl w:val="0"/>
          <w:numId w:val="1390"/>
        </w:numPr>
      </w:pPr>
      <w:r>
        <w:t xml:space="preserve">Use direct quotes from your revised text when possible</w:t>
      </w:r>
    </w:p>
    <w:p>
      <w:pPr>
        <w:pStyle w:val="Compact"/>
        <w:numPr>
          <w:ilvl w:val="0"/>
          <w:numId w:val="1390"/>
        </w:numPr>
      </w:pPr>
      <w:r>
        <w:t xml:space="preserve">Maintain a respectful and collaborative tone throughout</w:t>
      </w:r>
    </w:p>
    <w:p>
      <w:pPr>
        <w:pStyle w:val="Compact"/>
        <w:numPr>
          <w:ilvl w:val="0"/>
          <w:numId w:val="1390"/>
        </w:numPr>
      </w:pPr>
      <w:r>
        <w:t xml:space="preserve">If you make changes beyond what the reviewer requested, mention them briefly</w:t>
      </w:r>
    </w:p>
    <w:bookmarkEnd w:id="936"/>
    <w:bookmarkStart w:id="939" w:name="preprints-and-open-access"/>
    <w:p>
      <w:pPr>
        <w:pStyle w:val="Heading2"/>
      </w:pPr>
      <w:r>
        <w:t xml:space="preserve">23.3 Preprints and Open Access</w:t>
      </w:r>
    </w:p>
    <w:p>
      <w:pPr>
        <w:pStyle w:val="Compact"/>
        <w:numPr>
          <w:ilvl w:val="0"/>
          <w:numId w:val="1391"/>
        </w:numPr>
      </w:pPr>
      <w:r>
        <w:t xml:space="preserve">We encourage posting preprints prior to or during peer review on platforms like</w:t>
      </w:r>
      <w:r>
        <w:t xml:space="preserve"> </w:t>
      </w:r>
      <w:hyperlink r:id="rId937">
        <w:r>
          <w:rPr>
            <w:rStyle w:val="Hyperlink"/>
          </w:rPr>
          <w:t xml:space="preserve">medRxiv</w:t>
        </w:r>
      </w:hyperlink>
      <w:r>
        <w:t xml:space="preserve"> </w:t>
      </w:r>
      <w:r>
        <w:t xml:space="preserve">or</w:t>
      </w:r>
      <w:r>
        <w:t xml:space="preserve"> </w:t>
      </w:r>
      <w:hyperlink r:id="rId938">
        <w:r>
          <w:rPr>
            <w:rStyle w:val="Hyperlink"/>
          </w:rPr>
          <w:t xml:space="preserve">bioRxiv</w:t>
        </w:r>
      </w:hyperlink>
    </w:p>
    <w:p>
      <w:pPr>
        <w:pStyle w:val="Compact"/>
        <w:numPr>
          <w:ilvl w:val="0"/>
          <w:numId w:val="1391"/>
        </w:numPr>
      </w:pPr>
      <w:r>
        <w:t xml:space="preserve">Preprints allow rapid dissemination of findings and can be cited in grant applications</w:t>
      </w:r>
    </w:p>
    <w:p>
      <w:pPr>
        <w:pStyle w:val="Compact"/>
        <w:numPr>
          <w:ilvl w:val="0"/>
          <w:numId w:val="1391"/>
        </w:numPr>
      </w:pPr>
      <w:r>
        <w:t xml:space="preserve">We support publishing in open access journals when possible to maximize accessibility</w:t>
      </w:r>
    </w:p>
    <w:p>
      <w:pPr>
        <w:pStyle w:val="Compact"/>
        <w:numPr>
          <w:ilvl w:val="0"/>
          <w:numId w:val="139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7">
        <w:r>
          <w:rPr>
            <w:rStyle w:val="Hyperlink"/>
          </w:rPr>
          <w:t xml:space="preserve">medRxiv</w:t>
        </w:r>
      </w:hyperlink>
      <w:r>
        <w:t xml:space="preserve">.</w:t>
      </w:r>
    </w:p>
    <w:bookmarkEnd w:id="939"/>
    <w:bookmarkStart w:id="94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2"/>
        </w:numPr>
      </w:pPr>
      <w:r>
        <w:t xml:space="preserve">CONSORT for randomized trials</w:t>
      </w:r>
    </w:p>
    <w:p>
      <w:pPr>
        <w:pStyle w:val="Compact"/>
        <w:numPr>
          <w:ilvl w:val="0"/>
          <w:numId w:val="1392"/>
        </w:numPr>
      </w:pPr>
      <w:r>
        <w:t xml:space="preserve">STROBE for observational studies</w:t>
      </w:r>
    </w:p>
    <w:p>
      <w:pPr>
        <w:pStyle w:val="Compact"/>
        <w:numPr>
          <w:ilvl w:val="0"/>
          <w:numId w:val="1392"/>
        </w:numPr>
      </w:pPr>
      <w:r>
        <w:t xml:space="preserve">PRISMA for systematic reviews</w:t>
      </w:r>
    </w:p>
    <w:p>
      <w:pPr>
        <w:pStyle w:val="Compact"/>
        <w:numPr>
          <w:ilvl w:val="0"/>
          <w:numId w:val="1392"/>
        </w:numPr>
      </w:pPr>
      <w:r>
        <w:t xml:space="preserve">Others as appropriate (see</w:t>
      </w:r>
      <w:r>
        <w:t xml:space="preserve"> </w:t>
      </w:r>
      <w:hyperlink r:id="rId47">
        <w:r>
          <w:rPr>
            <w:rStyle w:val="Hyperlink"/>
          </w:rPr>
          <w:t xml:space="preserve">EQUATOR Network</w:t>
        </w:r>
      </w:hyperlink>
      <w:r>
        <w:t xml:space="preserve">)</w:t>
      </w:r>
    </w:p>
    <w:bookmarkEnd w:id="940"/>
    <w:bookmarkStart w:id="941" w:name="manuscript-checklist-1"/>
    <w:p>
      <w:pPr>
        <w:pStyle w:val="Heading2"/>
      </w:pPr>
      <w:r>
        <w:t xml:space="preserve">23.5 Manuscript Checklist</w:t>
      </w:r>
    </w:p>
    <w:p>
      <w:pPr>
        <w:pStyle w:val="FirstParagraph"/>
      </w:pPr>
      <w:r>
        <w:t xml:space="preserve">Before submitting a manuscript:</w:t>
      </w:r>
    </w:p>
    <w:p>
      <w:pPr>
        <w:pStyle w:val="Compact"/>
        <w:numPr>
          <w:ilvl w:val="0"/>
          <w:numId w:val="1393"/>
        </w:numPr>
      </w:pPr>
      <w:r>
        <w:t xml:space="preserve">Completed relevant reporting checklist</w:t>
      </w:r>
    </w:p>
    <w:p>
      <w:pPr>
        <w:pStyle w:val="Compact"/>
        <w:numPr>
          <w:ilvl w:val="0"/>
          <w:numId w:val="1394"/>
        </w:numPr>
      </w:pPr>
      <w:r>
        <w:t xml:space="preserve">Results are reproducible (rerunning code replicates tables/figures exactly)</w:t>
      </w:r>
    </w:p>
    <w:p>
      <w:pPr>
        <w:pStyle w:val="Compact"/>
        <w:numPr>
          <w:ilvl w:val="0"/>
          <w:numId w:val="1395"/>
        </w:numPr>
      </w:pPr>
      <w:r>
        <w:t xml:space="preserve">Target journal selected</w:t>
      </w:r>
    </w:p>
    <w:p>
      <w:pPr>
        <w:pStyle w:val="Compact"/>
        <w:numPr>
          <w:ilvl w:val="0"/>
          <w:numId w:val="1396"/>
        </w:numPr>
      </w:pPr>
      <w:r>
        <w:t xml:space="preserve">Title is declarative and states findings clearly</w:t>
      </w:r>
    </w:p>
    <w:p>
      <w:pPr>
        <w:pStyle w:val="Compact"/>
        <w:numPr>
          <w:ilvl w:val="0"/>
          <w:numId w:val="1397"/>
        </w:numPr>
      </w:pPr>
      <w:r>
        <w:t xml:space="preserve">Word count meets journal requirements</w:t>
      </w:r>
    </w:p>
    <w:p>
      <w:pPr>
        <w:pStyle w:val="Compact"/>
        <w:numPr>
          <w:ilvl w:val="0"/>
          <w:numId w:val="1398"/>
        </w:numPr>
      </w:pPr>
      <w:r>
        <w:t xml:space="preserve">Manuscript follows journal formatting guidelines</w:t>
      </w:r>
    </w:p>
    <w:p>
      <w:pPr>
        <w:pStyle w:val="Compact"/>
        <w:numPr>
          <w:ilvl w:val="0"/>
          <w:numId w:val="1399"/>
        </w:numPr>
      </w:pPr>
      <w:r>
        <w:t xml:space="preserve">Consistent voice throughout (typically active voice)</w:t>
      </w:r>
    </w:p>
    <w:p>
      <w:pPr>
        <w:pStyle w:val="Compact"/>
        <w:numPr>
          <w:ilvl w:val="0"/>
          <w:numId w:val="1400"/>
        </w:numPr>
      </w:pPr>
      <w:r>
        <w:t xml:space="preserve">All figures and tables referenced in main text</w:t>
      </w:r>
    </w:p>
    <w:p>
      <w:pPr>
        <w:pStyle w:val="Compact"/>
        <w:numPr>
          <w:ilvl w:val="0"/>
          <w:numId w:val="1401"/>
        </w:numPr>
      </w:pPr>
      <w:r>
        <w:t xml:space="preserve">Captions for all figures and tables</w:t>
      </w:r>
    </w:p>
    <w:p>
      <w:pPr>
        <w:pStyle w:val="Compact"/>
        <w:numPr>
          <w:ilvl w:val="0"/>
          <w:numId w:val="1402"/>
        </w:numPr>
      </w:pPr>
      <w:r>
        <w:t xml:space="preserve">Tables/figures numbered by order of appearance</w:t>
      </w:r>
    </w:p>
    <w:p>
      <w:pPr>
        <w:pStyle w:val="Compact"/>
        <w:numPr>
          <w:ilvl w:val="0"/>
          <w:numId w:val="1403"/>
        </w:numPr>
      </w:pPr>
      <w:r>
        <w:t xml:space="preserve">Abbreviations defined at first use and used sparingly</w:t>
      </w:r>
    </w:p>
    <w:p>
      <w:pPr>
        <w:pStyle w:val="Compact"/>
        <w:numPr>
          <w:ilvl w:val="0"/>
          <w:numId w:val="140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5"/>
        </w:numPr>
      </w:pPr>
      <w:r>
        <w:t xml:space="preserve">Avoid directionless statements (specify direction of associations)</w:t>
      </w:r>
    </w:p>
    <w:p>
      <w:pPr>
        <w:pStyle w:val="Compact"/>
        <w:numPr>
          <w:ilvl w:val="0"/>
          <w:numId w:val="1406"/>
        </w:numPr>
      </w:pPr>
      <w:r>
        <w:t xml:space="preserve">Causal language only when supported by study design</w:t>
      </w:r>
    </w:p>
    <w:p>
      <w:pPr>
        <w:pStyle w:val="Compact"/>
        <w:numPr>
          <w:ilvl w:val="0"/>
          <w:numId w:val="140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8"/>
        </w:numPr>
      </w:pPr>
      <w:r>
        <w:t xml:space="preserve">Author contributions drafted using CRediT Taxonomy</w:t>
      </w:r>
    </w:p>
    <w:bookmarkEnd w:id="941"/>
    <w:bookmarkStart w:id="94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5"/>
    <w:bookmarkStart w:id="94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0"/>
        </w:numPr>
      </w:pPr>
      <w:r>
        <w:rPr>
          <w:b/>
          <w:bCs/>
        </w:rPr>
        <w:t xml:space="preserve">Cite primary sources</w:t>
      </w:r>
      <w:r>
        <w:t xml:space="preserve"> </w:t>
      </w:r>
      <w:r>
        <w:t xml:space="preserve">for factual statements about established knowledge, methods, or findings</w:t>
      </w:r>
    </w:p>
    <w:p>
      <w:pPr>
        <w:pStyle w:val="Compact"/>
        <w:numPr>
          <w:ilvl w:val="0"/>
          <w:numId w:val="1410"/>
        </w:numPr>
      </w:pPr>
      <w:r>
        <w:rPr>
          <w:b/>
          <w:bCs/>
        </w:rPr>
        <w:t xml:space="preserve">Cite official documentation</w:t>
      </w:r>
      <w:r>
        <w:t xml:space="preserve"> </w:t>
      </w:r>
      <w:r>
        <w:t xml:space="preserve">when describing how software, tools, or systems work</w:t>
      </w:r>
    </w:p>
    <w:p>
      <w:pPr>
        <w:pStyle w:val="Compact"/>
        <w:numPr>
          <w:ilvl w:val="0"/>
          <w:numId w:val="141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1"/>
        </w:numPr>
      </w:pPr>
      <w:r>
        <w:rPr>
          <w:b/>
          <w:bCs/>
        </w:rPr>
        <w:t xml:space="preserve">Demonstrate directly</w:t>
      </w:r>
      <w:r>
        <w:t xml:space="preserve">: Show the behavior through experiments, data, or explicit examples</w:t>
      </w:r>
    </w:p>
    <w:p>
      <w:pPr>
        <w:pStyle w:val="Compact"/>
        <w:numPr>
          <w:ilvl w:val="0"/>
          <w:numId w:val="141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2"/>
        </w:numPr>
      </w:pPr>
      <w:r>
        <w:t xml:space="preserve">Builds reader trust and credibility</w:t>
      </w:r>
    </w:p>
    <w:p>
      <w:pPr>
        <w:pStyle w:val="Compact"/>
        <w:numPr>
          <w:ilvl w:val="0"/>
          <w:numId w:val="1412"/>
        </w:numPr>
      </w:pPr>
      <w:r>
        <w:t xml:space="preserve">Enables readers to verify information independently</w:t>
      </w:r>
    </w:p>
    <w:p>
      <w:pPr>
        <w:pStyle w:val="Compact"/>
        <w:numPr>
          <w:ilvl w:val="0"/>
          <w:numId w:val="1412"/>
        </w:numPr>
      </w:pPr>
      <w:r>
        <w:t xml:space="preserve">Maintains scientific rigor in all communications</w:t>
      </w:r>
    </w:p>
    <w:p>
      <w:pPr>
        <w:pStyle w:val="Compact"/>
        <w:numPr>
          <w:ilvl w:val="0"/>
          <w:numId w:val="141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6"/>
    <w:bookmarkEnd w:id="947"/>
    <w:bookmarkStart w:id="1042" w:name="references"/>
    <w:p>
      <w:pPr>
        <w:pStyle w:val="Heading1"/>
      </w:pPr>
      <w:r>
        <w:t xml:space="preserve">References</w:t>
      </w:r>
    </w:p>
    <w:bookmarkStart w:id="1041" w:name="refs"/>
    <w:bookmarkStart w:id="949" w:name="ref-space_odyssey"/>
    <w:p>
      <w:pPr>
        <w:pStyle w:val="Bibliography"/>
      </w:pPr>
      <w:r>
        <w:rPr>
          <w:i/>
          <w:iCs/>
        </w:rPr>
        <w:t xml:space="preserve">2001: A Space Odyssey</w:t>
      </w:r>
      <w:r>
        <w:t xml:space="preserve">. 1968. Film.</w:t>
      </w:r>
      <w:r>
        <w:t xml:space="preserve"> </w:t>
      </w:r>
      <w:hyperlink r:id="rId948">
        <w:r>
          <w:rPr>
            <w:rStyle w:val="Hyperlink"/>
          </w:rPr>
          <w:t xml:space="preserve">https://en.wikipedia.org/wiki/2001:_A_Space_Odyssey_(film)</w:t>
        </w:r>
      </w:hyperlink>
      <w:r>
        <w:t xml:space="preserve">.</w:t>
      </w:r>
    </w:p>
    <w:bookmarkEnd w:id="949"/>
    <w:bookmarkStart w:id="95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50">
        <w:r>
          <w:rPr>
            <w:rStyle w:val="Hyperlink"/>
          </w:rPr>
          <w:t xml:space="preserve">https://doi.org/10.1371/journal.pgph.0002269</w:t>
        </w:r>
      </w:hyperlink>
      <w:r>
        <w:t xml:space="preserve">.</w:t>
      </w:r>
    </w:p>
    <w:bookmarkEnd w:id="951"/>
    <w:bookmarkStart w:id="953" w:name="ref-i_robot"/>
    <w:p>
      <w:pPr>
        <w:pStyle w:val="Bibliography"/>
      </w:pPr>
      <w:r>
        <w:t xml:space="preserve">Asimov, Isaac. 1950.</w:t>
      </w:r>
      <w:r>
        <w:t xml:space="preserve"> </w:t>
      </w:r>
      <w:r>
        <w:rPr>
          <w:i/>
          <w:iCs/>
        </w:rPr>
        <w:t xml:space="preserve">I, Robot</w:t>
      </w:r>
      <w:r>
        <w:t xml:space="preserve">. Novel; Gnome Press.</w:t>
      </w:r>
      <w:r>
        <w:t xml:space="preserve"> </w:t>
      </w:r>
      <w:hyperlink r:id="rId952">
        <w:r>
          <w:rPr>
            <w:rStyle w:val="Hyperlink"/>
          </w:rPr>
          <w:t xml:space="preserve">https://search.library.ucdavis.edu/permalink/01UCD_INST/9fle3i/alma990000226350403126</w:t>
        </w:r>
      </w:hyperlink>
      <w:r>
        <w:t xml:space="preserve">.</w:t>
      </w:r>
    </w:p>
    <w:bookmarkEnd w:id="953"/>
    <w:bookmarkStart w:id="95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54">
        <w:r>
          <w:rPr>
            <w:rStyle w:val="Hyperlink"/>
          </w:rPr>
          <w:t xml:space="preserve">https://doi.org/10.1038/d41586-019-01431-z</w:t>
        </w:r>
      </w:hyperlink>
      <w:r>
        <w:t xml:space="preserve">.</w:t>
      </w:r>
    </w:p>
    <w:bookmarkEnd w:id="955"/>
    <w:bookmarkStart w:id="957" w:name="ref-battlestar_galactica_2004"/>
    <w:p>
      <w:pPr>
        <w:pStyle w:val="Bibliography"/>
      </w:pPr>
      <w:r>
        <w:rPr>
          <w:i/>
          <w:iCs/>
        </w:rPr>
        <w:t xml:space="preserve">Battlestar Galactica</w:t>
      </w:r>
      <w:r>
        <w:t xml:space="preserve">. 2004. Television Series.</w:t>
      </w:r>
      <w:r>
        <w:t xml:space="preserve"> </w:t>
      </w:r>
      <w:hyperlink r:id="rId956">
        <w:r>
          <w:rPr>
            <w:rStyle w:val="Hyperlink"/>
          </w:rPr>
          <w:t xml:space="preserve">https://en.wikipedia.org/wiki/Battlestar_Galactica_(2004_TV_series)</w:t>
        </w:r>
      </w:hyperlink>
      <w:r>
        <w:t xml:space="preserve">.</w:t>
      </w:r>
    </w:p>
    <w:bookmarkEnd w:id="957"/>
    <w:bookmarkStart w:id="95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58">
        <w:r>
          <w:rPr>
            <w:rStyle w:val="Hyperlink"/>
          </w:rPr>
          <w:t xml:space="preserve">https://jadebc.github.io/lab-manual/</w:t>
        </w:r>
      </w:hyperlink>
      <w:r>
        <w:t xml:space="preserve">.</w:t>
      </w:r>
    </w:p>
    <w:bookmarkEnd w:id="959"/>
    <w:bookmarkStart w:id="961" w:name="ref-blade_runner"/>
    <w:p>
      <w:pPr>
        <w:pStyle w:val="Bibliography"/>
      </w:pPr>
      <w:r>
        <w:rPr>
          <w:i/>
          <w:iCs/>
        </w:rPr>
        <w:t xml:space="preserve">Blade Runner</w:t>
      </w:r>
      <w:r>
        <w:t xml:space="preserve">. 1982. Film.</w:t>
      </w:r>
      <w:r>
        <w:t xml:space="preserve"> </w:t>
      </w:r>
      <w:hyperlink r:id="rId960">
        <w:r>
          <w:rPr>
            <w:rStyle w:val="Hyperlink"/>
          </w:rPr>
          <w:t xml:space="preserve">https://en.wikipedia.org/wiki/Blade_Runner</w:t>
        </w:r>
      </w:hyperlink>
      <w:r>
        <w:t xml:space="preserve">.</w:t>
      </w:r>
    </w:p>
    <w:bookmarkEnd w:id="961"/>
    <w:bookmarkStart w:id="96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2">
        <w:r>
          <w:rPr>
            <w:rStyle w:val="Hyperlink"/>
          </w:rPr>
          <w:t xml:space="preserve">https://happygitwithr.com/</w:t>
        </w:r>
      </w:hyperlink>
      <w:r>
        <w:t xml:space="preserve">.</w:t>
      </w:r>
    </w:p>
    <w:bookmarkEnd w:id="963"/>
    <w:bookmarkStart w:id="96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64"/>
    <w:bookmarkStart w:id="96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65">
        <w:r>
          <w:rPr>
            <w:rStyle w:val="Hyperlink"/>
          </w:rPr>
          <w:t xml:space="preserve">https://en.wikipedia.org/wiki/Ender%27s_Game</w:t>
        </w:r>
      </w:hyperlink>
      <w:r>
        <w:t xml:space="preserve">.</w:t>
      </w:r>
    </w:p>
    <w:bookmarkEnd w:id="966"/>
    <w:bookmarkStart w:id="96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7">
        <w:r>
          <w:rPr>
            <w:rStyle w:val="Hyperlink"/>
          </w:rPr>
          <w:t xml:space="preserve">https://doi.org/10.1038/s41467-020-19160-7</w:t>
        </w:r>
      </w:hyperlink>
      <w:r>
        <w:t xml:space="preserve">.</w:t>
      </w:r>
    </w:p>
    <w:bookmarkEnd w:id="968"/>
    <w:bookmarkStart w:id="97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69">
        <w:r>
          <w:rPr>
            <w:rStyle w:val="Hyperlink"/>
          </w:rPr>
          <w:t xml:space="preserve">http://creativecommons.org/licenses/by-nc/4.0/</w:t>
        </w:r>
      </w:hyperlink>
      <w:r>
        <w:t xml:space="preserve">.</w:t>
      </w:r>
    </w:p>
    <w:bookmarkEnd w:id="970"/>
    <w:bookmarkStart w:id="972" w:name="ref-credit"/>
    <w:p>
      <w:pPr>
        <w:pStyle w:val="Bibliography"/>
      </w:pPr>
      <w:r>
        <w:t xml:space="preserve">“CRediT: Contributor Roles Taxonomy.”</w:t>
      </w:r>
      <w:r>
        <w:t xml:space="preserve"> </w:t>
      </w:r>
      <w:r>
        <w:t xml:space="preserve">n.d. PLOS ONE.</w:t>
      </w:r>
      <w:r>
        <w:t xml:space="preserve"> </w:t>
      </w:r>
      <w:hyperlink r:id="rId971">
        <w:r>
          <w:rPr>
            <w:rStyle w:val="Hyperlink"/>
          </w:rPr>
          <w:t xml:space="preserve">https://journals.plos.org/plosone/s/authorship</w:t>
        </w:r>
      </w:hyperlink>
      <w:r>
        <w:t xml:space="preserve">.</w:t>
      </w:r>
    </w:p>
    <w:bookmarkEnd w:id="972"/>
    <w:bookmarkStart w:id="974" w:name="ref-dryad"/>
    <w:p>
      <w:pPr>
        <w:pStyle w:val="Bibliography"/>
      </w:pPr>
      <w:r>
        <w:t xml:space="preserve">“Dryad Digital Repository.”</w:t>
      </w:r>
      <w:r>
        <w:t xml:space="preserve"> </w:t>
      </w:r>
      <w:r>
        <w:t xml:space="preserve">n.d. Dryad.</w:t>
      </w:r>
      <w:r>
        <w:t xml:space="preserve"> </w:t>
      </w:r>
      <w:hyperlink r:id="rId973">
        <w:r>
          <w:rPr>
            <w:rStyle w:val="Hyperlink"/>
          </w:rPr>
          <w:t xml:space="preserve">https://datadryad.org/</w:t>
        </w:r>
      </w:hyperlink>
      <w:r>
        <w:t xml:space="preserve">.</w:t>
      </w:r>
    </w:p>
    <w:bookmarkEnd w:id="974"/>
    <w:bookmarkStart w:id="97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75"/>
    <w:bookmarkStart w:id="97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6">
        <w:r>
          <w:rPr>
            <w:rStyle w:val="Hyperlink"/>
          </w:rPr>
          <w:t xml:space="preserve">https://doi.org/10.1201/9781003029878</w:t>
        </w:r>
      </w:hyperlink>
      <w:r>
        <w:t xml:space="preserve">.</w:t>
      </w:r>
    </w:p>
    <w:bookmarkEnd w:id="977"/>
    <w:bookmarkStart w:id="97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78">
        <w:r>
          <w:rPr>
            <w:rStyle w:val="Hyperlink"/>
          </w:rPr>
          <w:t xml:space="preserve">https://www.youtube.com/watch?v=B1BdQcJ2ZYY</w:t>
        </w:r>
      </w:hyperlink>
      <w:r>
        <w:t xml:space="preserve">.</w:t>
      </w:r>
    </w:p>
    <w:bookmarkEnd w:id="979"/>
    <w:bookmarkStart w:id="98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980"/>
    <w:bookmarkStart w:id="982" w:name="ref-githubdesktop"/>
    <w:p>
      <w:pPr>
        <w:pStyle w:val="Bibliography"/>
      </w:pPr>
      <w:r>
        <w:t xml:space="preserve">“GitHub Desktop.”</w:t>
      </w:r>
      <w:r>
        <w:t xml:space="preserve"> </w:t>
      </w:r>
      <w:r>
        <w:t xml:space="preserve">n.d. GitHub.</w:t>
      </w:r>
      <w:r>
        <w:t xml:space="preserve"> </w:t>
      </w:r>
      <w:hyperlink r:id="rId981">
        <w:r>
          <w:rPr>
            <w:rStyle w:val="Hyperlink"/>
          </w:rPr>
          <w:t xml:space="preserve">https://desktop.github.com/</w:t>
        </w:r>
      </w:hyperlink>
      <w:r>
        <w:t xml:space="preserve">.</w:t>
      </w:r>
    </w:p>
    <w:bookmarkEnd w:id="982"/>
    <w:bookmarkStart w:id="984" w:name="ref-dune"/>
    <w:p>
      <w:pPr>
        <w:pStyle w:val="Bibliography"/>
      </w:pPr>
      <w:r>
        <w:t xml:space="preserve">Herbert, Frank. 1965.</w:t>
      </w:r>
      <w:r>
        <w:t xml:space="preserve"> </w:t>
      </w:r>
      <w:r>
        <w:rPr>
          <w:i/>
          <w:iCs/>
        </w:rPr>
        <w:t xml:space="preserve">Dune</w:t>
      </w:r>
      <w:r>
        <w:t xml:space="preserve">. Novel.</w:t>
      </w:r>
      <w:r>
        <w:t xml:space="preserve"> </w:t>
      </w:r>
      <w:hyperlink r:id="rId983">
        <w:r>
          <w:rPr>
            <w:rStyle w:val="Hyperlink"/>
          </w:rPr>
          <w:t xml:space="preserve">https://en.wikipedia.org/wiki/Organizations_of_the_Dune_universe#Thinking_machines</w:t>
        </w:r>
      </w:hyperlink>
      <w:r>
        <w:t xml:space="preserve">.</w:t>
      </w:r>
    </w:p>
    <w:bookmarkEnd w:id="984"/>
    <w:bookmarkStart w:id="986" w:name="ref-plos_data"/>
    <w:p>
      <w:pPr>
        <w:pStyle w:val="Bibliography"/>
      </w:pPr>
      <w:r>
        <w:t xml:space="preserve">“How to Store and Manage Your Data.”</w:t>
      </w:r>
      <w:r>
        <w:t xml:space="preserve"> </w:t>
      </w:r>
      <w:r>
        <w:t xml:space="preserve">n.d. PLOS.</w:t>
      </w:r>
      <w:r>
        <w:t xml:space="preserve"> </w:t>
      </w:r>
      <w:hyperlink r:id="rId985">
        <w:r>
          <w:rPr>
            <w:rStyle w:val="Hyperlink"/>
          </w:rPr>
          <w:t xml:space="preserve">https://plos.org/resource/how-to-store-and-manage-your-data/</w:t>
        </w:r>
      </w:hyperlink>
      <w:r>
        <w:t xml:space="preserve">.</w:t>
      </w:r>
    </w:p>
    <w:bookmarkEnd w:id="986"/>
    <w:bookmarkStart w:id="98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7"/>
    <w:bookmarkStart w:id="98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8">
        <w:r>
          <w:rPr>
            <w:rStyle w:val="Hyperlink"/>
          </w:rPr>
          <w:t xml:space="preserve">https://mentors.fm/2019/08/13/think-and-write-with-leslie-lamport/</w:t>
        </w:r>
      </w:hyperlink>
      <w:r>
        <w:t xml:space="preserve">.</w:t>
      </w:r>
    </w:p>
    <w:bookmarkEnd w:id="989"/>
    <w:bookmarkStart w:id="99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90">
        <w:r>
          <w:rPr>
            <w:rStyle w:val="Hyperlink"/>
          </w:rPr>
          <w:t xml:space="preserve">https://openreview.net/forum?id=BZ5a1r-kVsf</w:t>
        </w:r>
      </w:hyperlink>
      <w:r>
        <w:t xml:space="preserve">.</w:t>
      </w:r>
    </w:p>
    <w:bookmarkEnd w:id="991"/>
    <w:bookmarkStart w:id="992" w:name="ref-medRxiv"/>
    <w:p>
      <w:pPr>
        <w:pStyle w:val="Bibliography"/>
      </w:pPr>
      <w:r>
        <w:t xml:space="preserve">“medRxiv: The Preprint Server for Health Sciences.”</w:t>
      </w:r>
      <w:r>
        <w:t xml:space="preserve"> </w:t>
      </w:r>
      <w:r>
        <w:t xml:space="preserve">n.d. Cold Spring Harbor Laboratory.</w:t>
      </w:r>
      <w:r>
        <w:t xml:space="preserve"> </w:t>
      </w:r>
      <w:hyperlink r:id="rId937">
        <w:r>
          <w:rPr>
            <w:rStyle w:val="Hyperlink"/>
          </w:rPr>
          <w:t xml:space="preserve">https://www.medrxiv.org/</w:t>
        </w:r>
      </w:hyperlink>
      <w:r>
        <w:t xml:space="preserve">.</w:t>
      </w:r>
    </w:p>
    <w:bookmarkEnd w:id="992"/>
    <w:bookmarkStart w:id="9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93">
        <w:r>
          <w:rPr>
            <w:rStyle w:val="Hyperlink"/>
          </w:rPr>
          <w:t xml:space="preserve">https://doi.org/10.1038/467775a</w:t>
        </w:r>
      </w:hyperlink>
      <w:r>
        <w:t xml:space="preserve">.</w:t>
      </w:r>
    </w:p>
    <w:bookmarkEnd w:id="994"/>
    <w:bookmarkStart w:id="99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5">
        <w:r>
          <w:rPr>
            <w:rStyle w:val="Hyperlink"/>
          </w:rPr>
          <w:t xml:space="preserve">https://doi.org/10.1038/s41562-016-0021</w:t>
        </w:r>
      </w:hyperlink>
      <w:r>
        <w:t xml:space="preserve">.</w:t>
      </w:r>
    </w:p>
    <w:bookmarkEnd w:id="996"/>
    <w:bookmarkStart w:id="9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7">
        <w:r>
          <w:rPr>
            <w:rStyle w:val="Hyperlink"/>
          </w:rPr>
          <w:t xml:space="preserve">https://doi.org/10.1038/526182a</w:t>
        </w:r>
      </w:hyperlink>
      <w:r>
        <w:t xml:space="preserve">.</w:t>
      </w:r>
    </w:p>
    <w:bookmarkEnd w:id="998"/>
    <w:bookmarkStart w:id="1000" w:name="ref-osf"/>
    <w:p>
      <w:pPr>
        <w:pStyle w:val="Bibliography"/>
      </w:pPr>
      <w:r>
        <w:t xml:space="preserve">“Open Science Framework.”</w:t>
      </w:r>
      <w:r>
        <w:t xml:space="preserve"> </w:t>
      </w:r>
      <w:r>
        <w:t xml:space="preserve">n.d. Center for Open Science.</w:t>
      </w:r>
      <w:r>
        <w:t xml:space="preserve"> </w:t>
      </w:r>
      <w:hyperlink r:id="rId999">
        <w:r>
          <w:rPr>
            <w:rStyle w:val="Hyperlink"/>
          </w:rPr>
          <w:t xml:space="preserve">https://osf.io/</w:t>
        </w:r>
      </w:hyperlink>
      <w:r>
        <w:t xml:space="preserve">.</w:t>
      </w:r>
    </w:p>
    <w:bookmarkEnd w:id="1000"/>
    <w:bookmarkStart w:id="100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01"/>
    <w:bookmarkStart w:id="1003" w:name="ref-gitfixum"/>
    <w:p>
      <w:pPr>
        <w:pStyle w:val="Bibliography"/>
      </w:pPr>
      <w:r>
        <w:t xml:space="preserve">Robertson, Seth. n.d.</w:t>
      </w:r>
      <w:r>
        <w:t xml:space="preserve"> </w:t>
      </w:r>
      <w:r>
        <w:t xml:space="preserve">“On Undoing, Fixing, or Removing Commits in Git.”</w:t>
      </w:r>
      <w:r>
        <w:t xml:space="preserve"> </w:t>
      </w:r>
      <w:hyperlink r:id="rId1002">
        <w:r>
          <w:rPr>
            <w:rStyle w:val="Hyperlink"/>
          </w:rPr>
          <w:t xml:space="preserve">https://sethrobertson.github.io/GitFixUm/fixup.html</w:t>
        </w:r>
      </w:hyperlink>
      <w:r>
        <w:t xml:space="preserve">.</w:t>
      </w:r>
    </w:p>
    <w:bookmarkEnd w:id="1003"/>
    <w:bookmarkStart w:id="100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04">
        <w:r>
          <w:rPr>
            <w:rStyle w:val="Hyperlink"/>
          </w:rPr>
          <w:t xml:space="preserve">https://doi.org/10.1371/journal.pcbi.1003833</w:t>
        </w:r>
      </w:hyperlink>
      <w:r>
        <w:t xml:space="preserve">.</w:t>
      </w:r>
    </w:p>
    <w:bookmarkEnd w:id="1005"/>
    <w:bookmarkStart w:id="100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6">
        <w:r>
          <w:rPr>
            <w:rStyle w:val="Hyperlink"/>
          </w:rPr>
          <w:t xml:space="preserve">https://doi.org/10.1038/d41586-019-02918-5</w:t>
        </w:r>
      </w:hyperlink>
      <w:r>
        <w:t xml:space="preserve">.</w:t>
      </w:r>
    </w:p>
    <w:bookmarkEnd w:id="1007"/>
    <w:bookmarkStart w:id="1009" w:name="ref-slurm-salloc"/>
    <w:p>
      <w:pPr>
        <w:pStyle w:val="Bibliography"/>
      </w:pPr>
      <w:r>
        <w:t xml:space="preserve">“Slurm Workload Manager: Salloc Documentation.”</w:t>
      </w:r>
      <w:r>
        <w:t xml:space="preserve"> </w:t>
      </w:r>
      <w:r>
        <w:t xml:space="preserve">n.d.-a. SchedMD.</w:t>
      </w:r>
      <w:r>
        <w:t xml:space="preserve"> </w:t>
      </w:r>
      <w:hyperlink r:id="rId1008">
        <w:r>
          <w:rPr>
            <w:rStyle w:val="Hyperlink"/>
          </w:rPr>
          <w:t xml:space="preserve">https://slurm.schedmd.com/salloc.html</w:t>
        </w:r>
      </w:hyperlink>
      <w:r>
        <w:t xml:space="preserve">.</w:t>
      </w:r>
    </w:p>
    <w:bookmarkEnd w:id="1009"/>
    <w:bookmarkStart w:id="1011" w:name="ref-slurm-sattach"/>
    <w:p>
      <w:pPr>
        <w:pStyle w:val="Bibliography"/>
      </w:pPr>
      <w:r>
        <w:t xml:space="preserve">“Slurm Workload Manager: Sattach Documentation.”</w:t>
      </w:r>
      <w:r>
        <w:t xml:space="preserve"> </w:t>
      </w:r>
      <w:r>
        <w:t xml:space="preserve">n.d.-b. SchedMD.</w:t>
      </w:r>
      <w:r>
        <w:t xml:space="preserve"> </w:t>
      </w:r>
      <w:hyperlink r:id="rId1010">
        <w:r>
          <w:rPr>
            <w:rStyle w:val="Hyperlink"/>
          </w:rPr>
          <w:t xml:space="preserve">https://slurm.schedmd.com/sattach.html</w:t>
        </w:r>
      </w:hyperlink>
      <w:r>
        <w:t xml:space="preserve">.</w:t>
      </w:r>
    </w:p>
    <w:bookmarkEnd w:id="1011"/>
    <w:bookmarkStart w:id="1013" w:name="ref-slurm"/>
    <w:p>
      <w:pPr>
        <w:pStyle w:val="Bibliography"/>
      </w:pPr>
      <w:r>
        <w:t xml:space="preserve">“Slurm Workload Manager: Sbatch Documentation.”</w:t>
      </w:r>
      <w:r>
        <w:t xml:space="preserve"> </w:t>
      </w:r>
      <w:r>
        <w:t xml:space="preserve">n.d.-c. SchedMD.</w:t>
      </w:r>
      <w:r>
        <w:t xml:space="preserve"> </w:t>
      </w:r>
      <w:hyperlink r:id="rId1012">
        <w:r>
          <w:rPr>
            <w:rStyle w:val="Hyperlink"/>
          </w:rPr>
          <w:t xml:space="preserve">https://slurm.schedmd.com/sbatch.html</w:t>
        </w:r>
      </w:hyperlink>
      <w:r>
        <w:t xml:space="preserve">.</w:t>
      </w:r>
    </w:p>
    <w:bookmarkEnd w:id="1013"/>
    <w:bookmarkStart w:id="1015" w:name="ref-slurm-squeue"/>
    <w:p>
      <w:pPr>
        <w:pStyle w:val="Bibliography"/>
      </w:pPr>
      <w:r>
        <w:t xml:space="preserve">“Slurm Workload Manager: Squeue Documentation.”</w:t>
      </w:r>
      <w:r>
        <w:t xml:space="preserve"> </w:t>
      </w:r>
      <w:r>
        <w:t xml:space="preserve">n.d.-d. SchedMD.</w:t>
      </w:r>
      <w:r>
        <w:t xml:space="preserve"> </w:t>
      </w:r>
      <w:hyperlink r:id="rId1014">
        <w:r>
          <w:rPr>
            <w:rStyle w:val="Hyperlink"/>
          </w:rPr>
          <w:t xml:space="preserve">https://slurm.schedmd.com/squeue.html</w:t>
        </w:r>
      </w:hyperlink>
      <w:r>
        <w:t xml:space="preserve">.</w:t>
      </w:r>
    </w:p>
    <w:bookmarkEnd w:id="1015"/>
    <w:bookmarkStart w:id="1017" w:name="ref-slurm-srun"/>
    <w:p>
      <w:pPr>
        <w:pStyle w:val="Bibliography"/>
      </w:pPr>
      <w:r>
        <w:t xml:space="preserve">“Slurm Workload Manager: Srun Documentation.”</w:t>
      </w:r>
      <w:r>
        <w:t xml:space="preserve"> </w:t>
      </w:r>
      <w:r>
        <w:t xml:space="preserve">n.d.-e. SchedMD.</w:t>
      </w:r>
      <w:r>
        <w:t xml:space="preserve"> </w:t>
      </w:r>
      <w:hyperlink r:id="rId1016">
        <w:r>
          <w:rPr>
            <w:rStyle w:val="Hyperlink"/>
          </w:rPr>
          <w:t xml:space="preserve">https://slurm.schedmd.com/srun.html</w:t>
        </w:r>
      </w:hyperlink>
      <w:r>
        <w:t xml:space="preserve">.</w:t>
      </w:r>
    </w:p>
    <w:bookmarkEnd w:id="1017"/>
    <w:bookmarkStart w:id="10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8">
        <w:r>
          <w:rPr>
            <w:rStyle w:val="Hyperlink"/>
          </w:rPr>
          <w:t xml:space="preserve">https://doi.org/10.1038/d41586-019-00067-3</w:t>
        </w:r>
      </w:hyperlink>
      <w:r>
        <w:t xml:space="preserve">.</w:t>
      </w:r>
    </w:p>
    <w:bookmarkEnd w:id="1019"/>
    <w:bookmarkStart w:id="1021" w:name="ref-terminator"/>
    <w:p>
      <w:pPr>
        <w:pStyle w:val="Bibliography"/>
      </w:pPr>
      <w:r>
        <w:rPr>
          <w:i/>
          <w:iCs/>
        </w:rPr>
        <w:t xml:space="preserve">Terminator 3: Rise of the Machines</w:t>
      </w:r>
      <w:r>
        <w:t xml:space="preserve">. 2003. Film.</w:t>
      </w:r>
      <w:r>
        <w:t xml:space="preserve"> </w:t>
      </w:r>
      <w:hyperlink r:id="rId1020">
        <w:r>
          <w:rPr>
            <w:rStyle w:val="Hyperlink"/>
          </w:rPr>
          <w:t xml:space="preserve">https://en.wikipedia.org/wiki/Terminator_3:_Rise_of_the_Machines</w:t>
        </w:r>
      </w:hyperlink>
      <w:r>
        <w:t xml:space="preserve">.</w:t>
      </w:r>
    </w:p>
    <w:bookmarkEnd w:id="1021"/>
    <w:bookmarkStart w:id="1023" w:name="ref-matrix"/>
    <w:p>
      <w:pPr>
        <w:pStyle w:val="Bibliography"/>
      </w:pPr>
      <w:r>
        <w:rPr>
          <w:i/>
          <w:iCs/>
        </w:rPr>
        <w:t xml:space="preserve">The Matrix</w:t>
      </w:r>
      <w:r>
        <w:t xml:space="preserve">. 1999. Film.</w:t>
      </w:r>
      <w:r>
        <w:t xml:space="preserve"> </w:t>
      </w:r>
      <w:hyperlink r:id="rId1022">
        <w:r>
          <w:rPr>
            <w:rStyle w:val="Hyperlink"/>
          </w:rPr>
          <w:t xml:space="preserve">https://en.wikipedia.org/wiki/The_Matrix</w:t>
        </w:r>
      </w:hyperlink>
      <w:r>
        <w:t xml:space="preserve">.</w:t>
      </w:r>
    </w:p>
    <w:bookmarkEnd w:id="1023"/>
    <w:bookmarkStart w:id="10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24"/>
    <w:bookmarkStart w:id="10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25">
        <w:r>
          <w:rPr>
            <w:rStyle w:val="Hyperlink"/>
          </w:rPr>
          <w:t xml:space="preserve">https://doi.org/10.1038/d41586-021-03603-2</w:t>
        </w:r>
      </w:hyperlink>
      <w:r>
        <w:t xml:space="preserve">.</w:t>
      </w:r>
    </w:p>
    <w:bookmarkEnd w:id="1026"/>
    <w:bookmarkStart w:id="1028" w:name="ref-wargames"/>
    <w:p>
      <w:pPr>
        <w:pStyle w:val="Bibliography"/>
      </w:pPr>
      <w:r>
        <w:rPr>
          <w:i/>
          <w:iCs/>
        </w:rPr>
        <w:t xml:space="preserve">WarGames</w:t>
      </w:r>
      <w:r>
        <w:t xml:space="preserve">. 1983. Film.</w:t>
      </w:r>
      <w:r>
        <w:t xml:space="preserve"> </w:t>
      </w:r>
      <w:hyperlink r:id="rId1027">
        <w:r>
          <w:rPr>
            <w:rStyle w:val="Hyperlink"/>
          </w:rPr>
          <w:t xml:space="preserve">https://en.wikipedia.org/wiki/WarGames</w:t>
        </w:r>
      </w:hyperlink>
      <w:r>
        <w:t xml:space="preserve">.</w:t>
      </w:r>
    </w:p>
    <w:bookmarkEnd w:id="1028"/>
    <w:bookmarkStart w:id="10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29">
        <w:r>
          <w:rPr>
            <w:rStyle w:val="Hyperlink"/>
          </w:rPr>
          <w:t xml:space="preserve">https://doi.org/10.1201/9781351201315</w:t>
        </w:r>
      </w:hyperlink>
      <w:r>
        <w:t xml:space="preserve">.</w:t>
      </w:r>
    </w:p>
    <w:bookmarkEnd w:id="1030"/>
    <w:bookmarkStart w:id="103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31">
        <w:r>
          <w:rPr>
            <w:rStyle w:val="Hyperlink"/>
          </w:rPr>
          <w:t xml:space="preserve">https://mastering-shiny.org/</w:t>
        </w:r>
      </w:hyperlink>
      <w:r>
        <w:t xml:space="preserve">.</w:t>
      </w:r>
    </w:p>
    <w:bookmarkEnd w:id="1032"/>
    <w:bookmarkStart w:id="103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33"/>
    <w:bookmarkStart w:id="103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34">
        <w:r>
          <w:rPr>
            <w:rStyle w:val="Hyperlink"/>
          </w:rPr>
          <w:t xml:space="preserve">https://design.tidyverse.org/</w:t>
        </w:r>
      </w:hyperlink>
      <w:r>
        <w:t xml:space="preserve">.</w:t>
      </w:r>
    </w:p>
    <w:bookmarkEnd w:id="1035"/>
    <w:bookmarkStart w:id="10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36">
        <w:r>
          <w:rPr>
            <w:rStyle w:val="Hyperlink"/>
          </w:rPr>
          <w:t xml:space="preserve">https://r-pkgs.org/</w:t>
        </w:r>
      </w:hyperlink>
      <w:r>
        <w:t xml:space="preserve">.</w:t>
      </w:r>
    </w:p>
    <w:bookmarkEnd w:id="1037"/>
    <w:bookmarkStart w:id="10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38">
        <w:r>
          <w:rPr>
            <w:rStyle w:val="Hyperlink"/>
          </w:rPr>
          <w:t xml:space="preserve">https://r4ds.hadley.nz/</w:t>
        </w:r>
      </w:hyperlink>
      <w:r>
        <w:t xml:space="preserve">.</w:t>
      </w:r>
    </w:p>
    <w:bookmarkEnd w:id="1039"/>
    <w:bookmarkStart w:id="10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40"/>
    <w:bookmarkEnd w:id="1041"/>
    <w:p>
      <w:r>
        <w:br w:type="page"/>
      </w:r>
    </w:p>
    <w:bookmarkEnd w:id="1042"/>
    <w:bookmarkStart w:id="10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43">
        <w:r>
          <w:rPr>
            <w:rStyle w:val="Hyperlink"/>
          </w:rPr>
          <w:t xml:space="preserve">https://ucd-serg.github.io/lab-manual/appendix-copilot-instructions.html</w:t>
        </w:r>
      </w:hyperlink>
    </w:p>
    <w:p>
      <w:r>
        <w:br w:type="page"/>
      </w:r>
    </w:p>
    <w:bookmarkEnd w:id="1044"/>
    <w:bookmarkStart w:id="10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45">
        <w:r>
          <w:rPr>
            <w:rStyle w:val="Hyperlink"/>
          </w:rPr>
          <w:t xml:space="preserve">https://ucd-serg.github.io/lab-manual/appendix-copilot-setup-steps.html</w:t>
        </w:r>
      </w:hyperlink>
    </w:p>
    <w:p>
      <w:r>
        <w:br w:type="page"/>
      </w:r>
    </w:p>
    <w:bookmarkEnd w:id="1046"/>
    <w:bookmarkStart w:id="10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13"/>
        </w:numPr>
      </w:pPr>
      <w:ins w:id="3415" w:author="PR Preview" w:date="2024-01-01T00:00:00Z">
        <w:r>
          <w:rPr>
            <w:b/>
            <w:bCs/>
          </w:rPr>
          <w:t xml:space="preserve">Branch:</w:t>
        </w:r>
      </w:ins>
      <w:ins w:id="3415" w:author="PR Preview" w:date="2024-01-01T00:00:00Z">
        <w:r>
          <w:t xml:space="preserve"> </w:t>
        </w:r>
      </w:ins>
      <w:ins w:id="3415" w:author="PR Preview" w:date="2024-01-01T00:00:00Z">
        <w:r>
          <w:t xml:space="preserve">HEAD</w:t>
        </w:r>
      </w:ins>
    </w:p>
    <w:p>
      <w:pPr>
        <w:pStyle w:val="Compact"/>
        <w:numPr>
          <w:ilvl w:val="0"/>
          <w:numId w:val="1413"/>
        </w:numPr>
      </w:pPr>
      <w:ins w:id="3416" w:author="PR Preview" w:date="2024-01-01T00:00:00Z">
        <w:r>
          <w:rPr>
            <w:b/>
            <w:bCs/>
          </w:rPr>
          <w:t xml:space="preserve">Commit:</w:t>
        </w:r>
      </w:ins>
      <w:ins w:id="3416" w:author="PR Preview" w:date="2024-01-01T00:00:00Z">
        <w:r>
          <w:t xml:space="preserve"> </w:t>
        </w:r>
      </w:ins>
      <w:ins w:id="3416" w:author="PR Preview" w:date="2024-01-01T00:00:00Z">
        <w:r>
          <w:t xml:space="preserve">87cec6d</w:t>
        </w:r>
      </w:ins>
    </w:p>
    <w:p>
      <w:pPr>
        <w:pStyle w:val="Compact"/>
        <w:numPr>
          <w:ilvl w:val="0"/>
          <w:numId w:val="1413"/>
        </w:numPr>
      </w:pPr>
      <w:ins w:id="3417" w:author="PR Preview" w:date="2024-01-01T00:00:00Z">
        <w:r>
          <w:rPr>
            <w:b/>
            <w:bCs/>
          </w:rPr>
          <w:t xml:space="preserve">Full commit hash:</w:t>
        </w:r>
      </w:ins>
      <w:ins w:id="3417" w:author="PR Preview" w:date="2024-01-01T00:00:00Z">
        <w:r>
          <w:t xml:space="preserve"> </w:t>
        </w:r>
      </w:ins>
      <w:ins w:id="3417" w:author="PR Preview" w:date="2024-01-01T00:00:00Z">
        <w:r>
          <w:t xml:space="preserve">87cec6d1d5a22c27d5b88d9e17e62e20e9e64843</w:t>
        </w:r>
      </w:ins>
    </w:p>
    <w:p>
      <w:pPr>
        <w:pStyle w:val="Compact"/>
        <w:numPr>
          <w:ilvl w:val="0"/>
          <w:numId w:val="1413"/>
        </w:numPr>
      </w:pPr>
      <w:ins w:id="3418" w:author="PR Preview" w:date="2024-01-01T00:00:00Z">
        <w:r>
          <w:rPr>
            <w:b/>
            <w:bCs/>
          </w:rPr>
          <w:t xml:space="preserve">Commit date:</w:t>
        </w:r>
      </w:ins>
      <w:ins w:id="3418" w:author="PR Preview" w:date="2024-01-01T00:00:00Z">
        <w:r>
          <w:t xml:space="preserve"> </w:t>
        </w:r>
      </w:ins>
      <w:ins w:id="3418" w:author="PR Preview" w:date="2024-01-01T00:00:00Z">
        <w:r>
          <w:t xml:space="preserve">2026-07-01 22:41:57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1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
  </w:num>
  <w:num w:numId="1222">
    <w:abstractNumId w:val="992"/>
  </w:num>
  <w:num w:numId="1223">
    <w:abstractNumId w:val="992"/>
  </w:num>
  <w:num w:numId="1224">
    <w:abstractNumId w:val="992"/>
  </w:num>
  <w:num w:numId="1225">
    <w:abstractNumId w:val="992"/>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1"/>
  </w:num>
  <w:num w:numId="1410">
    <w:abstractNumId w:val="991"/>
  </w:num>
  <w:num w:numId="1411">
    <w:abstractNumId w:val="991"/>
  </w:num>
  <w:num w:numId="1412">
    <w:abstractNumId w:val="991"/>
  </w:num>
  <w:num w:numId="14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47" Type="http://schemas.openxmlformats.org/officeDocument/2006/relationships/image" Target="media/rId747.png"/><Relationship Id="rId138" Type="http://schemas.openxmlformats.org/officeDocument/2006/relationships/image" Target="media/rId138.png"/><Relationship Id="rId109" Type="http://schemas.openxmlformats.org/officeDocument/2006/relationships/image" Target="media/rId109.png"/><Relationship Id="rId328" Type="http://schemas.openxmlformats.org/officeDocument/2006/relationships/image" Target="media/rId328.png"/><Relationship Id="rId523" Type="http://schemas.openxmlformats.org/officeDocument/2006/relationships/image" Target="media/rId523.png"/><Relationship Id="rId682" Type="http://schemas.openxmlformats.org/officeDocument/2006/relationships/image" Target="media/rId682.png"/><Relationship Id="rId685" Type="http://schemas.openxmlformats.org/officeDocument/2006/relationships/image" Target="media/rId685.jpg"/><Relationship Id="rId354" Type="http://schemas.openxmlformats.org/officeDocument/2006/relationships/image" Target="media/rId354.png"/><Relationship Id="rId550" Type="http://schemas.openxmlformats.org/officeDocument/2006/relationships/image" Target="media/rId550.jpg"/><Relationship Id="rId556" Type="http://schemas.openxmlformats.org/officeDocument/2006/relationships/image" Target="media/rId556.png"/><Relationship Id="rId457" Type="http://schemas.openxmlformats.org/officeDocument/2006/relationships/image" Target="media/rId457.png"/><Relationship Id="rId462" Type="http://schemas.openxmlformats.org/officeDocument/2006/relationships/image" Target="media/rId462.png"/><Relationship Id="rId264" Type="http://schemas.openxmlformats.org/officeDocument/2006/relationships/image" Target="media/rId264.png"/><Relationship Id="rId691" Type="http://schemas.openxmlformats.org/officeDocument/2006/relationships/image" Target="media/rId691.png"/><Relationship Id="rId722" Type="http://schemas.openxmlformats.org/officeDocument/2006/relationships/image" Target="media/rId722.png"/><Relationship Id="rId269" Type="http://schemas.openxmlformats.org/officeDocument/2006/relationships/image" Target="media/rId269.png"/><Relationship Id="rId688" Type="http://schemas.openxmlformats.org/officeDocument/2006/relationships/image" Target="media/rId688.png"/><Relationship Id="rId62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71" Type="http://schemas.openxmlformats.org/officeDocument/2006/relationships/hyperlink" Target="http://adv-r.had.co.nz/Style.html" TargetMode="External"/><Relationship Id="rId908" Type="http://schemas.openxmlformats.org/officeDocument/2006/relationships/hyperlink" Target="http://colorbrewer2.org/" TargetMode="External"/><Relationship Id="rId969"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5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794" Type="http://schemas.openxmlformats.org/officeDocument/2006/relationships/hyperlink" Target="https://agentskills.io/home" TargetMode="External"/><Relationship Id="rId795"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68" Type="http://schemas.openxmlformats.org/officeDocument/2006/relationships/hyperlink" Target="https://chatgpt.com/codex/" TargetMode="External"/><Relationship Id="rId803" Type="http://schemas.openxmlformats.org/officeDocument/2006/relationships/hyperlink" Target="https://claude.ai/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06" Type="http://schemas.openxmlformats.org/officeDocument/2006/relationships/hyperlink" Target="https://code.claude.com/docs/en/claude-code-on-the-web" TargetMode="External"/><Relationship Id="rId807" Type="http://schemas.openxmlformats.org/officeDocument/2006/relationships/hyperlink" Target="https://code.claude.com/docs/en/commands" TargetMode="External"/><Relationship Id="rId830" Type="http://schemas.openxmlformats.org/officeDocument/2006/relationships/hyperlink" Target="https://code.claude.com/docs/en/setup" TargetMode="External"/><Relationship Id="rId757" Type="http://schemas.openxmlformats.org/officeDocument/2006/relationships/hyperlink" Target="https://continue.dev" TargetMode="External"/><Relationship Id="rId594" Type="http://schemas.openxmlformats.org/officeDocument/2006/relationships/hyperlink" Target="https://cran.r-project.org/" TargetMode="External"/><Relationship Id="rId944"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29"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973" Type="http://schemas.openxmlformats.org/officeDocument/2006/relationships/hyperlink" Target="https://datadryad.org/" TargetMode="External"/><Relationship Id="rId943" Type="http://schemas.openxmlformats.org/officeDocument/2006/relationships/hyperlink" Target="https://davidgohel.github.io/flextable/" TargetMode="External"/><Relationship Id="rId1034"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981" Type="http://schemas.openxmlformats.org/officeDocument/2006/relationships/hyperlink" Target="https://desktop.github.com/" TargetMode="External"/><Relationship Id="rId775" Type="http://schemas.openxmlformats.org/officeDocument/2006/relationships/hyperlink" Target="https://developers.openai.com/api/docs/quickstart" TargetMode="External"/><Relationship Id="rId769"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546" Type="http://schemas.openxmlformats.org/officeDocument/2006/relationships/hyperlink" Target="https://docs.github.com/en/actions" TargetMode="External"/><Relationship Id="rId709" Type="http://schemas.openxmlformats.org/officeDocument/2006/relationships/hyperlink" Target="https://docs.github.com/en/copilot/how-tos/use-copilot-agents/coding-agent" TargetMode="External"/><Relationship Id="rId785" Type="http://schemas.openxmlformats.org/officeDocument/2006/relationships/hyperlink" Target="https://docs.github.com/en/copilot/how-tos/use-copilot-agents/coding-agent/customize-the-agent-environment" TargetMode="External"/><Relationship Id="rId812" Type="http://schemas.openxmlformats.org/officeDocument/2006/relationships/hyperlink" Target="https://docs.github.com/en/copilot/how-tos/use-copilot-agents/coding-agent/customize-the-agent-environment#preinstalling-tools-or-dependencies-in-copilots-environment" TargetMode="External"/><Relationship Id="rId736" Type="http://schemas.openxmlformats.org/officeDocument/2006/relationships/hyperlink" Target="https://docs.github.com/en/copilot/how-tos/use-copilot-agents/coding-agent/customize-the-agent-firewall" TargetMode="External"/><Relationship Id="rId734" Type="http://schemas.openxmlformats.org/officeDocument/2006/relationships/hyperlink" Target="https://docs.github.com/en/copilot/reference/copilot-allowlist-reference" TargetMode="External"/><Relationship Id="rId592"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891" Type="http://schemas.openxmlformats.org/officeDocument/2006/relationships/hyperlink" Target="https://docs.google.com/document/d/1ckgRCcr7FFPyymyMA6Y_-cB_vftOyrrxT28c6gRg0PI/edit" TargetMode="External"/><Relationship Id="rId993" Type="http://schemas.openxmlformats.org/officeDocument/2006/relationships/hyperlink" Target="https://doi.org/10.1038/467775a" TargetMode="External"/><Relationship Id="rId997" Type="http://schemas.openxmlformats.org/officeDocument/2006/relationships/hyperlink" Target="https://doi.org/10.1038/526182a" TargetMode="External"/><Relationship Id="rId1018" Type="http://schemas.openxmlformats.org/officeDocument/2006/relationships/hyperlink" Target="https://doi.org/10.1038/d41586-019-00067-3" TargetMode="External"/><Relationship Id="rId954" Type="http://schemas.openxmlformats.org/officeDocument/2006/relationships/hyperlink" Target="https://doi.org/10.1038/d41586-019-01431-z" TargetMode="External"/><Relationship Id="rId1006" Type="http://schemas.openxmlformats.org/officeDocument/2006/relationships/hyperlink" Target="https://doi.org/10.1038/d41586-019-02918-5" TargetMode="External"/><Relationship Id="rId1025" Type="http://schemas.openxmlformats.org/officeDocument/2006/relationships/hyperlink" Target="https://doi.org/10.1038/d41586-021-03603-2" TargetMode="External"/><Relationship Id="rId967" Type="http://schemas.openxmlformats.org/officeDocument/2006/relationships/hyperlink" Target="https://doi.org/10.1038/s41467-020-19160-7" TargetMode="External"/><Relationship Id="rId995" Type="http://schemas.openxmlformats.org/officeDocument/2006/relationships/hyperlink" Target="https://doi.org/10.1038/s41562-016-0021" TargetMode="External"/><Relationship Id="rId976" Type="http://schemas.openxmlformats.org/officeDocument/2006/relationships/hyperlink" Target="https://doi.org/10.1201/9781003029878" TargetMode="External"/><Relationship Id="rId1029" Type="http://schemas.openxmlformats.org/officeDocument/2006/relationships/hyperlink" Target="https://doi.org/10.1201/9781351201315" TargetMode="External"/><Relationship Id="rId1004" Type="http://schemas.openxmlformats.org/officeDocument/2006/relationships/hyperlink" Target="https://doi.org/10.1371/journal.pcbi.1003833" TargetMode="External"/><Relationship Id="rId950"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48"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1" Type="http://schemas.openxmlformats.org/officeDocument/2006/relationships/hyperlink" Target="https://en.wikipedia.org/wiki/AI_agent" TargetMode="External"/><Relationship Id="rId725" Type="http://schemas.openxmlformats.org/officeDocument/2006/relationships/hyperlink" Target="https://en.wikipedia.org/wiki/Agent_(The_Matrix)" TargetMode="External"/><Relationship Id="rId956" Type="http://schemas.openxmlformats.org/officeDocument/2006/relationships/hyperlink" Target="https://en.wikipedia.org/wiki/Battlestar_Galactica_(2004_TV_series)" TargetMode="External"/><Relationship Id="rId960"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70"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18" Type="http://schemas.openxmlformats.org/officeDocument/2006/relationships/hyperlink" Target="https://en.wikipedia.org/wiki/Doctor_of_Philosophy#History" TargetMode="External"/><Relationship Id="rId965"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35" Type="http://schemas.openxmlformats.org/officeDocument/2006/relationships/hyperlink" Target="https://en.wikipedia.org/wiki/Implicature" TargetMode="External"/><Relationship Id="rId673" Type="http://schemas.openxmlformats.org/officeDocument/2006/relationships/hyperlink" Target="https://en.wikipedia.org/wiki/Intelligent_agent" TargetMode="External"/><Relationship Id="rId919" Type="http://schemas.openxmlformats.org/officeDocument/2006/relationships/hyperlink" Target="https://en.wikipedia.org/wiki/Masterpiece#History" TargetMode="External"/><Relationship Id="rId983" Type="http://schemas.openxmlformats.org/officeDocument/2006/relationships/hyperlink" Target="https://en.wikipedia.org/wiki/Organizations_of_the_Dune_universe#Thinking_machines" TargetMode="External"/><Relationship Id="rId674" Type="http://schemas.openxmlformats.org/officeDocument/2006/relationships/hyperlink" Target="https://en.wikipedia.org/wiki/Technological_singularity" TargetMode="External"/><Relationship Id="rId1020" Type="http://schemas.openxmlformats.org/officeDocument/2006/relationships/hyperlink" Target="https://en.wikipedia.org/wiki/Terminator_3:_Rise_of_the_Machines" TargetMode="External"/><Relationship Id="rId1022" Type="http://schemas.openxmlformats.org/officeDocument/2006/relationships/hyperlink" Target="https://en.wikipedia.org/wiki/The_Matrix" TargetMode="External"/><Relationship Id="rId917"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27" Type="http://schemas.openxmlformats.org/officeDocument/2006/relationships/hyperlink" Target="https://en.wikipedia.org/wiki/WarGames" TargetMode="External"/><Relationship Id="rId934"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824" Type="http://schemas.openxmlformats.org/officeDocument/2006/relationships/hyperlink" Target="https://gitforwindows.org/" TargetMode="External"/><Relationship Id="rId858" Type="http://schemas.openxmlformats.org/officeDocument/2006/relationships/hyperlink" Target="https://github.com/IndrajeetPatil/awesome-r-pkgtools"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01"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02"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784"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799" Type="http://schemas.openxmlformats.org/officeDocument/2006/relationships/hyperlink" Target="https://github.com/d-morrison/ai-config" TargetMode="External"/><Relationship Id="rId884"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6"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811"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22" Type="http://schemas.openxmlformats.org/officeDocument/2006/relationships/hyperlink" Target="https://github.com/nmfs-opensci/quarto-thesis" TargetMode="External"/><Relationship Id="rId750" Type="http://schemas.openxmlformats.org/officeDocument/2006/relationships/hyperlink" Target="https://github.com/ollama/ollama/releases" TargetMode="External"/><Relationship Id="rId707" Type="http://schemas.openxmlformats.org/officeDocument/2006/relationships/hyperlink" Target="https://github.com/orgs/community/discussions/162826" TargetMode="External"/><Relationship Id="rId708"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15"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16"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14"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98"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875"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10" Type="http://schemas.openxmlformats.org/officeDocument/2006/relationships/hyperlink" Target="https://github.com/ucdavisdatalab" TargetMode="External"/><Relationship Id="rId863"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18" Type="http://schemas.openxmlformats.org/officeDocument/2006/relationships/hyperlink" Target="https://github.com/ucdavisdatalab/workshop_how-to-data-documentation" TargetMode="External"/><Relationship Id="rId878" Type="http://schemas.openxmlformats.org/officeDocument/2006/relationships/hyperlink" Target="https://github.com/ucdavisdatalab/workshop_nlp_with_python" TargetMode="External"/><Relationship Id="rId877" Type="http://schemas.openxmlformats.org/officeDocument/2006/relationships/hyperlink" Target="https://github.com/ucdavisdatalab/workshop_python_basics" TargetMode="External"/><Relationship Id="rId862"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12" Type="http://schemas.openxmlformats.org/officeDocument/2006/relationships/hyperlink" Target="https://grants.nih.gov" TargetMode="External"/><Relationship Id="rId894" Type="http://schemas.openxmlformats.org/officeDocument/2006/relationships/hyperlink" Target="https://grantwriting.stanford.edu/resources/funding-train/" TargetMode="External"/><Relationship Id="rId962"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774"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95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52" Type="http://schemas.openxmlformats.org/officeDocument/2006/relationships/hyperlink" Target="https://journals.lww.com/epidem/Fulltext/2001/05000/The_Value_of_P.2.aspx" TargetMode="External"/><Relationship Id="rId910" Type="http://schemas.openxmlformats.org/officeDocument/2006/relationships/hyperlink" Target="https://journals.plos.org/ploscompbiol/article?id=10.1371/journal.pcbi.1003833" TargetMode="External"/><Relationship Id="rId971" Type="http://schemas.openxmlformats.org/officeDocument/2006/relationships/hyperlink" Target="https://journals.plos.org/plosone/s/authorship"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883" Type="http://schemas.openxmlformats.org/officeDocument/2006/relationships/hyperlink" Target="https://link.springer.com/book/10.1007/978-3-030-98175-4" TargetMode="External"/><Relationship Id="rId898"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31" Type="http://schemas.openxmlformats.org/officeDocument/2006/relationships/hyperlink" Target="https://mastering-shiny.org/" TargetMode="External"/><Relationship Id="rId909" Type="http://schemas.openxmlformats.org/officeDocument/2006/relationships/hyperlink" Target="https://medialab.github.io/iwanthue/" TargetMode="External"/><Relationship Id="rId855"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988"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889" Type="http://schemas.openxmlformats.org/officeDocument/2006/relationships/hyperlink" Target="https://mitcommlab.mit.edu/be/2023/09/27/toward-an-evenbetterposter-improving-the-betterposter-template/" TargetMode="External"/><Relationship Id="rId902" Type="http://schemas.openxmlformats.org/officeDocument/2006/relationships/hyperlink" Target="https://myidp.sciencecareers.org/" TargetMode="External"/><Relationship Id="rId827" Type="http://schemas.openxmlformats.org/officeDocument/2006/relationships/hyperlink" Target="https://nodejs.org/" TargetMode="External"/><Relationship Id="rId832" Type="http://schemas.openxmlformats.org/officeDocument/2006/relationships/hyperlink" Target="https://ohmyz.sh/" TargetMode="External"/><Relationship Id="rId746" Type="http://schemas.openxmlformats.org/officeDocument/2006/relationships/hyperlink" Target="https://ollama.com" TargetMode="External"/><Relationship Id="rId755" Type="http://schemas.openxmlformats.org/officeDocument/2006/relationships/hyperlink" Target="https://ollama.com/blog/openai-compatibility" TargetMode="External"/><Relationship Id="rId751" Type="http://schemas.openxmlformats.org/officeDocument/2006/relationships/hyperlink" Target="https://ollama.com/download" TargetMode="External"/><Relationship Id="rId752" Type="http://schemas.openxmlformats.org/officeDocument/2006/relationships/hyperlink" Target="https://ollama.com/library" TargetMode="External"/><Relationship Id="rId990" Type="http://schemas.openxmlformats.org/officeDocument/2006/relationships/hyperlink" Target="https://openreview.net/forum?id=BZ5a1r-kVsf" TargetMode="External"/><Relationship Id="rId999" Type="http://schemas.openxmlformats.org/officeDocument/2006/relationships/hyperlink" Target="https://osf.io/" TargetMode="External"/><Relationship Id="rId41" Type="http://schemas.openxmlformats.org/officeDocument/2006/relationships/hyperlink" Target="https://osf.io/tgbxr/" TargetMode="External"/><Relationship Id="rId78" Type="http://schemas.openxmlformats.org/officeDocument/2006/relationships/hyperlink" Target="https://pkgdown.r-lib.org/" TargetMode="External"/><Relationship Id="rId772" Type="http://schemas.openxmlformats.org/officeDocument/2006/relationships/hyperlink" Target="https://platform.openai.com/api-keys" TargetMode="External"/><Relationship Id="rId985" Type="http://schemas.openxmlformats.org/officeDocument/2006/relationships/hyperlink" Target="https://plos.org/resource/how-to-store-and-manage-your-data/" TargetMode="External"/><Relationship Id="rId754" Type="http://schemas.openxmlformats.org/officeDocument/2006/relationships/hyperlink" Target="https://positron.posit.co" TargetMode="External"/><Relationship Id="rId773" Type="http://schemas.openxmlformats.org/officeDocument/2006/relationships/hyperlink" Target="https://positron.posit.co/assistant-getting-started.html" TargetMode="External"/><Relationship Id="rId61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599" Type="http://schemas.openxmlformats.org/officeDocument/2006/relationships/hyperlink" Target="https://r-hub.github.io/rhub/articles/rhubv2.html" TargetMode="External"/><Relationship Id="rId1036"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5" Type="http://schemas.openxmlformats.org/officeDocument/2006/relationships/hyperlink" Target="https://r-pkgs.org/release.html" TargetMode="External"/><Relationship Id="rId602"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38"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68" Type="http://schemas.openxmlformats.org/officeDocument/2006/relationships/hyperlink" Target="https://s3.amazonaws.com/assets.datacamp.com/blog_assets/datatable_Cheat_Sheet_R.pdf" TargetMode="External"/><Relationship Id="rId952"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02" Type="http://schemas.openxmlformats.org/officeDocument/2006/relationships/hyperlink" Target="https://sethrobertson.github.io/GitFixUm/fixup.html" TargetMode="External"/><Relationship Id="rId1008" Type="http://schemas.openxmlformats.org/officeDocument/2006/relationships/hyperlink" Target="https://slurm.schedmd.com/salloc.html" TargetMode="External"/><Relationship Id="rId1010" Type="http://schemas.openxmlformats.org/officeDocument/2006/relationships/hyperlink" Target="https://slurm.schedmd.com/sattach.html" TargetMode="External"/><Relationship Id="rId1012" Type="http://schemas.openxmlformats.org/officeDocument/2006/relationships/hyperlink" Target="https://slurm.schedmd.com/sbatch.html" TargetMode="External"/><Relationship Id="rId1014" Type="http://schemas.openxmlformats.org/officeDocument/2006/relationships/hyperlink" Target="https://slurm.schedmd.com/squeue.html" TargetMode="External"/><Relationship Id="rId1016"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30"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892"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43" Type="http://schemas.openxmlformats.org/officeDocument/2006/relationships/hyperlink" Target="https://ucd-serg.github.io/lab-manual/appendix-copilot-instructions.html" TargetMode="External"/><Relationship Id="rId1045" Type="http://schemas.openxmlformats.org/officeDocument/2006/relationships/hyperlink" Target="https://ucd-serg.github.io/lab-manual/appendix-copilot-setup-steps.html" TargetMode="External"/><Relationship Id="rId582" Type="http://schemas.openxmlformats.org/officeDocument/2006/relationships/hyperlink" Target="https://ucd-serg.github.io/lab-manual/coding-practices.html#file-headers" TargetMode="External"/><Relationship Id="rId585" Type="http://schemas.openxmlformats.org/officeDocument/2006/relationships/hyperlink" Target="https://ucd-serg.github.io/lab-manual/coding-practices.html#function-documentation" TargetMode="External"/><Relationship Id="rId850" Type="http://schemas.openxmlformats.org/officeDocument/2006/relationships/hyperlink" Target="https://ucd-serg.github.io/lab-manual/coding-style.html" TargetMode="External"/><Relationship Id="rId588" Type="http://schemas.openxmlformats.org/officeDocument/2006/relationships/hyperlink" Target="https://ucd-serg.github.io/lab-manual/unix.html#example-code-for-runfilesavelogs" TargetMode="External"/><Relationship Id="rId864" Type="http://schemas.openxmlformats.org/officeDocument/2006/relationships/hyperlink" Target="https://ucdavisdatalab.github.io/install_guides/" TargetMode="External"/><Relationship Id="rId861"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0"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02" Type="http://schemas.openxmlformats.org/officeDocument/2006/relationships/hyperlink" Target="https://www.anthropic.com/claude-code" TargetMode="External"/><Relationship Id="rId938"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42" Type="http://schemas.openxmlformats.org/officeDocument/2006/relationships/hyperlink" Target="https://www.danieldsjoberg.com/gtsummary/" TargetMode="External"/><Relationship Id="rId859"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897"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37" Type="http://schemas.openxmlformats.org/officeDocument/2006/relationships/hyperlink" Target="https://www.medrxiv.org/" TargetMode="External"/><Relationship Id="rId825" Type="http://schemas.openxmlformats.org/officeDocument/2006/relationships/hyperlink" Target="https://www.msys2.org/" TargetMode="External"/><Relationship Id="rId905" Type="http://schemas.openxmlformats.org/officeDocument/2006/relationships/hyperlink" Target="https://www.nature.com/articles/d41586-021-03603-2" TargetMode="External"/><Relationship Id="rId895" Type="http://schemas.openxmlformats.org/officeDocument/2006/relationships/hyperlink" Target="https://www.niaid.nih.gov/grants-contracts/write-grant-application" TargetMode="External"/><Relationship Id="rId678"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66" Type="http://schemas.openxmlformats.org/officeDocument/2006/relationships/hyperlink" Target="https://www.rstudio.com/wp-content/uploads/2015/02/data-wrangling-cheatsheet.pdf" TargetMode="External"/><Relationship Id="rId869" Type="http://schemas.openxmlformats.org/officeDocument/2006/relationships/hyperlink" Target="https://www.rstudio.com/wp-content/uploads/2015/02/rmarkdown-cheatsheet.pdf" TargetMode="External"/><Relationship Id="rId867" Type="http://schemas.openxmlformats.org/officeDocument/2006/relationships/hyperlink" Target="https://www.rstudio.com/wp-content/uploads/2015/03/ggplot2-cheatsheet.pdf" TargetMode="External"/><Relationship Id="rId887"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03" Type="http://schemas.openxmlformats.org/officeDocument/2006/relationships/hyperlink" Target="https://www.training.nih.gov/career-services/" TargetMode="External"/><Relationship Id="rId906" Type="http://schemas.openxmlformats.org/officeDocument/2006/relationships/hyperlink" Target="https://www.youtube.com/watch?v=1RwJbhkCA58" TargetMode="External"/><Relationship Id="rId888" Type="http://schemas.openxmlformats.org/officeDocument/2006/relationships/hyperlink" Target="https://www.youtube.com/watch?v=1RwJbhkCA58&amp;t=1171s" TargetMode="External"/><Relationship Id="rId978"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885"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62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71" Type="http://schemas.openxmlformats.org/officeDocument/2006/relationships/hyperlink" Target="http://adv-r.had.co.nz/Style.html" TargetMode="External"/><Relationship Id="rId908" Type="http://schemas.openxmlformats.org/officeDocument/2006/relationships/hyperlink" Target="http://colorbrewer2.org/" TargetMode="External"/><Relationship Id="rId969"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5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794" Type="http://schemas.openxmlformats.org/officeDocument/2006/relationships/hyperlink" Target="https://agentskills.io/home" TargetMode="External"/><Relationship Id="rId795"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68" Type="http://schemas.openxmlformats.org/officeDocument/2006/relationships/hyperlink" Target="https://chatgpt.com/codex/" TargetMode="External"/><Relationship Id="rId803" Type="http://schemas.openxmlformats.org/officeDocument/2006/relationships/hyperlink" Target="https://claude.ai/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06" Type="http://schemas.openxmlformats.org/officeDocument/2006/relationships/hyperlink" Target="https://code.claude.com/docs/en/claude-code-on-the-web" TargetMode="External"/><Relationship Id="rId807" Type="http://schemas.openxmlformats.org/officeDocument/2006/relationships/hyperlink" Target="https://code.claude.com/docs/en/commands" TargetMode="External"/><Relationship Id="rId830" Type="http://schemas.openxmlformats.org/officeDocument/2006/relationships/hyperlink" Target="https://code.claude.com/docs/en/setup" TargetMode="External"/><Relationship Id="rId757" Type="http://schemas.openxmlformats.org/officeDocument/2006/relationships/hyperlink" Target="https://continue.dev" TargetMode="External"/><Relationship Id="rId594" Type="http://schemas.openxmlformats.org/officeDocument/2006/relationships/hyperlink" Target="https://cran.r-project.org/" TargetMode="External"/><Relationship Id="rId944"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29"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973" Type="http://schemas.openxmlformats.org/officeDocument/2006/relationships/hyperlink" Target="https://datadryad.org/" TargetMode="External"/><Relationship Id="rId943" Type="http://schemas.openxmlformats.org/officeDocument/2006/relationships/hyperlink" Target="https://davidgohel.github.io/flextable/" TargetMode="External"/><Relationship Id="rId1034"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981" Type="http://schemas.openxmlformats.org/officeDocument/2006/relationships/hyperlink" Target="https://desktop.github.com/" TargetMode="External"/><Relationship Id="rId775" Type="http://schemas.openxmlformats.org/officeDocument/2006/relationships/hyperlink" Target="https://developers.openai.com/api/docs/quickstart" TargetMode="External"/><Relationship Id="rId769"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546" Type="http://schemas.openxmlformats.org/officeDocument/2006/relationships/hyperlink" Target="https://docs.github.com/en/actions" TargetMode="External"/><Relationship Id="rId709" Type="http://schemas.openxmlformats.org/officeDocument/2006/relationships/hyperlink" Target="https://docs.github.com/en/copilot/how-tos/use-copilot-agents/coding-agent" TargetMode="External"/><Relationship Id="rId785" Type="http://schemas.openxmlformats.org/officeDocument/2006/relationships/hyperlink" Target="https://docs.github.com/en/copilot/how-tos/use-copilot-agents/coding-agent/customize-the-agent-environment" TargetMode="External"/><Relationship Id="rId812" Type="http://schemas.openxmlformats.org/officeDocument/2006/relationships/hyperlink" Target="https://docs.github.com/en/copilot/how-tos/use-copilot-agents/coding-agent/customize-the-agent-environment#preinstalling-tools-or-dependencies-in-copilots-environment" TargetMode="External"/><Relationship Id="rId736" Type="http://schemas.openxmlformats.org/officeDocument/2006/relationships/hyperlink" Target="https://docs.github.com/en/copilot/how-tos/use-copilot-agents/coding-agent/customize-the-agent-firewall" TargetMode="External"/><Relationship Id="rId734" Type="http://schemas.openxmlformats.org/officeDocument/2006/relationships/hyperlink" Target="https://docs.github.com/en/copilot/reference/copilot-allowlist-reference" TargetMode="External"/><Relationship Id="rId592"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891" Type="http://schemas.openxmlformats.org/officeDocument/2006/relationships/hyperlink" Target="https://docs.google.com/document/d/1ckgRCcr7FFPyymyMA6Y_-cB_vftOyrrxT28c6gRg0PI/edit" TargetMode="External"/><Relationship Id="rId993" Type="http://schemas.openxmlformats.org/officeDocument/2006/relationships/hyperlink" Target="https://doi.org/10.1038/467775a" TargetMode="External"/><Relationship Id="rId997" Type="http://schemas.openxmlformats.org/officeDocument/2006/relationships/hyperlink" Target="https://doi.org/10.1038/526182a" TargetMode="External"/><Relationship Id="rId1018" Type="http://schemas.openxmlformats.org/officeDocument/2006/relationships/hyperlink" Target="https://doi.org/10.1038/d41586-019-00067-3" TargetMode="External"/><Relationship Id="rId954" Type="http://schemas.openxmlformats.org/officeDocument/2006/relationships/hyperlink" Target="https://doi.org/10.1038/d41586-019-01431-z" TargetMode="External"/><Relationship Id="rId1006" Type="http://schemas.openxmlformats.org/officeDocument/2006/relationships/hyperlink" Target="https://doi.org/10.1038/d41586-019-02918-5" TargetMode="External"/><Relationship Id="rId1025" Type="http://schemas.openxmlformats.org/officeDocument/2006/relationships/hyperlink" Target="https://doi.org/10.1038/d41586-021-03603-2" TargetMode="External"/><Relationship Id="rId967" Type="http://schemas.openxmlformats.org/officeDocument/2006/relationships/hyperlink" Target="https://doi.org/10.1038/s41467-020-19160-7" TargetMode="External"/><Relationship Id="rId995" Type="http://schemas.openxmlformats.org/officeDocument/2006/relationships/hyperlink" Target="https://doi.org/10.1038/s41562-016-0021" TargetMode="External"/><Relationship Id="rId976" Type="http://schemas.openxmlformats.org/officeDocument/2006/relationships/hyperlink" Target="https://doi.org/10.1201/9781003029878" TargetMode="External"/><Relationship Id="rId1029" Type="http://schemas.openxmlformats.org/officeDocument/2006/relationships/hyperlink" Target="https://doi.org/10.1201/9781351201315" TargetMode="External"/><Relationship Id="rId1004" Type="http://schemas.openxmlformats.org/officeDocument/2006/relationships/hyperlink" Target="https://doi.org/10.1371/journal.pcbi.1003833" TargetMode="External"/><Relationship Id="rId950"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48"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1" Type="http://schemas.openxmlformats.org/officeDocument/2006/relationships/hyperlink" Target="https://en.wikipedia.org/wiki/AI_agent" TargetMode="External"/><Relationship Id="rId725" Type="http://schemas.openxmlformats.org/officeDocument/2006/relationships/hyperlink" Target="https://en.wikipedia.org/wiki/Agent_(The_Matrix)" TargetMode="External"/><Relationship Id="rId956" Type="http://schemas.openxmlformats.org/officeDocument/2006/relationships/hyperlink" Target="https://en.wikipedia.org/wiki/Battlestar_Galactica_(2004_TV_series)" TargetMode="External"/><Relationship Id="rId960"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70"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18" Type="http://schemas.openxmlformats.org/officeDocument/2006/relationships/hyperlink" Target="https://en.wikipedia.org/wiki/Doctor_of_Philosophy#History" TargetMode="External"/><Relationship Id="rId965"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35" Type="http://schemas.openxmlformats.org/officeDocument/2006/relationships/hyperlink" Target="https://en.wikipedia.org/wiki/Implicature" TargetMode="External"/><Relationship Id="rId673" Type="http://schemas.openxmlformats.org/officeDocument/2006/relationships/hyperlink" Target="https://en.wikipedia.org/wiki/Intelligent_agent" TargetMode="External"/><Relationship Id="rId919" Type="http://schemas.openxmlformats.org/officeDocument/2006/relationships/hyperlink" Target="https://en.wikipedia.org/wiki/Masterpiece#History" TargetMode="External"/><Relationship Id="rId983" Type="http://schemas.openxmlformats.org/officeDocument/2006/relationships/hyperlink" Target="https://en.wikipedia.org/wiki/Organizations_of_the_Dune_universe#Thinking_machines" TargetMode="External"/><Relationship Id="rId674" Type="http://schemas.openxmlformats.org/officeDocument/2006/relationships/hyperlink" Target="https://en.wikipedia.org/wiki/Technological_singularity" TargetMode="External"/><Relationship Id="rId1020" Type="http://schemas.openxmlformats.org/officeDocument/2006/relationships/hyperlink" Target="https://en.wikipedia.org/wiki/Terminator_3:_Rise_of_the_Machines" TargetMode="External"/><Relationship Id="rId1022" Type="http://schemas.openxmlformats.org/officeDocument/2006/relationships/hyperlink" Target="https://en.wikipedia.org/wiki/The_Matrix" TargetMode="External"/><Relationship Id="rId917"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27" Type="http://schemas.openxmlformats.org/officeDocument/2006/relationships/hyperlink" Target="https://en.wikipedia.org/wiki/WarGames" TargetMode="External"/><Relationship Id="rId934"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824" Type="http://schemas.openxmlformats.org/officeDocument/2006/relationships/hyperlink" Target="https://gitforwindows.org/" TargetMode="External"/><Relationship Id="rId858" Type="http://schemas.openxmlformats.org/officeDocument/2006/relationships/hyperlink" Target="https://github.com/IndrajeetPatil/awesome-r-pkgtools"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01"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02"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784"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799" Type="http://schemas.openxmlformats.org/officeDocument/2006/relationships/hyperlink" Target="https://github.com/d-morrison/ai-config" TargetMode="External"/><Relationship Id="rId884"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6"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811"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22" Type="http://schemas.openxmlformats.org/officeDocument/2006/relationships/hyperlink" Target="https://github.com/nmfs-opensci/quarto-thesis" TargetMode="External"/><Relationship Id="rId750" Type="http://schemas.openxmlformats.org/officeDocument/2006/relationships/hyperlink" Target="https://github.com/ollama/ollama/releases" TargetMode="External"/><Relationship Id="rId707" Type="http://schemas.openxmlformats.org/officeDocument/2006/relationships/hyperlink" Target="https://github.com/orgs/community/discussions/162826" TargetMode="External"/><Relationship Id="rId708"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15"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16"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14"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98"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875"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10" Type="http://schemas.openxmlformats.org/officeDocument/2006/relationships/hyperlink" Target="https://github.com/ucdavisdatalab" TargetMode="External"/><Relationship Id="rId863"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18" Type="http://schemas.openxmlformats.org/officeDocument/2006/relationships/hyperlink" Target="https://github.com/ucdavisdatalab/workshop_how-to-data-documentation" TargetMode="External"/><Relationship Id="rId878" Type="http://schemas.openxmlformats.org/officeDocument/2006/relationships/hyperlink" Target="https://github.com/ucdavisdatalab/workshop_nlp_with_python" TargetMode="External"/><Relationship Id="rId877" Type="http://schemas.openxmlformats.org/officeDocument/2006/relationships/hyperlink" Target="https://github.com/ucdavisdatalab/workshop_python_basics" TargetMode="External"/><Relationship Id="rId862"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12" Type="http://schemas.openxmlformats.org/officeDocument/2006/relationships/hyperlink" Target="https://grants.nih.gov" TargetMode="External"/><Relationship Id="rId894" Type="http://schemas.openxmlformats.org/officeDocument/2006/relationships/hyperlink" Target="https://grantwriting.stanford.edu/resources/funding-train/" TargetMode="External"/><Relationship Id="rId962"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774"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95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52" Type="http://schemas.openxmlformats.org/officeDocument/2006/relationships/hyperlink" Target="https://journals.lww.com/epidem/Fulltext/2001/05000/The_Value_of_P.2.aspx" TargetMode="External"/><Relationship Id="rId910" Type="http://schemas.openxmlformats.org/officeDocument/2006/relationships/hyperlink" Target="https://journals.plos.org/ploscompbiol/article?id=10.1371/journal.pcbi.1003833" TargetMode="External"/><Relationship Id="rId971" Type="http://schemas.openxmlformats.org/officeDocument/2006/relationships/hyperlink" Target="https://journals.plos.org/plosone/s/authorship"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883" Type="http://schemas.openxmlformats.org/officeDocument/2006/relationships/hyperlink" Target="https://link.springer.com/book/10.1007/978-3-030-98175-4" TargetMode="External"/><Relationship Id="rId898"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31" Type="http://schemas.openxmlformats.org/officeDocument/2006/relationships/hyperlink" Target="https://mastering-shiny.org/" TargetMode="External"/><Relationship Id="rId909" Type="http://schemas.openxmlformats.org/officeDocument/2006/relationships/hyperlink" Target="https://medialab.github.io/iwanthue/" TargetMode="External"/><Relationship Id="rId855"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988"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889" Type="http://schemas.openxmlformats.org/officeDocument/2006/relationships/hyperlink" Target="https://mitcommlab.mit.edu/be/2023/09/27/toward-an-evenbetterposter-improving-the-betterposter-template/" TargetMode="External"/><Relationship Id="rId902" Type="http://schemas.openxmlformats.org/officeDocument/2006/relationships/hyperlink" Target="https://myidp.sciencecareers.org/" TargetMode="External"/><Relationship Id="rId827" Type="http://schemas.openxmlformats.org/officeDocument/2006/relationships/hyperlink" Target="https://nodejs.org/" TargetMode="External"/><Relationship Id="rId832" Type="http://schemas.openxmlformats.org/officeDocument/2006/relationships/hyperlink" Target="https://ohmyz.sh/" TargetMode="External"/><Relationship Id="rId746" Type="http://schemas.openxmlformats.org/officeDocument/2006/relationships/hyperlink" Target="https://ollama.com" TargetMode="External"/><Relationship Id="rId755" Type="http://schemas.openxmlformats.org/officeDocument/2006/relationships/hyperlink" Target="https://ollama.com/blog/openai-compatibility" TargetMode="External"/><Relationship Id="rId751" Type="http://schemas.openxmlformats.org/officeDocument/2006/relationships/hyperlink" Target="https://ollama.com/download" TargetMode="External"/><Relationship Id="rId752" Type="http://schemas.openxmlformats.org/officeDocument/2006/relationships/hyperlink" Target="https://ollama.com/library" TargetMode="External"/><Relationship Id="rId990" Type="http://schemas.openxmlformats.org/officeDocument/2006/relationships/hyperlink" Target="https://openreview.net/forum?id=BZ5a1r-kVsf" TargetMode="External"/><Relationship Id="rId999" Type="http://schemas.openxmlformats.org/officeDocument/2006/relationships/hyperlink" Target="https://osf.io/" TargetMode="External"/><Relationship Id="rId41" Type="http://schemas.openxmlformats.org/officeDocument/2006/relationships/hyperlink" Target="https://osf.io/tgbxr/" TargetMode="External"/><Relationship Id="rId78" Type="http://schemas.openxmlformats.org/officeDocument/2006/relationships/hyperlink" Target="https://pkgdown.r-lib.org/" TargetMode="External"/><Relationship Id="rId772" Type="http://schemas.openxmlformats.org/officeDocument/2006/relationships/hyperlink" Target="https://platform.openai.com/api-keys" TargetMode="External"/><Relationship Id="rId985" Type="http://schemas.openxmlformats.org/officeDocument/2006/relationships/hyperlink" Target="https://plos.org/resource/how-to-store-and-manage-your-data/" TargetMode="External"/><Relationship Id="rId754" Type="http://schemas.openxmlformats.org/officeDocument/2006/relationships/hyperlink" Target="https://positron.posit.co" TargetMode="External"/><Relationship Id="rId773" Type="http://schemas.openxmlformats.org/officeDocument/2006/relationships/hyperlink" Target="https://positron.posit.co/assistant-getting-started.html" TargetMode="External"/><Relationship Id="rId61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599" Type="http://schemas.openxmlformats.org/officeDocument/2006/relationships/hyperlink" Target="https://r-hub.github.io/rhub/articles/rhubv2.html" TargetMode="External"/><Relationship Id="rId1036"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5" Type="http://schemas.openxmlformats.org/officeDocument/2006/relationships/hyperlink" Target="https://r-pkgs.org/release.html" TargetMode="External"/><Relationship Id="rId602"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38"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68" Type="http://schemas.openxmlformats.org/officeDocument/2006/relationships/hyperlink" Target="https://s3.amazonaws.com/assets.datacamp.com/blog_assets/datatable_Cheat_Sheet_R.pdf" TargetMode="External"/><Relationship Id="rId952"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02" Type="http://schemas.openxmlformats.org/officeDocument/2006/relationships/hyperlink" Target="https://sethrobertson.github.io/GitFixUm/fixup.html" TargetMode="External"/><Relationship Id="rId1008" Type="http://schemas.openxmlformats.org/officeDocument/2006/relationships/hyperlink" Target="https://slurm.schedmd.com/salloc.html" TargetMode="External"/><Relationship Id="rId1010" Type="http://schemas.openxmlformats.org/officeDocument/2006/relationships/hyperlink" Target="https://slurm.schedmd.com/sattach.html" TargetMode="External"/><Relationship Id="rId1012" Type="http://schemas.openxmlformats.org/officeDocument/2006/relationships/hyperlink" Target="https://slurm.schedmd.com/sbatch.html" TargetMode="External"/><Relationship Id="rId1014" Type="http://schemas.openxmlformats.org/officeDocument/2006/relationships/hyperlink" Target="https://slurm.schedmd.com/squeue.html" TargetMode="External"/><Relationship Id="rId1016"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30"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892"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43" Type="http://schemas.openxmlformats.org/officeDocument/2006/relationships/hyperlink" Target="https://ucd-serg.github.io/lab-manual/appendix-copilot-instructions.html" TargetMode="External"/><Relationship Id="rId1045" Type="http://schemas.openxmlformats.org/officeDocument/2006/relationships/hyperlink" Target="https://ucd-serg.github.io/lab-manual/appendix-copilot-setup-steps.html" TargetMode="External"/><Relationship Id="rId582" Type="http://schemas.openxmlformats.org/officeDocument/2006/relationships/hyperlink" Target="https://ucd-serg.github.io/lab-manual/coding-practices.html#file-headers" TargetMode="External"/><Relationship Id="rId585" Type="http://schemas.openxmlformats.org/officeDocument/2006/relationships/hyperlink" Target="https://ucd-serg.github.io/lab-manual/coding-practices.html#function-documentation" TargetMode="External"/><Relationship Id="rId850" Type="http://schemas.openxmlformats.org/officeDocument/2006/relationships/hyperlink" Target="https://ucd-serg.github.io/lab-manual/coding-style.html" TargetMode="External"/><Relationship Id="rId588" Type="http://schemas.openxmlformats.org/officeDocument/2006/relationships/hyperlink" Target="https://ucd-serg.github.io/lab-manual/unix.html#example-code-for-runfilesavelogs" TargetMode="External"/><Relationship Id="rId864" Type="http://schemas.openxmlformats.org/officeDocument/2006/relationships/hyperlink" Target="https://ucdavisdatalab.github.io/install_guides/" TargetMode="External"/><Relationship Id="rId861"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0"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02" Type="http://schemas.openxmlformats.org/officeDocument/2006/relationships/hyperlink" Target="https://www.anthropic.com/claude-code" TargetMode="External"/><Relationship Id="rId938"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42" Type="http://schemas.openxmlformats.org/officeDocument/2006/relationships/hyperlink" Target="https://www.danieldsjoberg.com/gtsummary/" TargetMode="External"/><Relationship Id="rId859"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897"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37" Type="http://schemas.openxmlformats.org/officeDocument/2006/relationships/hyperlink" Target="https://www.medrxiv.org/" TargetMode="External"/><Relationship Id="rId825" Type="http://schemas.openxmlformats.org/officeDocument/2006/relationships/hyperlink" Target="https://www.msys2.org/" TargetMode="External"/><Relationship Id="rId905" Type="http://schemas.openxmlformats.org/officeDocument/2006/relationships/hyperlink" Target="https://www.nature.com/articles/d41586-021-03603-2" TargetMode="External"/><Relationship Id="rId895" Type="http://schemas.openxmlformats.org/officeDocument/2006/relationships/hyperlink" Target="https://www.niaid.nih.gov/grants-contracts/write-grant-application" TargetMode="External"/><Relationship Id="rId678"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66" Type="http://schemas.openxmlformats.org/officeDocument/2006/relationships/hyperlink" Target="https://www.rstudio.com/wp-content/uploads/2015/02/data-wrangling-cheatsheet.pdf" TargetMode="External"/><Relationship Id="rId869" Type="http://schemas.openxmlformats.org/officeDocument/2006/relationships/hyperlink" Target="https://www.rstudio.com/wp-content/uploads/2015/02/rmarkdown-cheatsheet.pdf" TargetMode="External"/><Relationship Id="rId867" Type="http://schemas.openxmlformats.org/officeDocument/2006/relationships/hyperlink" Target="https://www.rstudio.com/wp-content/uploads/2015/03/ggplot2-cheatsheet.pdf" TargetMode="External"/><Relationship Id="rId887"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03" Type="http://schemas.openxmlformats.org/officeDocument/2006/relationships/hyperlink" Target="https://www.training.nih.gov/career-services/" TargetMode="External"/><Relationship Id="rId906" Type="http://schemas.openxmlformats.org/officeDocument/2006/relationships/hyperlink" Target="https://www.youtube.com/watch?v=1RwJbhkCA58" TargetMode="External"/><Relationship Id="rId888" Type="http://schemas.openxmlformats.org/officeDocument/2006/relationships/hyperlink" Target="https://www.youtube.com/watch?v=1RwJbhkCA58&amp;t=1171s" TargetMode="External"/><Relationship Id="rId978"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885"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2026-07-01T22:47:49Z</dcterms:created>
  <dcterms:modified xsi:type="dcterms:W3CDTF">2026-07-01T22:47:49Z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