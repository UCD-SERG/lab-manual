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ins w:id="1402" w:author="PR Preview" w:date="2024-01-01T00:00:00Z">
        <w:r>
          <w:t xml:space="preserve">Here is the complete</w:t>
        </w:r>
      </w:ins>
      <w:ins w:id="1402" w:author="PR Preview" w:date="2024-01-01T00:00:00Z">
        <w:r>
          <w:t xml:space="preserve"> </w:t>
        </w:r>
      </w:ins>
      <w:ins w:id="1402" w:author="PR Preview" w:date="2024-01-01T00:00:00Z">
        <w:r>
          <w:rPr>
            <w:rStyle w:val="VerbatimChar"/>
          </w:rPr>
          <w:t xml:space="preserve">copilot-instructions.md</w:t>
        </w:r>
      </w:ins>
      <w:ins w:id="1402" w:author="PR Preview" w:date="2024-01-01T00:00:00Z">
        <w:r>
          <w:t xml:space="preserve"> </w:t>
        </w:r>
      </w:ins>
      <w:ins w:id="1402" w:author="PR Preview" w:date="2024-01-01T00:00:00Z">
        <w:r>
          <w:t xml:space="preserve">file, for easy inspection:</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4" Type="http://schemas.openxmlformats.org/officeDocument/2006/relationships/image" Target="media/rId424.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18" Type="http://schemas.openxmlformats.org/officeDocument/2006/relationships/image" Target="media/rId418.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2026-01-12T18:28:29Z</dcterms:created>
  <dcterms:modified xsi:type="dcterms:W3CDTF">2026-01-12T18:28:29Z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