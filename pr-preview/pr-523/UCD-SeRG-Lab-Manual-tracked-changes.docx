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2026-09-04</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9"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8" w:name="sec-code-review"/>
    <w:p>
      <w:pPr>
        <w:pStyle w:val="Heading2"/>
      </w:pPr>
      <w:r>
        <w:t xml:space="preserve">12.2 Code Review</w:t>
      </w:r>
    </w:p>
    <w:bookmarkStart w:id="715" w:name="sec-reviewing-pull-requests"/>
    <w:p>
      <w:pPr>
        <w:pStyle w:val="Heading3"/>
      </w:pPr>
      <w:r>
        <w:t xml:space="preserve">12.2.1 Reviewing pull requests</w:t>
      </w:r>
    </w:p>
    <w:p>
      <w:pPr>
        <w:pStyle w:val="FirstParagraph"/>
      </w:pPr>
      <w:ins w:id="2049" w:author="PR Preview" w:date="2024-01-01T00:00:00Z">
        <w:r>
          <w:t xml:space="preserve">When submitting code to colleagues</w:t>
        </w:r>
      </w:ins>
      <w:ins w:id="2049" w:author="PR Preview" w:date="2024-01-01T00:00:00Z">
        <w:r>
          <w:t xml:space="preserve"> </w:t>
        </w:r>
      </w:ins>
      <w:ins w:id="2049" w:author="PR Preview" w:date="2024-01-01T00:00:00Z">
        <w:r>
          <w:t xml:space="preserve">or reviewing theirs,</w:t>
        </w:r>
      </w:ins>
      <w:ins w:id="2049" w:author="PR Preview" w:date="2024-01-01T00:00:00Z">
        <w:r>
          <w:t xml:space="preserve"> </w:t>
        </w:r>
      </w:ins>
      <w:ins w:id="2049" w:author="PR Preview" w:date="2024-01-01T00:00:00Z">
        <w:r>
          <w:t xml:space="preserve">use practices that keep feedback constructive and specific.</w:t>
        </w:r>
      </w:ins>
      <w:ins w:id="2049" w:author="PR Preview" w:date="2024-01-01T00:00:00Z">
        <w:r>
          <w:t xml:space="preserve"> </w:t>
        </w:r>
      </w:ins>
      <w:ins w:id="2049" w:author="PR Preview" w:date="2024-01-01T00:00:00Z">
        <w:r>
          <w:t xml:space="preserve">The</w:t>
        </w:r>
      </w:ins>
      <w:ins w:id="2049" w:author="PR Preview" w:date="2024-01-01T00:00:00Z">
        <w:r>
          <w:t xml:space="preserve"> </w:t>
        </w:r>
      </w:ins>
      <w:hyperlink r:id="rId695">
        <w:r>
          <w:rPr>
            <w:rStyle w:val="Hyperlink"/>
          </w:rPr>
          <w:t xml:space="preserve">Tidyverse code review principles</w:t>
        </w:r>
      </w:hyperlink>
      <w:ins w:id="2049" w:author="PR Preview" w:date="2024-01-01T00:00:00Z">
        <w:r>
          <w:t xml:space="preserve"> </w:t>
        </w:r>
      </w:ins>
      <w:ins w:id="2049" w:author="PR Preview" w:date="2024-01-01T00:00:00Z">
        <w:r>
          <w:t xml:space="preserve">(Tidyverse Team 2023)</w:t>
        </w:r>
      </w:ins>
      <w:ins w:id="2049" w:author="PR Preview" w:date="2024-01-01T00:00:00Z">
        <w:r>
          <w:t xml:space="preserve"> </w:t>
        </w:r>
      </w:ins>
      <w:ins w:id="2049" w:author="PR Preview" w:date="2024-01-01T00:00:00Z">
        <w:r>
          <w:t xml:space="preserve">are a strong baseline for R projects.</w:t>
        </w:r>
      </w:ins>
      <w:ins w:id="2049" w:author="PR Preview" w:date="2024-01-01T00:00:00Z">
        <w:r>
          <w:t xml:space="preserve"> </w:t>
        </w:r>
      </w:ins>
      <w:ins w:id="2049" w:author="PR Preview" w:date="2024-01-01T00:00:00Z">
        <w:r>
          <w:t xml:space="preserve">As noted in the Tidyverse guide’s</w:t>
        </w:r>
      </w:ins>
      <w:ins w:id="2049" w:author="PR Preview" w:date="2024-01-01T00:00:00Z">
        <w:r>
          <w:t xml:space="preserve"> </w:t>
        </w:r>
      </w:ins>
      <w:hyperlink r:id="rId696">
        <w:r>
          <w:rPr>
            <w:rStyle w:val="Hyperlink"/>
          </w:rPr>
          <w:t xml:space="preserve">acknowledgments</w:t>
        </w:r>
      </w:hyperlink>
      <w:ins w:id="2049" w:author="PR Preview" w:date="2024-01-01T00:00:00Z">
        <w:r>
          <w:t xml:space="preserve">,</w:t>
        </w:r>
      </w:ins>
      <w:ins w:id="2049" w:author="PR Preview" w:date="2024-01-01T00:00:00Z">
        <w:r>
          <w:t xml:space="preserve"> </w:t>
        </w:r>
      </w:ins>
      <w:ins w:id="2049" w:author="PR Preview" w:date="2024-01-01T00:00:00Z">
        <w:r>
          <w:t xml:space="preserve">the guide is a modified fork of</w:t>
        </w:r>
      </w:ins>
      <w:ins w:id="2049" w:author="PR Preview" w:date="2024-01-01T00:00:00Z">
        <w:r>
          <w:t xml:space="preserve"> </w:t>
        </w:r>
      </w:ins>
      <w:hyperlink r:id="rId697">
        <w:r>
          <w:rPr>
            <w:rStyle w:val="Hyperlink"/>
          </w:rPr>
          <w:t xml:space="preserve">Google’s Code Review Developer Guide</w:t>
        </w:r>
      </w:hyperlink>
      <w:ins w:id="2049" w:author="PR Preview" w:date="2024-01-01T00:00:00Z">
        <w:r>
          <w:t xml:space="preserve">.</w:t>
        </w:r>
      </w:ins>
    </w:p>
    <w:bookmarkStart w:id="698"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8"/>
    <w:bookmarkStart w:id="701"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9">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00">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01"/>
    <w:bookmarkStart w:id="702"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2"/>
    <w:bookmarkStart w:id="703"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3"/>
    <w:bookmarkStart w:id="708"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7" w:name="fig-github-suggestion-feature"/>
          <w:p>
            <w:pPr>
              <w:pStyle w:val="Compact"/>
              <w:jc w:val="center"/>
            </w:pPr>
            <w:r>
              <w:drawing>
                <wp:inline>
                  <wp:extent cx="5334000" cy="1989605"/>
                  <wp:effectExtent b="0" l="0" r="0" t="0"/>
                  <wp:docPr descr="" title="" id="705" name="Picture"/>
                  <a:graphic>
                    <a:graphicData uri="http://schemas.openxmlformats.org/drawingml/2006/picture">
                      <pic:pic>
                        <pic:nvPicPr>
                          <pic:cNvPr descr="assets/images/github-suggestion-feature.png" id="706" name="Picture"/>
                          <pic:cNvPicPr>
                            <a:picLocks noChangeArrowheads="1" noChangeAspect="1"/>
                          </pic:cNvPicPr>
                        </pic:nvPicPr>
                        <pic:blipFill>
                          <a:blip r:embed="rId70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7"/>
        </w:tc>
      </w:tr>
    </w:tbl>
    <w:bookmarkEnd w:id="708"/>
    <w:bookmarkStart w:id="713"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2" w:name="fig-preview-comment"/>
          <w:p>
            <w:pPr>
              <w:pStyle w:val="Compact"/>
              <w:jc w:val="center"/>
            </w:pPr>
            <w:r>
              <w:drawing>
                <wp:inline>
                  <wp:extent cx="5334000" cy="1333500"/>
                  <wp:effectExtent b="0" l="0" r="0" t="0"/>
                  <wp:docPr descr="" title="" id="710" name="Picture"/>
                  <a:graphic>
                    <a:graphicData uri="http://schemas.openxmlformats.org/drawingml/2006/picture">
                      <pic:pic>
                        <pic:nvPicPr>
                          <pic:cNvPr descr="assets/images/quarto-preview-comment.png" id="711" name="Picture"/>
                          <pic:cNvPicPr>
                            <a:picLocks noChangeArrowheads="1" noChangeAspect="1"/>
                          </pic:cNvPicPr>
                        </pic:nvPicPr>
                        <pic:blipFill>
                          <a:blip r:embed="rId70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2"/>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3"/>
    <w:bookmarkStart w:id="714"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4"/>
    <w:bookmarkEnd w:id="715"/>
    <w:bookmarkStart w:id="716"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6"/>
    <w:bookmarkStart w:id="717"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7"/>
    <w:bookmarkEnd w:id="718"/>
    <w:bookmarkEnd w:id="719"/>
    <w:bookmarkStart w:id="784" w:name="sec-r-ci"/>
    <w:p>
      <w:pPr>
        <w:pStyle w:val="Heading1"/>
      </w:pPr>
      <w:r>
        <w:t xml:space="preserve">13. Continuous Integration</w:t>
      </w:r>
    </w:p>
    <w:bookmarkStart w:id="731" w:name="understanding-github-actions"/>
    <w:p>
      <w:pPr>
        <w:pStyle w:val="Heading2"/>
      </w:pPr>
      <w:r>
        <w:t xml:space="preserve">13.1 Understanding GitHub Actions</w:t>
      </w:r>
    </w:p>
    <w:p>
      <w:pPr>
        <w:pStyle w:val="FirstParagraph"/>
      </w:pPr>
      <w:hyperlink r:id="rId720">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30"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4"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21">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note.png" id="72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4"/>
    <w:bookmarkStart w:id="728"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5" name="Picture"/>
                  <a:graphic>
                    <a:graphicData uri="http://schemas.openxmlformats.org/drawingml/2006/picture">
                      <pic:pic>
                        <pic:nvPicPr>
                          <pic:cNvPr descr="/opt/quarto/share/formats/docx/note.png" id="72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7">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21">
              <w:r>
                <w:rPr>
                  <w:rStyle w:val="Hyperlink"/>
                </w:rPr>
                <w:t xml:space="preserve">Actions versioning guide</w:t>
              </w:r>
            </w:hyperlink>
            <w:r>
              <w:t xml:space="preserve">.</w:t>
            </w:r>
          </w:p>
          <w:p/>
        </w:tc>
      </w:tr>
    </w:tbl>
    <w:bookmarkEnd w:id="728"/>
    <w:bookmarkStart w:id="729"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9"/>
    <w:bookmarkEnd w:id="730"/>
    <w:bookmarkEnd w:id="731"/>
    <w:bookmarkStart w:id="736"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3"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2">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3"/>
    <w:bookmarkStart w:id="734"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4"/>
    <w:bookmarkStart w:id="735"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5"/>
    <w:bookmarkEnd w:id="736"/>
    <w:bookmarkStart w:id="740"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7">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8">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9">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40"/>
    <w:bookmarkStart w:id="741"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41"/>
    <w:bookmarkStart w:id="745"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3" name="Picture"/>
                  <a:graphic>
                    <a:graphicData uri="http://schemas.openxmlformats.org/drawingml/2006/picture">
                      <pic:pic>
                        <pic:nvPicPr>
                          <pic:cNvPr descr="/opt/quarto/share/formats/docx/warning.png" id="744"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5"/>
    <w:bookmarkStart w:id="756"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8"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6">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7">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8"/>
    <w:bookmarkStart w:id="749"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9"/>
    <w:bookmarkStart w:id="750"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50"/>
    <w:bookmarkStart w:id="751"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51"/>
    <w:bookmarkStart w:id="752"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2"/>
    <w:bookmarkStart w:id="753"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3"/>
    <w:bookmarkStart w:id="754"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4"/>
    <w:bookmarkStart w:id="755"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5"/>
    <w:bookmarkEnd w:id="756"/>
    <w:bookmarkStart w:id="759"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8">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9"/>
    <w:bookmarkStart w:id="772"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60"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60"/>
    <w:bookmarkStart w:id="766" w:name="comparison-of-popular-actions"/>
    <w:p>
      <w:pPr>
        <w:pStyle w:val="Heading4"/>
      </w:pPr>
      <w:r>
        <w:t xml:space="preserve">13.8.0.2 Comparison of Popular Actions</w:t>
      </w:r>
    </w:p>
    <w:p>
      <w:pPr>
        <w:pStyle w:val="FirstParagraph"/>
      </w:pPr>
      <w:hyperlink r:id="rId76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6"/>
    <w:bookmarkStart w:id="767"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7"/>
    <w:bookmarkStart w:id="768"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8"/>
    <w:bookmarkStart w:id="771"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9" name="Picture"/>
                  <a:graphic>
                    <a:graphicData uri="http://schemas.openxmlformats.org/drawingml/2006/picture">
                      <pic:pic>
                        <pic:nvPicPr>
                          <pic:cNvPr descr="/opt/quarto/share/formats/docx/warning.png" id="770"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71"/>
    <w:bookmarkEnd w:id="772"/>
    <w:bookmarkStart w:id="775"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3">
        <w:r>
          <w:rPr>
            <w:rStyle w:val="Hyperlink"/>
          </w:rPr>
          <w:t xml:space="preserve">r2u website</w:t>
        </w:r>
      </w:hyperlink>
      <w:r>
        <w:t xml:space="preserve">.</w:t>
      </w:r>
    </w:p>
    <w:bookmarkEnd w:id="775"/>
    <w:bookmarkStart w:id="783" w:name="additional-resources-2"/>
    <w:p>
      <w:pPr>
        <w:pStyle w:val="Heading2"/>
      </w:pPr>
      <w:r>
        <w:t xml:space="preserve">13.10 Additional Resources</w:t>
      </w:r>
    </w:p>
    <w:p>
      <w:pPr>
        <w:pStyle w:val="Compact"/>
        <w:numPr>
          <w:ilvl w:val="0"/>
          <w:numId w:val="1254"/>
        </w:numPr>
      </w:pPr>
      <w:hyperlink r:id="rId720">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6">
        <w:r>
          <w:rPr>
            <w:rStyle w:val="Hyperlink"/>
          </w:rPr>
          <w:t xml:space="preserve">R Packages book: Continuous Integration</w:t>
        </w:r>
      </w:hyperlink>
    </w:p>
    <w:p>
      <w:pPr>
        <w:pStyle w:val="Compact"/>
        <w:numPr>
          <w:ilvl w:val="0"/>
          <w:numId w:val="1254"/>
        </w:numPr>
      </w:pPr>
      <w:hyperlink r:id="rId777">
        <w:r>
          <w:rPr>
            <w:rStyle w:val="Hyperlink"/>
          </w:rPr>
          <w:t xml:space="preserve">GitHub Actions documentation</w:t>
        </w:r>
      </w:hyperlink>
    </w:p>
    <w:p>
      <w:pPr>
        <w:pStyle w:val="Compact"/>
        <w:numPr>
          <w:ilvl w:val="0"/>
          <w:numId w:val="1254"/>
        </w:numPr>
      </w:pPr>
      <w:hyperlink r:id="rId778">
        <w:r>
          <w:rPr>
            <w:rStyle w:val="Hyperlink"/>
          </w:rPr>
          <w:t xml:space="preserve">Where to find help with r-lib/actions</w:t>
        </w:r>
      </w:hyperlink>
    </w:p>
    <w:p>
      <w:pPr>
        <w:pStyle w:val="Compact"/>
        <w:numPr>
          <w:ilvl w:val="0"/>
          <w:numId w:val="1254"/>
        </w:numPr>
      </w:pPr>
      <w:hyperlink r:id="rId77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80">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4"/>
        </w:numPr>
      </w:pPr>
      <w:hyperlink r:id="rId781">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4"/>
        </w:numPr>
      </w:pPr>
      <w:hyperlink r:id="rId782">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4"/>
        </w:numPr>
      </w:pPr>
      <w:hyperlink r:id="rId757">
        <w:r>
          <w:rPr>
            <w:rStyle w:val="Hyperlink"/>
          </w:rPr>
          <w:t xml:space="preserve">GitHub Status</w:t>
        </w:r>
      </w:hyperlink>
      <w:r>
        <w:t xml:space="preserve"> </w:t>
      </w:r>
      <w:r>
        <w:t xml:space="preserve">- real-time status of GitHub services</w:t>
      </w:r>
    </w:p>
    <w:p>
      <w:r>
        <w:br w:type="page"/>
      </w:r>
    </w:p>
    <w:bookmarkEnd w:id="783"/>
    <w:bookmarkEnd w:id="784"/>
    <w:bookmarkStart w:id="86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90"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5"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5"/>
    <w:bookmarkStart w:id="786"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6"/>
    <w:bookmarkStart w:id="787"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7"/>
    <w:bookmarkStart w:id="789"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8"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8"/>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9"/>
    <w:bookmarkEnd w:id="790"/>
    <w:bookmarkStart w:id="795"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4" w:name="fig-unix-desktop"/>
          <w:p>
            <w:pPr>
              <w:pStyle w:val="Compact"/>
              <w:jc w:val="center"/>
            </w:pPr>
            <w:r>
              <w:drawing>
                <wp:inline>
                  <wp:extent cx="5334000" cy="3380267"/>
                  <wp:effectExtent b="0" l="0" r="0" t="0"/>
                  <wp:docPr descr="" title="" id="792" name="Picture"/>
                  <a:graphic>
                    <a:graphicData uri="http://schemas.openxmlformats.org/drawingml/2006/picture">
                      <pic:pic>
                        <pic:nvPicPr>
                          <pic:cNvPr descr="assets/images/ex-desktop.jpg" id="793" name="Picture"/>
                          <pic:cNvPicPr>
                            <a:picLocks noChangeArrowheads="1" noChangeAspect="1"/>
                          </pic:cNvPicPr>
                        </pic:nvPicPr>
                        <pic:blipFill>
                          <a:blip r:embed="rId79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4"/>
        </w:tc>
      </w:tr>
    </w:tbl>
    <w:bookmarkEnd w:id="795"/>
    <w:bookmarkStart w:id="811"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8" w:name="recommended-options"/>
    <w:p>
      <w:pPr>
        <w:pStyle w:val="Heading3"/>
      </w:pPr>
      <w:r>
        <w:t xml:space="preserve">14.3.1 Recommended Options</w:t>
      </w:r>
    </w:p>
    <w:bookmarkStart w:id="797" w:name="ghostty"/>
    <w:p>
      <w:pPr>
        <w:pStyle w:val="Heading4"/>
      </w:pPr>
      <w:r>
        <w:t xml:space="preserve">14.3.1.1</w:t>
      </w:r>
      <w:r>
        <w:t xml:space="preserve"> </w:t>
      </w:r>
      <w:hyperlink r:id="rId796">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7"/>
    <w:bookmarkStart w:id="799" w:name="wezterm"/>
    <w:p>
      <w:pPr>
        <w:pStyle w:val="Heading4"/>
      </w:pPr>
      <w:r>
        <w:t xml:space="preserve">14.3.1.2</w:t>
      </w:r>
      <w:r>
        <w:t xml:space="preserve"> </w:t>
      </w:r>
      <w:hyperlink r:id="rId798">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9"/>
    <w:bookmarkStart w:id="801" w:name="alacritty"/>
    <w:p>
      <w:pPr>
        <w:pStyle w:val="Heading4"/>
      </w:pPr>
      <w:r>
        <w:t xml:space="preserve">14.3.1.3</w:t>
      </w:r>
      <w:r>
        <w:t xml:space="preserve"> </w:t>
      </w:r>
      <w:hyperlink r:id="rId800">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801"/>
    <w:bookmarkStart w:id="803" w:name="kitty"/>
    <w:p>
      <w:pPr>
        <w:pStyle w:val="Heading4"/>
      </w:pPr>
      <w:r>
        <w:t xml:space="preserve">14.3.1.4</w:t>
      </w:r>
      <w:r>
        <w:t xml:space="preserve"> </w:t>
      </w:r>
      <w:hyperlink r:id="rId802">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803"/>
    <w:bookmarkStart w:id="805" w:name="iterm2"/>
    <w:p>
      <w:pPr>
        <w:pStyle w:val="Heading4"/>
      </w:pPr>
      <w:r>
        <w:t xml:space="preserve">14.3.1.5</w:t>
      </w:r>
      <w:r>
        <w:t xml:space="preserve"> </w:t>
      </w:r>
      <w:hyperlink r:id="rId804">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5"/>
    <w:bookmarkStart w:id="807" w:name="windows-terminal"/>
    <w:p>
      <w:pPr>
        <w:pStyle w:val="Heading4"/>
      </w:pPr>
      <w:r>
        <w:t xml:space="preserve">14.3.1.6</w:t>
      </w:r>
      <w:r>
        <w:t xml:space="preserve"> </w:t>
      </w:r>
      <w:hyperlink r:id="rId806">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7"/>
    <w:bookmarkEnd w:id="808"/>
    <w:bookmarkStart w:id="810"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9"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6">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8">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00">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2">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4">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6">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9"/>
          <w:p/>
        </w:tc>
      </w:tr>
    </w:tbl>
    <w:bookmarkEnd w:id="810"/>
    <w:bookmarkEnd w:id="811"/>
    <w:bookmarkStart w:id="817"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2"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6" w:name="fig-unix-terminal"/>
          <w:p>
            <w:pPr>
              <w:pStyle w:val="Compact"/>
              <w:jc w:val="center"/>
            </w:pPr>
            <w:r>
              <w:drawing>
                <wp:inline>
                  <wp:extent cx="4488872" cy="8862646"/>
                  <wp:effectExtent b="0" l="0" r="0" t="0"/>
                  <wp:docPr descr="" title="" id="814" name="Picture"/>
                  <a:graphic>
                    <a:graphicData uri="http://schemas.openxmlformats.org/drawingml/2006/picture">
                      <pic:pic>
                        <pic:nvPicPr>
                          <pic:cNvPr descr="assets/images/ex-terminal.PNG" id="815" name="Picture"/>
                          <pic:cNvPicPr>
                            <a:picLocks noChangeArrowheads="1" noChangeAspect="1"/>
                          </pic:cNvPicPr>
                        </pic:nvPicPr>
                        <pic:blipFill>
                          <a:blip r:embed="rId81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6"/>
        </w:tc>
      </w:tr>
    </w:tbl>
    <w:bookmarkEnd w:id="817"/>
    <w:bookmarkStart w:id="839"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8">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9"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9"/>
    <w:bookmarkStart w:id="820"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20"/>
    <w:bookmarkStart w:id="823" w:name="the-two-plugins-we-use"/>
    <w:p>
      <w:pPr>
        <w:pStyle w:val="Heading3"/>
      </w:pPr>
      <w:r>
        <w:t xml:space="preserve">14.5.3 The two plugins we use</w:t>
      </w:r>
    </w:p>
    <w:p>
      <w:pPr>
        <w:pStyle w:val="FirstParagraph"/>
      </w:pPr>
      <w:hyperlink r:id="rId821">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2">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3"/>
    <w:bookmarkStart w:id="825"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4"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4"/>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5"/>
    <w:bookmarkStart w:id="828"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6">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7">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8"/>
    <w:bookmarkStart w:id="837"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6"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9">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30">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31">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2">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3">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4">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5">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6"/>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7"/>
    <w:bookmarkStart w:id="838"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8"/>
    <w:bookmarkEnd w:id="839"/>
    <w:bookmarkStart w:id="841"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40"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40"/>
          <w:p/>
        </w:tc>
      </w:tr>
    </w:tbl>
    <w:bookmarkEnd w:id="841"/>
    <w:bookmarkStart w:id="852" w:name="sec-shell-style"/>
    <w:p>
      <w:pPr>
        <w:pStyle w:val="Heading2"/>
      </w:pPr>
      <w:r>
        <w:t xml:space="preserve">14.7 Shell Scripting Style</w:t>
      </w:r>
    </w:p>
    <w:p>
      <w:pPr>
        <w:pStyle w:val="FirstParagraph"/>
      </w:pPr>
      <w:r>
        <w:t xml:space="preserve">For shell scripts, we follow the</w:t>
      </w:r>
      <w:r>
        <w:t xml:space="preserve"> </w:t>
      </w:r>
      <w:hyperlink r:id="rId84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43"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3"/>
    <w:bookmarkStart w:id="844"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4"/>
    <w:bookmarkStart w:id="845"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5"/>
    <w:bookmarkStart w:id="846"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6"/>
    <w:bookmarkStart w:id="847"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7"/>
    <w:bookmarkStart w:id="849" w:name="linting"/>
    <w:p>
      <w:pPr>
        <w:pStyle w:val="Heading3"/>
      </w:pPr>
      <w:r>
        <w:t xml:space="preserve">14.7.6 Linting</w:t>
      </w:r>
    </w:p>
    <w:p>
      <w:pPr>
        <w:pStyle w:val="FirstParagraph"/>
      </w:pPr>
      <w:hyperlink r:id="rId848">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9"/>
    <w:bookmarkStart w:id="850"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50"/>
    <w:bookmarkStart w:id="851"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51"/>
    <w:bookmarkEnd w:id="852"/>
    <w:bookmarkStart w:id="855"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4"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4"/>
    <w:bookmarkEnd w:id="855"/>
    <w:bookmarkStart w:id="856"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6"/>
    <w:bookmarkStart w:id="860"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8"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8"/>
    <w:bookmarkStart w:id="859"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9"/>
    <w:bookmarkEnd w:id="860"/>
    <w:bookmarkStart w:id="863"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61">
        <w:r>
          <w:rPr>
            <w:rStyle w:val="Hyperlink"/>
          </w:rPr>
          <w:t xml:space="preserve">The Missing CS Quarter at UC Davis</w:t>
        </w:r>
      </w:hyperlink>
      <w:r>
        <w:t xml:space="preserve"> </w:t>
      </w:r>
      <w:r>
        <w:t xml:space="preserve">(</w:t>
      </w:r>
      <w:hyperlink r:id="rId862">
        <w:r>
          <w:rPr>
            <w:rStyle w:val="Hyperlink"/>
          </w:rPr>
          <w:t xml:space="preserve">GitLab repository</w:t>
        </w:r>
      </w:hyperlink>
      <w:r>
        <w:t xml:space="preserve">).</w:t>
      </w:r>
    </w:p>
    <w:p>
      <w:r>
        <w:br w:type="page"/>
      </w:r>
    </w:p>
    <w:bookmarkEnd w:id="863"/>
    <w:bookmarkEnd w:id="864"/>
    <w:bookmarkStart w:id="877" w:name="sec-reproducible-environments"/>
    <w:p>
      <w:pPr>
        <w:pStyle w:val="Heading1"/>
      </w:pPr>
      <w:r>
        <w:t xml:space="preserve">15. Reproducible Environments</w:t>
      </w:r>
    </w:p>
    <w:bookmarkStart w:id="870" w:name="package-version-control-with-renv"/>
    <w:p>
      <w:pPr>
        <w:pStyle w:val="Heading2"/>
      </w:pPr>
      <w:r>
        <w:t xml:space="preserve">15.1 Package Version Control with renv</w:t>
      </w:r>
    </w:p>
    <w:bookmarkStart w:id="86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5"/>
    <w:bookmarkStart w:id="86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6"/>
    <w:bookmarkStart w:id="86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7"/>
    <w:bookmarkEnd w:id="868"/>
    <w:bookmarkStart w:id="86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9"/>
    <w:bookmarkEnd w:id="870"/>
    <w:bookmarkStart w:id="87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3">
        <w:r>
          <w:rPr>
            <w:rStyle w:val="Hyperlink"/>
          </w:rPr>
          <w:t xml:space="preserve">r2u website</w:t>
        </w:r>
      </w:hyperlink>
      <w:r>
        <w:t xml:space="preserve">.</w:t>
      </w:r>
    </w:p>
    <w:bookmarkEnd w:id="871"/>
    <w:bookmarkStart w:id="873" w:name="managing-r-versions-with-rig"/>
    <w:p>
      <w:pPr>
        <w:pStyle w:val="Heading2"/>
      </w:pPr>
      <w:r>
        <w:t xml:space="preserve">15.3 Managing R Versions with rig</w:t>
      </w:r>
    </w:p>
    <w:p>
      <w:pPr>
        <w:pStyle w:val="FirstParagraph"/>
      </w:pPr>
      <w:hyperlink r:id="rId87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2">
        <w:r>
          <w:rPr>
            <w:rStyle w:val="Hyperlink"/>
          </w:rPr>
          <w:t xml:space="preserve">rig GitHub repository</w:t>
        </w:r>
      </w:hyperlink>
      <w:r>
        <w:t xml:space="preserve">.</w:t>
      </w:r>
    </w:p>
    <w:bookmarkEnd w:id="873"/>
    <w:bookmarkStart w:id="87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4" name="Picture"/>
                  <a:graphic>
                    <a:graphicData uri="http://schemas.openxmlformats.org/drawingml/2006/picture">
                      <pic:pic>
                        <pic:nvPicPr>
                          <pic:cNvPr descr="/opt/quarto/share/formats/docx/warning.png" id="875"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6"/>
    <w:bookmarkEnd w:id="877"/>
    <w:bookmarkStart w:id="905" w:name="code-publication"/>
    <w:p>
      <w:pPr>
        <w:pStyle w:val="Heading1"/>
      </w:pPr>
      <w:r>
        <w:t xml:space="preserve">16. Code Publication</w:t>
      </w:r>
    </w:p>
    <w:bookmarkStart w:id="878"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8"/>
    <w:bookmarkStart w:id="88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9">
        <w:r>
          <w:rPr>
            <w:rStyle w:val="Hyperlink"/>
          </w:rPr>
          <w:t xml:space="preserve">here.</w:t>
        </w:r>
      </w:hyperlink>
    </w:p>
    <w:bookmarkEnd w:id="880"/>
    <w:bookmarkStart w:id="88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81"/>
    <w:bookmarkStart w:id="88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2">
        <w:r>
          <w:rPr>
            <w:rStyle w:val="Hyperlink"/>
          </w:rPr>
          <w:t xml:space="preserve">here.</w:t>
        </w:r>
      </w:hyperlink>
    </w:p>
    <w:bookmarkEnd w:id="883"/>
    <w:bookmarkStart w:id="88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4"/>
    <w:bookmarkStart w:id="88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5">
        <w:r>
          <w:rPr>
            <w:rStyle w:val="Hyperlink"/>
          </w:rPr>
          <w:t xml:space="preserve">here.</w:t>
        </w:r>
      </w:hyperlink>
    </w:p>
    <w:bookmarkEnd w:id="886"/>
    <w:bookmarkStart w:id="88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7"/>
    <w:bookmarkStart w:id="88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8"/>
    <w:bookmarkStart w:id="89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9">
        <w:r>
          <w:rPr>
            <w:rStyle w:val="Hyperlink"/>
          </w:rPr>
          <w:t xml:space="preserve">Managing releases in a repository</w:t>
        </w:r>
      </w:hyperlink>
      <w:r>
        <w:t xml:space="preserve">.</w:t>
      </w:r>
    </w:p>
    <w:bookmarkEnd w:id="890"/>
    <w:bookmarkStart w:id="90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9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3">
        <w:r>
          <w:rPr>
            <w:rStyle w:val="Hyperlink"/>
          </w:rPr>
          <w:t xml:space="preserve">CRAN stages diagram</w:t>
        </w:r>
      </w:hyperlink>
      <w:r>
        <w:t xml:space="preserve"> </w:t>
      </w:r>
      <w:r>
        <w:t xml:space="preserve">by Edgar Ruiz.</w:t>
      </w:r>
    </w:p>
    <w:bookmarkStart w:id="89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4"/>
    <w:bookmarkStart w:id="89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5">
        <w:r>
          <w:rPr>
            <w:rStyle w:val="Hyperlink"/>
          </w:rPr>
          <w:t xml:space="preserve">R-hub</w:t>
        </w:r>
      </w:hyperlink>
      <w:r>
        <w:t xml:space="preserve"> </w:t>
      </w:r>
      <w:r>
        <w:t xml:space="preserve">- tests on a wide range of platforms.</w:t>
      </w:r>
      <w:r>
        <w:t xml:space="preserve"> </w:t>
      </w:r>
      <w:r>
        <w:t xml:space="preserve">In</w:t>
      </w:r>
      <w:r>
        <w:t xml:space="preserve"> </w:t>
      </w:r>
      <w:hyperlink r:id="rId89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7">
        <w:r>
          <w:rPr>
            <w:rStyle w:val="Hyperlink"/>
          </w:rPr>
          <w:t xml:space="preserve">CRAN Repository Policy</w:t>
        </w:r>
      </w:hyperlink>
      <w:r>
        <w:t xml:space="preserve">.</w:t>
      </w:r>
    </w:p>
    <w:bookmarkEnd w:id="898"/>
    <w:bookmarkStart w:id="90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9">
        <w:r>
          <w:rPr>
            <w:rStyle w:val="Hyperlink"/>
          </w:rPr>
          <w:t xml:space="preserve">new submission checklist</w:t>
        </w:r>
      </w:hyperlink>
      <w:r>
        <w:t xml:space="preserve"> </w:t>
      </w:r>
      <w:r>
        <w:t xml:space="preserve">in the R Packages book</w:t>
      </w:r>
      <w:r>
        <w:t xml:space="preserve"> </w:t>
      </w:r>
      <w:r>
        <w:t xml:space="preserve">for additional requirements.</w:t>
      </w:r>
    </w:p>
    <w:bookmarkEnd w:id="900"/>
    <w:bookmarkStart w:id="903"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90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3"/>
    <w:bookmarkEnd w:id="904"/>
    <w:bookmarkEnd w:id="905"/>
    <w:bookmarkStart w:id="925" w:name="sec-data-publication"/>
    <w:p>
      <w:pPr>
        <w:pStyle w:val="Heading1"/>
      </w:pPr>
      <w:r>
        <w:t xml:space="preserve">17. Data Publication</w:t>
      </w:r>
    </w:p>
    <w:bookmarkStart w:id="90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6"/>
    <w:bookmarkStart w:id="91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7"/>
    <w:bookmarkStart w:id="90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8"/>
    <w:bookmarkStart w:id="91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9">
        <w:r>
          <w:rPr>
            <w:rStyle w:val="Hyperlink"/>
          </w:rPr>
          <w:t xml:space="preserve">UC Davis DataLab GIS workshops</w:t>
        </w:r>
      </w:hyperlink>
      <w:r>
        <w:t xml:space="preserve">, including resources on QGIS and spatial SQL.</w:t>
      </w:r>
    </w:p>
    <w:bookmarkEnd w:id="910"/>
    <w:bookmarkEnd w:id="911"/>
    <w:bookmarkStart w:id="915" w:name="create-public-ids"/>
    <w:p>
      <w:pPr>
        <w:pStyle w:val="Heading2"/>
      </w:pPr>
      <w:r>
        <w:t xml:space="preserve">17.3 Create public IDs</w:t>
      </w:r>
    </w:p>
    <w:bookmarkStart w:id="91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2"/>
    <w:bookmarkStart w:id="91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3"/>
    <w:bookmarkStart w:id="91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4"/>
    <w:bookmarkEnd w:id="915"/>
    <w:bookmarkStart w:id="921"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6">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7">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8">
        <w:r>
          <w:rPr>
            <w:rStyle w:val="Hyperlink"/>
          </w:rPr>
          <w:t xml:space="preserve">UC Davis DataLab workshop on data documentation</w:t>
        </w:r>
      </w:hyperlink>
      <w:r>
        <w:t xml:space="preserve">.</w:t>
      </w:r>
    </w:p>
    <w:bookmarkStart w:id="920"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9">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20"/>
    <w:bookmarkEnd w:id="921"/>
    <w:bookmarkStart w:id="922"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2"/>
    <w:bookmarkStart w:id="923"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3"/>
    <w:bookmarkStart w:id="924"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4"/>
    <w:bookmarkEnd w:id="925"/>
    <w:bookmarkStart w:id="972"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9" w:name="uc-davis-computing-resources"/>
    <w:p>
      <w:pPr>
        <w:pStyle w:val="Heading2"/>
      </w:pPr>
      <w:r>
        <w:t xml:space="preserve">18.1 UC Davis Computing Resources</w:t>
      </w:r>
    </w:p>
    <w:bookmarkStart w:id="928"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8"/>
    <w:bookmarkEnd w:id="929"/>
    <w:bookmarkStart w:id="931"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30"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30"/>
    <w:bookmarkEnd w:id="931"/>
    <w:bookmarkStart w:id="932"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2"/>
    <w:bookmarkStart w:id="933"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6">
        <w:r>
          <w:rPr>
            <w:rStyle w:val="Hyperlink"/>
          </w:rPr>
          <w:t xml:space="preserve">hpc.ucdavis.edu</w:t>
        </w:r>
      </w:hyperlink>
      <w:r>
        <w:t xml:space="preserve"> </w:t>
      </w:r>
      <w:r>
        <w:t xml:space="preserve">for support information.</w:t>
      </w:r>
    </w:p>
    <w:bookmarkEnd w:id="933"/>
    <w:bookmarkStart w:id="937"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4"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4"/>
    <w:bookmarkStart w:id="935"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5"/>
    <w:bookmarkStart w:id="936"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6"/>
    <w:bookmarkEnd w:id="937"/>
    <w:bookmarkStart w:id="956"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8">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5"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4"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9">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40">
                    <w:r>
                      <w:rPr>
                        <w:rStyle w:val="Hyperlink"/>
                      </w:rPr>
                      <w:t xml:space="preserve">VcXsrv</w:t>
                    </w:r>
                  </w:hyperlink>
                  <w:r>
                    <w:t xml:space="preserve">, or</w:t>
                  </w:r>
                  <w:r>
                    <w:t xml:space="preserve"> </w:t>
                  </w:r>
                  <w:hyperlink r:id="rId941">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2">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3">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4"/>
          <w:p/>
        </w:tc>
      </w:tr>
    </w:tbl>
    <w:bookmarkEnd w:id="945"/>
    <w:bookmarkStart w:id="946"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6"/>
    <w:bookmarkStart w:id="947"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7"/>
    <w:bookmarkStart w:id="950"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8">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9">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50"/>
    <w:bookmarkStart w:id="955"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51">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2">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3">
        <w:r>
          <w:rPr>
            <w:rStyle w:val="Hyperlink"/>
          </w:rPr>
          <w:t xml:space="preserve">Xpra</w:t>
        </w:r>
      </w:hyperlink>
      <w:r>
        <w:t xml:space="preserve">, VNC, and</w:t>
      </w:r>
      <w:r>
        <w:t xml:space="preserve"> </w:t>
      </w:r>
      <w:hyperlink r:id="rId954">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5"/>
    <w:bookmarkEnd w:id="956"/>
    <w:bookmarkStart w:id="965"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9"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7">
        <w:r>
          <w:rPr>
            <w:rStyle w:val="VerbatimChar"/>
          </w:rPr>
          <w:t xml:space="preserve">tmux</w:t>
        </w:r>
      </w:hyperlink>
      <w:r>
        <w:t xml:space="preserve"> </w:t>
      </w:r>
      <w:r>
        <w:t xml:space="preserve">or</w:t>
      </w:r>
      <w:r>
        <w:t xml:space="preserve"> </w:t>
      </w:r>
      <w:hyperlink r:id="rId958">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9"/>
    <w:bookmarkStart w:id="964"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60" name="Picture"/>
                  <a:graphic>
                    <a:graphicData uri="http://schemas.openxmlformats.org/drawingml/2006/picture">
                      <pic:pic>
                        <pic:nvPicPr>
                          <pic:cNvPr descr="/opt/quarto/share/formats/docx/important.png" id="961"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2" name="Picture"/>
                  <a:graphic>
                    <a:graphicData uri="http://schemas.openxmlformats.org/drawingml/2006/picture">
                      <pic:pic>
                        <pic:nvPicPr>
                          <pic:cNvPr descr="/opt/quarto/share/formats/docx/note.png" id="96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6">
              <w:r>
                <w:rPr>
                  <w:rStyle w:val="Hyperlink"/>
                </w:rPr>
                <w:t xml:space="preserve">UC Davis HPC documentation</w:t>
              </w:r>
            </w:hyperlink>
            <w:r>
              <w:t xml:space="preserve"> </w:t>
            </w:r>
            <w:r>
              <w:t xml:space="preserve">or contact HPC support.</w:t>
            </w:r>
          </w:p>
          <w:p/>
        </w:tc>
      </w:tr>
    </w:tbl>
    <w:bookmarkEnd w:id="964"/>
    <w:bookmarkEnd w:id="965"/>
    <w:bookmarkStart w:id="970" w:name="storage-group-storage-access"/>
    <w:p>
      <w:pPr>
        <w:pStyle w:val="Heading2"/>
      </w:pPr>
      <w:r>
        <w:t xml:space="preserve">18.8 Storage &amp; group storage access</w:t>
      </w:r>
    </w:p>
    <w:bookmarkStart w:id="966"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6">
        <w:r>
          <w:rPr>
            <w:rStyle w:val="Hyperlink"/>
          </w:rPr>
          <w:t xml:space="preserve">UC Davis HPC documentation</w:t>
        </w:r>
      </w:hyperlink>
      <w:r>
        <w:t xml:space="preserve"> </w:t>
      </w:r>
      <w:r>
        <w:t xml:space="preserve">for specific storage options and quotas.</w:t>
      </w:r>
    </w:p>
    <w:bookmarkEnd w:id="966"/>
    <w:bookmarkStart w:id="967"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7"/>
    <w:bookmarkStart w:id="969"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8">
        <w:r>
          <w:rPr>
            <w:rStyle w:val="Hyperlink"/>
          </w:rPr>
          <w:t xml:space="preserve">this guide</w:t>
        </w:r>
      </w:hyperlink>
      <w:r>
        <w:t xml:space="preserve">.</w:t>
      </w:r>
    </w:p>
    <w:bookmarkEnd w:id="969"/>
    <w:bookmarkEnd w:id="970"/>
    <w:bookmarkStart w:id="971"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71"/>
    <w:bookmarkEnd w:id="972"/>
    <w:bookmarkStart w:id="100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3">
        <w:r>
          <w:rPr>
            <w:rStyle w:val="Hyperlink"/>
            <w:b/>
            <w:bCs/>
          </w:rPr>
          <w:t xml:space="preserve">Working with AI</w:t>
        </w:r>
      </w:hyperlink>
      <w:r>
        <w:t xml:space="preserve"> </w:t>
      </w:r>
      <w:r>
        <w:t xml:space="preserve">(source:</w:t>
      </w:r>
      <w:r>
        <w:t xml:space="preserve"> </w:t>
      </w:r>
      <w:hyperlink r:id="rId974">
        <w:r>
          <w:rPr>
            <w:rStyle w:val="Hyperlink"/>
          </w:rPr>
          <w:t xml:space="preserve">https://github.com/Morrison-Lab/wai</w:t>
        </w:r>
      </w:hyperlink>
      <w:r>
        <w:t xml:space="preserve">).</w:t>
      </w:r>
    </w:p>
    <w:p>
      <w:pPr>
        <w:pStyle w:val="BodyText"/>
      </w:pPr>
      <w:r>
        <w:t xml:space="preserve">That site covers:</w:t>
      </w:r>
      <w:r>
        <w:t xml:space="preserve"> </w:t>
      </w:r>
      <w:bookmarkStart w:id="975" w:name="sec-ai-disclosure"/>
      <w:bookmarkEnd w:id="975"/>
      <w:bookmarkStart w:id="976" w:name="sec-ai-journal-articles"/>
      <w:bookmarkEnd w:id="976"/>
      <w:r>
        <w:t xml:space="preserve"> </w:t>
      </w:r>
      <w:bookmarkStart w:id="977" w:name="sec-ai-language-model"/>
      <w:bookmarkEnd w:id="977"/>
      <w:bookmarkStart w:id="978" w:name="sec-ai-harnesses"/>
      <w:bookmarkEnd w:id="978"/>
      <w:bookmarkStart w:id="979" w:name="sec-ai-agent-implementation"/>
      <w:bookmarkEnd w:id="979"/>
      <w:r>
        <w:t xml:space="preserve"> </w:t>
      </w:r>
      <w:bookmarkStart w:id="980" w:name="sec-ai-harness-construction"/>
      <w:bookmarkEnd w:id="980"/>
      <w:bookmarkStart w:id="981" w:name="sec-ai-agent-program-kind"/>
      <w:bookmarkEnd w:id="981"/>
      <w:r>
        <w:t xml:space="preserve"> </w:t>
      </w:r>
      <w:bookmarkStart w:id="982" w:name="sec-ai-harness-agent-relationship"/>
      <w:bookmarkEnd w:id="982"/>
      <w:bookmarkStart w:id="983" w:name="sec-ai-addressing-failing-workflows"/>
      <w:bookmarkEnd w:id="983"/>
      <w:r>
        <w:t xml:space="preserve"> </w:t>
      </w:r>
      <w:bookmarkStart w:id="984" w:name="sec-ai-benefits-hazards"/>
      <w:bookmarkEnd w:id="984"/>
      <w:bookmarkStart w:id="985" w:name="sec-ai-best-practices"/>
      <w:bookmarkEnd w:id="985"/>
      <w:bookmarkStart w:id="986" w:name="sec-ai-offline"/>
      <w:bookmarkEnd w:id="986"/>
      <w:r>
        <w:t xml:space="preserve"> </w:t>
      </w:r>
      <w:bookmarkStart w:id="987" w:name="sec-ai-copilot-settings"/>
      <w:bookmarkEnd w:id="987"/>
      <w:bookmarkStart w:id="988" w:name="sec-ai-agent-skills"/>
      <w:bookmarkEnd w:id="988"/>
      <w:bookmarkStart w:id="989" w:name="sec-ai-claude-cloud-env"/>
      <w:bookmarkEnd w:id="989"/>
      <w:r>
        <w:t xml:space="preserve"> </w:t>
      </w:r>
      <w:bookmarkStart w:id="990" w:name="sec-ai-when-to-use"/>
      <w:bookmarkEnd w:id="990"/>
      <w:bookmarkStart w:id="991" w:name="sec-ai-claude-code-windows"/>
      <w:bookmarkEnd w:id="991"/>
      <w:bookmarkStart w:id="992" w:name="sec-fully-clean"/>
      <w:bookmarkEnd w:id="992"/>
    </w:p>
    <w:p>
      <w:pPr>
        <w:numPr>
          <w:ilvl w:val="0"/>
          <w:numId w:val="1294"/>
        </w:numPr>
      </w:pPr>
      <w:hyperlink r:id="rId993">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94">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5">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6" name="Picture"/>
                  <a:graphic>
                    <a:graphicData uri="http://schemas.openxmlformats.org/drawingml/2006/picture">
                      <pic:pic>
                        <pic:nvPicPr>
                          <pic:cNvPr descr="/opt/quarto/share/formats/docx/note.png" id="99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3" w:name="sec-institutional-ai-access"/>
    <w:p>
      <w:pPr>
        <w:pStyle w:val="Heading2"/>
      </w:pPr>
      <w:r>
        <w:t xml:space="preserve">19.1 Institutional AI account access</w:t>
      </w:r>
    </w:p>
    <w:bookmarkStart w:id="999"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8">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9"/>
    <w:bookmarkStart w:id="1001"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00">
        <w:r>
          <w:rPr>
            <w:rStyle w:val="Hyperlink"/>
          </w:rPr>
          <w:t xml:space="preserve">IET Aggie AI ChatGPT Edu documentation</w:t>
        </w:r>
      </w:hyperlink>
      <w:r>
        <w:t xml:space="preserve"> </w:t>
      </w:r>
      <w:r>
        <w:t xml:space="preserve">for setup instructions and eligibility details.</w:t>
      </w:r>
    </w:p>
    <w:bookmarkEnd w:id="1001"/>
    <w:bookmarkStart w:id="1002"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93">
        <w:r>
          <w:rPr>
            <w:rStyle w:val="Hyperlink"/>
          </w:rPr>
          <w:t xml:space="preserve">Working with AI</w:t>
        </w:r>
      </w:hyperlink>
      <w:r>
        <w:t xml:space="preserve">.</w:t>
      </w:r>
    </w:p>
    <w:p>
      <w:r>
        <w:br w:type="page"/>
      </w:r>
    </w:p>
    <w:bookmarkEnd w:id="1002"/>
    <w:bookmarkEnd w:id="1003"/>
    <w:bookmarkEnd w:id="1004"/>
    <w:bookmarkStart w:id="1015" w:name="checklists"/>
    <w:p>
      <w:pPr>
        <w:pStyle w:val="Heading1"/>
      </w:pPr>
      <w:r>
        <w:t xml:space="preserve">20. Checklists</w:t>
      </w:r>
    </w:p>
    <w:bookmarkStart w:id="1005"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5"/>
    <w:bookmarkStart w:id="1006"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6"/>
    <w:bookmarkStart w:id="1008"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7">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8"/>
    <w:bookmarkStart w:id="1010"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9">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10"/>
    <w:bookmarkStart w:id="1013"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11">
        <w:r>
          <w:rPr>
            <w:rStyle w:val="Hyperlink"/>
          </w:rPr>
          <w:t xml:space="preserve">here</w:t>
        </w:r>
      </w:hyperlink>
      <w:r>
        <w:t xml:space="preserve">, a neat palette generator with colorblind options</w:t>
      </w:r>
      <w:r>
        <w:t xml:space="preserve"> </w:t>
      </w:r>
      <w:hyperlink r:id="rId101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13"/>
    <w:bookmarkStart w:id="1014"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4"/>
    <w:bookmarkEnd w:id="1015"/>
    <w:bookmarkStart w:id="1085" w:name="resources-2"/>
    <w:p>
      <w:pPr>
        <w:pStyle w:val="Heading1"/>
      </w:pPr>
      <w:r>
        <w:t xml:space="preserve">21. Resources</w:t>
      </w:r>
    </w:p>
    <w:bookmarkStart w:id="1036" w:name="resources-for-r"/>
    <w:p>
      <w:pPr>
        <w:pStyle w:val="Heading2"/>
      </w:pPr>
      <w:r>
        <w:t xml:space="preserve">21.1 Resources for R</w:t>
      </w:r>
    </w:p>
    <w:bookmarkStart w:id="1018"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6">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7">
        <w:r>
          <w:rPr>
            <w:rStyle w:val="Hyperlink"/>
          </w:rPr>
          <w:t xml:space="preserve">DataCamp</w:t>
        </w:r>
      </w:hyperlink>
      <w:r>
        <w:t xml:space="preserve"> </w:t>
      </w:r>
      <w:r>
        <w:t xml:space="preserve">- email Kristen for access</w:t>
      </w:r>
    </w:p>
    <w:bookmarkEnd w:id="1018"/>
    <w:bookmarkStart w:id="1023" w:name="uc-davis-datalab-workshops-and-tutorials"/>
    <w:p>
      <w:pPr>
        <w:pStyle w:val="Heading3"/>
      </w:pPr>
      <w:r>
        <w:t xml:space="preserve">21.1.2 UC Davis DataLab Workshops and Tutorials</w:t>
      </w:r>
    </w:p>
    <w:p>
      <w:pPr>
        <w:pStyle w:val="FirstParagraph"/>
      </w:pPr>
      <w:r>
        <w:t xml:space="preserve">The</w:t>
      </w:r>
      <w:r>
        <w:t xml:space="preserve"> </w:t>
      </w:r>
      <w:hyperlink r:id="rId909">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9">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20">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21">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22">
        <w:r>
          <w:rPr>
            <w:rStyle w:val="Hyperlink"/>
          </w:rPr>
          <w:t xml:space="preserve">Install Guides</w:t>
        </w:r>
      </w:hyperlink>
      <w:r>
        <w:t xml:space="preserve"> </w:t>
      </w:r>
      <w:r>
        <w:t xml:space="preserve">- setup instructions for data science software</w:t>
      </w:r>
    </w:p>
    <w:bookmarkEnd w:id="1023"/>
    <w:bookmarkStart w:id="1029" w:name="cheat-sheets"/>
    <w:p>
      <w:pPr>
        <w:pStyle w:val="Heading3"/>
      </w:pPr>
      <w:r>
        <w:t xml:space="preserve">21.1.3 Cheat Sheets</w:t>
      </w:r>
    </w:p>
    <w:p>
      <w:pPr>
        <w:pStyle w:val="Compact"/>
        <w:numPr>
          <w:ilvl w:val="0"/>
          <w:numId w:val="1305"/>
        </w:numPr>
      </w:pPr>
      <w:hyperlink r:id="rId1024">
        <w:r>
          <w:rPr>
            <w:rStyle w:val="Hyperlink"/>
          </w:rPr>
          <w:t xml:space="preserve">Data transformation with dplyr cheat sheet</w:t>
        </w:r>
      </w:hyperlink>
    </w:p>
    <w:p>
      <w:pPr>
        <w:pStyle w:val="Compact"/>
        <w:numPr>
          <w:ilvl w:val="0"/>
          <w:numId w:val="1305"/>
        </w:numPr>
      </w:pPr>
      <w:hyperlink r:id="rId1025">
        <w:r>
          <w:rPr>
            <w:rStyle w:val="Hyperlink"/>
          </w:rPr>
          <w:t xml:space="preserve">Data tidying with tidyr cheat sheet</w:t>
        </w:r>
      </w:hyperlink>
    </w:p>
    <w:p>
      <w:pPr>
        <w:pStyle w:val="Compact"/>
        <w:numPr>
          <w:ilvl w:val="0"/>
          <w:numId w:val="1305"/>
        </w:numPr>
      </w:pPr>
      <w:hyperlink r:id="rId1026">
        <w:r>
          <w:rPr>
            <w:rStyle w:val="Hyperlink"/>
          </w:rPr>
          <w:t xml:space="preserve">Data visualization with ggplot2 cheat sheet</w:t>
        </w:r>
      </w:hyperlink>
    </w:p>
    <w:p>
      <w:pPr>
        <w:pStyle w:val="Compact"/>
        <w:numPr>
          <w:ilvl w:val="0"/>
          <w:numId w:val="1305"/>
        </w:numPr>
      </w:pPr>
      <w:hyperlink r:id="rId1027">
        <w:r>
          <w:rPr>
            <w:rStyle w:val="Hyperlink"/>
          </w:rPr>
          <w:t xml:space="preserve">data table cheat sheet</w:t>
        </w:r>
      </w:hyperlink>
    </w:p>
    <w:p>
      <w:pPr>
        <w:pStyle w:val="Compact"/>
        <w:numPr>
          <w:ilvl w:val="0"/>
          <w:numId w:val="1305"/>
        </w:numPr>
      </w:pPr>
      <w:hyperlink r:id="rId1028">
        <w:r>
          <w:rPr>
            <w:rStyle w:val="Hyperlink"/>
          </w:rPr>
          <w:t xml:space="preserve">R Markdown cheat sheet</w:t>
        </w:r>
      </w:hyperlink>
    </w:p>
    <w:bookmarkEnd w:id="1029"/>
    <w:bookmarkStart w:id="1031" w:name="style-and-best-practices"/>
    <w:p>
      <w:pPr>
        <w:pStyle w:val="Heading3"/>
      </w:pPr>
      <w:r>
        <w:t xml:space="preserve">21.1.4 Style and Best Practices</w:t>
      </w:r>
    </w:p>
    <w:p>
      <w:pPr>
        <w:pStyle w:val="Compact"/>
        <w:numPr>
          <w:ilvl w:val="0"/>
          <w:numId w:val="1306"/>
        </w:numPr>
      </w:pPr>
      <w:hyperlink r:id="rId1030">
        <w:r>
          <w:rPr>
            <w:rStyle w:val="Hyperlink"/>
          </w:rPr>
          <w:t xml:space="preserve">Hadley Wickham’s R Style Guide</w:t>
        </w:r>
      </w:hyperlink>
    </w:p>
    <w:bookmarkEnd w:id="1031"/>
    <w:bookmarkStart w:id="1032" w:name="data-documentation-and-dictionaries"/>
    <w:p>
      <w:pPr>
        <w:pStyle w:val="Heading3"/>
      </w:pPr>
      <w:r>
        <w:t xml:space="preserve">21.1.5 Data Documentation and Dictionaries</w:t>
      </w:r>
    </w:p>
    <w:p>
      <w:pPr>
        <w:pStyle w:val="Compact"/>
        <w:numPr>
          <w:ilvl w:val="0"/>
          <w:numId w:val="1307"/>
        </w:numPr>
      </w:pPr>
      <w:hyperlink r:id="rId917">
        <w:r>
          <w:rPr>
            <w:rStyle w:val="Hyperlink"/>
          </w:rPr>
          <w:t xml:space="preserve">Tidyverse data-dict</w:t>
        </w:r>
      </w:hyperlink>
      <w:r>
        <w:t xml:space="preserve"> </w:t>
      </w:r>
      <w:r>
        <w:t xml:space="preserve">- open specification and CLI tool for creating, validating, and documenting data dictionaries in YAML format</w:t>
      </w:r>
    </w:p>
    <w:bookmarkEnd w:id="1032"/>
    <w:bookmarkStart w:id="1033"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33"/>
    <w:bookmarkStart w:id="1035" w:name="continuous-integration-for-r"/>
    <w:p>
      <w:pPr>
        <w:pStyle w:val="Heading3"/>
      </w:pPr>
      <w:r>
        <w:t xml:space="preserve">21.1.7 Continuous Integration for R</w:t>
      </w:r>
    </w:p>
    <w:p>
      <w:pPr>
        <w:pStyle w:val="Compact"/>
        <w:numPr>
          <w:ilvl w:val="0"/>
          <w:numId w:val="1309"/>
        </w:numPr>
      </w:pPr>
      <w:hyperlink r:id="rId77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09"/>
        </w:numPr>
      </w:pPr>
      <w:hyperlink r:id="rId1034">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80">
        <w:r>
          <w:rPr>
            <w:rStyle w:val="Hyperlink"/>
          </w:rPr>
          <w:t xml:space="preserve">r-codeberg migration guide</w:t>
        </w:r>
      </w:hyperlink>
      <w:r>
        <w:t xml:space="preserve"> </w:t>
      </w:r>
      <w:r>
        <w:t xml:space="preserve">for porting packages from GitHub to Codeberg</w:t>
      </w:r>
    </w:p>
    <w:p>
      <w:pPr>
        <w:pStyle w:val="Compact"/>
        <w:numPr>
          <w:ilvl w:val="0"/>
          <w:numId w:val="1309"/>
        </w:numPr>
      </w:pPr>
      <w:hyperlink r:id="rId781">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09"/>
        </w:numPr>
      </w:pPr>
      <w:hyperlink r:id="rId782">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35"/>
    <w:bookmarkEnd w:id="1036"/>
    <w:bookmarkStart w:id="1041"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7">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8">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9">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40">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10"/>
        </w:numPr>
      </w:pPr>
      <w:hyperlink r:id="rId697">
        <w:r>
          <w:rPr>
            <w:rStyle w:val="Hyperlink"/>
          </w:rPr>
          <w:t xml:space="preserve">Google Code Review Developer Guide</w:t>
        </w:r>
      </w:hyperlink>
      <w:ins w:id="4079" w:author="PR Preview" w:date="2024-01-01T00:00:00Z">
        <w:r>
          <w:t xml:space="preserve"> </w:t>
        </w:r>
      </w:ins>
      <w:ins w:id="4079" w:author="PR Preview" w:date="2024-01-01T00:00:00Z">
        <w:r>
          <w:t xml:space="preserve">-</w:t>
        </w:r>
      </w:ins>
      <w:ins w:id="4079" w:author="PR Preview" w:date="2024-01-01T00:00:00Z">
        <w:r>
          <w:t xml:space="preserve"> </w:t>
        </w:r>
      </w:ins>
      <w:ins w:id="4079" w:author="PR Preview" w:date="2024-01-01T00:00:00Z">
        <w:r>
          <w:t xml:space="preserve">comprehensive guidelines on code review standards and pull request authoring;</w:t>
        </w:r>
      </w:ins>
      <w:ins w:id="4079" w:author="PR Preview" w:date="2024-01-01T00:00:00Z">
        <w:r>
          <w:t xml:space="preserve"> </w:t>
        </w:r>
      </w:ins>
      <w:ins w:id="4079" w:author="PR Preview" w:date="2024-01-01T00:00:00Z">
        <w:r>
          <w:t xml:space="preserve">the upstream source for the</w:t>
        </w:r>
      </w:ins>
      <w:ins w:id="4079" w:author="PR Preview" w:date="2024-01-01T00:00:00Z">
        <w:r>
          <w:t xml:space="preserve"> </w:t>
        </w:r>
      </w:ins>
      <w:hyperlink r:id="rId695">
        <w:r>
          <w:rPr>
            <w:rStyle w:val="Hyperlink"/>
          </w:rPr>
          <w:t xml:space="preserve">Tidyverse code review principles</w:t>
        </w:r>
      </w:hyperlink>
      <w:ins w:id="4079" w:author="PR Preview" w:date="2024-01-01T00:00:00Z">
        <w:r>
          <w:t xml:space="preserve"> </w:t>
        </w:r>
      </w:ins>
      <w:ins w:id="4079" w:author="PR Preview" w:date="2024-01-01T00:00:00Z">
        <w:r>
          <w:t xml:space="preserve">(see</w:t>
        </w:r>
      </w:ins>
      <w:ins w:id="4079" w:author="PR Preview" w:date="2024-01-01T00:00:00Z">
        <w:r>
          <w:t xml:space="preserve"> </w:t>
        </w:r>
      </w:ins>
      <w:hyperlink r:id="rId696">
        <w:r>
          <w:rPr>
            <w:rStyle w:val="Hyperlink"/>
          </w:rPr>
          <w:t xml:space="preserve">acknowledgments</w:t>
        </w:r>
      </w:hyperlink>
      <w:ins w:id="4079" w:author="PR Preview" w:date="2024-01-01T00:00:00Z">
        <w:r>
          <w:t xml:space="preserve">)</w:t>
        </w:r>
      </w:ins>
    </w:p>
    <w:bookmarkEnd w:id="1041"/>
    <w:bookmarkStart w:id="1042" w:name="practical-computing-and-command-line"/>
    <w:p>
      <w:pPr>
        <w:pStyle w:val="Heading2"/>
      </w:pPr>
      <w:r>
        <w:t xml:space="preserve">21.3 Practical Computing and Command Line</w:t>
      </w:r>
    </w:p>
    <w:p>
      <w:pPr>
        <w:pStyle w:val="Compact"/>
        <w:numPr>
          <w:ilvl w:val="0"/>
          <w:numId w:val="1311"/>
        </w:numPr>
      </w:pPr>
      <w:hyperlink r:id="rId861">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2">
        <w:r>
          <w:rPr>
            <w:rStyle w:val="Hyperlink"/>
          </w:rPr>
          <w:t xml:space="preserve">GitLab repository</w:t>
        </w:r>
      </w:hyperlink>
      <w:r>
        <w:t xml:space="preserve">)</w:t>
      </w:r>
    </w:p>
    <w:bookmarkEnd w:id="1042"/>
    <w:bookmarkStart w:id="1045" w:name="resources-for-python"/>
    <w:p>
      <w:pPr>
        <w:pStyle w:val="Heading2"/>
      </w:pPr>
      <w:r>
        <w:t xml:space="preserve">21.4 Resources for Python</w:t>
      </w:r>
    </w:p>
    <w:p>
      <w:pPr>
        <w:pStyle w:val="Compact"/>
        <w:numPr>
          <w:ilvl w:val="0"/>
          <w:numId w:val="1312"/>
        </w:numPr>
      </w:pPr>
      <w:hyperlink r:id="rId1043">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44">
        <w:r>
          <w:rPr>
            <w:rStyle w:val="Hyperlink"/>
          </w:rPr>
          <w:t xml:space="preserve">Natural Language Processing with Python</w:t>
        </w:r>
      </w:hyperlink>
      <w:r>
        <w:t xml:space="preserve"> </w:t>
      </w:r>
      <w:r>
        <w:t xml:space="preserve">- text analysis and NLP techniques</w:t>
      </w:r>
    </w:p>
    <w:bookmarkEnd w:id="1045"/>
    <w:bookmarkStart w:id="1047" w:name="resources-for-julia"/>
    <w:p>
      <w:pPr>
        <w:pStyle w:val="Heading2"/>
      </w:pPr>
      <w:r>
        <w:t xml:space="preserve">21.5 Resources for Julia</w:t>
      </w:r>
    </w:p>
    <w:p>
      <w:pPr>
        <w:pStyle w:val="Compact"/>
        <w:numPr>
          <w:ilvl w:val="0"/>
          <w:numId w:val="1313"/>
        </w:numPr>
      </w:pPr>
      <w:hyperlink r:id="rId1046">
        <w:r>
          <w:rPr>
            <w:rStyle w:val="Hyperlink"/>
          </w:rPr>
          <w:t xml:space="preserve">UC Davis Julia Users Group Julia Basics Workshop</w:t>
        </w:r>
      </w:hyperlink>
      <w:r>
        <w:t xml:space="preserve"> </w:t>
      </w:r>
      <w:r>
        <w:t xml:space="preserve">- foundational Julia programming</w:t>
      </w:r>
    </w:p>
    <w:bookmarkEnd w:id="1047"/>
    <w:bookmarkStart w:id="1050" w:name="artificial-intelligence-coding-agents"/>
    <w:p>
      <w:pPr>
        <w:pStyle w:val="Heading2"/>
      </w:pPr>
      <w:r>
        <w:t xml:space="preserve">21.6 Artificial Intelligence &amp; Coding Agents</w:t>
      </w:r>
    </w:p>
    <w:p>
      <w:pPr>
        <w:pStyle w:val="Compact"/>
        <w:numPr>
          <w:ilvl w:val="0"/>
          <w:numId w:val="1314"/>
        </w:numPr>
      </w:pPr>
      <w:hyperlink r:id="rId973">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8">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9">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50"/>
    <w:bookmarkStart w:id="1052"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51">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2"/>
    <w:bookmarkStart w:id="1056"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53">
        <w:r>
          <w:rPr>
            <w:rStyle w:val="Hyperlink"/>
          </w:rPr>
          <w:t xml:space="preserve">The Pathway to Publishing: A Guide to Quantitative Writing in the Health Sciences</w:t>
        </w:r>
      </w:hyperlink>
    </w:p>
    <w:p>
      <w:pPr>
        <w:pStyle w:val="Compact"/>
        <w:numPr>
          <w:ilvl w:val="0"/>
          <w:numId w:val="1316"/>
        </w:numPr>
      </w:pPr>
      <w:hyperlink r:id="rId105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55">
        <w:r>
          <w:rPr>
            <w:rStyle w:val="Hyperlink"/>
          </w:rPr>
          <w:t xml:space="preserve">Secret, actionable writing tips</w:t>
        </w:r>
      </w:hyperlink>
    </w:p>
    <w:bookmarkEnd w:id="1056"/>
    <w:bookmarkStart w:id="1060"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7">
        <w:r>
          <w:rPr>
            <w:rStyle w:val="Hyperlink"/>
          </w:rPr>
          <w:t xml:space="preserve">How to give a killer narratively-driven scientific talk</w:t>
        </w:r>
      </w:hyperlink>
    </w:p>
    <w:p>
      <w:pPr>
        <w:pStyle w:val="Compact"/>
        <w:numPr>
          <w:ilvl w:val="0"/>
          <w:numId w:val="1317"/>
        </w:numPr>
      </w:pPr>
      <w:hyperlink r:id="rId1058">
        <w:r>
          <w:rPr>
            <w:rStyle w:val="Hyperlink"/>
          </w:rPr>
          <w:t xml:space="preserve">How to make a better poster</w:t>
        </w:r>
      </w:hyperlink>
    </w:p>
    <w:p>
      <w:pPr>
        <w:pStyle w:val="Compact"/>
        <w:numPr>
          <w:ilvl w:val="0"/>
          <w:numId w:val="1317"/>
        </w:numPr>
      </w:pPr>
      <w:hyperlink r:id="rId1059">
        <w:r>
          <w:rPr>
            <w:rStyle w:val="Hyperlink"/>
          </w:rPr>
          <w:t xml:space="preserve">How to make an even better poster</w:t>
        </w:r>
      </w:hyperlink>
    </w:p>
    <w:bookmarkEnd w:id="1060"/>
    <w:bookmarkStart w:id="1063" w:name="professional-advice"/>
    <w:p>
      <w:pPr>
        <w:pStyle w:val="Heading2"/>
      </w:pPr>
      <w:r>
        <w:t xml:space="preserve">21.10 Professional advice</w:t>
      </w:r>
    </w:p>
    <w:p>
      <w:pPr>
        <w:pStyle w:val="Compact"/>
        <w:numPr>
          <w:ilvl w:val="0"/>
          <w:numId w:val="1318"/>
        </w:numPr>
      </w:pPr>
      <w:hyperlink r:id="rId1061">
        <w:r>
          <w:rPr>
            <w:rStyle w:val="Hyperlink"/>
          </w:rPr>
          <w:t xml:space="preserve">Professional advice, especially for your first job</w:t>
        </w:r>
      </w:hyperlink>
    </w:p>
    <w:p>
      <w:pPr>
        <w:pStyle w:val="Compact"/>
        <w:numPr>
          <w:ilvl w:val="0"/>
          <w:numId w:val="1318"/>
        </w:numPr>
      </w:pPr>
      <w:hyperlink r:id="rId1062">
        <w:r>
          <w:rPr>
            <w:rStyle w:val="Hyperlink"/>
          </w:rPr>
          <w:t xml:space="preserve">Team Public Health Substack</w:t>
        </w:r>
      </w:hyperlink>
    </w:p>
    <w:bookmarkEnd w:id="1063"/>
    <w:bookmarkStart w:id="1066" w:name="funding"/>
    <w:p>
      <w:pPr>
        <w:pStyle w:val="Heading2"/>
      </w:pPr>
      <w:r>
        <w:t xml:space="preserve">21.11 Funding</w:t>
      </w:r>
    </w:p>
    <w:p>
      <w:pPr>
        <w:pStyle w:val="Compact"/>
        <w:numPr>
          <w:ilvl w:val="0"/>
          <w:numId w:val="1319"/>
        </w:numPr>
      </w:pPr>
      <w:hyperlink r:id="rId1064">
        <w:r>
          <w:rPr>
            <w:rStyle w:val="Hyperlink"/>
          </w:rPr>
          <w:t xml:space="preserve">Building Your Funding Train</w:t>
        </w:r>
      </w:hyperlink>
    </w:p>
    <w:p>
      <w:pPr>
        <w:pStyle w:val="Compact"/>
        <w:numPr>
          <w:ilvl w:val="0"/>
          <w:numId w:val="1319"/>
        </w:numPr>
      </w:pPr>
      <w:hyperlink r:id="rId1065">
        <w:r>
          <w:rPr>
            <w:rStyle w:val="Hyperlink"/>
          </w:rPr>
          <w:t xml:space="preserve">NIH Grant Writing Resources</w:t>
        </w:r>
      </w:hyperlink>
    </w:p>
    <w:bookmarkEnd w:id="1066"/>
    <w:bookmarkStart w:id="1069" w:name="ethics-and-global-health-research"/>
    <w:p>
      <w:pPr>
        <w:pStyle w:val="Heading2"/>
      </w:pPr>
      <w:r>
        <w:t xml:space="preserve">21.12 Ethics and global health research</w:t>
      </w:r>
    </w:p>
    <w:p>
      <w:pPr>
        <w:pStyle w:val="Compact"/>
        <w:numPr>
          <w:ilvl w:val="0"/>
          <w:numId w:val="1320"/>
        </w:numPr>
      </w:pPr>
      <w:hyperlink r:id="rId1067">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8">
        <w:r>
          <w:rPr>
            <w:rStyle w:val="Hyperlink"/>
          </w:rPr>
          <w:t xml:space="preserve">Transforming Global Health Partnerships</w:t>
        </w:r>
      </w:hyperlink>
    </w:p>
    <w:bookmarkEnd w:id="1069"/>
    <w:bookmarkStart w:id="1071" w:name="X951a5c013bfaeeb3379a0aa152a80b856716558"/>
    <w:p>
      <w:pPr>
        <w:pStyle w:val="Heading2"/>
      </w:pPr>
      <w:r>
        <w:t xml:space="preserve">21.13 Open Science and Reproducibility Initiatives</w:t>
      </w:r>
    </w:p>
    <w:p>
      <w:pPr>
        <w:pStyle w:val="Compact"/>
        <w:numPr>
          <w:ilvl w:val="0"/>
          <w:numId w:val="1321"/>
        </w:numPr>
      </w:pPr>
      <w:hyperlink r:id="rId1070">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71"/>
    <w:bookmarkStart w:id="1082"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72">
        <w:r>
          <w:rPr>
            <w:rStyle w:val="Hyperlink"/>
          </w:rPr>
          <w:t xml:space="preserve">Benjamin-Chung Lab Manual</w:t>
        </w:r>
      </w:hyperlink>
      <w:r>
        <w:t xml:space="preserve"> </w:t>
      </w:r>
      <w:r>
        <w:t xml:space="preserve">(</w:t>
      </w:r>
      <w:hyperlink r:id="rId1073">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74">
        <w:r>
          <w:rPr>
            <w:rStyle w:val="Hyperlink"/>
          </w:rPr>
          <w:t xml:space="preserve">Fay Lab Manual</w:t>
        </w:r>
      </w:hyperlink>
      <w:r>
        <w:t xml:space="preserve"> </w:t>
      </w:r>
      <w:r>
        <w:t xml:space="preserve">(</w:t>
      </w:r>
      <w:hyperlink r:id="rId1075">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6">
        <w:r>
          <w:rPr>
            <w:rStyle w:val="Hyperlink"/>
          </w:rPr>
          <w:t xml:space="preserve">ContextLab Lab Manual</w:t>
        </w:r>
      </w:hyperlink>
      <w:r>
        <w:t xml:space="preserve"> </w:t>
      </w:r>
      <w:r>
        <w:t xml:space="preserve">(</w:t>
      </w:r>
      <w:hyperlink r:id="rId1077">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8">
        <w:r>
          <w:rPr>
            <w:rStyle w:val="Hyperlink"/>
          </w:rPr>
          <w:t xml:space="preserve">Proctor-UCSF DCC Handbook</w:t>
        </w:r>
      </w:hyperlink>
      <w:r>
        <w:t xml:space="preserve"> </w:t>
      </w:r>
      <w:r>
        <w:t xml:space="preserve">(</w:t>
      </w:r>
      <w:hyperlink r:id="rId1079">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80">
        <w:r>
          <w:rPr>
            <w:rStyle w:val="Hyperlink"/>
          </w:rPr>
          <w:t xml:space="preserve">Quantitative Marine Ecology Lab Manual</w:t>
        </w:r>
      </w:hyperlink>
      <w:r>
        <w:t xml:space="preserve"> </w:t>
      </w:r>
      <w:r>
        <w:t xml:space="preserve">(</w:t>
      </w:r>
      <w:hyperlink r:id="rId1081">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082"/>
    <w:bookmarkStart w:id="1084" w:name="sec-reading-watching-list"/>
    <w:p>
      <w:pPr>
        <w:pStyle w:val="Heading2"/>
      </w:pPr>
      <w:r>
        <w:t xml:space="preserve">21.15 Reading and Watching List</w:t>
      </w:r>
    </w:p>
    <w:p>
      <w:pPr>
        <w:pStyle w:val="Compact"/>
        <w:numPr>
          <w:ilvl w:val="0"/>
          <w:numId w:val="1323"/>
        </w:numPr>
      </w:pPr>
      <w:hyperlink r:id="rId1083">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084"/>
    <w:bookmarkEnd w:id="1085"/>
    <w:bookmarkStart w:id="1118" w:name="professional-development"/>
    <w:p>
      <w:pPr>
        <w:pStyle w:val="Heading1"/>
      </w:pPr>
      <w:r>
        <w:t xml:space="preserve">22. Professional Development</w:t>
      </w:r>
    </w:p>
    <w:bookmarkStart w:id="108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4"/>
        </w:numPr>
      </w:pPr>
      <w:r>
        <w:t xml:space="preserve">Regular, open communication between mentees and mentors</w:t>
      </w:r>
    </w:p>
    <w:p>
      <w:pPr>
        <w:pStyle w:val="Compact"/>
        <w:numPr>
          <w:ilvl w:val="0"/>
          <w:numId w:val="1324"/>
        </w:numPr>
      </w:pPr>
      <w:r>
        <w:t xml:space="preserve">Mutual respect and trust</w:t>
      </w:r>
    </w:p>
    <w:p>
      <w:pPr>
        <w:pStyle w:val="Compact"/>
        <w:numPr>
          <w:ilvl w:val="0"/>
          <w:numId w:val="1324"/>
        </w:numPr>
      </w:pPr>
      <w:r>
        <w:t xml:space="preserve">Clear expectations and goals</w:t>
      </w:r>
    </w:p>
    <w:p>
      <w:pPr>
        <w:pStyle w:val="Compact"/>
        <w:numPr>
          <w:ilvl w:val="0"/>
          <w:numId w:val="1324"/>
        </w:numPr>
      </w:pPr>
      <w:r>
        <w:t xml:space="preserve">Constructive feedback</w:t>
      </w:r>
    </w:p>
    <w:p>
      <w:pPr>
        <w:pStyle w:val="Compact"/>
        <w:numPr>
          <w:ilvl w:val="0"/>
          <w:numId w:val="1324"/>
        </w:numPr>
      </w:pPr>
      <w:r>
        <w:t xml:space="preserve">Support for both research and career development</w:t>
      </w:r>
    </w:p>
    <w:bookmarkEnd w:id="1086"/>
    <w:bookmarkStart w:id="108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5"/>
        </w:numPr>
      </w:pPr>
      <w:r>
        <w:t xml:space="preserve">Short-term and long-term career goals</w:t>
      </w:r>
    </w:p>
    <w:p>
      <w:pPr>
        <w:pStyle w:val="Compact"/>
        <w:numPr>
          <w:ilvl w:val="0"/>
          <w:numId w:val="1325"/>
        </w:numPr>
      </w:pPr>
      <w:r>
        <w:t xml:space="preserve">Skills to develop</w:t>
      </w:r>
    </w:p>
    <w:p>
      <w:pPr>
        <w:pStyle w:val="Compact"/>
        <w:numPr>
          <w:ilvl w:val="0"/>
          <w:numId w:val="1325"/>
        </w:numPr>
      </w:pPr>
      <w:r>
        <w:t xml:space="preserve">Training needs and opportunities</w:t>
      </w:r>
    </w:p>
    <w:p>
      <w:pPr>
        <w:pStyle w:val="Compact"/>
        <w:numPr>
          <w:ilvl w:val="0"/>
          <w:numId w:val="1325"/>
        </w:numPr>
      </w:pPr>
      <w:r>
        <w:t xml:space="preserve">Timeline and milestones</w:t>
      </w:r>
    </w:p>
    <w:p>
      <w:pPr>
        <w:pStyle w:val="Compact"/>
        <w:numPr>
          <w:ilvl w:val="0"/>
          <w:numId w:val="1325"/>
        </w:numPr>
      </w:pPr>
      <w:r>
        <w:t xml:space="preserve">Progress toward goals</w:t>
      </w:r>
    </w:p>
    <w:p>
      <w:pPr>
        <w:pStyle w:val="FirstParagraph"/>
      </w:pPr>
      <w:r>
        <w:t xml:space="preserve">Update your IDP at least annually and discuss it with your PI. Useful resources:</w:t>
      </w:r>
    </w:p>
    <w:p>
      <w:pPr>
        <w:pStyle w:val="Compact"/>
        <w:numPr>
          <w:ilvl w:val="0"/>
          <w:numId w:val="1326"/>
        </w:numPr>
      </w:pPr>
      <w:hyperlink r:id="rId1087">
        <w:r>
          <w:rPr>
            <w:rStyle w:val="Hyperlink"/>
          </w:rPr>
          <w:t xml:space="preserve">myIDP - Individual Development Plan tool</w:t>
        </w:r>
      </w:hyperlink>
    </w:p>
    <w:p>
      <w:pPr>
        <w:pStyle w:val="Compact"/>
        <w:numPr>
          <w:ilvl w:val="0"/>
          <w:numId w:val="1326"/>
        </w:numPr>
      </w:pPr>
      <w:hyperlink r:id="rId1088">
        <w:r>
          <w:rPr>
            <w:rStyle w:val="Hyperlink"/>
          </w:rPr>
          <w:t xml:space="preserve">NIH OITE Career Resources</w:t>
        </w:r>
      </w:hyperlink>
    </w:p>
    <w:bookmarkEnd w:id="1089"/>
    <w:bookmarkStart w:id="1094"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90"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90"/>
    <w:bookmarkStart w:id="1091"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91"/>
    <w:bookmarkStart w:id="1092"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92"/>
    <w:bookmarkStart w:id="1093"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3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3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3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93"/>
    <w:bookmarkEnd w:id="1094"/>
    <w:bookmarkStart w:id="1098"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1"/>
        </w:numPr>
      </w:pPr>
      <w:r>
        <w:t xml:space="preserve">Discuss conference opportunities with PIs early</w:t>
      </w:r>
    </w:p>
    <w:p>
      <w:pPr>
        <w:pStyle w:val="Compact"/>
        <w:numPr>
          <w:ilvl w:val="0"/>
          <w:numId w:val="1331"/>
        </w:numPr>
      </w:pPr>
      <w:r>
        <w:t xml:space="preserve">Submit abstracts with PI approval</w:t>
      </w:r>
    </w:p>
    <w:p>
      <w:pPr>
        <w:pStyle w:val="Compact"/>
        <w:numPr>
          <w:ilvl w:val="0"/>
          <w:numId w:val="1331"/>
        </w:numPr>
      </w:pPr>
      <w:r>
        <w:t xml:space="preserve">Practice presentations in lab meeting before the conference</w:t>
      </w:r>
    </w:p>
    <w:p>
      <w:pPr>
        <w:pStyle w:val="Compact"/>
        <w:numPr>
          <w:ilvl w:val="0"/>
          <w:numId w:val="1331"/>
        </w:numPr>
      </w:pPr>
      <w:r>
        <w:t xml:space="preserve">Prioritize clear visuals over text-dense slides following our</w:t>
      </w:r>
      <w:r>
        <w:t xml:space="preserve"> </w:t>
      </w:r>
      <w:hyperlink r:id="rId1095">
        <w:r>
          <w:rPr>
            <w:rStyle w:val="Hyperlink"/>
          </w:rPr>
          <w:t xml:space="preserve">Show, Don’t Tell</w:t>
        </w:r>
      </w:hyperlink>
      <w:r>
        <w:t xml:space="preserve"> </w:t>
      </w:r>
      <w:r>
        <w:t xml:space="preserve">principle</w:t>
      </w:r>
    </w:p>
    <w:p>
      <w:pPr>
        <w:pStyle w:val="Compact"/>
        <w:numPr>
          <w:ilvl w:val="0"/>
          <w:numId w:val="133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2"/>
        </w:numPr>
      </w:pPr>
      <w:hyperlink r:id="rId1096">
        <w:r>
          <w:rPr>
            <w:rStyle w:val="Hyperlink"/>
          </w:rPr>
          <w:t xml:space="preserve">How to tell a compelling story in scientific presentations</w:t>
        </w:r>
      </w:hyperlink>
    </w:p>
    <w:p>
      <w:pPr>
        <w:pStyle w:val="Compact"/>
        <w:numPr>
          <w:ilvl w:val="0"/>
          <w:numId w:val="1332"/>
        </w:numPr>
      </w:pPr>
      <w:hyperlink r:id="rId1057">
        <w:r>
          <w:rPr>
            <w:rStyle w:val="Hyperlink"/>
          </w:rPr>
          <w:t xml:space="preserve">How to give a killer narratively-driven scientific talk</w:t>
        </w:r>
      </w:hyperlink>
    </w:p>
    <w:p>
      <w:pPr>
        <w:pStyle w:val="Compact"/>
        <w:numPr>
          <w:ilvl w:val="0"/>
          <w:numId w:val="1332"/>
        </w:numPr>
      </w:pPr>
      <w:hyperlink r:id="rId1097">
        <w:r>
          <w:rPr>
            <w:rStyle w:val="Hyperlink"/>
          </w:rPr>
          <w:t xml:space="preserve">How to make a better poster</w:t>
        </w:r>
      </w:hyperlink>
    </w:p>
    <w:p>
      <w:pPr>
        <w:pStyle w:val="Compact"/>
        <w:numPr>
          <w:ilvl w:val="0"/>
          <w:numId w:val="1332"/>
        </w:numPr>
      </w:pPr>
      <w:hyperlink r:id="rId1059">
        <w:r>
          <w:rPr>
            <w:rStyle w:val="Hyperlink"/>
          </w:rPr>
          <w:t xml:space="preserve">How to make an even better poster</w:t>
        </w:r>
      </w:hyperlink>
    </w:p>
    <w:bookmarkEnd w:id="1098"/>
    <w:bookmarkStart w:id="1102"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3"/>
        </w:numPr>
      </w:pPr>
      <w:r>
        <w:t xml:space="preserve">Label x-axis and y-axis clearly</w:t>
      </w:r>
    </w:p>
    <w:p>
      <w:pPr>
        <w:pStyle w:val="Compact"/>
        <w:numPr>
          <w:ilvl w:val="0"/>
          <w:numId w:val="1333"/>
        </w:numPr>
      </w:pPr>
      <w:r>
        <w:t xml:space="preserve">Use panel labels when including multiple subplots</w:t>
      </w:r>
    </w:p>
    <w:p>
      <w:pPr>
        <w:pStyle w:val="Compact"/>
        <w:numPr>
          <w:ilvl w:val="0"/>
          <w:numId w:val="1333"/>
        </w:numPr>
      </w:pPr>
      <w:r>
        <w:t xml:space="preserve">Include sufficient tick marks and labels</w:t>
      </w:r>
    </w:p>
    <w:p>
      <w:pPr>
        <w:pStyle w:val="Compact"/>
        <w:numPr>
          <w:ilvl w:val="0"/>
          <w:numId w:val="1333"/>
        </w:numPr>
      </w:pPr>
      <w:r>
        <w:t xml:space="preserve">Use appropriate font sizes (readable but not distracting)</w:t>
      </w:r>
    </w:p>
    <w:p>
      <w:pPr>
        <w:pStyle w:val="Compact"/>
        <w:numPr>
          <w:ilvl w:val="0"/>
          <w:numId w:val="1333"/>
        </w:numPr>
      </w:pPr>
      <w:r>
        <w:t xml:space="preserve">Use colorblind-friendly palettes (see</w:t>
      </w:r>
      <w:r>
        <w:t xml:space="preserve"> </w:t>
      </w:r>
      <w:hyperlink r:id="rId1099">
        <w:r>
          <w:rPr>
            <w:rStyle w:val="Hyperlink"/>
          </w:rPr>
          <w:t xml:space="preserve">ColorBrewer</w:t>
        </w:r>
      </w:hyperlink>
      <w:r>
        <w:t xml:space="preserve"> </w:t>
      </w:r>
      <w:r>
        <w:t xml:space="preserve">or</w:t>
      </w:r>
      <w:r>
        <w:t xml:space="preserve"> </w:t>
      </w:r>
      <w:hyperlink r:id="rId1100">
        <w:r>
          <w:rPr>
            <w:rStyle w:val="Hyperlink"/>
          </w:rPr>
          <w:t xml:space="preserve">iwanthue</w:t>
        </w:r>
      </w:hyperlink>
      <w:r>
        <w:t xml:space="preserve">)</w:t>
      </w:r>
    </w:p>
    <w:p>
      <w:pPr>
        <w:pStyle w:val="Compact"/>
        <w:numPr>
          <w:ilvl w:val="0"/>
          <w:numId w:val="1333"/>
        </w:numPr>
      </w:pPr>
      <w:r>
        <w:t xml:space="preserve">Define colors, shapes, and line types in legends</w:t>
      </w:r>
    </w:p>
    <w:p>
      <w:pPr>
        <w:pStyle w:val="Compact"/>
        <w:numPr>
          <w:ilvl w:val="0"/>
          <w:numId w:val="1333"/>
        </w:numPr>
      </w:pPr>
      <w:r>
        <w:t xml:space="preserve">Minimize abbreviations in labels and legends</w:t>
      </w:r>
    </w:p>
    <w:p>
      <w:pPr>
        <w:pStyle w:val="Compact"/>
        <w:numPr>
          <w:ilvl w:val="0"/>
          <w:numId w:val="1333"/>
        </w:numPr>
      </w:pPr>
      <w:r>
        <w:t xml:space="preserve">Use transparency to show overlapping data</w:t>
      </w:r>
    </w:p>
    <w:p>
      <w:pPr>
        <w:pStyle w:val="Compact"/>
        <w:numPr>
          <w:ilvl w:val="0"/>
          <w:numId w:val="1333"/>
        </w:numPr>
      </w:pPr>
      <w:r>
        <w:t xml:space="preserve">Show measures of precision (e.g., 95% confidence intervals)</w:t>
      </w:r>
    </w:p>
    <w:p>
      <w:pPr>
        <w:pStyle w:val="FirstParagraph"/>
      </w:pPr>
      <w:r>
        <w:rPr>
          <w:b/>
          <w:bCs/>
        </w:rPr>
        <w:t xml:space="preserve">Resources:</w:t>
      </w:r>
    </w:p>
    <w:p>
      <w:pPr>
        <w:pStyle w:val="Compact"/>
        <w:numPr>
          <w:ilvl w:val="0"/>
          <w:numId w:val="1334"/>
        </w:numPr>
      </w:pPr>
      <w:hyperlink r:id="rId1101">
        <w:r>
          <w:rPr>
            <w:rStyle w:val="Hyperlink"/>
          </w:rPr>
          <w:t xml:space="preserve">Ten Simple Rules for Better Figures</w:t>
        </w:r>
      </w:hyperlink>
    </w:p>
    <w:bookmarkEnd w:id="1102"/>
    <w:bookmarkStart w:id="1104" w:name="grant-writing"/>
    <w:p>
      <w:pPr>
        <w:pStyle w:val="Heading2"/>
      </w:pPr>
      <w:r>
        <w:t xml:space="preserve">22.6 Grant Writing</w:t>
      </w:r>
    </w:p>
    <w:p>
      <w:pPr>
        <w:pStyle w:val="Compact"/>
        <w:numPr>
          <w:ilvl w:val="0"/>
          <w:numId w:val="1335"/>
        </w:numPr>
      </w:pPr>
      <w:r>
        <w:t xml:space="preserve">Graduate students and postdocs are encouraged to apply for fellowships (e.g., NIH F31, NSF GRFP, K awards)</w:t>
      </w:r>
    </w:p>
    <w:p>
      <w:pPr>
        <w:pStyle w:val="Compact"/>
        <w:numPr>
          <w:ilvl w:val="0"/>
          <w:numId w:val="1335"/>
        </w:numPr>
      </w:pPr>
      <w:r>
        <w:t xml:space="preserve">PIs will support fellowship applications with feedback, letters of support, and mentoring</w:t>
      </w:r>
    </w:p>
    <w:p>
      <w:pPr>
        <w:pStyle w:val="Compact"/>
        <w:numPr>
          <w:ilvl w:val="0"/>
          <w:numId w:val="1335"/>
        </w:numPr>
      </w:pPr>
      <w:r>
        <w:t xml:space="preserve">Start planning fellowship applications well in advance of deadlines (typically 3-6 months)</w:t>
      </w:r>
    </w:p>
    <w:p>
      <w:pPr>
        <w:pStyle w:val="Compact"/>
        <w:numPr>
          <w:ilvl w:val="0"/>
          <w:numId w:val="1335"/>
        </w:numPr>
      </w:pPr>
      <w:r>
        <w:t xml:space="preserve">Attend grant writing workshops and seek feedback from multiple sources</w:t>
      </w:r>
    </w:p>
    <w:p>
      <w:pPr>
        <w:pStyle w:val="FirstParagraph"/>
      </w:pPr>
      <w:r>
        <w:rPr>
          <w:b/>
          <w:bCs/>
        </w:rPr>
        <w:t xml:space="preserve">Resources:</w:t>
      </w:r>
    </w:p>
    <w:p>
      <w:pPr>
        <w:pStyle w:val="Compact"/>
        <w:numPr>
          <w:ilvl w:val="0"/>
          <w:numId w:val="1336"/>
        </w:numPr>
      </w:pPr>
      <w:hyperlink r:id="rId1064">
        <w:r>
          <w:rPr>
            <w:rStyle w:val="Hyperlink"/>
          </w:rPr>
          <w:t xml:space="preserve">Building Your Funding Train</w:t>
        </w:r>
      </w:hyperlink>
    </w:p>
    <w:p>
      <w:pPr>
        <w:pStyle w:val="Compact"/>
        <w:numPr>
          <w:ilvl w:val="0"/>
          <w:numId w:val="1336"/>
        </w:numPr>
      </w:pPr>
      <w:hyperlink r:id="rId1103">
        <w:r>
          <w:rPr>
            <w:rStyle w:val="Hyperlink"/>
          </w:rPr>
          <w:t xml:space="preserve">NIH Funding Opportunities</w:t>
        </w:r>
      </w:hyperlink>
    </w:p>
    <w:p>
      <w:pPr>
        <w:pStyle w:val="Compact"/>
        <w:numPr>
          <w:ilvl w:val="0"/>
          <w:numId w:val="1336"/>
        </w:numPr>
      </w:pPr>
      <w:hyperlink r:id="rId1065">
        <w:r>
          <w:rPr>
            <w:rStyle w:val="Hyperlink"/>
          </w:rPr>
          <w:t xml:space="preserve">NIH Grant Writing Resources</w:t>
        </w:r>
      </w:hyperlink>
    </w:p>
    <w:bookmarkEnd w:id="1104"/>
    <w:bookmarkStart w:id="1115"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05"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7"/>
        </w:numPr>
      </w:pPr>
      <w:r>
        <w:t xml:space="preserve">Understand the typical scope and depth expected</w:t>
      </w:r>
    </w:p>
    <w:p>
      <w:pPr>
        <w:pStyle w:val="Compact"/>
        <w:numPr>
          <w:ilvl w:val="0"/>
          <w:numId w:val="1337"/>
        </w:numPr>
      </w:pPr>
      <w:r>
        <w:t xml:space="preserve">See different approaches to structure and presentation</w:t>
      </w:r>
    </w:p>
    <w:p>
      <w:pPr>
        <w:pStyle w:val="Compact"/>
        <w:numPr>
          <w:ilvl w:val="0"/>
          <w:numId w:val="1337"/>
        </w:numPr>
      </w:pPr>
      <w:r>
        <w:t xml:space="preserve">Calibrate your expectations based on successful examples</w:t>
      </w:r>
    </w:p>
    <w:p>
      <w:pPr>
        <w:pStyle w:val="Compact"/>
        <w:numPr>
          <w:ilvl w:val="0"/>
          <w:numId w:val="133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05"/>
    <w:bookmarkStart w:id="1106"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8"/>
        </w:numPr>
      </w:pPr>
      <w:r>
        <w:t xml:space="preserve">Independent research capability</w:t>
      </w:r>
    </w:p>
    <w:p>
      <w:pPr>
        <w:pStyle w:val="Compact"/>
        <w:numPr>
          <w:ilvl w:val="0"/>
          <w:numId w:val="1338"/>
        </w:numPr>
      </w:pPr>
      <w:r>
        <w:t xml:space="preserve">Ability to communicate findings effectively</w:t>
      </w:r>
    </w:p>
    <w:p>
      <w:pPr>
        <w:pStyle w:val="Compact"/>
        <w:numPr>
          <w:ilvl w:val="0"/>
          <w:numId w:val="1338"/>
        </w:numPr>
      </w:pPr>
      <w:r>
        <w:t xml:space="preserve">Contribution to the scientific literature</w:t>
      </w:r>
    </w:p>
    <w:p>
      <w:pPr>
        <w:pStyle w:val="Compact"/>
        <w:numPr>
          <w:ilvl w:val="0"/>
          <w:numId w:val="1338"/>
        </w:numPr>
      </w:pPr>
      <w:r>
        <w:t xml:space="preserve">Readiness for an academic or research career</w:t>
      </w:r>
    </w:p>
    <w:bookmarkEnd w:id="1106"/>
    <w:bookmarkStart w:id="1107"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07"/>
    <w:bookmarkStart w:id="1111"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0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09">
        <w:r>
          <w:rPr>
            <w:rStyle w:val="Hyperlink"/>
          </w:rPr>
          <w:t xml:space="preserve">PhD</w:t>
        </w:r>
      </w:hyperlink>
      <w:r>
        <w:t xml:space="preserve">,</w:t>
      </w:r>
      <w:r>
        <w:t xml:space="preserve"> </w:t>
      </w:r>
      <w:r>
        <w:t xml:space="preserve">is a spiritual successor to an apprentice’s</w:t>
      </w:r>
      <w:r>
        <w:t xml:space="preserve"> </w:t>
      </w:r>
      <w:hyperlink r:id="rId111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9"/>
        </w:numPr>
      </w:pPr>
      <w:r>
        <w:t xml:space="preserve">The dissertation proves you can conduct rigorous research</w:t>
      </w:r>
    </w:p>
    <w:p>
      <w:pPr>
        <w:pStyle w:val="Compact"/>
        <w:numPr>
          <w:ilvl w:val="0"/>
          <w:numId w:val="1339"/>
        </w:numPr>
      </w:pPr>
      <w:r>
        <w:t xml:space="preserve">It doesn’t need to solve every problem in your field</w:t>
      </w:r>
    </w:p>
    <w:p>
      <w:pPr>
        <w:pStyle w:val="Compact"/>
        <w:numPr>
          <w:ilvl w:val="0"/>
          <w:numId w:val="1339"/>
        </w:numPr>
      </w:pPr>
      <w:r>
        <w:t xml:space="preserve">It doesn’t need to be flawless</w:t>
      </w:r>
    </w:p>
    <w:p>
      <w:pPr>
        <w:pStyle w:val="Compact"/>
        <w:numPr>
          <w:ilvl w:val="0"/>
          <w:numId w:val="1339"/>
        </w:numPr>
      </w:pPr>
      <w:r>
        <w:t xml:space="preserve">It doesn’t need to be all-encompassing</w:t>
      </w:r>
    </w:p>
    <w:p>
      <w:pPr>
        <w:pStyle w:val="Compact"/>
        <w:numPr>
          <w:ilvl w:val="0"/>
          <w:numId w:val="1339"/>
        </w:numPr>
      </w:pPr>
      <w:r>
        <w:t xml:space="preserve">It just needs to constitute incremental progress in your field</w:t>
      </w:r>
    </w:p>
    <w:bookmarkEnd w:id="1111"/>
    <w:bookmarkStart w:id="1112"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0"/>
        </w:numPr>
      </w:pPr>
      <w:r>
        <w:t xml:space="preserve">Done is better than perfect when it comes to dissertations</w:t>
      </w:r>
    </w:p>
    <w:p>
      <w:pPr>
        <w:pStyle w:val="Compact"/>
        <w:numPr>
          <w:ilvl w:val="0"/>
          <w:numId w:val="1340"/>
        </w:numPr>
      </w:pPr>
      <w:r>
        <w:t xml:space="preserve">You’ll have your entire career to refine and expand on these ideas</w:t>
      </w:r>
    </w:p>
    <w:p>
      <w:pPr>
        <w:pStyle w:val="Compact"/>
        <w:numPr>
          <w:ilvl w:val="0"/>
          <w:numId w:val="1340"/>
        </w:numPr>
      </w:pPr>
      <w:r>
        <w:t xml:space="preserve">The goal is to finish and move forward,</w:t>
      </w:r>
      <w:r>
        <w:t xml:space="preserve"> </w:t>
      </w:r>
      <w:r>
        <w:t xml:space="preserve">not to write the definitive work on your topic</w:t>
      </w:r>
    </w:p>
    <w:p>
      <w:pPr>
        <w:pStyle w:val="Compact"/>
        <w:numPr>
          <w:ilvl w:val="0"/>
          <w:numId w:val="134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12"/>
    <w:bookmarkStart w:id="1114" w:name="resources-3"/>
    <w:p>
      <w:pPr>
        <w:pStyle w:val="Heading3"/>
      </w:pPr>
      <w:r>
        <w:t xml:space="preserve">22.7.6 Resources</w:t>
      </w:r>
    </w:p>
    <w:p>
      <w:pPr>
        <w:pStyle w:val="FirstParagraph"/>
      </w:pPr>
      <w:r>
        <w:rPr>
          <w:b/>
          <w:bCs/>
        </w:rPr>
        <w:t xml:space="preserve">Dissertation writing tools:</w:t>
      </w:r>
    </w:p>
    <w:p>
      <w:pPr>
        <w:pStyle w:val="Compact"/>
        <w:numPr>
          <w:ilvl w:val="0"/>
          <w:numId w:val="1341"/>
        </w:numPr>
      </w:pPr>
      <w:hyperlink r:id="rId1113">
        <w:r>
          <w:rPr>
            <w:rStyle w:val="Hyperlink"/>
          </w:rPr>
          <w:t xml:space="preserve">quarto-thesis</w:t>
        </w:r>
      </w:hyperlink>
      <w:r>
        <w:t xml:space="preserve"> </w:t>
      </w:r>
      <w:r>
        <w:t xml:space="preserve">- Quarto extension for creating masters or PhD theses with professional LaTeX formatting</w:t>
      </w:r>
    </w:p>
    <w:bookmarkEnd w:id="1114"/>
    <w:bookmarkEnd w:id="1115"/>
    <w:bookmarkStart w:id="1116"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2"/>
        </w:numPr>
      </w:pPr>
      <w:r>
        <w:t xml:space="preserve">Graduate students are encouraged to gain teaching experience</w:t>
      </w:r>
    </w:p>
    <w:p>
      <w:pPr>
        <w:pStyle w:val="Compact"/>
        <w:numPr>
          <w:ilvl w:val="0"/>
          <w:numId w:val="1342"/>
        </w:numPr>
      </w:pPr>
      <w:r>
        <w:t xml:space="preserve">We support science communication and outreach activities</w:t>
      </w:r>
    </w:p>
    <w:p>
      <w:pPr>
        <w:pStyle w:val="Compact"/>
        <w:numPr>
          <w:ilvl w:val="0"/>
          <w:numId w:val="1342"/>
        </w:numPr>
      </w:pPr>
      <w:r>
        <w:t xml:space="preserve">Discuss opportunities with PIs</w:t>
      </w:r>
    </w:p>
    <w:p>
      <w:pPr>
        <w:pStyle w:val="FirstParagraph"/>
      </w:pPr>
      <w:r>
        <w:t xml:space="preserve">The</w:t>
      </w:r>
      <w:r>
        <w:t xml:space="preserve"> </w:t>
      </w:r>
      <w:hyperlink r:id="rId90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9">
        <w:r>
          <w:rPr>
            <w:rStyle w:val="Hyperlink"/>
          </w:rPr>
          <w:t xml:space="preserve">workshop index</w:t>
        </w:r>
      </w:hyperlink>
      <w:r>
        <w:t xml:space="preserve"> </w:t>
      </w:r>
      <w:r>
        <w:t xml:space="preserve">provides a comprehensive catalog of available resources.</w:t>
      </w:r>
    </w:p>
    <w:bookmarkEnd w:id="1116"/>
    <w:bookmarkStart w:id="1117"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3"/>
        </w:numPr>
      </w:pPr>
      <w:r>
        <w:t xml:space="preserve">Attend seminars and departmental events</w:t>
      </w:r>
    </w:p>
    <w:p>
      <w:pPr>
        <w:pStyle w:val="Compact"/>
        <w:numPr>
          <w:ilvl w:val="0"/>
          <w:numId w:val="1343"/>
        </w:numPr>
      </w:pPr>
      <w:r>
        <w:t xml:space="preserve">Connect with researchers in your field</w:t>
      </w:r>
    </w:p>
    <w:p>
      <w:pPr>
        <w:pStyle w:val="Compact"/>
        <w:numPr>
          <w:ilvl w:val="0"/>
          <w:numId w:val="1343"/>
        </w:numPr>
      </w:pPr>
      <w:r>
        <w:t xml:space="preserve">Join professional societies</w:t>
      </w:r>
    </w:p>
    <w:p>
      <w:pPr>
        <w:pStyle w:val="Compact"/>
        <w:numPr>
          <w:ilvl w:val="0"/>
          <w:numId w:val="1343"/>
        </w:numPr>
      </w:pPr>
      <w:r>
        <w:t xml:space="preserve">Use professional social media platforms to share research and engage with the scientific community</w:t>
      </w:r>
    </w:p>
    <w:p>
      <w:r>
        <w:br w:type="page"/>
      </w:r>
    </w:p>
    <w:bookmarkEnd w:id="1117"/>
    <w:bookmarkEnd w:id="1118"/>
    <w:bookmarkStart w:id="1126" w:name="sec-writing"/>
    <w:p>
      <w:pPr>
        <w:pStyle w:val="Heading1"/>
      </w:pPr>
      <w:r>
        <w:t xml:space="preserve">23. Writing</w:t>
      </w:r>
    </w:p>
    <w:bookmarkStart w:id="111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4"/>
        </w:numPr>
      </w:pPr>
      <w:r>
        <w:t xml:space="preserve">Organize your thoughts and identify what you actually need to know</w:t>
      </w:r>
    </w:p>
    <w:p>
      <w:pPr>
        <w:pStyle w:val="Compact"/>
        <w:numPr>
          <w:ilvl w:val="0"/>
          <w:numId w:val="1344"/>
        </w:numPr>
      </w:pPr>
      <w:r>
        <w:t xml:space="preserve">Articulate the problem more precisely</w:t>
      </w:r>
    </w:p>
    <w:p>
      <w:pPr>
        <w:pStyle w:val="Compact"/>
        <w:numPr>
          <w:ilvl w:val="0"/>
          <w:numId w:val="134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19"/>
    <w:bookmarkStart w:id="1121"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2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5"/>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5"/>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5"/>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5"/>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21"/>
    <w:bookmarkStart w:id="112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6"/>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6"/>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6"/>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22"/>
    <w:bookmarkStart w:id="1125"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23" w:name="in-scientific-manuscripts-and-reports"/>
    <w:p>
      <w:pPr>
        <w:pStyle w:val="Heading3"/>
      </w:pPr>
      <w:r>
        <w:t xml:space="preserve">23.4.1 In scientific manuscripts and reports</w:t>
      </w:r>
    </w:p>
    <w:p>
      <w:pPr>
        <w:pStyle w:val="Compact"/>
        <w:numPr>
          <w:ilvl w:val="0"/>
          <w:numId w:val="134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23"/>
    <w:bookmarkStart w:id="1124" w:name="in-conference-and-lab-presentations"/>
    <w:p>
      <w:pPr>
        <w:pStyle w:val="Heading3"/>
      </w:pPr>
      <w:r>
        <w:t xml:space="preserve">23.4.2 In conference and lab presentations</w:t>
      </w:r>
    </w:p>
    <w:p>
      <w:pPr>
        <w:pStyle w:val="Compact"/>
        <w:numPr>
          <w:ilvl w:val="0"/>
          <w:numId w:val="134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24"/>
    <w:bookmarkEnd w:id="1125"/>
    <w:bookmarkEnd w:id="1126"/>
    <w:bookmarkStart w:id="1141" w:name="manuscript-preparation-and-publication"/>
    <w:p>
      <w:pPr>
        <w:pStyle w:val="Heading1"/>
      </w:pPr>
      <w:r>
        <w:t xml:space="preserve">24. Manuscript Preparation and Publication</w:t>
      </w:r>
    </w:p>
    <w:bookmarkStart w:id="1127"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9"/>
        </w:numPr>
      </w:pPr>
      <w:r>
        <w:rPr>
          <w:b/>
          <w:bCs/>
        </w:rPr>
        <w:t xml:space="preserve">Planning</w:t>
      </w:r>
      <w:r>
        <w:t xml:space="preserve">: Discuss target journals, outline, and timeline with PIs</w:t>
      </w:r>
    </w:p>
    <w:p>
      <w:pPr>
        <w:pStyle w:val="Compact"/>
        <w:numPr>
          <w:ilvl w:val="0"/>
          <w:numId w:val="1349"/>
        </w:numPr>
      </w:pPr>
      <w:r>
        <w:rPr>
          <w:b/>
          <w:bCs/>
        </w:rPr>
        <w:t xml:space="preserve">Drafting</w:t>
      </w:r>
      <w:r>
        <w:t xml:space="preserve">: Lead author prepares initial draft</w:t>
      </w:r>
    </w:p>
    <w:p>
      <w:pPr>
        <w:pStyle w:val="Compact"/>
        <w:numPr>
          <w:ilvl w:val="0"/>
          <w:numId w:val="1349"/>
        </w:numPr>
      </w:pPr>
      <w:r>
        <w:rPr>
          <w:b/>
          <w:bCs/>
        </w:rPr>
        <w:t xml:space="preserve">Internal review</w:t>
      </w:r>
      <w:r>
        <w:t xml:space="preserve">: Co-authors review and provide feedback</w:t>
      </w:r>
    </w:p>
    <w:p>
      <w:pPr>
        <w:pStyle w:val="Compact"/>
        <w:numPr>
          <w:ilvl w:val="0"/>
          <w:numId w:val="1349"/>
        </w:numPr>
      </w:pPr>
      <w:r>
        <w:rPr>
          <w:b/>
          <w:bCs/>
        </w:rPr>
        <w:t xml:space="preserve">Revision</w:t>
      </w:r>
      <w:r>
        <w:t xml:space="preserve">: Lead author incorporates feedback iteratively</w:t>
      </w:r>
    </w:p>
    <w:p>
      <w:pPr>
        <w:pStyle w:val="Compact"/>
        <w:numPr>
          <w:ilvl w:val="0"/>
          <w:numId w:val="1349"/>
        </w:numPr>
      </w:pPr>
      <w:r>
        <w:rPr>
          <w:b/>
          <w:bCs/>
        </w:rPr>
        <w:t xml:space="preserve">PI approval</w:t>
      </w:r>
      <w:r>
        <w:t xml:space="preserve">: Obtain final approval from PIs before submission</w:t>
      </w:r>
    </w:p>
    <w:p>
      <w:pPr>
        <w:pStyle w:val="Compact"/>
        <w:numPr>
          <w:ilvl w:val="0"/>
          <w:numId w:val="1349"/>
        </w:numPr>
      </w:pPr>
      <w:r>
        <w:rPr>
          <w:b/>
          <w:bCs/>
        </w:rPr>
        <w:t xml:space="preserve">Submission</w:t>
      </w:r>
      <w:r>
        <w:t xml:space="preserve">: Submit to journal</w:t>
      </w:r>
    </w:p>
    <w:p>
      <w:pPr>
        <w:pStyle w:val="Compact"/>
        <w:numPr>
          <w:ilvl w:val="0"/>
          <w:numId w:val="1349"/>
        </w:numPr>
      </w:pPr>
      <w:r>
        <w:rPr>
          <w:b/>
          <w:bCs/>
        </w:rPr>
        <w:t xml:space="preserve">Revisions</w:t>
      </w:r>
      <w:r>
        <w:t xml:space="preserve">: Lead author coordinates response to peer reviewers</w:t>
      </w:r>
    </w:p>
    <w:p>
      <w:pPr>
        <w:pStyle w:val="Compact"/>
        <w:numPr>
          <w:ilvl w:val="0"/>
          <w:numId w:val="1349"/>
        </w:numPr>
      </w:pPr>
      <w:r>
        <w:rPr>
          <w:b/>
          <w:bCs/>
        </w:rPr>
        <w:t xml:space="preserve">Publication</w:t>
      </w:r>
      <w:r>
        <w:t xml:space="preserve">: Celebrate and share!</w:t>
      </w:r>
    </w:p>
    <w:bookmarkEnd w:id="1127"/>
    <w:bookmarkStart w:id="1130"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28">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29">
        <w:r>
          <w:rPr>
            <w:rStyle w:val="Hyperlink"/>
          </w:rPr>
          <w:t xml:space="preserve">implicature</w:t>
        </w:r>
      </w:hyperlink>
      <w:r>
        <w:t xml:space="preserve">.</w:t>
      </w:r>
    </w:p>
    <w:p>
      <w:pPr>
        <w:pStyle w:val="BodyText"/>
      </w:pPr>
      <w:r>
        <w:rPr>
          <w:b/>
          <w:bCs/>
        </w:rPr>
        <w:t xml:space="preserve">Additional tips:</w:t>
      </w:r>
    </w:p>
    <w:p>
      <w:pPr>
        <w:pStyle w:val="Compact"/>
        <w:numPr>
          <w:ilvl w:val="0"/>
          <w:numId w:val="1350"/>
        </w:numPr>
      </w:pPr>
      <w:r>
        <w:t xml:space="preserve">Always thank reviewers for their time and feedback</w:t>
      </w:r>
    </w:p>
    <w:p>
      <w:pPr>
        <w:pStyle w:val="Compact"/>
        <w:numPr>
          <w:ilvl w:val="0"/>
          <w:numId w:val="1350"/>
        </w:numPr>
      </w:pPr>
      <w:r>
        <w:t xml:space="preserve">Quote page numbers from the revised manuscript</w:t>
      </w:r>
    </w:p>
    <w:p>
      <w:pPr>
        <w:pStyle w:val="Compact"/>
        <w:numPr>
          <w:ilvl w:val="0"/>
          <w:numId w:val="1350"/>
        </w:numPr>
      </w:pPr>
      <w:r>
        <w:t xml:space="preserve">Use direct quotes from your revised text when possible</w:t>
      </w:r>
    </w:p>
    <w:p>
      <w:pPr>
        <w:pStyle w:val="Compact"/>
        <w:numPr>
          <w:ilvl w:val="0"/>
          <w:numId w:val="1350"/>
        </w:numPr>
      </w:pPr>
      <w:r>
        <w:t xml:space="preserve">Maintain a respectful and collaborative tone throughout</w:t>
      </w:r>
    </w:p>
    <w:p>
      <w:pPr>
        <w:pStyle w:val="Compact"/>
        <w:numPr>
          <w:ilvl w:val="0"/>
          <w:numId w:val="1350"/>
        </w:numPr>
      </w:pPr>
      <w:r>
        <w:t xml:space="preserve">If you make changes beyond what the reviewer requested, mention them briefly</w:t>
      </w:r>
    </w:p>
    <w:bookmarkEnd w:id="1130"/>
    <w:bookmarkStart w:id="1133" w:name="preprints-and-open-access"/>
    <w:p>
      <w:pPr>
        <w:pStyle w:val="Heading2"/>
      </w:pPr>
      <w:r>
        <w:t xml:space="preserve">24.3 Preprints and Open Access</w:t>
      </w:r>
    </w:p>
    <w:p>
      <w:pPr>
        <w:pStyle w:val="Compact"/>
        <w:numPr>
          <w:ilvl w:val="0"/>
          <w:numId w:val="1351"/>
        </w:numPr>
      </w:pPr>
      <w:r>
        <w:t xml:space="preserve">We encourage posting preprints prior to or during peer review on platforms like</w:t>
      </w:r>
      <w:r>
        <w:t xml:space="preserve"> </w:t>
      </w:r>
      <w:hyperlink r:id="rId1131">
        <w:r>
          <w:rPr>
            <w:rStyle w:val="Hyperlink"/>
          </w:rPr>
          <w:t xml:space="preserve">medRxiv</w:t>
        </w:r>
      </w:hyperlink>
      <w:r>
        <w:t xml:space="preserve"> </w:t>
      </w:r>
      <w:r>
        <w:t xml:space="preserve">or</w:t>
      </w:r>
      <w:r>
        <w:t xml:space="preserve"> </w:t>
      </w:r>
      <w:hyperlink r:id="rId1132">
        <w:r>
          <w:rPr>
            <w:rStyle w:val="Hyperlink"/>
          </w:rPr>
          <w:t xml:space="preserve">bioRxiv</w:t>
        </w:r>
      </w:hyperlink>
    </w:p>
    <w:p>
      <w:pPr>
        <w:pStyle w:val="Compact"/>
        <w:numPr>
          <w:ilvl w:val="0"/>
          <w:numId w:val="1351"/>
        </w:numPr>
      </w:pPr>
      <w:r>
        <w:t xml:space="preserve">Preprints allow rapid dissemination of findings and can be cited in grant applications</w:t>
      </w:r>
    </w:p>
    <w:p>
      <w:pPr>
        <w:pStyle w:val="Compact"/>
        <w:numPr>
          <w:ilvl w:val="0"/>
          <w:numId w:val="1351"/>
        </w:numPr>
      </w:pPr>
      <w:r>
        <w:t xml:space="preserve">We support publishing in open access journals when possible to maximize accessibility</w:t>
      </w:r>
    </w:p>
    <w:p>
      <w:pPr>
        <w:pStyle w:val="Compact"/>
        <w:numPr>
          <w:ilvl w:val="0"/>
          <w:numId w:val="135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31">
        <w:r>
          <w:rPr>
            <w:rStyle w:val="Hyperlink"/>
          </w:rPr>
          <w:t xml:space="preserve">medRxiv</w:t>
        </w:r>
      </w:hyperlink>
      <w:r>
        <w:t xml:space="preserve">.</w:t>
      </w:r>
    </w:p>
    <w:bookmarkEnd w:id="1133"/>
    <w:bookmarkStart w:id="1134"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2"/>
        </w:numPr>
      </w:pPr>
      <w:r>
        <w:t xml:space="preserve">CONSORT for randomized trials</w:t>
      </w:r>
    </w:p>
    <w:p>
      <w:pPr>
        <w:pStyle w:val="Compact"/>
        <w:numPr>
          <w:ilvl w:val="0"/>
          <w:numId w:val="1352"/>
        </w:numPr>
      </w:pPr>
      <w:r>
        <w:t xml:space="preserve">STROBE for observational studies</w:t>
      </w:r>
    </w:p>
    <w:p>
      <w:pPr>
        <w:pStyle w:val="Compact"/>
        <w:numPr>
          <w:ilvl w:val="0"/>
          <w:numId w:val="1352"/>
        </w:numPr>
      </w:pPr>
      <w:r>
        <w:t xml:space="preserve">PRISMA for systematic reviews</w:t>
      </w:r>
    </w:p>
    <w:p>
      <w:pPr>
        <w:pStyle w:val="Compact"/>
        <w:numPr>
          <w:ilvl w:val="0"/>
          <w:numId w:val="1352"/>
        </w:numPr>
      </w:pPr>
      <w:r>
        <w:t xml:space="preserve">Others as appropriate (see</w:t>
      </w:r>
      <w:r>
        <w:t xml:space="preserve"> </w:t>
      </w:r>
      <w:hyperlink r:id="rId48">
        <w:r>
          <w:rPr>
            <w:rStyle w:val="Hyperlink"/>
          </w:rPr>
          <w:t xml:space="preserve">EQUATOR Network</w:t>
        </w:r>
      </w:hyperlink>
      <w:r>
        <w:t xml:space="preserve">)</w:t>
      </w:r>
    </w:p>
    <w:bookmarkEnd w:id="1134"/>
    <w:bookmarkStart w:id="1135" w:name="manuscript-checklist-1"/>
    <w:p>
      <w:pPr>
        <w:pStyle w:val="Heading2"/>
      </w:pPr>
      <w:r>
        <w:t xml:space="preserve">24.5 Manuscript Checklist</w:t>
      </w:r>
    </w:p>
    <w:p>
      <w:pPr>
        <w:pStyle w:val="FirstParagraph"/>
      </w:pPr>
      <w:r>
        <w:t xml:space="preserve">Before submitting a manuscript:</w:t>
      </w:r>
    </w:p>
    <w:p>
      <w:pPr>
        <w:pStyle w:val="Compact"/>
        <w:numPr>
          <w:ilvl w:val="0"/>
          <w:numId w:val="1353"/>
        </w:numPr>
      </w:pPr>
      <w:r>
        <w:t xml:space="preserve">Completed relevant reporting checklist</w:t>
      </w:r>
    </w:p>
    <w:p>
      <w:pPr>
        <w:pStyle w:val="Compact"/>
        <w:numPr>
          <w:ilvl w:val="0"/>
          <w:numId w:val="1354"/>
        </w:numPr>
      </w:pPr>
      <w:r>
        <w:t xml:space="preserve">Results are reproducible (rerunning code replicates tables/figures exactly)</w:t>
      </w:r>
    </w:p>
    <w:p>
      <w:pPr>
        <w:pStyle w:val="Compact"/>
        <w:numPr>
          <w:ilvl w:val="0"/>
          <w:numId w:val="1355"/>
        </w:numPr>
      </w:pPr>
      <w:r>
        <w:t xml:space="preserve">Target journal selected</w:t>
      </w:r>
    </w:p>
    <w:p>
      <w:pPr>
        <w:pStyle w:val="Compact"/>
        <w:numPr>
          <w:ilvl w:val="0"/>
          <w:numId w:val="1356"/>
        </w:numPr>
      </w:pPr>
      <w:r>
        <w:t xml:space="preserve">Title is declarative and states findings clearly</w:t>
      </w:r>
    </w:p>
    <w:p>
      <w:pPr>
        <w:pStyle w:val="Compact"/>
        <w:numPr>
          <w:ilvl w:val="0"/>
          <w:numId w:val="1357"/>
        </w:numPr>
      </w:pPr>
      <w:r>
        <w:t xml:space="preserve">Word count meets journal requirements</w:t>
      </w:r>
    </w:p>
    <w:p>
      <w:pPr>
        <w:pStyle w:val="Compact"/>
        <w:numPr>
          <w:ilvl w:val="0"/>
          <w:numId w:val="1358"/>
        </w:numPr>
      </w:pPr>
      <w:r>
        <w:t xml:space="preserve">Manuscript follows journal formatting guidelines</w:t>
      </w:r>
    </w:p>
    <w:p>
      <w:pPr>
        <w:pStyle w:val="Compact"/>
        <w:numPr>
          <w:ilvl w:val="0"/>
          <w:numId w:val="1359"/>
        </w:numPr>
      </w:pPr>
      <w:r>
        <w:t xml:space="preserve">Consistent voice throughout (typically active voice)</w:t>
      </w:r>
    </w:p>
    <w:p>
      <w:pPr>
        <w:pStyle w:val="Compact"/>
        <w:numPr>
          <w:ilvl w:val="0"/>
          <w:numId w:val="1360"/>
        </w:numPr>
      </w:pPr>
      <w:r>
        <w:t xml:space="preserve">All figures and tables referenced in main text</w:t>
      </w:r>
    </w:p>
    <w:p>
      <w:pPr>
        <w:pStyle w:val="Compact"/>
        <w:numPr>
          <w:ilvl w:val="0"/>
          <w:numId w:val="1361"/>
        </w:numPr>
      </w:pPr>
      <w:r>
        <w:t xml:space="preserve">Captions for all figures and tables</w:t>
      </w:r>
    </w:p>
    <w:p>
      <w:pPr>
        <w:pStyle w:val="Compact"/>
        <w:numPr>
          <w:ilvl w:val="0"/>
          <w:numId w:val="1362"/>
        </w:numPr>
      </w:pPr>
      <w:r>
        <w:t xml:space="preserve">Tables/figures numbered by order of appearance</w:t>
      </w:r>
    </w:p>
    <w:p>
      <w:pPr>
        <w:pStyle w:val="Compact"/>
        <w:numPr>
          <w:ilvl w:val="0"/>
          <w:numId w:val="1363"/>
        </w:numPr>
      </w:pPr>
      <w:r>
        <w:t xml:space="preserve">Abbreviations defined at first use and used sparingly</w:t>
      </w:r>
    </w:p>
    <w:p>
      <w:pPr>
        <w:pStyle w:val="Compact"/>
        <w:numPr>
          <w:ilvl w:val="0"/>
          <w:numId w:val="136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5"/>
        </w:numPr>
      </w:pPr>
      <w:r>
        <w:t xml:space="preserve">Avoid directionless statements (specify direction of associations)</w:t>
      </w:r>
    </w:p>
    <w:p>
      <w:pPr>
        <w:pStyle w:val="Compact"/>
        <w:numPr>
          <w:ilvl w:val="0"/>
          <w:numId w:val="1366"/>
        </w:numPr>
      </w:pPr>
      <w:r>
        <w:t xml:space="preserve">Causal language only when supported by study design</w:t>
      </w:r>
    </w:p>
    <w:p>
      <w:pPr>
        <w:pStyle w:val="Compact"/>
        <w:numPr>
          <w:ilvl w:val="0"/>
          <w:numId w:val="136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8"/>
        </w:numPr>
      </w:pPr>
      <w:r>
        <w:t xml:space="preserve">Author contributions drafted using CRediT Taxonomy</w:t>
      </w:r>
    </w:p>
    <w:bookmarkEnd w:id="1135"/>
    <w:bookmarkStart w:id="1138"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3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3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38"/>
    <w:bookmarkStart w:id="1140"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0"/>
        </w:numPr>
      </w:pPr>
      <w:r>
        <w:rPr>
          <w:b/>
          <w:bCs/>
        </w:rPr>
        <w:t xml:space="preserve">Cite primary sources</w:t>
      </w:r>
      <w:r>
        <w:t xml:space="preserve"> </w:t>
      </w:r>
      <w:r>
        <w:t xml:space="preserve">for factual statements about established knowledge, methods, or findings</w:t>
      </w:r>
    </w:p>
    <w:p>
      <w:pPr>
        <w:pStyle w:val="Compact"/>
        <w:numPr>
          <w:ilvl w:val="0"/>
          <w:numId w:val="1370"/>
        </w:numPr>
      </w:pPr>
      <w:r>
        <w:rPr>
          <w:b/>
          <w:bCs/>
        </w:rPr>
        <w:t xml:space="preserve">Cite official documentation</w:t>
      </w:r>
      <w:r>
        <w:t xml:space="preserve"> </w:t>
      </w:r>
      <w:r>
        <w:t xml:space="preserve">when describing how software, tools, or systems work</w:t>
      </w:r>
    </w:p>
    <w:p>
      <w:pPr>
        <w:pStyle w:val="Compact"/>
        <w:numPr>
          <w:ilvl w:val="0"/>
          <w:numId w:val="137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1"/>
        </w:numPr>
      </w:pPr>
      <w:r>
        <w:rPr>
          <w:b/>
          <w:bCs/>
        </w:rPr>
        <w:t xml:space="preserve">Demonstrate directly</w:t>
      </w:r>
      <w:r>
        <w:t xml:space="preserve">: Show the behavior through experiments, data, or explicit examples</w:t>
      </w:r>
    </w:p>
    <w:p>
      <w:pPr>
        <w:pStyle w:val="Compact"/>
        <w:numPr>
          <w:ilvl w:val="0"/>
          <w:numId w:val="137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2"/>
        </w:numPr>
      </w:pPr>
      <w:r>
        <w:t xml:space="preserve">Builds reader trust and credibility</w:t>
      </w:r>
    </w:p>
    <w:p>
      <w:pPr>
        <w:pStyle w:val="Compact"/>
        <w:numPr>
          <w:ilvl w:val="0"/>
          <w:numId w:val="1372"/>
        </w:numPr>
      </w:pPr>
      <w:r>
        <w:t xml:space="preserve">Enables readers to verify information independently</w:t>
      </w:r>
    </w:p>
    <w:p>
      <w:pPr>
        <w:pStyle w:val="Compact"/>
        <w:numPr>
          <w:ilvl w:val="0"/>
          <w:numId w:val="1372"/>
        </w:numPr>
      </w:pPr>
      <w:r>
        <w:t xml:space="preserve">Maintains scientific rigor in all communications</w:t>
      </w:r>
    </w:p>
    <w:p>
      <w:pPr>
        <w:pStyle w:val="Compact"/>
        <w:numPr>
          <w:ilvl w:val="0"/>
          <w:numId w:val="137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39">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40"/>
    <w:bookmarkEnd w:id="1141"/>
    <w:bookmarkStart w:id="1227" w:name="references"/>
    <w:p>
      <w:pPr>
        <w:pStyle w:val="Heading1"/>
      </w:pPr>
      <w:r>
        <w:t xml:space="preserve">References</w:t>
      </w:r>
    </w:p>
    <w:bookmarkStart w:id="1226" w:name="refs"/>
    <w:bookmarkStart w:id="114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42">
        <w:r>
          <w:rPr>
            <w:rStyle w:val="Hyperlink"/>
          </w:rPr>
          <w:t xml:space="preserve">https://doi.org/10.1371/journal.pgph.0002269</w:t>
        </w:r>
      </w:hyperlink>
      <w:r>
        <w:t xml:space="preserve">.</w:t>
      </w:r>
    </w:p>
    <w:bookmarkEnd w:id="1143"/>
    <w:bookmarkStart w:id="1144" w:name="ref-githubstackedprs"/>
    <w:p>
      <w:pPr>
        <w:pStyle w:val="Bibliography"/>
      </w:pPr>
      <w:r>
        <w:t xml:space="preserve">“About Stacked Pull Requests.”</w:t>
      </w:r>
      <w:r>
        <w:t xml:space="preserve"> </w:t>
      </w:r>
      <w:r>
        <w:t xml:space="preserve">n.d. GitHub.</w:t>
      </w:r>
      <w:r>
        <w:t xml:space="preserve"> </w:t>
      </w:r>
      <w:hyperlink r:id="rId1038">
        <w:r>
          <w:rPr>
            <w:rStyle w:val="Hyperlink"/>
          </w:rPr>
          <w:t xml:space="preserve">https://docs.github.com/en/pull-requests/get-started/about-stacked-prs</w:t>
        </w:r>
      </w:hyperlink>
      <w:r>
        <w:t xml:space="preserve">.</w:t>
      </w:r>
    </w:p>
    <w:bookmarkEnd w:id="1144"/>
    <w:bookmarkStart w:id="114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45">
        <w:r>
          <w:rPr>
            <w:rStyle w:val="Hyperlink"/>
          </w:rPr>
          <w:t xml:space="preserve">https://doi.org/10.1038/d41586-019-01431-z</w:t>
        </w:r>
      </w:hyperlink>
      <w:r>
        <w:t xml:space="preserve">.</w:t>
      </w:r>
    </w:p>
    <w:bookmarkEnd w:id="1146"/>
    <w:bookmarkStart w:id="1147"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2">
        <w:r>
          <w:rPr>
            <w:rStyle w:val="Hyperlink"/>
          </w:rPr>
          <w:t xml:space="preserve">https://jadebc.github.io/lab-manual/</w:t>
        </w:r>
      </w:hyperlink>
      <w:r>
        <w:t xml:space="preserve">.</w:t>
      </w:r>
    </w:p>
    <w:bookmarkEnd w:id="1147"/>
    <w:bookmarkStart w:id="114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48">
        <w:r>
          <w:rPr>
            <w:rStyle w:val="Hyperlink"/>
          </w:rPr>
          <w:t xml:space="preserve">https://happygitwithr.com/</w:t>
        </w:r>
      </w:hyperlink>
      <w:r>
        <w:t xml:space="preserve">.</w:t>
      </w:r>
    </w:p>
    <w:bookmarkEnd w:id="1149"/>
    <w:bookmarkStart w:id="115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50"/>
    <w:bookmarkStart w:id="11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51">
        <w:r>
          <w:rPr>
            <w:rStyle w:val="Hyperlink"/>
          </w:rPr>
          <w:t xml:space="preserve">https://doi.org/10.1038/s41467-020-19160-7</w:t>
        </w:r>
      </w:hyperlink>
      <w:r>
        <w:t xml:space="preserve">.</w:t>
      </w:r>
    </w:p>
    <w:bookmarkEnd w:id="1152"/>
    <w:bookmarkStart w:id="11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53">
        <w:r>
          <w:rPr>
            <w:rStyle w:val="Hyperlink"/>
          </w:rPr>
          <w:t xml:space="preserve">http://creativecommons.org/licenses/by-nc/4.0/</w:t>
        </w:r>
      </w:hyperlink>
      <w:r>
        <w:t xml:space="preserve">.</w:t>
      </w:r>
    </w:p>
    <w:bookmarkEnd w:id="1154"/>
    <w:bookmarkStart w:id="1156" w:name="ref-credit"/>
    <w:p>
      <w:pPr>
        <w:pStyle w:val="Bibliography"/>
      </w:pPr>
      <w:r>
        <w:t xml:space="preserve">“CRediT: Contributor Roles Taxonomy.”</w:t>
      </w:r>
      <w:r>
        <w:t xml:space="preserve"> </w:t>
      </w:r>
      <w:r>
        <w:t xml:space="preserve">n.d. PLOS ONE.</w:t>
      </w:r>
      <w:r>
        <w:t xml:space="preserve"> </w:t>
      </w:r>
      <w:hyperlink r:id="rId1155">
        <w:r>
          <w:rPr>
            <w:rStyle w:val="Hyperlink"/>
          </w:rPr>
          <w:t xml:space="preserve">https://journals.plos.org/plosone/s/authorship</w:t>
        </w:r>
      </w:hyperlink>
      <w:r>
        <w:t xml:space="preserve">.</w:t>
      </w:r>
    </w:p>
    <w:bookmarkEnd w:id="1156"/>
    <w:bookmarkStart w:id="1158" w:name="ref-dryad"/>
    <w:p>
      <w:pPr>
        <w:pStyle w:val="Bibliography"/>
      </w:pPr>
      <w:r>
        <w:t xml:space="preserve">“Dryad Digital Repository.”</w:t>
      </w:r>
      <w:r>
        <w:t xml:space="preserve"> </w:t>
      </w:r>
      <w:r>
        <w:t xml:space="preserve">n.d. Dryad.</w:t>
      </w:r>
      <w:r>
        <w:t xml:space="preserve"> </w:t>
      </w:r>
      <w:hyperlink r:id="rId1157">
        <w:r>
          <w:rPr>
            <w:rStyle w:val="Hyperlink"/>
          </w:rPr>
          <w:t xml:space="preserve">https://datadryad.org/</w:t>
        </w:r>
      </w:hyperlink>
      <w:r>
        <w:t xml:space="preserve">.</w:t>
      </w:r>
    </w:p>
    <w:bookmarkEnd w:id="1158"/>
    <w:bookmarkStart w:id="11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59"/>
    <w:bookmarkStart w:id="116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60">
        <w:r>
          <w:rPr>
            <w:rStyle w:val="Hyperlink"/>
          </w:rPr>
          <w:t xml:space="preserve">https://doi.org/10.1201/9781003029878</w:t>
        </w:r>
      </w:hyperlink>
      <w:r>
        <w:t xml:space="preserve">.</w:t>
      </w:r>
    </w:p>
    <w:bookmarkEnd w:id="1161"/>
    <w:bookmarkStart w:id="1162"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62"/>
    <w:bookmarkStart w:id="1163"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63"/>
    <w:bookmarkStart w:id="1164"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64"/>
    <w:bookmarkStart w:id="1165"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65"/>
    <w:bookmarkStart w:id="1167" w:name="ref-plos_data"/>
    <w:p>
      <w:pPr>
        <w:pStyle w:val="Bibliography"/>
      </w:pPr>
      <w:r>
        <w:t xml:space="preserve">“How to Store and Manage Your Data.”</w:t>
      </w:r>
      <w:r>
        <w:t xml:space="preserve"> </w:t>
      </w:r>
      <w:r>
        <w:t xml:space="preserve">n.d. PLOS.</w:t>
      </w:r>
      <w:r>
        <w:t xml:space="preserve"> </w:t>
      </w:r>
      <w:hyperlink r:id="rId1166">
        <w:r>
          <w:rPr>
            <w:rStyle w:val="Hyperlink"/>
          </w:rPr>
          <w:t xml:space="preserve">https://plos.org/resource/how-to-store-and-manage-your-data/</w:t>
        </w:r>
      </w:hyperlink>
      <w:r>
        <w:t xml:space="preserve">.</w:t>
      </w:r>
    </w:p>
    <w:bookmarkEnd w:id="1167"/>
    <w:bookmarkStart w:id="1168"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68"/>
    <w:bookmarkStart w:id="116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69"/>
    <w:bookmarkStart w:id="117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70">
        <w:r>
          <w:rPr>
            <w:rStyle w:val="Hyperlink"/>
          </w:rPr>
          <w:t xml:space="preserve">https://mentors.fm/2019/08/13/think-and-write-with-leslie-lamport/</w:t>
        </w:r>
      </w:hyperlink>
      <w:r>
        <w:t xml:space="preserve">.</w:t>
      </w:r>
    </w:p>
    <w:bookmarkEnd w:id="1171"/>
    <w:bookmarkStart w:id="117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72"/>
    <w:bookmarkStart w:id="1173" w:name="ref-medRxiv"/>
    <w:p>
      <w:pPr>
        <w:pStyle w:val="Bibliography"/>
      </w:pPr>
      <w:r>
        <w:t xml:space="preserve">“medRxiv: The Preprint Server for Health Sciences.”</w:t>
      </w:r>
      <w:r>
        <w:t xml:space="preserve"> </w:t>
      </w:r>
      <w:r>
        <w:t xml:space="preserve">n.d. Cold Spring Harbor Laboratory.</w:t>
      </w:r>
      <w:r>
        <w:t xml:space="preserve"> </w:t>
      </w:r>
      <w:hyperlink r:id="rId1131">
        <w:r>
          <w:rPr>
            <w:rStyle w:val="Hyperlink"/>
          </w:rPr>
          <w:t xml:space="preserve">https://www.medrxiv.org/</w:t>
        </w:r>
      </w:hyperlink>
      <w:r>
        <w:t xml:space="preserve">.</w:t>
      </w:r>
    </w:p>
    <w:bookmarkEnd w:id="1173"/>
    <w:bookmarkStart w:id="117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74">
        <w:r>
          <w:rPr>
            <w:rStyle w:val="Hyperlink"/>
          </w:rPr>
          <w:t xml:space="preserve">https://doi.org/10.1038/467775a</w:t>
        </w:r>
      </w:hyperlink>
      <w:r>
        <w:t xml:space="preserve">.</w:t>
      </w:r>
    </w:p>
    <w:bookmarkEnd w:id="1175"/>
    <w:bookmarkStart w:id="117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76">
        <w:r>
          <w:rPr>
            <w:rStyle w:val="Hyperlink"/>
          </w:rPr>
          <w:t xml:space="preserve">https://doi.org/10.1038/s41562-016-0021</w:t>
        </w:r>
      </w:hyperlink>
      <w:r>
        <w:t xml:space="preserve">.</w:t>
      </w:r>
    </w:p>
    <w:bookmarkEnd w:id="1177"/>
    <w:bookmarkStart w:id="117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78">
        <w:r>
          <w:rPr>
            <w:rStyle w:val="Hyperlink"/>
          </w:rPr>
          <w:t xml:space="preserve">https://doi.org/10.1038/526182a</w:t>
        </w:r>
      </w:hyperlink>
      <w:r>
        <w:t xml:space="preserve">.</w:t>
      </w:r>
    </w:p>
    <w:bookmarkEnd w:id="1179"/>
    <w:bookmarkStart w:id="1181" w:name="ref-osf"/>
    <w:p>
      <w:pPr>
        <w:pStyle w:val="Bibliography"/>
      </w:pPr>
      <w:r>
        <w:t xml:space="preserve">“Open Science Framework.”</w:t>
      </w:r>
      <w:r>
        <w:t xml:space="preserve"> </w:t>
      </w:r>
      <w:r>
        <w:t xml:space="preserve">n.d. Center for Open Science.</w:t>
      </w:r>
      <w:r>
        <w:t xml:space="preserve"> </w:t>
      </w:r>
      <w:hyperlink r:id="rId1180">
        <w:r>
          <w:rPr>
            <w:rStyle w:val="Hyperlink"/>
          </w:rPr>
          <w:t xml:space="preserve">https://osf.io/</w:t>
        </w:r>
      </w:hyperlink>
      <w:r>
        <w:t xml:space="preserve">.</w:t>
      </w:r>
    </w:p>
    <w:bookmarkEnd w:id="1181"/>
    <w:bookmarkStart w:id="118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82"/>
    <w:bookmarkStart w:id="1184" w:name="ref-githubaccountarchive"/>
    <w:p>
      <w:pPr>
        <w:pStyle w:val="Bibliography"/>
      </w:pPr>
      <w:r>
        <w:t xml:space="preserve">“Requesting an Archive of Your Personal Account’s Data.”</w:t>
      </w:r>
      <w:r>
        <w:t xml:space="preserve"> </w:t>
      </w:r>
      <w:r>
        <w:t xml:space="preserve">n.d. GitHub.</w:t>
      </w:r>
      <w:r>
        <w:t xml:space="preserve"> </w:t>
      </w:r>
      <w:hyperlink r:id="rId1183">
        <w:r>
          <w:rPr>
            <w:rStyle w:val="Hyperlink"/>
          </w:rPr>
          <w:t xml:space="preserve">https://docs.github.com/en/get-started/archiving-your-github-personal-account-and-public-repositories/requesting-an-archive-of-your-personal-accounts-data</w:t>
        </w:r>
      </w:hyperlink>
      <w:r>
        <w:t xml:space="preserve">.</w:t>
      </w:r>
    </w:p>
    <w:bookmarkEnd w:id="1184"/>
    <w:bookmarkStart w:id="1186" w:name="ref-githuborgmigrations"/>
    <w:p>
      <w:pPr>
        <w:pStyle w:val="Bibliography"/>
      </w:pPr>
      <w:r>
        <w:t xml:space="preserve">“REST API Endpoints for Organization Migrations.”</w:t>
      </w:r>
      <w:r>
        <w:t xml:space="preserve"> </w:t>
      </w:r>
      <w:r>
        <w:t xml:space="preserve">n.d. GitHub.</w:t>
      </w:r>
      <w:r>
        <w:t xml:space="preserve"> </w:t>
      </w:r>
      <w:hyperlink r:id="rId1185">
        <w:r>
          <w:rPr>
            <w:rStyle w:val="Hyperlink"/>
          </w:rPr>
          <w:t xml:space="preserve">https://docs.github.com/en/rest/migrations/orgs</w:t>
        </w:r>
      </w:hyperlink>
      <w:r>
        <w:t xml:space="preserve">.</w:t>
      </w:r>
    </w:p>
    <w:bookmarkEnd w:id="1186"/>
    <w:bookmarkStart w:id="1188" w:name="ref-githubusermigrations"/>
    <w:p>
      <w:pPr>
        <w:pStyle w:val="Bibliography"/>
      </w:pPr>
      <w:r>
        <w:t xml:space="preserve">“REST API Endpoints for User Migrations.”</w:t>
      </w:r>
      <w:r>
        <w:t xml:space="preserve"> </w:t>
      </w:r>
      <w:r>
        <w:t xml:space="preserve">n.d. GitHub.</w:t>
      </w:r>
      <w:r>
        <w:t xml:space="preserve"> </w:t>
      </w:r>
      <w:hyperlink r:id="rId1187">
        <w:r>
          <w:rPr>
            <w:rStyle w:val="Hyperlink"/>
          </w:rPr>
          <w:t xml:space="preserve">https://docs.github.com/en/rest/migrations/users</w:t>
        </w:r>
      </w:hyperlink>
      <w:r>
        <w:t xml:space="preserve">.</w:t>
      </w:r>
    </w:p>
    <w:bookmarkEnd w:id="1188"/>
    <w:bookmarkStart w:id="1190" w:name="ref-gitfixum"/>
    <w:p>
      <w:pPr>
        <w:pStyle w:val="Bibliography"/>
      </w:pPr>
      <w:r>
        <w:t xml:space="preserve">Robertson, Seth. n.d.</w:t>
      </w:r>
      <w:r>
        <w:t xml:space="preserve"> </w:t>
      </w:r>
      <w:r>
        <w:t xml:space="preserve">“On Undoing, Fixing, or Removing Commits in Git.”</w:t>
      </w:r>
      <w:r>
        <w:t xml:space="preserve"> </w:t>
      </w:r>
      <w:hyperlink r:id="rId1189">
        <w:r>
          <w:rPr>
            <w:rStyle w:val="Hyperlink"/>
          </w:rPr>
          <w:t xml:space="preserve">https://sethrobertson.github.io/GitFixUm/fixup.html</w:t>
        </w:r>
      </w:hyperlink>
      <w:r>
        <w:t xml:space="preserve">.</w:t>
      </w:r>
    </w:p>
    <w:bookmarkEnd w:id="1190"/>
    <w:bookmarkStart w:id="119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91">
        <w:r>
          <w:rPr>
            <w:rStyle w:val="Hyperlink"/>
          </w:rPr>
          <w:t xml:space="preserve">https://doi.org/10.1371/journal.pcbi.1003833</w:t>
        </w:r>
      </w:hyperlink>
      <w:r>
        <w:t xml:space="preserve">.</w:t>
      </w:r>
    </w:p>
    <w:bookmarkEnd w:id="1192"/>
    <w:bookmarkStart w:id="119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93">
        <w:r>
          <w:rPr>
            <w:rStyle w:val="Hyperlink"/>
          </w:rPr>
          <w:t xml:space="preserve">https://doi.org/10.1038/d41586-019-02918-5</w:t>
        </w:r>
      </w:hyperlink>
      <w:r>
        <w:t xml:space="preserve">.</w:t>
      </w:r>
    </w:p>
    <w:bookmarkEnd w:id="1194"/>
    <w:bookmarkStart w:id="1196" w:name="ref-slurm-salloc"/>
    <w:p>
      <w:pPr>
        <w:pStyle w:val="Bibliography"/>
      </w:pPr>
      <w:r>
        <w:t xml:space="preserve">“Slurm Workload Manager: Salloc Documentation.”</w:t>
      </w:r>
      <w:r>
        <w:t xml:space="preserve"> </w:t>
      </w:r>
      <w:r>
        <w:t xml:space="preserve">n.d.-a. SchedMD.</w:t>
      </w:r>
      <w:r>
        <w:t xml:space="preserve"> </w:t>
      </w:r>
      <w:hyperlink r:id="rId1195">
        <w:r>
          <w:rPr>
            <w:rStyle w:val="Hyperlink"/>
          </w:rPr>
          <w:t xml:space="preserve">https://slurm.schedmd.com/salloc.html</w:t>
        </w:r>
      </w:hyperlink>
      <w:r>
        <w:t xml:space="preserve">.</w:t>
      </w:r>
    </w:p>
    <w:bookmarkEnd w:id="1196"/>
    <w:bookmarkStart w:id="1198" w:name="ref-slurm-sattach"/>
    <w:p>
      <w:pPr>
        <w:pStyle w:val="Bibliography"/>
      </w:pPr>
      <w:r>
        <w:t xml:space="preserve">“Slurm Workload Manager: Sattach Documentation.”</w:t>
      </w:r>
      <w:r>
        <w:t xml:space="preserve"> </w:t>
      </w:r>
      <w:r>
        <w:t xml:space="preserve">n.d.-b. SchedMD.</w:t>
      </w:r>
      <w:r>
        <w:t xml:space="preserve"> </w:t>
      </w:r>
      <w:hyperlink r:id="rId1197">
        <w:r>
          <w:rPr>
            <w:rStyle w:val="Hyperlink"/>
          </w:rPr>
          <w:t xml:space="preserve">https://slurm.schedmd.com/sattach.html</w:t>
        </w:r>
      </w:hyperlink>
      <w:r>
        <w:t xml:space="preserve">.</w:t>
      </w:r>
    </w:p>
    <w:bookmarkEnd w:id="1198"/>
    <w:bookmarkStart w:id="1200" w:name="ref-slurm"/>
    <w:p>
      <w:pPr>
        <w:pStyle w:val="Bibliography"/>
      </w:pPr>
      <w:r>
        <w:t xml:space="preserve">“Slurm Workload Manager: Sbatch Documentation.”</w:t>
      </w:r>
      <w:r>
        <w:t xml:space="preserve"> </w:t>
      </w:r>
      <w:r>
        <w:t xml:space="preserve">n.d.-c. SchedMD.</w:t>
      </w:r>
      <w:r>
        <w:t xml:space="preserve"> </w:t>
      </w:r>
      <w:hyperlink r:id="rId1199">
        <w:r>
          <w:rPr>
            <w:rStyle w:val="Hyperlink"/>
          </w:rPr>
          <w:t xml:space="preserve">https://slurm.schedmd.com/sbatch.html</w:t>
        </w:r>
      </w:hyperlink>
      <w:r>
        <w:t xml:space="preserve">.</w:t>
      </w:r>
    </w:p>
    <w:bookmarkEnd w:id="1200"/>
    <w:bookmarkStart w:id="1202" w:name="ref-slurm-squeue"/>
    <w:p>
      <w:pPr>
        <w:pStyle w:val="Bibliography"/>
      </w:pPr>
      <w:r>
        <w:t xml:space="preserve">“Slurm Workload Manager: Squeue Documentation.”</w:t>
      </w:r>
      <w:r>
        <w:t xml:space="preserve"> </w:t>
      </w:r>
      <w:r>
        <w:t xml:space="preserve">n.d.-d. SchedMD.</w:t>
      </w:r>
      <w:r>
        <w:t xml:space="preserve"> </w:t>
      </w:r>
      <w:hyperlink r:id="rId1201">
        <w:r>
          <w:rPr>
            <w:rStyle w:val="Hyperlink"/>
          </w:rPr>
          <w:t xml:space="preserve">https://slurm.schedmd.com/squeue.html</w:t>
        </w:r>
      </w:hyperlink>
      <w:r>
        <w:t xml:space="preserve">.</w:t>
      </w:r>
    </w:p>
    <w:bookmarkEnd w:id="1202"/>
    <w:bookmarkStart w:id="1204" w:name="ref-slurm-srun"/>
    <w:p>
      <w:pPr>
        <w:pStyle w:val="Bibliography"/>
      </w:pPr>
      <w:r>
        <w:t xml:space="preserve">“Slurm Workload Manager: Srun Documentation.”</w:t>
      </w:r>
      <w:r>
        <w:t xml:space="preserve"> </w:t>
      </w:r>
      <w:r>
        <w:t xml:space="preserve">n.d.-e. SchedMD.</w:t>
      </w:r>
      <w:r>
        <w:t xml:space="preserve"> </w:t>
      </w:r>
      <w:hyperlink r:id="rId1203">
        <w:r>
          <w:rPr>
            <w:rStyle w:val="Hyperlink"/>
          </w:rPr>
          <w:t xml:space="preserve">https://slurm.schedmd.com/srun.html</w:t>
        </w:r>
      </w:hyperlink>
      <w:r>
        <w:t xml:space="preserve">.</w:t>
      </w:r>
    </w:p>
    <w:bookmarkEnd w:id="1204"/>
    <w:bookmarkStart w:id="1206" w:name="ref-openssh-ssh-config"/>
    <w:p>
      <w:pPr>
        <w:pStyle w:val="Bibliography"/>
      </w:pPr>
      <w:r>
        <w:t xml:space="preserve">“Ssh_config(5) Manual Page.”</w:t>
      </w:r>
      <w:r>
        <w:t xml:space="preserve"> </w:t>
      </w:r>
      <w:r>
        <w:t xml:space="preserve">n.d. OpenBSD.</w:t>
      </w:r>
      <w:r>
        <w:t xml:space="preserve"> </w:t>
      </w:r>
      <w:hyperlink r:id="rId1205">
        <w:r>
          <w:rPr>
            <w:rStyle w:val="Hyperlink"/>
          </w:rPr>
          <w:t xml:space="preserve">https://man.openbsd.org/ssh_config</w:t>
        </w:r>
      </w:hyperlink>
      <w:r>
        <w:t xml:space="preserve">.</w:t>
      </w:r>
    </w:p>
    <w:bookmarkEnd w:id="1206"/>
    <w:bookmarkStart w:id="1208" w:name="ref-openssh-ssh-config-debian"/>
    <w:p>
      <w:pPr>
        <w:pStyle w:val="Bibliography"/>
      </w:pPr>
      <w:r>
        <w:t xml:space="preserve">“Ssh_config(5) Manual Page, Debian Edition.”</w:t>
      </w:r>
      <w:r>
        <w:t xml:space="preserve"> </w:t>
      </w:r>
      <w:r>
        <w:t xml:space="preserve">n.d. Debian Project.</w:t>
      </w:r>
      <w:r>
        <w:t xml:space="preserve"> </w:t>
      </w:r>
      <w:hyperlink r:id="rId1207">
        <w:r>
          <w:rPr>
            <w:rStyle w:val="Hyperlink"/>
          </w:rPr>
          <w:t xml:space="preserve">https://manpages.debian.org/stable/openssh-client/ssh_config.5.en.html</w:t>
        </w:r>
      </w:hyperlink>
      <w:r>
        <w:t xml:space="preserve">.</w:t>
      </w:r>
    </w:p>
    <w:bookmarkEnd w:id="1208"/>
    <w:bookmarkStart w:id="121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09">
        <w:r>
          <w:rPr>
            <w:rStyle w:val="Hyperlink"/>
          </w:rPr>
          <w:t xml:space="preserve">https://doi.org/10.1038/d41586-019-00067-3</w:t>
        </w:r>
      </w:hyperlink>
      <w:r>
        <w:t xml:space="preserve">.</w:t>
      </w:r>
    </w:p>
    <w:bookmarkEnd w:id="1210"/>
    <w:bookmarkStart w:id="121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11"/>
    <w:bookmarkStart w:id="121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12">
        <w:r>
          <w:rPr>
            <w:rStyle w:val="Hyperlink"/>
          </w:rPr>
          <w:t xml:space="preserve">https://doi.org/10.1038/d41586-021-03603-2</w:t>
        </w:r>
      </w:hyperlink>
      <w:r>
        <w:t xml:space="preserve">.</w:t>
      </w:r>
    </w:p>
    <w:bookmarkEnd w:id="1213"/>
    <w:bookmarkStart w:id="121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14">
        <w:r>
          <w:rPr>
            <w:rStyle w:val="Hyperlink"/>
          </w:rPr>
          <w:t xml:space="preserve">https://doi.org/10.1201/9781351201315</w:t>
        </w:r>
      </w:hyperlink>
      <w:r>
        <w:t xml:space="preserve">.</w:t>
      </w:r>
    </w:p>
    <w:bookmarkEnd w:id="1215"/>
    <w:bookmarkStart w:id="121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16">
        <w:r>
          <w:rPr>
            <w:rStyle w:val="Hyperlink"/>
          </w:rPr>
          <w:t xml:space="preserve">https://mastering-shiny.org/</w:t>
        </w:r>
      </w:hyperlink>
      <w:r>
        <w:t xml:space="preserve">.</w:t>
      </w:r>
    </w:p>
    <w:bookmarkEnd w:id="1217"/>
    <w:bookmarkStart w:id="121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18"/>
    <w:bookmarkStart w:id="122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19">
        <w:r>
          <w:rPr>
            <w:rStyle w:val="Hyperlink"/>
          </w:rPr>
          <w:t xml:space="preserve">https://design.tidyverse.org/</w:t>
        </w:r>
      </w:hyperlink>
      <w:r>
        <w:t xml:space="preserve">.</w:t>
      </w:r>
    </w:p>
    <w:bookmarkEnd w:id="1220"/>
    <w:bookmarkStart w:id="122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21">
        <w:r>
          <w:rPr>
            <w:rStyle w:val="Hyperlink"/>
          </w:rPr>
          <w:t xml:space="preserve">https://r-pkgs.org/</w:t>
        </w:r>
      </w:hyperlink>
      <w:r>
        <w:t xml:space="preserve">.</w:t>
      </w:r>
    </w:p>
    <w:bookmarkEnd w:id="1222"/>
    <w:bookmarkStart w:id="122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23">
        <w:r>
          <w:rPr>
            <w:rStyle w:val="Hyperlink"/>
          </w:rPr>
          <w:t xml:space="preserve">https://r4ds.hadley.nz/</w:t>
        </w:r>
      </w:hyperlink>
      <w:r>
        <w:t xml:space="preserve">.</w:t>
      </w:r>
    </w:p>
    <w:bookmarkEnd w:id="1224"/>
    <w:bookmarkStart w:id="122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25"/>
    <w:bookmarkEnd w:id="1226"/>
    <w:p>
      <w:r>
        <w:br w:type="page"/>
      </w:r>
    </w:p>
    <w:bookmarkEnd w:id="1227"/>
    <w:bookmarkStart w:id="122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28">
        <w:r>
          <w:rPr>
            <w:rStyle w:val="Hyperlink"/>
          </w:rPr>
          <w:t xml:space="preserve">https://ucd-serg.github.io/lab-manual/appendix-copilot-instructions.html</w:t>
        </w:r>
      </w:hyperlink>
    </w:p>
    <w:p>
      <w:r>
        <w:br w:type="page"/>
      </w:r>
    </w:p>
    <w:bookmarkEnd w:id="1229"/>
    <w:bookmarkStart w:id="123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30">
        <w:r>
          <w:rPr>
            <w:rStyle w:val="Hyperlink"/>
          </w:rPr>
          <w:t xml:space="preserve">https://ucd-serg.github.io/lab-manual/appendix-copilot-setup-steps.html</w:t>
        </w:r>
      </w:hyperlink>
    </w:p>
    <w:p>
      <w:r>
        <w:br w:type="page"/>
      </w:r>
    </w:p>
    <w:bookmarkEnd w:id="1231"/>
    <w:bookmarkStart w:id="123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3"/>
        </w:numPr>
      </w:pPr>
      <w:ins w:id="3435" w:author="PR Preview" w:date="2024-01-01T00:00:00Z">
        <w:r>
          <w:rPr>
            <w:b/>
            <w:bCs/>
          </w:rPr>
          <w:t xml:space="preserve">Branch:</w:t>
        </w:r>
      </w:ins>
      <w:ins w:id="3435" w:author="PR Preview" w:date="2024-01-01T00:00:00Z">
        <w:r>
          <w:t xml:space="preserve"> </w:t>
        </w:r>
      </w:ins>
      <w:ins w:id="3435" w:author="PR Preview" w:date="2024-01-01T00:00:00Z">
        <w:r>
          <w:t xml:space="preserve">HEAD</w:t>
        </w:r>
      </w:ins>
    </w:p>
    <w:p>
      <w:pPr>
        <w:pStyle w:val="Compact"/>
        <w:numPr>
          <w:ilvl w:val="0"/>
          <w:numId w:val="1373"/>
        </w:numPr>
      </w:pPr>
      <w:ins w:id="3436" w:author="PR Preview" w:date="2024-01-01T00:00:00Z">
        <w:r>
          <w:rPr>
            <w:b/>
            <w:bCs/>
          </w:rPr>
          <w:t xml:space="preserve">Commit:</w:t>
        </w:r>
      </w:ins>
      <w:ins w:id="3436" w:author="PR Preview" w:date="2024-01-01T00:00:00Z">
        <w:r>
          <w:t xml:space="preserve"> </w:t>
        </w:r>
      </w:ins>
      <w:ins w:id="3436" w:author="PR Preview" w:date="2024-01-01T00:00:00Z">
        <w:r>
          <w:t xml:space="preserve">5569833</w:t>
        </w:r>
      </w:ins>
    </w:p>
    <w:p>
      <w:pPr>
        <w:pStyle w:val="Compact"/>
        <w:numPr>
          <w:ilvl w:val="0"/>
          <w:numId w:val="1373"/>
        </w:numPr>
      </w:pPr>
      <w:ins w:id="3437" w:author="PR Preview" w:date="2024-01-01T00:00:00Z">
        <w:r>
          <w:rPr>
            <w:b/>
            <w:bCs/>
          </w:rPr>
          <w:t xml:space="preserve">Full commit hash:</w:t>
        </w:r>
      </w:ins>
      <w:ins w:id="3437" w:author="PR Preview" w:date="2024-01-01T00:00:00Z">
        <w:r>
          <w:t xml:space="preserve"> </w:t>
        </w:r>
      </w:ins>
      <w:ins w:id="3437" w:author="PR Preview" w:date="2024-01-01T00:00:00Z">
        <w:r>
          <w:t xml:space="preserve">5569833e79dacef653da4439e3d010a6f10b0801</w:t>
        </w:r>
      </w:ins>
    </w:p>
    <w:p>
      <w:pPr>
        <w:pStyle w:val="Compact"/>
        <w:numPr>
          <w:ilvl w:val="0"/>
          <w:numId w:val="1373"/>
        </w:numPr>
      </w:pPr>
      <w:ins w:id="3438" w:author="PR Preview" w:date="2024-01-01T00:00:00Z">
        <w:r>
          <w:rPr>
            <w:b/>
            <w:bCs/>
          </w:rPr>
          <w:t xml:space="preserve">Commit date:</w:t>
        </w:r>
      </w:ins>
      <w:ins w:id="3438" w:author="PR Preview" w:date="2024-01-01T00:00:00Z">
        <w:r>
          <w:t xml:space="preserve"> </w:t>
        </w:r>
      </w:ins>
      <w:ins w:id="3438" w:author="PR Preview" w:date="2024-01-01T00:00:00Z">
        <w:r>
          <w:t xml:space="preserve">2026-09-04 17:18:08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1"/>
  </w:num>
  <w:num w:numId="1370">
    <w:abstractNumId w:val="991"/>
  </w:num>
  <w:num w:numId="1371">
    <w:abstractNumId w:val="991"/>
  </w:num>
  <w:num w:numId="1372">
    <w:abstractNumId w:val="991"/>
  </w:num>
  <w:num w:numId="13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7" Type="http://schemas.openxmlformats.org/officeDocument/2006/relationships/image" Target="media/rId157.png"/><Relationship Id="rId127" Type="http://schemas.openxmlformats.org/officeDocument/2006/relationships/image" Target="media/rId127.png"/><Relationship Id="rId82" Type="http://schemas.openxmlformats.org/officeDocument/2006/relationships/image" Target="media/rId82.png"/><Relationship Id="rId742" Type="http://schemas.openxmlformats.org/officeDocument/2006/relationships/image" Target="media/rId742.png"/><Relationship Id="rId481" Type="http://schemas.openxmlformats.org/officeDocument/2006/relationships/image" Target="media/rId481.png"/><Relationship Id="rId791" Type="http://schemas.openxmlformats.org/officeDocument/2006/relationships/image" Target="media/rId791.jpg"/><Relationship Id="rId813" Type="http://schemas.openxmlformats.org/officeDocument/2006/relationships/image" Target="media/rId813.png"/><Relationship Id="rId596" Type="http://schemas.openxmlformats.org/officeDocument/2006/relationships/image" Target="media/rId596.png"/><Relationship Id="rId601" Type="http://schemas.openxmlformats.org/officeDocument/2006/relationships/image" Target="media/rId601.png"/><Relationship Id="rId704" Type="http://schemas.openxmlformats.org/officeDocument/2006/relationships/image" Target="media/rId704.png"/><Relationship Id="rId709" Type="http://schemas.openxmlformats.org/officeDocument/2006/relationships/image" Target="media/rId709.png"/><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95" Type="http://schemas.openxmlformats.org/officeDocument/2006/relationships/hyperlink" Target="@sec-show-dont-tell" TargetMode="External"/><Relationship Id="rId172" Type="http://schemas.openxmlformats.org/officeDocument/2006/relationships/hyperlink" Target="@sec-style-auto-style" TargetMode="External"/><Relationship Id="rId927"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30" Type="http://schemas.openxmlformats.org/officeDocument/2006/relationships/hyperlink" Target="http://adv-r.had.co.nz/Style.html" TargetMode="External"/><Relationship Id="rId1099" Type="http://schemas.openxmlformats.org/officeDocument/2006/relationships/hyperlink" Target="http://colorbrewer2.org/" TargetMode="External"/><Relationship Id="rId1153"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1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2"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800"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696" Type="http://schemas.openxmlformats.org/officeDocument/2006/relationships/hyperlink" Target="https://code-review.tidyverse.org/#acknowledgements" TargetMode="External"/><Relationship Id="rId1039" Type="http://schemas.openxmlformats.org/officeDocument/2006/relationships/hyperlink" Target="https://code.claude.com/docs/en/claude-code-on-the-web#auto-fix-pull-requests" TargetMode="External"/><Relationship Id="rId1040" Type="http://schemas.openxmlformats.org/officeDocument/2006/relationships/hyperlink" Target="https://code.claude.com/docs/en/workflows" TargetMode="External"/><Relationship Id="rId1034" Type="http://schemas.openxmlformats.org/officeDocument/2006/relationships/hyperlink" Target="https://codeberg.org/r-codeberg" TargetMode="External"/><Relationship Id="rId780" Type="http://schemas.openxmlformats.org/officeDocument/2006/relationships/hyperlink" Target="https://codeberg.org/r-codeberg/migration-guide" TargetMode="External"/><Relationship Id="rId199" Type="http://schemas.openxmlformats.org/officeDocument/2006/relationships/hyperlink" Target="https://cognitect.com/blog/2011/11/15/documenting-architecture-decisions" TargetMode="External"/><Relationship Id="rId948" Type="http://schemas.openxmlformats.org/officeDocument/2006/relationships/hyperlink" Target="https://conda-forge.org/" TargetMode="External"/><Relationship Id="rId1076"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91" Type="http://schemas.openxmlformats.org/officeDocument/2006/relationships/hyperlink" Target="https://cran.r-project.org/" TargetMode="External"/><Relationship Id="rId1137" Type="http://schemas.openxmlformats.org/officeDocument/2006/relationships/hyperlink" Target="https://cran.r-project.org/package=flexlsx" TargetMode="External"/><Relationship Id="rId952"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7" Type="http://schemas.openxmlformats.org/officeDocument/2006/relationships/hyperlink" Target="https://data-dict.tidyverse.org/" TargetMode="External"/><Relationship Id="rId1157" Type="http://schemas.openxmlformats.org/officeDocument/2006/relationships/hyperlink" Target="https://datadryad.org/" TargetMode="External"/><Relationship Id="rId1136"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19"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34" Type="http://schemas.openxmlformats.org/officeDocument/2006/relationships/hyperlink" Target="https://direnv.net/" TargetMode="External"/><Relationship Id="rId777" Type="http://schemas.openxmlformats.org/officeDocument/2006/relationships/hyperlink" Target="https://docs.github.com/en/actions" TargetMode="External"/><Relationship Id="rId746"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83" Type="http://schemas.openxmlformats.org/officeDocument/2006/relationships/hyperlink" Target="https://docs.github.com/en/get-started/archiving-your-github-personal-account-and-public-repositories/requesting-an-archive-of-your-personal-accounts-data" TargetMode="External"/><Relationship Id="rId1038" Type="http://schemas.openxmlformats.org/officeDocument/2006/relationships/hyperlink" Target="https://docs.github.com/en/pull-requests/get-started/about-stacked-prs" TargetMode="External"/><Relationship Id="rId889"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85" Type="http://schemas.openxmlformats.org/officeDocument/2006/relationships/hyperlink" Target="https://docs.github.com/en/rest/migrations/orgs" TargetMode="External"/><Relationship Id="rId1187" Type="http://schemas.openxmlformats.org/officeDocument/2006/relationships/hyperlink" Target="https://docs.github.com/en/rest/migrations/users" TargetMode="External"/><Relationship Id="rId747"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61" Type="http://schemas.openxmlformats.org/officeDocument/2006/relationships/hyperlink" Target="https://docs.google.com/document/d/1ckgRCcr7FFPyymyMA6Y_-cB_vftOyrrxT28c6gRg0PI/edit" TargetMode="External"/><Relationship Id="rId1174" Type="http://schemas.openxmlformats.org/officeDocument/2006/relationships/hyperlink" Target="https://doi.org/10.1038/467775a" TargetMode="External"/><Relationship Id="rId1178" Type="http://schemas.openxmlformats.org/officeDocument/2006/relationships/hyperlink" Target="https://doi.org/10.1038/526182a" TargetMode="External"/><Relationship Id="rId1209" Type="http://schemas.openxmlformats.org/officeDocument/2006/relationships/hyperlink" Target="https://doi.org/10.1038/d41586-019-00067-3" TargetMode="External"/><Relationship Id="rId1145" Type="http://schemas.openxmlformats.org/officeDocument/2006/relationships/hyperlink" Target="https://doi.org/10.1038/d41586-019-01431-z" TargetMode="External"/><Relationship Id="rId1193" Type="http://schemas.openxmlformats.org/officeDocument/2006/relationships/hyperlink" Target="https://doi.org/10.1038/d41586-019-02918-5" TargetMode="External"/><Relationship Id="rId1212" Type="http://schemas.openxmlformats.org/officeDocument/2006/relationships/hyperlink" Target="https://doi.org/10.1038/d41586-021-03603-2" TargetMode="External"/><Relationship Id="rId1151" Type="http://schemas.openxmlformats.org/officeDocument/2006/relationships/hyperlink" Target="https://doi.org/10.1038/s41467-020-19160-7" TargetMode="External"/><Relationship Id="rId1176" Type="http://schemas.openxmlformats.org/officeDocument/2006/relationships/hyperlink" Target="https://doi.org/10.1038/s41562-016-0021" TargetMode="External"/><Relationship Id="rId1160" Type="http://schemas.openxmlformats.org/officeDocument/2006/relationships/hyperlink" Target="https://doi.org/10.1201/9781003029878" TargetMode="External"/><Relationship Id="rId1214" Type="http://schemas.openxmlformats.org/officeDocument/2006/relationships/hyperlink" Target="https://doi.org/10.1201/9781351201315" TargetMode="External"/><Relationship Id="rId1191" Type="http://schemas.openxmlformats.org/officeDocument/2006/relationships/hyperlink" Target="https://doi.org/10.1371/journal.pcbi.1003833" TargetMode="External"/><Relationship Id="rId1142"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9" Type="http://schemas.openxmlformats.org/officeDocument/2006/relationships/hyperlink" Target="https://eddelbuettel.github.io/r-ci/" TargetMode="External"/><Relationship Id="rId773"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51"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09"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083" Type="http://schemas.openxmlformats.org/officeDocument/2006/relationships/hyperlink" Target="https://en.wikipedia.org/wiki/Good_Luck,_Have_Fun,_Don%27t_Die" TargetMode="External"/><Relationship Id="rId1129"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10"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08"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28"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6" Type="http://schemas.openxmlformats.org/officeDocument/2006/relationships/hyperlink" Target="https://ghostty.org/" TargetMode="External"/><Relationship Id="rId830" Type="http://schemas.openxmlformats.org/officeDocument/2006/relationships/hyperlink" Target="https://github.com/BurntSushi/ripgrep" TargetMode="External"/><Relationship Id="rId1077" Type="http://schemas.openxmlformats.org/officeDocument/2006/relationships/hyperlink" Target="https://github.com/ContextLab/lab-manual" TargetMode="External"/><Relationship Id="rId1016" Type="http://schemas.openxmlformats.org/officeDocument/2006/relationships/hyperlink" Target="https://github.com/IndrajeetPatil/awesome-r-pkgtools" TargetMode="External"/><Relationship Id="rId974" Type="http://schemas.openxmlformats.org/officeDocument/2006/relationships/hyperlink" Target="https://github.com/Morrison-Lab/wai" TargetMode="External"/><Relationship Id="rId739"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700"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53" Type="http://schemas.openxmlformats.org/officeDocument/2006/relationships/hyperlink" Target="https://github.com/Xpra-org/xpra" TargetMode="External"/><Relationship Id="rId721" Type="http://schemas.openxmlformats.org/officeDocument/2006/relationships/hyperlink" Target="https://github.com/actions/toolkit/blob/main/docs/action-versioning.md" TargetMode="External"/><Relationship Id="rId727" Type="http://schemas.openxmlformats.org/officeDocument/2006/relationships/hyperlink" Target="https://github.com/actions/toolkit/issues/214" TargetMode="External"/><Relationship Id="rId835"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9"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54"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33" Type="http://schemas.openxmlformats.org/officeDocument/2006/relationships/hyperlink" Target="https://github.com/dandavison/delta" TargetMode="External"/><Relationship Id="rId1049" Type="http://schemas.openxmlformats.org/officeDocument/2006/relationships/hyperlink" Target="https://github.com/earendil-works/pi" TargetMode="External"/><Relationship Id="rId738" Type="http://schemas.openxmlformats.org/officeDocument/2006/relationships/hyperlink" Target="https://github.com/easystats/workflows" TargetMode="External"/><Relationship Id="rId774" Type="http://schemas.openxmlformats.org/officeDocument/2006/relationships/hyperlink" Target="https://github.com/eddelbuettel/github-actions/tree/master/r2u-setup" TargetMode="External"/><Relationship Id="rId737" Type="http://schemas.openxmlformats.org/officeDocument/2006/relationships/hyperlink" Target="https://github.com/eddelbuettel/r-ci" TargetMode="External"/><Relationship Id="rId893"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20"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2" Type="http://schemas.openxmlformats.org/officeDocument/2006/relationships/hyperlink" Target="https://github.com/hasura/comment-progress" TargetMode="External"/><Relationship Id="rId1073"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9"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61" Type="http://schemas.openxmlformats.org/officeDocument/2006/relationships/hyperlink" Target="https://github.com/marocchino/sticky-pull-request-comment" TargetMode="External"/><Relationship Id="rId806" Type="http://schemas.openxmlformats.org/officeDocument/2006/relationships/hyperlink" Target="https://github.com/microsoft/terminal" TargetMode="External"/><Relationship Id="rId901"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13"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9" Type="http://schemas.openxmlformats.org/officeDocument/2006/relationships/hyperlink" Target="https://github.com/proctor-ucsf/dcc-handbook" TargetMode="External"/><Relationship Id="rId699" Type="http://schemas.openxmlformats.org/officeDocument/2006/relationships/hyperlink" Target="https://github.com/pulls/review-requested" TargetMode="External"/><Relationship Id="rId1081"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5"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8"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72" Type="http://schemas.openxmlformats.org/officeDocument/2006/relationships/hyperlink" Target="https://github.com/r-lib/rig" TargetMode="External"/><Relationship Id="rId826" Type="http://schemas.openxmlformats.org/officeDocument/2006/relationships/hyperlink" Target="https://github.com/romkatv/powerlevel10k" TargetMode="External"/><Relationship Id="rId764" Type="http://schemas.openxmlformats.org/officeDocument/2006/relationships/hyperlink" Target="https://github.com/rossjrw/pr-preview-action" TargetMode="External"/><Relationship Id="rId765"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32" Type="http://schemas.openxmlformats.org/officeDocument/2006/relationships/hyperlink" Target="https://github.com/sharkdp/bat" TargetMode="External"/><Relationship Id="rId831" Type="http://schemas.openxmlformats.org/officeDocument/2006/relationships/hyperlink" Target="https://github.com/sharkdp/fd" TargetMode="External"/><Relationship Id="rId1037" Type="http://schemas.openxmlformats.org/officeDocument/2006/relationships/hyperlink" Target="https://github.com/skills/introduction-to-github" TargetMode="External"/><Relationship Id="rId1075" Type="http://schemas.openxmlformats.org/officeDocument/2006/relationships/hyperlink" Target="https://github.com/thefaylab/lab-manual" TargetMode="External"/><Relationship Id="rId763" Type="http://schemas.openxmlformats.org/officeDocument/2006/relationships/hyperlink" Target="https://github.com/thollander/actions-comment-pull-request" TargetMode="External"/><Relationship Id="rId957" Type="http://schemas.openxmlformats.org/officeDocument/2006/relationships/hyperlink" Target="https://github.com/tmux/tmux/wiki" TargetMode="External"/><Relationship Id="rId909" Type="http://schemas.openxmlformats.org/officeDocument/2006/relationships/hyperlink" Target="https://github.com/ucdavisdatalab" TargetMode="External"/><Relationship Id="rId1021"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8" Type="http://schemas.openxmlformats.org/officeDocument/2006/relationships/hyperlink" Target="https://github.com/ucdavisdatalab/workshop_how-to-data-documentation" TargetMode="External"/><Relationship Id="rId1044" Type="http://schemas.openxmlformats.org/officeDocument/2006/relationships/hyperlink" Target="https://github.com/ucdavisdatalab/workshop_nlp_with_python" TargetMode="External"/><Relationship Id="rId1043" Type="http://schemas.openxmlformats.org/officeDocument/2006/relationships/hyperlink" Target="https://github.com/ucdavisdatalab/workshop_python_basics" TargetMode="External"/><Relationship Id="rId1020"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21" Type="http://schemas.openxmlformats.org/officeDocument/2006/relationships/hyperlink" Target="https://github.com/zsh-users/zsh-autosuggestions" TargetMode="External"/><Relationship Id="rId822"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62" Type="http://schemas.openxmlformats.org/officeDocument/2006/relationships/hyperlink" Target="https://gitlab.com/missing-cs-quarter-ucd/" TargetMode="External"/><Relationship Id="rId697" Type="http://schemas.openxmlformats.org/officeDocument/2006/relationships/hyperlink" Target="https://google.github.io/eng-practices/review/"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42" Type="http://schemas.openxmlformats.org/officeDocument/2006/relationships/hyperlink" Target="https://google.github.io/styleguide/shellguide.html" TargetMode="External"/><Relationship Id="rId1103" Type="http://schemas.openxmlformats.org/officeDocument/2006/relationships/hyperlink" Target="https://grants.nih.gov" TargetMode="External"/><Relationship Id="rId1064" Type="http://schemas.openxmlformats.org/officeDocument/2006/relationships/hyperlink" Target="https://grantwriting.stanford.edu/resources/funding-train/" TargetMode="External"/><Relationship Id="rId1148"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6"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1000" Type="http://schemas.openxmlformats.org/officeDocument/2006/relationships/hyperlink" Target="https://iet.ucdavis.edu/aggie-ai/ai-tools/chatgpt-edu" TargetMode="External"/><Relationship Id="rId804" Type="http://schemas.openxmlformats.org/officeDocument/2006/relationships/hyperlink" Target="https://iterm2.com/" TargetMode="External"/><Relationship Id="rId107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9" Type="http://schemas.openxmlformats.org/officeDocument/2006/relationships/hyperlink" Target="https://journals.lww.com/epidem/Fulltext/2001/05000/The_Value_of_P.2.aspx" TargetMode="External"/><Relationship Id="rId1101" Type="http://schemas.openxmlformats.org/officeDocument/2006/relationships/hyperlink" Target="https://journals.plos.org/ploscompbiol/article?id=10.1371/journal.pcbi.1003833" TargetMode="External"/><Relationship Id="rId1155"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42"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53" Type="http://schemas.openxmlformats.org/officeDocument/2006/relationships/hyperlink" Target="https://link.springer.com/book/10.1007/978-3-030-98175-4" TargetMode="External"/><Relationship Id="rId1068"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205" Type="http://schemas.openxmlformats.org/officeDocument/2006/relationships/hyperlink" Target="https://man.openbsd.org/ssh_config" TargetMode="External"/><Relationship Id="rId1207" Type="http://schemas.openxmlformats.org/officeDocument/2006/relationships/hyperlink" Target="https://manpages.debian.org/stable/openssh-client/ssh_config.5.en.html" TargetMode="External"/><Relationship Id="rId1216" Type="http://schemas.openxmlformats.org/officeDocument/2006/relationships/hyperlink" Target="https://mastering-shiny.org/" TargetMode="External"/><Relationship Id="rId1100" Type="http://schemas.openxmlformats.org/officeDocument/2006/relationships/hyperlink" Target="https://medialab.github.io/iwanthue/" TargetMode="External"/><Relationship Id="rId1012" Type="http://schemas.openxmlformats.org/officeDocument/2006/relationships/hyperlink" Target="https://medialab.github.io/iwanthue/?utm_source=Nature+Briefing&amp;utm_campaign=2c68711076-briefing-dy-20211006&amp;utm_medium=email&amp;utm_term=0_c9dfd39373-2c68711076-44335685" TargetMode="External"/><Relationship Id="rId857"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70"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61" Type="http://schemas.openxmlformats.org/officeDocument/2006/relationships/hyperlink" Target="https://missing.cs.ucdavis.edu/" TargetMode="External"/><Relationship Id="rId1059" Type="http://schemas.openxmlformats.org/officeDocument/2006/relationships/hyperlink" Target="https://mitcommlab.mit.edu/be/2023/09/27/toward-an-evenbetterposter-improving-the-betterposter-template/" TargetMode="External"/><Relationship Id="rId941" Type="http://schemas.openxmlformats.org/officeDocument/2006/relationships/hyperlink" Target="https://mobaxterm.mobatek.net/" TargetMode="External"/><Relationship Id="rId1120" Type="http://schemas.openxmlformats.org/officeDocument/2006/relationships/hyperlink" Target="https://morrison-lab.github.io/psw/" TargetMode="External"/><Relationship Id="rId973" Type="http://schemas.openxmlformats.org/officeDocument/2006/relationships/hyperlink" Target="https://morrison-lab.github.io/wai/" TargetMode="External"/><Relationship Id="rId993" Type="http://schemas.openxmlformats.org/officeDocument/2006/relationships/hyperlink" Target="https://morrison-lab.github.io/wai/chapters/ai-use-policies.html" TargetMode="External"/><Relationship Id="rId1139" Type="http://schemas.openxmlformats.org/officeDocument/2006/relationships/hyperlink" Target="https://morrison-lab.github.io/wai/chapters/ai-use-policies.html#sec-ai-journal-articles" TargetMode="External"/><Relationship Id="rId994" Type="http://schemas.openxmlformats.org/officeDocument/2006/relationships/hyperlink" Target="https://morrison-lab.github.io/wai/chapters/coding-agents.html" TargetMode="External"/><Relationship Id="rId758"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5" Type="http://schemas.openxmlformats.org/officeDocument/2006/relationships/hyperlink" Target="https://morrison-lab.github.io/wai/chapters/pr-workflow-with-agents.html" TargetMode="External"/><Relationship Id="rId1087" Type="http://schemas.openxmlformats.org/officeDocument/2006/relationships/hyperlink" Target="https://myidp.sciencecareers.org/" TargetMode="External"/><Relationship Id="rId818" Type="http://schemas.openxmlformats.org/officeDocument/2006/relationships/hyperlink" Target="https://ohmyz.sh/" TargetMode="External"/><Relationship Id="rId1070" Type="http://schemas.openxmlformats.org/officeDocument/2006/relationships/hyperlink" Target="https://openscapes.org/" TargetMode="External"/><Relationship Id="rId1180"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66"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8"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8" Type="http://schemas.openxmlformats.org/officeDocument/2006/relationships/hyperlink" Target="https://proctor-ucsf.github.io/dcc-handbook/" TargetMode="External"/><Relationship Id="rId91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80"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902" Type="http://schemas.openxmlformats.org/officeDocument/2006/relationships/hyperlink" Target="https://r-hub.github.io/cranlogs/" TargetMode="External"/><Relationship Id="rId896"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21"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92" Type="http://schemas.openxmlformats.org/officeDocument/2006/relationships/hyperlink" Target="https://r-pkgs.org/release.html" TargetMode="External"/><Relationship Id="rId899" Type="http://schemas.openxmlformats.org/officeDocument/2006/relationships/hyperlink" Target="https://r-pkgs.org/release.html#sec-release-initial" TargetMode="External"/><Relationship Id="rId776"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23"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51"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9"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24" Type="http://schemas.openxmlformats.org/officeDocument/2006/relationships/hyperlink" Target="https://rstudio.github.io/cheatsheets/html/data-transformation.html" TargetMode="External"/><Relationship Id="rId1026" Type="http://schemas.openxmlformats.org/officeDocument/2006/relationships/hyperlink" Target="https://rstudio.github.io/cheatsheets/html/data-visualization.html" TargetMode="External"/><Relationship Id="rId1028" Type="http://schemas.openxmlformats.org/officeDocument/2006/relationships/hyperlink" Target="https://rstudio.github.io/cheatsheets/html/rmarkdown.html" TargetMode="External"/><Relationship Id="rId1025"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782" Type="http://schemas.openxmlformats.org/officeDocument/2006/relationships/hyperlink" Target="https://rstudio.github.io/shinycoreci/"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7"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89"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95" Type="http://schemas.openxmlformats.org/officeDocument/2006/relationships/hyperlink" Target="https://slurm.schedmd.com/salloc.html" TargetMode="External"/><Relationship Id="rId1197" Type="http://schemas.openxmlformats.org/officeDocument/2006/relationships/hyperlink" Target="https://slurm.schedmd.com/sattach.html" TargetMode="External"/><Relationship Id="rId1199" Type="http://schemas.openxmlformats.org/officeDocument/2006/relationships/hyperlink" Target="https://slurm.schedmd.com/sbatch.html" TargetMode="External"/><Relationship Id="rId1201" Type="http://schemas.openxmlformats.org/officeDocument/2006/relationships/hyperlink" Target="https://slurm.schedmd.com/squeue.html" TargetMode="External"/><Relationship Id="rId1203"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40"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7"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802"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62"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74"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28" Type="http://schemas.openxmlformats.org/officeDocument/2006/relationships/hyperlink" Target="https://ucd-serg.github.io/lab-manual/appendix-copilot-instructions.html" TargetMode="External"/><Relationship Id="rId1230" Type="http://schemas.openxmlformats.org/officeDocument/2006/relationships/hyperlink" Target="https://ucd-serg.github.io/lab-manual/appendix-copilot-setup-steps.html" TargetMode="External"/><Relationship Id="rId879" Type="http://schemas.openxmlformats.org/officeDocument/2006/relationships/hyperlink" Target="https://ucd-serg.github.io/lab-manual/coding-practices.html#file-headers" TargetMode="External"/><Relationship Id="rId882" Type="http://schemas.openxmlformats.org/officeDocument/2006/relationships/hyperlink" Target="https://ucd-serg.github.io/lab-manual/coding-practices.html#function-documentation" TargetMode="External"/><Relationship Id="rId1007" Type="http://schemas.openxmlformats.org/officeDocument/2006/relationships/hyperlink" Target="https://ucd-serg.github.io/lab-manual/coding-style.html" TargetMode="External"/><Relationship Id="rId885" Type="http://schemas.openxmlformats.org/officeDocument/2006/relationships/hyperlink" Target="https://ucd-serg.github.io/lab-manual/unix.html#example-code-for-runfilesavelogs" TargetMode="External"/><Relationship Id="rId1022" Type="http://schemas.openxmlformats.org/officeDocument/2006/relationships/hyperlink" Target="https://ucdavisdatalab.github.io/install_guides/" TargetMode="External"/><Relationship Id="rId1019" Type="http://schemas.openxmlformats.org/officeDocument/2006/relationships/hyperlink" Target="https://ucdavisdatalab.github.io/workshop_index/" TargetMode="External"/><Relationship Id="rId998"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6"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8" Type="http://schemas.openxmlformats.org/officeDocument/2006/relationships/hyperlink" Target="https://wezfurlong.org/wezterm/" TargetMode="External"/><Relationship Id="rId943" Type="http://schemas.openxmlformats.org/officeDocument/2006/relationships/hyperlink" Target="https://wiki.archlinux.org/title/Wayland" TargetMode="External"/><Relationship Id="rId954" Type="http://schemas.openxmlformats.org/officeDocument/2006/relationships/hyperlink" Target="https://wiki.x2go.org/" TargetMode="External"/><Relationship Id="rId282" Type="http://schemas.openxmlformats.org/officeDocument/2006/relationships/hyperlink" Target="https://withr.r-lib.org/" TargetMode="External"/><Relationship Id="rId781" Type="http://schemas.openxmlformats.org/officeDocument/2006/relationships/hyperlink" Target="https://woodpecker-ci.org/" TargetMode="External"/><Relationship Id="rId1048" Type="http://schemas.openxmlformats.org/officeDocument/2006/relationships/hyperlink" Target="https://www.anthropic.com/institute/recursive-self-improvement" TargetMode="External"/><Relationship Id="rId1132"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8"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7"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7" Type="http://schemas.openxmlformats.org/officeDocument/2006/relationships/hyperlink" Target="https://www.githubstatus.com/" TargetMode="External"/><Relationship Id="rId1067" Type="http://schemas.openxmlformats.org/officeDocument/2006/relationships/hyperlink" Target="https://www.globalcodeofconduct.org/" TargetMode="External"/><Relationship Id="rId958" Type="http://schemas.openxmlformats.org/officeDocument/2006/relationships/hyperlink" Target="https://www.gnu.org/software/screen/" TargetMode="External"/><Relationship Id="rId853"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31" Type="http://schemas.openxmlformats.org/officeDocument/2006/relationships/hyperlink" Target="https://www.medrxiv.org/" TargetMode="External"/><Relationship Id="rId1096" Type="http://schemas.openxmlformats.org/officeDocument/2006/relationships/hyperlink" Target="https://www.nature.com/articles/d41586-021-03603-2" TargetMode="External"/><Relationship Id="rId1065"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7" Type="http://schemas.openxmlformats.org/officeDocument/2006/relationships/hyperlink" Target="https://www.sciencedirect.com/science/article/pii/S1471491423000928" TargetMode="External"/><Relationship Id="rId848"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8" Type="http://schemas.openxmlformats.org/officeDocument/2006/relationships/hyperlink" Target="https://www.training.nih.gov/career-services/" TargetMode="External"/><Relationship Id="rId939" Type="http://schemas.openxmlformats.org/officeDocument/2006/relationships/hyperlink" Target="https://www.xquartz.org/" TargetMode="External"/><Relationship Id="rId1097" Type="http://schemas.openxmlformats.org/officeDocument/2006/relationships/hyperlink" Target="https://www.youtube.com/watch?v=1RwJbhkCA58" TargetMode="External"/><Relationship Id="rId1058"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55"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95" Type="http://schemas.openxmlformats.org/officeDocument/2006/relationships/hyperlink" Target="@sec-show-dont-tell" TargetMode="External"/><Relationship Id="rId172" Type="http://schemas.openxmlformats.org/officeDocument/2006/relationships/hyperlink" Target="@sec-style-auto-style" TargetMode="External"/><Relationship Id="rId927"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30" Type="http://schemas.openxmlformats.org/officeDocument/2006/relationships/hyperlink" Target="http://adv-r.had.co.nz/Style.html" TargetMode="External"/><Relationship Id="rId1099" Type="http://schemas.openxmlformats.org/officeDocument/2006/relationships/hyperlink" Target="http://colorbrewer2.org/" TargetMode="External"/><Relationship Id="rId1153"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1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2"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800"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696" Type="http://schemas.openxmlformats.org/officeDocument/2006/relationships/hyperlink" Target="https://code-review.tidyverse.org/#acknowledgements" TargetMode="External"/><Relationship Id="rId1039" Type="http://schemas.openxmlformats.org/officeDocument/2006/relationships/hyperlink" Target="https://code.claude.com/docs/en/claude-code-on-the-web#auto-fix-pull-requests" TargetMode="External"/><Relationship Id="rId1040" Type="http://schemas.openxmlformats.org/officeDocument/2006/relationships/hyperlink" Target="https://code.claude.com/docs/en/workflows" TargetMode="External"/><Relationship Id="rId1034" Type="http://schemas.openxmlformats.org/officeDocument/2006/relationships/hyperlink" Target="https://codeberg.org/r-codeberg" TargetMode="External"/><Relationship Id="rId780" Type="http://schemas.openxmlformats.org/officeDocument/2006/relationships/hyperlink" Target="https://codeberg.org/r-codeberg/migration-guide" TargetMode="External"/><Relationship Id="rId199" Type="http://schemas.openxmlformats.org/officeDocument/2006/relationships/hyperlink" Target="https://cognitect.com/blog/2011/11/15/documenting-architecture-decisions" TargetMode="External"/><Relationship Id="rId948" Type="http://schemas.openxmlformats.org/officeDocument/2006/relationships/hyperlink" Target="https://conda-forge.org/" TargetMode="External"/><Relationship Id="rId1076"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91" Type="http://schemas.openxmlformats.org/officeDocument/2006/relationships/hyperlink" Target="https://cran.r-project.org/" TargetMode="External"/><Relationship Id="rId1137" Type="http://schemas.openxmlformats.org/officeDocument/2006/relationships/hyperlink" Target="https://cran.r-project.org/package=flexlsx" TargetMode="External"/><Relationship Id="rId952"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7" Type="http://schemas.openxmlformats.org/officeDocument/2006/relationships/hyperlink" Target="https://data-dict.tidyverse.org/" TargetMode="External"/><Relationship Id="rId1157" Type="http://schemas.openxmlformats.org/officeDocument/2006/relationships/hyperlink" Target="https://datadryad.org/" TargetMode="External"/><Relationship Id="rId1136"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19"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34" Type="http://schemas.openxmlformats.org/officeDocument/2006/relationships/hyperlink" Target="https://direnv.net/" TargetMode="External"/><Relationship Id="rId777" Type="http://schemas.openxmlformats.org/officeDocument/2006/relationships/hyperlink" Target="https://docs.github.com/en/actions" TargetMode="External"/><Relationship Id="rId746"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83" Type="http://schemas.openxmlformats.org/officeDocument/2006/relationships/hyperlink" Target="https://docs.github.com/en/get-started/archiving-your-github-personal-account-and-public-repositories/requesting-an-archive-of-your-personal-accounts-data" TargetMode="External"/><Relationship Id="rId1038" Type="http://schemas.openxmlformats.org/officeDocument/2006/relationships/hyperlink" Target="https://docs.github.com/en/pull-requests/get-started/about-stacked-prs" TargetMode="External"/><Relationship Id="rId889"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85" Type="http://schemas.openxmlformats.org/officeDocument/2006/relationships/hyperlink" Target="https://docs.github.com/en/rest/migrations/orgs" TargetMode="External"/><Relationship Id="rId1187" Type="http://schemas.openxmlformats.org/officeDocument/2006/relationships/hyperlink" Target="https://docs.github.com/en/rest/migrations/users" TargetMode="External"/><Relationship Id="rId747"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61" Type="http://schemas.openxmlformats.org/officeDocument/2006/relationships/hyperlink" Target="https://docs.google.com/document/d/1ckgRCcr7FFPyymyMA6Y_-cB_vftOyrrxT28c6gRg0PI/edit" TargetMode="External"/><Relationship Id="rId1174" Type="http://schemas.openxmlformats.org/officeDocument/2006/relationships/hyperlink" Target="https://doi.org/10.1038/467775a" TargetMode="External"/><Relationship Id="rId1178" Type="http://schemas.openxmlformats.org/officeDocument/2006/relationships/hyperlink" Target="https://doi.org/10.1038/526182a" TargetMode="External"/><Relationship Id="rId1209" Type="http://schemas.openxmlformats.org/officeDocument/2006/relationships/hyperlink" Target="https://doi.org/10.1038/d41586-019-00067-3" TargetMode="External"/><Relationship Id="rId1145" Type="http://schemas.openxmlformats.org/officeDocument/2006/relationships/hyperlink" Target="https://doi.org/10.1038/d41586-019-01431-z" TargetMode="External"/><Relationship Id="rId1193" Type="http://schemas.openxmlformats.org/officeDocument/2006/relationships/hyperlink" Target="https://doi.org/10.1038/d41586-019-02918-5" TargetMode="External"/><Relationship Id="rId1212" Type="http://schemas.openxmlformats.org/officeDocument/2006/relationships/hyperlink" Target="https://doi.org/10.1038/d41586-021-03603-2" TargetMode="External"/><Relationship Id="rId1151" Type="http://schemas.openxmlformats.org/officeDocument/2006/relationships/hyperlink" Target="https://doi.org/10.1038/s41467-020-19160-7" TargetMode="External"/><Relationship Id="rId1176" Type="http://schemas.openxmlformats.org/officeDocument/2006/relationships/hyperlink" Target="https://doi.org/10.1038/s41562-016-0021" TargetMode="External"/><Relationship Id="rId1160" Type="http://schemas.openxmlformats.org/officeDocument/2006/relationships/hyperlink" Target="https://doi.org/10.1201/9781003029878" TargetMode="External"/><Relationship Id="rId1214" Type="http://schemas.openxmlformats.org/officeDocument/2006/relationships/hyperlink" Target="https://doi.org/10.1201/9781351201315" TargetMode="External"/><Relationship Id="rId1191" Type="http://schemas.openxmlformats.org/officeDocument/2006/relationships/hyperlink" Target="https://doi.org/10.1371/journal.pcbi.1003833" TargetMode="External"/><Relationship Id="rId1142"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9" Type="http://schemas.openxmlformats.org/officeDocument/2006/relationships/hyperlink" Target="https://eddelbuettel.github.io/r-ci/" TargetMode="External"/><Relationship Id="rId773"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51"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09"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083" Type="http://schemas.openxmlformats.org/officeDocument/2006/relationships/hyperlink" Target="https://en.wikipedia.org/wiki/Good_Luck,_Have_Fun,_Don%27t_Die" TargetMode="External"/><Relationship Id="rId1129"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10"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08"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28"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6" Type="http://schemas.openxmlformats.org/officeDocument/2006/relationships/hyperlink" Target="https://ghostty.org/" TargetMode="External"/><Relationship Id="rId830" Type="http://schemas.openxmlformats.org/officeDocument/2006/relationships/hyperlink" Target="https://github.com/BurntSushi/ripgrep" TargetMode="External"/><Relationship Id="rId1077" Type="http://schemas.openxmlformats.org/officeDocument/2006/relationships/hyperlink" Target="https://github.com/ContextLab/lab-manual" TargetMode="External"/><Relationship Id="rId1016" Type="http://schemas.openxmlformats.org/officeDocument/2006/relationships/hyperlink" Target="https://github.com/IndrajeetPatil/awesome-r-pkgtools" TargetMode="External"/><Relationship Id="rId974" Type="http://schemas.openxmlformats.org/officeDocument/2006/relationships/hyperlink" Target="https://github.com/Morrison-Lab/wai" TargetMode="External"/><Relationship Id="rId739"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700"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53" Type="http://schemas.openxmlformats.org/officeDocument/2006/relationships/hyperlink" Target="https://github.com/Xpra-org/xpra" TargetMode="External"/><Relationship Id="rId721" Type="http://schemas.openxmlformats.org/officeDocument/2006/relationships/hyperlink" Target="https://github.com/actions/toolkit/blob/main/docs/action-versioning.md" TargetMode="External"/><Relationship Id="rId727" Type="http://schemas.openxmlformats.org/officeDocument/2006/relationships/hyperlink" Target="https://github.com/actions/toolkit/issues/214" TargetMode="External"/><Relationship Id="rId835"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9"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54"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33" Type="http://schemas.openxmlformats.org/officeDocument/2006/relationships/hyperlink" Target="https://github.com/dandavison/delta" TargetMode="External"/><Relationship Id="rId1049" Type="http://schemas.openxmlformats.org/officeDocument/2006/relationships/hyperlink" Target="https://github.com/earendil-works/pi" TargetMode="External"/><Relationship Id="rId738" Type="http://schemas.openxmlformats.org/officeDocument/2006/relationships/hyperlink" Target="https://github.com/easystats/workflows" TargetMode="External"/><Relationship Id="rId774" Type="http://schemas.openxmlformats.org/officeDocument/2006/relationships/hyperlink" Target="https://github.com/eddelbuettel/github-actions/tree/master/r2u-setup" TargetMode="External"/><Relationship Id="rId737" Type="http://schemas.openxmlformats.org/officeDocument/2006/relationships/hyperlink" Target="https://github.com/eddelbuettel/r-ci" TargetMode="External"/><Relationship Id="rId893"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20"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2" Type="http://schemas.openxmlformats.org/officeDocument/2006/relationships/hyperlink" Target="https://github.com/hasura/comment-progress" TargetMode="External"/><Relationship Id="rId1073"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9"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61" Type="http://schemas.openxmlformats.org/officeDocument/2006/relationships/hyperlink" Target="https://github.com/marocchino/sticky-pull-request-comment" TargetMode="External"/><Relationship Id="rId806" Type="http://schemas.openxmlformats.org/officeDocument/2006/relationships/hyperlink" Target="https://github.com/microsoft/terminal" TargetMode="External"/><Relationship Id="rId901"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13"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9" Type="http://schemas.openxmlformats.org/officeDocument/2006/relationships/hyperlink" Target="https://github.com/proctor-ucsf/dcc-handbook" TargetMode="External"/><Relationship Id="rId699" Type="http://schemas.openxmlformats.org/officeDocument/2006/relationships/hyperlink" Target="https://github.com/pulls/review-requested" TargetMode="External"/><Relationship Id="rId1081"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5"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8"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72" Type="http://schemas.openxmlformats.org/officeDocument/2006/relationships/hyperlink" Target="https://github.com/r-lib/rig" TargetMode="External"/><Relationship Id="rId826" Type="http://schemas.openxmlformats.org/officeDocument/2006/relationships/hyperlink" Target="https://github.com/romkatv/powerlevel10k" TargetMode="External"/><Relationship Id="rId764" Type="http://schemas.openxmlformats.org/officeDocument/2006/relationships/hyperlink" Target="https://github.com/rossjrw/pr-preview-action" TargetMode="External"/><Relationship Id="rId765"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32" Type="http://schemas.openxmlformats.org/officeDocument/2006/relationships/hyperlink" Target="https://github.com/sharkdp/bat" TargetMode="External"/><Relationship Id="rId831" Type="http://schemas.openxmlformats.org/officeDocument/2006/relationships/hyperlink" Target="https://github.com/sharkdp/fd" TargetMode="External"/><Relationship Id="rId1037" Type="http://schemas.openxmlformats.org/officeDocument/2006/relationships/hyperlink" Target="https://github.com/skills/introduction-to-github" TargetMode="External"/><Relationship Id="rId1075" Type="http://schemas.openxmlformats.org/officeDocument/2006/relationships/hyperlink" Target="https://github.com/thefaylab/lab-manual" TargetMode="External"/><Relationship Id="rId763" Type="http://schemas.openxmlformats.org/officeDocument/2006/relationships/hyperlink" Target="https://github.com/thollander/actions-comment-pull-request" TargetMode="External"/><Relationship Id="rId957" Type="http://schemas.openxmlformats.org/officeDocument/2006/relationships/hyperlink" Target="https://github.com/tmux/tmux/wiki" TargetMode="External"/><Relationship Id="rId909" Type="http://schemas.openxmlformats.org/officeDocument/2006/relationships/hyperlink" Target="https://github.com/ucdavisdatalab" TargetMode="External"/><Relationship Id="rId1021"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8" Type="http://schemas.openxmlformats.org/officeDocument/2006/relationships/hyperlink" Target="https://github.com/ucdavisdatalab/workshop_how-to-data-documentation" TargetMode="External"/><Relationship Id="rId1044" Type="http://schemas.openxmlformats.org/officeDocument/2006/relationships/hyperlink" Target="https://github.com/ucdavisdatalab/workshop_nlp_with_python" TargetMode="External"/><Relationship Id="rId1043" Type="http://schemas.openxmlformats.org/officeDocument/2006/relationships/hyperlink" Target="https://github.com/ucdavisdatalab/workshop_python_basics" TargetMode="External"/><Relationship Id="rId1020"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21" Type="http://schemas.openxmlformats.org/officeDocument/2006/relationships/hyperlink" Target="https://github.com/zsh-users/zsh-autosuggestions" TargetMode="External"/><Relationship Id="rId822"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62" Type="http://schemas.openxmlformats.org/officeDocument/2006/relationships/hyperlink" Target="https://gitlab.com/missing-cs-quarter-ucd/" TargetMode="External"/><Relationship Id="rId697" Type="http://schemas.openxmlformats.org/officeDocument/2006/relationships/hyperlink" Target="https://google.github.io/eng-practices/review/"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42" Type="http://schemas.openxmlformats.org/officeDocument/2006/relationships/hyperlink" Target="https://google.github.io/styleguide/shellguide.html" TargetMode="External"/><Relationship Id="rId1103" Type="http://schemas.openxmlformats.org/officeDocument/2006/relationships/hyperlink" Target="https://grants.nih.gov" TargetMode="External"/><Relationship Id="rId1064" Type="http://schemas.openxmlformats.org/officeDocument/2006/relationships/hyperlink" Target="https://grantwriting.stanford.edu/resources/funding-train/" TargetMode="External"/><Relationship Id="rId1148"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6"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1000" Type="http://schemas.openxmlformats.org/officeDocument/2006/relationships/hyperlink" Target="https://iet.ucdavis.edu/aggie-ai/ai-tools/chatgpt-edu" TargetMode="External"/><Relationship Id="rId804" Type="http://schemas.openxmlformats.org/officeDocument/2006/relationships/hyperlink" Target="https://iterm2.com/" TargetMode="External"/><Relationship Id="rId107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9" Type="http://schemas.openxmlformats.org/officeDocument/2006/relationships/hyperlink" Target="https://journals.lww.com/epidem/Fulltext/2001/05000/The_Value_of_P.2.aspx" TargetMode="External"/><Relationship Id="rId1101" Type="http://schemas.openxmlformats.org/officeDocument/2006/relationships/hyperlink" Target="https://journals.plos.org/ploscompbiol/article?id=10.1371/journal.pcbi.1003833" TargetMode="External"/><Relationship Id="rId1155"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42"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53" Type="http://schemas.openxmlformats.org/officeDocument/2006/relationships/hyperlink" Target="https://link.springer.com/book/10.1007/978-3-030-98175-4" TargetMode="External"/><Relationship Id="rId1068"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205" Type="http://schemas.openxmlformats.org/officeDocument/2006/relationships/hyperlink" Target="https://man.openbsd.org/ssh_config" TargetMode="External"/><Relationship Id="rId1207" Type="http://schemas.openxmlformats.org/officeDocument/2006/relationships/hyperlink" Target="https://manpages.debian.org/stable/openssh-client/ssh_config.5.en.html" TargetMode="External"/><Relationship Id="rId1216" Type="http://schemas.openxmlformats.org/officeDocument/2006/relationships/hyperlink" Target="https://mastering-shiny.org/" TargetMode="External"/><Relationship Id="rId1100" Type="http://schemas.openxmlformats.org/officeDocument/2006/relationships/hyperlink" Target="https://medialab.github.io/iwanthue/" TargetMode="External"/><Relationship Id="rId1012" Type="http://schemas.openxmlformats.org/officeDocument/2006/relationships/hyperlink" Target="https://medialab.github.io/iwanthue/?utm_source=Nature+Briefing&amp;utm_campaign=2c68711076-briefing-dy-20211006&amp;utm_medium=email&amp;utm_term=0_c9dfd39373-2c68711076-44335685" TargetMode="External"/><Relationship Id="rId857"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70"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61" Type="http://schemas.openxmlformats.org/officeDocument/2006/relationships/hyperlink" Target="https://missing.cs.ucdavis.edu/" TargetMode="External"/><Relationship Id="rId1059" Type="http://schemas.openxmlformats.org/officeDocument/2006/relationships/hyperlink" Target="https://mitcommlab.mit.edu/be/2023/09/27/toward-an-evenbetterposter-improving-the-betterposter-template/" TargetMode="External"/><Relationship Id="rId941" Type="http://schemas.openxmlformats.org/officeDocument/2006/relationships/hyperlink" Target="https://mobaxterm.mobatek.net/" TargetMode="External"/><Relationship Id="rId1120" Type="http://schemas.openxmlformats.org/officeDocument/2006/relationships/hyperlink" Target="https://morrison-lab.github.io/psw/" TargetMode="External"/><Relationship Id="rId973" Type="http://schemas.openxmlformats.org/officeDocument/2006/relationships/hyperlink" Target="https://morrison-lab.github.io/wai/" TargetMode="External"/><Relationship Id="rId993" Type="http://schemas.openxmlformats.org/officeDocument/2006/relationships/hyperlink" Target="https://morrison-lab.github.io/wai/chapters/ai-use-policies.html" TargetMode="External"/><Relationship Id="rId1139" Type="http://schemas.openxmlformats.org/officeDocument/2006/relationships/hyperlink" Target="https://morrison-lab.github.io/wai/chapters/ai-use-policies.html#sec-ai-journal-articles" TargetMode="External"/><Relationship Id="rId994" Type="http://schemas.openxmlformats.org/officeDocument/2006/relationships/hyperlink" Target="https://morrison-lab.github.io/wai/chapters/coding-agents.html" TargetMode="External"/><Relationship Id="rId758"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5" Type="http://schemas.openxmlformats.org/officeDocument/2006/relationships/hyperlink" Target="https://morrison-lab.github.io/wai/chapters/pr-workflow-with-agents.html" TargetMode="External"/><Relationship Id="rId1087" Type="http://schemas.openxmlformats.org/officeDocument/2006/relationships/hyperlink" Target="https://myidp.sciencecareers.org/" TargetMode="External"/><Relationship Id="rId818" Type="http://schemas.openxmlformats.org/officeDocument/2006/relationships/hyperlink" Target="https://ohmyz.sh/" TargetMode="External"/><Relationship Id="rId1070" Type="http://schemas.openxmlformats.org/officeDocument/2006/relationships/hyperlink" Target="https://openscapes.org/" TargetMode="External"/><Relationship Id="rId1180"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66"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8"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8" Type="http://schemas.openxmlformats.org/officeDocument/2006/relationships/hyperlink" Target="https://proctor-ucsf.github.io/dcc-handbook/" TargetMode="External"/><Relationship Id="rId91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80"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902" Type="http://schemas.openxmlformats.org/officeDocument/2006/relationships/hyperlink" Target="https://r-hub.github.io/cranlogs/" TargetMode="External"/><Relationship Id="rId896"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21"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92" Type="http://schemas.openxmlformats.org/officeDocument/2006/relationships/hyperlink" Target="https://r-pkgs.org/release.html" TargetMode="External"/><Relationship Id="rId899" Type="http://schemas.openxmlformats.org/officeDocument/2006/relationships/hyperlink" Target="https://r-pkgs.org/release.html#sec-release-initial" TargetMode="External"/><Relationship Id="rId776"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23"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51"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9"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24" Type="http://schemas.openxmlformats.org/officeDocument/2006/relationships/hyperlink" Target="https://rstudio.github.io/cheatsheets/html/data-transformation.html" TargetMode="External"/><Relationship Id="rId1026" Type="http://schemas.openxmlformats.org/officeDocument/2006/relationships/hyperlink" Target="https://rstudio.github.io/cheatsheets/html/data-visualization.html" TargetMode="External"/><Relationship Id="rId1028" Type="http://schemas.openxmlformats.org/officeDocument/2006/relationships/hyperlink" Target="https://rstudio.github.io/cheatsheets/html/rmarkdown.html" TargetMode="External"/><Relationship Id="rId1025"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782" Type="http://schemas.openxmlformats.org/officeDocument/2006/relationships/hyperlink" Target="https://rstudio.github.io/shinycoreci/"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7"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89"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95" Type="http://schemas.openxmlformats.org/officeDocument/2006/relationships/hyperlink" Target="https://slurm.schedmd.com/salloc.html" TargetMode="External"/><Relationship Id="rId1197" Type="http://schemas.openxmlformats.org/officeDocument/2006/relationships/hyperlink" Target="https://slurm.schedmd.com/sattach.html" TargetMode="External"/><Relationship Id="rId1199" Type="http://schemas.openxmlformats.org/officeDocument/2006/relationships/hyperlink" Target="https://slurm.schedmd.com/sbatch.html" TargetMode="External"/><Relationship Id="rId1201" Type="http://schemas.openxmlformats.org/officeDocument/2006/relationships/hyperlink" Target="https://slurm.schedmd.com/squeue.html" TargetMode="External"/><Relationship Id="rId1203"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40"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7"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802"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62"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74"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28" Type="http://schemas.openxmlformats.org/officeDocument/2006/relationships/hyperlink" Target="https://ucd-serg.github.io/lab-manual/appendix-copilot-instructions.html" TargetMode="External"/><Relationship Id="rId1230" Type="http://schemas.openxmlformats.org/officeDocument/2006/relationships/hyperlink" Target="https://ucd-serg.github.io/lab-manual/appendix-copilot-setup-steps.html" TargetMode="External"/><Relationship Id="rId879" Type="http://schemas.openxmlformats.org/officeDocument/2006/relationships/hyperlink" Target="https://ucd-serg.github.io/lab-manual/coding-practices.html#file-headers" TargetMode="External"/><Relationship Id="rId882" Type="http://schemas.openxmlformats.org/officeDocument/2006/relationships/hyperlink" Target="https://ucd-serg.github.io/lab-manual/coding-practices.html#function-documentation" TargetMode="External"/><Relationship Id="rId1007" Type="http://schemas.openxmlformats.org/officeDocument/2006/relationships/hyperlink" Target="https://ucd-serg.github.io/lab-manual/coding-style.html" TargetMode="External"/><Relationship Id="rId885" Type="http://schemas.openxmlformats.org/officeDocument/2006/relationships/hyperlink" Target="https://ucd-serg.github.io/lab-manual/unix.html#example-code-for-runfilesavelogs" TargetMode="External"/><Relationship Id="rId1022" Type="http://schemas.openxmlformats.org/officeDocument/2006/relationships/hyperlink" Target="https://ucdavisdatalab.github.io/install_guides/" TargetMode="External"/><Relationship Id="rId1019" Type="http://schemas.openxmlformats.org/officeDocument/2006/relationships/hyperlink" Target="https://ucdavisdatalab.github.io/workshop_index/" TargetMode="External"/><Relationship Id="rId998"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6"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8" Type="http://schemas.openxmlformats.org/officeDocument/2006/relationships/hyperlink" Target="https://wezfurlong.org/wezterm/" TargetMode="External"/><Relationship Id="rId943" Type="http://schemas.openxmlformats.org/officeDocument/2006/relationships/hyperlink" Target="https://wiki.archlinux.org/title/Wayland" TargetMode="External"/><Relationship Id="rId954" Type="http://schemas.openxmlformats.org/officeDocument/2006/relationships/hyperlink" Target="https://wiki.x2go.org/" TargetMode="External"/><Relationship Id="rId282" Type="http://schemas.openxmlformats.org/officeDocument/2006/relationships/hyperlink" Target="https://withr.r-lib.org/" TargetMode="External"/><Relationship Id="rId781" Type="http://schemas.openxmlformats.org/officeDocument/2006/relationships/hyperlink" Target="https://woodpecker-ci.org/" TargetMode="External"/><Relationship Id="rId1048" Type="http://schemas.openxmlformats.org/officeDocument/2006/relationships/hyperlink" Target="https://www.anthropic.com/institute/recursive-self-improvement" TargetMode="External"/><Relationship Id="rId1132"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8"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7"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7" Type="http://schemas.openxmlformats.org/officeDocument/2006/relationships/hyperlink" Target="https://www.githubstatus.com/" TargetMode="External"/><Relationship Id="rId1067" Type="http://schemas.openxmlformats.org/officeDocument/2006/relationships/hyperlink" Target="https://www.globalcodeofconduct.org/" TargetMode="External"/><Relationship Id="rId958" Type="http://schemas.openxmlformats.org/officeDocument/2006/relationships/hyperlink" Target="https://www.gnu.org/software/screen/" TargetMode="External"/><Relationship Id="rId853"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31" Type="http://schemas.openxmlformats.org/officeDocument/2006/relationships/hyperlink" Target="https://www.medrxiv.org/" TargetMode="External"/><Relationship Id="rId1096" Type="http://schemas.openxmlformats.org/officeDocument/2006/relationships/hyperlink" Target="https://www.nature.com/articles/d41586-021-03603-2" TargetMode="External"/><Relationship Id="rId1065"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7" Type="http://schemas.openxmlformats.org/officeDocument/2006/relationships/hyperlink" Target="https://www.sciencedirect.com/science/article/pii/S1471491423000928" TargetMode="External"/><Relationship Id="rId848"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8" Type="http://schemas.openxmlformats.org/officeDocument/2006/relationships/hyperlink" Target="https://www.training.nih.gov/career-services/" TargetMode="External"/><Relationship Id="rId939" Type="http://schemas.openxmlformats.org/officeDocument/2006/relationships/hyperlink" Target="https://www.xquartz.org/" TargetMode="External"/><Relationship Id="rId1097" Type="http://schemas.openxmlformats.org/officeDocument/2006/relationships/hyperlink" Target="https://www.youtube.com/watch?v=1RwJbhkCA58" TargetMode="External"/><Relationship Id="rId1058"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55"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2026-09-04T17:23:57Z</dcterms:created>
  <dcterms:modified xsi:type="dcterms:W3CDTF">2026-09-04T17:23:57Z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