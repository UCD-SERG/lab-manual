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2026-01-16</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58"/>
        </w:numPr>
      </w:pPr>
      <w:r>
        <w:rPr>
          <w:rStyle w:val="VerbatimChar"/>
        </w:rPr>
        <w:t xml:space="preserve">cran.r-project.org</w:t>
      </w:r>
      <w:r>
        <w:t xml:space="preserve"> </w:t>
      </w:r>
      <w:r>
        <w:t xml:space="preserve">- The Comprehensive R Archive Network</w:t>
      </w:r>
    </w:p>
    <w:p>
      <w:pPr>
        <w:pStyle w:val="Compact"/>
        <w:numPr>
          <w:ilvl w:val="0"/>
          <w:numId w:val="1158"/>
        </w:numPr>
      </w:pPr>
      <w:r>
        <w:rPr>
          <w:rStyle w:val="VerbatimChar"/>
        </w:rPr>
        <w:t xml:space="preserve">cloud.r-project.org</w:t>
      </w:r>
      <w:r>
        <w:t xml:space="preserve"> </w:t>
      </w:r>
      <w:r>
        <w:t xml:space="preserve">- CRAN mirror (cloud-based)</w:t>
      </w:r>
    </w:p>
    <w:p>
      <w:pPr>
        <w:pStyle w:val="Compact"/>
        <w:numPr>
          <w:ilvl w:val="0"/>
          <w:numId w:val="11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0"/>
        </w:numPr>
      </w:pPr>
      <w:r>
        <w:rPr>
          <w:rStyle w:val="VerbatimChar"/>
        </w:rPr>
        <w:t xml:space="preserve">en.wikipedia.org</w:t>
      </w:r>
      <w:r>
        <w:t xml:space="preserve"> </w:t>
      </w:r>
      <w:r>
        <w:t xml:space="preserve">- General reference and technical documentation</w:t>
      </w:r>
    </w:p>
    <w:p>
      <w:pPr>
        <w:pStyle w:val="Compact"/>
        <w:numPr>
          <w:ilvl w:val="0"/>
          <w:numId w:val="1160"/>
        </w:numPr>
      </w:pPr>
      <w:r>
        <w:rPr>
          <w:rStyle w:val="VerbatimChar"/>
        </w:rPr>
        <w:t xml:space="preserve">r-project.org</w:t>
      </w:r>
      <w:r>
        <w:t xml:space="preserve"> </w:t>
      </w:r>
      <w:r>
        <w:t xml:space="preserve">- Official R project website</w:t>
      </w:r>
    </w:p>
    <w:p>
      <w:pPr>
        <w:pStyle w:val="Compact"/>
        <w:numPr>
          <w:ilvl w:val="0"/>
          <w:numId w:val="1160"/>
        </w:numPr>
      </w:pPr>
      <w:r>
        <w:rPr>
          <w:rStyle w:val="VerbatimChar"/>
        </w:rPr>
        <w:t xml:space="preserve">quarto.org</w:t>
      </w:r>
      <w:r>
        <w:t xml:space="preserve"> </w:t>
      </w:r>
      <w:r>
        <w:t xml:space="preserve">- Quarto publishing system documentation</w:t>
      </w:r>
    </w:p>
    <w:p>
      <w:pPr>
        <w:pStyle w:val="Compact"/>
        <w:numPr>
          <w:ilvl w:val="0"/>
          <w:numId w:val="11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1"/>
        </w:numPr>
      </w:pPr>
      <w:r>
        <w:rPr>
          <w:rStyle w:val="VerbatimChar"/>
        </w:rPr>
        <w:t xml:space="preserve">github.com/tidyverse/*</w:t>
      </w:r>
      <w:r>
        <w:t xml:space="preserve"> </w:t>
      </w:r>
      <w:r>
        <w:t xml:space="preserve">- Tidyverse package source code</w:t>
      </w:r>
    </w:p>
    <w:p>
      <w:pPr>
        <w:pStyle w:val="Compact"/>
        <w:numPr>
          <w:ilvl w:val="0"/>
          <w:numId w:val="1161"/>
        </w:numPr>
      </w:pPr>
      <w:r>
        <w:rPr>
          <w:rStyle w:val="VerbatimChar"/>
        </w:rPr>
        <w:t xml:space="preserve">github.com/r-lib/*</w:t>
      </w:r>
      <w:r>
        <w:t xml:space="preserve"> </w:t>
      </w:r>
      <w:r>
        <w:t xml:space="preserve">- R-lib package source code</w:t>
      </w:r>
    </w:p>
    <w:p>
      <w:pPr>
        <w:pStyle w:val="Compact"/>
        <w:numPr>
          <w:ilvl w:val="0"/>
          <w:numId w:val="1161"/>
        </w:numPr>
      </w:pPr>
      <w:r>
        <w:rPr>
          <w:rStyle w:val="VerbatimChar"/>
        </w:rPr>
        <w:t xml:space="preserve">github.com/rstudio/*</w:t>
      </w:r>
      <w:r>
        <w:t xml:space="preserve"> </w:t>
      </w:r>
      <w:r>
        <w:t xml:space="preserve">- RStudio package source code</w:t>
      </w:r>
    </w:p>
    <w:p>
      <w:pPr>
        <w:pStyle w:val="Compact"/>
        <w:numPr>
          <w:ilvl w:val="0"/>
          <w:numId w:val="11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1"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4"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p>
      <w:pPr>
        <w:pStyle w:val="Compact"/>
        <w:numPr>
          <w:ilvl w:val="0"/>
          <w:numId w:val="1182"/>
        </w:numPr>
      </w:pPr>
      <w:hyperlink r:id="rId523">
        <w:r>
          <w:rPr>
            <w:rStyle w:val="Hyperlink"/>
          </w:rPr>
          <w:t xml:space="preserve">Team Public Health Substack</w:t>
        </w:r>
      </w:hyperlink>
    </w:p>
    <w:bookmarkEnd w:id="524"/>
    <w:bookmarkStart w:id="527" w:name="funding"/>
    <w:p>
      <w:pPr>
        <w:pStyle w:val="Heading2"/>
      </w:pPr>
      <w:r>
        <w:t xml:space="preserve">19.7 Funding</w:t>
      </w:r>
    </w:p>
    <w:p>
      <w:pPr>
        <w:pStyle w:val="Compact"/>
        <w:numPr>
          <w:ilvl w:val="0"/>
          <w:numId w:val="1183"/>
        </w:numPr>
      </w:pPr>
      <w:hyperlink r:id="rId525">
        <w:r>
          <w:rPr>
            <w:rStyle w:val="Hyperlink"/>
          </w:rPr>
          <w:t xml:space="preserve">Building Your Funding Train</w:t>
        </w:r>
      </w:hyperlink>
    </w:p>
    <w:p>
      <w:pPr>
        <w:pStyle w:val="Compact"/>
        <w:numPr>
          <w:ilvl w:val="0"/>
          <w:numId w:val="1183"/>
        </w:numPr>
      </w:pPr>
      <w:hyperlink r:id="rId526">
        <w:r>
          <w:rPr>
            <w:rStyle w:val="Hyperlink"/>
          </w:rPr>
          <w:t xml:space="preserve">NIH Grant Writing Resources</w:t>
        </w:r>
      </w:hyperlink>
    </w:p>
    <w:bookmarkEnd w:id="527"/>
    <w:bookmarkStart w:id="530" w:name="ethics-and-global-health-research"/>
    <w:p>
      <w:pPr>
        <w:pStyle w:val="Heading2"/>
      </w:pPr>
      <w:r>
        <w:t xml:space="preserve">19.8 Ethics and global health research</w:t>
      </w:r>
    </w:p>
    <w:p>
      <w:pPr>
        <w:pStyle w:val="Compact"/>
        <w:numPr>
          <w:ilvl w:val="0"/>
          <w:numId w:val="1184"/>
        </w:numPr>
      </w:pPr>
      <w:hyperlink r:id="rId528">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9">
        <w:r>
          <w:rPr>
            <w:rStyle w:val="Hyperlink"/>
          </w:rPr>
          <w:t xml:space="preserve">Transforming Global Health Partnerships</w:t>
        </w:r>
      </w:hyperlink>
    </w:p>
    <w:p>
      <w:r>
        <w:br w:type="page"/>
      </w:r>
    </w:p>
    <w:bookmarkEnd w:id="530"/>
    <w:bookmarkEnd w:id="531"/>
    <w:bookmarkStart w:id="549" w:name="professional-development"/>
    <w:p>
      <w:pPr>
        <w:pStyle w:val="Heading1"/>
      </w:pPr>
      <w:r>
        <w:t xml:space="preserve">20. Professional Development</w:t>
      </w:r>
    </w:p>
    <w:p>
      <w:pPr>
        <w:pStyle w:val="FirstParagraph"/>
      </w:pPr>
      <w:r>
        <w:t xml:space="preserve">Adapted by UCD-SeRG team from</w:t>
      </w:r>
      <w:r>
        <w:t xml:space="preserve"> </w:t>
      </w:r>
      <w:hyperlink r:id="rId532">
        <w:r>
          <w:rPr>
            <w:rStyle w:val="Hyperlink"/>
          </w:rPr>
          <w:t xml:space="preserve">original by Jade Benjamin-Chung</w:t>
        </w:r>
      </w:hyperlink>
    </w:p>
    <w:bookmarkStart w:id="533"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3"/>
    <w:bookmarkStart w:id="536"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4">
        <w:r>
          <w:rPr>
            <w:rStyle w:val="Hyperlink"/>
          </w:rPr>
          <w:t xml:space="preserve">myIDP - Individual Development Plan tool</w:t>
        </w:r>
      </w:hyperlink>
    </w:p>
    <w:p>
      <w:pPr>
        <w:pStyle w:val="Compact"/>
        <w:numPr>
          <w:ilvl w:val="0"/>
          <w:numId w:val="1187"/>
        </w:numPr>
      </w:pPr>
      <w:hyperlink r:id="rId535">
        <w:r>
          <w:rPr>
            <w:rStyle w:val="Hyperlink"/>
          </w:rPr>
          <w:t xml:space="preserve">NIH OITE Career Resources</w:t>
        </w:r>
      </w:hyperlink>
    </w:p>
    <w:bookmarkEnd w:id="536"/>
    <w:bookmarkStart w:id="539"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7">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8">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9"/>
    <w:bookmarkStart w:id="543"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40">
        <w:r>
          <w:rPr>
            <w:rStyle w:val="Hyperlink"/>
          </w:rPr>
          <w:t xml:space="preserve">ColorBrewer</w:t>
        </w:r>
      </w:hyperlink>
      <w:r>
        <w:t xml:space="preserve"> </w:t>
      </w:r>
      <w:r>
        <w:t xml:space="preserve">or</w:t>
      </w:r>
      <w:r>
        <w:t xml:space="preserve"> </w:t>
      </w:r>
      <w:hyperlink r:id="rId541">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2">
        <w:r>
          <w:rPr>
            <w:rStyle w:val="Hyperlink"/>
          </w:rPr>
          <w:t xml:space="preserve">Ten Simple Rules for Better Figures</w:t>
        </w:r>
      </w:hyperlink>
    </w:p>
    <w:bookmarkEnd w:id="543"/>
    <w:bookmarkStart w:id="546"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4">
        <w:r>
          <w:rPr>
            <w:rStyle w:val="Hyperlink"/>
          </w:rPr>
          <w:t xml:space="preserve">Building Your Funding Train</w:t>
        </w:r>
      </w:hyperlink>
    </w:p>
    <w:p>
      <w:pPr>
        <w:pStyle w:val="Compact"/>
        <w:numPr>
          <w:ilvl w:val="0"/>
          <w:numId w:val="1193"/>
        </w:numPr>
      </w:pPr>
      <w:hyperlink r:id="rId545">
        <w:r>
          <w:rPr>
            <w:rStyle w:val="Hyperlink"/>
          </w:rPr>
          <w:t xml:space="preserve">NIH Funding Opportunities</w:t>
        </w:r>
      </w:hyperlink>
    </w:p>
    <w:p>
      <w:pPr>
        <w:pStyle w:val="Compact"/>
        <w:numPr>
          <w:ilvl w:val="0"/>
          <w:numId w:val="1193"/>
        </w:numPr>
      </w:pPr>
      <w:hyperlink r:id="rId526">
        <w:r>
          <w:rPr>
            <w:rStyle w:val="Hyperlink"/>
          </w:rPr>
          <w:t xml:space="preserve">NIH Grant Writing Resources</w:t>
        </w:r>
      </w:hyperlink>
    </w:p>
    <w:bookmarkEnd w:id="546"/>
    <w:bookmarkStart w:id="547"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7"/>
    <w:bookmarkStart w:id="548"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8"/>
    <w:bookmarkEnd w:id="549"/>
    <w:bookmarkStart w:id="557"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2">
        <w:r>
          <w:rPr>
            <w:rStyle w:val="Hyperlink"/>
          </w:rPr>
          <w:t xml:space="preserve">original by Jade Benjamin-Chung</w:t>
        </w:r>
      </w:hyperlink>
    </w:p>
    <w:bookmarkStart w:id="55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50"/>
    <w:bookmarkStart w:id="553"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1">
        <w:r>
          <w:rPr>
            <w:rStyle w:val="Hyperlink"/>
          </w:rPr>
          <w:t xml:space="preserve">medRxiv</w:t>
        </w:r>
      </w:hyperlink>
      <w:r>
        <w:t xml:space="preserve"> </w:t>
      </w:r>
      <w:r>
        <w:t xml:space="preserve">or</w:t>
      </w:r>
      <w:r>
        <w:t xml:space="preserve"> </w:t>
      </w:r>
      <w:hyperlink r:id="rId552">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1">
        <w:r>
          <w:rPr>
            <w:rStyle w:val="Hyperlink"/>
          </w:rPr>
          <w:t xml:space="preserve">medRxiv</w:t>
        </w:r>
      </w:hyperlink>
      <w:r>
        <w:t xml:space="preserve">.</w:t>
      </w:r>
    </w:p>
    <w:bookmarkEnd w:id="553"/>
    <w:bookmarkStart w:id="55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4">
        <w:r>
          <w:rPr>
            <w:rStyle w:val="Hyperlink"/>
          </w:rPr>
          <w:t xml:space="preserve">EQUATOR Network</w:t>
        </w:r>
      </w:hyperlink>
      <w:r>
        <w:t xml:space="preserve">)</w:t>
      </w:r>
    </w:p>
    <w:bookmarkEnd w:id="555"/>
    <w:bookmarkStart w:id="556"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6"/>
    <w:bookmarkEnd w:id="557"/>
    <w:bookmarkStart w:id="637" w:name="references"/>
    <w:p>
      <w:pPr>
        <w:pStyle w:val="Heading1"/>
      </w:pPr>
      <w:r>
        <w:t xml:space="preserve">References</w:t>
      </w:r>
    </w:p>
    <w:bookmarkStart w:id="636" w:name="refs"/>
    <w:bookmarkStart w:id="559" w:name="ref-space_odyssey"/>
    <w:p>
      <w:pPr>
        <w:pStyle w:val="Bibliography"/>
      </w:pPr>
      <w:r>
        <w:t xml:space="preserve">“2001: A Space Odyssey.”</w:t>
      </w:r>
      <w:r>
        <w:t xml:space="preserve"> </w:t>
      </w:r>
      <w:r>
        <w:t xml:space="preserve">1968. Film.</w:t>
      </w:r>
      <w:r>
        <w:t xml:space="preserve"> </w:t>
      </w:r>
      <w:hyperlink r:id="rId558">
        <w:r>
          <w:rPr>
            <w:rStyle w:val="Hyperlink"/>
          </w:rPr>
          <w:t xml:space="preserve">https://en.wikipedia.org/wiki/2001:_A_Space_Odyssey_(film)</w:t>
        </w:r>
      </w:hyperlink>
      <w:r>
        <w:t xml:space="preserve">.</w:t>
      </w:r>
    </w:p>
    <w:bookmarkEnd w:id="559"/>
    <w:bookmarkStart w:id="56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0">
        <w:r>
          <w:rPr>
            <w:rStyle w:val="Hyperlink"/>
          </w:rPr>
          <w:t xml:space="preserve">https://doi.org/10.1371/journal.pgph.0002269</w:t>
        </w:r>
      </w:hyperlink>
      <w:r>
        <w:t xml:space="preserve">.</w:t>
      </w:r>
    </w:p>
    <w:bookmarkEnd w:id="561"/>
    <w:bookmarkStart w:id="56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2">
        <w:r>
          <w:rPr>
            <w:rStyle w:val="Hyperlink"/>
          </w:rPr>
          <w:t xml:space="preserve">https://search.library.ucdavis.edu/permalink/01UCD_INST/9fle3i/alma990000226350403126</w:t>
        </w:r>
      </w:hyperlink>
      <w:r>
        <w:t xml:space="preserve">.</w:t>
      </w:r>
    </w:p>
    <w:bookmarkEnd w:id="563"/>
    <w:bookmarkStart w:id="56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4">
        <w:r>
          <w:rPr>
            <w:rStyle w:val="Hyperlink"/>
          </w:rPr>
          <w:t xml:space="preserve">https://doi.org/10.1038/d41586-019-01431-z</w:t>
        </w:r>
      </w:hyperlink>
      <w:r>
        <w:t xml:space="preserve">.</w:t>
      </w:r>
    </w:p>
    <w:bookmarkEnd w:id="565"/>
    <w:bookmarkStart w:id="567" w:name="ref-battlestar_galactica_2004"/>
    <w:p>
      <w:pPr>
        <w:pStyle w:val="Bibliography"/>
      </w:pPr>
      <w:r>
        <w:t xml:space="preserve">“Battlestar Galactica.”</w:t>
      </w:r>
      <w:r>
        <w:t xml:space="preserve"> </w:t>
      </w:r>
      <w:r>
        <w:t xml:space="preserve">2004. Television Series.</w:t>
      </w:r>
      <w:r>
        <w:t xml:space="preserve"> </w:t>
      </w:r>
      <w:hyperlink r:id="rId566">
        <w:r>
          <w:rPr>
            <w:rStyle w:val="Hyperlink"/>
          </w:rPr>
          <w:t xml:space="preserve">https://en.wikipedia.org/wiki/Battlestar_Galactica_(2004_TV_series)</w:t>
        </w:r>
      </w:hyperlink>
      <w:r>
        <w:t xml:space="preserve">.</w:t>
      </w:r>
    </w:p>
    <w:bookmarkEnd w:id="567"/>
    <w:bookmarkStart w:id="56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2">
        <w:r>
          <w:rPr>
            <w:rStyle w:val="Hyperlink"/>
          </w:rPr>
          <w:t xml:space="preserve">https://jadebc.github.io/lab-manual/</w:t>
        </w:r>
      </w:hyperlink>
      <w:r>
        <w:t xml:space="preserve">.</w:t>
      </w:r>
    </w:p>
    <w:bookmarkEnd w:id="568"/>
    <w:bookmarkStart w:id="570" w:name="ref-blade_runner"/>
    <w:p>
      <w:pPr>
        <w:pStyle w:val="Bibliography"/>
      </w:pPr>
      <w:r>
        <w:t xml:space="preserve">“Blade Runner.”</w:t>
      </w:r>
      <w:r>
        <w:t xml:space="preserve"> </w:t>
      </w:r>
      <w:r>
        <w:t xml:space="preserve">1982. Film.</w:t>
      </w:r>
      <w:r>
        <w:t xml:space="preserve"> </w:t>
      </w:r>
      <w:hyperlink r:id="rId569">
        <w:r>
          <w:rPr>
            <w:rStyle w:val="Hyperlink"/>
          </w:rPr>
          <w:t xml:space="preserve">https://en.wikipedia.org/wiki/Blade_Runner</w:t>
        </w:r>
      </w:hyperlink>
      <w:r>
        <w:t xml:space="preserve">.</w:t>
      </w:r>
    </w:p>
    <w:bookmarkEnd w:id="570"/>
    <w:bookmarkStart w:id="5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1">
        <w:r>
          <w:rPr>
            <w:rStyle w:val="Hyperlink"/>
          </w:rPr>
          <w:t xml:space="preserve">https://happygitwithr.com/</w:t>
        </w:r>
      </w:hyperlink>
      <w:r>
        <w:t xml:space="preserve">.</w:t>
      </w:r>
    </w:p>
    <w:bookmarkEnd w:id="572"/>
    <w:bookmarkStart w:id="574"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3">
        <w:r>
          <w:rPr>
            <w:rStyle w:val="Hyperlink"/>
          </w:rPr>
          <w:t xml:space="preserve">https://en.wikipedia.org/wiki/Ender%27s_Game</w:t>
        </w:r>
      </w:hyperlink>
      <w:r>
        <w:t xml:space="preserve">.</w:t>
      </w:r>
    </w:p>
    <w:bookmarkEnd w:id="574"/>
    <w:bookmarkStart w:id="57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5">
        <w:r>
          <w:rPr>
            <w:rStyle w:val="Hyperlink"/>
          </w:rPr>
          <w:t xml:space="preserve">https://doi.org/10.1038/s41467-020-19160-7</w:t>
        </w:r>
      </w:hyperlink>
      <w:r>
        <w:t xml:space="preserve">.</w:t>
      </w:r>
    </w:p>
    <w:bookmarkEnd w:id="576"/>
    <w:bookmarkStart w:id="57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7">
        <w:r>
          <w:rPr>
            <w:rStyle w:val="Hyperlink"/>
          </w:rPr>
          <w:t xml:space="preserve">http://creativecommons.org/licenses/by-nc/4.0/</w:t>
        </w:r>
      </w:hyperlink>
      <w:r>
        <w:t xml:space="preserve">.</w:t>
      </w:r>
    </w:p>
    <w:bookmarkEnd w:id="578"/>
    <w:bookmarkStart w:id="580" w:name="ref-credit"/>
    <w:p>
      <w:pPr>
        <w:pStyle w:val="Bibliography"/>
      </w:pPr>
      <w:r>
        <w:t xml:space="preserve">“CRediT: Contributor Roles Taxonomy.”</w:t>
      </w:r>
      <w:r>
        <w:t xml:space="preserve"> </w:t>
      </w:r>
      <w:r>
        <w:t xml:space="preserve">n.d. PLOS ONE.</w:t>
      </w:r>
      <w:r>
        <w:t xml:space="preserve"> </w:t>
      </w:r>
      <w:hyperlink r:id="rId579">
        <w:r>
          <w:rPr>
            <w:rStyle w:val="Hyperlink"/>
          </w:rPr>
          <w:t xml:space="preserve">https://journals.plos.org/plosone/s/authorship</w:t>
        </w:r>
      </w:hyperlink>
      <w:r>
        <w:t xml:space="preserve">.</w:t>
      </w:r>
    </w:p>
    <w:bookmarkEnd w:id="580"/>
    <w:bookmarkStart w:id="582" w:name="ref-dryad"/>
    <w:p>
      <w:pPr>
        <w:pStyle w:val="Bibliography"/>
      </w:pPr>
      <w:r>
        <w:t xml:space="preserve">“Dryad Digital Repository.”</w:t>
      </w:r>
      <w:r>
        <w:t xml:space="preserve"> </w:t>
      </w:r>
      <w:r>
        <w:t xml:space="preserve">n.d. Dryad.</w:t>
      </w:r>
      <w:r>
        <w:t xml:space="preserve"> </w:t>
      </w:r>
      <w:hyperlink r:id="rId581">
        <w:r>
          <w:rPr>
            <w:rStyle w:val="Hyperlink"/>
          </w:rPr>
          <w:t xml:space="preserve">https://datadryad.org/</w:t>
        </w:r>
      </w:hyperlink>
      <w:r>
        <w:t xml:space="preserve">.</w:t>
      </w:r>
    </w:p>
    <w:bookmarkEnd w:id="582"/>
    <w:bookmarkStart w:id="58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4">
        <w:r>
          <w:rPr>
            <w:rStyle w:val="Hyperlink"/>
          </w:rPr>
          <w:t xml:space="preserve">https://www.equator-network.org/</w:t>
        </w:r>
      </w:hyperlink>
      <w:r>
        <w:t xml:space="preserve">.</w:t>
      </w:r>
    </w:p>
    <w:bookmarkEnd w:id="583"/>
    <w:bookmarkStart w:id="5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4">
        <w:r>
          <w:rPr>
            <w:rStyle w:val="Hyperlink"/>
          </w:rPr>
          <w:t xml:space="preserve">https://engineering-shiny.org/</w:t>
        </w:r>
      </w:hyperlink>
      <w:r>
        <w:t xml:space="preserve">.</w:t>
      </w:r>
    </w:p>
    <w:bookmarkEnd w:id="585"/>
    <w:bookmarkStart w:id="587"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6">
        <w:r>
          <w:rPr>
            <w:rStyle w:val="Hyperlink"/>
          </w:rPr>
          <w:t xml:space="preserve">https://www.youtube.com/watch?v=B1BdQcJ2ZYY</w:t>
        </w:r>
      </w:hyperlink>
      <w:r>
        <w:t xml:space="preserve">.</w:t>
      </w:r>
    </w:p>
    <w:bookmarkEnd w:id="587"/>
    <w:bookmarkStart w:id="589" w:name="ref-githubdesktop"/>
    <w:p>
      <w:pPr>
        <w:pStyle w:val="Bibliography"/>
      </w:pPr>
      <w:r>
        <w:t xml:space="preserve">“GitHub Desktop.”</w:t>
      </w:r>
      <w:r>
        <w:t xml:space="preserve"> </w:t>
      </w:r>
      <w:r>
        <w:t xml:space="preserve">n.d. GitHub.</w:t>
      </w:r>
      <w:r>
        <w:t xml:space="preserve"> </w:t>
      </w:r>
      <w:hyperlink r:id="rId588">
        <w:r>
          <w:rPr>
            <w:rStyle w:val="Hyperlink"/>
          </w:rPr>
          <w:t xml:space="preserve">https://desktop.github.com/</w:t>
        </w:r>
      </w:hyperlink>
      <w:r>
        <w:t xml:space="preserve">.</w:t>
      </w:r>
    </w:p>
    <w:bookmarkEnd w:id="589"/>
    <w:bookmarkStart w:id="591" w:name="ref-dune"/>
    <w:p>
      <w:pPr>
        <w:pStyle w:val="Bibliography"/>
      </w:pPr>
      <w:r>
        <w:t xml:space="preserve">Herbert, Frank. 1965.</w:t>
      </w:r>
      <w:r>
        <w:t xml:space="preserve"> </w:t>
      </w:r>
      <w:r>
        <w:t xml:space="preserve">“Dune.”</w:t>
      </w:r>
      <w:r>
        <w:t xml:space="preserve"> </w:t>
      </w:r>
      <w:r>
        <w:t xml:space="preserve">Novel.</w:t>
      </w:r>
      <w:r>
        <w:t xml:space="preserve"> </w:t>
      </w:r>
      <w:hyperlink r:id="rId590">
        <w:r>
          <w:rPr>
            <w:rStyle w:val="Hyperlink"/>
          </w:rPr>
          <w:t xml:space="preserve">https://en.wikipedia.org/wiki/Organizations_of_the_Dune_universe#Thinking_machines</w:t>
        </w:r>
      </w:hyperlink>
      <w:r>
        <w:t xml:space="preserve">.</w:t>
      </w:r>
    </w:p>
    <w:bookmarkEnd w:id="591"/>
    <w:bookmarkStart w:id="593" w:name="ref-plos_data"/>
    <w:p>
      <w:pPr>
        <w:pStyle w:val="Bibliography"/>
      </w:pPr>
      <w:r>
        <w:t xml:space="preserve">“How to Store and Manage Your Data.”</w:t>
      </w:r>
      <w:r>
        <w:t xml:space="preserve"> </w:t>
      </w:r>
      <w:r>
        <w:t xml:space="preserve">n.d. PLOS.</w:t>
      </w:r>
      <w:r>
        <w:t xml:space="preserve"> </w:t>
      </w:r>
      <w:hyperlink r:id="rId592">
        <w:r>
          <w:rPr>
            <w:rStyle w:val="Hyperlink"/>
          </w:rPr>
          <w:t xml:space="preserve">https://plos.org/resource/how-to-store-and-manage-your-data/</w:t>
        </w:r>
      </w:hyperlink>
      <w:r>
        <w:t xml:space="preserve">.</w:t>
      </w:r>
    </w:p>
    <w:bookmarkEnd w:id="593"/>
    <w:bookmarkStart w:id="59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4"/>
    <w:bookmarkStart w:id="595" w:name="ref-medRxiv"/>
    <w:p>
      <w:pPr>
        <w:pStyle w:val="Bibliography"/>
      </w:pPr>
      <w:r>
        <w:t xml:space="preserve">“medRxiv: The Preprint Server for Health Sciences.”</w:t>
      </w:r>
      <w:r>
        <w:t xml:space="preserve"> </w:t>
      </w:r>
      <w:r>
        <w:t xml:space="preserve">n.d. Cold Spring Harbor Laboratory.</w:t>
      </w:r>
      <w:r>
        <w:t xml:space="preserve"> </w:t>
      </w:r>
      <w:hyperlink r:id="rId551">
        <w:r>
          <w:rPr>
            <w:rStyle w:val="Hyperlink"/>
          </w:rPr>
          <w:t xml:space="preserve">https://www.medrxiv.org/</w:t>
        </w:r>
      </w:hyperlink>
      <w:r>
        <w:t xml:space="preserve">.</w:t>
      </w:r>
    </w:p>
    <w:bookmarkEnd w:id="595"/>
    <w:bookmarkStart w:id="5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6">
        <w:r>
          <w:rPr>
            <w:rStyle w:val="Hyperlink"/>
          </w:rPr>
          <w:t xml:space="preserve">https://doi.org/10.1038/467775a</w:t>
        </w:r>
      </w:hyperlink>
      <w:r>
        <w:t xml:space="preserve">.</w:t>
      </w:r>
    </w:p>
    <w:bookmarkEnd w:id="597"/>
    <w:bookmarkStart w:id="59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8">
        <w:r>
          <w:rPr>
            <w:rStyle w:val="Hyperlink"/>
          </w:rPr>
          <w:t xml:space="preserve">https://doi.org/10.1038/s41562-016-0021</w:t>
        </w:r>
      </w:hyperlink>
      <w:r>
        <w:t xml:space="preserve">.</w:t>
      </w:r>
    </w:p>
    <w:bookmarkEnd w:id="599"/>
    <w:bookmarkStart w:id="6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0">
        <w:r>
          <w:rPr>
            <w:rStyle w:val="Hyperlink"/>
          </w:rPr>
          <w:t xml:space="preserve">https://doi.org/10.1038/526182a</w:t>
        </w:r>
      </w:hyperlink>
      <w:r>
        <w:t xml:space="preserve">.</w:t>
      </w:r>
    </w:p>
    <w:bookmarkEnd w:id="601"/>
    <w:bookmarkStart w:id="603" w:name="ref-osf"/>
    <w:p>
      <w:pPr>
        <w:pStyle w:val="Bibliography"/>
      </w:pPr>
      <w:r>
        <w:t xml:space="preserve">“Open Science Framework.”</w:t>
      </w:r>
      <w:r>
        <w:t xml:space="preserve"> </w:t>
      </w:r>
      <w:r>
        <w:t xml:space="preserve">n.d. Center for Open Science.</w:t>
      </w:r>
      <w:r>
        <w:t xml:space="preserve"> </w:t>
      </w:r>
      <w:hyperlink r:id="rId602">
        <w:r>
          <w:rPr>
            <w:rStyle w:val="Hyperlink"/>
          </w:rPr>
          <w:t xml:space="preserve">https://osf.io/</w:t>
        </w:r>
      </w:hyperlink>
      <w:r>
        <w:t xml:space="preserve">.</w:t>
      </w:r>
    </w:p>
    <w:bookmarkEnd w:id="603"/>
    <w:bookmarkStart w:id="605" w:name="ref-gitfixum"/>
    <w:p>
      <w:pPr>
        <w:pStyle w:val="Bibliography"/>
      </w:pPr>
      <w:r>
        <w:t xml:space="preserve">Robertson, Seth. n.d.</w:t>
      </w:r>
      <w:r>
        <w:t xml:space="preserve"> </w:t>
      </w:r>
      <w:r>
        <w:t xml:space="preserve">“On Undoing, Fixing, or Removing Commits in Git.”</w:t>
      </w:r>
      <w:r>
        <w:t xml:space="preserve"> </w:t>
      </w:r>
      <w:hyperlink r:id="rId604">
        <w:r>
          <w:rPr>
            <w:rStyle w:val="Hyperlink"/>
          </w:rPr>
          <w:t xml:space="preserve">https://sethrobertson.github.io/GitFixUm/fixup.html</w:t>
        </w:r>
      </w:hyperlink>
      <w:r>
        <w:t xml:space="preserve">.</w:t>
      </w:r>
    </w:p>
    <w:bookmarkEnd w:id="605"/>
    <w:bookmarkStart w:id="60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6">
        <w:r>
          <w:rPr>
            <w:rStyle w:val="Hyperlink"/>
          </w:rPr>
          <w:t xml:space="preserve">https://doi.org/10.1371/journal.pcbi.1003833</w:t>
        </w:r>
      </w:hyperlink>
      <w:r>
        <w:t xml:space="preserve">.</w:t>
      </w:r>
    </w:p>
    <w:bookmarkEnd w:id="607"/>
    <w:bookmarkStart w:id="60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8">
        <w:r>
          <w:rPr>
            <w:rStyle w:val="Hyperlink"/>
          </w:rPr>
          <w:t xml:space="preserve">https://doi.org/10.1038/d41586-019-02918-5</w:t>
        </w:r>
      </w:hyperlink>
      <w:r>
        <w:t xml:space="preserve">.</w:t>
      </w:r>
    </w:p>
    <w:bookmarkEnd w:id="609"/>
    <w:bookmarkStart w:id="611" w:name="ref-slurm"/>
    <w:p>
      <w:pPr>
        <w:pStyle w:val="Bibliography"/>
      </w:pPr>
      <w:r>
        <w:t xml:space="preserve">“Slurm Workload Manager: Sbatch Documentation.”</w:t>
      </w:r>
      <w:r>
        <w:t xml:space="preserve"> </w:t>
      </w:r>
      <w:r>
        <w:t xml:space="preserve">n.d. SchedMD.</w:t>
      </w:r>
      <w:r>
        <w:t xml:space="preserve"> </w:t>
      </w:r>
      <w:hyperlink r:id="rId610">
        <w:r>
          <w:rPr>
            <w:rStyle w:val="Hyperlink"/>
          </w:rPr>
          <w:t xml:space="preserve">https://slurm.schedmd.com/sbatch.html</w:t>
        </w:r>
      </w:hyperlink>
      <w:r>
        <w:t xml:space="preserve">.</w:t>
      </w:r>
    </w:p>
    <w:bookmarkEnd w:id="611"/>
    <w:bookmarkStart w:id="6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2">
        <w:r>
          <w:rPr>
            <w:rStyle w:val="Hyperlink"/>
          </w:rPr>
          <w:t xml:space="preserve">https://doi.org/10.1038/d41586-019-00067-3</w:t>
        </w:r>
      </w:hyperlink>
      <w:r>
        <w:t xml:space="preserve">.</w:t>
      </w:r>
    </w:p>
    <w:bookmarkEnd w:id="613"/>
    <w:bookmarkStart w:id="615" w:name="ref-terminator"/>
    <w:p>
      <w:pPr>
        <w:pStyle w:val="Bibliography"/>
      </w:pPr>
      <w:r>
        <w:t xml:space="preserve">“Terminator 3: Rise of the Machines.”</w:t>
      </w:r>
      <w:r>
        <w:t xml:space="preserve"> </w:t>
      </w:r>
      <w:r>
        <w:t xml:space="preserve">2003. Film.</w:t>
      </w:r>
      <w:r>
        <w:t xml:space="preserve"> </w:t>
      </w:r>
      <w:hyperlink r:id="rId614">
        <w:r>
          <w:rPr>
            <w:rStyle w:val="Hyperlink"/>
          </w:rPr>
          <w:t xml:space="preserve">https://en.wikipedia.org/wiki/Terminator_3:_Rise_of_the_Machines</w:t>
        </w:r>
      </w:hyperlink>
      <w:r>
        <w:t xml:space="preserve">.</w:t>
      </w:r>
    </w:p>
    <w:bookmarkEnd w:id="615"/>
    <w:bookmarkStart w:id="617" w:name="ref-matrix"/>
    <w:p>
      <w:pPr>
        <w:pStyle w:val="Bibliography"/>
      </w:pPr>
      <w:r>
        <w:t xml:space="preserve">“The Matrix.”</w:t>
      </w:r>
      <w:r>
        <w:t xml:space="preserve"> </w:t>
      </w:r>
      <w:r>
        <w:t xml:space="preserve">1999. Film.</w:t>
      </w:r>
      <w:r>
        <w:t xml:space="preserve"> </w:t>
      </w:r>
      <w:hyperlink r:id="rId616">
        <w:r>
          <w:rPr>
            <w:rStyle w:val="Hyperlink"/>
          </w:rPr>
          <w:t xml:space="preserve">https://en.wikipedia.org/wiki/The_Matrix</w:t>
        </w:r>
      </w:hyperlink>
      <w:r>
        <w:t xml:space="preserve">.</w:t>
      </w:r>
    </w:p>
    <w:bookmarkEnd w:id="617"/>
    <w:bookmarkStart w:id="6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8">
        <w:r>
          <w:rPr>
            <w:rStyle w:val="Hyperlink"/>
          </w:rPr>
          <w:t xml:space="preserve">https://code-review.tidyverse.org/</w:t>
        </w:r>
      </w:hyperlink>
      <w:r>
        <w:t xml:space="preserve">.</w:t>
      </w:r>
    </w:p>
    <w:bookmarkEnd w:id="619"/>
    <w:bookmarkStart w:id="6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0">
        <w:r>
          <w:rPr>
            <w:rStyle w:val="Hyperlink"/>
          </w:rPr>
          <w:t xml:space="preserve">https://doi.org/10.1038/d41586-021-03603-2</w:t>
        </w:r>
      </w:hyperlink>
      <w:r>
        <w:t xml:space="preserve">.</w:t>
      </w:r>
    </w:p>
    <w:bookmarkEnd w:id="621"/>
    <w:bookmarkStart w:id="623" w:name="ref-wargames"/>
    <w:p>
      <w:pPr>
        <w:pStyle w:val="Bibliography"/>
      </w:pPr>
      <w:r>
        <w:t xml:space="preserve">“WarGames.”</w:t>
      </w:r>
      <w:r>
        <w:t xml:space="preserve"> </w:t>
      </w:r>
      <w:r>
        <w:t xml:space="preserve">1983. Film.</w:t>
      </w:r>
      <w:r>
        <w:t xml:space="preserve"> </w:t>
      </w:r>
      <w:hyperlink r:id="rId622">
        <w:r>
          <w:rPr>
            <w:rStyle w:val="Hyperlink"/>
          </w:rPr>
          <w:t xml:space="preserve">https://en.wikipedia.org/wiki/WarGames</w:t>
        </w:r>
      </w:hyperlink>
      <w:r>
        <w:t xml:space="preserve">.</w:t>
      </w:r>
    </w:p>
    <w:bookmarkEnd w:id="623"/>
    <w:bookmarkStart w:id="6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4">
        <w:r>
          <w:rPr>
            <w:rStyle w:val="Hyperlink"/>
          </w:rPr>
          <w:t xml:space="preserve">https://adv-r.hadley.nz/</w:t>
        </w:r>
      </w:hyperlink>
      <w:r>
        <w:t xml:space="preserve">.</w:t>
      </w:r>
    </w:p>
    <w:bookmarkEnd w:id="625"/>
    <w:bookmarkStart w:id="627" w:name="ref-wickham2021shiny"/>
    <w:p>
      <w:pPr>
        <w:pStyle w:val="Bibliography"/>
      </w:pPr>
      <w:r>
        <w:t xml:space="preserve">———. 2021.</w:t>
      </w:r>
      <w:r>
        <w:t xml:space="preserve"> </w:t>
      </w:r>
      <w:r>
        <w:rPr>
          <w:i/>
          <w:iCs/>
        </w:rPr>
        <w:t xml:space="preserve">Mastering Shiny</w:t>
      </w:r>
      <w:r>
        <w:t xml:space="preserve">. O’Reilly Media.</w:t>
      </w:r>
      <w:r>
        <w:t xml:space="preserve"> </w:t>
      </w:r>
      <w:hyperlink r:id="rId626">
        <w:r>
          <w:rPr>
            <w:rStyle w:val="Hyperlink"/>
          </w:rPr>
          <w:t xml:space="preserve">https://mastering-shiny.org/</w:t>
        </w:r>
      </w:hyperlink>
      <w:r>
        <w:t xml:space="preserve">.</w:t>
      </w:r>
    </w:p>
    <w:bookmarkEnd w:id="627"/>
    <w:bookmarkStart w:id="628"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8"/>
    <w:bookmarkStart w:id="630" w:name="ref-wickham2023tidydesign"/>
    <w:p>
      <w:pPr>
        <w:pStyle w:val="Bibliography"/>
      </w:pPr>
      <w:r>
        <w:t xml:space="preserve">———. 2023b.</w:t>
      </w:r>
      <w:r>
        <w:t xml:space="preserve"> </w:t>
      </w:r>
      <w:r>
        <w:rPr>
          <w:i/>
          <w:iCs/>
        </w:rPr>
        <w:t xml:space="preserve">Tidyverse Design Guide</w:t>
      </w:r>
      <w:r>
        <w:t xml:space="preserve">.</w:t>
      </w:r>
      <w:r>
        <w:t xml:space="preserve"> </w:t>
      </w:r>
      <w:hyperlink r:id="rId629">
        <w:r>
          <w:rPr>
            <w:rStyle w:val="Hyperlink"/>
          </w:rPr>
          <w:t xml:space="preserve">https://design.tidyverse.org/</w:t>
        </w:r>
      </w:hyperlink>
      <w:r>
        <w:t xml:space="preserve">.</w:t>
      </w:r>
    </w:p>
    <w:bookmarkEnd w:id="630"/>
    <w:bookmarkStart w:id="6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1">
        <w:r>
          <w:rPr>
            <w:rStyle w:val="Hyperlink"/>
          </w:rPr>
          <w:t xml:space="preserve">https://r-pkgs.org/</w:t>
        </w:r>
      </w:hyperlink>
      <w:r>
        <w:t xml:space="preserve">.</w:t>
      </w:r>
    </w:p>
    <w:bookmarkEnd w:id="632"/>
    <w:bookmarkStart w:id="6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3">
        <w:r>
          <w:rPr>
            <w:rStyle w:val="Hyperlink"/>
          </w:rPr>
          <w:t xml:space="preserve">https://r4ds.hadley.nz/</w:t>
        </w:r>
      </w:hyperlink>
      <w:r>
        <w:t xml:space="preserve">.</w:t>
      </w:r>
    </w:p>
    <w:bookmarkEnd w:id="634"/>
    <w:bookmarkStart w:id="6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5"/>
    <w:bookmarkEnd w:id="636"/>
    <w:p>
      <w:r>
        <w:br w:type="page"/>
      </w:r>
    </w:p>
    <w:bookmarkEnd w:id="637"/>
    <w:bookmarkStart w:id="6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8">
        <w:r>
          <w:rPr>
            <w:rStyle w:val="Hyperlink"/>
          </w:rPr>
          <w:t xml:space="preserve">https://ucd-serg.github.io/lab-manual/appendix-copilot-instructions.html</w:t>
        </w:r>
      </w:hyperlink>
    </w:p>
    <w:p>
      <w:r>
        <w:br w:type="page"/>
      </w:r>
    </w:p>
    <w:bookmarkEnd w:id="639"/>
    <w:bookmarkStart w:id="6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0">
        <w:r>
          <w:rPr>
            <w:rStyle w:val="Hyperlink"/>
          </w:rPr>
          <w:t xml:space="preserve">https://ucd-serg.github.io/lab-manual/appendix-copilot-setup-steps.html</w:t>
        </w:r>
      </w:hyperlink>
    </w:p>
    <w:p>
      <w:r>
        <w:br w:type="page"/>
      </w:r>
    </w:p>
    <w:bookmarkEnd w:id="641"/>
    <w:bookmarkStart w:id="6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ins w:id="1909" w:author="PR Preview" w:date="2024-01-01T00:00:00Z">
        <w:r>
          <w:rPr>
            <w:b/>
            <w:bCs/>
          </w:rPr>
          <w:t xml:space="preserve">Branch:</w:t>
        </w:r>
      </w:ins>
      <w:ins w:id="1909" w:author="PR Preview" w:date="2024-01-01T00:00:00Z">
        <w:r>
          <w:t xml:space="preserve"> </w:t>
        </w:r>
      </w:ins>
      <w:ins w:id="1909" w:author="PR Preview" w:date="2024-01-01T00:00:00Z">
        <w:r>
          <w:t xml:space="preserve">HEAD</w:t>
        </w:r>
      </w:ins>
    </w:p>
    <w:p>
      <w:pPr>
        <w:pStyle w:val="Compact"/>
        <w:numPr>
          <w:ilvl w:val="0"/>
          <w:numId w:val="1215"/>
        </w:numPr>
      </w:pPr>
      <w:ins w:id="1910" w:author="PR Preview" w:date="2024-01-01T00:00:00Z">
        <w:r>
          <w:rPr>
            <w:b/>
            <w:bCs/>
          </w:rPr>
          <w:t xml:space="preserve">Commit:</w:t>
        </w:r>
      </w:ins>
      <w:ins w:id="1910" w:author="PR Preview" w:date="2024-01-01T00:00:00Z">
        <w:r>
          <w:t xml:space="preserve"> </w:t>
        </w:r>
      </w:ins>
      <w:ins w:id="1910" w:author="PR Preview" w:date="2024-01-01T00:00:00Z">
        <w:r>
          <w:t xml:space="preserve">5ca9bce</w:t>
        </w:r>
      </w:ins>
    </w:p>
    <w:p>
      <w:pPr>
        <w:pStyle w:val="Compact"/>
        <w:numPr>
          <w:ilvl w:val="0"/>
          <w:numId w:val="1215"/>
        </w:numPr>
      </w:pPr>
      <w:ins w:id="1911" w:author="PR Preview" w:date="2024-01-01T00:00:00Z">
        <w:r>
          <w:rPr>
            <w:b/>
            <w:bCs/>
          </w:rPr>
          <w:t xml:space="preserve">Full commit hash:</w:t>
        </w:r>
      </w:ins>
      <w:ins w:id="1911" w:author="PR Preview" w:date="2024-01-01T00:00:00Z">
        <w:r>
          <w:t xml:space="preserve"> </w:t>
        </w:r>
      </w:ins>
      <w:ins w:id="1911" w:author="PR Preview" w:date="2024-01-01T00:00:00Z">
        <w:r>
          <w:t xml:space="preserve">5ca9bce64432b094f5f8b31bdbc6bcff26d45524</w:t>
        </w:r>
      </w:ins>
    </w:p>
    <w:p>
      <w:pPr>
        <w:pStyle w:val="Compact"/>
        <w:numPr>
          <w:ilvl w:val="0"/>
          <w:numId w:val="1215"/>
        </w:numPr>
      </w:pPr>
      <w:ins w:id="1912" w:author="PR Preview" w:date="2024-01-01T00:00:00Z">
        <w:r>
          <w:rPr>
            <w:b/>
            <w:bCs/>
          </w:rPr>
          <w:t xml:space="preserve">Commit date:</w:t>
        </w:r>
      </w:ins>
      <w:ins w:id="1912" w:author="PR Preview" w:date="2024-01-01T00:00:00Z">
        <w:r>
          <w:t xml:space="preserve"> </w:t>
        </w:r>
      </w:ins>
      <w:ins w:id="1912" w:author="PR Preview" w:date="2024-01-01T00:00:00Z">
        <w:r>
          <w:t xml:space="preserve">2026-01-16 23:44:03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40" Type="http://schemas.openxmlformats.org/officeDocument/2006/relationships/hyperlink" Target="http://colorbrewer2.org/" TargetMode="External"/><Relationship Id="rId577"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4"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8"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1" Type="http://schemas.openxmlformats.org/officeDocument/2006/relationships/hyperlink" Target="https://datadryad.org/" TargetMode="External"/><Relationship Id="rId629" Type="http://schemas.openxmlformats.org/officeDocument/2006/relationships/hyperlink" Target="https://design.tidyverse.org/" TargetMode="External"/><Relationship Id="rId588"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6" Type="http://schemas.openxmlformats.org/officeDocument/2006/relationships/hyperlink" Target="https://doi.org/10.1038/467775a" TargetMode="External"/><Relationship Id="rId600" Type="http://schemas.openxmlformats.org/officeDocument/2006/relationships/hyperlink" Target="https://doi.org/10.1038/526182a" TargetMode="External"/><Relationship Id="rId612" Type="http://schemas.openxmlformats.org/officeDocument/2006/relationships/hyperlink" Target="https://doi.org/10.1038/d41586-019-00067-3" TargetMode="External"/><Relationship Id="rId564" Type="http://schemas.openxmlformats.org/officeDocument/2006/relationships/hyperlink" Target="https://doi.org/10.1038/d41586-019-01431-z" TargetMode="External"/><Relationship Id="rId608" Type="http://schemas.openxmlformats.org/officeDocument/2006/relationships/hyperlink" Target="https://doi.org/10.1038/d41586-019-02918-5" TargetMode="External"/><Relationship Id="rId620" Type="http://schemas.openxmlformats.org/officeDocument/2006/relationships/hyperlink" Target="https://doi.org/10.1038/d41586-021-03603-2" TargetMode="External"/><Relationship Id="rId575" Type="http://schemas.openxmlformats.org/officeDocument/2006/relationships/hyperlink" Target="https://doi.org/10.1038/s41467-020-19160-7" TargetMode="External"/><Relationship Id="rId598" Type="http://schemas.openxmlformats.org/officeDocument/2006/relationships/hyperlink" Target="https://doi.org/10.1038/s41562-016-0021" TargetMode="External"/><Relationship Id="rId606" Type="http://schemas.openxmlformats.org/officeDocument/2006/relationships/hyperlink" Target="https://doi.org/10.1371/journal.pcbi.1003833" TargetMode="External"/><Relationship Id="rId560"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8"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6" Type="http://schemas.openxmlformats.org/officeDocument/2006/relationships/hyperlink" Target="https://en.wikipedia.org/wiki/Battlestar_Galactica_(2004_TV_series)" TargetMode="External"/><Relationship Id="rId569" Type="http://schemas.openxmlformats.org/officeDocument/2006/relationships/hyperlink" Target="https://en.wikipedia.org/wiki/Blade_Runner" TargetMode="External"/><Relationship Id="rId573" Type="http://schemas.openxmlformats.org/officeDocument/2006/relationships/hyperlink" Target="https://en.wikipedia.org/wiki/Ender%27s_Game" TargetMode="External"/><Relationship Id="rId590" Type="http://schemas.openxmlformats.org/officeDocument/2006/relationships/hyperlink" Target="https://en.wikipedia.org/wiki/Organizations_of_the_Dune_universe#Thinking_machines" TargetMode="External"/><Relationship Id="rId614" Type="http://schemas.openxmlformats.org/officeDocument/2006/relationships/hyperlink" Target="https://en.wikipedia.org/wiki/Terminator_3:_Rise_of_the_Machines" TargetMode="External"/><Relationship Id="rId616"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2" Type="http://schemas.openxmlformats.org/officeDocument/2006/relationships/hyperlink" Target="https://en.wikipedia.org/wiki/WarGames" TargetMode="External"/><Relationship Id="rId584"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5" Type="http://schemas.openxmlformats.org/officeDocument/2006/relationships/hyperlink" Target="https://grants.nih.gov" TargetMode="External"/><Relationship Id="rId544" Type="http://schemas.openxmlformats.org/officeDocument/2006/relationships/hyperlink" Target="https://grantwriting.stanford.edu/funding-train/" TargetMode="External"/><Relationship Id="rId525" Type="http://schemas.openxmlformats.org/officeDocument/2006/relationships/hyperlink" Target="https://grantwriting.stanford.edu/funding-train/#ep" TargetMode="External"/><Relationship Id="rId571"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2"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2" Type="http://schemas.openxmlformats.org/officeDocument/2006/relationships/hyperlink" Target="https://journals.plos.org/ploscompbiol/article?id=10.1371/journal.pcbi.1003833" TargetMode="External"/><Relationship Id="rId579"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9"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6" Type="http://schemas.openxmlformats.org/officeDocument/2006/relationships/hyperlink" Target="https://mastering-shiny.org/" TargetMode="External"/><Relationship Id="rId541"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4" Type="http://schemas.openxmlformats.org/officeDocument/2006/relationships/hyperlink" Target="https://myidp.sciencecareers.org/" TargetMode="External"/><Relationship Id="rId602"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2"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1"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3"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2"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4" Type="http://schemas.openxmlformats.org/officeDocument/2006/relationships/hyperlink" Target="https://sethrobertson.github.io/GitFixUm/fixup.html" TargetMode="External"/><Relationship Id="rId610"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3"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8" Type="http://schemas.openxmlformats.org/officeDocument/2006/relationships/hyperlink" Target="https://ucd-serg.github.io/lab-manual/appendix-copilot-instructions.html" TargetMode="External"/><Relationship Id="rId640"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2"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4" Type="http://schemas.openxmlformats.org/officeDocument/2006/relationships/hyperlink" Target="https://www.equator-network.org/" TargetMode="External"/><Relationship Id="rId528"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1" Type="http://schemas.openxmlformats.org/officeDocument/2006/relationships/hyperlink" Target="https://www.medrxiv.org/" TargetMode="External"/><Relationship Id="rId537" Type="http://schemas.openxmlformats.org/officeDocument/2006/relationships/hyperlink" Target="https://www.nature.com/articles/d41586-021-03603-2" TargetMode="External"/><Relationship Id="rId526"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5" Type="http://schemas.openxmlformats.org/officeDocument/2006/relationships/hyperlink" Target="https://www.training.nih.gov/career-services/" TargetMode="External"/><Relationship Id="rId538"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6"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40" Type="http://schemas.openxmlformats.org/officeDocument/2006/relationships/hyperlink" Target="http://colorbrewer2.org/" TargetMode="External"/><Relationship Id="rId577"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4"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8"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1" Type="http://schemas.openxmlformats.org/officeDocument/2006/relationships/hyperlink" Target="https://datadryad.org/" TargetMode="External"/><Relationship Id="rId629" Type="http://schemas.openxmlformats.org/officeDocument/2006/relationships/hyperlink" Target="https://design.tidyverse.org/" TargetMode="External"/><Relationship Id="rId588"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6" Type="http://schemas.openxmlformats.org/officeDocument/2006/relationships/hyperlink" Target="https://doi.org/10.1038/467775a" TargetMode="External"/><Relationship Id="rId600" Type="http://schemas.openxmlformats.org/officeDocument/2006/relationships/hyperlink" Target="https://doi.org/10.1038/526182a" TargetMode="External"/><Relationship Id="rId612" Type="http://schemas.openxmlformats.org/officeDocument/2006/relationships/hyperlink" Target="https://doi.org/10.1038/d41586-019-00067-3" TargetMode="External"/><Relationship Id="rId564" Type="http://schemas.openxmlformats.org/officeDocument/2006/relationships/hyperlink" Target="https://doi.org/10.1038/d41586-019-01431-z" TargetMode="External"/><Relationship Id="rId608" Type="http://schemas.openxmlformats.org/officeDocument/2006/relationships/hyperlink" Target="https://doi.org/10.1038/d41586-019-02918-5" TargetMode="External"/><Relationship Id="rId620" Type="http://schemas.openxmlformats.org/officeDocument/2006/relationships/hyperlink" Target="https://doi.org/10.1038/d41586-021-03603-2" TargetMode="External"/><Relationship Id="rId575" Type="http://schemas.openxmlformats.org/officeDocument/2006/relationships/hyperlink" Target="https://doi.org/10.1038/s41467-020-19160-7" TargetMode="External"/><Relationship Id="rId598" Type="http://schemas.openxmlformats.org/officeDocument/2006/relationships/hyperlink" Target="https://doi.org/10.1038/s41562-016-0021" TargetMode="External"/><Relationship Id="rId606" Type="http://schemas.openxmlformats.org/officeDocument/2006/relationships/hyperlink" Target="https://doi.org/10.1371/journal.pcbi.1003833" TargetMode="External"/><Relationship Id="rId560"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8"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6" Type="http://schemas.openxmlformats.org/officeDocument/2006/relationships/hyperlink" Target="https://en.wikipedia.org/wiki/Battlestar_Galactica_(2004_TV_series)" TargetMode="External"/><Relationship Id="rId569" Type="http://schemas.openxmlformats.org/officeDocument/2006/relationships/hyperlink" Target="https://en.wikipedia.org/wiki/Blade_Runner" TargetMode="External"/><Relationship Id="rId573" Type="http://schemas.openxmlformats.org/officeDocument/2006/relationships/hyperlink" Target="https://en.wikipedia.org/wiki/Ender%27s_Game" TargetMode="External"/><Relationship Id="rId590" Type="http://schemas.openxmlformats.org/officeDocument/2006/relationships/hyperlink" Target="https://en.wikipedia.org/wiki/Organizations_of_the_Dune_universe#Thinking_machines" TargetMode="External"/><Relationship Id="rId614" Type="http://schemas.openxmlformats.org/officeDocument/2006/relationships/hyperlink" Target="https://en.wikipedia.org/wiki/Terminator_3:_Rise_of_the_Machines" TargetMode="External"/><Relationship Id="rId616"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2" Type="http://schemas.openxmlformats.org/officeDocument/2006/relationships/hyperlink" Target="https://en.wikipedia.org/wiki/WarGames" TargetMode="External"/><Relationship Id="rId584"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5" Type="http://schemas.openxmlformats.org/officeDocument/2006/relationships/hyperlink" Target="https://grants.nih.gov" TargetMode="External"/><Relationship Id="rId544" Type="http://schemas.openxmlformats.org/officeDocument/2006/relationships/hyperlink" Target="https://grantwriting.stanford.edu/funding-train/" TargetMode="External"/><Relationship Id="rId525" Type="http://schemas.openxmlformats.org/officeDocument/2006/relationships/hyperlink" Target="https://grantwriting.stanford.edu/funding-train/#ep" TargetMode="External"/><Relationship Id="rId571"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2"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2" Type="http://schemas.openxmlformats.org/officeDocument/2006/relationships/hyperlink" Target="https://journals.plos.org/ploscompbiol/article?id=10.1371/journal.pcbi.1003833" TargetMode="External"/><Relationship Id="rId579"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9"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6" Type="http://schemas.openxmlformats.org/officeDocument/2006/relationships/hyperlink" Target="https://mastering-shiny.org/" TargetMode="External"/><Relationship Id="rId541"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4" Type="http://schemas.openxmlformats.org/officeDocument/2006/relationships/hyperlink" Target="https://myidp.sciencecareers.org/" TargetMode="External"/><Relationship Id="rId602"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2"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1"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3"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2"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4" Type="http://schemas.openxmlformats.org/officeDocument/2006/relationships/hyperlink" Target="https://sethrobertson.github.io/GitFixUm/fixup.html" TargetMode="External"/><Relationship Id="rId610"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3"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8" Type="http://schemas.openxmlformats.org/officeDocument/2006/relationships/hyperlink" Target="https://ucd-serg.github.io/lab-manual/appendix-copilot-instructions.html" TargetMode="External"/><Relationship Id="rId640"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2"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4" Type="http://schemas.openxmlformats.org/officeDocument/2006/relationships/hyperlink" Target="https://www.equator-network.org/" TargetMode="External"/><Relationship Id="rId528"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1" Type="http://schemas.openxmlformats.org/officeDocument/2006/relationships/hyperlink" Target="https://www.medrxiv.org/" TargetMode="External"/><Relationship Id="rId537" Type="http://schemas.openxmlformats.org/officeDocument/2006/relationships/hyperlink" Target="https://www.nature.com/articles/d41586-021-03603-2" TargetMode="External"/><Relationship Id="rId526"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5" Type="http://schemas.openxmlformats.org/officeDocument/2006/relationships/hyperlink" Target="https://www.training.nih.gov/career-services/" TargetMode="External"/><Relationship Id="rId538"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6"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2026-01-16T23:55:58Z</dcterms:created>
  <dcterms:modified xsi:type="dcterms:W3CDTF">2026-01-16T23:55:58Z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