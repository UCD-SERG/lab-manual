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ins w:id="373" w:author="PR Preview" w:date="2024-01-01T00:00:00Z">
        <w:r>
          <w:t xml:space="preserve">For help addressing workflow failures,</w:t>
        </w:r>
      </w:ins>
      <w:ins w:id="373" w:author="PR Preview" w:date="2024-01-01T00:00:00Z">
        <w:r>
          <w:t xml:space="preserve"> </w:t>
        </w:r>
      </w:ins>
      <w:ins w:id="373" w:author="PR Preview" w:date="2024-01-01T00:00:00Z">
        <w:r>
          <w:t xml:space="preserve">see</w:t>
        </w:r>
      </w:ins>
      <w:ins w:id="373" w:author="PR Preview" w:date="2024-01-01T00:00:00Z">
        <w:r>
          <w:t xml:space="preserve"> </w:t>
        </w:r>
      </w:ins>
      <w:hyperlink w:anchor="sec-ai-addressing-failing-workflows">
        <w:r>
          <w:rPr>
            <w:rStyle w:val="Hyperlink"/>
          </w:rPr>
          <w:t xml:space="preserve">Section 17.4.6</w:t>
        </w:r>
      </w:hyperlink>
      <w:ins w:id="373" w:author="PR Preview" w:date="2024-01-01T00:00:00Z">
        <w:r>
          <w:t xml:space="preserve">.</w:t>
        </w:r>
      </w:ins>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38"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37"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56" w:name="X9f4c11ae04cc9485e43baf6a6309f5c2ca7049b"/>
    <w:p>
      <w:pPr>
        <w:pStyle w:val="Heading3"/>
      </w:pPr>
      <w:ins w:id="1422" w:author="PR Preview" w:date="2024-01-01T00:00:00Z">
        <w:r>
          <w:t xml:space="preserve">17.4.2 AI Agents and the Technological Singularity</w:t>
        </w:r>
      </w:ins>
    </w:p>
    <w:p>
      <w:pPr>
        <w:pStyle w:val="FirstParagraph"/>
      </w:pPr>
      <w:ins w:id="1423" w:author="PR Preview" w:date="2024-01-01T00:00:00Z">
        <w:r>
          <w:t xml:space="preserve">The emergence of sophisticated</w:t>
        </w:r>
      </w:ins>
      <w:ins w:id="1423" w:author="PR Preview" w:date="2024-01-01T00:00:00Z">
        <w:r>
          <w:t xml:space="preserve"> </w:t>
        </w:r>
      </w:ins>
      <w:hyperlink r:id="rId451">
        <w:r>
          <w:rPr>
            <w:rStyle w:val="Hyperlink"/>
          </w:rPr>
          <w:t xml:space="preserve">AI agents</w:t>
        </w:r>
      </w:hyperlink>
      <w:ins w:id="1423" w:author="PR Preview" w:date="2024-01-01T00:00:00Z">
        <w:r>
          <w:t xml:space="preserve"> </w:t>
        </w:r>
      </w:ins>
      <w:ins w:id="1423" w:author="PR Preview" w:date="2024-01-01T00:00:00Z">
        <w:r>
          <w:t xml:space="preserve">has prompted discussions about whether we are witnessing</w:t>
        </w:r>
      </w:ins>
      <w:ins w:id="1423" w:author="PR Preview" w:date="2024-01-01T00:00:00Z">
        <w:r>
          <w:t xml:space="preserve"> </w:t>
        </w:r>
      </w:ins>
      <w:ins w:id="1423" w:author="PR Preview" w:date="2024-01-01T00:00:00Z">
        <w:r>
          <w:t xml:space="preserve">or approaching a</w:t>
        </w:r>
      </w:ins>
      <w:ins w:id="1423" w:author="PR Preview" w:date="2024-01-01T00:00:00Z">
        <w:r>
          <w:t xml:space="preserve"> </w:t>
        </w:r>
      </w:ins>
      <w:hyperlink r:id="rId452">
        <w:r>
          <w:rPr>
            <w:rStyle w:val="Hyperlink"/>
          </w:rPr>
          <w:t xml:space="preserve">technological singularity</w:t>
        </w:r>
      </w:hyperlink>
      <w:ins w:id="1423" w:author="PR Preview" w:date="2024-01-01T00:00:00Z">
        <w:r>
          <w:t xml:space="preserve">.</w:t>
        </w:r>
      </w:ins>
      <w:ins w:id="1423" w:author="PR Preview" w:date="2024-01-01T00:00:00Z">
        <w:r>
          <w:t xml:space="preserve"> </w:t>
        </w:r>
      </w:ins>
      <w:ins w:id="1423" w:author="PR Preview" w:date="2024-01-01T00:00:00Z">
        <w:r>
          <w:t xml:space="preserve">Understanding this concept helps contextualize the rapid evolution of AI tools</w:t>
        </w:r>
      </w:ins>
      <w:ins w:id="1423" w:author="PR Preview" w:date="2024-01-01T00:00:00Z">
        <w:r>
          <w:t xml:space="preserve"> </w:t>
        </w:r>
      </w:ins>
      <w:ins w:id="1423" w:author="PR Preview" w:date="2024-01-01T00:00:00Z">
        <w:r>
          <w:t xml:space="preserve">and our responsibility in using them.</w:t>
        </w:r>
      </w:ins>
    </w:p>
    <w:bookmarkStart w:id="453" w:name="what-is-the-technological-singularity"/>
    <w:p>
      <w:pPr>
        <w:pStyle w:val="Heading4"/>
      </w:pPr>
      <w:ins w:id="1424" w:author="PR Preview" w:date="2024-01-01T00:00:00Z">
        <w:r>
          <w:t xml:space="preserve">17.4.2.1 What is the technological singularity?</w:t>
        </w:r>
      </w:ins>
    </w:p>
    <w:p>
      <w:pPr>
        <w:pStyle w:val="FirstParagraph"/>
      </w:pPr>
      <w:ins w:id="1425" w:author="PR Preview" w:date="2024-01-01T00:00:00Z">
        <w:r>
          <w:t xml:space="preserve">The technological singularity is a hypothetical future point</w:t>
        </w:r>
      </w:ins>
      <w:ins w:id="1425" w:author="PR Preview" w:date="2024-01-01T00:00:00Z">
        <w:r>
          <w:t xml:space="preserve"> </w:t>
        </w:r>
      </w:ins>
      <w:ins w:id="1425" w:author="PR Preview" w:date="2024-01-01T00:00:00Z">
        <w:r>
          <w:t xml:space="preserve">when technological growth becomes uncontrollable and irreversible,</w:t>
        </w:r>
      </w:ins>
      <w:ins w:id="1425" w:author="PR Preview" w:date="2024-01-01T00:00:00Z">
        <w:r>
          <w:t xml:space="preserve"> </w:t>
        </w:r>
      </w:ins>
      <w:ins w:id="1425" w:author="PR Preview" w:date="2024-01-01T00:00:00Z">
        <w:r>
          <w:t xml:space="preserve">resulting in unforeseeable changes to human civilization.</w:t>
        </w:r>
      </w:ins>
      <w:ins w:id="1425" w:author="PR Preview" w:date="2024-01-01T00:00:00Z">
        <w:r>
          <w:t xml:space="preserve"> </w:t>
        </w:r>
      </w:ins>
      <w:ins w:id="1425" w:author="PR Preview" w:date="2024-01-01T00:00:00Z">
        <w:r>
          <w:t xml:space="preserve">The concept, popularized by mathematician Vernor Vinge and futurist Ray Kurzweil,</w:t>
        </w:r>
      </w:ins>
      <w:ins w:id="1425" w:author="PR Preview" w:date="2024-01-01T00:00:00Z">
        <w:r>
          <w:t xml:space="preserve"> </w:t>
        </w:r>
      </w:ins>
      <w:ins w:id="1425" w:author="PR Preview" w:date="2024-01-01T00:00:00Z">
        <w:r>
          <w:t xml:space="preserve">typically involves the creation of artificial superintelligence</w:t>
        </w:r>
      </w:ins>
      <w:ins w:id="1425" w:author="PR Preview" w:date="2024-01-01T00:00:00Z">
        <w:r>
          <w:t xml:space="preserve"> </w:t>
        </w:r>
      </w:ins>
      <w:ins w:id="1425" w:author="PR Preview" w:date="2024-01-01T00:00:00Z">
        <w:r>
          <w:t xml:space="preserve">that recursively improves itself,</w:t>
        </w:r>
      </w:ins>
      <w:ins w:id="1425" w:author="PR Preview" w:date="2024-01-01T00:00:00Z">
        <w:r>
          <w:t xml:space="preserve"> </w:t>
        </w:r>
      </w:ins>
      <w:ins w:id="1425" w:author="PR Preview" w:date="2024-01-01T00:00:00Z">
        <w:r>
          <w:t xml:space="preserve">leading to an intelligence explosion beyond human comprehension or control.</w:t>
        </w:r>
      </w:ins>
    </w:p>
    <w:bookmarkEnd w:id="453"/>
    <w:bookmarkStart w:id="454" w:name="X6232a8e050102ddacd6ff22d335da20b6c2adec"/>
    <w:p>
      <w:pPr>
        <w:pStyle w:val="Heading4"/>
      </w:pPr>
      <w:ins w:id="1426" w:author="PR Preview" w:date="2024-01-01T00:00:00Z">
        <w:r>
          <w:t xml:space="preserve">17.4.2.2 Do current AI agents represent the singularity?</w:t>
        </w:r>
      </w:ins>
    </w:p>
    <w:p>
      <w:pPr>
        <w:pStyle w:val="FirstParagraph"/>
      </w:pPr>
      <w:ins w:id="1427" w:author="PR Preview" w:date="2024-01-01T00:00:00Z">
        <w:r>
          <w:rPr>
            <w:b/>
            <w:bCs/>
          </w:rPr>
          <w:t xml:space="preserve">No, current AI coding agents do not represent the technological singularity.</w:t>
        </w:r>
      </w:ins>
    </w:p>
    <w:p>
      <w:pPr>
        <w:pStyle w:val="BodyText"/>
      </w:pPr>
      <w:ins w:id="1428" w:author="PR Preview" w:date="2024-01-01T00:00:00Z">
        <w:r>
          <w:t xml:space="preserve">While modern AI agents demonstrate impressive capabilities,</w:t>
        </w:r>
      </w:ins>
      <w:ins w:id="1428" w:author="PR Preview" w:date="2024-01-01T00:00:00Z">
        <w:r>
          <w:t xml:space="preserve"> </w:t>
        </w:r>
      </w:ins>
      <w:ins w:id="1428" w:author="PR Preview" w:date="2024-01-01T00:00:00Z">
        <w:r>
          <w:t xml:space="preserve">they remain fundamentally different from the singularity scenario</w:t>
        </w:r>
      </w:ins>
      <w:ins w:id="1428" w:author="PR Preview" w:date="2024-01-01T00:00:00Z">
        <w:r>
          <w:t xml:space="preserve"> </w:t>
        </w:r>
      </w:ins>
      <w:ins w:id="1428" w:author="PR Preview" w:date="2024-01-01T00:00:00Z">
        <w:r>
          <w:t xml:space="preserve">in several critical ways:</w:t>
        </w:r>
      </w:ins>
    </w:p>
    <w:p>
      <w:pPr>
        <w:numPr>
          <w:ilvl w:val="0"/>
          <w:numId w:val="1140"/>
        </w:numPr>
      </w:pPr>
      <w:ins w:id="1429" w:author="PR Preview" w:date="2024-01-01T00:00:00Z">
        <w:r>
          <w:rPr>
            <w:b/>
            <w:bCs/>
          </w:rPr>
          <w:t xml:space="preserve">Limited autonomy</w:t>
        </w:r>
      </w:ins>
      <w:ins w:id="1429" w:author="PR Preview" w:date="2024-01-01T00:00:00Z">
        <w:r>
          <w:t xml:space="preserve">:</w:t>
        </w:r>
      </w:ins>
      <w:ins w:id="1429" w:author="PR Preview" w:date="2024-01-01T00:00:00Z">
        <w:r>
          <w:t xml:space="preserve"> </w:t>
        </w:r>
      </w:ins>
      <w:ins w:id="1429" w:author="PR Preview" w:date="2024-01-01T00:00:00Z">
        <w:r>
          <w:t xml:space="preserve">Today’s AI agents operate within strict boundaries and require human oversight.</w:t>
        </w:r>
      </w:ins>
      <w:ins w:id="1429" w:author="PR Preview" w:date="2024-01-01T00:00:00Z">
        <w:r>
          <w:t xml:space="preserve"> </w:t>
        </w:r>
      </w:ins>
      <w:ins w:id="1429" w:author="PR Preview" w:date="2024-01-01T00:00:00Z">
        <w:r>
          <w:t xml:space="preserve">They cannot recursively improve their own core architecture</w:t>
        </w:r>
      </w:ins>
      <w:ins w:id="1429" w:author="PR Preview" w:date="2024-01-01T00:00:00Z">
        <w:r>
          <w:t xml:space="preserve"> </w:t>
        </w:r>
      </w:ins>
      <w:ins w:id="1429" w:author="PR Preview" w:date="2024-01-01T00:00:00Z">
        <w:r>
          <w:t xml:space="preserve">or develop capabilities beyond their training.</w:t>
        </w:r>
      </w:ins>
    </w:p>
    <w:p>
      <w:pPr>
        <w:numPr>
          <w:ilvl w:val="0"/>
          <w:numId w:val="1140"/>
        </w:numPr>
      </w:pPr>
      <w:ins w:id="1430" w:author="PR Preview" w:date="2024-01-01T00:00:00Z">
        <w:r>
          <w:rPr>
            <w:b/>
            <w:bCs/>
          </w:rPr>
          <w:t xml:space="preserve">Narrow intelligence</w:t>
        </w:r>
      </w:ins>
      <w:ins w:id="1430" w:author="PR Preview" w:date="2024-01-01T00:00:00Z">
        <w:r>
          <w:t xml:space="preserve">:</w:t>
        </w:r>
      </w:ins>
      <w:ins w:id="1430" w:author="PR Preview" w:date="2024-01-01T00:00:00Z">
        <w:r>
          <w:t xml:space="preserve"> </w:t>
        </w:r>
      </w:ins>
      <w:ins w:id="1430" w:author="PR Preview" w:date="2024-01-01T00:00:00Z">
        <w:r>
          <w:t xml:space="preserve">AI coding agents are specialized tools designed for specific tasks.</w:t>
        </w:r>
      </w:ins>
      <w:ins w:id="1430" w:author="PR Preview" w:date="2024-01-01T00:00:00Z">
        <w:r>
          <w:t xml:space="preserve"> </w:t>
        </w:r>
      </w:ins>
      <w:ins w:id="1430" w:author="PR Preview" w:date="2024-01-01T00:00:00Z">
        <w:r>
          <w:t xml:space="preserve">They lack general intelligence,</w:t>
        </w:r>
      </w:ins>
      <w:ins w:id="1430" w:author="PR Preview" w:date="2024-01-01T00:00:00Z">
        <w:r>
          <w:t xml:space="preserve"> </w:t>
        </w:r>
      </w:ins>
      <w:ins w:id="1430" w:author="PR Preview" w:date="2024-01-01T00:00:00Z">
        <w:r>
          <w:t xml:space="preserve">self-awareness,</w:t>
        </w:r>
      </w:ins>
      <w:ins w:id="1430" w:author="PR Preview" w:date="2024-01-01T00:00:00Z">
        <w:r>
          <w:t xml:space="preserve"> </w:t>
        </w:r>
      </w:ins>
      <w:ins w:id="1430" w:author="PR Preview" w:date="2024-01-01T00:00:00Z">
        <w:r>
          <w:t xml:space="preserve">or the ability to operate outside their designed domain.</w:t>
        </w:r>
      </w:ins>
    </w:p>
    <w:p>
      <w:pPr>
        <w:numPr>
          <w:ilvl w:val="0"/>
          <w:numId w:val="1140"/>
        </w:numPr>
      </w:pPr>
      <w:ins w:id="1431" w:author="PR Preview" w:date="2024-01-01T00:00:00Z">
        <w:r>
          <w:rPr>
            <w:b/>
            <w:bCs/>
          </w:rPr>
          <w:t xml:space="preserve">Human dependency</w:t>
        </w:r>
      </w:ins>
      <w:ins w:id="1431" w:author="PR Preview" w:date="2024-01-01T00:00:00Z">
        <w:r>
          <w:t xml:space="preserve">:</w:t>
        </w:r>
      </w:ins>
      <w:ins w:id="1431" w:author="PR Preview" w:date="2024-01-01T00:00:00Z">
        <w:r>
          <w:t xml:space="preserve"> </w:t>
        </w:r>
      </w:ins>
      <w:ins w:id="1431" w:author="PR Preview" w:date="2024-01-01T00:00:00Z">
        <w:r>
          <w:t xml:space="preserve">These agents require human developers to:</w:t>
        </w:r>
      </w:ins>
      <w:ins w:id="1431" w:author="PR Preview" w:date="2024-01-01T00:00:00Z">
        <w:r>
          <w:t xml:space="preserve"> </w:t>
        </w:r>
      </w:ins>
      <w:ins w:id="1431" w:author="PR Preview" w:date="2024-01-01T00:00:00Z">
        <w:r>
          <w:t xml:space="preserve">review their work,</w:t>
        </w:r>
      </w:ins>
      <w:ins w:id="1431" w:author="PR Preview" w:date="2024-01-01T00:00:00Z">
        <w:r>
          <w:t xml:space="preserve"> </w:t>
        </w:r>
      </w:ins>
      <w:ins w:id="1431" w:author="PR Preview" w:date="2024-01-01T00:00:00Z">
        <w:r>
          <w:t xml:space="preserve">provide direction,</w:t>
        </w:r>
      </w:ins>
      <w:ins w:id="1431" w:author="PR Preview" w:date="2024-01-01T00:00:00Z">
        <w:r>
          <w:t xml:space="preserve"> </w:t>
        </w:r>
      </w:ins>
      <w:ins w:id="1431" w:author="PR Preview" w:date="2024-01-01T00:00:00Z">
        <w:r>
          <w:t xml:space="preserve">validate correctness,</w:t>
        </w:r>
      </w:ins>
      <w:ins w:id="1431" w:author="PR Preview" w:date="2024-01-01T00:00:00Z">
        <w:r>
          <w:t xml:space="preserve"> </w:t>
        </w:r>
      </w:ins>
      <w:ins w:id="1431" w:author="PR Preview" w:date="2024-01-01T00:00:00Z">
        <w:r>
          <w:t xml:space="preserve">and make final decisions about their outputs.</w:t>
        </w:r>
      </w:ins>
    </w:p>
    <w:p>
      <w:pPr>
        <w:numPr>
          <w:ilvl w:val="0"/>
          <w:numId w:val="1140"/>
        </w:numPr>
      </w:pPr>
      <w:ins w:id="1432" w:author="PR Preview" w:date="2024-01-01T00:00:00Z">
        <w:r>
          <w:rPr>
            <w:b/>
            <w:bCs/>
          </w:rPr>
          <w:t xml:space="preserve">No recursive self-improvement</w:t>
        </w:r>
      </w:ins>
      <w:ins w:id="1432" w:author="PR Preview" w:date="2024-01-01T00:00:00Z">
        <w:r>
          <w:t xml:space="preserve">:</w:t>
        </w:r>
      </w:ins>
      <w:ins w:id="1432" w:author="PR Preview" w:date="2024-01-01T00:00:00Z">
        <w:r>
          <w:t xml:space="preserve"> </w:t>
        </w:r>
      </w:ins>
      <w:ins w:id="1432" w:author="PR Preview" w:date="2024-01-01T00:00:00Z">
        <w:r>
          <w:t xml:space="preserve">Current AI agents cannot fundamentally redesign themselves</w:t>
        </w:r>
      </w:ins>
      <w:ins w:id="1432" w:author="PR Preview" w:date="2024-01-01T00:00:00Z">
        <w:r>
          <w:t xml:space="preserve"> </w:t>
        </w:r>
      </w:ins>
      <w:ins w:id="1432" w:author="PR Preview" w:date="2024-01-01T00:00:00Z">
        <w:r>
          <w:t xml:space="preserve">or create more advanced versions of themselves autonomously.</w:t>
        </w:r>
      </w:ins>
      <w:ins w:id="1432" w:author="PR Preview" w:date="2024-01-01T00:00:00Z">
        <w:r>
          <w:t xml:space="preserve"> </w:t>
        </w:r>
      </w:ins>
      <w:ins w:id="1432" w:author="PR Preview" w:date="2024-01-01T00:00:00Z">
        <w:r>
          <w:t xml:space="preserve">Any improvements to AI systems still require human researchers and engineers.</w:t>
        </w:r>
      </w:ins>
    </w:p>
    <w:p>
      <w:pPr>
        <w:numPr>
          <w:ilvl w:val="0"/>
          <w:numId w:val="1140"/>
        </w:numPr>
      </w:pPr>
      <w:ins w:id="1433" w:author="PR Preview" w:date="2024-01-01T00:00:00Z">
        <w:r>
          <w:rPr>
            <w:b/>
            <w:bCs/>
          </w:rPr>
          <w:t xml:space="preserve">Controlled development environment</w:t>
        </w:r>
      </w:ins>
      <w:ins w:id="1433" w:author="PR Preview" w:date="2024-01-01T00:00:00Z">
        <w:r>
          <w:t xml:space="preserve">:</w:t>
        </w:r>
      </w:ins>
      <w:ins w:id="1433" w:author="PR Preview" w:date="2024-01-01T00:00:00Z">
        <w:r>
          <w:t xml:space="preserve"> </w:t>
        </w:r>
      </w:ins>
      <w:ins w:id="1433" w:author="PR Preview" w:date="2024-01-01T00:00:00Z">
        <w:r>
          <w:t xml:space="preserve">AI coding agents work in sandboxed environments</w:t>
        </w:r>
      </w:ins>
      <w:ins w:id="1433" w:author="PR Preview" w:date="2024-01-01T00:00:00Z">
        <w:r>
          <w:t xml:space="preserve"> </w:t>
        </w:r>
      </w:ins>
      <w:ins w:id="1433" w:author="PR Preview" w:date="2024-01-01T00:00:00Z">
        <w:r>
          <w:t xml:space="preserve">with explicit permissions and constraints.</w:t>
        </w:r>
      </w:ins>
      <w:ins w:id="1433" w:author="PR Preview" w:date="2024-01-01T00:00:00Z">
        <w:r>
          <w:t xml:space="preserve"> </w:t>
        </w:r>
      </w:ins>
      <w:ins w:id="1433" w:author="PR Preview" w:date="2024-01-01T00:00:00Z">
        <w:r>
          <w:t xml:space="preserve">They cannot independently acquire resources,</w:t>
        </w:r>
      </w:ins>
      <w:ins w:id="1433" w:author="PR Preview" w:date="2024-01-01T00:00:00Z">
        <w:r>
          <w:t xml:space="preserve"> </w:t>
        </w:r>
      </w:ins>
      <w:ins w:id="1433" w:author="PR Preview" w:date="2024-01-01T00:00:00Z">
        <w:r>
          <w:t xml:space="preserve">modify their own constraints,</w:t>
        </w:r>
      </w:ins>
      <w:ins w:id="1433" w:author="PR Preview" w:date="2024-01-01T00:00:00Z">
        <w:r>
          <w:t xml:space="preserve"> </w:t>
        </w:r>
      </w:ins>
      <w:ins w:id="1433" w:author="PR Preview" w:date="2024-01-01T00:00:00Z">
        <w:r>
          <w:t xml:space="preserve">or operate without human authorization.</w:t>
        </w:r>
      </w:ins>
    </w:p>
    <w:bookmarkEnd w:id="454"/>
    <w:bookmarkStart w:id="455" w:name="why-this-matters-for-responsible-ai-use"/>
    <w:p>
      <w:pPr>
        <w:pStyle w:val="Heading4"/>
      </w:pPr>
      <w:ins w:id="1434" w:author="PR Preview" w:date="2024-01-01T00:00:00Z">
        <w:r>
          <w:t xml:space="preserve">17.4.2.3 Why this matters for responsible AI use</w:t>
        </w:r>
      </w:ins>
    </w:p>
    <w:p>
      <w:pPr>
        <w:pStyle w:val="FirstParagraph"/>
      </w:pPr>
      <w:ins w:id="1435" w:author="PR Preview" w:date="2024-01-01T00:00:00Z">
        <w:r>
          <w:t xml:space="preserve">Understanding that current AI agents are powerful but limited tools—not</w:t>
        </w:r>
      </w:ins>
      <w:ins w:id="1435" w:author="PR Preview" w:date="2024-01-01T00:00:00Z">
        <w:r>
          <w:t xml:space="preserve"> </w:t>
        </w:r>
      </w:ins>
      <w:ins w:id="1435" w:author="PR Preview" w:date="2024-01-01T00:00:00Z">
        <w:r>
          <w:t xml:space="preserve">autonomous superintelligences—has important implications:</w:t>
        </w:r>
      </w:ins>
    </w:p>
    <w:p>
      <w:pPr>
        <w:numPr>
          <w:ilvl w:val="0"/>
          <w:numId w:val="1141"/>
        </w:numPr>
      </w:pPr>
      <w:ins w:id="1436" w:author="PR Preview" w:date="2024-01-01T00:00:00Z">
        <w:r>
          <w:rPr>
            <w:b/>
            <w:bCs/>
          </w:rPr>
          <w:t xml:space="preserve">Maintain appropriate skepticism</w:t>
        </w:r>
      </w:ins>
      <w:ins w:id="1436" w:author="PR Preview" w:date="2024-01-01T00:00:00Z">
        <w:r>
          <w:t xml:space="preserve">:</w:t>
        </w:r>
      </w:ins>
      <w:ins w:id="1436" w:author="PR Preview" w:date="2024-01-01T00:00:00Z">
        <w:r>
          <w:t xml:space="preserve"> </w:t>
        </w:r>
      </w:ins>
      <w:ins w:id="1436" w:author="PR Preview" w:date="2024-01-01T00:00:00Z">
        <w:r>
          <w:t xml:space="preserve">AI agent outputs require the same critical review</w:t>
        </w:r>
      </w:ins>
      <w:ins w:id="1436" w:author="PR Preview" w:date="2024-01-01T00:00:00Z">
        <w:r>
          <w:t xml:space="preserve"> </w:t>
        </w:r>
      </w:ins>
      <w:ins w:id="1436" w:author="PR Preview" w:date="2024-01-01T00:00:00Z">
        <w:r>
          <w:t xml:space="preserve">as any other tool-generated code.</w:t>
        </w:r>
      </w:ins>
    </w:p>
    <w:p>
      <w:pPr>
        <w:numPr>
          <w:ilvl w:val="0"/>
          <w:numId w:val="1141"/>
        </w:numPr>
      </w:pPr>
      <w:ins w:id="1437" w:author="PR Preview" w:date="2024-01-01T00:00:00Z">
        <w:r>
          <w:rPr>
            <w:b/>
            <w:bCs/>
          </w:rPr>
          <w:t xml:space="preserve">Preserve human decision-making</w:t>
        </w:r>
      </w:ins>
      <w:ins w:id="1437" w:author="PR Preview" w:date="2024-01-01T00:00:00Z">
        <w:r>
          <w:t xml:space="preserve">:</w:t>
        </w:r>
      </w:ins>
      <w:ins w:id="1437" w:author="PR Preview" w:date="2024-01-01T00:00:00Z">
        <w:r>
          <w:t xml:space="preserve"> </w:t>
        </w:r>
      </w:ins>
      <w:ins w:id="1437" w:author="PR Preview" w:date="2024-01-01T00:00:00Z">
        <w:r>
          <w:t xml:space="preserve">The responsibility for code quality,</w:t>
        </w:r>
      </w:ins>
      <w:ins w:id="1437" w:author="PR Preview" w:date="2024-01-01T00:00:00Z">
        <w:r>
          <w:t xml:space="preserve"> </w:t>
        </w:r>
      </w:ins>
      <w:ins w:id="1437" w:author="PR Preview" w:date="2024-01-01T00:00:00Z">
        <w:r>
          <w:t xml:space="preserve">security,</w:t>
        </w:r>
      </w:ins>
      <w:ins w:id="1437" w:author="PR Preview" w:date="2024-01-01T00:00:00Z">
        <w:r>
          <w:t xml:space="preserve"> </w:t>
        </w:r>
      </w:ins>
      <w:ins w:id="1437" w:author="PR Preview" w:date="2024-01-01T00:00:00Z">
        <w:r>
          <w:t xml:space="preserve">and correctness remains with human developers.</w:t>
        </w:r>
      </w:ins>
    </w:p>
    <w:p>
      <w:pPr>
        <w:numPr>
          <w:ilvl w:val="0"/>
          <w:numId w:val="1141"/>
        </w:numPr>
      </w:pPr>
      <w:ins w:id="1438" w:author="PR Preview" w:date="2024-01-01T00:00:00Z">
        <w:r>
          <w:rPr>
            <w:b/>
            <w:bCs/>
          </w:rPr>
          <w:t xml:space="preserve">Continue skill development</w:t>
        </w:r>
      </w:ins>
      <w:ins w:id="1438" w:author="PR Preview" w:date="2024-01-01T00:00:00Z">
        <w:r>
          <w:t xml:space="preserve">:</w:t>
        </w:r>
      </w:ins>
      <w:ins w:id="1438" w:author="PR Preview" w:date="2024-01-01T00:00:00Z">
        <w:r>
          <w:t xml:space="preserve"> </w:t>
        </w:r>
      </w:ins>
      <w:ins w:id="1438" w:author="PR Preview" w:date="2024-01-01T00:00:00Z">
        <w:r>
          <w:t xml:space="preserve">Using AI agents should enhance rather than replace human expertise.</w:t>
        </w:r>
      </w:ins>
    </w:p>
    <w:p>
      <w:pPr>
        <w:numPr>
          <w:ilvl w:val="0"/>
          <w:numId w:val="1141"/>
        </w:numPr>
      </w:pPr>
      <w:ins w:id="1439" w:author="PR Preview" w:date="2024-01-01T00:00:00Z">
        <w:r>
          <w:rPr>
            <w:b/>
            <w:bCs/>
          </w:rPr>
          <w:t xml:space="preserve">Stay vigilant</w:t>
        </w:r>
      </w:ins>
      <w:ins w:id="1439" w:author="PR Preview" w:date="2024-01-01T00:00:00Z">
        <w:r>
          <w:t xml:space="preserve">:</w:t>
        </w:r>
      </w:ins>
      <w:ins w:id="1439" w:author="PR Preview" w:date="2024-01-01T00:00:00Z">
        <w:r>
          <w:t xml:space="preserve"> </w:t>
        </w:r>
      </w:ins>
      <w:ins w:id="1439" w:author="PR Preview" w:date="2024-01-01T00:00:00Z">
        <w:r>
          <w:t xml:space="preserve">While current agents don’t represent a singularity,</w:t>
        </w:r>
      </w:ins>
      <w:ins w:id="1439" w:author="PR Preview" w:date="2024-01-01T00:00:00Z">
        <w:r>
          <w:t xml:space="preserve"> </w:t>
        </w:r>
      </w:ins>
      <w:ins w:id="1439" w:author="PR Preview" w:date="2024-01-01T00:00:00Z">
        <w:r>
          <w:t xml:space="preserve">the rapid pace of AI development requires ongoing attention</w:t>
        </w:r>
      </w:ins>
      <w:ins w:id="1439" w:author="PR Preview" w:date="2024-01-01T00:00:00Z">
        <w:r>
          <w:t xml:space="preserve"> </w:t>
        </w:r>
      </w:ins>
      <w:ins w:id="1439" w:author="PR Preview" w:date="2024-01-01T00:00:00Z">
        <w:r>
          <w:t xml:space="preserve">to emerging capabilities and risks.</w:t>
        </w:r>
      </w:ins>
    </w:p>
    <w:p>
      <w:pPr>
        <w:pStyle w:val="FirstParagraph"/>
      </w:pPr>
      <w:ins w:id="1440" w:author="PR Preview" w:date="2024-01-01T00:00:00Z">
        <w:r>
          <w:t xml:space="preserve">The value of AI coding agents lies in their ability</w:t>
        </w:r>
      </w:ins>
      <w:ins w:id="1440" w:author="PR Preview" w:date="2024-01-01T00:00:00Z">
        <w:r>
          <w:t xml:space="preserve"> </w:t>
        </w:r>
      </w:ins>
      <w:ins w:id="1440" w:author="PR Preview" w:date="2024-01-01T00:00:00Z">
        <w:r>
          <w:t xml:space="preserve">to accelerate human productivity and learning,</w:t>
        </w:r>
      </w:ins>
      <w:ins w:id="1440" w:author="PR Preview" w:date="2024-01-01T00:00:00Z">
        <w:r>
          <w:t xml:space="preserve"> </w:t>
        </w:r>
      </w:ins>
      <w:ins w:id="1440" w:author="PR Preview" w:date="2024-01-01T00:00:00Z">
        <w:r>
          <w:t xml:space="preserve">not in replacing human judgment or expertise.</w:t>
        </w:r>
      </w:ins>
      <w:ins w:id="1440" w:author="PR Preview" w:date="2024-01-01T00:00:00Z">
        <w:r>
          <w:t xml:space="preserve"> </w:t>
        </w:r>
      </w:ins>
      <w:ins w:id="1440" w:author="PR Preview" w:date="2024-01-01T00:00:00Z">
        <w:r>
          <w:t xml:space="preserve">They are sophisticated tools that augment human capabilities</w:t>
        </w:r>
      </w:ins>
      <w:ins w:id="1440" w:author="PR Preview" w:date="2024-01-01T00:00:00Z">
        <w:r>
          <w:t xml:space="preserve"> </w:t>
        </w:r>
      </w:ins>
      <w:ins w:id="1440" w:author="PR Preview" w:date="2024-01-01T00:00:00Z">
        <w:r>
          <w:t xml:space="preserve">while remaining under human control and oversight.</w:t>
        </w:r>
      </w:ins>
    </w:p>
    <w:bookmarkEnd w:id="455"/>
    <w:bookmarkEnd w:id="456"/>
    <w:bookmarkStart w:id="473" w:name="relative-advantages-of-ai-and-humans"/>
    <w:p>
      <w:pPr>
        <w:pStyle w:val="Heading3"/>
      </w:pPr>
      <w:ins w:id="1441" w:author="PR Preview" w:date="2024-01-01T00:00:00Z">
        <w:r>
          <w:t xml:space="preserve">17.4.3 Relative Advantages of AI and Humans</w:t>
        </w:r>
      </w:ins>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71" w:name="Xd4b14538cacfc1a6b4e96642aaf3a62c42920b7"/>
    <w:p>
      <w:pPr>
        <w:pStyle w:val="Heading4"/>
      </w:pPr>
      <w:ins w:id="1443" w:author="PR Preview" w:date="2024-01-01T00:00:00Z">
        <w:r>
          <w:t xml:space="preserve">17.4.3.1 Comparative Strengths: Humans vs. AI Agents</w:t>
        </w:r>
      </w:ins>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57"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5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70"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59" name="Picture"/>
                        <a:graphic>
                          <a:graphicData uri="http://schemas.openxmlformats.org/drawingml/2006/picture">
                            <pic:pic>
                              <pic:nvPicPr>
                                <pic:cNvPr descr="assets/images/The-Matrix-Neo-Flying.png" id="460" name="Picture"/>
                                <pic:cNvPicPr>
                                  <a:picLocks noChangeArrowheads="1" noChangeAspect="1"/>
                                </pic:cNvPicPr>
                              </pic:nvPicPr>
                              <pic:blipFill>
                                <a:blip r:embed="rId45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62" name="Picture"/>
                        <a:graphic>
                          <a:graphicData uri="http://schemas.openxmlformats.org/drawingml/2006/picture">
                            <pic:pic>
                              <pic:nvPicPr>
                                <pic:cNvPr descr="assets/images/agent-smith-no-its-not-fair.jpg" id="463" name="Picture"/>
                                <pic:cNvPicPr>
                                  <a:picLocks noChangeArrowheads="1" noChangeAspect="1"/>
                                </pic:cNvPicPr>
                              </pic:nvPicPr>
                              <pic:blipFill>
                                <a:blip r:embed="rId46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65" name="Picture"/>
                        <a:graphic>
                          <a:graphicData uri="http://schemas.openxmlformats.org/drawingml/2006/picture">
                            <pic:pic>
                              <pic:nvPicPr>
                                <pic:cNvPr descr="assets/images/sad-keanu.png" id="466" name="Picture"/>
                                <pic:cNvPicPr>
                                  <a:picLocks noChangeArrowheads="1" noChangeAspect="1"/>
                                </pic:cNvPicPr>
                              </pic:nvPicPr>
                              <pic:blipFill>
                                <a:blip r:embed="rId46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68" name="Picture"/>
                        <a:graphic>
                          <a:graphicData uri="http://schemas.openxmlformats.org/drawingml/2006/picture">
                            <pic:pic>
                              <pic:nvPicPr>
                                <pic:cNvPr descr="assets/images/grinning-smith.png" id="469" name="Picture"/>
                                <pic:cNvPicPr>
                                  <a:picLocks noChangeArrowheads="1" noChangeAspect="1"/>
                                </pic:cNvPicPr>
                              </pic:nvPicPr>
                              <pic:blipFill>
                                <a:blip r:embed="rId46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7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2"/>
        </w:numPr>
      </w:pPr>
      <w:r>
        <w:t xml:space="preserve">Supervise and validate AI-generated code</w:t>
      </w:r>
    </w:p>
    <w:p>
      <w:pPr>
        <w:pStyle w:val="Compact"/>
        <w:numPr>
          <w:ilvl w:val="0"/>
          <w:numId w:val="1142"/>
        </w:numPr>
      </w:pPr>
      <w:r>
        <w:t xml:space="preserve">Handle edge cases that agents struggle with</w:t>
      </w:r>
    </w:p>
    <w:p>
      <w:pPr>
        <w:pStyle w:val="Compact"/>
        <w:numPr>
          <w:ilvl w:val="0"/>
          <w:numId w:val="1142"/>
        </w:numPr>
      </w:pPr>
      <w:r>
        <w:t xml:space="preserve">Make creative decisions about architecture and design</w:t>
      </w:r>
    </w:p>
    <w:p>
      <w:pPr>
        <w:pStyle w:val="Compact"/>
        <w:numPr>
          <w:ilvl w:val="0"/>
          <w:numId w:val="1142"/>
        </w:numPr>
      </w:pPr>
      <w:r>
        <w:t xml:space="preserve">Understand when agent suggestions are incorrect or suboptimal</w:t>
      </w:r>
    </w:p>
    <w:bookmarkEnd w:id="471"/>
    <w:bookmarkStart w:id="472" w:name="future-developments-world-models"/>
    <w:p>
      <w:pPr>
        <w:pStyle w:val="Heading4"/>
      </w:pPr>
      <w:ins w:id="1454" w:author="PR Preview" w:date="2024-01-01T00:00:00Z">
        <w:r>
          <w:t xml:space="preserve">17.4.3.2 Future Developments: World Models</w:t>
        </w:r>
      </w:ins>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72"/>
    <w:bookmarkEnd w:id="473"/>
    <w:bookmarkStart w:id="486" w:name="how-to-work-with-coding-agents"/>
    <w:p>
      <w:pPr>
        <w:pStyle w:val="Heading3"/>
      </w:pPr>
      <w:ins w:id="1461" w:author="PR Preview" w:date="2024-01-01T00:00:00Z">
        <w:r>
          <w:t xml:space="preserve">17.4.4 How to Work with Coding Agents</w:t>
        </w:r>
      </w:ins>
    </w:p>
    <w:p>
      <w:pPr>
        <w:pStyle w:val="FirstParagraph"/>
      </w:pPr>
      <w:r>
        <w:t xml:space="preserve">GitHub Copilot coding agents can be used in several ways to automate development tasks:</w:t>
      </w:r>
    </w:p>
    <w:bookmarkStart w:id="474" w:name="assigning-issues-to-copilot"/>
    <w:p>
      <w:pPr>
        <w:pStyle w:val="Heading4"/>
      </w:pPr>
      <w:ins w:id="1463" w:author="PR Preview" w:date="2024-01-01T00:00:00Z">
        <w:r>
          <w:t xml:space="preserve">17.4.4.1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4"/>
        </w:numPr>
      </w:pPr>
      <w:r>
        <w:rPr>
          <w:b/>
          <w:bCs/>
        </w:rPr>
        <w:t xml:space="preserve">On GitHub.com</w:t>
      </w:r>
      <w:r>
        <w:t xml:space="preserve">:</w:t>
      </w:r>
      <w:r>
        <w:t xml:space="preserve"> </w:t>
      </w:r>
      <w:r>
        <w:t xml:space="preserve">Navigate to an issue and assign it to Copilot in the assignees section</w:t>
      </w:r>
    </w:p>
    <w:p>
      <w:pPr>
        <w:numPr>
          <w:ilvl w:val="0"/>
          <w:numId w:val="114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4"/>
        </w:numPr>
      </w:pPr>
      <w:r>
        <w:rPr>
          <w:b/>
          <w:bCs/>
        </w:rPr>
        <w:t xml:space="preserve">From Copilot Chat</w:t>
      </w:r>
      <w:r>
        <w:t xml:space="preserve">:</w:t>
      </w:r>
      <w:r>
        <w:t xml:space="preserve"> </w:t>
      </w:r>
      <w:r>
        <w:t xml:space="preserve">Delegate tasks to Copilot directly from the chat interface in supported editors</w:t>
      </w:r>
    </w:p>
    <w:bookmarkEnd w:id="474"/>
    <w:bookmarkStart w:id="475" w:name="the-agent-workflow"/>
    <w:p>
      <w:pPr>
        <w:pStyle w:val="Heading4"/>
      </w:pPr>
      <w:ins w:id="1468" w:author="PR Preview" w:date="2024-01-01T00:00:00Z">
        <w:r>
          <w:t xml:space="preserve">17.4.4.2 The Agent Workflow</w:t>
        </w:r>
      </w:ins>
    </w:p>
    <w:p>
      <w:pPr>
        <w:pStyle w:val="FirstParagraph"/>
      </w:pPr>
      <w:r>
        <w:t xml:space="preserve">Once assigned an issue,</w:t>
      </w:r>
      <w:r>
        <w:t xml:space="preserve"> </w:t>
      </w:r>
      <w:r>
        <w:t xml:space="preserve">the coding agent follows an autonomous workflow:</w:t>
      </w:r>
    </w:p>
    <w:p>
      <w:pPr>
        <w:numPr>
          <w:ilvl w:val="0"/>
          <w:numId w:val="114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5"/>
        </w:numPr>
      </w:pPr>
      <w:r>
        <w:rPr>
          <w:b/>
          <w:bCs/>
        </w:rPr>
        <w:t xml:space="preserve">Planning</w:t>
      </w:r>
      <w:r>
        <w:t xml:space="preserve">:</w:t>
      </w:r>
      <w:r>
        <w:t xml:space="preserve"> </w:t>
      </w:r>
      <w:r>
        <w:t xml:space="preserve">Determines what changes are needed and creates a work plan</w:t>
      </w:r>
    </w:p>
    <w:p>
      <w:pPr>
        <w:numPr>
          <w:ilvl w:val="0"/>
          <w:numId w:val="114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75"/>
    <w:bookmarkStart w:id="478" w:name="example-this-document"/>
    <w:p>
      <w:pPr>
        <w:pStyle w:val="Heading4"/>
      </w:pPr>
      <w:ins w:id="1475" w:author="PR Preview" w:date="2024-01-01T00:00:00Z">
        <w:r>
          <w:t xml:space="preserve">17.4.4.3 Example: This Document</w:t>
        </w:r>
      </w:ins>
    </w:p>
    <w:p>
      <w:pPr>
        <w:pStyle w:val="FirstParagraph"/>
      </w:pPr>
      <w:r>
        <w:t xml:space="preserve">This very section you’re reading was created through the coding agent workflow:</w:t>
      </w:r>
    </w:p>
    <w:p>
      <w:pPr>
        <w:numPr>
          <w:ilvl w:val="0"/>
          <w:numId w:val="1146"/>
        </w:numPr>
      </w:pPr>
      <w:r>
        <w:rPr>
          <w:b/>
          <w:bCs/>
        </w:rPr>
        <w:t xml:space="preserve">Issue created</w:t>
      </w:r>
      <w:r>
        <w:t xml:space="preserve">:</w:t>
      </w:r>
      <w:r>
        <w:t xml:space="preserve"> </w:t>
      </w:r>
      <w:hyperlink r:id="rId47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6"/>
        </w:numPr>
      </w:pPr>
      <w:r>
        <w:rPr>
          <w:b/>
          <w:bCs/>
        </w:rPr>
        <w:t xml:space="preserve">Agent assigned</w:t>
      </w:r>
      <w:r>
        <w:t xml:space="preserve">: The issue was assigned to</w:t>
      </w:r>
      <w:r>
        <w:t xml:space="preserve"> </w:t>
      </w:r>
      <w:r>
        <w:rPr>
          <w:rStyle w:val="VerbatimChar"/>
        </w:rPr>
        <w:t xml:space="preserve">@copilot</w:t>
      </w:r>
    </w:p>
    <w:p>
      <w:pPr>
        <w:numPr>
          <w:ilvl w:val="0"/>
          <w:numId w:val="114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6"/>
        </w:numPr>
      </w:pPr>
      <w:r>
        <w:rPr>
          <w:b/>
          <w:bCs/>
        </w:rPr>
        <w:t xml:space="preserve">Pull request</w:t>
      </w:r>
      <w:r>
        <w:t xml:space="preserve">:</w:t>
      </w:r>
      <w:r>
        <w:t xml:space="preserve"> </w:t>
      </w:r>
      <w:hyperlink r:id="rId47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78"/>
    <w:bookmarkStart w:id="479" w:name="collaborating-with-coding-agents"/>
    <w:p>
      <w:pPr>
        <w:pStyle w:val="Heading4"/>
      </w:pPr>
      <w:ins w:id="1483" w:author="PR Preview" w:date="2024-01-01T00:00:00Z">
        <w:r>
          <w:t xml:space="preserve">17.4.4.4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8"/>
        </w:numPr>
      </w:pPr>
      <w:r>
        <w:t xml:space="preserve">Need to be manually resolved</w:t>
      </w:r>
    </w:p>
    <w:p>
      <w:pPr>
        <w:pStyle w:val="Compact"/>
        <w:numPr>
          <w:ilvl w:val="0"/>
          <w:numId w:val="1148"/>
        </w:numPr>
      </w:pPr>
      <w:r>
        <w:t xml:space="preserve">May confuse both human and AI collaborators</w:t>
      </w:r>
    </w:p>
    <w:p>
      <w:pPr>
        <w:pStyle w:val="Compact"/>
        <w:numPr>
          <w:ilvl w:val="0"/>
          <w:numId w:val="114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79"/>
    <w:bookmarkStart w:id="480" w:name="directly-prompting-for-pull-requests"/>
    <w:p>
      <w:pPr>
        <w:pStyle w:val="Heading4"/>
      </w:pPr>
      <w:ins w:id="1492" w:author="PR Preview" w:date="2024-01-01T00:00:00Z">
        <w:r>
          <w:t xml:space="preserve">17.4.4.5 Directly Prompting for Pull Requests</w:t>
        </w:r>
      </w:ins>
    </w:p>
    <w:p>
      <w:pPr>
        <w:pStyle w:val="FirstParagraph"/>
      </w:pPr>
      <w:r>
        <w:t xml:space="preserve">You can also prompt Copilot to create pull requests without first creating an issue:</w:t>
      </w:r>
    </w:p>
    <w:p>
      <w:pPr>
        <w:pStyle w:val="Compact"/>
        <w:numPr>
          <w:ilvl w:val="0"/>
          <w:numId w:val="1149"/>
        </w:numPr>
      </w:pPr>
      <w:r>
        <w:t xml:space="preserve">Use Copilot Chat in your editor to describe the changes you want</w:t>
      </w:r>
    </w:p>
    <w:p>
      <w:pPr>
        <w:pStyle w:val="Compact"/>
        <w:numPr>
          <w:ilvl w:val="0"/>
          <w:numId w:val="1149"/>
        </w:numPr>
      </w:pPr>
      <w:r>
        <w:t xml:space="preserve">The agent will analyze your request and create a pull request</w:t>
      </w:r>
    </w:p>
    <w:p>
      <w:pPr>
        <w:pStyle w:val="Compact"/>
        <w:numPr>
          <w:ilvl w:val="0"/>
          <w:numId w:val="1149"/>
        </w:numPr>
      </w:pPr>
      <w:r>
        <w:t xml:space="preserve">This is useful for quick fixes or well-defined tasks</w:t>
      </w:r>
    </w:p>
    <w:bookmarkEnd w:id="480"/>
    <w:bookmarkStart w:id="481" w:name="important-safeguards"/>
    <w:p>
      <w:pPr>
        <w:pStyle w:val="Heading4"/>
      </w:pPr>
      <w:ins w:id="1497" w:author="PR Preview" w:date="2024-01-01T00:00:00Z">
        <w:r>
          <w:t xml:space="preserve">17.4.4.6 Important Safeguards</w:t>
        </w:r>
      </w:ins>
    </w:p>
    <w:p>
      <w:pPr>
        <w:pStyle w:val="Compact"/>
        <w:numPr>
          <w:ilvl w:val="0"/>
          <w:numId w:val="1150"/>
        </w:numPr>
      </w:pPr>
      <w:r>
        <w:rPr>
          <w:b/>
          <w:bCs/>
        </w:rPr>
        <w:t xml:space="preserve">Human approval required</w:t>
      </w:r>
      <w:r>
        <w:t xml:space="preserve">:</w:t>
      </w:r>
      <w:r>
        <w:t xml:space="preserve"> </w:t>
      </w:r>
      <w:r>
        <w:t xml:space="preserve">Coding agents cannot merge their own changes</w:t>
      </w:r>
    </w:p>
    <w:p>
      <w:pPr>
        <w:pStyle w:val="Compact"/>
        <w:numPr>
          <w:ilvl w:val="0"/>
          <w:numId w:val="115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0"/>
        </w:numPr>
      </w:pPr>
      <w:r>
        <w:rPr>
          <w:b/>
          <w:bCs/>
        </w:rPr>
        <w:t xml:space="preserve">Full transparency</w:t>
      </w:r>
      <w:r>
        <w:t xml:space="preserve">:</w:t>
      </w:r>
      <w:r>
        <w:t xml:space="preserve"> </w:t>
      </w:r>
      <w:r>
        <w:t xml:space="preserve">All agent actions are logged and visible in the PR</w:t>
      </w:r>
    </w:p>
    <w:bookmarkEnd w:id="481"/>
    <w:bookmarkStart w:id="485" w:name="workflow-approval-requirements"/>
    <w:p>
      <w:pPr>
        <w:pStyle w:val="Heading4"/>
      </w:pPr>
      <w:ins w:id="1501" w:author="PR Preview" w:date="2024-01-01T00:00:00Z">
        <w:r>
          <w:t xml:space="preserve">17.4.4.7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2"/>
        </w:numPr>
      </w:pPr>
      <w:hyperlink r:id="rId48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2"/>
        </w:numPr>
      </w:pPr>
      <w:hyperlink r:id="rId48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84">
        <w:r>
          <w:rPr>
            <w:rStyle w:val="Hyperlink"/>
          </w:rPr>
          <w:t xml:space="preserve">GitHub Copilot coding agent documentation</w:t>
        </w:r>
      </w:hyperlink>
      <w:r>
        <w:t xml:space="preserve">.</w:t>
      </w:r>
    </w:p>
    <w:bookmarkEnd w:id="485"/>
    <w:bookmarkEnd w:id="486"/>
    <w:bookmarkStart w:id="489" w:name="useful-prompt-formats"/>
    <w:p>
      <w:pPr>
        <w:pStyle w:val="Heading3"/>
      </w:pPr>
      <w:ins w:id="1514" w:author="PR Preview" w:date="2024-01-01T00:00:00Z">
        <w:r>
          <w:t xml:space="preserve">17.4.5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87" w:name="common-task-patterns"/>
    <w:p>
      <w:pPr>
        <w:pStyle w:val="Heading4"/>
      </w:pPr>
      <w:ins w:id="1516" w:author="PR Preview" w:date="2024-01-01T00:00:00Z">
        <w:r>
          <w:t xml:space="preserve">17.4.5.1 Common Task Patterns</w:t>
        </w:r>
      </w:ins>
    </w:p>
    <w:p>
      <w:pPr>
        <w:pStyle w:val="FirstParagraph"/>
      </w:pPr>
      <w:r>
        <w:rPr>
          <w:b/>
          <w:bCs/>
        </w:rPr>
        <w:t xml:space="preserve">Tidying up code:</w:t>
      </w:r>
    </w:p>
    <w:p>
      <w:pPr>
        <w:pStyle w:val="Compact"/>
        <w:numPr>
          <w:ilvl w:val="0"/>
          <w:numId w:val="1153"/>
        </w:numPr>
      </w:pPr>
      <w:r>
        <w:t xml:space="preserve">“tidy up [file, function, module, whole project]”</w:t>
      </w:r>
    </w:p>
    <w:p>
      <w:pPr>
        <w:pStyle w:val="Compact"/>
        <w:numPr>
          <w:ilvl w:val="0"/>
          <w:numId w:val="1153"/>
        </w:numPr>
      </w:pPr>
      <w:r>
        <w:t xml:space="preserve">Useful for improving code organization, consistency, and readability</w:t>
      </w:r>
    </w:p>
    <w:p>
      <w:pPr>
        <w:pStyle w:val="Compact"/>
        <w:numPr>
          <w:ilvl w:val="0"/>
          <w:numId w:val="115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4"/>
        </w:numPr>
      </w:pPr>
      <w:r>
        <w:t xml:space="preserve">“address failing workflows”</w:t>
      </w:r>
    </w:p>
    <w:p>
      <w:pPr>
        <w:pStyle w:val="Compact"/>
        <w:numPr>
          <w:ilvl w:val="0"/>
          <w:numId w:val="1154"/>
        </w:numPr>
      </w:pPr>
      <w:r>
        <w:t xml:space="preserve">Helps fix continuous integration (CI) failures, build errors, or test failures</w:t>
      </w:r>
    </w:p>
    <w:p>
      <w:pPr>
        <w:pStyle w:val="Compact"/>
        <w:numPr>
          <w:ilvl w:val="0"/>
          <w:numId w:val="115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5"/>
        </w:numPr>
      </w:pPr>
      <w:r>
        <w:t xml:space="preserve">“decompose [function, quarto-file, etc]”</w:t>
      </w:r>
    </w:p>
    <w:p>
      <w:pPr>
        <w:pStyle w:val="Compact"/>
        <w:numPr>
          <w:ilvl w:val="0"/>
          <w:numId w:val="1155"/>
        </w:numPr>
      </w:pPr>
      <w:r>
        <w:t xml:space="preserve">Breaks down large or complex code into smaller, more manageable pieces</w:t>
      </w:r>
    </w:p>
    <w:p>
      <w:pPr>
        <w:pStyle w:val="Compact"/>
        <w:numPr>
          <w:ilvl w:val="0"/>
          <w:numId w:val="115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6"/>
        </w:numPr>
      </w:pPr>
      <w:r>
        <w:t xml:space="preserve">“update [links, content, etc]”</w:t>
      </w:r>
    </w:p>
    <w:p>
      <w:pPr>
        <w:pStyle w:val="Compact"/>
        <w:numPr>
          <w:ilvl w:val="0"/>
          <w:numId w:val="1156"/>
        </w:numPr>
      </w:pPr>
      <w:r>
        <w:t xml:space="preserve">Refreshes outdated information, fixes broken links, or modernizes code</w:t>
      </w:r>
    </w:p>
    <w:p>
      <w:pPr>
        <w:pStyle w:val="Compact"/>
        <w:numPr>
          <w:ilvl w:val="0"/>
          <w:numId w:val="115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7"/>
        </w:numPr>
      </w:pPr>
      <w:r>
        <w:t xml:space="preserve">“expand [a section in a document]”</w:t>
      </w:r>
    </w:p>
    <w:p>
      <w:pPr>
        <w:pStyle w:val="Compact"/>
        <w:numPr>
          <w:ilvl w:val="0"/>
          <w:numId w:val="1157"/>
        </w:numPr>
      </w:pPr>
      <w:r>
        <w:t xml:space="preserve">Adds more detail, examples, or explanation to existing content</w:t>
      </w:r>
    </w:p>
    <w:p>
      <w:pPr>
        <w:pStyle w:val="Compact"/>
        <w:numPr>
          <w:ilvl w:val="0"/>
          <w:numId w:val="115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8"/>
        </w:numPr>
      </w:pPr>
      <w:r>
        <w:t xml:space="preserve">“condense [a section in a document]”</w:t>
      </w:r>
    </w:p>
    <w:p>
      <w:pPr>
        <w:pStyle w:val="Compact"/>
        <w:numPr>
          <w:ilvl w:val="0"/>
          <w:numId w:val="1158"/>
        </w:numPr>
      </w:pPr>
      <w:r>
        <w:t xml:space="preserve">Reduces verbosity while preserving essential information</w:t>
      </w:r>
    </w:p>
    <w:p>
      <w:pPr>
        <w:pStyle w:val="Compact"/>
        <w:numPr>
          <w:ilvl w:val="0"/>
          <w:numId w:val="115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9"/>
        </w:numPr>
      </w:pPr>
      <w:r>
        <w:t xml:space="preserve">“clarify [a section in a document]”</w:t>
      </w:r>
    </w:p>
    <w:p>
      <w:pPr>
        <w:pStyle w:val="Compact"/>
        <w:numPr>
          <w:ilvl w:val="0"/>
          <w:numId w:val="1159"/>
        </w:numPr>
      </w:pPr>
      <w:r>
        <w:t xml:space="preserve">Improves clarity, removes ambiguity, or simplifies complex explanations</w:t>
      </w:r>
    </w:p>
    <w:p>
      <w:pPr>
        <w:pStyle w:val="Compact"/>
        <w:numPr>
          <w:ilvl w:val="0"/>
          <w:numId w:val="1159"/>
        </w:numPr>
      </w:pPr>
      <w:r>
        <w:t xml:space="preserve">Example:</w:t>
      </w:r>
      <w:r>
        <w:t xml:space="preserve"> </w:t>
      </w:r>
      <w:r>
        <w:t xml:space="preserve">“clarify the explanation of the analysis workflow”</w:t>
      </w:r>
    </w:p>
    <w:bookmarkEnd w:id="487"/>
    <w:bookmarkStart w:id="488" w:name="tips-for-effective-prompts"/>
    <w:p>
      <w:pPr>
        <w:pStyle w:val="Heading4"/>
      </w:pPr>
      <w:ins w:id="1545" w:author="PR Preview" w:date="2024-01-01T00:00:00Z">
        <w:r>
          <w:t xml:space="preserve">17.4.5.2 Tips for Effective Prompts</w:t>
        </w:r>
      </w:ins>
    </w:p>
    <w:p>
      <w:pPr>
        <w:pStyle w:val="Compact"/>
        <w:numPr>
          <w:ilvl w:val="0"/>
          <w:numId w:val="1160"/>
        </w:numPr>
      </w:pPr>
      <w:r>
        <w:rPr>
          <w:b/>
          <w:bCs/>
        </w:rPr>
        <w:t xml:space="preserve">Be specific</w:t>
      </w:r>
      <w:r>
        <w:t xml:space="preserve">: Include file names, function names, or specific sections when possible</w:t>
      </w:r>
    </w:p>
    <w:p>
      <w:pPr>
        <w:pStyle w:val="Compact"/>
        <w:numPr>
          <w:ilvl w:val="0"/>
          <w:numId w:val="1160"/>
        </w:numPr>
      </w:pPr>
      <w:r>
        <w:rPr>
          <w:b/>
          <w:bCs/>
        </w:rPr>
        <w:t xml:space="preserve">Provide context</w:t>
      </w:r>
      <w:r>
        <w:t xml:space="preserve">: Explain what you want to achieve and why</w:t>
      </w:r>
    </w:p>
    <w:p>
      <w:pPr>
        <w:pStyle w:val="Compact"/>
        <w:numPr>
          <w:ilvl w:val="0"/>
          <w:numId w:val="1160"/>
        </w:numPr>
      </w:pPr>
      <w:r>
        <w:rPr>
          <w:b/>
          <w:bCs/>
        </w:rPr>
        <w:t xml:space="preserve">Set boundaries</w:t>
      </w:r>
      <w:r>
        <w:t xml:space="preserve">: Specify what should or shouldn’t change</w:t>
      </w:r>
    </w:p>
    <w:p>
      <w:pPr>
        <w:pStyle w:val="Compact"/>
        <w:numPr>
          <w:ilvl w:val="0"/>
          <w:numId w:val="1160"/>
        </w:numPr>
      </w:pPr>
      <w:r>
        <w:rPr>
          <w:b/>
          <w:bCs/>
        </w:rPr>
        <w:t xml:space="preserve">Request validation</w:t>
      </w:r>
      <w:r>
        <w:t xml:space="preserve">: Ask the agent to test or verify its changes when appropriate</w:t>
      </w:r>
    </w:p>
    <w:bookmarkEnd w:id="488"/>
    <w:bookmarkEnd w:id="489"/>
    <w:bookmarkStart w:id="496" w:name="sec-ai-addressing-failing-workflows"/>
    <w:p>
      <w:pPr>
        <w:pStyle w:val="Heading3"/>
      </w:pPr>
      <w:ins w:id="1550" w:author="PR Preview" w:date="2024-01-01T00:00:00Z">
        <w:r>
          <w:t xml:space="preserve">17.4.6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90" w:name="X16724e8c4d0535f38e98d560729d113d43f9447"/>
    <w:p>
      <w:pPr>
        <w:pStyle w:val="Heading4"/>
      </w:pPr>
      <w:ins w:id="1552" w:author="PR Preview" w:date="2024-01-01T00:00:00Z">
        <w:r>
          <w:t xml:space="preserve">17.4.6.1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1"/>
        </w:numPr>
      </w:pPr>
      <w:r>
        <w:t xml:space="preserve">“fix the code issues found by the failing workflows”</w:t>
      </w:r>
    </w:p>
    <w:p>
      <w:pPr>
        <w:pStyle w:val="Compact"/>
        <w:numPr>
          <w:ilvl w:val="0"/>
          <w:numId w:val="1161"/>
        </w:numPr>
      </w:pPr>
      <w:r>
        <w:t xml:space="preserve">“address the linting errors reported in the GitHub Actions checks”</w:t>
      </w:r>
    </w:p>
    <w:p>
      <w:pPr>
        <w:pStyle w:val="Compact"/>
        <w:numPr>
          <w:ilvl w:val="0"/>
          <w:numId w:val="1161"/>
        </w:numPr>
      </w:pPr>
      <w:r>
        <w:t xml:space="preserve">“fix the test failures in the CI pipeline”</w:t>
      </w:r>
    </w:p>
    <w:p>
      <w:pPr>
        <w:pStyle w:val="Compact"/>
        <w:numPr>
          <w:ilvl w:val="0"/>
          <w:numId w:val="116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90"/>
    <w:bookmarkStart w:id="493" w:name="X609a80533191ba40baf6d2372d9b8d862b0620d"/>
    <w:p>
      <w:pPr>
        <w:pStyle w:val="Heading4"/>
      </w:pPr>
      <w:ins w:id="1562" w:author="PR Preview" w:date="2024-01-01T00:00:00Z">
        <w:r>
          <w:t xml:space="preserve">17.4.6.2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2"/>
        </w:numPr>
      </w:pPr>
      <w:r>
        <w:t xml:space="preserve">“fix the syntax error in the GitHub Actions workflow file at line X”</w:t>
      </w:r>
    </w:p>
    <w:p>
      <w:pPr>
        <w:pStyle w:val="Compact"/>
        <w:numPr>
          <w:ilvl w:val="0"/>
          <w:numId w:val="1162"/>
        </w:numPr>
      </w:pPr>
      <w:r>
        <w:t xml:space="preserve">“update the workflow to use the latest version of action Y”</w:t>
      </w:r>
    </w:p>
    <w:p>
      <w:pPr>
        <w:pStyle w:val="Compact"/>
        <w:numPr>
          <w:ilvl w:val="0"/>
          <w:numId w:val="116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warning.png" id="49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3"/>
              </w:numPr>
            </w:pPr>
            <w:r>
              <w:rPr>
                <w:b/>
                <w:bCs/>
              </w:rPr>
              <w:t xml:space="preserve">Review every line</w:t>
            </w:r>
            <w:r>
              <w:t xml:space="preserve"> </w:t>
            </w:r>
            <w:r>
              <w:t xml:space="preserve">of the proposed changes</w:t>
            </w:r>
          </w:p>
          <w:p>
            <w:pPr>
              <w:pStyle w:val="Compact"/>
              <w:numPr>
                <w:ilvl w:val="0"/>
                <w:numId w:val="1163"/>
              </w:numPr>
            </w:pPr>
            <w:r>
              <w:rPr>
                <w:b/>
                <w:bCs/>
              </w:rPr>
              <w:t xml:space="preserve">Verify</w:t>
            </w:r>
            <w:r>
              <w:t xml:space="preserve"> </w:t>
            </w:r>
            <w:r>
              <w:t xml:space="preserve">the changes only address the specific issue</w:t>
            </w:r>
          </w:p>
          <w:p>
            <w:pPr>
              <w:pStyle w:val="Compact"/>
              <w:numPr>
                <w:ilvl w:val="0"/>
                <w:numId w:val="1163"/>
              </w:numPr>
            </w:pPr>
            <w:r>
              <w:rPr>
                <w:b/>
                <w:bCs/>
              </w:rPr>
              <w:t xml:space="preserve">Check</w:t>
            </w:r>
            <w:r>
              <w:t xml:space="preserve"> </w:t>
            </w:r>
            <w:r>
              <w:t xml:space="preserve">that no new secret access or command execution has been added</w:t>
            </w:r>
          </w:p>
          <w:p>
            <w:pPr>
              <w:pStyle w:val="Compact"/>
              <w:numPr>
                <w:ilvl w:val="0"/>
                <w:numId w:val="116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ins w:id="1570" w:author="PR Preview" w:date="2024-01-01T00:00:00Z">
        <w:r>
          <w:rPr>
            <w:b/>
            <w:bCs/>
          </w:rPr>
          <w:t xml:space="preserve">When to do it yourself:</w:t>
        </w:r>
      </w:ins>
      <w:ins w:id="1570" w:author="PR Preview" w:date="2024-01-01T00:00:00Z">
        <w:r>
          <w:t xml:space="preserve"> </w:t>
        </w:r>
      </w:ins>
      <w:ins w:id="1570" w:author="PR Preview" w:date="2024-01-01T00:00:00Z">
        <w:r>
          <w:t xml:space="preserve">Workflow syntax errors and configuration issues</w:t>
        </w:r>
      </w:ins>
      <w:ins w:id="1570" w:author="PR Preview" w:date="2024-01-01T00:00:00Z">
        <w:r>
          <w:t xml:space="preserve"> </w:t>
        </w:r>
      </w:ins>
      <w:ins w:id="1570" w:author="PR Preview" w:date="2024-01-01T00:00:00Z">
        <w:r>
          <w:t xml:space="preserve">are often faster to fix manually than with Copilot,</w:t>
        </w:r>
      </w:ins>
      <w:ins w:id="1570" w:author="PR Preview" w:date="2024-01-01T00:00:00Z">
        <w:r>
          <w:t xml:space="preserve"> </w:t>
        </w:r>
      </w:ins>
      <w:ins w:id="1570" w:author="PR Preview" w:date="2024-01-01T00:00:00Z">
        <w:r>
          <w:t xml:space="preserve">especially if you’re familiar with GitHub Actions.</w:t>
        </w:r>
      </w:ins>
      <w:ins w:id="1570" w:author="PR Preview" w:date="2024-01-01T00:00:00Z">
        <w:r>
          <w:t xml:space="preserve"> </w:t>
        </w:r>
      </w:ins>
      <w:ins w:id="1570" w:author="PR Preview" w:date="2024-01-01T00:00:00Z">
        <w:r>
          <w:t xml:space="preserve">See</w:t>
        </w:r>
      </w:ins>
      <w:ins w:id="1570" w:author="PR Preview" w:date="2024-01-01T00:00:00Z">
        <w:r>
          <w:t xml:space="preserve"> </w:t>
        </w:r>
      </w:ins>
      <w:hyperlink w:anchor="sec-ai-when-to-use">
        <w:r>
          <w:rPr>
            <w:rStyle w:val="Hyperlink"/>
          </w:rPr>
          <w:t xml:space="preserve">Section 17.4.11</w:t>
        </w:r>
      </w:hyperlink>
      <w:ins w:id="1570" w:author="PR Preview" w:date="2024-01-01T00:00:00Z">
        <w:r>
          <w:t xml:space="preserve"> </w:t>
        </w:r>
      </w:ins>
      <w:ins w:id="1570" w:author="PR Preview" w:date="2024-01-01T00:00:00Z">
        <w:r>
          <w:t xml:space="preserve">for more guidance.</w:t>
        </w:r>
      </w:ins>
    </w:p>
    <w:bookmarkEnd w:id="493"/>
    <w:bookmarkStart w:id="494" w:name="X73d86ac2fd20fdb79b2a5c7f2662f883788810e"/>
    <w:p>
      <w:pPr>
        <w:pStyle w:val="Heading4"/>
      </w:pPr>
      <w:ins w:id="1571" w:author="PR Preview" w:date="2024-01-01T00:00:00Z">
        <w:r>
          <w:t xml:space="preserve">17.4.6.3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4"/>
        </w:numPr>
      </w:pPr>
      <w:r>
        <w:rPr>
          <w:b/>
          <w:bCs/>
        </w:rPr>
        <w:t xml:space="preserve">First, examine the workflow logs</w:t>
      </w:r>
      <w:r>
        <w:t xml:space="preserve">:</w:t>
      </w:r>
    </w:p>
    <w:p>
      <w:pPr>
        <w:pStyle w:val="Compact"/>
        <w:numPr>
          <w:ilvl w:val="1"/>
          <w:numId w:val="1165"/>
        </w:numPr>
      </w:pPr>
      <w:r>
        <w:t xml:space="preserve">Look at the error messages in the GitHub Actions tab</w:t>
      </w:r>
    </w:p>
    <w:p>
      <w:pPr>
        <w:pStyle w:val="Compact"/>
        <w:numPr>
          <w:ilvl w:val="1"/>
          <w:numId w:val="1165"/>
        </w:numPr>
      </w:pPr>
      <w:r>
        <w:t xml:space="preserve">Identify whether the error is in your code or the workflow itself</w:t>
      </w:r>
    </w:p>
    <w:p>
      <w:pPr>
        <w:pStyle w:val="Compact"/>
        <w:numPr>
          <w:ilvl w:val="1"/>
          <w:numId w:val="1165"/>
        </w:numPr>
      </w:pPr>
      <w:r>
        <w:t xml:space="preserve">Common code issues: test failures, linting errors, compilation errors</w:t>
      </w:r>
    </w:p>
    <w:p>
      <w:pPr>
        <w:pStyle w:val="Compact"/>
        <w:numPr>
          <w:ilvl w:val="1"/>
          <w:numId w:val="1165"/>
        </w:numPr>
      </w:pPr>
      <w:r>
        <w:t xml:space="preserve">Common workflow issues: YAML syntax errors, missing actions, permission errors</w:t>
      </w:r>
    </w:p>
    <w:p>
      <w:pPr>
        <w:pStyle w:val="Compact"/>
        <w:numPr>
          <w:ilvl w:val="0"/>
          <w:numId w:val="1164"/>
        </w:numPr>
      </w:pPr>
      <w:r>
        <w:rPr>
          <w:b/>
          <w:bCs/>
        </w:rPr>
        <w:t xml:space="preserve">Use a diagnostic prompt</w:t>
      </w:r>
      <w:r>
        <w:t xml:space="preserve">:</w:t>
      </w:r>
    </w:p>
    <w:p>
      <w:pPr>
        <w:pStyle w:val="Compact"/>
        <w:numPr>
          <w:ilvl w:val="1"/>
          <w:numId w:val="1166"/>
        </w:numPr>
      </w:pPr>
      <w:r>
        <w:t xml:space="preserve">“examine the failing workflow logs and identify whether the issue is in the code or the workflow configuration”</w:t>
      </w:r>
    </w:p>
    <w:p>
      <w:pPr>
        <w:pStyle w:val="Compact"/>
        <w:numPr>
          <w:ilvl w:val="1"/>
          <w:numId w:val="1166"/>
        </w:numPr>
      </w:pPr>
      <w:r>
        <w:t xml:space="preserve">“diagnose the root cause of the workflow failure”</w:t>
      </w:r>
    </w:p>
    <w:p>
      <w:pPr>
        <w:pStyle w:val="Compact"/>
        <w:numPr>
          <w:ilvl w:val="0"/>
          <w:numId w:val="116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94"/>
    <w:bookmarkStart w:id="495" w:name="additional-resources-2"/>
    <w:p>
      <w:pPr>
        <w:pStyle w:val="Heading4"/>
      </w:pPr>
      <w:ins w:id="1585" w:author="PR Preview" w:date="2024-01-01T00:00:00Z">
        <w:r>
          <w:t xml:space="preserve">17.4.6.4 Additional Resources</w:t>
        </w:r>
      </w:ins>
    </w:p>
    <w:p>
      <w:pPr>
        <w:pStyle w:val="Compact"/>
        <w:numPr>
          <w:ilvl w:val="0"/>
          <w:numId w:val="1167"/>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7"/>
        </w:numPr>
      </w:pPr>
      <w:ins w:id="1587" w:author="PR Preview" w:date="2024-01-01T00:00:00Z">
        <w:r>
          <w:t xml:space="preserve">See</w:t>
        </w:r>
      </w:ins>
      <w:ins w:id="1587" w:author="PR Preview" w:date="2024-01-01T00:00:00Z">
        <w:r>
          <w:t xml:space="preserve"> </w:t>
        </w:r>
      </w:ins>
      <w:hyperlink w:anchor="sec-ai-best-practices">
        <w:r>
          <w:rPr>
            <w:rStyle w:val="Hyperlink"/>
          </w:rPr>
          <w:t xml:space="preserve">Section 17.4.8</w:t>
        </w:r>
      </w:hyperlink>
      <w:ins w:id="1587" w:author="PR Preview" w:date="2024-01-01T00:00:00Z">
        <w:r>
          <w:t xml:space="preserve"> </w:t>
        </w:r>
      </w:ins>
      <w:ins w:id="1587" w:author="PR Preview" w:date="2024-01-01T00:00:00Z">
        <w:r>
          <w:t xml:space="preserve">and</w:t>
        </w:r>
      </w:ins>
      <w:ins w:id="1587" w:author="PR Preview" w:date="2024-01-01T00:00:00Z">
        <w:r>
          <w:t xml:space="preserve"> </w:t>
        </w:r>
      </w:ins>
      <w:hyperlink w:anchor="sec-ai-benefits-hazards">
        <w:r>
          <w:rPr>
            <w:rStyle w:val="Hyperlink"/>
          </w:rPr>
          <w:t xml:space="preserve">Section 17.4.7</w:t>
        </w:r>
      </w:hyperlink>
      <w:ins w:id="1587" w:author="PR Preview" w:date="2024-01-01T00:00:00Z">
        <w:r>
          <w:t xml:space="preserve"> </w:t>
        </w:r>
      </w:ins>
      <w:ins w:id="1587" w:author="PR Preview" w:date="2024-01-01T00:00:00Z">
        <w:r>
          <w:t xml:space="preserve">for security considerations with workflow files</w:t>
        </w:r>
      </w:ins>
    </w:p>
    <w:p>
      <w:pPr>
        <w:pStyle w:val="Compact"/>
        <w:numPr>
          <w:ilvl w:val="0"/>
          <w:numId w:val="1167"/>
        </w:numPr>
      </w:pPr>
      <w:ins w:id="1588" w:author="PR Preview" w:date="2024-01-01T00:00:00Z">
        <w:r>
          <w:t xml:space="preserve">See</w:t>
        </w:r>
      </w:ins>
      <w:ins w:id="1588" w:author="PR Preview" w:date="2024-01-01T00:00:00Z">
        <w:r>
          <w:t xml:space="preserve"> </w:t>
        </w:r>
      </w:ins>
      <w:hyperlink w:anchor="sec-ai-when-to-use">
        <w:r>
          <w:rPr>
            <w:rStyle w:val="Hyperlink"/>
          </w:rPr>
          <w:t xml:space="preserve">Section 17.4.11</w:t>
        </w:r>
      </w:hyperlink>
      <w:ins w:id="1588" w:author="PR Preview" w:date="2024-01-01T00:00:00Z">
        <w:r>
          <w:t xml:space="preserve"> </w:t>
        </w:r>
      </w:ins>
      <w:ins w:id="1588" w:author="PR Preview" w:date="2024-01-01T00:00:00Z">
        <w:r>
          <w:t xml:space="preserve">for guidance on when to use Copilot vs. fixing issues yourself</w:t>
        </w:r>
      </w:ins>
    </w:p>
    <w:p>
      <w:pPr>
        <w:pStyle w:val="Compact"/>
        <w:numPr>
          <w:ilvl w:val="0"/>
          <w:numId w:val="1167"/>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95"/>
    <w:bookmarkEnd w:id="496"/>
    <w:bookmarkStart w:id="502" w:name="sec-ai-benefits-hazards"/>
    <w:p>
      <w:pPr>
        <w:pStyle w:val="Heading3"/>
      </w:pPr>
      <w:ins w:id="1590" w:author="PR Preview" w:date="2024-01-01T00:00:00Z">
        <w:r>
          <w:t xml:space="preserve">17.4.7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9"/>
        </w:numPr>
      </w:pPr>
      <w:r>
        <w:rPr>
          <w:b/>
          <w:bCs/>
        </w:rPr>
        <w:t xml:space="preserve">Subtle bugs</w:t>
      </w:r>
      <w:r>
        <w:t xml:space="preserve">:</w:t>
      </w:r>
      <w:r>
        <w:t xml:space="preserve"> </w:t>
      </w:r>
      <w:r>
        <w:t xml:space="preserve">AI-generated code may contain logic errors that are not immediately obvious</w:t>
      </w:r>
    </w:p>
    <w:p>
      <w:pPr>
        <w:numPr>
          <w:ilvl w:val="0"/>
          <w:numId w:val="116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01" w:name="further-readingviewing"/>
    <w:p>
      <w:pPr>
        <w:pStyle w:val="Heading4"/>
      </w:pPr>
      <w:ins w:id="1607" w:author="PR Preview" w:date="2024-01-01T00:00:00Z">
        <w:r>
          <w:t xml:space="preserve">17.4.7.1 Further reading/viewing</w:t>
        </w:r>
      </w:ins>
    </w:p>
    <w:p>
      <w:pPr>
        <w:pStyle w:val="Compact"/>
        <w:numPr>
          <w:ilvl w:val="0"/>
          <w:numId w:val="1170"/>
        </w:numPr>
      </w:pPr>
      <w:r>
        <w:rPr>
          <w:i/>
          <w:iCs/>
        </w:rPr>
        <w:t xml:space="preserve">I Robot</w:t>
      </w:r>
      <w:r>
        <w:t xml:space="preserve"> </w:t>
      </w:r>
      <w:r>
        <w:t xml:space="preserve">(Asimov 1950)</w:t>
      </w:r>
    </w:p>
    <w:p>
      <w:pPr>
        <w:pStyle w:val="Compact"/>
        <w:numPr>
          <w:ilvl w:val="0"/>
          <w:numId w:val="1170"/>
        </w:numPr>
      </w:pPr>
      <w:r>
        <w:rPr>
          <w:i/>
          <w:iCs/>
        </w:rPr>
        <w:t xml:space="preserve">Dune</w:t>
      </w:r>
      <w:r>
        <w:t xml:space="preserve"> </w:t>
      </w:r>
      <w:r>
        <w:t xml:space="preserve">(Herbert 1965)</w:t>
      </w:r>
    </w:p>
    <w:p>
      <w:pPr>
        <w:pStyle w:val="Compact"/>
        <w:numPr>
          <w:ilvl w:val="0"/>
          <w:numId w:val="1170"/>
        </w:numPr>
      </w:pPr>
      <w:r>
        <w:t xml:space="preserve">“2001: A Space Odyssey”</w:t>
      </w:r>
      <w:r>
        <w:t xml:space="preserve"> </w:t>
      </w:r>
      <w:r>
        <w:t xml:space="preserve">(1968)</w:t>
      </w:r>
    </w:p>
    <w:p>
      <w:pPr>
        <w:pStyle w:val="Compact"/>
        <w:numPr>
          <w:ilvl w:val="0"/>
          <w:numId w:val="1170"/>
        </w:numPr>
      </w:pPr>
      <w:r>
        <w:t xml:space="preserve">“Terminator 3: Rise of the Machines”</w:t>
      </w:r>
      <w:r>
        <w:t xml:space="preserve"> </w:t>
      </w:r>
      <w:r>
        <w:t xml:space="preserve">(2003)</w:t>
      </w:r>
    </w:p>
    <w:p>
      <w:pPr>
        <w:pStyle w:val="Compact"/>
        <w:numPr>
          <w:ilvl w:val="0"/>
          <w:numId w:val="1170"/>
        </w:numPr>
      </w:pPr>
      <w:r>
        <w:t xml:space="preserve">“The Matrix”</w:t>
      </w:r>
      <w:r>
        <w:t xml:space="preserve"> </w:t>
      </w:r>
      <w:r>
        <w:t xml:space="preserve">(1999)</w:t>
      </w:r>
    </w:p>
    <w:p>
      <w:pPr>
        <w:pStyle w:val="Compact"/>
        <w:numPr>
          <w:ilvl w:val="0"/>
          <w:numId w:val="1170"/>
        </w:numPr>
      </w:pPr>
      <w:r>
        <w:t xml:space="preserve">“Blade Runner”</w:t>
      </w:r>
      <w:r>
        <w:t xml:space="preserve"> </w:t>
      </w:r>
      <w:r>
        <w:t xml:space="preserve">(1982)</w:t>
      </w:r>
    </w:p>
    <w:p>
      <w:pPr>
        <w:pStyle w:val="Compact"/>
        <w:numPr>
          <w:ilvl w:val="0"/>
          <w:numId w:val="1170"/>
        </w:numPr>
      </w:pPr>
      <w:r>
        <w:t xml:space="preserve">“WarGames”</w:t>
      </w:r>
      <w:r>
        <w:t xml:space="preserve"> </w:t>
      </w:r>
      <w:r>
        <w:t xml:space="preserve">(1983)</w:t>
      </w:r>
    </w:p>
    <w:p>
      <w:pPr>
        <w:pStyle w:val="Compact"/>
        <w:numPr>
          <w:ilvl w:val="0"/>
          <w:numId w:val="117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0"/>
        </w:numPr>
      </w:pPr>
      <w:r>
        <w:rPr>
          <w:i/>
          <w:iCs/>
        </w:rPr>
        <w:t xml:space="preserve">Ender’s Game</w:t>
      </w:r>
      <w:r>
        <w:t xml:space="preserve"> </w:t>
      </w:r>
      <w:r>
        <w:t xml:space="preserve">(Card 1985)</w:t>
      </w:r>
    </w:p>
    <w:p>
      <w:pPr>
        <w:pStyle w:val="Compact"/>
        <w:numPr>
          <w:ilvl w:val="0"/>
          <w:numId w:val="117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98" name="Picture"/>
            <a:graphic>
              <a:graphicData uri="http://schemas.openxmlformats.org/drawingml/2006/picture">
                <pic:pic>
                  <pic:nvPicPr>
                    <pic:cNvPr descr="assets/images/matrix-agents.png" id="499" name="Picture"/>
                    <pic:cNvPicPr>
                      <a:picLocks noChangeArrowheads="1" noChangeAspect="1"/>
                    </pic:cNvPicPr>
                  </pic:nvPicPr>
                  <pic:blipFill>
                    <a:blip r:embed="rId49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00">
        <w:r>
          <w:rPr>
            <w:rStyle w:val="Hyperlink"/>
          </w:rPr>
          <w:t xml:space="preserve">Agents</w:t>
        </w:r>
      </w:hyperlink>
    </w:p>
    <w:bookmarkEnd w:id="501"/>
    <w:bookmarkEnd w:id="502"/>
    <w:bookmarkStart w:id="505" w:name="sec-ai-best-practices"/>
    <w:p>
      <w:pPr>
        <w:pStyle w:val="Heading3"/>
      </w:pPr>
      <w:ins w:id="1620" w:author="PR Preview" w:date="2024-01-01T00:00:00Z">
        <w:r>
          <w:t xml:space="preserve">17.4.8 Best Practices for Safe and Successful Use</w:t>
        </w:r>
      </w:ins>
    </w:p>
    <w:p>
      <w:pPr>
        <w:pStyle w:val="FirstParagraph"/>
      </w:pPr>
      <w:r>
        <w:t xml:space="preserve">To work with coding agents safely and successfully:</w:t>
      </w:r>
    </w:p>
    <w:p>
      <w:pPr>
        <w:numPr>
          <w:ilvl w:val="0"/>
          <w:numId w:val="117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3" name="Picture"/>
                  <a:graphic>
                    <a:graphicData uri="http://schemas.openxmlformats.org/drawingml/2006/picture">
                      <pic:pic>
                        <pic:nvPicPr>
                          <pic:cNvPr descr="/opt/quarto/share/formats/docx/warning.png" id="50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2"/>
              </w:numPr>
            </w:pPr>
            <w:r>
              <w:t xml:space="preserve">Access secrets and credentials</w:t>
            </w:r>
          </w:p>
          <w:p>
            <w:pPr>
              <w:pStyle w:val="Compact"/>
              <w:numPr>
                <w:ilvl w:val="0"/>
                <w:numId w:val="1172"/>
              </w:numPr>
            </w:pPr>
            <w:r>
              <w:t xml:space="preserve">Deploy code to production</w:t>
            </w:r>
          </w:p>
          <w:p>
            <w:pPr>
              <w:pStyle w:val="Compact"/>
              <w:numPr>
                <w:ilvl w:val="0"/>
                <w:numId w:val="117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05"/>
    <w:bookmarkStart w:id="515" w:name="firewall-and-network-configuration"/>
    <w:p>
      <w:pPr>
        <w:pStyle w:val="Heading3"/>
      </w:pPr>
      <w:ins w:id="1632" w:author="PR Preview" w:date="2024-01-01T00:00:00Z">
        <w:r>
          <w:t xml:space="preserve">17.4.9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07" w:name="built-in-agent-firewall"/>
    <w:p>
      <w:pPr>
        <w:pStyle w:val="Heading4"/>
      </w:pPr>
      <w:ins w:id="1634" w:author="PR Preview" w:date="2024-01-01T00:00:00Z">
        <w:r>
          <w:t xml:space="preserve">17.4.9.1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3"/>
        </w:numPr>
      </w:pPr>
      <w:r>
        <w:t xml:space="preserve">Data exfiltration</w:t>
      </w:r>
    </w:p>
    <w:p>
      <w:pPr>
        <w:pStyle w:val="Compact"/>
        <w:numPr>
          <w:ilvl w:val="0"/>
          <w:numId w:val="1173"/>
        </w:numPr>
      </w:pPr>
      <w:r>
        <w:t xml:space="preserve">Accidental leaks of sensitive information</w:t>
      </w:r>
    </w:p>
    <w:p>
      <w:pPr>
        <w:pStyle w:val="Compact"/>
        <w:numPr>
          <w:ilvl w:val="0"/>
          <w:numId w:val="1173"/>
        </w:numPr>
      </w:pPr>
      <w:r>
        <w:t xml:space="preserve">Execution of malicious instructions</w:t>
      </w:r>
    </w:p>
    <w:p>
      <w:pPr>
        <w:pStyle w:val="FirstParagraph"/>
      </w:pPr>
      <w:r>
        <w:t xml:space="preserve">By default, the agent’s firewall allows access to:</w:t>
      </w:r>
    </w:p>
    <w:p>
      <w:pPr>
        <w:pStyle w:val="Compact"/>
        <w:numPr>
          <w:ilvl w:val="0"/>
          <w:numId w:val="1174"/>
        </w:numPr>
      </w:pPr>
      <w:r>
        <w:t xml:space="preserve">Common OS package repositories (Debian, Ubuntu, Red Hat, etc.)</w:t>
      </w:r>
    </w:p>
    <w:p>
      <w:pPr>
        <w:pStyle w:val="Compact"/>
        <w:numPr>
          <w:ilvl w:val="0"/>
          <w:numId w:val="1174"/>
        </w:numPr>
      </w:pPr>
      <w:r>
        <w:t xml:space="preserve">Popular container registries (Docker Hub, Azure Container Registry, AWS ECR, etc.)</w:t>
      </w:r>
    </w:p>
    <w:p>
      <w:pPr>
        <w:pStyle w:val="Compact"/>
        <w:numPr>
          <w:ilvl w:val="0"/>
          <w:numId w:val="1174"/>
        </w:numPr>
      </w:pPr>
      <w:r>
        <w:t xml:space="preserve">Language-specific package registries (npm, PyPI, Maven, RubyGems, etc.)</w:t>
      </w:r>
    </w:p>
    <w:p>
      <w:pPr>
        <w:pStyle w:val="Compact"/>
        <w:numPr>
          <w:ilvl w:val="0"/>
          <w:numId w:val="117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06">
        <w:r>
          <w:rPr>
            <w:rStyle w:val="Hyperlink"/>
          </w:rPr>
          <w:t xml:space="preserve">Copilot allowlist reference</w:t>
        </w:r>
      </w:hyperlink>
      <w:r>
        <w:t xml:space="preserve">.</w:t>
      </w:r>
    </w:p>
    <w:bookmarkEnd w:id="507"/>
    <w:bookmarkStart w:id="509" w:name="customizing-agent-firewall-settings"/>
    <w:p>
      <w:pPr>
        <w:pStyle w:val="Heading4"/>
      </w:pPr>
      <w:ins w:id="1645" w:author="PR Preview" w:date="2024-01-01T00:00:00Z">
        <w:r>
          <w:t xml:space="preserve">17.4.9.2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5"/>
        </w:numPr>
      </w:pPr>
      <w:r>
        <w:t xml:space="preserve">Add custom hosts to the allowlist (for internal dependencies or additional registries)</w:t>
      </w:r>
    </w:p>
    <w:p>
      <w:pPr>
        <w:pStyle w:val="Compact"/>
        <w:numPr>
          <w:ilvl w:val="0"/>
          <w:numId w:val="1175"/>
        </w:numPr>
      </w:pPr>
      <w:r>
        <w:t xml:space="preserve">Opt out of the default recommended allowlist for stricter security</w:t>
      </w:r>
    </w:p>
    <w:p>
      <w:pPr>
        <w:pStyle w:val="Compact"/>
        <w:numPr>
          <w:ilvl w:val="0"/>
          <w:numId w:val="117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08">
        <w:r>
          <w:rPr>
            <w:rStyle w:val="Hyperlink"/>
          </w:rPr>
          <w:t xml:space="preserve">Customizing or disabling the firewall for GitHub Copilot coding agent</w:t>
        </w:r>
      </w:hyperlink>
      <w:r>
        <w:t xml:space="preserve">.</w:t>
      </w:r>
    </w:p>
    <w:bookmarkEnd w:id="509"/>
    <w:bookmarkStart w:id="514" w:name="Xbbad9df60dbc05443efb3cae36c1e0daa9b491b"/>
    <w:p>
      <w:pPr>
        <w:pStyle w:val="Heading4"/>
      </w:pPr>
      <w:ins w:id="1652" w:author="PR Preview" w:date="2024-01-01T00:00:00Z">
        <w:r>
          <w:t xml:space="preserve">17.4.9.3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7"/>
        </w:numPr>
      </w:pPr>
      <w:r>
        <w:rPr>
          <w:rStyle w:val="VerbatimChar"/>
        </w:rPr>
        <w:t xml:space="preserve">cran.r-project.org</w:t>
      </w:r>
      <w:r>
        <w:t xml:space="preserve"> </w:t>
      </w:r>
      <w:r>
        <w:t xml:space="preserve">- The Comprehensive R Archive Network</w:t>
      </w:r>
    </w:p>
    <w:p>
      <w:pPr>
        <w:pStyle w:val="Compact"/>
        <w:numPr>
          <w:ilvl w:val="0"/>
          <w:numId w:val="1177"/>
        </w:numPr>
      </w:pPr>
      <w:r>
        <w:rPr>
          <w:rStyle w:val="VerbatimChar"/>
        </w:rPr>
        <w:t xml:space="preserve">cloud.r-project.org</w:t>
      </w:r>
      <w:r>
        <w:t xml:space="preserve"> </w:t>
      </w:r>
      <w:r>
        <w:t xml:space="preserve">- CRAN mirror (cloud-based)</w:t>
      </w:r>
    </w:p>
    <w:p>
      <w:pPr>
        <w:pStyle w:val="Compact"/>
        <w:numPr>
          <w:ilvl w:val="0"/>
          <w:numId w:val="117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9"/>
        </w:numPr>
      </w:pPr>
      <w:r>
        <w:rPr>
          <w:rStyle w:val="VerbatimChar"/>
        </w:rPr>
        <w:t xml:space="preserve">en.wikipedia.org</w:t>
      </w:r>
      <w:r>
        <w:t xml:space="preserve"> </w:t>
      </w:r>
      <w:r>
        <w:t xml:space="preserve">- General reference and technical documentation</w:t>
      </w:r>
    </w:p>
    <w:p>
      <w:pPr>
        <w:pStyle w:val="Compact"/>
        <w:numPr>
          <w:ilvl w:val="0"/>
          <w:numId w:val="1179"/>
        </w:numPr>
      </w:pPr>
      <w:r>
        <w:rPr>
          <w:rStyle w:val="VerbatimChar"/>
        </w:rPr>
        <w:t xml:space="preserve">r-project.org</w:t>
      </w:r>
      <w:r>
        <w:t xml:space="preserve"> </w:t>
      </w:r>
      <w:r>
        <w:t xml:space="preserve">- Official R project website</w:t>
      </w:r>
    </w:p>
    <w:p>
      <w:pPr>
        <w:pStyle w:val="Compact"/>
        <w:numPr>
          <w:ilvl w:val="0"/>
          <w:numId w:val="1179"/>
        </w:numPr>
      </w:pPr>
      <w:r>
        <w:rPr>
          <w:rStyle w:val="VerbatimChar"/>
        </w:rPr>
        <w:t xml:space="preserve">quarto.org</w:t>
      </w:r>
      <w:r>
        <w:t xml:space="preserve"> </w:t>
      </w:r>
      <w:r>
        <w:t xml:space="preserve">- Quarto publishing system documentation</w:t>
      </w:r>
    </w:p>
    <w:p>
      <w:pPr>
        <w:pStyle w:val="Compact"/>
        <w:numPr>
          <w:ilvl w:val="0"/>
          <w:numId w:val="117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0"/>
        </w:numPr>
      </w:pPr>
      <w:r>
        <w:rPr>
          <w:rStyle w:val="VerbatimChar"/>
        </w:rPr>
        <w:t xml:space="preserve">github.com/tidyverse/*</w:t>
      </w:r>
      <w:r>
        <w:t xml:space="preserve"> </w:t>
      </w:r>
      <w:r>
        <w:t xml:space="preserve">- Tidyverse package source code</w:t>
      </w:r>
    </w:p>
    <w:p>
      <w:pPr>
        <w:pStyle w:val="Compact"/>
        <w:numPr>
          <w:ilvl w:val="0"/>
          <w:numId w:val="1180"/>
        </w:numPr>
      </w:pPr>
      <w:r>
        <w:rPr>
          <w:rStyle w:val="VerbatimChar"/>
        </w:rPr>
        <w:t xml:space="preserve">github.com/r-lib/*</w:t>
      </w:r>
      <w:r>
        <w:t xml:space="preserve"> </w:t>
      </w:r>
      <w:r>
        <w:t xml:space="preserve">- R-lib package source code</w:t>
      </w:r>
    </w:p>
    <w:p>
      <w:pPr>
        <w:pStyle w:val="Compact"/>
        <w:numPr>
          <w:ilvl w:val="0"/>
          <w:numId w:val="1180"/>
        </w:numPr>
      </w:pPr>
      <w:r>
        <w:rPr>
          <w:rStyle w:val="VerbatimChar"/>
        </w:rPr>
        <w:t xml:space="preserve">github.com/rstudio/*</w:t>
      </w:r>
      <w:r>
        <w:t xml:space="preserve"> </w:t>
      </w:r>
      <w:r>
        <w:t xml:space="preserve">- RStudio package source code</w:t>
      </w:r>
    </w:p>
    <w:p>
      <w:pPr>
        <w:pStyle w:val="Compact"/>
        <w:numPr>
          <w:ilvl w:val="0"/>
          <w:numId w:val="118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tip.png" id="511"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1"/>
              </w:numPr>
            </w:pPr>
            <w:r>
              <w:t xml:space="preserve">Coding agents report blocked access to these sites</w:t>
            </w:r>
          </w:p>
          <w:p>
            <w:pPr>
              <w:pStyle w:val="Compact"/>
              <w:numPr>
                <w:ilvl w:val="0"/>
                <w:numId w:val="1181"/>
              </w:numPr>
            </w:pPr>
            <w:r>
              <w:t xml:space="preserve">You’re working on R or data science projects that use these packages</w:t>
            </w:r>
          </w:p>
          <w:p>
            <w:pPr>
              <w:pStyle w:val="Compact"/>
              <w:numPr>
                <w:ilvl w:val="0"/>
                <w:numId w:val="118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2" name="Picture"/>
                  <a:graphic>
                    <a:graphicData uri="http://schemas.openxmlformats.org/drawingml/2006/picture">
                      <pic:pic>
                        <pic:nvPicPr>
                          <pic:cNvPr descr="/opt/quarto/share/formats/docx/note.png" id="51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2"/>
              </w:numPr>
            </w:pPr>
            <w:r>
              <w:t xml:space="preserve">Maintained by reputable organizations (Tidyverse, RStudio/Posit, R Core Team, rOpenSci)</w:t>
            </w:r>
          </w:p>
          <w:p>
            <w:pPr>
              <w:pStyle w:val="Compact"/>
              <w:numPr>
                <w:ilvl w:val="0"/>
                <w:numId w:val="1182"/>
              </w:numPr>
            </w:pPr>
            <w:r>
              <w:t xml:space="preserve">Widely used in the R community</w:t>
            </w:r>
          </w:p>
          <w:p>
            <w:pPr>
              <w:pStyle w:val="Compact"/>
              <w:numPr>
                <w:ilvl w:val="0"/>
                <w:numId w:val="1182"/>
              </w:numPr>
            </w:pPr>
            <w:r>
              <w:t xml:space="preserve">Focused on documentation and package distribution</w:t>
            </w:r>
          </w:p>
          <w:p>
            <w:pPr>
              <w:pStyle w:val="Compact"/>
              <w:numPr>
                <w:ilvl w:val="0"/>
                <w:numId w:val="118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14"/>
    <w:bookmarkEnd w:id="515"/>
    <w:bookmarkStart w:id="526" w:name="configuring-the-agent-environment"/>
    <w:p>
      <w:pPr>
        <w:pStyle w:val="Heading3"/>
      </w:pPr>
      <w:ins w:id="1686" w:author="PR Preview" w:date="2024-01-01T00:00:00Z">
        <w:r>
          <w:t xml:space="preserve">17.4.10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16" w:name="why-configure-the-environment"/>
    <w:p>
      <w:pPr>
        <w:pStyle w:val="Heading4"/>
      </w:pPr>
      <w:ins w:id="1688" w:author="PR Preview" w:date="2024-01-01T00:00:00Z">
        <w:r>
          <w:t xml:space="preserve">17.4.10.1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3"/>
        </w:numPr>
      </w:pPr>
      <w:r>
        <w:t xml:space="preserve">Faster agent startup and execution</w:t>
      </w:r>
    </w:p>
    <w:p>
      <w:pPr>
        <w:pStyle w:val="Compact"/>
        <w:numPr>
          <w:ilvl w:val="0"/>
          <w:numId w:val="1183"/>
        </w:numPr>
      </w:pPr>
      <w:r>
        <w:t xml:space="preserve">More reliable builds and tests</w:t>
      </w:r>
    </w:p>
    <w:p>
      <w:pPr>
        <w:pStyle w:val="Compact"/>
        <w:numPr>
          <w:ilvl w:val="0"/>
          <w:numId w:val="1183"/>
        </w:numPr>
      </w:pPr>
      <w:r>
        <w:t xml:space="preserve">Access to private or authenticated dependencies</w:t>
      </w:r>
    </w:p>
    <w:p>
      <w:pPr>
        <w:pStyle w:val="Compact"/>
        <w:numPr>
          <w:ilvl w:val="0"/>
          <w:numId w:val="1183"/>
        </w:numPr>
      </w:pPr>
      <w:r>
        <w:t xml:space="preserve">Consistent development environment across all agent sessions</w:t>
      </w:r>
    </w:p>
    <w:bookmarkEnd w:id="516"/>
    <w:bookmarkStart w:id="517" w:name="file-location-and-structure"/>
    <w:p>
      <w:pPr>
        <w:pStyle w:val="Heading4"/>
      </w:pPr>
      <w:ins w:id="1694" w:author="PR Preview" w:date="2024-01-01T00:00:00Z">
        <w:r>
          <w:t xml:space="preserve">17.4.10.2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17"/>
    <w:bookmarkStart w:id="518" w:name="basic-configuration-example"/>
    <w:p>
      <w:pPr>
        <w:pStyle w:val="Heading4"/>
      </w:pPr>
      <w:ins w:id="1696" w:author="PR Preview" w:date="2024-01-01T00:00:00Z">
        <w:r>
          <w:t xml:space="preserve">17.4.10.3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18"/>
    <w:bookmarkStart w:id="519" w:name="configurable-options"/>
    <w:p>
      <w:pPr>
        <w:pStyle w:val="Heading4"/>
      </w:pPr>
      <w:ins w:id="1698" w:author="PR Preview" w:date="2024-01-01T00:00:00Z">
        <w:r>
          <w:t xml:space="preserve">17.4.10.4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4"/>
        </w:numPr>
      </w:pPr>
      <w:r>
        <w:rPr>
          <w:rStyle w:val="VerbatimChar"/>
        </w:rPr>
        <w:t xml:space="preserve">steps</w:t>
      </w:r>
      <w:r>
        <w:t xml:space="preserve">: Setup commands and actions to run</w:t>
      </w:r>
    </w:p>
    <w:p>
      <w:pPr>
        <w:pStyle w:val="Compact"/>
        <w:numPr>
          <w:ilvl w:val="0"/>
          <w:numId w:val="118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4"/>
        </w:numPr>
      </w:pPr>
      <w:r>
        <w:rPr>
          <w:rStyle w:val="VerbatimChar"/>
        </w:rPr>
        <w:t xml:space="preserve">runs-on</w:t>
      </w:r>
      <w:r>
        <w:t xml:space="preserve">: Runner type (Ubuntu x64 Linux only)</w:t>
      </w:r>
    </w:p>
    <w:p>
      <w:pPr>
        <w:pStyle w:val="Compact"/>
        <w:numPr>
          <w:ilvl w:val="0"/>
          <w:numId w:val="1184"/>
        </w:numPr>
      </w:pPr>
      <w:r>
        <w:rPr>
          <w:rStyle w:val="VerbatimChar"/>
        </w:rPr>
        <w:t xml:space="preserve">services</w:t>
      </w:r>
      <w:r>
        <w:t xml:space="preserve">: Database or service containers</w:t>
      </w:r>
    </w:p>
    <w:p>
      <w:pPr>
        <w:pStyle w:val="Compact"/>
        <w:numPr>
          <w:ilvl w:val="0"/>
          <w:numId w:val="1184"/>
        </w:numPr>
      </w:pPr>
      <w:r>
        <w:rPr>
          <w:rStyle w:val="VerbatimChar"/>
        </w:rPr>
        <w:t xml:space="preserve">snapshot</w:t>
      </w:r>
      <w:r>
        <w:t xml:space="preserve">: Save environment state</w:t>
      </w:r>
    </w:p>
    <w:p>
      <w:pPr>
        <w:pStyle w:val="Compact"/>
        <w:numPr>
          <w:ilvl w:val="0"/>
          <w:numId w:val="1184"/>
        </w:numPr>
      </w:pPr>
      <w:r>
        <w:rPr>
          <w:rStyle w:val="VerbatimChar"/>
        </w:rPr>
        <w:t xml:space="preserve">timeout-minutes</w:t>
      </w:r>
      <w:r>
        <w:t xml:space="preserve">: Maximum 59 minutes</w:t>
      </w:r>
    </w:p>
    <w:p>
      <w:pPr>
        <w:pStyle w:val="FirstParagraph"/>
      </w:pPr>
      <w:r>
        <w:t xml:space="preserve">All other workflow settings are ignored by Copilot.</w:t>
      </w:r>
    </w:p>
    <w:bookmarkEnd w:id="519"/>
    <w:bookmarkStart w:id="520" w:name="common-setup-tasks"/>
    <w:p>
      <w:pPr>
        <w:pStyle w:val="Heading4"/>
      </w:pPr>
      <w:ins w:id="1707" w:author="PR Preview" w:date="2024-01-01T00:00:00Z">
        <w:r>
          <w:t xml:space="preserve">17.4.10.5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20"/>
    <w:bookmarkStart w:id="521" w:name="environment-variables-and-secrets"/>
    <w:p>
      <w:pPr>
        <w:pStyle w:val="Heading4"/>
      </w:pPr>
      <w:ins w:id="1714" w:author="PR Preview" w:date="2024-01-01T00:00:00Z">
        <w:r>
          <w:t xml:space="preserve">17.4.10.6 Environment Variables and Secrets</w:t>
        </w:r>
      </w:ins>
    </w:p>
    <w:p>
      <w:pPr>
        <w:pStyle w:val="FirstParagraph"/>
      </w:pPr>
      <w:r>
        <w:t xml:space="preserve">To set environment variables for Copilot:</w:t>
      </w:r>
    </w:p>
    <w:p>
      <w:pPr>
        <w:pStyle w:val="Compact"/>
        <w:numPr>
          <w:ilvl w:val="0"/>
          <w:numId w:val="1185"/>
        </w:numPr>
      </w:pPr>
      <w:r>
        <w:t xml:space="preserve">Navigate to your repository’s</w:t>
      </w:r>
      <w:r>
        <w:t xml:space="preserve"> </w:t>
      </w:r>
      <w:r>
        <w:rPr>
          <w:b/>
          <w:bCs/>
        </w:rPr>
        <w:t xml:space="preserve">Settings</w:t>
      </w:r>
    </w:p>
    <w:p>
      <w:pPr>
        <w:pStyle w:val="Compact"/>
        <w:numPr>
          <w:ilvl w:val="0"/>
          <w:numId w:val="1185"/>
        </w:numPr>
      </w:pPr>
      <w:r>
        <w:t xml:space="preserve">Go to</w:t>
      </w:r>
      <w:r>
        <w:t xml:space="preserve"> </w:t>
      </w:r>
      <w:r>
        <w:rPr>
          <w:b/>
          <w:bCs/>
        </w:rPr>
        <w:t xml:space="preserve">Environments</w:t>
      </w:r>
    </w:p>
    <w:p>
      <w:pPr>
        <w:pStyle w:val="Compact"/>
        <w:numPr>
          <w:ilvl w:val="0"/>
          <w:numId w:val="118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5"/>
        </w:numPr>
      </w:pPr>
      <w:r>
        <w:t xml:space="preserve">Add environment variables or secrets as needed</w:t>
      </w:r>
    </w:p>
    <w:p>
      <w:pPr>
        <w:pStyle w:val="FirstParagraph"/>
      </w:pPr>
      <w:r>
        <w:t xml:space="preserve">Use secrets for sensitive values like API keys or passwords.</w:t>
      </w:r>
    </w:p>
    <w:bookmarkEnd w:id="521"/>
    <w:bookmarkStart w:id="522" w:name="testing-your-configuration"/>
    <w:p>
      <w:pPr>
        <w:pStyle w:val="Heading4"/>
      </w:pPr>
      <w:ins w:id="1721" w:author="PR Preview" w:date="2024-01-01T00:00:00Z">
        <w:r>
          <w:t xml:space="preserve">17.4.10.7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22"/>
    <w:bookmarkStart w:id="523" w:name="advanced-configuration"/>
    <w:p>
      <w:pPr>
        <w:pStyle w:val="Heading4"/>
      </w:pPr>
      <w:ins w:id="1724" w:author="PR Preview" w:date="2024-01-01T00:00:00Z">
        <w:r>
          <w:t xml:space="preserve">17.4.10.8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23"/>
    <w:bookmarkStart w:id="525" w:name="further-reading"/>
    <w:p>
      <w:pPr>
        <w:pStyle w:val="Heading4"/>
      </w:pPr>
      <w:ins w:id="1732" w:author="PR Preview" w:date="2024-01-01T00:00:00Z">
        <w:r>
          <w:t xml:space="preserve">17.4.10.9 Further Reading</w:t>
        </w:r>
      </w:ins>
    </w:p>
    <w:p>
      <w:pPr>
        <w:pStyle w:val="FirstParagraph"/>
      </w:pPr>
      <w:r>
        <w:t xml:space="preserve">For complete details,</w:t>
      </w:r>
      <w:r>
        <w:t xml:space="preserve"> </w:t>
      </w:r>
      <w:r>
        <w:t xml:space="preserve">see</w:t>
      </w:r>
      <w:r>
        <w:t xml:space="preserve"> </w:t>
      </w:r>
      <w:hyperlink r:id="rId524">
        <w:r>
          <w:rPr>
            <w:rStyle w:val="Hyperlink"/>
          </w:rPr>
          <w:t xml:space="preserve">Customizing the development environment for GitHub Copilot coding agent</w:t>
        </w:r>
      </w:hyperlink>
      <w:r>
        <w:t xml:space="preserve">.</w:t>
      </w:r>
    </w:p>
    <w:bookmarkEnd w:id="525"/>
    <w:bookmarkEnd w:id="526"/>
    <w:bookmarkStart w:id="530" w:name="sec-ai-when-to-use"/>
    <w:p>
      <w:pPr>
        <w:pStyle w:val="Heading3"/>
      </w:pPr>
      <w:ins w:id="1734" w:author="PR Preview" w:date="2024-01-01T00:00:00Z">
        <w:r>
          <w:t xml:space="preserve">17.4.11 When to use a coding agent</w:t>
        </w:r>
      </w:ins>
    </w:p>
    <w:p>
      <w:pPr>
        <w:pStyle w:val="FirstParagraph"/>
      </w:pPr>
      <w:r>
        <w:t xml:space="preserve">Coding agent sessions are currently</w:t>
      </w:r>
      <w:r>
        <w:rPr>
          <w:rStyle w:val="FootnoteReference"/>
        </w:rPr>
        <w:footnoteReference w:id="52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2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2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30"/>
    <w:bookmarkStart w:id="535" w:name="editing-with-.docx-files"/>
    <w:p>
      <w:pPr>
        <w:pStyle w:val="Heading3"/>
      </w:pPr>
      <w:ins w:id="1737" w:author="PR Preview" w:date="2024-01-01T00:00:00Z">
        <w:r>
          <w:t xml:space="preserve">17.4.12 Editing with</w:t>
        </w:r>
      </w:ins>
      <w:ins w:id="1737" w:author="PR Preview" w:date="2024-01-01T00:00:00Z">
        <w:r>
          <w:t xml:space="preserve"> </w:t>
        </w:r>
      </w:ins>
      <w:ins w:id="1737" w:author="PR Preview" w:date="2024-01-01T00:00:00Z">
        <w:r>
          <w:rPr>
            <w:rStyle w:val="VerbatimChar"/>
          </w:rPr>
          <w:t xml:space="preserve">.docx</w:t>
        </w:r>
      </w:ins>
      <w:ins w:id="1737" w:author="PR Preview" w:date="2024-01-01T00:00:00Z">
        <w:r>
          <w:t xml:space="preserve"> </w:t>
        </w:r>
      </w:ins>
      <w:ins w:id="1737"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6"/>
        </w:numPr>
      </w:pPr>
      <w:r>
        <w:t xml:space="preserve">Lab members can export Quarto content to Word format for review</w:t>
      </w:r>
    </w:p>
    <w:p>
      <w:pPr>
        <w:pStyle w:val="Compact"/>
        <w:numPr>
          <w:ilvl w:val="0"/>
          <w:numId w:val="1186"/>
        </w:numPr>
      </w:pPr>
      <w:r>
        <w:t xml:space="preserve">Reviewers can make edits, add tracked changes, and insert comments in Word</w:t>
      </w:r>
    </w:p>
    <w:p>
      <w:pPr>
        <w:pStyle w:val="Compact"/>
        <w:numPr>
          <w:ilvl w:val="0"/>
          <w:numId w:val="118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34" w:name="known-issue-document-1-warning-in-word"/>
    <w:p>
      <w:pPr>
        <w:pStyle w:val="Heading4"/>
      </w:pPr>
      <w:ins w:id="1747" w:author="PR Preview" w:date="2024-01-01T00:00:00Z">
        <w:r>
          <w:t xml:space="preserve">17.4.12.1 Known Issue:</w:t>
        </w:r>
      </w:ins>
      <w:ins w:id="1747" w:author="PR Preview" w:date="2024-01-01T00:00:00Z">
        <w:r>
          <w:t xml:space="preserve"> </w:t>
        </w:r>
      </w:ins>
      <w:ins w:id="1747" w:author="PR Preview" w:date="2024-01-01T00:00:00Z">
        <w:r>
          <w:t xml:space="preserve">“Document 1”</w:t>
        </w:r>
      </w:ins>
      <w:ins w:id="1747" w:author="PR Preview" w:date="2024-01-01T00:00:00Z">
        <w:r>
          <w:t xml:space="preserve"> </w:t>
        </w:r>
      </w:ins>
      <w:ins w:id="1747"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8"/>
        </w:numPr>
      </w:pPr>
      <w:hyperlink r:id="rId531">
        <w:r>
          <w:rPr>
            <w:rStyle w:val="Hyperlink"/>
          </w:rPr>
          <w:t xml:space="preserve">Quarto CLI Issue #6357</w:t>
        </w:r>
      </w:hyperlink>
    </w:p>
    <w:p>
      <w:pPr>
        <w:pStyle w:val="Compact"/>
        <w:numPr>
          <w:ilvl w:val="0"/>
          <w:numId w:val="1188"/>
        </w:numPr>
      </w:pPr>
      <w:hyperlink r:id="rId532">
        <w:r>
          <w:rPr>
            <w:rStyle w:val="Hyperlink"/>
          </w:rPr>
          <w:t xml:space="preserve">Quarto Discussion #6544</w:t>
        </w:r>
      </w:hyperlink>
    </w:p>
    <w:p>
      <w:pPr>
        <w:pStyle w:val="Compact"/>
        <w:numPr>
          <w:ilvl w:val="0"/>
          <w:numId w:val="1188"/>
        </w:numPr>
      </w:pPr>
      <w:hyperlink r:id="rId53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9"/>
        </w:numPr>
      </w:pPr>
      <w:r>
        <w:t xml:space="preserve">Open the generated DOCX file in Microsoft Word</w:t>
      </w:r>
    </w:p>
    <w:p>
      <w:pPr>
        <w:pStyle w:val="Compact"/>
        <w:numPr>
          <w:ilvl w:val="0"/>
          <w:numId w:val="1189"/>
        </w:numPr>
      </w:pPr>
      <w:r>
        <w:t xml:space="preserve">Immediately save the file (File → Save, or Ctrl+S/Cmd+S)</w:t>
      </w:r>
    </w:p>
    <w:p>
      <w:pPr>
        <w:pStyle w:val="Compact"/>
        <w:numPr>
          <w:ilvl w:val="0"/>
          <w:numId w:val="1189"/>
        </w:numPr>
      </w:pPr>
      <w:r>
        <w:t xml:space="preserve">Close and re-open the file to verify it no longer shows</w:t>
      </w:r>
      <w:r>
        <w:t xml:space="preserve"> </w:t>
      </w:r>
      <w:r>
        <w:t xml:space="preserve">“Document 1”</w:t>
      </w:r>
    </w:p>
    <w:p>
      <w:pPr>
        <w:pStyle w:val="Compact"/>
        <w:numPr>
          <w:ilvl w:val="0"/>
          <w:numId w:val="118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34"/>
    <w:bookmarkEnd w:id="535"/>
    <w:bookmarkStart w:id="536" w:name="copilot-instructions-for-this-repository"/>
    <w:p>
      <w:pPr>
        <w:pStyle w:val="Heading3"/>
      </w:pPr>
      <w:ins w:id="1759" w:author="PR Preview" w:date="2024-01-01T00:00:00Z">
        <w:r>
          <w:t xml:space="preserve">17.4.13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0"/>
        </w:numPr>
      </w:pPr>
      <w:r>
        <w:t xml:space="preserve">Markdown and Quarto formatting rules (e.g., blank lines before lists, line breaks in prose)</w:t>
      </w:r>
    </w:p>
    <w:p>
      <w:pPr>
        <w:pStyle w:val="Compact"/>
        <w:numPr>
          <w:ilvl w:val="0"/>
          <w:numId w:val="119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0"/>
        </w:numPr>
      </w:pPr>
      <w:r>
        <w:t xml:space="preserve">File organization patterns (e.g., using Quarto includes for modular content)</w:t>
      </w:r>
    </w:p>
    <w:p>
      <w:pPr>
        <w:pStyle w:val="Compact"/>
        <w:numPr>
          <w:ilvl w:val="0"/>
          <w:numId w:val="1190"/>
        </w:numPr>
      </w:pPr>
      <w:r>
        <w:t xml:space="preserve">How to work with DOCX files for hybrid editing workflows</w:t>
      </w:r>
    </w:p>
    <w:p>
      <w:pPr>
        <w:pStyle w:val="Compact"/>
        <w:numPr>
          <w:ilvl w:val="0"/>
          <w:numId w:val="119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36"/>
    <w:bookmarkEnd w:id="537"/>
    <w:bookmarkEnd w:id="538"/>
    <w:bookmarkStart w:id="548" w:name="checklists"/>
    <w:p>
      <w:pPr>
        <w:pStyle w:val="Heading1"/>
      </w:pPr>
      <w:r>
        <w:t xml:space="preserve">18. Checklists</w:t>
      </w:r>
    </w:p>
    <w:p>
      <w:pPr>
        <w:pStyle w:val="FirstParagraph"/>
      </w:pPr>
      <w:r>
        <w:t xml:space="preserve">Adapted by UCD-SeRG team from</w:t>
      </w:r>
      <w:r>
        <w:t xml:space="preserve"> </w:t>
      </w:r>
      <w:hyperlink r:id="rId539">
        <w:r>
          <w:rPr>
            <w:rStyle w:val="Hyperlink"/>
          </w:rPr>
          <w:t xml:space="preserve">original by Jade Benjamin-Chung</w:t>
        </w:r>
      </w:hyperlink>
    </w:p>
    <w:bookmarkStart w:id="540" w:name="pre-analysis-plan-checklist"/>
    <w:p>
      <w:pPr>
        <w:pStyle w:val="Heading2"/>
      </w:pPr>
      <w:r>
        <w:t xml:space="preserve">18.1 Pre-analysis plan checklist</w:t>
      </w:r>
    </w:p>
    <w:p>
      <w:pPr>
        <w:pStyle w:val="Compact"/>
        <w:numPr>
          <w:ilvl w:val="0"/>
          <w:numId w:val="1191"/>
        </w:numPr>
      </w:pPr>
      <w:r>
        <w:t xml:space="preserve">Brief background on the study (a condensed version of the introduction section of the paper)</w:t>
      </w:r>
    </w:p>
    <w:p>
      <w:pPr>
        <w:pStyle w:val="Compact"/>
        <w:numPr>
          <w:ilvl w:val="0"/>
          <w:numId w:val="1191"/>
        </w:numPr>
      </w:pPr>
      <w:r>
        <w:t xml:space="preserve">Hypotheses / objectives</w:t>
      </w:r>
    </w:p>
    <w:p>
      <w:pPr>
        <w:pStyle w:val="Compact"/>
        <w:numPr>
          <w:ilvl w:val="0"/>
          <w:numId w:val="1191"/>
        </w:numPr>
      </w:pPr>
      <w:r>
        <w:t xml:space="preserve">Study design</w:t>
      </w:r>
    </w:p>
    <w:p>
      <w:pPr>
        <w:pStyle w:val="Compact"/>
        <w:numPr>
          <w:ilvl w:val="0"/>
          <w:numId w:val="1191"/>
        </w:numPr>
      </w:pPr>
      <w:r>
        <w:t xml:space="preserve">Description of data</w:t>
      </w:r>
    </w:p>
    <w:p>
      <w:pPr>
        <w:pStyle w:val="Compact"/>
        <w:numPr>
          <w:ilvl w:val="0"/>
          <w:numId w:val="1191"/>
        </w:numPr>
      </w:pPr>
      <w:r>
        <w:t xml:space="preserve">Definition of outcomes</w:t>
      </w:r>
    </w:p>
    <w:p>
      <w:pPr>
        <w:pStyle w:val="Compact"/>
        <w:numPr>
          <w:ilvl w:val="0"/>
          <w:numId w:val="1191"/>
        </w:numPr>
      </w:pPr>
      <w:r>
        <w:t xml:space="preserve">Definition of interventions / exposures</w:t>
      </w:r>
    </w:p>
    <w:p>
      <w:pPr>
        <w:pStyle w:val="Compact"/>
        <w:numPr>
          <w:ilvl w:val="0"/>
          <w:numId w:val="1191"/>
        </w:numPr>
      </w:pPr>
      <w:r>
        <w:t xml:space="preserve">Definition of covariates</w:t>
      </w:r>
    </w:p>
    <w:p>
      <w:pPr>
        <w:pStyle w:val="Compact"/>
        <w:numPr>
          <w:ilvl w:val="0"/>
          <w:numId w:val="1191"/>
        </w:numPr>
      </w:pPr>
      <w:r>
        <w:t xml:space="preserve">Statistical power calculation</w:t>
      </w:r>
    </w:p>
    <w:p>
      <w:pPr>
        <w:pStyle w:val="Compact"/>
        <w:numPr>
          <w:ilvl w:val="0"/>
          <w:numId w:val="1191"/>
        </w:numPr>
      </w:pPr>
      <w:r>
        <w:t xml:space="preserve">Statistical model description</w:t>
      </w:r>
    </w:p>
    <w:p>
      <w:pPr>
        <w:pStyle w:val="Compact"/>
        <w:numPr>
          <w:ilvl w:val="0"/>
          <w:numId w:val="1191"/>
        </w:numPr>
      </w:pPr>
      <w:r>
        <w:t xml:space="preserve">Covariate selection / screening</w:t>
      </w:r>
    </w:p>
    <w:p>
      <w:pPr>
        <w:pStyle w:val="Compact"/>
        <w:numPr>
          <w:ilvl w:val="0"/>
          <w:numId w:val="1191"/>
        </w:numPr>
      </w:pPr>
      <w:r>
        <w:t xml:space="preserve">Standard error estimation method</w:t>
      </w:r>
    </w:p>
    <w:p>
      <w:pPr>
        <w:pStyle w:val="Compact"/>
        <w:numPr>
          <w:ilvl w:val="0"/>
          <w:numId w:val="1191"/>
        </w:numPr>
      </w:pPr>
      <w:r>
        <w:t xml:space="preserve">Missing data analysis</w:t>
      </w:r>
    </w:p>
    <w:p>
      <w:pPr>
        <w:pStyle w:val="Compact"/>
        <w:numPr>
          <w:ilvl w:val="0"/>
          <w:numId w:val="1191"/>
        </w:numPr>
      </w:pPr>
      <w:r>
        <w:t xml:space="preserve">Assessment of effect modification / subgroup analyses</w:t>
      </w:r>
    </w:p>
    <w:p>
      <w:pPr>
        <w:pStyle w:val="Compact"/>
        <w:numPr>
          <w:ilvl w:val="0"/>
          <w:numId w:val="1191"/>
        </w:numPr>
      </w:pPr>
      <w:r>
        <w:t xml:space="preserve">Sensitivity analyses</w:t>
      </w:r>
    </w:p>
    <w:p>
      <w:pPr>
        <w:pStyle w:val="Compact"/>
        <w:numPr>
          <w:ilvl w:val="0"/>
          <w:numId w:val="1191"/>
        </w:numPr>
      </w:pPr>
      <w:r>
        <w:t xml:space="preserve">Negative control analyses</w:t>
      </w:r>
    </w:p>
    <w:bookmarkEnd w:id="540"/>
    <w:bookmarkStart w:id="542" w:name="code-checklist"/>
    <w:p>
      <w:pPr>
        <w:pStyle w:val="Heading2"/>
      </w:pPr>
      <w:r>
        <w:t xml:space="preserve">18.2 Code checklist</w:t>
      </w:r>
    </w:p>
    <w:p>
      <w:pPr>
        <w:pStyle w:val="Compact"/>
        <w:numPr>
          <w:ilvl w:val="0"/>
          <w:numId w:val="1192"/>
        </w:numPr>
      </w:pPr>
      <w:r>
        <w:t xml:space="preserve">Does the script run without errors?</w:t>
      </w:r>
    </w:p>
    <w:p>
      <w:pPr>
        <w:pStyle w:val="Compact"/>
        <w:numPr>
          <w:ilvl w:val="0"/>
          <w:numId w:val="1192"/>
        </w:numPr>
      </w:pPr>
      <w:r>
        <w:t xml:space="preserve">Is code self-contained within repo and/or associated Box folder?</w:t>
      </w:r>
    </w:p>
    <w:p>
      <w:pPr>
        <w:pStyle w:val="Compact"/>
        <w:numPr>
          <w:ilvl w:val="0"/>
          <w:numId w:val="1192"/>
        </w:numPr>
      </w:pPr>
      <w:r>
        <w:t xml:space="preserve">Is all commented out code / remarks removed?</w:t>
      </w:r>
    </w:p>
    <w:p>
      <w:pPr>
        <w:pStyle w:val="Compact"/>
        <w:numPr>
          <w:ilvl w:val="0"/>
          <w:numId w:val="1192"/>
        </w:numPr>
      </w:pPr>
      <w:r>
        <w:t xml:space="preserve">Does the header accurately describe the process completed in the script?</w:t>
      </w:r>
    </w:p>
    <w:p>
      <w:pPr>
        <w:pStyle w:val="Compact"/>
        <w:numPr>
          <w:ilvl w:val="0"/>
          <w:numId w:val="1192"/>
        </w:numPr>
      </w:pPr>
      <w:r>
        <w:t xml:space="preserve">Is the script pushed to its github repository?</w:t>
      </w:r>
    </w:p>
    <w:p>
      <w:pPr>
        <w:pStyle w:val="Compact"/>
        <w:numPr>
          <w:ilvl w:val="0"/>
          <w:numId w:val="1192"/>
        </w:numPr>
      </w:pPr>
      <w:r>
        <w:t xml:space="preserve">Does the code adhere to the</w:t>
      </w:r>
      <w:r>
        <w:t xml:space="preserve"> </w:t>
      </w:r>
      <w:hyperlink r:id="rId541">
        <w:r>
          <w:rPr>
            <w:rStyle w:val="Hyperlink"/>
          </w:rPr>
          <w:t xml:space="preserve">coding style guide</w:t>
        </w:r>
      </w:hyperlink>
      <w:r>
        <w:t xml:space="preserve">?</w:t>
      </w:r>
    </w:p>
    <w:p>
      <w:pPr>
        <w:pStyle w:val="Compact"/>
        <w:numPr>
          <w:ilvl w:val="0"/>
          <w:numId w:val="1192"/>
        </w:numPr>
      </w:pPr>
      <w:r>
        <w:t xml:space="preserve">Are all warnings ignorable? Should any warnings be intentionally suppressed or addressed?</w:t>
      </w:r>
    </w:p>
    <w:bookmarkEnd w:id="542"/>
    <w:bookmarkStart w:id="54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3"/>
        </w:numPr>
      </w:pPr>
      <w:r>
        <w:t xml:space="preserve">Are the study results within the manuscript replicable (i.e., if you rerun the code in the study’s repository, the tables and figures will be exactly replicated?)</w:t>
      </w:r>
    </w:p>
    <w:p>
      <w:pPr>
        <w:pStyle w:val="Compact"/>
        <w:numPr>
          <w:ilvl w:val="0"/>
          <w:numId w:val="1193"/>
        </w:numPr>
      </w:pPr>
      <w:r>
        <w:t xml:space="preserve">Is a target journal selected?</w:t>
      </w:r>
    </w:p>
    <w:p>
      <w:pPr>
        <w:pStyle w:val="Compact"/>
        <w:numPr>
          <w:ilvl w:val="0"/>
          <w:numId w:val="1193"/>
        </w:numPr>
      </w:pPr>
      <w:r>
        <w:t xml:space="preserve">Is the title declarative, in other words, does it state the object/findings rather than suggest them?</w:t>
      </w:r>
    </w:p>
    <w:p>
      <w:pPr>
        <w:pStyle w:val="Compact"/>
        <w:numPr>
          <w:ilvl w:val="0"/>
          <w:numId w:val="1193"/>
        </w:numPr>
      </w:pPr>
      <w:r>
        <w:t xml:space="preserve">Is the word count of the manuscript close to the target journal’s allowance?</w:t>
      </w:r>
    </w:p>
    <w:p>
      <w:pPr>
        <w:pStyle w:val="Compact"/>
        <w:numPr>
          <w:ilvl w:val="0"/>
          <w:numId w:val="1193"/>
        </w:numPr>
      </w:pPr>
      <w:r>
        <w:t xml:space="preserve">Does the manuscript adhere to the formatting guide of the target journal?</w:t>
      </w:r>
    </w:p>
    <w:p>
      <w:pPr>
        <w:pStyle w:val="Compact"/>
        <w:numPr>
          <w:ilvl w:val="0"/>
          <w:numId w:val="1193"/>
        </w:numPr>
      </w:pPr>
      <w:r>
        <w:t xml:space="preserve">Does the manuscript use a consistent voice (passive or active – usually active is preferred … pun intended)?</w:t>
      </w:r>
    </w:p>
    <w:p>
      <w:pPr>
        <w:pStyle w:val="Compact"/>
        <w:numPr>
          <w:ilvl w:val="0"/>
          <w:numId w:val="1193"/>
        </w:numPr>
      </w:pPr>
      <w:r>
        <w:t xml:space="preserve">Is each figure and table (including supplementary material) referenced in the main text?</w:t>
      </w:r>
    </w:p>
    <w:p>
      <w:pPr>
        <w:pStyle w:val="Compact"/>
        <w:numPr>
          <w:ilvl w:val="0"/>
          <w:numId w:val="1193"/>
        </w:numPr>
      </w:pPr>
      <w:r>
        <w:t xml:space="preserve">Is there a caption for each figure and table (including supplementary material)?</w:t>
      </w:r>
    </w:p>
    <w:p>
      <w:pPr>
        <w:pStyle w:val="Compact"/>
        <w:numPr>
          <w:ilvl w:val="0"/>
          <w:numId w:val="1193"/>
        </w:numPr>
      </w:pPr>
      <w:r>
        <w:t xml:space="preserve">Are tables/figures and supplementary material numbered in accordance with their appearance in the main text?</w:t>
      </w:r>
    </w:p>
    <w:p>
      <w:pPr>
        <w:pStyle w:val="Compact"/>
        <w:numPr>
          <w:ilvl w:val="0"/>
          <w:numId w:val="1193"/>
        </w:numPr>
      </w:pPr>
      <w:r>
        <w:t xml:space="preserve">Does the text use past tense if it is reporting research findings or future tense if it is a study protocol?</w:t>
      </w:r>
    </w:p>
    <w:p>
      <w:pPr>
        <w:pStyle w:val="Compact"/>
        <w:numPr>
          <w:ilvl w:val="0"/>
          <w:numId w:val="119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3"/>
        </w:numPr>
      </w:pPr>
      <w:r>
        <w:t xml:space="preserve">Does the text use minimal abbreviations, and are all abbreviations defined at first use?</w:t>
      </w:r>
    </w:p>
    <w:p>
      <w:pPr>
        <w:pStyle w:val="Compact"/>
        <w:numPr>
          <w:ilvl w:val="0"/>
          <w:numId w:val="11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43">
        <w:r>
          <w:rPr>
            <w:rStyle w:val="Hyperlink"/>
          </w:rPr>
          <w:t xml:space="preserve">here</w:t>
        </w:r>
      </w:hyperlink>
      <w:r>
        <w:t xml:space="preserve">)</w:t>
      </w:r>
    </w:p>
    <w:p>
      <w:pPr>
        <w:pStyle w:val="Compact"/>
        <w:numPr>
          <w:ilvl w:val="0"/>
          <w:numId w:val="119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44"/>
    <w:bookmarkStart w:id="547" w:name="figure-checklist"/>
    <w:p>
      <w:pPr>
        <w:pStyle w:val="Heading2"/>
      </w:pPr>
      <w:r>
        <w:t xml:space="preserve">18.4 Figure checklist</w:t>
      </w:r>
    </w:p>
    <w:p>
      <w:pPr>
        <w:pStyle w:val="Compact"/>
        <w:numPr>
          <w:ilvl w:val="0"/>
          <w:numId w:val="1194"/>
        </w:numPr>
      </w:pPr>
      <w:r>
        <w:t xml:space="preserve">Are the x-axis and y-axis labeled?</w:t>
      </w:r>
    </w:p>
    <w:p>
      <w:pPr>
        <w:pStyle w:val="Compact"/>
        <w:numPr>
          <w:ilvl w:val="0"/>
          <w:numId w:val="1194"/>
        </w:numPr>
      </w:pPr>
      <w:r>
        <w:t xml:space="preserve">If the figure includes panels, is each panel labeled?</w:t>
      </w:r>
    </w:p>
    <w:p>
      <w:pPr>
        <w:pStyle w:val="Compact"/>
        <w:numPr>
          <w:ilvl w:val="0"/>
          <w:numId w:val="1194"/>
        </w:numPr>
      </w:pPr>
      <w:r>
        <w:t xml:space="preserve">Are there sufficient numerical / text labels and breaks on the x-axis and y-axis?</w:t>
      </w:r>
    </w:p>
    <w:p>
      <w:pPr>
        <w:pStyle w:val="Compact"/>
        <w:numPr>
          <w:ilvl w:val="0"/>
          <w:numId w:val="1194"/>
        </w:numPr>
      </w:pPr>
      <w:r>
        <w:t xml:space="preserve">Is the font size appropriate (i.e., large enough to read, not so large that it distracts from the data presented in the figure?)</w:t>
      </w:r>
    </w:p>
    <w:p>
      <w:pPr>
        <w:pStyle w:val="Compact"/>
        <w:numPr>
          <w:ilvl w:val="0"/>
          <w:numId w:val="1194"/>
        </w:numPr>
      </w:pPr>
      <w:r>
        <w:t xml:space="preserve">Are the colors used colorblind friendly? See a colorblind-friendly palette</w:t>
      </w:r>
      <w:r>
        <w:t xml:space="preserve"> </w:t>
      </w:r>
      <w:hyperlink r:id="rId545">
        <w:r>
          <w:rPr>
            <w:rStyle w:val="Hyperlink"/>
          </w:rPr>
          <w:t xml:space="preserve">here</w:t>
        </w:r>
      </w:hyperlink>
      <w:r>
        <w:t xml:space="preserve">, a neat palette generator with colorblind options</w:t>
      </w:r>
      <w:r>
        <w:t xml:space="preserve"> </w:t>
      </w:r>
      <w:hyperlink r:id="rId54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4"/>
        </w:numPr>
      </w:pPr>
      <w:r>
        <w:t xml:space="preserve">Are colors/shapes/line types defined in a legend?</w:t>
      </w:r>
    </w:p>
    <w:p>
      <w:pPr>
        <w:pStyle w:val="Compact"/>
        <w:numPr>
          <w:ilvl w:val="0"/>
          <w:numId w:val="1194"/>
        </w:numPr>
      </w:pPr>
      <w:r>
        <w:t xml:space="preserve">Are the legends and other labels easy to understand with minimal abbreviations?</w:t>
      </w:r>
    </w:p>
    <w:p>
      <w:pPr>
        <w:pStyle w:val="Compact"/>
        <w:numPr>
          <w:ilvl w:val="0"/>
          <w:numId w:val="1194"/>
        </w:numPr>
      </w:pPr>
      <w:r>
        <w:t xml:space="preserve">If there is overplotting, is transparency used to show overlapping data?</w:t>
      </w:r>
    </w:p>
    <w:p>
      <w:pPr>
        <w:pStyle w:val="Compact"/>
        <w:numPr>
          <w:ilvl w:val="0"/>
          <w:numId w:val="1194"/>
        </w:numPr>
      </w:pPr>
      <w:r>
        <w:t xml:space="preserve">Are 95% confidence intervals or other measures of precision shown, if applicable?</w:t>
      </w:r>
    </w:p>
    <w:p>
      <w:r>
        <w:br w:type="page"/>
      </w:r>
    </w:p>
    <w:bookmarkEnd w:id="547"/>
    <w:bookmarkEnd w:id="548"/>
    <w:bookmarkStart w:id="590" w:name="resources-2"/>
    <w:p>
      <w:pPr>
        <w:pStyle w:val="Heading1"/>
      </w:pPr>
      <w:r>
        <w:t xml:space="preserve">19. Resources</w:t>
      </w:r>
    </w:p>
    <w:p>
      <w:pPr>
        <w:pStyle w:val="FirstParagraph"/>
      </w:pPr>
      <w:r>
        <w:t xml:space="preserve">Adapted by UCD-SeRG team from</w:t>
      </w:r>
      <w:r>
        <w:t xml:space="preserve"> </w:t>
      </w:r>
      <w:hyperlink r:id="rId549">
        <w:r>
          <w:rPr>
            <w:rStyle w:val="Hyperlink"/>
          </w:rPr>
          <w:t xml:space="preserve">original by Jade Benjamin-Chung and Kunal Mishra</w:t>
        </w:r>
      </w:hyperlink>
    </w:p>
    <w:bookmarkStart w:id="565" w:name="resources-for-r"/>
    <w:p>
      <w:pPr>
        <w:pStyle w:val="Heading2"/>
      </w:pPr>
      <w:r>
        <w:t xml:space="preserve">19.1 Resources for R</w:t>
      </w:r>
    </w:p>
    <w:bookmarkStart w:id="551" w:name="books-and-comprehensive-guides"/>
    <w:p>
      <w:pPr>
        <w:pStyle w:val="Heading3"/>
      </w:pPr>
      <w:r>
        <w:t xml:space="preserve">19.1.1 Books and Comprehensive Guides</w:t>
      </w:r>
    </w:p>
    <w:p>
      <w:pPr>
        <w:pStyle w:val="Compact"/>
        <w:numPr>
          <w:ilvl w:val="0"/>
          <w:numId w:val="119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5"/>
        </w:numPr>
      </w:pPr>
      <w:hyperlink r:id="rId550">
        <w:r>
          <w:rPr>
            <w:rStyle w:val="Hyperlink"/>
          </w:rPr>
          <w:t xml:space="preserve">Jade’s R-for-epi course</w:t>
        </w:r>
      </w:hyperlink>
    </w:p>
    <w:bookmarkEnd w:id="551"/>
    <w:bookmarkStart w:id="556"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6"/>
        </w:numPr>
      </w:pPr>
      <w:hyperlink r:id="rId552">
        <w:r>
          <w:rPr>
            <w:rStyle w:val="Hyperlink"/>
          </w:rPr>
          <w:t xml:space="preserve">Workshop Index</w:t>
        </w:r>
      </w:hyperlink>
      <w:r>
        <w:t xml:space="preserve"> </w:t>
      </w:r>
      <w:r>
        <w:t xml:space="preserve">- comprehensive catalog of all DataLab workshops</w:t>
      </w:r>
    </w:p>
    <w:p>
      <w:pPr>
        <w:pStyle w:val="Compact"/>
        <w:numPr>
          <w:ilvl w:val="0"/>
          <w:numId w:val="1196"/>
        </w:numPr>
      </w:pPr>
      <w:hyperlink r:id="rId553">
        <w:r>
          <w:rPr>
            <w:rStyle w:val="Hyperlink"/>
          </w:rPr>
          <w:t xml:space="preserve">R Basics Workshop</w:t>
        </w:r>
      </w:hyperlink>
      <w:r>
        <w:t xml:space="preserve"> </w:t>
      </w:r>
      <w:r>
        <w:t xml:space="preserve">- foundational R programming for beginners</w:t>
      </w:r>
    </w:p>
    <w:p>
      <w:pPr>
        <w:pStyle w:val="Compact"/>
        <w:numPr>
          <w:ilvl w:val="0"/>
          <w:numId w:val="1196"/>
        </w:numPr>
      </w:pPr>
      <w:hyperlink r:id="rId554">
        <w:r>
          <w:rPr>
            <w:rStyle w:val="Hyperlink"/>
          </w:rPr>
          <w:t xml:space="preserve">Research Toolkits</w:t>
        </w:r>
      </w:hyperlink>
      <w:r>
        <w:t xml:space="preserve"> </w:t>
      </w:r>
      <w:r>
        <w:t xml:space="preserve">- in-depth guides for research tools and methods</w:t>
      </w:r>
    </w:p>
    <w:p>
      <w:pPr>
        <w:pStyle w:val="Compact"/>
        <w:numPr>
          <w:ilvl w:val="0"/>
          <w:numId w:val="1196"/>
        </w:numPr>
      </w:pPr>
      <w:hyperlink r:id="rId555">
        <w:r>
          <w:rPr>
            <w:rStyle w:val="Hyperlink"/>
          </w:rPr>
          <w:t xml:space="preserve">Install Guides</w:t>
        </w:r>
      </w:hyperlink>
      <w:r>
        <w:t xml:space="preserve"> </w:t>
      </w:r>
      <w:r>
        <w:t xml:space="preserve">- setup instructions for data science software</w:t>
      </w:r>
    </w:p>
    <w:bookmarkEnd w:id="556"/>
    <w:bookmarkStart w:id="561" w:name="cheat-sheets"/>
    <w:p>
      <w:pPr>
        <w:pStyle w:val="Heading3"/>
      </w:pPr>
      <w:r>
        <w:t xml:space="preserve">19.1.3 Cheat Sheets</w:t>
      </w:r>
    </w:p>
    <w:p>
      <w:pPr>
        <w:pStyle w:val="Compact"/>
        <w:numPr>
          <w:ilvl w:val="0"/>
          <w:numId w:val="1197"/>
        </w:numPr>
      </w:pPr>
      <w:hyperlink r:id="rId557">
        <w:r>
          <w:rPr>
            <w:rStyle w:val="Hyperlink"/>
          </w:rPr>
          <w:t xml:space="preserve">dplyr and tidyr cheat sheet</w:t>
        </w:r>
      </w:hyperlink>
    </w:p>
    <w:p>
      <w:pPr>
        <w:pStyle w:val="Compact"/>
        <w:numPr>
          <w:ilvl w:val="0"/>
          <w:numId w:val="1197"/>
        </w:numPr>
      </w:pPr>
      <w:hyperlink r:id="rId558">
        <w:r>
          <w:rPr>
            <w:rStyle w:val="Hyperlink"/>
          </w:rPr>
          <w:t xml:space="preserve">ggplot cheat sheet</w:t>
        </w:r>
      </w:hyperlink>
    </w:p>
    <w:p>
      <w:pPr>
        <w:pStyle w:val="Compact"/>
        <w:numPr>
          <w:ilvl w:val="0"/>
          <w:numId w:val="1197"/>
        </w:numPr>
      </w:pPr>
      <w:hyperlink r:id="rId559">
        <w:r>
          <w:rPr>
            <w:rStyle w:val="Hyperlink"/>
          </w:rPr>
          <w:t xml:space="preserve">data table cheat sheet</w:t>
        </w:r>
      </w:hyperlink>
    </w:p>
    <w:p>
      <w:pPr>
        <w:pStyle w:val="Compact"/>
        <w:numPr>
          <w:ilvl w:val="0"/>
          <w:numId w:val="1197"/>
        </w:numPr>
      </w:pPr>
      <w:hyperlink r:id="rId560">
        <w:r>
          <w:rPr>
            <w:rStyle w:val="Hyperlink"/>
          </w:rPr>
          <w:t xml:space="preserve">RMarkdown cheat sheet</w:t>
        </w:r>
      </w:hyperlink>
    </w:p>
    <w:bookmarkEnd w:id="561"/>
    <w:bookmarkStart w:id="563" w:name="style-and-best-practices"/>
    <w:p>
      <w:pPr>
        <w:pStyle w:val="Heading3"/>
      </w:pPr>
      <w:r>
        <w:t xml:space="preserve">19.1.4 Style and Best Practices</w:t>
      </w:r>
    </w:p>
    <w:p>
      <w:pPr>
        <w:pStyle w:val="Compact"/>
        <w:numPr>
          <w:ilvl w:val="0"/>
          <w:numId w:val="1198"/>
        </w:numPr>
      </w:pPr>
      <w:hyperlink r:id="rId562">
        <w:r>
          <w:rPr>
            <w:rStyle w:val="Hyperlink"/>
          </w:rPr>
          <w:t xml:space="preserve">Hadley Wickham’s R Style Guide</w:t>
        </w:r>
      </w:hyperlink>
    </w:p>
    <w:bookmarkEnd w:id="563"/>
    <w:bookmarkStart w:id="564" w:name="tidy-evaluation-resources"/>
    <w:p>
      <w:pPr>
        <w:pStyle w:val="Heading3"/>
      </w:pPr>
      <w:r>
        <w:t xml:space="preserve">19.1.5 Tidy Evaluation Resources</w:t>
      </w:r>
    </w:p>
    <w:p>
      <w:pPr>
        <w:pStyle w:val="Compact"/>
        <w:numPr>
          <w:ilvl w:val="0"/>
          <w:numId w:val="1199"/>
        </w:numPr>
      </w:pPr>
      <w:hyperlink r:id="rId174">
        <w:r>
          <w:rPr>
            <w:rStyle w:val="Hyperlink"/>
          </w:rPr>
          <w:t xml:space="preserve">Tidy Eval in 5 Minutes</w:t>
        </w:r>
      </w:hyperlink>
      <w:r>
        <w:t xml:space="preserve"> </w:t>
      </w:r>
      <w:r>
        <w:t xml:space="preserve">(video)</w:t>
      </w:r>
    </w:p>
    <w:p>
      <w:pPr>
        <w:pStyle w:val="Compact"/>
        <w:numPr>
          <w:ilvl w:val="0"/>
          <w:numId w:val="1199"/>
        </w:numPr>
      </w:pPr>
      <w:hyperlink r:id="rId175">
        <w:r>
          <w:rPr>
            <w:rStyle w:val="Hyperlink"/>
          </w:rPr>
          <w:t xml:space="preserve">Tidy Evaluation</w:t>
        </w:r>
      </w:hyperlink>
      <w:r>
        <w:t xml:space="preserve"> </w:t>
      </w:r>
      <w:r>
        <w:t xml:space="preserve">(e-book)</w:t>
      </w:r>
    </w:p>
    <w:p>
      <w:pPr>
        <w:pStyle w:val="Compact"/>
        <w:numPr>
          <w:ilvl w:val="0"/>
          <w:numId w:val="1199"/>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9"/>
        </w:numPr>
      </w:pPr>
      <w:hyperlink r:id="rId178">
        <w:r>
          <w:rPr>
            <w:rStyle w:val="Hyperlink"/>
          </w:rPr>
          <w:t xml:space="preserve">Standard Evaluation for *_join</w:t>
        </w:r>
      </w:hyperlink>
      <w:r>
        <w:t xml:space="preserve"> </w:t>
      </w:r>
      <w:r>
        <w:t xml:space="preserve">(stackoverflow)</w:t>
      </w:r>
    </w:p>
    <w:p>
      <w:pPr>
        <w:pStyle w:val="Compact"/>
        <w:numPr>
          <w:ilvl w:val="0"/>
          <w:numId w:val="1199"/>
        </w:numPr>
      </w:pPr>
      <w:hyperlink r:id="rId175">
        <w:r>
          <w:rPr>
            <w:rStyle w:val="Hyperlink"/>
          </w:rPr>
          <w:t xml:space="preserve">Programming with dplyr</w:t>
        </w:r>
      </w:hyperlink>
      <w:r>
        <w:t xml:space="preserve"> </w:t>
      </w:r>
      <w:r>
        <w:t xml:space="preserve">(package vignette)</w:t>
      </w:r>
    </w:p>
    <w:bookmarkEnd w:id="564"/>
    <w:bookmarkEnd w:id="565"/>
    <w:bookmarkStart w:id="567" w:name="resources-for-git-github"/>
    <w:p>
      <w:pPr>
        <w:pStyle w:val="Heading2"/>
      </w:pPr>
      <w:r>
        <w:t xml:space="preserve">19.2 Resources for Git &amp; Github</w:t>
      </w:r>
    </w:p>
    <w:p>
      <w:pPr>
        <w:pStyle w:val="Compact"/>
        <w:numPr>
          <w:ilvl w:val="0"/>
          <w:numId w:val="120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0"/>
        </w:numPr>
      </w:pPr>
      <w:hyperlink r:id="rId566">
        <w:r>
          <w:rPr>
            <w:rStyle w:val="Hyperlink"/>
          </w:rPr>
          <w:t xml:space="preserve">GitHub Skills: Introduction to GitHub</w:t>
        </w:r>
      </w:hyperlink>
    </w:p>
    <w:p>
      <w:pPr>
        <w:pStyle w:val="Compact"/>
        <w:numPr>
          <w:ilvl w:val="0"/>
          <w:numId w:val="1200"/>
        </w:numPr>
      </w:pPr>
      <w:hyperlink r:id="rId339">
        <w:r>
          <w:rPr>
            <w:rStyle w:val="Hyperlink"/>
          </w:rPr>
          <w:t xml:space="preserve">UC Davis DataLab Git Sandbox</w:t>
        </w:r>
      </w:hyperlink>
      <w:r>
        <w:t xml:space="preserve"> </w:t>
      </w:r>
      <w:r>
        <w:t xml:space="preserve">- hands-on Git practice repository</w:t>
      </w:r>
    </w:p>
    <w:bookmarkEnd w:id="567"/>
    <w:bookmarkStart w:id="570" w:name="resources-for-python"/>
    <w:p>
      <w:pPr>
        <w:pStyle w:val="Heading2"/>
      </w:pPr>
      <w:r>
        <w:t xml:space="preserve">19.3 Resources for Python</w:t>
      </w:r>
    </w:p>
    <w:p>
      <w:pPr>
        <w:pStyle w:val="Compact"/>
        <w:numPr>
          <w:ilvl w:val="0"/>
          <w:numId w:val="1201"/>
        </w:numPr>
      </w:pPr>
      <w:hyperlink r:id="rId568">
        <w:r>
          <w:rPr>
            <w:rStyle w:val="Hyperlink"/>
          </w:rPr>
          <w:t xml:space="preserve">UC Davis DataLab Python Basics Workshop</w:t>
        </w:r>
      </w:hyperlink>
      <w:r>
        <w:t xml:space="preserve"> </w:t>
      </w:r>
      <w:r>
        <w:t xml:space="preserve">- foundational Python programming</w:t>
      </w:r>
    </w:p>
    <w:p>
      <w:pPr>
        <w:pStyle w:val="Compact"/>
        <w:numPr>
          <w:ilvl w:val="0"/>
          <w:numId w:val="1201"/>
        </w:numPr>
      </w:pPr>
      <w:hyperlink r:id="rId569">
        <w:r>
          <w:rPr>
            <w:rStyle w:val="Hyperlink"/>
          </w:rPr>
          <w:t xml:space="preserve">Natural Language Processing with Python</w:t>
        </w:r>
      </w:hyperlink>
      <w:r>
        <w:t xml:space="preserve"> </w:t>
      </w:r>
      <w:r>
        <w:t xml:space="preserve">- text analysis and NLP techniques</w:t>
      </w:r>
    </w:p>
    <w:bookmarkEnd w:id="570"/>
    <w:bookmarkStart w:id="572" w:name="resources-for-julia"/>
    <w:p>
      <w:pPr>
        <w:pStyle w:val="Heading2"/>
      </w:pPr>
      <w:r>
        <w:t xml:space="preserve">19.4 Resources for Julia</w:t>
      </w:r>
    </w:p>
    <w:p>
      <w:pPr>
        <w:pStyle w:val="Compact"/>
        <w:numPr>
          <w:ilvl w:val="0"/>
          <w:numId w:val="1202"/>
        </w:numPr>
      </w:pPr>
      <w:hyperlink r:id="rId571">
        <w:r>
          <w:rPr>
            <w:rStyle w:val="Hyperlink"/>
          </w:rPr>
          <w:t xml:space="preserve">UC Davis Julia Users Group Julia Basics Workshop</w:t>
        </w:r>
      </w:hyperlink>
      <w:r>
        <w:t xml:space="preserve"> </w:t>
      </w:r>
      <w:r>
        <w:t xml:space="preserve">- foundational Julia programming</w:t>
      </w:r>
    </w:p>
    <w:bookmarkEnd w:id="572"/>
    <w:bookmarkStart w:id="573" w:name="scientific-figures"/>
    <w:p>
      <w:pPr>
        <w:pStyle w:val="Heading2"/>
      </w:pPr>
      <w:r>
        <w:t xml:space="preserve">19.5 Scientific figures</w:t>
      </w:r>
    </w:p>
    <w:p>
      <w:pPr>
        <w:pStyle w:val="Compact"/>
        <w:numPr>
          <w:ilvl w:val="0"/>
          <w:numId w:val="1203"/>
        </w:numPr>
      </w:pPr>
      <w:r>
        <w:t xml:space="preserve">Ten Simple Rules for Better Figures</w:t>
      </w:r>
      <w:r>
        <w:t xml:space="preserve"> </w:t>
      </w:r>
      <w:r>
        <w:t xml:space="preserve">(Rougier, Droettboom, and Bourne 2014)</w:t>
      </w:r>
    </w:p>
    <w:bookmarkEnd w:id="573"/>
    <w:bookmarkStart w:id="576" w:name="writing"/>
    <w:p>
      <w:pPr>
        <w:pStyle w:val="Heading2"/>
      </w:pPr>
      <w:r>
        <w:t xml:space="preserve">19.6 Writing</w:t>
      </w:r>
    </w:p>
    <w:p>
      <w:pPr>
        <w:pStyle w:val="Compact"/>
        <w:numPr>
          <w:ilvl w:val="0"/>
          <w:numId w:val="1204"/>
        </w:numPr>
      </w:pPr>
      <w:r>
        <w:t xml:space="preserve">Unpacking the Scientific Toolbox</w:t>
      </w:r>
      <w:r>
        <w:t xml:space="preserve"> </w:t>
      </w:r>
      <w:r>
        <w:t xml:space="preserve">(Silbiger and Stubler 2019)</w:t>
      </w:r>
    </w:p>
    <w:p>
      <w:pPr>
        <w:pStyle w:val="Compact"/>
        <w:numPr>
          <w:ilvl w:val="0"/>
          <w:numId w:val="1204"/>
        </w:numPr>
      </w:pPr>
      <w:r>
        <w:t xml:space="preserve">ICMJE Definition of authorship</w:t>
      </w:r>
      <w:r>
        <w:t xml:space="preserve"> </w:t>
      </w:r>
      <w:r>
        <w:t xml:space="preserve">(International Committee of Medical Journal Editors, n.d.)</w:t>
      </w:r>
    </w:p>
    <w:p>
      <w:pPr>
        <w:pStyle w:val="Compact"/>
        <w:numPr>
          <w:ilvl w:val="0"/>
          <w:numId w:val="1204"/>
        </w:numPr>
      </w:pPr>
      <w:r>
        <w:t xml:space="preserve">Computational science: …why scientific programming does not compute</w:t>
      </w:r>
      <w:r>
        <w:t xml:space="preserve"> </w:t>
      </w:r>
      <w:r>
        <w:t xml:space="preserve">(Merali and Giles 2010)</w:t>
      </w:r>
    </w:p>
    <w:p>
      <w:pPr>
        <w:pStyle w:val="Compact"/>
        <w:numPr>
          <w:ilvl w:val="0"/>
          <w:numId w:val="1204"/>
        </w:numPr>
      </w:pPr>
      <w:hyperlink r:id="rId574">
        <w:r>
          <w:rPr>
            <w:rStyle w:val="Hyperlink"/>
          </w:rPr>
          <w:t xml:space="preserve">The Pathway to Publishing: A Guide to Quantitative Writing in the Health Sciences</w:t>
        </w:r>
      </w:hyperlink>
    </w:p>
    <w:p>
      <w:pPr>
        <w:pStyle w:val="Compact"/>
        <w:numPr>
          <w:ilvl w:val="0"/>
          <w:numId w:val="1204"/>
        </w:numPr>
      </w:pPr>
      <w:hyperlink r:id="rId575">
        <w:r>
          <w:rPr>
            <w:rStyle w:val="Hyperlink"/>
          </w:rPr>
          <w:t xml:space="preserve">Secret, actionable writing tips</w:t>
        </w:r>
      </w:hyperlink>
    </w:p>
    <w:bookmarkEnd w:id="576"/>
    <w:bookmarkStart w:id="580" w:name="presentations"/>
    <w:p>
      <w:pPr>
        <w:pStyle w:val="Heading2"/>
      </w:pPr>
      <w:r>
        <w:t xml:space="preserve">19.7 Presentations</w:t>
      </w:r>
    </w:p>
    <w:p>
      <w:pPr>
        <w:pStyle w:val="Compact"/>
        <w:numPr>
          <w:ilvl w:val="0"/>
          <w:numId w:val="1205"/>
        </w:numPr>
      </w:pPr>
      <w:r>
        <w:t xml:space="preserve">How to tell a compelling story in scientific presentations</w:t>
      </w:r>
      <w:r>
        <w:t xml:space="preserve"> </w:t>
      </w:r>
      <w:r>
        <w:t xml:space="preserve">(Van Noorden 2021)</w:t>
      </w:r>
    </w:p>
    <w:p>
      <w:pPr>
        <w:pStyle w:val="Compact"/>
        <w:numPr>
          <w:ilvl w:val="0"/>
          <w:numId w:val="1205"/>
        </w:numPr>
      </w:pPr>
      <w:hyperlink r:id="rId577">
        <w:r>
          <w:rPr>
            <w:rStyle w:val="Hyperlink"/>
          </w:rPr>
          <w:t xml:space="preserve">How to give a killer narratively-driven scientific talk</w:t>
        </w:r>
      </w:hyperlink>
    </w:p>
    <w:p>
      <w:pPr>
        <w:pStyle w:val="Compact"/>
        <w:numPr>
          <w:ilvl w:val="0"/>
          <w:numId w:val="1205"/>
        </w:numPr>
      </w:pPr>
      <w:hyperlink r:id="rId578">
        <w:r>
          <w:rPr>
            <w:rStyle w:val="Hyperlink"/>
          </w:rPr>
          <w:t xml:space="preserve">How to make a better poster</w:t>
        </w:r>
      </w:hyperlink>
    </w:p>
    <w:p>
      <w:pPr>
        <w:pStyle w:val="Compact"/>
        <w:numPr>
          <w:ilvl w:val="0"/>
          <w:numId w:val="1205"/>
        </w:numPr>
      </w:pPr>
      <w:hyperlink r:id="rId579">
        <w:r>
          <w:rPr>
            <w:rStyle w:val="Hyperlink"/>
          </w:rPr>
          <w:t xml:space="preserve">How to make an even better poster</w:t>
        </w:r>
      </w:hyperlink>
    </w:p>
    <w:bookmarkEnd w:id="580"/>
    <w:bookmarkStart w:id="583" w:name="professional-advice"/>
    <w:p>
      <w:pPr>
        <w:pStyle w:val="Heading2"/>
      </w:pPr>
      <w:r>
        <w:t xml:space="preserve">19.8 Professional advice</w:t>
      </w:r>
    </w:p>
    <w:p>
      <w:pPr>
        <w:pStyle w:val="Compact"/>
        <w:numPr>
          <w:ilvl w:val="0"/>
          <w:numId w:val="1206"/>
        </w:numPr>
      </w:pPr>
      <w:hyperlink r:id="rId581">
        <w:r>
          <w:rPr>
            <w:rStyle w:val="Hyperlink"/>
          </w:rPr>
          <w:t xml:space="preserve">Professional advice, especially for your first job</w:t>
        </w:r>
      </w:hyperlink>
    </w:p>
    <w:p>
      <w:pPr>
        <w:pStyle w:val="Compact"/>
        <w:numPr>
          <w:ilvl w:val="0"/>
          <w:numId w:val="1206"/>
        </w:numPr>
      </w:pPr>
      <w:hyperlink r:id="rId582">
        <w:r>
          <w:rPr>
            <w:rStyle w:val="Hyperlink"/>
          </w:rPr>
          <w:t xml:space="preserve">Team Public Health Substack</w:t>
        </w:r>
      </w:hyperlink>
    </w:p>
    <w:bookmarkEnd w:id="583"/>
    <w:bookmarkStart w:id="586" w:name="funding"/>
    <w:p>
      <w:pPr>
        <w:pStyle w:val="Heading2"/>
      </w:pPr>
      <w:r>
        <w:t xml:space="preserve">19.9 Funding</w:t>
      </w:r>
    </w:p>
    <w:p>
      <w:pPr>
        <w:pStyle w:val="Compact"/>
        <w:numPr>
          <w:ilvl w:val="0"/>
          <w:numId w:val="1207"/>
        </w:numPr>
      </w:pPr>
      <w:hyperlink r:id="rId584">
        <w:r>
          <w:rPr>
            <w:rStyle w:val="Hyperlink"/>
          </w:rPr>
          <w:t xml:space="preserve">Building Your Funding Train</w:t>
        </w:r>
      </w:hyperlink>
    </w:p>
    <w:p>
      <w:pPr>
        <w:pStyle w:val="Compact"/>
        <w:numPr>
          <w:ilvl w:val="0"/>
          <w:numId w:val="1207"/>
        </w:numPr>
      </w:pPr>
      <w:hyperlink r:id="rId585">
        <w:r>
          <w:rPr>
            <w:rStyle w:val="Hyperlink"/>
          </w:rPr>
          <w:t xml:space="preserve">NIH Grant Writing Resources</w:t>
        </w:r>
      </w:hyperlink>
    </w:p>
    <w:bookmarkEnd w:id="586"/>
    <w:bookmarkStart w:id="589" w:name="ethics-and-global-health-research"/>
    <w:p>
      <w:pPr>
        <w:pStyle w:val="Heading2"/>
      </w:pPr>
      <w:r>
        <w:t xml:space="preserve">19.10 Ethics and global health research</w:t>
      </w:r>
    </w:p>
    <w:p>
      <w:pPr>
        <w:pStyle w:val="Compact"/>
        <w:numPr>
          <w:ilvl w:val="0"/>
          <w:numId w:val="1208"/>
        </w:numPr>
      </w:pPr>
      <w:hyperlink r:id="rId587">
        <w:r>
          <w:rPr>
            <w:rStyle w:val="Hyperlink"/>
          </w:rPr>
          <w:t xml:space="preserve">Global Code of Conduct For Research in Resource-Poor Settings</w:t>
        </w:r>
      </w:hyperlink>
    </w:p>
    <w:p>
      <w:pPr>
        <w:pStyle w:val="Compact"/>
        <w:numPr>
          <w:ilvl w:val="0"/>
          <w:numId w:val="1208"/>
        </w:numPr>
      </w:pPr>
      <w:r>
        <w:t xml:space="preserve">Addressing power asymmetries in global health</w:t>
      </w:r>
      <w:r>
        <w:t xml:space="preserve"> </w:t>
      </w:r>
      <w:r>
        <w:t xml:space="preserve">(Abimbola et al. 2022)</w:t>
      </w:r>
    </w:p>
    <w:p>
      <w:pPr>
        <w:pStyle w:val="Compact"/>
        <w:numPr>
          <w:ilvl w:val="0"/>
          <w:numId w:val="1208"/>
        </w:numPr>
      </w:pPr>
      <w:hyperlink r:id="rId588">
        <w:r>
          <w:rPr>
            <w:rStyle w:val="Hyperlink"/>
          </w:rPr>
          <w:t xml:space="preserve">Transforming Global Health Partnerships</w:t>
        </w:r>
      </w:hyperlink>
    </w:p>
    <w:p>
      <w:r>
        <w:br w:type="page"/>
      </w:r>
    </w:p>
    <w:bookmarkEnd w:id="589"/>
    <w:bookmarkEnd w:id="590"/>
    <w:bookmarkStart w:id="617" w:name="professional-development"/>
    <w:p>
      <w:pPr>
        <w:pStyle w:val="Heading1"/>
      </w:pPr>
      <w:r>
        <w:t xml:space="preserve">20. Professional Development</w:t>
      </w:r>
    </w:p>
    <w:p>
      <w:pPr>
        <w:pStyle w:val="FirstParagraph"/>
      </w:pPr>
      <w:r>
        <w:t xml:space="preserve">Adapted by UCD-SeRG team from</w:t>
      </w:r>
      <w:r>
        <w:t xml:space="preserve"> </w:t>
      </w:r>
      <w:hyperlink r:id="rId591">
        <w:r>
          <w:rPr>
            <w:rStyle w:val="Hyperlink"/>
          </w:rPr>
          <w:t xml:space="preserve">original by Jade Benjamin-Chung</w:t>
        </w:r>
      </w:hyperlink>
    </w:p>
    <w:bookmarkStart w:id="59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9"/>
        </w:numPr>
      </w:pPr>
      <w:r>
        <w:t xml:space="preserve">Regular, open communication between mentees and mentors</w:t>
      </w:r>
    </w:p>
    <w:p>
      <w:pPr>
        <w:pStyle w:val="Compact"/>
        <w:numPr>
          <w:ilvl w:val="0"/>
          <w:numId w:val="1209"/>
        </w:numPr>
      </w:pPr>
      <w:r>
        <w:t xml:space="preserve">Mutual respect and trust</w:t>
      </w:r>
    </w:p>
    <w:p>
      <w:pPr>
        <w:pStyle w:val="Compact"/>
        <w:numPr>
          <w:ilvl w:val="0"/>
          <w:numId w:val="1209"/>
        </w:numPr>
      </w:pPr>
      <w:r>
        <w:t xml:space="preserve">Clear expectations and goals</w:t>
      </w:r>
    </w:p>
    <w:p>
      <w:pPr>
        <w:pStyle w:val="Compact"/>
        <w:numPr>
          <w:ilvl w:val="0"/>
          <w:numId w:val="1209"/>
        </w:numPr>
      </w:pPr>
      <w:r>
        <w:t xml:space="preserve">Constructive feedback</w:t>
      </w:r>
    </w:p>
    <w:p>
      <w:pPr>
        <w:pStyle w:val="Compact"/>
        <w:numPr>
          <w:ilvl w:val="0"/>
          <w:numId w:val="1209"/>
        </w:numPr>
      </w:pPr>
      <w:r>
        <w:t xml:space="preserve">Support for both research and career development</w:t>
      </w:r>
    </w:p>
    <w:bookmarkEnd w:id="592"/>
    <w:bookmarkStart w:id="59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0"/>
        </w:numPr>
      </w:pPr>
      <w:r>
        <w:t xml:space="preserve">Short-term and long-term career goals</w:t>
      </w:r>
    </w:p>
    <w:p>
      <w:pPr>
        <w:pStyle w:val="Compact"/>
        <w:numPr>
          <w:ilvl w:val="0"/>
          <w:numId w:val="1210"/>
        </w:numPr>
      </w:pPr>
      <w:r>
        <w:t xml:space="preserve">Skills to develop</w:t>
      </w:r>
    </w:p>
    <w:p>
      <w:pPr>
        <w:pStyle w:val="Compact"/>
        <w:numPr>
          <w:ilvl w:val="0"/>
          <w:numId w:val="1210"/>
        </w:numPr>
      </w:pPr>
      <w:r>
        <w:t xml:space="preserve">Training needs and opportunities</w:t>
      </w:r>
    </w:p>
    <w:p>
      <w:pPr>
        <w:pStyle w:val="Compact"/>
        <w:numPr>
          <w:ilvl w:val="0"/>
          <w:numId w:val="1210"/>
        </w:numPr>
      </w:pPr>
      <w:r>
        <w:t xml:space="preserve">Timeline and milestones</w:t>
      </w:r>
    </w:p>
    <w:p>
      <w:pPr>
        <w:pStyle w:val="Compact"/>
        <w:numPr>
          <w:ilvl w:val="0"/>
          <w:numId w:val="1210"/>
        </w:numPr>
      </w:pPr>
      <w:r>
        <w:t xml:space="preserve">Progress toward goals</w:t>
      </w:r>
    </w:p>
    <w:p>
      <w:pPr>
        <w:pStyle w:val="FirstParagraph"/>
      </w:pPr>
      <w:r>
        <w:t xml:space="preserve">Update your IDP at least annually and discuss it with your PI. Useful resources:</w:t>
      </w:r>
    </w:p>
    <w:p>
      <w:pPr>
        <w:pStyle w:val="Compact"/>
        <w:numPr>
          <w:ilvl w:val="0"/>
          <w:numId w:val="1211"/>
        </w:numPr>
      </w:pPr>
      <w:hyperlink r:id="rId593">
        <w:r>
          <w:rPr>
            <w:rStyle w:val="Hyperlink"/>
          </w:rPr>
          <w:t xml:space="preserve">myIDP - Individual Development Plan tool</w:t>
        </w:r>
      </w:hyperlink>
    </w:p>
    <w:p>
      <w:pPr>
        <w:pStyle w:val="Compact"/>
        <w:numPr>
          <w:ilvl w:val="0"/>
          <w:numId w:val="1211"/>
        </w:numPr>
      </w:pPr>
      <w:hyperlink r:id="rId594">
        <w:r>
          <w:rPr>
            <w:rStyle w:val="Hyperlink"/>
          </w:rPr>
          <w:t xml:space="preserve">NIH OITE Career Resources</w:t>
        </w:r>
      </w:hyperlink>
    </w:p>
    <w:bookmarkEnd w:id="595"/>
    <w:bookmarkStart w:id="59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2"/>
        </w:numPr>
      </w:pPr>
      <w:r>
        <w:t xml:space="preserve">Discuss conference opportunities with PIs early</w:t>
      </w:r>
    </w:p>
    <w:p>
      <w:pPr>
        <w:pStyle w:val="Compact"/>
        <w:numPr>
          <w:ilvl w:val="0"/>
          <w:numId w:val="1212"/>
        </w:numPr>
      </w:pPr>
      <w:r>
        <w:t xml:space="preserve">Submit abstracts with PI approval</w:t>
      </w:r>
    </w:p>
    <w:p>
      <w:pPr>
        <w:pStyle w:val="Compact"/>
        <w:numPr>
          <w:ilvl w:val="0"/>
          <w:numId w:val="1212"/>
        </w:numPr>
      </w:pPr>
      <w:r>
        <w:t xml:space="preserve">Practice presentations in lab meeting before the conference</w:t>
      </w:r>
    </w:p>
    <w:p>
      <w:pPr>
        <w:pStyle w:val="Compact"/>
        <w:numPr>
          <w:ilvl w:val="0"/>
          <w:numId w:val="121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3"/>
        </w:numPr>
      </w:pPr>
      <w:hyperlink r:id="rId596">
        <w:r>
          <w:rPr>
            <w:rStyle w:val="Hyperlink"/>
          </w:rPr>
          <w:t xml:space="preserve">How to tell a compelling story in scientific presentations</w:t>
        </w:r>
      </w:hyperlink>
    </w:p>
    <w:p>
      <w:pPr>
        <w:pStyle w:val="Compact"/>
        <w:numPr>
          <w:ilvl w:val="0"/>
          <w:numId w:val="1213"/>
        </w:numPr>
      </w:pPr>
      <w:hyperlink r:id="rId577">
        <w:r>
          <w:rPr>
            <w:rStyle w:val="Hyperlink"/>
          </w:rPr>
          <w:t xml:space="preserve">How to give a killer narratively-driven scientific talk</w:t>
        </w:r>
      </w:hyperlink>
    </w:p>
    <w:p>
      <w:pPr>
        <w:pStyle w:val="Compact"/>
        <w:numPr>
          <w:ilvl w:val="0"/>
          <w:numId w:val="1213"/>
        </w:numPr>
      </w:pPr>
      <w:hyperlink r:id="rId597">
        <w:r>
          <w:rPr>
            <w:rStyle w:val="Hyperlink"/>
          </w:rPr>
          <w:t xml:space="preserve">How to make a better poster</w:t>
        </w:r>
      </w:hyperlink>
    </w:p>
    <w:p>
      <w:pPr>
        <w:pStyle w:val="Compact"/>
        <w:numPr>
          <w:ilvl w:val="0"/>
          <w:numId w:val="1213"/>
        </w:numPr>
      </w:pPr>
      <w:hyperlink r:id="rId579">
        <w:r>
          <w:rPr>
            <w:rStyle w:val="Hyperlink"/>
          </w:rPr>
          <w:t xml:space="preserve">How to make an even better poster</w:t>
        </w:r>
      </w:hyperlink>
    </w:p>
    <w:bookmarkEnd w:id="598"/>
    <w:bookmarkStart w:id="60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4"/>
        </w:numPr>
      </w:pPr>
      <w:r>
        <w:t xml:space="preserve">Label x-axis and y-axis clearly</w:t>
      </w:r>
    </w:p>
    <w:p>
      <w:pPr>
        <w:pStyle w:val="Compact"/>
        <w:numPr>
          <w:ilvl w:val="0"/>
          <w:numId w:val="1214"/>
        </w:numPr>
      </w:pPr>
      <w:r>
        <w:t xml:space="preserve">Use panel labels when including multiple subplots</w:t>
      </w:r>
    </w:p>
    <w:p>
      <w:pPr>
        <w:pStyle w:val="Compact"/>
        <w:numPr>
          <w:ilvl w:val="0"/>
          <w:numId w:val="1214"/>
        </w:numPr>
      </w:pPr>
      <w:r>
        <w:t xml:space="preserve">Include sufficient tick marks and labels</w:t>
      </w:r>
    </w:p>
    <w:p>
      <w:pPr>
        <w:pStyle w:val="Compact"/>
        <w:numPr>
          <w:ilvl w:val="0"/>
          <w:numId w:val="1214"/>
        </w:numPr>
      </w:pPr>
      <w:r>
        <w:t xml:space="preserve">Use appropriate font sizes (readable but not distracting)</w:t>
      </w:r>
    </w:p>
    <w:p>
      <w:pPr>
        <w:pStyle w:val="Compact"/>
        <w:numPr>
          <w:ilvl w:val="0"/>
          <w:numId w:val="1214"/>
        </w:numPr>
      </w:pPr>
      <w:r>
        <w:t xml:space="preserve">Use colorblind-friendly palettes (see</w:t>
      </w:r>
      <w:r>
        <w:t xml:space="preserve"> </w:t>
      </w:r>
      <w:hyperlink r:id="rId599">
        <w:r>
          <w:rPr>
            <w:rStyle w:val="Hyperlink"/>
          </w:rPr>
          <w:t xml:space="preserve">ColorBrewer</w:t>
        </w:r>
      </w:hyperlink>
      <w:r>
        <w:t xml:space="preserve"> </w:t>
      </w:r>
      <w:r>
        <w:t xml:space="preserve">or</w:t>
      </w:r>
      <w:r>
        <w:t xml:space="preserve"> </w:t>
      </w:r>
      <w:hyperlink r:id="rId600">
        <w:r>
          <w:rPr>
            <w:rStyle w:val="Hyperlink"/>
          </w:rPr>
          <w:t xml:space="preserve">iwanthue</w:t>
        </w:r>
      </w:hyperlink>
      <w:r>
        <w:t xml:space="preserve">)</w:t>
      </w:r>
    </w:p>
    <w:p>
      <w:pPr>
        <w:pStyle w:val="Compact"/>
        <w:numPr>
          <w:ilvl w:val="0"/>
          <w:numId w:val="1214"/>
        </w:numPr>
      </w:pPr>
      <w:r>
        <w:t xml:space="preserve">Define colors, shapes, and line types in legends</w:t>
      </w:r>
    </w:p>
    <w:p>
      <w:pPr>
        <w:pStyle w:val="Compact"/>
        <w:numPr>
          <w:ilvl w:val="0"/>
          <w:numId w:val="1214"/>
        </w:numPr>
      </w:pPr>
      <w:r>
        <w:t xml:space="preserve">Minimize abbreviations in labels and legends</w:t>
      </w:r>
    </w:p>
    <w:p>
      <w:pPr>
        <w:pStyle w:val="Compact"/>
        <w:numPr>
          <w:ilvl w:val="0"/>
          <w:numId w:val="1214"/>
        </w:numPr>
      </w:pPr>
      <w:r>
        <w:t xml:space="preserve">Use transparency to show overlapping data</w:t>
      </w:r>
    </w:p>
    <w:p>
      <w:pPr>
        <w:pStyle w:val="Compact"/>
        <w:numPr>
          <w:ilvl w:val="0"/>
          <w:numId w:val="1214"/>
        </w:numPr>
      </w:pPr>
      <w:r>
        <w:t xml:space="preserve">Show measures of precision (e.g., 95% confidence intervals)</w:t>
      </w:r>
    </w:p>
    <w:p>
      <w:pPr>
        <w:pStyle w:val="FirstParagraph"/>
      </w:pPr>
      <w:r>
        <w:rPr>
          <w:b/>
          <w:bCs/>
        </w:rPr>
        <w:t xml:space="preserve">Resources:</w:t>
      </w:r>
    </w:p>
    <w:p>
      <w:pPr>
        <w:pStyle w:val="Compact"/>
        <w:numPr>
          <w:ilvl w:val="0"/>
          <w:numId w:val="1215"/>
        </w:numPr>
      </w:pPr>
      <w:hyperlink r:id="rId601">
        <w:r>
          <w:rPr>
            <w:rStyle w:val="Hyperlink"/>
          </w:rPr>
          <w:t xml:space="preserve">Ten Simple Rules for Better Figures</w:t>
        </w:r>
      </w:hyperlink>
    </w:p>
    <w:bookmarkEnd w:id="602"/>
    <w:bookmarkStart w:id="605" w:name="grant-writing"/>
    <w:p>
      <w:pPr>
        <w:pStyle w:val="Heading2"/>
      </w:pPr>
      <w:r>
        <w:t xml:space="preserve">20.5 Grant Writing</w:t>
      </w:r>
    </w:p>
    <w:p>
      <w:pPr>
        <w:pStyle w:val="Compact"/>
        <w:numPr>
          <w:ilvl w:val="0"/>
          <w:numId w:val="1216"/>
        </w:numPr>
      </w:pPr>
      <w:r>
        <w:t xml:space="preserve">Graduate students and postdocs are encouraged to apply for fellowships (e.g., NIH F31, NSF GRFP, K awards)</w:t>
      </w:r>
    </w:p>
    <w:p>
      <w:pPr>
        <w:pStyle w:val="Compact"/>
        <w:numPr>
          <w:ilvl w:val="0"/>
          <w:numId w:val="1216"/>
        </w:numPr>
      </w:pPr>
      <w:r>
        <w:t xml:space="preserve">PIs will support fellowship applications with feedback, letters of support, and mentoring</w:t>
      </w:r>
    </w:p>
    <w:p>
      <w:pPr>
        <w:pStyle w:val="Compact"/>
        <w:numPr>
          <w:ilvl w:val="0"/>
          <w:numId w:val="1216"/>
        </w:numPr>
      </w:pPr>
      <w:r>
        <w:t xml:space="preserve">Start planning fellowship applications well in advance of deadlines (typically 3-6 months)</w:t>
      </w:r>
    </w:p>
    <w:p>
      <w:pPr>
        <w:pStyle w:val="Compact"/>
        <w:numPr>
          <w:ilvl w:val="0"/>
          <w:numId w:val="1216"/>
        </w:numPr>
      </w:pPr>
      <w:r>
        <w:t xml:space="preserve">Attend grant writing workshops and seek feedback from multiple sources</w:t>
      </w:r>
    </w:p>
    <w:p>
      <w:pPr>
        <w:pStyle w:val="FirstParagraph"/>
      </w:pPr>
      <w:r>
        <w:rPr>
          <w:b/>
          <w:bCs/>
        </w:rPr>
        <w:t xml:space="preserve">Resources:</w:t>
      </w:r>
    </w:p>
    <w:p>
      <w:pPr>
        <w:pStyle w:val="Compact"/>
        <w:numPr>
          <w:ilvl w:val="0"/>
          <w:numId w:val="1217"/>
        </w:numPr>
      </w:pPr>
      <w:hyperlink r:id="rId603">
        <w:r>
          <w:rPr>
            <w:rStyle w:val="Hyperlink"/>
          </w:rPr>
          <w:t xml:space="preserve">Building Your Funding Train</w:t>
        </w:r>
      </w:hyperlink>
    </w:p>
    <w:p>
      <w:pPr>
        <w:pStyle w:val="Compact"/>
        <w:numPr>
          <w:ilvl w:val="0"/>
          <w:numId w:val="1217"/>
        </w:numPr>
      </w:pPr>
      <w:hyperlink r:id="rId604">
        <w:r>
          <w:rPr>
            <w:rStyle w:val="Hyperlink"/>
          </w:rPr>
          <w:t xml:space="preserve">NIH Funding Opportunities</w:t>
        </w:r>
      </w:hyperlink>
    </w:p>
    <w:p>
      <w:pPr>
        <w:pStyle w:val="Compact"/>
        <w:numPr>
          <w:ilvl w:val="0"/>
          <w:numId w:val="1217"/>
        </w:numPr>
      </w:pPr>
      <w:hyperlink r:id="rId585">
        <w:r>
          <w:rPr>
            <w:rStyle w:val="Hyperlink"/>
          </w:rPr>
          <w:t xml:space="preserve">NIH Grant Writing Resources</w:t>
        </w:r>
      </w:hyperlink>
    </w:p>
    <w:bookmarkEnd w:id="605"/>
    <w:bookmarkStart w:id="61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0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8"/>
        </w:numPr>
      </w:pPr>
      <w:r>
        <w:t xml:space="preserve">Understand the typical scope and depth expected</w:t>
      </w:r>
    </w:p>
    <w:p>
      <w:pPr>
        <w:pStyle w:val="Compact"/>
        <w:numPr>
          <w:ilvl w:val="0"/>
          <w:numId w:val="1218"/>
        </w:numPr>
      </w:pPr>
      <w:r>
        <w:t xml:space="preserve">See different approaches to structure and presentation</w:t>
      </w:r>
    </w:p>
    <w:p>
      <w:pPr>
        <w:pStyle w:val="Compact"/>
        <w:numPr>
          <w:ilvl w:val="0"/>
          <w:numId w:val="1218"/>
        </w:numPr>
      </w:pPr>
      <w:r>
        <w:t xml:space="preserve">Calibrate your expectations based on successful examples</w:t>
      </w:r>
    </w:p>
    <w:p>
      <w:pPr>
        <w:pStyle w:val="Compact"/>
        <w:numPr>
          <w:ilvl w:val="0"/>
          <w:numId w:val="121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06"/>
    <w:bookmarkStart w:id="60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9"/>
        </w:numPr>
      </w:pPr>
      <w:r>
        <w:t xml:space="preserve">Independent research capability</w:t>
      </w:r>
    </w:p>
    <w:p>
      <w:pPr>
        <w:pStyle w:val="Compact"/>
        <w:numPr>
          <w:ilvl w:val="0"/>
          <w:numId w:val="1219"/>
        </w:numPr>
      </w:pPr>
      <w:r>
        <w:t xml:space="preserve">Ability to communicate findings effectively</w:t>
      </w:r>
    </w:p>
    <w:p>
      <w:pPr>
        <w:pStyle w:val="Compact"/>
        <w:numPr>
          <w:ilvl w:val="0"/>
          <w:numId w:val="1219"/>
        </w:numPr>
      </w:pPr>
      <w:r>
        <w:t xml:space="preserve">Contribution to the scientific literature</w:t>
      </w:r>
    </w:p>
    <w:p>
      <w:pPr>
        <w:pStyle w:val="Compact"/>
        <w:numPr>
          <w:ilvl w:val="0"/>
          <w:numId w:val="1219"/>
        </w:numPr>
      </w:pPr>
      <w:r>
        <w:t xml:space="preserve">Readiness for an academic or research career</w:t>
      </w:r>
    </w:p>
    <w:bookmarkEnd w:id="607"/>
    <w:bookmarkStart w:id="60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08"/>
    <w:bookmarkStart w:id="61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0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0"/>
        </w:numPr>
      </w:pPr>
      <w:r>
        <w:t xml:space="preserve">The dissertation proves you can conduct rigorous research</w:t>
      </w:r>
    </w:p>
    <w:p>
      <w:pPr>
        <w:pStyle w:val="Compact"/>
        <w:numPr>
          <w:ilvl w:val="0"/>
          <w:numId w:val="1220"/>
        </w:numPr>
      </w:pPr>
      <w:r>
        <w:t xml:space="preserve">It doesn’t need to solve every problem in your field</w:t>
      </w:r>
    </w:p>
    <w:p>
      <w:pPr>
        <w:pStyle w:val="Compact"/>
        <w:numPr>
          <w:ilvl w:val="0"/>
          <w:numId w:val="1220"/>
        </w:numPr>
      </w:pPr>
      <w:r>
        <w:t xml:space="preserve">It doesn’t need to be flawless</w:t>
      </w:r>
    </w:p>
    <w:p>
      <w:pPr>
        <w:pStyle w:val="Compact"/>
        <w:numPr>
          <w:ilvl w:val="0"/>
          <w:numId w:val="1220"/>
        </w:numPr>
      </w:pPr>
      <w:r>
        <w:t xml:space="preserve">It doesn’t need to be all-encompassing</w:t>
      </w:r>
    </w:p>
    <w:p>
      <w:pPr>
        <w:pStyle w:val="Compact"/>
        <w:numPr>
          <w:ilvl w:val="0"/>
          <w:numId w:val="1220"/>
        </w:numPr>
      </w:pPr>
      <w:r>
        <w:t xml:space="preserve">It just needs to constitute incremental progress in your field</w:t>
      </w:r>
    </w:p>
    <w:bookmarkEnd w:id="610"/>
    <w:bookmarkStart w:id="61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1"/>
        </w:numPr>
      </w:pPr>
      <w:r>
        <w:t xml:space="preserve">Done is better than perfect when it comes to dissertations</w:t>
      </w:r>
    </w:p>
    <w:p>
      <w:pPr>
        <w:pStyle w:val="Compact"/>
        <w:numPr>
          <w:ilvl w:val="0"/>
          <w:numId w:val="1221"/>
        </w:numPr>
      </w:pPr>
      <w:r>
        <w:t xml:space="preserve">You’ll have your entire career to refine and expand on these ideas</w:t>
      </w:r>
    </w:p>
    <w:p>
      <w:pPr>
        <w:pStyle w:val="Compact"/>
        <w:numPr>
          <w:ilvl w:val="0"/>
          <w:numId w:val="1221"/>
        </w:numPr>
      </w:pPr>
      <w:r>
        <w:t xml:space="preserve">The goal is to finish and move forward,</w:t>
      </w:r>
      <w:r>
        <w:t xml:space="preserve"> </w:t>
      </w:r>
      <w:r>
        <w:t xml:space="preserve">not to write the definitive work on your topic</w:t>
      </w:r>
    </w:p>
    <w:p>
      <w:pPr>
        <w:pStyle w:val="Compact"/>
        <w:numPr>
          <w:ilvl w:val="0"/>
          <w:numId w:val="122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11"/>
    <w:bookmarkStart w:id="613" w:name="resources-3"/>
    <w:p>
      <w:pPr>
        <w:pStyle w:val="Heading3"/>
      </w:pPr>
      <w:r>
        <w:t xml:space="preserve">20.6.6 Resources</w:t>
      </w:r>
    </w:p>
    <w:p>
      <w:pPr>
        <w:pStyle w:val="FirstParagraph"/>
      </w:pPr>
      <w:r>
        <w:rPr>
          <w:b/>
          <w:bCs/>
        </w:rPr>
        <w:t xml:space="preserve">Dissertation writing tools:</w:t>
      </w:r>
    </w:p>
    <w:p>
      <w:pPr>
        <w:pStyle w:val="Compact"/>
        <w:numPr>
          <w:ilvl w:val="0"/>
          <w:numId w:val="1222"/>
        </w:numPr>
      </w:pPr>
      <w:hyperlink r:id="rId612">
        <w:r>
          <w:rPr>
            <w:rStyle w:val="Hyperlink"/>
          </w:rPr>
          <w:t xml:space="preserve">quarto-thesis</w:t>
        </w:r>
      </w:hyperlink>
      <w:r>
        <w:t xml:space="preserve"> </w:t>
      </w:r>
      <w:r>
        <w:t xml:space="preserve">- Quarto extension for creating masters or PhD theses with professional LaTeX formatting</w:t>
      </w:r>
    </w:p>
    <w:bookmarkEnd w:id="613"/>
    <w:bookmarkEnd w:id="614"/>
    <w:bookmarkStart w:id="61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3"/>
        </w:numPr>
      </w:pPr>
      <w:r>
        <w:t xml:space="preserve">Graduate students are encouraged to gain teaching experience</w:t>
      </w:r>
    </w:p>
    <w:p>
      <w:pPr>
        <w:pStyle w:val="Compact"/>
        <w:numPr>
          <w:ilvl w:val="0"/>
          <w:numId w:val="1223"/>
        </w:numPr>
      </w:pPr>
      <w:r>
        <w:t xml:space="preserve">We support science communication and outreach activities</w:t>
      </w:r>
    </w:p>
    <w:p>
      <w:pPr>
        <w:pStyle w:val="Compact"/>
        <w:numPr>
          <w:ilvl w:val="0"/>
          <w:numId w:val="1223"/>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52">
        <w:r>
          <w:rPr>
            <w:rStyle w:val="Hyperlink"/>
          </w:rPr>
          <w:t xml:space="preserve">workshop index</w:t>
        </w:r>
      </w:hyperlink>
      <w:r>
        <w:t xml:space="preserve"> </w:t>
      </w:r>
      <w:r>
        <w:t xml:space="preserve">provides a comprehensive catalog of available resources.</w:t>
      </w:r>
    </w:p>
    <w:bookmarkEnd w:id="615"/>
    <w:bookmarkStart w:id="61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4"/>
        </w:numPr>
      </w:pPr>
      <w:r>
        <w:t xml:space="preserve">Attend seminars and departmental events</w:t>
      </w:r>
    </w:p>
    <w:p>
      <w:pPr>
        <w:pStyle w:val="Compact"/>
        <w:numPr>
          <w:ilvl w:val="0"/>
          <w:numId w:val="1224"/>
        </w:numPr>
      </w:pPr>
      <w:r>
        <w:t xml:space="preserve">Connect with researchers in your field</w:t>
      </w:r>
    </w:p>
    <w:p>
      <w:pPr>
        <w:pStyle w:val="Compact"/>
        <w:numPr>
          <w:ilvl w:val="0"/>
          <w:numId w:val="1224"/>
        </w:numPr>
      </w:pPr>
      <w:r>
        <w:t xml:space="preserve">Join professional societies</w:t>
      </w:r>
    </w:p>
    <w:p>
      <w:pPr>
        <w:pStyle w:val="Compact"/>
        <w:numPr>
          <w:ilvl w:val="0"/>
          <w:numId w:val="1224"/>
        </w:numPr>
      </w:pPr>
      <w:r>
        <w:t xml:space="preserve">Use professional social media platforms to share research and engage with the scientific community</w:t>
      </w:r>
    </w:p>
    <w:p>
      <w:r>
        <w:br w:type="page"/>
      </w:r>
    </w:p>
    <w:bookmarkEnd w:id="616"/>
    <w:bookmarkEnd w:id="617"/>
    <w:bookmarkStart w:id="62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91">
        <w:r>
          <w:rPr>
            <w:rStyle w:val="Hyperlink"/>
          </w:rPr>
          <w:t xml:space="preserve">original by Jade Benjamin-Chung</w:t>
        </w:r>
      </w:hyperlink>
    </w:p>
    <w:bookmarkStart w:id="61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5"/>
        </w:numPr>
      </w:pPr>
      <w:r>
        <w:rPr>
          <w:b/>
          <w:bCs/>
        </w:rPr>
        <w:t xml:space="preserve">Planning</w:t>
      </w:r>
      <w:r>
        <w:t xml:space="preserve">: Discuss target journals, outline, and timeline with PIs</w:t>
      </w:r>
    </w:p>
    <w:p>
      <w:pPr>
        <w:pStyle w:val="Compact"/>
        <w:numPr>
          <w:ilvl w:val="0"/>
          <w:numId w:val="1225"/>
        </w:numPr>
      </w:pPr>
      <w:r>
        <w:rPr>
          <w:b/>
          <w:bCs/>
        </w:rPr>
        <w:t xml:space="preserve">Drafting</w:t>
      </w:r>
      <w:r>
        <w:t xml:space="preserve">: Lead author prepares initial draft</w:t>
      </w:r>
    </w:p>
    <w:p>
      <w:pPr>
        <w:pStyle w:val="Compact"/>
        <w:numPr>
          <w:ilvl w:val="0"/>
          <w:numId w:val="1225"/>
        </w:numPr>
      </w:pPr>
      <w:r>
        <w:rPr>
          <w:b/>
          <w:bCs/>
        </w:rPr>
        <w:t xml:space="preserve">Internal review</w:t>
      </w:r>
      <w:r>
        <w:t xml:space="preserve">: Co-authors review and provide feedback</w:t>
      </w:r>
    </w:p>
    <w:p>
      <w:pPr>
        <w:pStyle w:val="Compact"/>
        <w:numPr>
          <w:ilvl w:val="0"/>
          <w:numId w:val="1225"/>
        </w:numPr>
      </w:pPr>
      <w:r>
        <w:rPr>
          <w:b/>
          <w:bCs/>
        </w:rPr>
        <w:t xml:space="preserve">Revision</w:t>
      </w:r>
      <w:r>
        <w:t xml:space="preserve">: Lead author incorporates feedback iteratively</w:t>
      </w:r>
    </w:p>
    <w:p>
      <w:pPr>
        <w:pStyle w:val="Compact"/>
        <w:numPr>
          <w:ilvl w:val="0"/>
          <w:numId w:val="1225"/>
        </w:numPr>
      </w:pPr>
      <w:r>
        <w:rPr>
          <w:b/>
          <w:bCs/>
        </w:rPr>
        <w:t xml:space="preserve">PI approval</w:t>
      </w:r>
      <w:r>
        <w:t xml:space="preserve">: Obtain final approval from PIs before submission</w:t>
      </w:r>
    </w:p>
    <w:p>
      <w:pPr>
        <w:pStyle w:val="Compact"/>
        <w:numPr>
          <w:ilvl w:val="0"/>
          <w:numId w:val="1225"/>
        </w:numPr>
      </w:pPr>
      <w:r>
        <w:rPr>
          <w:b/>
          <w:bCs/>
        </w:rPr>
        <w:t xml:space="preserve">Submission</w:t>
      </w:r>
      <w:r>
        <w:t xml:space="preserve">: Submit to journal</w:t>
      </w:r>
    </w:p>
    <w:p>
      <w:pPr>
        <w:pStyle w:val="Compact"/>
        <w:numPr>
          <w:ilvl w:val="0"/>
          <w:numId w:val="1225"/>
        </w:numPr>
      </w:pPr>
      <w:r>
        <w:rPr>
          <w:b/>
          <w:bCs/>
        </w:rPr>
        <w:t xml:space="preserve">Revisions</w:t>
      </w:r>
      <w:r>
        <w:t xml:space="preserve">: Lead author coordinates response to peer reviewers</w:t>
      </w:r>
    </w:p>
    <w:p>
      <w:pPr>
        <w:pStyle w:val="Compact"/>
        <w:numPr>
          <w:ilvl w:val="0"/>
          <w:numId w:val="1225"/>
        </w:numPr>
      </w:pPr>
      <w:r>
        <w:rPr>
          <w:b/>
          <w:bCs/>
        </w:rPr>
        <w:t xml:space="preserve">Publication</w:t>
      </w:r>
      <w:r>
        <w:t xml:space="preserve">: Celebrate and share!</w:t>
      </w:r>
    </w:p>
    <w:bookmarkEnd w:id="618"/>
    <w:bookmarkStart w:id="621" w:name="preprints-and-open-access"/>
    <w:p>
      <w:pPr>
        <w:pStyle w:val="Heading2"/>
      </w:pPr>
      <w:r>
        <w:t xml:space="preserve">21.2 Preprints and Open Access</w:t>
      </w:r>
    </w:p>
    <w:p>
      <w:pPr>
        <w:pStyle w:val="Compact"/>
        <w:numPr>
          <w:ilvl w:val="0"/>
          <w:numId w:val="1226"/>
        </w:numPr>
      </w:pPr>
      <w:r>
        <w:t xml:space="preserve">We encourage posting preprints prior to or during peer review on platforms like</w:t>
      </w:r>
      <w:r>
        <w:t xml:space="preserve"> </w:t>
      </w:r>
      <w:hyperlink r:id="rId619">
        <w:r>
          <w:rPr>
            <w:rStyle w:val="Hyperlink"/>
          </w:rPr>
          <w:t xml:space="preserve">medRxiv</w:t>
        </w:r>
      </w:hyperlink>
      <w:r>
        <w:t xml:space="preserve"> </w:t>
      </w:r>
      <w:r>
        <w:t xml:space="preserve">or</w:t>
      </w:r>
      <w:r>
        <w:t xml:space="preserve"> </w:t>
      </w:r>
      <w:hyperlink r:id="rId620">
        <w:r>
          <w:rPr>
            <w:rStyle w:val="Hyperlink"/>
          </w:rPr>
          <w:t xml:space="preserve">bioRxiv</w:t>
        </w:r>
      </w:hyperlink>
    </w:p>
    <w:p>
      <w:pPr>
        <w:pStyle w:val="Compact"/>
        <w:numPr>
          <w:ilvl w:val="0"/>
          <w:numId w:val="1226"/>
        </w:numPr>
      </w:pPr>
      <w:r>
        <w:t xml:space="preserve">Preprints allow rapid dissemination of findings and can be cited in grant applications</w:t>
      </w:r>
    </w:p>
    <w:p>
      <w:pPr>
        <w:pStyle w:val="Compact"/>
        <w:numPr>
          <w:ilvl w:val="0"/>
          <w:numId w:val="1226"/>
        </w:numPr>
      </w:pPr>
      <w:r>
        <w:t xml:space="preserve">We support publishing in open access journals when possible to maximize accessibility</w:t>
      </w:r>
    </w:p>
    <w:p>
      <w:pPr>
        <w:pStyle w:val="Compact"/>
        <w:numPr>
          <w:ilvl w:val="0"/>
          <w:numId w:val="122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19">
        <w:r>
          <w:rPr>
            <w:rStyle w:val="Hyperlink"/>
          </w:rPr>
          <w:t xml:space="preserve">medRxiv</w:t>
        </w:r>
      </w:hyperlink>
      <w:r>
        <w:t xml:space="preserve">.</w:t>
      </w:r>
    </w:p>
    <w:bookmarkEnd w:id="621"/>
    <w:bookmarkStart w:id="62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7"/>
        </w:numPr>
      </w:pPr>
      <w:r>
        <w:t xml:space="preserve">CONSORT for randomized trials</w:t>
      </w:r>
    </w:p>
    <w:p>
      <w:pPr>
        <w:pStyle w:val="Compact"/>
        <w:numPr>
          <w:ilvl w:val="0"/>
          <w:numId w:val="1227"/>
        </w:numPr>
      </w:pPr>
      <w:r>
        <w:t xml:space="preserve">STROBE for observational studies</w:t>
      </w:r>
    </w:p>
    <w:p>
      <w:pPr>
        <w:pStyle w:val="Compact"/>
        <w:numPr>
          <w:ilvl w:val="0"/>
          <w:numId w:val="1227"/>
        </w:numPr>
      </w:pPr>
      <w:r>
        <w:t xml:space="preserve">PRISMA for systematic reviews</w:t>
      </w:r>
    </w:p>
    <w:p>
      <w:pPr>
        <w:pStyle w:val="Compact"/>
        <w:numPr>
          <w:ilvl w:val="0"/>
          <w:numId w:val="1227"/>
        </w:numPr>
      </w:pPr>
      <w:r>
        <w:t xml:space="preserve">Others as appropriate (see</w:t>
      </w:r>
      <w:r>
        <w:t xml:space="preserve"> </w:t>
      </w:r>
      <w:hyperlink r:id="rId622">
        <w:r>
          <w:rPr>
            <w:rStyle w:val="Hyperlink"/>
          </w:rPr>
          <w:t xml:space="preserve">EQUATOR Network</w:t>
        </w:r>
      </w:hyperlink>
      <w:r>
        <w:t xml:space="preserve">)</w:t>
      </w:r>
    </w:p>
    <w:bookmarkEnd w:id="623"/>
    <w:bookmarkStart w:id="624" w:name="manuscript-checklist-1"/>
    <w:p>
      <w:pPr>
        <w:pStyle w:val="Heading2"/>
      </w:pPr>
      <w:r>
        <w:t xml:space="preserve">21.4 Manuscript Checklist</w:t>
      </w:r>
    </w:p>
    <w:p>
      <w:pPr>
        <w:pStyle w:val="FirstParagraph"/>
      </w:pPr>
      <w:r>
        <w:t xml:space="preserve">Before submitting a manuscript:</w:t>
      </w:r>
    </w:p>
    <w:p>
      <w:pPr>
        <w:pStyle w:val="Compact"/>
        <w:numPr>
          <w:ilvl w:val="0"/>
          <w:numId w:val="1228"/>
        </w:numPr>
      </w:pPr>
      <w:r>
        <w:t xml:space="preserve">Completed relevant reporting checklist</w:t>
      </w:r>
    </w:p>
    <w:p>
      <w:pPr>
        <w:pStyle w:val="Compact"/>
        <w:numPr>
          <w:ilvl w:val="0"/>
          <w:numId w:val="1229"/>
        </w:numPr>
      </w:pPr>
      <w:r>
        <w:t xml:space="preserve">Results are reproducible (rerunning code replicates tables/figures exactly)</w:t>
      </w:r>
    </w:p>
    <w:p>
      <w:pPr>
        <w:pStyle w:val="Compact"/>
        <w:numPr>
          <w:ilvl w:val="0"/>
          <w:numId w:val="1230"/>
        </w:numPr>
      </w:pPr>
      <w:r>
        <w:t xml:space="preserve">Target journal selected</w:t>
      </w:r>
    </w:p>
    <w:p>
      <w:pPr>
        <w:pStyle w:val="Compact"/>
        <w:numPr>
          <w:ilvl w:val="0"/>
          <w:numId w:val="1231"/>
        </w:numPr>
      </w:pPr>
      <w:r>
        <w:t xml:space="preserve">Title is declarative and states findings clearly</w:t>
      </w:r>
    </w:p>
    <w:p>
      <w:pPr>
        <w:pStyle w:val="Compact"/>
        <w:numPr>
          <w:ilvl w:val="0"/>
          <w:numId w:val="1232"/>
        </w:numPr>
      </w:pPr>
      <w:r>
        <w:t xml:space="preserve">Word count meets journal requirements</w:t>
      </w:r>
    </w:p>
    <w:p>
      <w:pPr>
        <w:pStyle w:val="Compact"/>
        <w:numPr>
          <w:ilvl w:val="0"/>
          <w:numId w:val="1233"/>
        </w:numPr>
      </w:pPr>
      <w:r>
        <w:t xml:space="preserve">Manuscript follows journal formatting guidelines</w:t>
      </w:r>
    </w:p>
    <w:p>
      <w:pPr>
        <w:pStyle w:val="Compact"/>
        <w:numPr>
          <w:ilvl w:val="0"/>
          <w:numId w:val="1234"/>
        </w:numPr>
      </w:pPr>
      <w:r>
        <w:t xml:space="preserve">Consistent voice throughout (typically active voice)</w:t>
      </w:r>
    </w:p>
    <w:p>
      <w:pPr>
        <w:pStyle w:val="Compact"/>
        <w:numPr>
          <w:ilvl w:val="0"/>
          <w:numId w:val="1235"/>
        </w:numPr>
      </w:pPr>
      <w:r>
        <w:t xml:space="preserve">All figures and tables referenced in main text</w:t>
      </w:r>
    </w:p>
    <w:p>
      <w:pPr>
        <w:pStyle w:val="Compact"/>
        <w:numPr>
          <w:ilvl w:val="0"/>
          <w:numId w:val="1236"/>
        </w:numPr>
      </w:pPr>
      <w:r>
        <w:t xml:space="preserve">Captions for all figures and tables</w:t>
      </w:r>
    </w:p>
    <w:p>
      <w:pPr>
        <w:pStyle w:val="Compact"/>
        <w:numPr>
          <w:ilvl w:val="0"/>
          <w:numId w:val="1237"/>
        </w:numPr>
      </w:pPr>
      <w:r>
        <w:t xml:space="preserve">Tables/figures numbered by order of appearance</w:t>
      </w:r>
    </w:p>
    <w:p>
      <w:pPr>
        <w:pStyle w:val="Compact"/>
        <w:numPr>
          <w:ilvl w:val="0"/>
          <w:numId w:val="1238"/>
        </w:numPr>
      </w:pPr>
      <w:r>
        <w:t xml:space="preserve">Abbreviations defined at first use and used sparingly</w:t>
      </w:r>
    </w:p>
    <w:p>
      <w:pPr>
        <w:pStyle w:val="Compact"/>
        <w:numPr>
          <w:ilvl w:val="0"/>
          <w:numId w:val="123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0"/>
        </w:numPr>
      </w:pPr>
      <w:r>
        <w:t xml:space="preserve">Avoid directionless statements (specify direction of associations)</w:t>
      </w:r>
    </w:p>
    <w:p>
      <w:pPr>
        <w:pStyle w:val="Compact"/>
        <w:numPr>
          <w:ilvl w:val="0"/>
          <w:numId w:val="1241"/>
        </w:numPr>
      </w:pPr>
      <w:r>
        <w:t xml:space="preserve">Causal language only when supported by study design</w:t>
      </w:r>
    </w:p>
    <w:p>
      <w:pPr>
        <w:pStyle w:val="Compact"/>
        <w:numPr>
          <w:ilvl w:val="0"/>
          <w:numId w:val="1242"/>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3"/>
        </w:numPr>
      </w:pPr>
      <w:r>
        <w:t xml:space="preserve">Author contributions drafted using CRediT Taxonomy</w:t>
      </w:r>
    </w:p>
    <w:bookmarkEnd w:id="624"/>
    <w:bookmarkStart w:id="62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4"/>
        </w:numPr>
      </w:pPr>
      <w:r>
        <w:rPr>
          <w:b/>
          <w:bCs/>
        </w:rPr>
        <w:t xml:space="preserve">Cite primary sources</w:t>
      </w:r>
      <w:r>
        <w:t xml:space="preserve"> </w:t>
      </w:r>
      <w:r>
        <w:t xml:space="preserve">for factual statements about established knowledge, methods, or findings</w:t>
      </w:r>
    </w:p>
    <w:p>
      <w:pPr>
        <w:pStyle w:val="Compact"/>
        <w:numPr>
          <w:ilvl w:val="0"/>
          <w:numId w:val="1244"/>
        </w:numPr>
      </w:pPr>
      <w:r>
        <w:rPr>
          <w:b/>
          <w:bCs/>
        </w:rPr>
        <w:t xml:space="preserve">Cite official documentation</w:t>
      </w:r>
      <w:r>
        <w:t xml:space="preserve"> </w:t>
      </w:r>
      <w:r>
        <w:t xml:space="preserve">when describing how software, tools, or systems work</w:t>
      </w:r>
    </w:p>
    <w:p>
      <w:pPr>
        <w:pStyle w:val="Compact"/>
        <w:numPr>
          <w:ilvl w:val="0"/>
          <w:numId w:val="124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5"/>
        </w:numPr>
      </w:pPr>
      <w:r>
        <w:rPr>
          <w:b/>
          <w:bCs/>
        </w:rPr>
        <w:t xml:space="preserve">Demonstrate directly</w:t>
      </w:r>
      <w:r>
        <w:t xml:space="preserve">: Show the behavior through experiments, data, or explicit examples</w:t>
      </w:r>
    </w:p>
    <w:p>
      <w:pPr>
        <w:pStyle w:val="Compact"/>
        <w:numPr>
          <w:ilvl w:val="0"/>
          <w:numId w:val="124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6"/>
        </w:numPr>
      </w:pPr>
      <w:r>
        <w:t xml:space="preserve">Builds reader trust and credibility</w:t>
      </w:r>
    </w:p>
    <w:p>
      <w:pPr>
        <w:pStyle w:val="Compact"/>
        <w:numPr>
          <w:ilvl w:val="0"/>
          <w:numId w:val="1246"/>
        </w:numPr>
      </w:pPr>
      <w:r>
        <w:t xml:space="preserve">Enables readers to verify information independently</w:t>
      </w:r>
    </w:p>
    <w:p>
      <w:pPr>
        <w:pStyle w:val="Compact"/>
        <w:numPr>
          <w:ilvl w:val="0"/>
          <w:numId w:val="1246"/>
        </w:numPr>
      </w:pPr>
      <w:r>
        <w:t xml:space="preserve">Maintains scientific rigor in all communications</w:t>
      </w:r>
    </w:p>
    <w:p>
      <w:pPr>
        <w:pStyle w:val="Compact"/>
        <w:numPr>
          <w:ilvl w:val="0"/>
          <w:numId w:val="124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25"/>
    <w:bookmarkEnd w:id="626"/>
    <w:bookmarkStart w:id="707" w:name="references"/>
    <w:p>
      <w:pPr>
        <w:pStyle w:val="Heading1"/>
      </w:pPr>
      <w:r>
        <w:t xml:space="preserve">References</w:t>
      </w:r>
    </w:p>
    <w:bookmarkStart w:id="706" w:name="refs"/>
    <w:bookmarkStart w:id="628" w:name="ref-space_odyssey"/>
    <w:p>
      <w:pPr>
        <w:pStyle w:val="Bibliography"/>
      </w:pPr>
      <w:r>
        <w:t xml:space="preserve">“2001: A Space Odyssey.”</w:t>
      </w:r>
      <w:r>
        <w:t xml:space="preserve"> </w:t>
      </w:r>
      <w:r>
        <w:t xml:space="preserve">1968. Film.</w:t>
      </w:r>
      <w:r>
        <w:t xml:space="preserve"> </w:t>
      </w:r>
      <w:hyperlink r:id="rId627">
        <w:r>
          <w:rPr>
            <w:rStyle w:val="Hyperlink"/>
          </w:rPr>
          <w:t xml:space="preserve">https://en.wikipedia.org/wiki/2001:_A_Space_Odyssey_(film)</w:t>
        </w:r>
      </w:hyperlink>
      <w:r>
        <w:t xml:space="preserve">.</w:t>
      </w:r>
    </w:p>
    <w:bookmarkEnd w:id="628"/>
    <w:bookmarkStart w:id="63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29">
        <w:r>
          <w:rPr>
            <w:rStyle w:val="Hyperlink"/>
          </w:rPr>
          <w:t xml:space="preserve">https://doi.org/10.1371/journal.pgph.0002269</w:t>
        </w:r>
      </w:hyperlink>
      <w:r>
        <w:t xml:space="preserve">.</w:t>
      </w:r>
    </w:p>
    <w:bookmarkEnd w:id="630"/>
    <w:bookmarkStart w:id="63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31">
        <w:r>
          <w:rPr>
            <w:rStyle w:val="Hyperlink"/>
          </w:rPr>
          <w:t xml:space="preserve">https://search.library.ucdavis.edu/permalink/01UCD_INST/9fle3i/alma990000226350403126</w:t>
        </w:r>
      </w:hyperlink>
      <w:r>
        <w:t xml:space="preserve">.</w:t>
      </w:r>
    </w:p>
    <w:bookmarkEnd w:id="632"/>
    <w:bookmarkStart w:id="63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33">
        <w:r>
          <w:rPr>
            <w:rStyle w:val="Hyperlink"/>
          </w:rPr>
          <w:t xml:space="preserve">https://doi.org/10.1038/d41586-019-01431-z</w:t>
        </w:r>
      </w:hyperlink>
      <w:r>
        <w:t xml:space="preserve">.</w:t>
      </w:r>
    </w:p>
    <w:bookmarkEnd w:id="634"/>
    <w:bookmarkStart w:id="636" w:name="ref-battlestar_galactica_2004"/>
    <w:p>
      <w:pPr>
        <w:pStyle w:val="Bibliography"/>
      </w:pPr>
      <w:r>
        <w:t xml:space="preserve">“Battlestar Galactica.”</w:t>
      </w:r>
      <w:r>
        <w:t xml:space="preserve"> </w:t>
      </w:r>
      <w:r>
        <w:t xml:space="preserve">2004. Television Series.</w:t>
      </w:r>
      <w:r>
        <w:t xml:space="preserve"> </w:t>
      </w:r>
      <w:hyperlink r:id="rId635">
        <w:r>
          <w:rPr>
            <w:rStyle w:val="Hyperlink"/>
          </w:rPr>
          <w:t xml:space="preserve">https://en.wikipedia.org/wiki/Battlestar_Galactica_(2004_TV_series)</w:t>
        </w:r>
      </w:hyperlink>
      <w:r>
        <w:t xml:space="preserve">.</w:t>
      </w:r>
    </w:p>
    <w:bookmarkEnd w:id="636"/>
    <w:bookmarkStart w:id="63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91">
        <w:r>
          <w:rPr>
            <w:rStyle w:val="Hyperlink"/>
          </w:rPr>
          <w:t xml:space="preserve">https://jadebc.github.io/lab-manual/</w:t>
        </w:r>
      </w:hyperlink>
      <w:r>
        <w:t xml:space="preserve">.</w:t>
      </w:r>
    </w:p>
    <w:bookmarkEnd w:id="637"/>
    <w:bookmarkStart w:id="639" w:name="ref-blade_runner"/>
    <w:p>
      <w:pPr>
        <w:pStyle w:val="Bibliography"/>
      </w:pPr>
      <w:r>
        <w:t xml:space="preserve">“Blade Runner.”</w:t>
      </w:r>
      <w:r>
        <w:t xml:space="preserve"> </w:t>
      </w:r>
      <w:r>
        <w:t xml:space="preserve">1982. Film.</w:t>
      </w:r>
      <w:r>
        <w:t xml:space="preserve"> </w:t>
      </w:r>
      <w:hyperlink r:id="rId638">
        <w:r>
          <w:rPr>
            <w:rStyle w:val="Hyperlink"/>
          </w:rPr>
          <w:t xml:space="preserve">https://en.wikipedia.org/wiki/Blade_Runner</w:t>
        </w:r>
      </w:hyperlink>
      <w:r>
        <w:t xml:space="preserve">.</w:t>
      </w:r>
    </w:p>
    <w:bookmarkEnd w:id="639"/>
    <w:bookmarkStart w:id="6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40">
        <w:r>
          <w:rPr>
            <w:rStyle w:val="Hyperlink"/>
          </w:rPr>
          <w:t xml:space="preserve">https://happygitwithr.com/</w:t>
        </w:r>
      </w:hyperlink>
      <w:r>
        <w:t xml:space="preserve">.</w:t>
      </w:r>
    </w:p>
    <w:bookmarkEnd w:id="641"/>
    <w:bookmarkStart w:id="64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42">
        <w:r>
          <w:rPr>
            <w:rStyle w:val="Hyperlink"/>
          </w:rPr>
          <w:t xml:space="preserve">https://en.wikipedia.org/wiki/Ender%27s_Game</w:t>
        </w:r>
      </w:hyperlink>
      <w:r>
        <w:t xml:space="preserve">.</w:t>
      </w:r>
    </w:p>
    <w:bookmarkEnd w:id="643"/>
    <w:bookmarkStart w:id="64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44">
        <w:r>
          <w:rPr>
            <w:rStyle w:val="Hyperlink"/>
          </w:rPr>
          <w:t xml:space="preserve">https://doi.org/10.1038/s41467-020-19160-7</w:t>
        </w:r>
      </w:hyperlink>
      <w:r>
        <w:t xml:space="preserve">.</w:t>
      </w:r>
    </w:p>
    <w:bookmarkEnd w:id="645"/>
    <w:bookmarkStart w:id="64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46">
        <w:r>
          <w:rPr>
            <w:rStyle w:val="Hyperlink"/>
          </w:rPr>
          <w:t xml:space="preserve">http://creativecommons.org/licenses/by-nc/4.0/</w:t>
        </w:r>
      </w:hyperlink>
      <w:r>
        <w:t xml:space="preserve">.</w:t>
      </w:r>
    </w:p>
    <w:bookmarkEnd w:id="647"/>
    <w:bookmarkStart w:id="649" w:name="ref-credit"/>
    <w:p>
      <w:pPr>
        <w:pStyle w:val="Bibliography"/>
      </w:pPr>
      <w:r>
        <w:t xml:space="preserve">“CRediT: Contributor Roles Taxonomy.”</w:t>
      </w:r>
      <w:r>
        <w:t xml:space="preserve"> </w:t>
      </w:r>
      <w:r>
        <w:t xml:space="preserve">n.d. PLOS ONE.</w:t>
      </w:r>
      <w:r>
        <w:t xml:space="preserve"> </w:t>
      </w:r>
      <w:hyperlink r:id="rId648">
        <w:r>
          <w:rPr>
            <w:rStyle w:val="Hyperlink"/>
          </w:rPr>
          <w:t xml:space="preserve">https://journals.plos.org/plosone/s/authorship</w:t>
        </w:r>
      </w:hyperlink>
      <w:r>
        <w:t xml:space="preserve">.</w:t>
      </w:r>
    </w:p>
    <w:bookmarkEnd w:id="649"/>
    <w:bookmarkStart w:id="651" w:name="ref-dryad"/>
    <w:p>
      <w:pPr>
        <w:pStyle w:val="Bibliography"/>
      </w:pPr>
      <w:r>
        <w:t xml:space="preserve">“Dryad Digital Repository.”</w:t>
      </w:r>
      <w:r>
        <w:t xml:space="preserve"> </w:t>
      </w:r>
      <w:r>
        <w:t xml:space="preserve">n.d. Dryad.</w:t>
      </w:r>
      <w:r>
        <w:t xml:space="preserve"> </w:t>
      </w:r>
      <w:hyperlink r:id="rId650">
        <w:r>
          <w:rPr>
            <w:rStyle w:val="Hyperlink"/>
          </w:rPr>
          <w:t xml:space="preserve">https://datadryad.org/</w:t>
        </w:r>
      </w:hyperlink>
      <w:r>
        <w:t xml:space="preserve">.</w:t>
      </w:r>
    </w:p>
    <w:bookmarkEnd w:id="651"/>
    <w:bookmarkStart w:id="65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22">
        <w:r>
          <w:rPr>
            <w:rStyle w:val="Hyperlink"/>
          </w:rPr>
          <w:t xml:space="preserve">https://www.equator-network.org/</w:t>
        </w:r>
      </w:hyperlink>
      <w:r>
        <w:t xml:space="preserve">.</w:t>
      </w:r>
    </w:p>
    <w:bookmarkEnd w:id="652"/>
    <w:bookmarkStart w:id="65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53">
        <w:r>
          <w:rPr>
            <w:rStyle w:val="Hyperlink"/>
          </w:rPr>
          <w:t xml:space="preserve">https://engineering-shiny.org/</w:t>
        </w:r>
      </w:hyperlink>
      <w:r>
        <w:t xml:space="preserve">.</w:t>
      </w:r>
    </w:p>
    <w:bookmarkEnd w:id="654"/>
    <w:bookmarkStart w:id="65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55">
        <w:r>
          <w:rPr>
            <w:rStyle w:val="Hyperlink"/>
          </w:rPr>
          <w:t xml:space="preserve">https://www.youtube.com/watch?v=B1BdQcJ2ZYY</w:t>
        </w:r>
      </w:hyperlink>
      <w:r>
        <w:t xml:space="preserve">.</w:t>
      </w:r>
    </w:p>
    <w:bookmarkEnd w:id="656"/>
    <w:bookmarkStart w:id="658" w:name="ref-githubdesktop"/>
    <w:p>
      <w:pPr>
        <w:pStyle w:val="Bibliography"/>
      </w:pPr>
      <w:r>
        <w:t xml:space="preserve">“GitHub Desktop.”</w:t>
      </w:r>
      <w:r>
        <w:t xml:space="preserve"> </w:t>
      </w:r>
      <w:r>
        <w:t xml:space="preserve">n.d. GitHub.</w:t>
      </w:r>
      <w:r>
        <w:t xml:space="preserve"> </w:t>
      </w:r>
      <w:hyperlink r:id="rId657">
        <w:r>
          <w:rPr>
            <w:rStyle w:val="Hyperlink"/>
          </w:rPr>
          <w:t xml:space="preserve">https://desktop.github.com/</w:t>
        </w:r>
      </w:hyperlink>
      <w:r>
        <w:t xml:space="preserve">.</w:t>
      </w:r>
    </w:p>
    <w:bookmarkEnd w:id="658"/>
    <w:bookmarkStart w:id="660" w:name="ref-dune"/>
    <w:p>
      <w:pPr>
        <w:pStyle w:val="Bibliography"/>
      </w:pPr>
      <w:r>
        <w:t xml:space="preserve">Herbert, Frank. 1965.</w:t>
      </w:r>
      <w:r>
        <w:t xml:space="preserve"> </w:t>
      </w:r>
      <w:r>
        <w:t xml:space="preserve">“Dune.”</w:t>
      </w:r>
      <w:r>
        <w:t xml:space="preserve"> </w:t>
      </w:r>
      <w:r>
        <w:t xml:space="preserve">Novel.</w:t>
      </w:r>
      <w:r>
        <w:t xml:space="preserve"> </w:t>
      </w:r>
      <w:hyperlink r:id="rId659">
        <w:r>
          <w:rPr>
            <w:rStyle w:val="Hyperlink"/>
          </w:rPr>
          <w:t xml:space="preserve">https://en.wikipedia.org/wiki/Organizations_of_the_Dune_universe#Thinking_machines</w:t>
        </w:r>
      </w:hyperlink>
      <w:r>
        <w:t xml:space="preserve">.</w:t>
      </w:r>
    </w:p>
    <w:bookmarkEnd w:id="660"/>
    <w:bookmarkStart w:id="662" w:name="ref-plos_data"/>
    <w:p>
      <w:pPr>
        <w:pStyle w:val="Bibliography"/>
      </w:pPr>
      <w:r>
        <w:t xml:space="preserve">“How to Store and Manage Your Data.”</w:t>
      </w:r>
      <w:r>
        <w:t xml:space="preserve"> </w:t>
      </w:r>
      <w:r>
        <w:t xml:space="preserve">n.d. PLOS.</w:t>
      </w:r>
      <w:r>
        <w:t xml:space="preserve"> </w:t>
      </w:r>
      <w:hyperlink r:id="rId661">
        <w:r>
          <w:rPr>
            <w:rStyle w:val="Hyperlink"/>
          </w:rPr>
          <w:t xml:space="preserve">https://plos.org/resource/how-to-store-and-manage-your-data/</w:t>
        </w:r>
      </w:hyperlink>
      <w:r>
        <w:t xml:space="preserve">.</w:t>
      </w:r>
    </w:p>
    <w:bookmarkEnd w:id="662"/>
    <w:bookmarkStart w:id="6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63"/>
    <w:bookmarkStart w:id="66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64">
        <w:r>
          <w:rPr>
            <w:rStyle w:val="Hyperlink"/>
          </w:rPr>
          <w:t xml:space="preserve">https://openreview.net/forum?id=BZ5a1r-kVsf</w:t>
        </w:r>
      </w:hyperlink>
      <w:r>
        <w:t xml:space="preserve">.</w:t>
      </w:r>
    </w:p>
    <w:bookmarkEnd w:id="665"/>
    <w:bookmarkStart w:id="666" w:name="ref-medRxiv"/>
    <w:p>
      <w:pPr>
        <w:pStyle w:val="Bibliography"/>
      </w:pPr>
      <w:r>
        <w:t xml:space="preserve">“medRxiv: The Preprint Server for Health Sciences.”</w:t>
      </w:r>
      <w:r>
        <w:t xml:space="preserve"> </w:t>
      </w:r>
      <w:r>
        <w:t xml:space="preserve">n.d. Cold Spring Harbor Laboratory.</w:t>
      </w:r>
      <w:r>
        <w:t xml:space="preserve"> </w:t>
      </w:r>
      <w:hyperlink r:id="rId619">
        <w:r>
          <w:rPr>
            <w:rStyle w:val="Hyperlink"/>
          </w:rPr>
          <w:t xml:space="preserve">https://www.medrxiv.org/</w:t>
        </w:r>
      </w:hyperlink>
      <w:r>
        <w:t xml:space="preserve">.</w:t>
      </w:r>
    </w:p>
    <w:bookmarkEnd w:id="666"/>
    <w:bookmarkStart w:id="66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67">
        <w:r>
          <w:rPr>
            <w:rStyle w:val="Hyperlink"/>
          </w:rPr>
          <w:t xml:space="preserve">https://doi.org/10.1038/467775a</w:t>
        </w:r>
      </w:hyperlink>
      <w:r>
        <w:t xml:space="preserve">.</w:t>
      </w:r>
    </w:p>
    <w:bookmarkEnd w:id="668"/>
    <w:bookmarkStart w:id="67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69">
        <w:r>
          <w:rPr>
            <w:rStyle w:val="Hyperlink"/>
          </w:rPr>
          <w:t xml:space="preserve">https://doi.org/10.1038/s41562-016-0021</w:t>
        </w:r>
      </w:hyperlink>
      <w:r>
        <w:t xml:space="preserve">.</w:t>
      </w:r>
    </w:p>
    <w:bookmarkEnd w:id="670"/>
    <w:bookmarkStart w:id="67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71">
        <w:r>
          <w:rPr>
            <w:rStyle w:val="Hyperlink"/>
          </w:rPr>
          <w:t xml:space="preserve">https://doi.org/10.1038/526182a</w:t>
        </w:r>
      </w:hyperlink>
      <w:r>
        <w:t xml:space="preserve">.</w:t>
      </w:r>
    </w:p>
    <w:bookmarkEnd w:id="672"/>
    <w:bookmarkStart w:id="674" w:name="ref-osf"/>
    <w:p>
      <w:pPr>
        <w:pStyle w:val="Bibliography"/>
      </w:pPr>
      <w:r>
        <w:t xml:space="preserve">“Open Science Framework.”</w:t>
      </w:r>
      <w:r>
        <w:t xml:space="preserve"> </w:t>
      </w:r>
      <w:r>
        <w:t xml:space="preserve">n.d. Center for Open Science.</w:t>
      </w:r>
      <w:r>
        <w:t xml:space="preserve"> </w:t>
      </w:r>
      <w:hyperlink r:id="rId673">
        <w:r>
          <w:rPr>
            <w:rStyle w:val="Hyperlink"/>
          </w:rPr>
          <w:t xml:space="preserve">https://osf.io/</w:t>
        </w:r>
      </w:hyperlink>
      <w:r>
        <w:t xml:space="preserve">.</w:t>
      </w:r>
    </w:p>
    <w:bookmarkEnd w:id="674"/>
    <w:bookmarkStart w:id="676" w:name="ref-gitfixum"/>
    <w:p>
      <w:pPr>
        <w:pStyle w:val="Bibliography"/>
      </w:pPr>
      <w:r>
        <w:t xml:space="preserve">Robertson, Seth. n.d.</w:t>
      </w:r>
      <w:r>
        <w:t xml:space="preserve"> </w:t>
      </w:r>
      <w:r>
        <w:t xml:space="preserve">“On Undoing, Fixing, or Removing Commits in Git.”</w:t>
      </w:r>
      <w:r>
        <w:t xml:space="preserve"> </w:t>
      </w:r>
      <w:hyperlink r:id="rId675">
        <w:r>
          <w:rPr>
            <w:rStyle w:val="Hyperlink"/>
          </w:rPr>
          <w:t xml:space="preserve">https://sethrobertson.github.io/GitFixUm/fixup.html</w:t>
        </w:r>
      </w:hyperlink>
      <w:r>
        <w:t xml:space="preserve">.</w:t>
      </w:r>
    </w:p>
    <w:bookmarkEnd w:id="676"/>
    <w:bookmarkStart w:id="67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77">
        <w:r>
          <w:rPr>
            <w:rStyle w:val="Hyperlink"/>
          </w:rPr>
          <w:t xml:space="preserve">https://doi.org/10.1371/journal.pcbi.1003833</w:t>
        </w:r>
      </w:hyperlink>
      <w:r>
        <w:t xml:space="preserve">.</w:t>
      </w:r>
    </w:p>
    <w:bookmarkEnd w:id="678"/>
    <w:bookmarkStart w:id="68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79">
        <w:r>
          <w:rPr>
            <w:rStyle w:val="Hyperlink"/>
          </w:rPr>
          <w:t xml:space="preserve">https://doi.org/10.1038/d41586-019-02918-5</w:t>
        </w:r>
      </w:hyperlink>
      <w:r>
        <w:t xml:space="preserve">.</w:t>
      </w:r>
    </w:p>
    <w:bookmarkEnd w:id="680"/>
    <w:bookmarkStart w:id="682" w:name="ref-slurm"/>
    <w:p>
      <w:pPr>
        <w:pStyle w:val="Bibliography"/>
      </w:pPr>
      <w:r>
        <w:t xml:space="preserve">“Slurm Workload Manager: Sbatch Documentation.”</w:t>
      </w:r>
      <w:r>
        <w:t xml:space="preserve"> </w:t>
      </w:r>
      <w:r>
        <w:t xml:space="preserve">n.d. SchedMD.</w:t>
      </w:r>
      <w:r>
        <w:t xml:space="preserve"> </w:t>
      </w:r>
      <w:hyperlink r:id="rId681">
        <w:r>
          <w:rPr>
            <w:rStyle w:val="Hyperlink"/>
          </w:rPr>
          <w:t xml:space="preserve">https://slurm.schedmd.com/sbatch.html</w:t>
        </w:r>
      </w:hyperlink>
      <w:r>
        <w:t xml:space="preserve">.</w:t>
      </w:r>
    </w:p>
    <w:bookmarkEnd w:id="682"/>
    <w:bookmarkStart w:id="68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83">
        <w:r>
          <w:rPr>
            <w:rStyle w:val="Hyperlink"/>
          </w:rPr>
          <w:t xml:space="preserve">https://doi.org/10.1038/d41586-019-00067-3</w:t>
        </w:r>
      </w:hyperlink>
      <w:r>
        <w:t xml:space="preserve">.</w:t>
      </w:r>
    </w:p>
    <w:bookmarkEnd w:id="684"/>
    <w:bookmarkStart w:id="686" w:name="ref-terminator"/>
    <w:p>
      <w:pPr>
        <w:pStyle w:val="Bibliography"/>
      </w:pPr>
      <w:r>
        <w:t xml:space="preserve">“Terminator 3: Rise of the Machines.”</w:t>
      </w:r>
      <w:r>
        <w:t xml:space="preserve"> </w:t>
      </w:r>
      <w:r>
        <w:t xml:space="preserve">2003. Film.</w:t>
      </w:r>
      <w:r>
        <w:t xml:space="preserve"> </w:t>
      </w:r>
      <w:hyperlink r:id="rId685">
        <w:r>
          <w:rPr>
            <w:rStyle w:val="Hyperlink"/>
          </w:rPr>
          <w:t xml:space="preserve">https://en.wikipedia.org/wiki/Terminator_3:_Rise_of_the_Machines</w:t>
        </w:r>
      </w:hyperlink>
      <w:r>
        <w:t xml:space="preserve">.</w:t>
      </w:r>
    </w:p>
    <w:bookmarkEnd w:id="686"/>
    <w:bookmarkStart w:id="688" w:name="ref-matrix"/>
    <w:p>
      <w:pPr>
        <w:pStyle w:val="Bibliography"/>
      </w:pPr>
      <w:r>
        <w:t xml:space="preserve">“The Matrix.”</w:t>
      </w:r>
      <w:r>
        <w:t xml:space="preserve"> </w:t>
      </w:r>
      <w:r>
        <w:t xml:space="preserve">1999. Film.</w:t>
      </w:r>
      <w:r>
        <w:t xml:space="preserve"> </w:t>
      </w:r>
      <w:hyperlink r:id="rId687">
        <w:r>
          <w:rPr>
            <w:rStyle w:val="Hyperlink"/>
          </w:rPr>
          <w:t xml:space="preserve">https://en.wikipedia.org/wiki/The_Matrix</w:t>
        </w:r>
      </w:hyperlink>
      <w:r>
        <w:t xml:space="preserve">.</w:t>
      </w:r>
    </w:p>
    <w:bookmarkEnd w:id="688"/>
    <w:bookmarkStart w:id="68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89"/>
    <w:bookmarkStart w:id="69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90">
        <w:r>
          <w:rPr>
            <w:rStyle w:val="Hyperlink"/>
          </w:rPr>
          <w:t xml:space="preserve">https://doi.org/10.1038/d41586-021-03603-2</w:t>
        </w:r>
      </w:hyperlink>
      <w:r>
        <w:t xml:space="preserve">.</w:t>
      </w:r>
    </w:p>
    <w:bookmarkEnd w:id="691"/>
    <w:bookmarkStart w:id="693" w:name="ref-wargames"/>
    <w:p>
      <w:pPr>
        <w:pStyle w:val="Bibliography"/>
      </w:pPr>
      <w:r>
        <w:t xml:space="preserve">“WarGames.”</w:t>
      </w:r>
      <w:r>
        <w:t xml:space="preserve"> </w:t>
      </w:r>
      <w:r>
        <w:t xml:space="preserve">1983. Film.</w:t>
      </w:r>
      <w:r>
        <w:t xml:space="preserve"> </w:t>
      </w:r>
      <w:hyperlink r:id="rId692">
        <w:r>
          <w:rPr>
            <w:rStyle w:val="Hyperlink"/>
          </w:rPr>
          <w:t xml:space="preserve">https://en.wikipedia.org/wiki/WarGames</w:t>
        </w:r>
      </w:hyperlink>
      <w:r>
        <w:t xml:space="preserve">.</w:t>
      </w:r>
    </w:p>
    <w:bookmarkEnd w:id="693"/>
    <w:bookmarkStart w:id="6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94">
        <w:r>
          <w:rPr>
            <w:rStyle w:val="Hyperlink"/>
          </w:rPr>
          <w:t xml:space="preserve">https://adv-r.hadley.nz/</w:t>
        </w:r>
      </w:hyperlink>
      <w:r>
        <w:t xml:space="preserve">.</w:t>
      </w:r>
    </w:p>
    <w:bookmarkEnd w:id="695"/>
    <w:bookmarkStart w:id="697" w:name="ref-wickham2021shiny"/>
    <w:p>
      <w:pPr>
        <w:pStyle w:val="Bibliography"/>
      </w:pPr>
      <w:r>
        <w:t xml:space="preserve">———. 2021.</w:t>
      </w:r>
      <w:r>
        <w:t xml:space="preserve"> </w:t>
      </w:r>
      <w:r>
        <w:rPr>
          <w:i/>
          <w:iCs/>
        </w:rPr>
        <w:t xml:space="preserve">Mastering Shiny</w:t>
      </w:r>
      <w:r>
        <w:t xml:space="preserve">. O’Reilly Media.</w:t>
      </w:r>
      <w:r>
        <w:t xml:space="preserve"> </w:t>
      </w:r>
      <w:hyperlink r:id="rId696">
        <w:r>
          <w:rPr>
            <w:rStyle w:val="Hyperlink"/>
          </w:rPr>
          <w:t xml:space="preserve">https://mastering-shiny.org/</w:t>
        </w:r>
      </w:hyperlink>
      <w:r>
        <w:t xml:space="preserve">.</w:t>
      </w:r>
    </w:p>
    <w:bookmarkEnd w:id="697"/>
    <w:bookmarkStart w:id="698"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98"/>
    <w:bookmarkStart w:id="700" w:name="ref-wickham2023tidydesign"/>
    <w:p>
      <w:pPr>
        <w:pStyle w:val="Bibliography"/>
      </w:pPr>
      <w:r>
        <w:t xml:space="preserve">———. 2023b.</w:t>
      </w:r>
      <w:r>
        <w:t xml:space="preserve"> </w:t>
      </w:r>
      <w:r>
        <w:rPr>
          <w:i/>
          <w:iCs/>
        </w:rPr>
        <w:t xml:space="preserve">Tidyverse Design Guide</w:t>
      </w:r>
      <w:r>
        <w:t xml:space="preserve">.</w:t>
      </w:r>
      <w:r>
        <w:t xml:space="preserve"> </w:t>
      </w:r>
      <w:hyperlink r:id="rId699">
        <w:r>
          <w:rPr>
            <w:rStyle w:val="Hyperlink"/>
          </w:rPr>
          <w:t xml:space="preserve">https://design.tidyverse.org/</w:t>
        </w:r>
      </w:hyperlink>
      <w:r>
        <w:t xml:space="preserve">.</w:t>
      </w:r>
    </w:p>
    <w:bookmarkEnd w:id="700"/>
    <w:bookmarkStart w:id="7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01">
        <w:r>
          <w:rPr>
            <w:rStyle w:val="Hyperlink"/>
          </w:rPr>
          <w:t xml:space="preserve">https://r-pkgs.org/</w:t>
        </w:r>
      </w:hyperlink>
      <w:r>
        <w:t xml:space="preserve">.</w:t>
      </w:r>
    </w:p>
    <w:bookmarkEnd w:id="702"/>
    <w:bookmarkStart w:id="7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03">
        <w:r>
          <w:rPr>
            <w:rStyle w:val="Hyperlink"/>
          </w:rPr>
          <w:t xml:space="preserve">https://r4ds.hadley.nz/</w:t>
        </w:r>
      </w:hyperlink>
      <w:r>
        <w:t xml:space="preserve">.</w:t>
      </w:r>
    </w:p>
    <w:bookmarkEnd w:id="704"/>
    <w:bookmarkStart w:id="7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05"/>
    <w:bookmarkEnd w:id="706"/>
    <w:p>
      <w:r>
        <w:br w:type="page"/>
      </w:r>
    </w:p>
    <w:bookmarkEnd w:id="707"/>
    <w:bookmarkStart w:id="7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08">
        <w:r>
          <w:rPr>
            <w:rStyle w:val="Hyperlink"/>
          </w:rPr>
          <w:t xml:space="preserve">https://ucd-serg.github.io/lab-manual/appendix-copilot-instructions.html</w:t>
        </w:r>
      </w:hyperlink>
    </w:p>
    <w:p>
      <w:r>
        <w:br w:type="page"/>
      </w:r>
    </w:p>
    <w:bookmarkEnd w:id="709"/>
    <w:bookmarkStart w:id="7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10">
        <w:r>
          <w:rPr>
            <w:rStyle w:val="Hyperlink"/>
          </w:rPr>
          <w:t xml:space="preserve">https://ucd-serg.github.io/lab-manual/appendix-copilot-setup-steps.html</w:t>
        </w:r>
      </w:hyperlink>
    </w:p>
    <w:p>
      <w:r>
        <w:br w:type="page"/>
      </w:r>
    </w:p>
    <w:bookmarkEnd w:id="711"/>
    <w:bookmarkStart w:id="7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7"/>
        </w:numPr>
      </w:pPr>
      <w:ins w:id="2104" w:author="PR Preview" w:date="2024-01-01T00:00:00Z">
        <w:r>
          <w:rPr>
            <w:b/>
            <w:bCs/>
          </w:rPr>
          <w:t xml:space="preserve">Branch:</w:t>
        </w:r>
      </w:ins>
      <w:ins w:id="2104" w:author="PR Preview" w:date="2024-01-01T00:00:00Z">
        <w:r>
          <w:t xml:space="preserve"> </w:t>
        </w:r>
      </w:ins>
      <w:ins w:id="2104" w:author="PR Preview" w:date="2024-01-01T00:00:00Z">
        <w:r>
          <w:t xml:space="preserve">HEAD</w:t>
        </w:r>
      </w:ins>
    </w:p>
    <w:p>
      <w:pPr>
        <w:pStyle w:val="Compact"/>
        <w:numPr>
          <w:ilvl w:val="0"/>
          <w:numId w:val="1247"/>
        </w:numPr>
      </w:pPr>
      <w:ins w:id="2105" w:author="PR Preview" w:date="2024-01-01T00:00:00Z">
        <w:r>
          <w:rPr>
            <w:b/>
            <w:bCs/>
          </w:rPr>
          <w:t xml:space="preserve">Commit:</w:t>
        </w:r>
      </w:ins>
      <w:ins w:id="2105" w:author="PR Preview" w:date="2024-01-01T00:00:00Z">
        <w:r>
          <w:t xml:space="preserve"> </w:t>
        </w:r>
      </w:ins>
      <w:ins w:id="2105" w:author="PR Preview" w:date="2024-01-01T00:00:00Z">
        <w:r>
          <w:t xml:space="preserve">d735306</w:t>
        </w:r>
      </w:ins>
    </w:p>
    <w:p>
      <w:pPr>
        <w:pStyle w:val="Compact"/>
        <w:numPr>
          <w:ilvl w:val="0"/>
          <w:numId w:val="1247"/>
        </w:numPr>
      </w:pPr>
      <w:ins w:id="2106" w:author="PR Preview" w:date="2024-01-01T00:00:00Z">
        <w:r>
          <w:rPr>
            <w:b/>
            <w:bCs/>
          </w:rPr>
          <w:t xml:space="preserve">Full commit hash:</w:t>
        </w:r>
      </w:ins>
      <w:ins w:id="2106" w:author="PR Preview" w:date="2024-01-01T00:00:00Z">
        <w:r>
          <w:t xml:space="preserve"> </w:t>
        </w:r>
      </w:ins>
      <w:ins w:id="2106" w:author="PR Preview" w:date="2024-01-01T00:00:00Z">
        <w:r>
          <w:t xml:space="preserve">d73530681c0e0d84f193201b69738ff8995b34f0</w:t>
        </w:r>
      </w:ins>
    </w:p>
    <w:p>
      <w:pPr>
        <w:pStyle w:val="Compact"/>
        <w:numPr>
          <w:ilvl w:val="0"/>
          <w:numId w:val="1247"/>
        </w:numPr>
      </w:pPr>
      <w:ins w:id="2107" w:author="PR Preview" w:date="2024-01-01T00:00:00Z">
        <w:r>
          <w:rPr>
            <w:b/>
            <w:bCs/>
          </w:rPr>
          <w:t xml:space="preserve">Commit date:</w:t>
        </w:r>
      </w:ins>
      <w:ins w:id="2107" w:author="PR Preview" w:date="2024-01-01T00:00:00Z">
        <w:r>
          <w:t xml:space="preserve"> </w:t>
        </w:r>
      </w:ins>
      <w:ins w:id="2107" w:author="PR Preview" w:date="2024-01-01T00:00:00Z">
        <w:r>
          <w:t xml:space="preserve">2026-01-19 22:51:23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1"/>
  </w:num>
  <w:num w:numId="1245">
    <w:abstractNumId w:val="991"/>
  </w:num>
  <w:num w:numId="1246">
    <w:abstractNumId w:val="991"/>
  </w:num>
  <w:num w:numId="12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51" Type="http://schemas.openxmlformats.org/officeDocument/2006/relationships/image" Target="media/rId251.png"/><Relationship Id="rId120" Type="http://schemas.openxmlformats.org/officeDocument/2006/relationships/image" Target="media/rId120.png"/><Relationship Id="rId458" Type="http://schemas.openxmlformats.org/officeDocument/2006/relationships/image" Target="media/rId458.png"/><Relationship Id="rId461" Type="http://schemas.openxmlformats.org/officeDocument/2006/relationships/image" Target="media/rId461.jpg"/><Relationship Id="rId278" Type="http://schemas.openxmlformats.org/officeDocument/2006/relationships/image" Target="media/rId278.png"/><Relationship Id="rId359" Type="http://schemas.openxmlformats.org/officeDocument/2006/relationships/image" Target="media/rId359.jpg"/><Relationship Id="rId365" Type="http://schemas.openxmlformats.org/officeDocument/2006/relationships/image" Target="media/rId365.png"/><Relationship Id="rId201" Type="http://schemas.openxmlformats.org/officeDocument/2006/relationships/image" Target="media/rId201.png"/><Relationship Id="rId467" Type="http://schemas.openxmlformats.org/officeDocument/2006/relationships/image" Target="media/rId467.png"/><Relationship Id="rId497" Type="http://schemas.openxmlformats.org/officeDocument/2006/relationships/image" Target="media/rId497.png"/><Relationship Id="rId206" Type="http://schemas.openxmlformats.org/officeDocument/2006/relationships/image" Target="media/rId206.png"/><Relationship Id="rId464" Type="http://schemas.openxmlformats.org/officeDocument/2006/relationships/image" Target="media/rId464.png"/><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62" Type="http://schemas.openxmlformats.org/officeDocument/2006/relationships/hyperlink" Target="http://adv-r.had.co.nz/Style.html" TargetMode="External"/><Relationship Id="rId599" Type="http://schemas.openxmlformats.org/officeDocument/2006/relationships/hyperlink" Target="http://colorbrewer2.org/" TargetMode="External"/><Relationship Id="rId646"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4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94"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50" Type="http://schemas.openxmlformats.org/officeDocument/2006/relationships/hyperlink" Target="https://datadryad.org/" TargetMode="External"/><Relationship Id="rId699" Type="http://schemas.openxmlformats.org/officeDocument/2006/relationships/hyperlink" Target="https://design.tidyverse.org/" TargetMode="External"/><Relationship Id="rId657"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84" Type="http://schemas.openxmlformats.org/officeDocument/2006/relationships/hyperlink" Target="https://docs.github.com/en/copilot/how-tos/use-copilot-agents/coding-agent" TargetMode="External"/><Relationship Id="rId524" Type="http://schemas.openxmlformats.org/officeDocument/2006/relationships/hyperlink" Target="https://docs.github.com/en/copilot/how-tos/use-copilot-agents/coding-agent/customize-the-agent-environment" TargetMode="External"/><Relationship Id="rId529" Type="http://schemas.openxmlformats.org/officeDocument/2006/relationships/hyperlink" Target="https://docs.github.com/en/copilot/how-tos/use-copilot-agents/coding-agent/customize-the-agent-environment#preinstalling-tools-or-dependencies-in-copilots-environment" TargetMode="External"/><Relationship Id="rId508" Type="http://schemas.openxmlformats.org/officeDocument/2006/relationships/hyperlink" Target="https://docs.github.com/en/copilot/how-tos/use-copilot-agents/coding-agent/customize-the-agent-firewall" TargetMode="External"/><Relationship Id="rId506"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81" Type="http://schemas.openxmlformats.org/officeDocument/2006/relationships/hyperlink" Target="https://docs.google.com/document/d/1ckgRCcr7FFPyymyMA6Y_-cB_vftOyrrxT28c6gRg0PI/edit" TargetMode="External"/><Relationship Id="rId667" Type="http://schemas.openxmlformats.org/officeDocument/2006/relationships/hyperlink" Target="https://doi.org/10.1038/467775a" TargetMode="External"/><Relationship Id="rId671" Type="http://schemas.openxmlformats.org/officeDocument/2006/relationships/hyperlink" Target="https://doi.org/10.1038/526182a" TargetMode="External"/><Relationship Id="rId683" Type="http://schemas.openxmlformats.org/officeDocument/2006/relationships/hyperlink" Target="https://doi.org/10.1038/d41586-019-00067-3" TargetMode="External"/><Relationship Id="rId633" Type="http://schemas.openxmlformats.org/officeDocument/2006/relationships/hyperlink" Target="https://doi.org/10.1038/d41586-019-01431-z" TargetMode="External"/><Relationship Id="rId679" Type="http://schemas.openxmlformats.org/officeDocument/2006/relationships/hyperlink" Target="https://doi.org/10.1038/d41586-019-02918-5" TargetMode="External"/><Relationship Id="rId690" Type="http://schemas.openxmlformats.org/officeDocument/2006/relationships/hyperlink" Target="https://doi.org/10.1038/d41586-021-03603-2" TargetMode="External"/><Relationship Id="rId644" Type="http://schemas.openxmlformats.org/officeDocument/2006/relationships/hyperlink" Target="https://doi.org/10.1038/s41467-020-19160-7" TargetMode="External"/><Relationship Id="rId669" Type="http://schemas.openxmlformats.org/officeDocument/2006/relationships/hyperlink" Target="https://doi.org/10.1038/s41562-016-0021" TargetMode="External"/><Relationship Id="rId677" Type="http://schemas.openxmlformats.org/officeDocument/2006/relationships/hyperlink" Target="https://doi.org/10.1371/journal.pcbi.1003833" TargetMode="External"/><Relationship Id="rId629"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27"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500" Type="http://schemas.openxmlformats.org/officeDocument/2006/relationships/hyperlink" Target="https://en.wikipedia.org/wiki/Agent_(The_Matrix)" TargetMode="External"/><Relationship Id="rId635" Type="http://schemas.openxmlformats.org/officeDocument/2006/relationships/hyperlink" Target="https://en.wikipedia.org/wiki/Battlestar_Galactica_(2004_TV_series)" TargetMode="External"/><Relationship Id="rId638" Type="http://schemas.openxmlformats.org/officeDocument/2006/relationships/hyperlink" Target="https://en.wikipedia.org/wiki/Blade_Runner" TargetMode="External"/><Relationship Id="rId642" Type="http://schemas.openxmlformats.org/officeDocument/2006/relationships/hyperlink" Target="https://en.wikipedia.org/wiki/Ender%27s_Game" TargetMode="External"/><Relationship Id="rId451" Type="http://schemas.openxmlformats.org/officeDocument/2006/relationships/hyperlink" Target="https://en.wikipedia.org/wiki/Intelligent_agent" TargetMode="External"/><Relationship Id="rId609" Type="http://schemas.openxmlformats.org/officeDocument/2006/relationships/hyperlink" Target="https://en.wikipedia.org/wiki/Masterpiece#History" TargetMode="External"/><Relationship Id="rId659" Type="http://schemas.openxmlformats.org/officeDocument/2006/relationships/hyperlink" Target="https://en.wikipedia.org/wiki/Organizations_of_the_Dune_universe#Thinking_machines" TargetMode="External"/><Relationship Id="rId452" Type="http://schemas.openxmlformats.org/officeDocument/2006/relationships/hyperlink" Target="https://en.wikipedia.org/wiki/Technological_singularity" TargetMode="External"/><Relationship Id="rId685" Type="http://schemas.openxmlformats.org/officeDocument/2006/relationships/hyperlink" Target="https://en.wikipedia.org/wiki/Terminator_3:_Rise_of_the_Machines" TargetMode="External"/><Relationship Id="rId687"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92" Type="http://schemas.openxmlformats.org/officeDocument/2006/relationships/hyperlink" Target="https://en.wikipedia.org/wiki/WarGames" TargetMode="External"/><Relationship Id="rId653"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6" Type="http://schemas.openxmlformats.org/officeDocument/2006/relationships/hyperlink" Target="https://github.com/UCD-SERG/lab-manual/issues/42" TargetMode="External"/><Relationship Id="rId477"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8"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12" Type="http://schemas.openxmlformats.org/officeDocument/2006/relationships/hyperlink" Target="https://github.com/nmfs-opensci/quarto-thesis" TargetMode="External"/><Relationship Id="rId482" Type="http://schemas.openxmlformats.org/officeDocument/2006/relationships/hyperlink" Target="https://github.com/orgs/community/discussions/162826" TargetMode="External"/><Relationship Id="rId483" Type="http://schemas.openxmlformats.org/officeDocument/2006/relationships/hyperlink" Target="https://github.com/orgs/community/discussions/183966" TargetMode="External"/><Relationship Id="rId532"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33" Type="http://schemas.openxmlformats.org/officeDocument/2006/relationships/hyperlink" Target="https://github.com/quarto-dev/quarto-cli/issues/10587" TargetMode="External"/><Relationship Id="rId531"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66"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54"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69" Type="http://schemas.openxmlformats.org/officeDocument/2006/relationships/hyperlink" Target="https://github.com/ucdavisdatalab/workshop_nlp_with_python" TargetMode="External"/><Relationship Id="rId568" Type="http://schemas.openxmlformats.org/officeDocument/2006/relationships/hyperlink" Target="https://github.com/ucdavisdatalab/workshop_python_basics" TargetMode="External"/><Relationship Id="rId553"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04" Type="http://schemas.openxmlformats.org/officeDocument/2006/relationships/hyperlink" Target="https://grants.nih.gov" TargetMode="External"/><Relationship Id="rId603" Type="http://schemas.openxmlformats.org/officeDocument/2006/relationships/hyperlink" Target="https://grantwriting.stanford.edu/funding-train/" TargetMode="External"/><Relationship Id="rId584" Type="http://schemas.openxmlformats.org/officeDocument/2006/relationships/hyperlink" Target="https://grantwriting.stanford.edu/funding-train/#ep" TargetMode="External"/><Relationship Id="rId640"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91" Type="http://schemas.openxmlformats.org/officeDocument/2006/relationships/hyperlink" Target="https://jadebc.github.io/lab-manual/" TargetMode="External"/><Relationship Id="rId539"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49"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43" Type="http://schemas.openxmlformats.org/officeDocument/2006/relationships/hyperlink" Target="https://journals.lww.com/epidem/Fulltext/2001/05000/The_Value_of_P.2.aspx" TargetMode="External"/><Relationship Id="rId601" Type="http://schemas.openxmlformats.org/officeDocument/2006/relationships/hyperlink" Target="https://journals.plos.org/ploscompbiol/article?id=10.1371/journal.pcbi.1003833" TargetMode="External"/><Relationship Id="rId648" Type="http://schemas.openxmlformats.org/officeDocument/2006/relationships/hyperlink" Target="https://journals.plos.org/plosone/s/authorship" TargetMode="External"/><Relationship Id="rId574" Type="http://schemas.openxmlformats.org/officeDocument/2006/relationships/hyperlink" Target="https://link.springer.com/book/10.1007/978-3-030-98175-4" TargetMode="External"/><Relationship Id="rId588"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96" Type="http://schemas.openxmlformats.org/officeDocument/2006/relationships/hyperlink" Target="https://mastering-shiny.org/" TargetMode="External"/><Relationship Id="rId600" Type="http://schemas.openxmlformats.org/officeDocument/2006/relationships/hyperlink" Target="https://medialab.github.io/iwanthue/" TargetMode="External"/><Relationship Id="rId546"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79" Type="http://schemas.openxmlformats.org/officeDocument/2006/relationships/hyperlink" Target="https://mitcommlab.mit.edu/be/2023/09/27/toward-an-evenbetterposter-improving-the-betterposter-template/" TargetMode="External"/><Relationship Id="rId593" Type="http://schemas.openxmlformats.org/officeDocument/2006/relationships/hyperlink" Target="https://myidp.sciencecareers.org/" TargetMode="External"/><Relationship Id="rId664" Type="http://schemas.openxmlformats.org/officeDocument/2006/relationships/hyperlink" Target="https://openreview.net/forum?id=BZ5a1r-kVsf" TargetMode="External"/><Relationship Id="rId673"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61"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0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03"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59" Type="http://schemas.openxmlformats.org/officeDocument/2006/relationships/hyperlink" Target="https://s3.amazonaws.com/assets.datacamp.com/blog_assets/datatable_Cheat_Sheet_R.pdf" TargetMode="External"/><Relationship Id="rId63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75" Type="http://schemas.openxmlformats.org/officeDocument/2006/relationships/hyperlink" Target="https://sethrobertson.github.io/GitFixUm/fixup.html" TargetMode="External"/><Relationship Id="rId681"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8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50" Type="http://schemas.openxmlformats.org/officeDocument/2006/relationships/hyperlink" Target="https://ucb-epi-r.github.io" TargetMode="External"/><Relationship Id="rId708" Type="http://schemas.openxmlformats.org/officeDocument/2006/relationships/hyperlink" Target="https://ucd-serg.github.io/lab-manual/appendix-copilot-instructions.html" TargetMode="External"/><Relationship Id="rId710"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41"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55" Type="http://schemas.openxmlformats.org/officeDocument/2006/relationships/hyperlink" Target="https://ucdavisdatalab.github.io/install_guides/" TargetMode="External"/><Relationship Id="rId55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71"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20"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22" Type="http://schemas.openxmlformats.org/officeDocument/2006/relationships/hyperlink" Target="https://www.equator-network.org/" TargetMode="External"/><Relationship Id="rId587"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19" Type="http://schemas.openxmlformats.org/officeDocument/2006/relationships/hyperlink" Target="https://www.medrxiv.org/" TargetMode="External"/><Relationship Id="rId596" Type="http://schemas.openxmlformats.org/officeDocument/2006/relationships/hyperlink" Target="https://www.nature.com/articles/d41586-021-03603-2" TargetMode="External"/><Relationship Id="rId585"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57" Type="http://schemas.openxmlformats.org/officeDocument/2006/relationships/hyperlink" Target="https://www.rstudio.com/wp-content/uploads/2015/02/data-wrangling-cheatsheet.pdf" TargetMode="External"/><Relationship Id="rId560" Type="http://schemas.openxmlformats.org/officeDocument/2006/relationships/hyperlink" Target="https://www.rstudio.com/wp-content/uploads/2015/02/rmarkdown-cheatsheet.pdf" TargetMode="External"/><Relationship Id="rId558" Type="http://schemas.openxmlformats.org/officeDocument/2006/relationships/hyperlink" Target="https://www.rstudio.com/wp-content/uploads/2015/03/ggplot2-cheatsheet.pdf" TargetMode="External"/><Relationship Id="rId577" Type="http://schemas.openxmlformats.org/officeDocument/2006/relationships/hyperlink" Target="https://www.sciencedirect.com/science/article/pii/S1471491423000928" TargetMode="External"/><Relationship Id="rId594" Type="http://schemas.openxmlformats.org/officeDocument/2006/relationships/hyperlink" Target="https://www.training.nih.gov/career-services/" TargetMode="External"/><Relationship Id="rId597" Type="http://schemas.openxmlformats.org/officeDocument/2006/relationships/hyperlink" Target="https://www.youtube.com/watch?v=1RwJbhkCA58" TargetMode="External"/><Relationship Id="rId578" Type="http://schemas.openxmlformats.org/officeDocument/2006/relationships/hyperlink" Target="https://www.youtube.com/watch?v=1RwJbhkCA58&amp;t=1171s" TargetMode="External"/><Relationship Id="rId65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7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62" Type="http://schemas.openxmlformats.org/officeDocument/2006/relationships/hyperlink" Target="http://adv-r.had.co.nz/Style.html" TargetMode="External"/><Relationship Id="rId599" Type="http://schemas.openxmlformats.org/officeDocument/2006/relationships/hyperlink" Target="http://colorbrewer2.org/" TargetMode="External"/><Relationship Id="rId646"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4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94"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50" Type="http://schemas.openxmlformats.org/officeDocument/2006/relationships/hyperlink" Target="https://datadryad.org/" TargetMode="External"/><Relationship Id="rId699" Type="http://schemas.openxmlformats.org/officeDocument/2006/relationships/hyperlink" Target="https://design.tidyverse.org/" TargetMode="External"/><Relationship Id="rId657"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84" Type="http://schemas.openxmlformats.org/officeDocument/2006/relationships/hyperlink" Target="https://docs.github.com/en/copilot/how-tos/use-copilot-agents/coding-agent" TargetMode="External"/><Relationship Id="rId524" Type="http://schemas.openxmlformats.org/officeDocument/2006/relationships/hyperlink" Target="https://docs.github.com/en/copilot/how-tos/use-copilot-agents/coding-agent/customize-the-agent-environment" TargetMode="External"/><Relationship Id="rId529" Type="http://schemas.openxmlformats.org/officeDocument/2006/relationships/hyperlink" Target="https://docs.github.com/en/copilot/how-tos/use-copilot-agents/coding-agent/customize-the-agent-environment#preinstalling-tools-or-dependencies-in-copilots-environment" TargetMode="External"/><Relationship Id="rId508" Type="http://schemas.openxmlformats.org/officeDocument/2006/relationships/hyperlink" Target="https://docs.github.com/en/copilot/how-tos/use-copilot-agents/coding-agent/customize-the-agent-firewall" TargetMode="External"/><Relationship Id="rId506"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81" Type="http://schemas.openxmlformats.org/officeDocument/2006/relationships/hyperlink" Target="https://docs.google.com/document/d/1ckgRCcr7FFPyymyMA6Y_-cB_vftOyrrxT28c6gRg0PI/edit" TargetMode="External"/><Relationship Id="rId667" Type="http://schemas.openxmlformats.org/officeDocument/2006/relationships/hyperlink" Target="https://doi.org/10.1038/467775a" TargetMode="External"/><Relationship Id="rId671" Type="http://schemas.openxmlformats.org/officeDocument/2006/relationships/hyperlink" Target="https://doi.org/10.1038/526182a" TargetMode="External"/><Relationship Id="rId683" Type="http://schemas.openxmlformats.org/officeDocument/2006/relationships/hyperlink" Target="https://doi.org/10.1038/d41586-019-00067-3" TargetMode="External"/><Relationship Id="rId633" Type="http://schemas.openxmlformats.org/officeDocument/2006/relationships/hyperlink" Target="https://doi.org/10.1038/d41586-019-01431-z" TargetMode="External"/><Relationship Id="rId679" Type="http://schemas.openxmlformats.org/officeDocument/2006/relationships/hyperlink" Target="https://doi.org/10.1038/d41586-019-02918-5" TargetMode="External"/><Relationship Id="rId690" Type="http://schemas.openxmlformats.org/officeDocument/2006/relationships/hyperlink" Target="https://doi.org/10.1038/d41586-021-03603-2" TargetMode="External"/><Relationship Id="rId644" Type="http://schemas.openxmlformats.org/officeDocument/2006/relationships/hyperlink" Target="https://doi.org/10.1038/s41467-020-19160-7" TargetMode="External"/><Relationship Id="rId669" Type="http://schemas.openxmlformats.org/officeDocument/2006/relationships/hyperlink" Target="https://doi.org/10.1038/s41562-016-0021" TargetMode="External"/><Relationship Id="rId677" Type="http://schemas.openxmlformats.org/officeDocument/2006/relationships/hyperlink" Target="https://doi.org/10.1371/journal.pcbi.1003833" TargetMode="External"/><Relationship Id="rId629"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27"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500" Type="http://schemas.openxmlformats.org/officeDocument/2006/relationships/hyperlink" Target="https://en.wikipedia.org/wiki/Agent_(The_Matrix)" TargetMode="External"/><Relationship Id="rId635" Type="http://schemas.openxmlformats.org/officeDocument/2006/relationships/hyperlink" Target="https://en.wikipedia.org/wiki/Battlestar_Galactica_(2004_TV_series)" TargetMode="External"/><Relationship Id="rId638" Type="http://schemas.openxmlformats.org/officeDocument/2006/relationships/hyperlink" Target="https://en.wikipedia.org/wiki/Blade_Runner" TargetMode="External"/><Relationship Id="rId642" Type="http://schemas.openxmlformats.org/officeDocument/2006/relationships/hyperlink" Target="https://en.wikipedia.org/wiki/Ender%27s_Game" TargetMode="External"/><Relationship Id="rId451" Type="http://schemas.openxmlformats.org/officeDocument/2006/relationships/hyperlink" Target="https://en.wikipedia.org/wiki/Intelligent_agent" TargetMode="External"/><Relationship Id="rId609" Type="http://schemas.openxmlformats.org/officeDocument/2006/relationships/hyperlink" Target="https://en.wikipedia.org/wiki/Masterpiece#History" TargetMode="External"/><Relationship Id="rId659" Type="http://schemas.openxmlformats.org/officeDocument/2006/relationships/hyperlink" Target="https://en.wikipedia.org/wiki/Organizations_of_the_Dune_universe#Thinking_machines" TargetMode="External"/><Relationship Id="rId452" Type="http://schemas.openxmlformats.org/officeDocument/2006/relationships/hyperlink" Target="https://en.wikipedia.org/wiki/Technological_singularity" TargetMode="External"/><Relationship Id="rId685" Type="http://schemas.openxmlformats.org/officeDocument/2006/relationships/hyperlink" Target="https://en.wikipedia.org/wiki/Terminator_3:_Rise_of_the_Machines" TargetMode="External"/><Relationship Id="rId687"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92" Type="http://schemas.openxmlformats.org/officeDocument/2006/relationships/hyperlink" Target="https://en.wikipedia.org/wiki/WarGames" TargetMode="External"/><Relationship Id="rId653"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6" Type="http://schemas.openxmlformats.org/officeDocument/2006/relationships/hyperlink" Target="https://github.com/UCD-SERG/lab-manual/issues/42" TargetMode="External"/><Relationship Id="rId477"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8"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12" Type="http://schemas.openxmlformats.org/officeDocument/2006/relationships/hyperlink" Target="https://github.com/nmfs-opensci/quarto-thesis" TargetMode="External"/><Relationship Id="rId482" Type="http://schemas.openxmlformats.org/officeDocument/2006/relationships/hyperlink" Target="https://github.com/orgs/community/discussions/162826" TargetMode="External"/><Relationship Id="rId483" Type="http://schemas.openxmlformats.org/officeDocument/2006/relationships/hyperlink" Target="https://github.com/orgs/community/discussions/183966" TargetMode="External"/><Relationship Id="rId532"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33" Type="http://schemas.openxmlformats.org/officeDocument/2006/relationships/hyperlink" Target="https://github.com/quarto-dev/quarto-cli/issues/10587" TargetMode="External"/><Relationship Id="rId531"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66"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54"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69" Type="http://schemas.openxmlformats.org/officeDocument/2006/relationships/hyperlink" Target="https://github.com/ucdavisdatalab/workshop_nlp_with_python" TargetMode="External"/><Relationship Id="rId568" Type="http://schemas.openxmlformats.org/officeDocument/2006/relationships/hyperlink" Target="https://github.com/ucdavisdatalab/workshop_python_basics" TargetMode="External"/><Relationship Id="rId553"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04" Type="http://schemas.openxmlformats.org/officeDocument/2006/relationships/hyperlink" Target="https://grants.nih.gov" TargetMode="External"/><Relationship Id="rId603" Type="http://schemas.openxmlformats.org/officeDocument/2006/relationships/hyperlink" Target="https://grantwriting.stanford.edu/funding-train/" TargetMode="External"/><Relationship Id="rId584" Type="http://schemas.openxmlformats.org/officeDocument/2006/relationships/hyperlink" Target="https://grantwriting.stanford.edu/funding-train/#ep" TargetMode="External"/><Relationship Id="rId640"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91" Type="http://schemas.openxmlformats.org/officeDocument/2006/relationships/hyperlink" Target="https://jadebc.github.io/lab-manual/" TargetMode="External"/><Relationship Id="rId539"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49"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43" Type="http://schemas.openxmlformats.org/officeDocument/2006/relationships/hyperlink" Target="https://journals.lww.com/epidem/Fulltext/2001/05000/The_Value_of_P.2.aspx" TargetMode="External"/><Relationship Id="rId601" Type="http://schemas.openxmlformats.org/officeDocument/2006/relationships/hyperlink" Target="https://journals.plos.org/ploscompbiol/article?id=10.1371/journal.pcbi.1003833" TargetMode="External"/><Relationship Id="rId648" Type="http://schemas.openxmlformats.org/officeDocument/2006/relationships/hyperlink" Target="https://journals.plos.org/plosone/s/authorship" TargetMode="External"/><Relationship Id="rId574" Type="http://schemas.openxmlformats.org/officeDocument/2006/relationships/hyperlink" Target="https://link.springer.com/book/10.1007/978-3-030-98175-4" TargetMode="External"/><Relationship Id="rId588"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96" Type="http://schemas.openxmlformats.org/officeDocument/2006/relationships/hyperlink" Target="https://mastering-shiny.org/" TargetMode="External"/><Relationship Id="rId600" Type="http://schemas.openxmlformats.org/officeDocument/2006/relationships/hyperlink" Target="https://medialab.github.io/iwanthue/" TargetMode="External"/><Relationship Id="rId546"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79" Type="http://schemas.openxmlformats.org/officeDocument/2006/relationships/hyperlink" Target="https://mitcommlab.mit.edu/be/2023/09/27/toward-an-evenbetterposter-improving-the-betterposter-template/" TargetMode="External"/><Relationship Id="rId593" Type="http://schemas.openxmlformats.org/officeDocument/2006/relationships/hyperlink" Target="https://myidp.sciencecareers.org/" TargetMode="External"/><Relationship Id="rId664" Type="http://schemas.openxmlformats.org/officeDocument/2006/relationships/hyperlink" Target="https://openreview.net/forum?id=BZ5a1r-kVsf" TargetMode="External"/><Relationship Id="rId673"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61"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0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03"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59" Type="http://schemas.openxmlformats.org/officeDocument/2006/relationships/hyperlink" Target="https://s3.amazonaws.com/assets.datacamp.com/blog_assets/datatable_Cheat_Sheet_R.pdf" TargetMode="External"/><Relationship Id="rId63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75" Type="http://schemas.openxmlformats.org/officeDocument/2006/relationships/hyperlink" Target="https://sethrobertson.github.io/GitFixUm/fixup.html" TargetMode="External"/><Relationship Id="rId681"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8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50" Type="http://schemas.openxmlformats.org/officeDocument/2006/relationships/hyperlink" Target="https://ucb-epi-r.github.io" TargetMode="External"/><Relationship Id="rId708" Type="http://schemas.openxmlformats.org/officeDocument/2006/relationships/hyperlink" Target="https://ucd-serg.github.io/lab-manual/appendix-copilot-instructions.html" TargetMode="External"/><Relationship Id="rId710"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41"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55" Type="http://schemas.openxmlformats.org/officeDocument/2006/relationships/hyperlink" Target="https://ucdavisdatalab.github.io/install_guides/" TargetMode="External"/><Relationship Id="rId55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71"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20"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22" Type="http://schemas.openxmlformats.org/officeDocument/2006/relationships/hyperlink" Target="https://www.equator-network.org/" TargetMode="External"/><Relationship Id="rId587"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19" Type="http://schemas.openxmlformats.org/officeDocument/2006/relationships/hyperlink" Target="https://www.medrxiv.org/" TargetMode="External"/><Relationship Id="rId596" Type="http://schemas.openxmlformats.org/officeDocument/2006/relationships/hyperlink" Target="https://www.nature.com/articles/d41586-021-03603-2" TargetMode="External"/><Relationship Id="rId585"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57" Type="http://schemas.openxmlformats.org/officeDocument/2006/relationships/hyperlink" Target="https://www.rstudio.com/wp-content/uploads/2015/02/data-wrangling-cheatsheet.pdf" TargetMode="External"/><Relationship Id="rId560" Type="http://schemas.openxmlformats.org/officeDocument/2006/relationships/hyperlink" Target="https://www.rstudio.com/wp-content/uploads/2015/02/rmarkdown-cheatsheet.pdf" TargetMode="External"/><Relationship Id="rId558" Type="http://schemas.openxmlformats.org/officeDocument/2006/relationships/hyperlink" Target="https://www.rstudio.com/wp-content/uploads/2015/03/ggplot2-cheatsheet.pdf" TargetMode="External"/><Relationship Id="rId577" Type="http://schemas.openxmlformats.org/officeDocument/2006/relationships/hyperlink" Target="https://www.sciencedirect.com/science/article/pii/S1471491423000928" TargetMode="External"/><Relationship Id="rId594" Type="http://schemas.openxmlformats.org/officeDocument/2006/relationships/hyperlink" Target="https://www.training.nih.gov/career-services/" TargetMode="External"/><Relationship Id="rId597" Type="http://schemas.openxmlformats.org/officeDocument/2006/relationships/hyperlink" Target="https://www.youtube.com/watch?v=1RwJbhkCA58" TargetMode="External"/><Relationship Id="rId578" Type="http://schemas.openxmlformats.org/officeDocument/2006/relationships/hyperlink" Target="https://www.youtube.com/watch?v=1RwJbhkCA58&amp;t=1171s" TargetMode="External"/><Relationship Id="rId65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7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2026-01-19T23:03:27Z</dcterms:created>
  <dcterms:modified xsi:type="dcterms:W3CDTF">2026-01-19T23:03:27Z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