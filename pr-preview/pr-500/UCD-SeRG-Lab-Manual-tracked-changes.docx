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34"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27"/>
    <w:bookmarkEnd w:id="628"/>
    <w:bookmarkStart w:id="633" w:name="sec-removing-sensitive-data"/>
    <w:p>
      <w:pPr>
        <w:pStyle w:val="Heading2"/>
      </w:pPr>
      <w:ins w:id="2812" w:author="PR Preview" w:date="2024-01-01T00:00:00Z">
        <w:r>
          <w:t xml:space="preserve">11.16 Removing Sensitive Data from a Repository</w:t>
        </w:r>
      </w:ins>
    </w:p>
    <w:p>
      <w:pPr>
        <w:pStyle w:val="FirstParagraph"/>
      </w:pPr>
      <w:ins w:id="2813" w:author="PR Preview" w:date="2024-01-01T00:00:00Z">
        <w:r>
          <w:t xml:space="preserve">Accidentally committing credentials,</w:t>
        </w:r>
      </w:ins>
      <w:ins w:id="2813" w:author="PR Preview" w:date="2024-01-01T00:00:00Z">
        <w:r>
          <w:t xml:space="preserve"> </w:t>
        </w:r>
      </w:ins>
      <w:ins w:id="2813" w:author="PR Preview" w:date="2024-01-01T00:00:00Z">
        <w:r>
          <w:t xml:space="preserve">API tokens,</w:t>
        </w:r>
      </w:ins>
      <w:ins w:id="2813" w:author="PR Preview" w:date="2024-01-01T00:00:00Z">
        <w:r>
          <w:t xml:space="preserve"> </w:t>
        </w:r>
      </w:ins>
      <w:ins w:id="2813" w:author="PR Preview" w:date="2024-01-01T00:00:00Z">
        <w:r>
          <w:t xml:space="preserve">private keys,</w:t>
        </w:r>
      </w:ins>
      <w:ins w:id="2813" w:author="PR Preview" w:date="2024-01-01T00:00:00Z">
        <w:r>
          <w:t xml:space="preserve"> </w:t>
        </w:r>
      </w:ins>
      <w:ins w:id="2813" w:author="PR Preview" w:date="2024-01-01T00:00:00Z">
        <w:r>
          <w:t xml:space="preserve">or sensitive patient data to a Git repository is a security incident that requires prompt remediation.</w:t>
        </w:r>
      </w:ins>
    </w:p>
    <w:p>
      <w:pPr>
        <w:pStyle w:val="BodyText"/>
      </w:pPr>
      <w:ins w:id="2814" w:author="PR Preview" w:date="2024-01-01T00:00:00Z">
        <w:r>
          <w:t xml:space="preserve">Simply deleting the file in a subsequent commit does not remove it from Git history,</w:t>
        </w:r>
      </w:ins>
      <w:ins w:id="2814" w:author="PR Preview" w:date="2024-01-01T00:00:00Z">
        <w:r>
          <w:t xml:space="preserve"> </w:t>
        </w:r>
      </w:ins>
      <w:ins w:id="2814" w:author="PR Preview" w:date="2024-01-01T00:00:00Z">
        <w:r>
          <w:t xml:space="preserve">as the data remains accessible in earlier commit snapshots.</w:t>
        </w:r>
      </w:ins>
    </w:p>
    <w:bookmarkStart w:id="632" w:name="immediate-steps"/>
    <w:p>
      <w:pPr>
        <w:pStyle w:val="Heading3"/>
      </w:pPr>
      <w:ins w:id="2815" w:author="PR Preview" w:date="2024-01-01T00:00:00Z">
        <w:r>
          <w:t xml:space="preserve">11.16.1 Immediate steps</w:t>
        </w:r>
      </w:ins>
    </w:p>
    <w:p>
      <w:pPr>
        <w:pStyle w:val="Compact"/>
        <w:numPr>
          <w:ilvl w:val="0"/>
          <w:numId w:val="1184"/>
        </w:numPr>
      </w:pPr>
      <w:ins w:id="2816" w:author="PR Preview" w:date="2024-01-01T00:00:00Z">
        <w:r>
          <w:rPr>
            <w:b/>
            <w:bCs/>
          </w:rPr>
          <w:t xml:space="preserve">Rotate exposed secrets:</w:t>
        </w:r>
      </w:ins>
      <w:ins w:id="2816" w:author="PR Preview" w:date="2024-01-01T00:00:00Z">
        <w:r>
          <w:t xml:space="preserve"> </w:t>
        </w:r>
      </w:ins>
      <w:ins w:id="2816" w:author="PR Preview" w:date="2024-01-01T00:00:00Z">
        <w:r>
          <w:t xml:space="preserve">Immediately revoke and rotate any leaked passwords,</w:t>
        </w:r>
      </w:ins>
      <w:ins w:id="2816" w:author="PR Preview" w:date="2024-01-01T00:00:00Z">
        <w:r>
          <w:t xml:space="preserve"> </w:t>
        </w:r>
      </w:ins>
      <w:ins w:id="2816" w:author="PR Preview" w:date="2024-01-01T00:00:00Z">
        <w:r>
          <w:t xml:space="preserve">API keys,</w:t>
        </w:r>
      </w:ins>
      <w:ins w:id="2816" w:author="PR Preview" w:date="2024-01-01T00:00:00Z">
        <w:r>
          <w:t xml:space="preserve"> </w:t>
        </w:r>
      </w:ins>
      <w:ins w:id="2816" w:author="PR Preview" w:date="2024-01-01T00:00:00Z">
        <w:r>
          <w:t xml:space="preserve">or tokens.</w:t>
        </w:r>
      </w:ins>
      <w:ins w:id="2816" w:author="PR Preview" w:date="2024-01-01T00:00:00Z">
        <w:r>
          <w:t xml:space="preserve"> </w:t>
        </w:r>
      </w:ins>
      <w:ins w:id="2816" w:author="PR Preview" w:date="2024-01-01T00:00:00Z">
        <w:r>
          <w:t xml:space="preserve">Assume that any credential pushed to a remote repository has been compromised.</w:t>
        </w:r>
      </w:ins>
    </w:p>
    <w:p>
      <w:pPr>
        <w:pStyle w:val="Compact"/>
        <w:numPr>
          <w:ilvl w:val="0"/>
          <w:numId w:val="1184"/>
        </w:numPr>
      </w:pPr>
      <w:ins w:id="2817" w:author="PR Preview" w:date="2024-01-01T00:00:00Z">
        <w:r>
          <w:rPr>
            <w:b/>
            <w:bCs/>
          </w:rPr>
          <w:t xml:space="preserve">Purge the file from history:</w:t>
        </w:r>
      </w:ins>
      <w:ins w:id="2817" w:author="PR Preview" w:date="2024-01-01T00:00:00Z">
        <w:r>
          <w:t xml:space="preserve"> </w:t>
        </w:r>
      </w:ins>
      <w:ins w:id="2817" w:author="PR Preview" w:date="2024-01-01T00:00:00Z">
        <w:r>
          <w:t xml:space="preserve">Use tools like</w:t>
        </w:r>
      </w:ins>
      <w:ins w:id="2817" w:author="PR Preview" w:date="2024-01-01T00:00:00Z">
        <w:r>
          <w:t xml:space="preserve"> </w:t>
        </w:r>
      </w:ins>
      <w:hyperlink r:id="rId629">
        <w:r>
          <w:rPr>
            <w:rStyle w:val="VerbatimChar"/>
          </w:rPr>
          <w:t xml:space="preserve">git-filter-repo</w:t>
        </w:r>
      </w:hyperlink>
      <w:ins w:id="2817" w:author="PR Preview" w:date="2024-01-01T00:00:00Z">
        <w:r>
          <w:t xml:space="preserve"> </w:t>
        </w:r>
      </w:ins>
      <w:ins w:id="2817" w:author="PR Preview" w:date="2024-01-01T00:00:00Z">
        <w:r>
          <w:t xml:space="preserve">(officially recommended by Git and GitHub)</w:t>
        </w:r>
      </w:ins>
      <w:ins w:id="2817" w:author="PR Preview" w:date="2024-01-01T00:00:00Z">
        <w:r>
          <w:t xml:space="preserve"> </w:t>
        </w:r>
      </w:ins>
      <w:ins w:id="2817" w:author="PR Preview" w:date="2024-01-01T00:00:00Z">
        <w:r>
          <w:t xml:space="preserve">or</w:t>
        </w:r>
      </w:ins>
      <w:ins w:id="2817" w:author="PR Preview" w:date="2024-01-01T00:00:00Z">
        <w:r>
          <w:t xml:space="preserve"> </w:t>
        </w:r>
      </w:ins>
      <w:hyperlink r:id="rId630">
        <w:r>
          <w:rPr>
            <w:rStyle w:val="Hyperlink"/>
          </w:rPr>
          <w:t xml:space="preserve">BFG Repo-Cleaner</w:t>
        </w:r>
      </w:hyperlink>
      <w:ins w:id="2817" w:author="PR Preview" w:date="2024-01-01T00:00:00Z">
        <w:r>
          <w:t xml:space="preserve"> </w:t>
        </w:r>
      </w:ins>
      <w:ins w:id="2817" w:author="PR Preview" w:date="2024-01-01T00:00:00Z">
        <w:r>
          <w:t xml:space="preserve">to scrub the sensitive file from all commits,</w:t>
        </w:r>
      </w:ins>
      <w:ins w:id="2817" w:author="PR Preview" w:date="2024-01-01T00:00:00Z">
        <w:r>
          <w:t xml:space="preserve"> </w:t>
        </w:r>
      </w:ins>
      <w:ins w:id="2817" w:author="PR Preview" w:date="2024-01-01T00:00:00Z">
        <w:r>
          <w:t xml:space="preserve">branches,</w:t>
        </w:r>
      </w:ins>
      <w:ins w:id="2817" w:author="PR Preview" w:date="2024-01-01T00:00:00Z">
        <w:r>
          <w:t xml:space="preserve"> </w:t>
        </w:r>
      </w:ins>
      <w:ins w:id="2817" w:author="PR Preview" w:date="2024-01-01T00:00:00Z">
        <w:r>
          <w:t xml:space="preserve">and tags in your local repository.</w:t>
        </w:r>
      </w:ins>
    </w:p>
    <w:p>
      <w:pPr>
        <w:pStyle w:val="Compact"/>
        <w:numPr>
          <w:ilvl w:val="0"/>
          <w:numId w:val="1184"/>
        </w:numPr>
      </w:pPr>
      <w:ins w:id="2818" w:author="PR Preview" w:date="2024-01-01T00:00:00Z">
        <w:r>
          <w:rPr>
            <w:b/>
            <w:bCs/>
          </w:rPr>
          <w:t xml:space="preserve">Force-push rewritten branches:</w:t>
        </w:r>
      </w:ins>
      <w:ins w:id="2818" w:author="PR Preview" w:date="2024-01-01T00:00:00Z">
        <w:r>
          <w:t xml:space="preserve"> </w:t>
        </w:r>
      </w:ins>
      <w:ins w:id="2818" w:author="PR Preview" w:date="2024-01-01T00:00:00Z">
        <w:r>
          <w:t xml:space="preserve">Coordinate with your team before force-pushing rewritten branches</w:t>
        </w:r>
      </w:ins>
      <w:ins w:id="2818" w:author="PR Preview" w:date="2024-01-01T00:00:00Z">
        <w:r>
          <w:t xml:space="preserve"> </w:t>
        </w:r>
      </w:ins>
      <w:ins w:id="2818" w:author="PR Preview" w:date="2024-01-01T00:00:00Z">
        <w:r>
          <w:t xml:space="preserve">with lease (</w:t>
        </w:r>
      </w:ins>
      <w:ins w:id="2818" w:author="PR Preview" w:date="2024-01-01T00:00:00Z">
        <w:r>
          <w:rPr>
            <w:rStyle w:val="VerbatimChar"/>
          </w:rPr>
          <w:t xml:space="preserve">--force-with-lease --force-if-includes</w:t>
        </w:r>
      </w:ins>
      <w:ins w:id="2818" w:author="PR Preview" w:date="2024-01-01T00:00:00Z">
        <w:r>
          <w:t xml:space="preserve">) to GitHub.</w:t>
        </w:r>
      </w:ins>
    </w:p>
    <w:p>
      <w:pPr>
        <w:pStyle w:val="Compact"/>
        <w:numPr>
          <w:ilvl w:val="0"/>
          <w:numId w:val="1184"/>
        </w:numPr>
      </w:pPr>
      <w:ins w:id="2819" w:author="PR Preview" w:date="2024-01-01T00:00:00Z">
        <w:r>
          <w:rPr>
            <w:b/>
            <w:bCs/>
          </w:rPr>
          <w:t xml:space="preserve">Notify all collaborators:</w:t>
        </w:r>
      </w:ins>
      <w:ins w:id="2819" w:author="PR Preview" w:date="2024-01-01T00:00:00Z">
        <w:r>
          <w:t xml:space="preserve"> </w:t>
        </w:r>
      </w:ins>
      <w:ins w:id="2819" w:author="PR Preview" w:date="2024-01-01T00:00:00Z">
        <w:r>
          <w:t xml:space="preserve">All collaborators must discard old clones or rebase (never merge) their local branches</w:t>
        </w:r>
      </w:ins>
      <w:ins w:id="2819" w:author="PR Preview" w:date="2024-01-01T00:00:00Z">
        <w:r>
          <w:t xml:space="preserve"> </w:t>
        </w:r>
      </w:ins>
      <w:ins w:id="2819" w:author="PR Preview" w:date="2024-01-01T00:00:00Z">
        <w:r>
          <w:t xml:space="preserve">onto the rewritten history;</w:t>
        </w:r>
      </w:ins>
      <w:ins w:id="2819" w:author="PR Preview" w:date="2024-01-01T00:00:00Z">
        <w:r>
          <w:t xml:space="preserve"> </w:t>
        </w:r>
      </w:ins>
      <w:ins w:id="2819" w:author="PR Preview" w:date="2024-01-01T00:00:00Z">
        <w:r>
          <w:t xml:space="preserve">merging an old branch will re-introduce the sensitive data into the repository.</w:t>
        </w:r>
      </w:ins>
    </w:p>
    <w:p>
      <w:pPr>
        <w:pStyle w:val="Compact"/>
        <w:numPr>
          <w:ilvl w:val="0"/>
          <w:numId w:val="1184"/>
        </w:numPr>
      </w:pPr>
      <w:ins w:id="2820" w:author="PR Preview" w:date="2024-01-01T00:00:00Z">
        <w:r>
          <w:rPr>
            <w:b/>
            <w:bCs/>
          </w:rPr>
          <w:t xml:space="preserve">Contact GitHub Support to clear cached views (optional):</w:t>
        </w:r>
      </w:ins>
      <w:ins w:id="2820" w:author="PR Preview" w:date="2024-01-01T00:00:00Z">
        <w:r>
          <w:t xml:space="preserve"> </w:t>
        </w:r>
      </w:ins>
      <w:ins w:id="2820" w:author="PR Preview" w:date="2024-01-01T00:00:00Z">
        <w:r>
          <w:t xml:space="preserve">Cached commits and pull request views on GitHub may retain sensitive objects</w:t>
        </w:r>
      </w:ins>
      <w:ins w:id="2820" w:author="PR Preview" w:date="2024-01-01T00:00:00Z">
        <w:r>
          <w:t xml:space="preserve"> </w:t>
        </w:r>
      </w:ins>
      <w:ins w:id="2820" w:author="PR Preview" w:date="2024-01-01T00:00:00Z">
        <w:r>
          <w:t xml:space="preserve">until they are garbage-collected;</w:t>
        </w:r>
      </w:ins>
      <w:ins w:id="2820" w:author="PR Preview" w:date="2024-01-01T00:00:00Z">
        <w:r>
          <w:t xml:space="preserve"> </w:t>
        </w:r>
      </w:ins>
      <w:ins w:id="2820" w:author="PR Preview" w:date="2024-01-01T00:00:00Z">
        <w:r>
          <w:t xml:space="preserve">contact GitHub Support if you need cached views purged immediately.</w:t>
        </w:r>
      </w:ins>
    </w:p>
    <w:p>
      <w:pPr>
        <w:pStyle w:val="FirstParagraph"/>
      </w:pPr>
      <w:ins w:id="2821" w:author="PR Preview" w:date="2024-01-01T00:00:00Z">
        <w:r>
          <w:t xml:space="preserve">For detailed step-by-step instructions,</w:t>
        </w:r>
      </w:ins>
      <w:ins w:id="2821" w:author="PR Preview" w:date="2024-01-01T00:00:00Z">
        <w:r>
          <w:t xml:space="preserve"> </w:t>
        </w:r>
      </w:ins>
      <w:ins w:id="2821" w:author="PR Preview" w:date="2024-01-01T00:00:00Z">
        <w:r>
          <w:t xml:space="preserve">see GitHub’s guide on</w:t>
        </w:r>
      </w:ins>
      <w:ins w:id="2821" w:author="PR Preview" w:date="2024-01-01T00:00:00Z">
        <w:r>
          <w:t xml:space="preserve"> </w:t>
        </w:r>
      </w:ins>
      <w:hyperlink r:id="rId631">
        <w:r>
          <w:rPr>
            <w:rStyle w:val="Hyperlink"/>
          </w:rPr>
          <w:t xml:space="preserve">Removing sensitive data from a repository</w:t>
        </w:r>
      </w:hyperlink>
      <w:ins w:id="2821" w:author="PR Preview" w:date="2024-01-01T00:00:00Z">
        <w:r>
          <w:t xml:space="preserve">.</w:t>
        </w:r>
      </w:ins>
    </w:p>
    <w:p>
      <w:r>
        <w:br w:type="page"/>
      </w:r>
    </w:p>
    <w:bookmarkEnd w:id="632"/>
    <w:bookmarkEnd w:id="633"/>
    <w:bookmarkEnd w:id="634"/>
    <w:bookmarkStart w:id="67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2" w:name="sec-pull-requests"/>
    <w:p>
      <w:pPr>
        <w:pStyle w:val="Heading2"/>
      </w:pPr>
      <w:r>
        <w:t xml:space="preserve">12.1 Pull Requests</w:t>
      </w:r>
    </w:p>
    <w:bookmarkStart w:id="642"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5"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5"/>
    <w:bookmarkStart w:id="636"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6"/>
    <w:bookmarkStart w:id="637"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7"/>
    <w:bookmarkStart w:id="638"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8"/>
    <w:bookmarkStart w:id="639"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9"/>
    <w:bookmarkStart w:id="641"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0">
        <w:r>
          <w:rPr>
            <w:rStyle w:val="Hyperlink"/>
          </w:rPr>
          <w:t xml:space="preserve">steward guidelines</w:t>
        </w:r>
      </w:hyperlink>
      <w:r>
        <w:t xml:space="preserve">.</w:t>
      </w:r>
    </w:p>
    <w:bookmarkEnd w:id="641"/>
    <w:bookmarkEnd w:id="642"/>
    <w:bookmarkStart w:id="651" w:name="sec-opening-pull-requests"/>
    <w:p>
      <w:pPr>
        <w:pStyle w:val="Heading3"/>
      </w:pPr>
      <w:r>
        <w:t xml:space="preserve">12.1.2 Opening pull requests</w:t>
      </w:r>
    </w:p>
    <w:bookmarkStart w:id="643"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5"/>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5"/>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5"/>
        </w:numPr>
      </w:pPr>
      <w:r>
        <w:rPr>
          <w:b/>
          <w:bCs/>
        </w:rPr>
        <w:t xml:space="preserve">Fewer bugs</w:t>
      </w:r>
      <w:r>
        <w:t xml:space="preserve">:</w:t>
      </w:r>
      <w:r>
        <w:t xml:space="preserve"> </w:t>
      </w:r>
      <w:r>
        <w:t xml:space="preserve">Smaller changes are easier to reason about.</w:t>
      </w:r>
    </w:p>
    <w:p>
      <w:pPr>
        <w:pStyle w:val="Compact"/>
        <w:numPr>
          <w:ilvl w:val="0"/>
          <w:numId w:val="1185"/>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5"/>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3"/>
    <w:bookmarkStart w:id="644"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6"/>
        </w:numPr>
      </w:pPr>
      <w:r>
        <w:t xml:space="preserve">“Fix bug”</w:t>
      </w:r>
    </w:p>
    <w:p>
      <w:pPr>
        <w:pStyle w:val="Compact"/>
        <w:numPr>
          <w:ilvl w:val="0"/>
          <w:numId w:val="1186"/>
        </w:numPr>
      </w:pPr>
      <w:r>
        <w:t xml:space="preserve">“Add patch”</w:t>
      </w:r>
    </w:p>
    <w:p>
      <w:pPr>
        <w:pStyle w:val="Compact"/>
        <w:numPr>
          <w:ilvl w:val="0"/>
          <w:numId w:val="1186"/>
        </w:numPr>
      </w:pPr>
      <w:r>
        <w:t xml:space="preserve">“Moving code from A to B”</w:t>
      </w:r>
    </w:p>
    <w:p>
      <w:pPr>
        <w:pStyle w:val="FirstParagraph"/>
      </w:pPr>
      <w:r>
        <w:t xml:space="preserve">Better titles that summarize the actual change:</w:t>
      </w:r>
    </w:p>
    <w:p>
      <w:pPr>
        <w:pStyle w:val="Compact"/>
        <w:numPr>
          <w:ilvl w:val="0"/>
          <w:numId w:val="1187"/>
        </w:numPr>
      </w:pPr>
      <w:r>
        <w:t xml:space="preserve">“Fix missing value handling in data processing function”</w:t>
      </w:r>
    </w:p>
    <w:p>
      <w:pPr>
        <w:pStyle w:val="Compact"/>
        <w:numPr>
          <w:ilvl w:val="0"/>
          <w:numId w:val="1187"/>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8"/>
        </w:numPr>
      </w:pPr>
      <w:r>
        <w:t xml:space="preserve">A brief description of the problem being solved</w:t>
      </w:r>
    </w:p>
    <w:p>
      <w:pPr>
        <w:pStyle w:val="Compact"/>
        <w:numPr>
          <w:ilvl w:val="0"/>
          <w:numId w:val="1188"/>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8"/>
        </w:numPr>
      </w:pPr>
      <w:r>
        <w:t xml:space="preserve">A before-and-after example that shows the changed behavior</w:t>
      </w:r>
    </w:p>
    <w:p>
      <w:pPr>
        <w:pStyle w:val="Compact"/>
        <w:numPr>
          <w:ilvl w:val="0"/>
          <w:numId w:val="1188"/>
        </w:numPr>
      </w:pPr>
      <w:r>
        <w:t xml:space="preserve">Possible shortcomings or trade-offs in the current approach</w:t>
      </w:r>
    </w:p>
    <w:p>
      <w:pPr>
        <w:pStyle w:val="Compact"/>
        <w:numPr>
          <w:ilvl w:val="0"/>
          <w:numId w:val="1188"/>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4"/>
    <w:bookmarkStart w:id="645"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9"/>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9"/>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9"/>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9"/>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5"/>
    <w:bookmarkStart w:id="646"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0"/>
        </w:numPr>
      </w:pPr>
      <w:r>
        <w:t xml:space="preserve">at least one other student</w:t>
      </w:r>
    </w:p>
    <w:p>
      <w:pPr>
        <w:pStyle w:val="Compact"/>
        <w:numPr>
          <w:ilvl w:val="0"/>
          <w:numId w:val="1190"/>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6"/>
    <w:bookmarkStart w:id="647"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7"/>
    <w:bookmarkStart w:id="648"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8"/>
    <w:bookmarkStart w:id="650"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1"/>
        </w:numPr>
      </w:pPr>
      <w:r>
        <w:t xml:space="preserve">On GitHub,</w:t>
      </w:r>
      <w:r>
        <w:t xml:space="preserve"> </w:t>
      </w:r>
      <w:r>
        <w:t xml:space="preserve">navigate to the main page of the repository.</w:t>
      </w:r>
    </w:p>
    <w:p>
      <w:pPr>
        <w:pStyle w:val="Compact"/>
        <w:numPr>
          <w:ilvl w:val="0"/>
          <w:numId w:val="1191"/>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1"/>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9">
        <w:r>
          <w:rPr>
            <w:rStyle w:val="Hyperlink"/>
          </w:rPr>
          <w:t xml:space="preserve">GitHub’s pull request template documentation</w:t>
        </w:r>
      </w:hyperlink>
      <w:r>
        <w:t xml:space="preserve">.</w:t>
      </w:r>
    </w:p>
    <w:p>
      <w:pPr>
        <w:pStyle w:val="Compact"/>
        <w:numPr>
          <w:ilvl w:val="0"/>
          <w:numId w:val="1191"/>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0"/>
    <w:bookmarkEnd w:id="651"/>
    <w:bookmarkEnd w:id="652"/>
    <w:bookmarkStart w:id="674" w:name="sec-code-review"/>
    <w:p>
      <w:pPr>
        <w:pStyle w:val="Heading2"/>
      </w:pPr>
      <w:r>
        <w:t xml:space="preserve">12.2 Code Review</w:t>
      </w:r>
    </w:p>
    <w:bookmarkStart w:id="671"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3">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4"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4"/>
    <w:bookmarkStart w:id="657"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5">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6">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7"/>
    <w:bookmarkStart w:id="658"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8"/>
    <w:bookmarkStart w:id="659"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9"/>
    <w:bookmarkStart w:id="664"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3" w:name="fig-github-suggestion-feature"/>
          <w:p>
            <w:pPr>
              <w:pStyle w:val="Compact"/>
              <w:jc w:val="center"/>
            </w:pPr>
            <w:r>
              <w:drawing>
                <wp:inline>
                  <wp:extent cx="5334000" cy="1989605"/>
                  <wp:effectExtent b="0" l="0" r="0" t="0"/>
                  <wp:docPr descr="" title="" id="661" name="Picture"/>
                  <a:graphic>
                    <a:graphicData uri="http://schemas.openxmlformats.org/drawingml/2006/picture">
                      <pic:pic>
                        <pic:nvPicPr>
                          <pic:cNvPr descr="assets/images/github-suggestion-feature.png" id="662" name="Picture"/>
                          <pic:cNvPicPr>
                            <a:picLocks noChangeArrowheads="1" noChangeAspect="1"/>
                          </pic:cNvPicPr>
                        </pic:nvPicPr>
                        <pic:blipFill>
                          <a:blip r:embed="rId66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3"/>
        </w:tc>
      </w:tr>
    </w:tbl>
    <w:bookmarkEnd w:id="664"/>
    <w:bookmarkStart w:id="669"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8" w:name="fig-preview-comment"/>
          <w:p>
            <w:pPr>
              <w:pStyle w:val="Compact"/>
              <w:jc w:val="center"/>
            </w:pPr>
            <w:r>
              <w:drawing>
                <wp:inline>
                  <wp:extent cx="5334000" cy="1333500"/>
                  <wp:effectExtent b="0" l="0" r="0" t="0"/>
                  <wp:docPr descr="" title="" id="666" name="Picture"/>
                  <a:graphic>
                    <a:graphicData uri="http://schemas.openxmlformats.org/drawingml/2006/picture">
                      <pic:pic>
                        <pic:nvPicPr>
                          <pic:cNvPr descr="assets/images/quarto-preview-comment.png" id="667" name="Picture"/>
                          <pic:cNvPicPr>
                            <a:picLocks noChangeArrowheads="1" noChangeAspect="1"/>
                          </pic:cNvPicPr>
                        </pic:nvPicPr>
                        <pic:blipFill>
                          <a:blip r:embed="rId66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8"/>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9"/>
    <w:bookmarkStart w:id="670"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70"/>
    <w:bookmarkEnd w:id="671"/>
    <w:bookmarkStart w:id="67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2"/>
    <w:bookmarkStart w:id="67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3"/>
    <w:bookmarkEnd w:id="674"/>
    <w:bookmarkEnd w:id="675"/>
    <w:bookmarkStart w:id="736" w:name="sec-r-ci"/>
    <w:p>
      <w:pPr>
        <w:pStyle w:val="Heading1"/>
      </w:pPr>
      <w:r>
        <w:t xml:space="preserve">13. Continuous Integration</w:t>
      </w:r>
    </w:p>
    <w:bookmarkStart w:id="687" w:name="understanding-github-actions"/>
    <w:p>
      <w:pPr>
        <w:pStyle w:val="Heading2"/>
      </w:pPr>
      <w:r>
        <w:t xml:space="preserve">13.1 Understanding GitHub Actions</w:t>
      </w:r>
    </w:p>
    <w:p>
      <w:pPr>
        <w:pStyle w:val="FirstParagraph"/>
      </w:pPr>
      <w:hyperlink r:id="rId6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0"/>
    <w:bookmarkStart w:id="68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7">
              <w:r>
                <w:rPr>
                  <w:rStyle w:val="Hyperlink"/>
                </w:rPr>
                <w:t xml:space="preserve">Actions versioning guide</w:t>
              </w:r>
            </w:hyperlink>
            <w:r>
              <w:t xml:space="preserve">.</w:t>
            </w:r>
          </w:p>
          <w:p/>
        </w:tc>
      </w:tr>
    </w:tbl>
    <w:bookmarkEnd w:id="684"/>
    <w:bookmarkStart w:id="68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5"/>
    <w:bookmarkEnd w:id="686"/>
    <w:bookmarkEnd w:id="687"/>
    <w:bookmarkStart w:id="69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9"/>
    <w:bookmarkStart w:id="69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0"/>
    <w:bookmarkStart w:id="69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1"/>
    <w:bookmarkEnd w:id="692"/>
    <w:bookmarkStart w:id="69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6"/>
    <w:bookmarkStart w:id="69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7"/>
    <w:bookmarkStart w:id="70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warning.png" id="700"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701"/>
    <w:bookmarkStart w:id="71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70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4"/>
    <w:bookmarkStart w:id="70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5"/>
    <w:bookmarkStart w:id="70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6"/>
    <w:bookmarkStart w:id="70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7"/>
    <w:bookmarkStart w:id="70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8"/>
    <w:bookmarkStart w:id="70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9"/>
    <w:bookmarkStart w:id="710"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10"/>
    <w:bookmarkStart w:id="71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1"/>
    <w:bookmarkEnd w:id="712"/>
    <w:bookmarkStart w:id="71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5"/>
    <w:bookmarkStart w:id="72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6"/>
    <w:bookmarkStart w:id="722" w:name="comparison-of-popular-actions"/>
    <w:p>
      <w:pPr>
        <w:pStyle w:val="Heading4"/>
      </w:pPr>
      <w:r>
        <w:t xml:space="preserve">13.8.0.2 Comparison of Popular Actions</w:t>
      </w:r>
    </w:p>
    <w:p>
      <w:pPr>
        <w:pStyle w:val="FirstParagraph"/>
      </w:pPr>
      <w:hyperlink r:id="rId71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2"/>
    <w:bookmarkStart w:id="72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3"/>
    <w:bookmarkStart w:id="72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4"/>
    <w:bookmarkStart w:id="72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warning.png" id="726"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7"/>
    <w:bookmarkEnd w:id="728"/>
    <w:bookmarkStart w:id="73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31"/>
    <w:bookmarkStart w:id="735" w:name="additional-resources-2"/>
    <w:p>
      <w:pPr>
        <w:pStyle w:val="Heading2"/>
      </w:pPr>
      <w:r>
        <w:t xml:space="preserve">13.10 Additional Resources</w:t>
      </w:r>
    </w:p>
    <w:p>
      <w:pPr>
        <w:pStyle w:val="Compact"/>
        <w:numPr>
          <w:ilvl w:val="0"/>
          <w:numId w:val="1226"/>
        </w:numPr>
      </w:pPr>
      <w:hyperlink r:id="rId676">
        <w:r>
          <w:rPr>
            <w:rStyle w:val="Hyperlink"/>
          </w:rPr>
          <w:t xml:space="preserve">GitHub Actions features overview</w:t>
        </w:r>
      </w:hyperlink>
    </w:p>
    <w:p>
      <w:pPr>
        <w:pStyle w:val="Compact"/>
        <w:numPr>
          <w:ilvl w:val="0"/>
          <w:numId w:val="1226"/>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32">
        <w:r>
          <w:rPr>
            <w:rStyle w:val="Hyperlink"/>
          </w:rPr>
          <w:t xml:space="preserve">R Packages book: Continuous Integration</w:t>
        </w:r>
      </w:hyperlink>
    </w:p>
    <w:p>
      <w:pPr>
        <w:pStyle w:val="Compact"/>
        <w:numPr>
          <w:ilvl w:val="0"/>
          <w:numId w:val="1226"/>
        </w:numPr>
      </w:pPr>
      <w:hyperlink r:id="rId733">
        <w:r>
          <w:rPr>
            <w:rStyle w:val="Hyperlink"/>
          </w:rPr>
          <w:t xml:space="preserve">GitHub Actions documentation</w:t>
        </w:r>
      </w:hyperlink>
    </w:p>
    <w:p>
      <w:pPr>
        <w:pStyle w:val="Compact"/>
        <w:numPr>
          <w:ilvl w:val="0"/>
          <w:numId w:val="1226"/>
        </w:numPr>
      </w:pPr>
      <w:hyperlink r:id="rId734">
        <w:r>
          <w:rPr>
            <w:rStyle w:val="Hyperlink"/>
          </w:rPr>
          <w:t xml:space="preserve">Where to find help with r-lib/actions</w:t>
        </w:r>
      </w:hyperlink>
    </w:p>
    <w:p>
      <w:pPr>
        <w:pStyle w:val="Compact"/>
        <w:numPr>
          <w:ilvl w:val="0"/>
          <w:numId w:val="1226"/>
        </w:numPr>
      </w:pPr>
      <w:hyperlink r:id="rId713">
        <w:r>
          <w:rPr>
            <w:rStyle w:val="Hyperlink"/>
          </w:rPr>
          <w:t xml:space="preserve">GitHub Status</w:t>
        </w:r>
      </w:hyperlink>
      <w:r>
        <w:t xml:space="preserve"> </w:t>
      </w:r>
      <w:r>
        <w:t xml:space="preserve">- real-time status of GitHub services</w:t>
      </w:r>
    </w:p>
    <w:p>
      <w:r>
        <w:br w:type="page"/>
      </w:r>
    </w:p>
    <w:bookmarkEnd w:id="735"/>
    <w:bookmarkEnd w:id="736"/>
    <w:bookmarkStart w:id="79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41"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0" w:name="fig-unix-desktop"/>
          <w:p>
            <w:pPr>
              <w:pStyle w:val="Compact"/>
              <w:jc w:val="center"/>
            </w:pPr>
            <w:r>
              <w:drawing>
                <wp:inline>
                  <wp:extent cx="5334000" cy="3380267"/>
                  <wp:effectExtent b="0" l="0" r="0" t="0"/>
                  <wp:docPr descr="" title="" id="738" name="Picture"/>
                  <a:graphic>
                    <a:graphicData uri="http://schemas.openxmlformats.org/drawingml/2006/picture">
                      <pic:pic>
                        <pic:nvPicPr>
                          <pic:cNvPr descr="assets/images/ex-desktop.jpg" id="739" name="Picture"/>
                          <pic:cNvPicPr>
                            <a:picLocks noChangeArrowheads="1" noChangeAspect="1"/>
                          </pic:cNvPicPr>
                        </pic:nvPicPr>
                        <pic:blipFill>
                          <a:blip r:embed="rId73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0"/>
        </w:tc>
      </w:tr>
    </w:tbl>
    <w:bookmarkEnd w:id="741"/>
    <w:bookmarkStart w:id="747"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2"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6" w:name="fig-unix-terminal"/>
          <w:p>
            <w:pPr>
              <w:pStyle w:val="Compact"/>
              <w:jc w:val="center"/>
            </w:pPr>
            <w:r>
              <w:drawing>
                <wp:inline>
                  <wp:extent cx="4488872" cy="8862646"/>
                  <wp:effectExtent b="0" l="0" r="0" t="0"/>
                  <wp:docPr descr="" title="" id="744" name="Picture"/>
                  <a:graphic>
                    <a:graphicData uri="http://schemas.openxmlformats.org/drawingml/2006/picture">
                      <pic:pic>
                        <pic:nvPicPr>
                          <pic:cNvPr descr="assets/images/ex-terminal.PNG" id="745" name="Picture"/>
                          <pic:cNvPicPr>
                            <a:picLocks noChangeArrowheads="1" noChangeAspect="1"/>
                          </pic:cNvPicPr>
                        </pic:nvPicPr>
                        <pic:blipFill>
                          <a:blip r:embed="rId74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6"/>
        </w:tc>
      </w:tr>
    </w:tbl>
    <w:bookmarkEnd w:id="747"/>
    <w:bookmarkStart w:id="769"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9"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9"/>
    <w:bookmarkStart w:id="750"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0"/>
    <w:bookmarkStart w:id="753" w:name="the-two-plugins-we-use"/>
    <w:p>
      <w:pPr>
        <w:pStyle w:val="Heading3"/>
      </w:pPr>
      <w:r>
        <w:t xml:space="preserve">14.3.3 The two plugins we use</w:t>
      </w:r>
    </w:p>
    <w:p>
      <w:pPr>
        <w:pStyle w:val="FirstParagraph"/>
      </w:pPr>
      <w:hyperlink r:id="rId75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3"/>
    <w:bookmarkStart w:id="755"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4"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5"/>
    <w:bookmarkStart w:id="758"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8"/>
    <w:bookmarkStart w:id="767"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6"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7"/>
    <w:bookmarkStart w:id="768"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8"/>
    <w:bookmarkEnd w:id="769"/>
    <w:bookmarkStart w:id="771"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0"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0"/>
          <w:p/>
        </w:tc>
      </w:tr>
    </w:tbl>
    <w:bookmarkEnd w:id="771"/>
    <w:bookmarkStart w:id="782" w:name="sec-shell-style"/>
    <w:p>
      <w:pPr>
        <w:pStyle w:val="Heading2"/>
      </w:pPr>
      <w:r>
        <w:t xml:space="preserve">14.5 Shell Scripting Style</w:t>
      </w:r>
    </w:p>
    <w:p>
      <w:pPr>
        <w:pStyle w:val="FirstParagraph"/>
      </w:pPr>
      <w:r>
        <w:t xml:space="preserve">For shell scripts, we follow the</w:t>
      </w:r>
      <w:r>
        <w:t xml:space="preserve"> </w:t>
      </w:r>
      <w:hyperlink r:id="rId77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3"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3"/>
    <w:bookmarkStart w:id="774"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4"/>
    <w:bookmarkStart w:id="775"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5"/>
    <w:bookmarkStart w:id="776"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6"/>
    <w:bookmarkStart w:id="777"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7"/>
    <w:bookmarkStart w:id="779" w:name="linting"/>
    <w:p>
      <w:pPr>
        <w:pStyle w:val="Heading3"/>
      </w:pPr>
      <w:r>
        <w:t xml:space="preserve">14.5.6 Linting</w:t>
      </w:r>
    </w:p>
    <w:p>
      <w:pPr>
        <w:pStyle w:val="FirstParagraph"/>
      </w:pPr>
      <w:hyperlink r:id="rId778">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9"/>
    <w:bookmarkStart w:id="780"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0"/>
    <w:bookmarkStart w:id="781"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1"/>
    <w:bookmarkEnd w:id="782"/>
    <w:bookmarkStart w:id="785"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4"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4"/>
    <w:bookmarkEnd w:id="785"/>
    <w:bookmarkStart w:id="786"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6"/>
    <w:bookmarkStart w:id="790"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8"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8"/>
    <w:bookmarkStart w:id="789"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9"/>
    <w:bookmarkEnd w:id="790"/>
    <w:bookmarkEnd w:id="791"/>
    <w:bookmarkStart w:id="805" w:name="reproducible-environments"/>
    <w:p>
      <w:pPr>
        <w:pStyle w:val="Heading1"/>
      </w:pPr>
      <w:r>
        <w:t xml:space="preserve">15. Reproducible Environments</w:t>
      </w:r>
    </w:p>
    <w:bookmarkStart w:id="798" w:name="package-version-control-with-renv"/>
    <w:p>
      <w:pPr>
        <w:pStyle w:val="Heading2"/>
      </w:pPr>
      <w:r>
        <w:t xml:space="preserve">15.1 Package Version Control with renv</w:t>
      </w:r>
    </w:p>
    <w:bookmarkStart w:id="79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2"/>
    <w:bookmarkStart w:id="79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3"/>
    <w:bookmarkStart w:id="79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4">
        <w:r>
          <w:rPr>
            <w:rStyle w:val="Hyperlink"/>
          </w:rPr>
          <w:t xml:space="preserve">official renv documentation</w:t>
        </w:r>
      </w:hyperlink>
      <w:r>
        <w:t xml:space="preserve">.</w:t>
      </w:r>
    </w:p>
    <w:bookmarkEnd w:id="795"/>
    <w:bookmarkEnd w:id="796"/>
    <w:bookmarkStart w:id="79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7"/>
    <w:bookmarkEnd w:id="798"/>
    <w:bookmarkStart w:id="79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99"/>
    <w:bookmarkStart w:id="801" w:name="managing-r-versions-with-rig"/>
    <w:p>
      <w:pPr>
        <w:pStyle w:val="Heading2"/>
      </w:pPr>
      <w:r>
        <w:t xml:space="preserve">15.3 Managing R Versions with rig</w:t>
      </w:r>
    </w:p>
    <w:p>
      <w:pPr>
        <w:pStyle w:val="FirstParagraph"/>
      </w:pPr>
      <w:hyperlink r:id="rId80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0">
        <w:r>
          <w:rPr>
            <w:rStyle w:val="Hyperlink"/>
          </w:rPr>
          <w:t xml:space="preserve">rig GitHub repository</w:t>
        </w:r>
      </w:hyperlink>
      <w:r>
        <w:t xml:space="preserve">.</w:t>
      </w:r>
    </w:p>
    <w:bookmarkEnd w:id="801"/>
    <w:bookmarkStart w:id="80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warning.png" id="803"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4"/>
    <w:bookmarkEnd w:id="805"/>
    <w:bookmarkStart w:id="833" w:name="code-publication"/>
    <w:p>
      <w:pPr>
        <w:pStyle w:val="Heading1"/>
      </w:pPr>
      <w:r>
        <w:t xml:space="preserve">16. Code Publication</w:t>
      </w:r>
    </w:p>
    <w:bookmarkStart w:id="806"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6"/>
    <w:bookmarkStart w:id="80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7">
        <w:r>
          <w:rPr>
            <w:rStyle w:val="Hyperlink"/>
          </w:rPr>
          <w:t xml:space="preserve">here.</w:t>
        </w:r>
      </w:hyperlink>
    </w:p>
    <w:bookmarkEnd w:id="808"/>
    <w:bookmarkStart w:id="80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9"/>
    <w:bookmarkStart w:id="81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0">
        <w:r>
          <w:rPr>
            <w:rStyle w:val="Hyperlink"/>
          </w:rPr>
          <w:t xml:space="preserve">here.</w:t>
        </w:r>
      </w:hyperlink>
    </w:p>
    <w:bookmarkEnd w:id="811"/>
    <w:bookmarkStart w:id="81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2"/>
    <w:bookmarkStart w:id="81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3">
        <w:r>
          <w:rPr>
            <w:rStyle w:val="Hyperlink"/>
          </w:rPr>
          <w:t xml:space="preserve">here.</w:t>
        </w:r>
      </w:hyperlink>
    </w:p>
    <w:bookmarkEnd w:id="814"/>
    <w:bookmarkStart w:id="81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5"/>
    <w:bookmarkStart w:id="81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6"/>
    <w:bookmarkStart w:id="81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7">
        <w:r>
          <w:rPr>
            <w:rStyle w:val="Hyperlink"/>
          </w:rPr>
          <w:t xml:space="preserve">Managing releases in a repository</w:t>
        </w:r>
      </w:hyperlink>
      <w:r>
        <w:t xml:space="preserve">.</w:t>
      </w:r>
    </w:p>
    <w:bookmarkEnd w:id="818"/>
    <w:bookmarkStart w:id="83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1">
        <w:r>
          <w:rPr>
            <w:rStyle w:val="Hyperlink"/>
          </w:rPr>
          <w:t xml:space="preserve">CRAN stages diagram</w:t>
        </w:r>
      </w:hyperlink>
      <w:r>
        <w:t xml:space="preserve"> </w:t>
      </w:r>
      <w:r>
        <w:t xml:space="preserve">by Edgar Ruiz.</w:t>
      </w:r>
    </w:p>
    <w:bookmarkStart w:id="82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2"/>
    <w:bookmarkStart w:id="82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3">
        <w:r>
          <w:rPr>
            <w:rStyle w:val="Hyperlink"/>
          </w:rPr>
          <w:t xml:space="preserve">R-hub</w:t>
        </w:r>
      </w:hyperlink>
      <w:r>
        <w:t xml:space="preserve"> </w:t>
      </w:r>
      <w:r>
        <w:t xml:space="preserve">- tests on a wide range of platforms.</w:t>
      </w:r>
      <w:r>
        <w:t xml:space="preserve"> </w:t>
      </w:r>
      <w:r>
        <w:t xml:space="preserve">In</w:t>
      </w:r>
      <w:r>
        <w:t xml:space="preserve"> </w:t>
      </w:r>
      <w:hyperlink r:id="rId82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5">
        <w:r>
          <w:rPr>
            <w:rStyle w:val="Hyperlink"/>
          </w:rPr>
          <w:t xml:space="preserve">CRAN Repository Policy</w:t>
        </w:r>
      </w:hyperlink>
      <w:r>
        <w:t xml:space="preserve">.</w:t>
      </w:r>
    </w:p>
    <w:bookmarkEnd w:id="826"/>
    <w:bookmarkStart w:id="82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8"/>
    <w:bookmarkStart w:id="831"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1"/>
    <w:bookmarkEnd w:id="832"/>
    <w:bookmarkEnd w:id="833"/>
    <w:bookmarkStart w:id="853" w:name="data-publication"/>
    <w:p>
      <w:pPr>
        <w:pStyle w:val="Heading1"/>
      </w:pPr>
      <w:r>
        <w:t xml:space="preserve">17. Data Publication</w:t>
      </w:r>
    </w:p>
    <w:bookmarkStart w:id="83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4"/>
    <w:bookmarkStart w:id="83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5"/>
    <w:bookmarkStart w:id="83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6"/>
    <w:bookmarkStart w:id="83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7">
        <w:r>
          <w:rPr>
            <w:rStyle w:val="Hyperlink"/>
          </w:rPr>
          <w:t xml:space="preserve">UC Davis DataLab GIS workshops</w:t>
        </w:r>
      </w:hyperlink>
      <w:r>
        <w:t xml:space="preserve">, including resources on QGIS and spatial SQL.</w:t>
      </w:r>
    </w:p>
    <w:bookmarkEnd w:id="838"/>
    <w:bookmarkEnd w:id="839"/>
    <w:bookmarkStart w:id="843" w:name="create-public-ids"/>
    <w:p>
      <w:pPr>
        <w:pStyle w:val="Heading2"/>
      </w:pPr>
      <w:r>
        <w:t xml:space="preserve">17.3 Create public IDs</w:t>
      </w:r>
    </w:p>
    <w:bookmarkStart w:id="84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0"/>
    <w:bookmarkStart w:id="84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1"/>
    <w:bookmarkStart w:id="84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2"/>
    <w:bookmarkEnd w:id="843"/>
    <w:bookmarkStart w:id="84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6">
        <w:r>
          <w:rPr>
            <w:rStyle w:val="Hyperlink"/>
          </w:rPr>
          <w:t xml:space="preserve">UC Davis DataLab workshop on data documentation</w:t>
        </w:r>
      </w:hyperlink>
      <w:r>
        <w:t xml:space="preserve">.</w:t>
      </w:r>
    </w:p>
    <w:bookmarkStart w:id="848"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7">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8"/>
    <w:bookmarkEnd w:id="849"/>
    <w:bookmarkStart w:id="85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0"/>
    <w:bookmarkStart w:id="85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1"/>
    <w:bookmarkStart w:id="85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2"/>
    <w:bookmarkEnd w:id="853"/>
    <w:bookmarkStart w:id="90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7" w:name="uc-davis-computing-resources"/>
    <w:p>
      <w:pPr>
        <w:pStyle w:val="Heading2"/>
      </w:pPr>
      <w:r>
        <w:t xml:space="preserve">18.1 UC Davis Computing Resources</w:t>
      </w:r>
    </w:p>
    <w:bookmarkStart w:id="85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6"/>
    <w:bookmarkEnd w:id="857"/>
    <w:bookmarkStart w:id="85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8"/>
    <w:bookmarkEnd w:id="859"/>
    <w:bookmarkStart w:id="86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0"/>
    <w:bookmarkStart w:id="86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4">
        <w:r>
          <w:rPr>
            <w:rStyle w:val="Hyperlink"/>
          </w:rPr>
          <w:t xml:space="preserve">hpc.ucdavis.edu</w:t>
        </w:r>
      </w:hyperlink>
      <w:r>
        <w:t xml:space="preserve"> </w:t>
      </w:r>
      <w:r>
        <w:t xml:space="preserve">for support information.</w:t>
      </w:r>
    </w:p>
    <w:bookmarkEnd w:id="861"/>
    <w:bookmarkStart w:id="86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2"/>
    <w:bookmarkStart w:id="86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3"/>
    <w:bookmarkStart w:id="86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4"/>
    <w:bookmarkEnd w:id="865"/>
    <w:bookmarkStart w:id="88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8">
                    <w:r>
                      <w:rPr>
                        <w:rStyle w:val="Hyperlink"/>
                      </w:rPr>
                      <w:t xml:space="preserve">VcXsrv</w:t>
                    </w:r>
                  </w:hyperlink>
                  <w:r>
                    <w:t xml:space="preserve">, or</w:t>
                  </w:r>
                  <w:r>
                    <w:t xml:space="preserve"> </w:t>
                  </w:r>
                  <w:hyperlink r:id="rId86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2"/>
          <w:p/>
        </w:tc>
      </w:tr>
    </w:tbl>
    <w:bookmarkEnd w:id="873"/>
    <w:bookmarkStart w:id="87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4"/>
    <w:bookmarkStart w:id="87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5"/>
    <w:bookmarkStart w:id="87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8"/>
    <w:bookmarkStart w:id="88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1">
        <w:r>
          <w:rPr>
            <w:rStyle w:val="Hyperlink"/>
          </w:rPr>
          <w:t xml:space="preserve">Xpra</w:t>
        </w:r>
      </w:hyperlink>
      <w:r>
        <w:t xml:space="preserve">, VNC, and</w:t>
      </w:r>
      <w:r>
        <w:t xml:space="preserve"> </w:t>
      </w:r>
      <w:hyperlink r:id="rId88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3"/>
    <w:bookmarkEnd w:id="884"/>
    <w:bookmarkStart w:id="89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5">
        <w:r>
          <w:rPr>
            <w:rStyle w:val="VerbatimChar"/>
          </w:rPr>
          <w:t xml:space="preserve">tmux</w:t>
        </w:r>
      </w:hyperlink>
      <w:r>
        <w:t xml:space="preserve"> </w:t>
      </w:r>
      <w:r>
        <w:t xml:space="preserve">or</w:t>
      </w:r>
      <w:r>
        <w:t xml:space="preserve"> </w:t>
      </w:r>
      <w:hyperlink r:id="rId88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7"/>
    <w:bookmarkStart w:id="89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important.png" id="889"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0" name="Picture"/>
                  <a:graphic>
                    <a:graphicData uri="http://schemas.openxmlformats.org/drawingml/2006/picture">
                      <pic:pic>
                        <pic:nvPicPr>
                          <pic:cNvPr descr="/opt/quarto/share/formats/docx/note.png" id="89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4">
              <w:r>
                <w:rPr>
                  <w:rStyle w:val="Hyperlink"/>
                </w:rPr>
                <w:t xml:space="preserve">UC Davis HPC documentation</w:t>
              </w:r>
            </w:hyperlink>
            <w:r>
              <w:t xml:space="preserve"> </w:t>
            </w:r>
            <w:r>
              <w:t xml:space="preserve">or contact HPC support.</w:t>
            </w:r>
          </w:p>
          <w:p/>
        </w:tc>
      </w:tr>
    </w:tbl>
    <w:bookmarkEnd w:id="892"/>
    <w:bookmarkEnd w:id="893"/>
    <w:bookmarkStart w:id="898" w:name="storage-group-storage-access"/>
    <w:p>
      <w:pPr>
        <w:pStyle w:val="Heading2"/>
      </w:pPr>
      <w:r>
        <w:t xml:space="preserve">18.8 Storage &amp; group storage access</w:t>
      </w:r>
    </w:p>
    <w:bookmarkStart w:id="89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4">
        <w:r>
          <w:rPr>
            <w:rStyle w:val="Hyperlink"/>
          </w:rPr>
          <w:t xml:space="preserve">UC Davis HPC documentation</w:t>
        </w:r>
      </w:hyperlink>
      <w:r>
        <w:t xml:space="preserve"> </w:t>
      </w:r>
      <w:r>
        <w:t xml:space="preserve">for specific storage options and quotas.</w:t>
      </w:r>
    </w:p>
    <w:bookmarkEnd w:id="894"/>
    <w:bookmarkStart w:id="89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5"/>
    <w:bookmarkStart w:id="89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6">
        <w:r>
          <w:rPr>
            <w:rStyle w:val="Hyperlink"/>
          </w:rPr>
          <w:t xml:space="preserve">this guide</w:t>
        </w:r>
      </w:hyperlink>
      <w:r>
        <w:t xml:space="preserve">.</w:t>
      </w:r>
    </w:p>
    <w:bookmarkEnd w:id="897"/>
    <w:bookmarkEnd w:id="898"/>
    <w:bookmarkStart w:id="89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9"/>
    <w:bookmarkEnd w:id="900"/>
    <w:bookmarkStart w:id="92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1">
        <w:r>
          <w:rPr>
            <w:rStyle w:val="Hyperlink"/>
            <w:b/>
            <w:bCs/>
          </w:rPr>
          <w:t xml:space="preserve">Working with AI</w:t>
        </w:r>
      </w:hyperlink>
      <w:r>
        <w:t xml:space="preserve"> </w:t>
      </w:r>
      <w:r>
        <w:t xml:space="preserve">(source:</w:t>
      </w:r>
      <w:r>
        <w:t xml:space="preserve"> </w:t>
      </w:r>
      <w:hyperlink r:id="rId902">
        <w:r>
          <w:rPr>
            <w:rStyle w:val="Hyperlink"/>
          </w:rPr>
          <w:t xml:space="preserve">https://github.com/d-morrison/wai</w:t>
        </w:r>
      </w:hyperlink>
      <w:r>
        <w:t xml:space="preserve">).</w:t>
      </w:r>
    </w:p>
    <w:p>
      <w:pPr>
        <w:pStyle w:val="BodyText"/>
      </w:pPr>
      <w:r>
        <w:t xml:space="preserve">That site covers:</w:t>
      </w:r>
      <w:r>
        <w:t xml:space="preserve"> </w:t>
      </w:r>
      <w:bookmarkStart w:id="903" w:name="sec-ai-disclosure"/>
      <w:bookmarkEnd w:id="903"/>
      <w:bookmarkStart w:id="904" w:name="sec-ai-journal-articles"/>
      <w:bookmarkEnd w:id="904"/>
      <w:r>
        <w:t xml:space="preserve"> </w:t>
      </w:r>
      <w:bookmarkStart w:id="905" w:name="sec-ai-language-model"/>
      <w:bookmarkEnd w:id="905"/>
      <w:bookmarkStart w:id="906" w:name="sec-ai-harnesses"/>
      <w:bookmarkEnd w:id="906"/>
      <w:bookmarkStart w:id="907" w:name="sec-ai-agent-implementation"/>
      <w:bookmarkEnd w:id="907"/>
      <w:r>
        <w:t xml:space="preserve"> </w:t>
      </w:r>
      <w:bookmarkStart w:id="908" w:name="sec-ai-harness-construction"/>
      <w:bookmarkEnd w:id="908"/>
      <w:bookmarkStart w:id="909" w:name="sec-ai-agent-program-kind"/>
      <w:bookmarkEnd w:id="909"/>
      <w:r>
        <w:t xml:space="preserve"> </w:t>
      </w:r>
      <w:bookmarkStart w:id="910" w:name="sec-ai-harness-agent-relationship"/>
      <w:bookmarkEnd w:id="910"/>
      <w:bookmarkStart w:id="911" w:name="sec-ai-addressing-failing-workflows"/>
      <w:bookmarkEnd w:id="911"/>
      <w:r>
        <w:t xml:space="preserve"> </w:t>
      </w:r>
      <w:bookmarkStart w:id="912" w:name="sec-ai-benefits-hazards"/>
      <w:bookmarkEnd w:id="912"/>
      <w:bookmarkStart w:id="913" w:name="sec-ai-best-practices"/>
      <w:bookmarkEnd w:id="913"/>
      <w:bookmarkStart w:id="914" w:name="sec-ai-offline"/>
      <w:bookmarkEnd w:id="914"/>
      <w:r>
        <w:t xml:space="preserve"> </w:t>
      </w:r>
      <w:bookmarkStart w:id="915" w:name="sec-ai-copilot-settings"/>
      <w:bookmarkEnd w:id="915"/>
      <w:bookmarkStart w:id="916" w:name="sec-ai-agent-skills"/>
      <w:bookmarkEnd w:id="916"/>
      <w:bookmarkStart w:id="917" w:name="sec-ai-claude-cloud-env"/>
      <w:bookmarkEnd w:id="917"/>
      <w:r>
        <w:t xml:space="preserve"> </w:t>
      </w:r>
      <w:bookmarkStart w:id="918" w:name="sec-ai-when-to-use"/>
      <w:bookmarkEnd w:id="918"/>
      <w:bookmarkStart w:id="919" w:name="sec-ai-claude-code-windows"/>
      <w:bookmarkEnd w:id="919"/>
      <w:bookmarkStart w:id="920" w:name="sec-fully-clean"/>
      <w:bookmarkEnd w:id="920"/>
    </w:p>
    <w:p>
      <w:pPr>
        <w:numPr>
          <w:ilvl w:val="0"/>
          <w:numId w:val="1256"/>
        </w:numPr>
      </w:pPr>
      <w:hyperlink r:id="rId92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2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4" name="Picture"/>
                  <a:graphic>
                    <a:graphicData uri="http://schemas.openxmlformats.org/drawingml/2006/picture">
                      <pic:pic>
                        <pic:nvPicPr>
                          <pic:cNvPr descr="/opt/quarto/share/formats/docx/note.png" id="92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6"/>
    <w:bookmarkStart w:id="935" w:name="checklists"/>
    <w:p>
      <w:pPr>
        <w:pStyle w:val="Heading1"/>
      </w:pPr>
      <w:r>
        <w:t xml:space="preserve">20. Checklists</w:t>
      </w:r>
    </w:p>
    <w:bookmarkStart w:id="927"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7"/>
    <w:bookmarkStart w:id="929"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8">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9"/>
    <w:bookmarkStart w:id="93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0">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1"/>
    <w:bookmarkStart w:id="934"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32">
        <w:r>
          <w:rPr>
            <w:rStyle w:val="Hyperlink"/>
          </w:rPr>
          <w:t xml:space="preserve">here</w:t>
        </w:r>
      </w:hyperlink>
      <w:r>
        <w:t xml:space="preserve">, a neat palette generator with colorblind options</w:t>
      </w:r>
      <w:r>
        <w:t xml:space="preserve"> </w:t>
      </w:r>
      <w:hyperlink r:id="rId93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4"/>
    <w:bookmarkEnd w:id="935"/>
    <w:bookmarkStart w:id="980" w:name="resources-2"/>
    <w:p>
      <w:pPr>
        <w:pStyle w:val="Heading1"/>
      </w:pPr>
      <w:r>
        <w:t xml:space="preserve">21. Resources</w:t>
      </w:r>
    </w:p>
    <w:bookmarkStart w:id="953" w:name="resources-for-r"/>
    <w:p>
      <w:pPr>
        <w:pStyle w:val="Heading2"/>
      </w:pPr>
      <w:r>
        <w:t xml:space="preserve">21.1 Resources for R</w:t>
      </w:r>
    </w:p>
    <w:bookmarkStart w:id="938"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6">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7">
        <w:r>
          <w:rPr>
            <w:rStyle w:val="Hyperlink"/>
          </w:rPr>
          <w:t xml:space="preserve">DataCamp</w:t>
        </w:r>
      </w:hyperlink>
      <w:r>
        <w:t xml:space="preserve"> </w:t>
      </w:r>
      <w:r>
        <w:t xml:space="preserve">- email Kristen for access</w:t>
      </w:r>
    </w:p>
    <w:bookmarkEnd w:id="938"/>
    <w:bookmarkStart w:id="943" w:name="uc-davis-datalab-workshops-and-tutorials"/>
    <w:p>
      <w:pPr>
        <w:pStyle w:val="Heading3"/>
      </w:pPr>
      <w:r>
        <w:t xml:space="preserve">21.1.2 UC Davis DataLab Workshops and Tutorials</w:t>
      </w:r>
    </w:p>
    <w:p>
      <w:pPr>
        <w:pStyle w:val="FirstParagraph"/>
      </w:pPr>
      <w:r>
        <w:t xml:space="preserve">The</w:t>
      </w:r>
      <w:r>
        <w:t xml:space="preserve"> </w:t>
      </w:r>
      <w:hyperlink r:id="rId837">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9">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40">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41">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42">
        <w:r>
          <w:rPr>
            <w:rStyle w:val="Hyperlink"/>
          </w:rPr>
          <w:t xml:space="preserve">Install Guides</w:t>
        </w:r>
      </w:hyperlink>
      <w:r>
        <w:t xml:space="preserve"> </w:t>
      </w:r>
      <w:r>
        <w:t xml:space="preserve">- setup instructions for data science software</w:t>
      </w:r>
    </w:p>
    <w:bookmarkEnd w:id="943"/>
    <w:bookmarkStart w:id="948" w:name="cheat-sheets"/>
    <w:p>
      <w:pPr>
        <w:pStyle w:val="Heading3"/>
      </w:pPr>
      <w:r>
        <w:t xml:space="preserve">21.1.3 Cheat Sheets</w:t>
      </w:r>
    </w:p>
    <w:p>
      <w:pPr>
        <w:pStyle w:val="Compact"/>
        <w:numPr>
          <w:ilvl w:val="0"/>
          <w:numId w:val="1263"/>
        </w:numPr>
      </w:pPr>
      <w:hyperlink r:id="rId944">
        <w:r>
          <w:rPr>
            <w:rStyle w:val="Hyperlink"/>
          </w:rPr>
          <w:t xml:space="preserve">dplyr and tidyr cheat sheet</w:t>
        </w:r>
      </w:hyperlink>
    </w:p>
    <w:p>
      <w:pPr>
        <w:pStyle w:val="Compact"/>
        <w:numPr>
          <w:ilvl w:val="0"/>
          <w:numId w:val="1263"/>
        </w:numPr>
      </w:pPr>
      <w:hyperlink r:id="rId945">
        <w:r>
          <w:rPr>
            <w:rStyle w:val="Hyperlink"/>
          </w:rPr>
          <w:t xml:space="preserve">ggplot cheat sheet</w:t>
        </w:r>
      </w:hyperlink>
    </w:p>
    <w:p>
      <w:pPr>
        <w:pStyle w:val="Compact"/>
        <w:numPr>
          <w:ilvl w:val="0"/>
          <w:numId w:val="1263"/>
        </w:numPr>
      </w:pPr>
      <w:hyperlink r:id="rId946">
        <w:r>
          <w:rPr>
            <w:rStyle w:val="Hyperlink"/>
          </w:rPr>
          <w:t xml:space="preserve">data table cheat sheet</w:t>
        </w:r>
      </w:hyperlink>
    </w:p>
    <w:p>
      <w:pPr>
        <w:pStyle w:val="Compact"/>
        <w:numPr>
          <w:ilvl w:val="0"/>
          <w:numId w:val="1263"/>
        </w:numPr>
      </w:pPr>
      <w:hyperlink r:id="rId947">
        <w:r>
          <w:rPr>
            <w:rStyle w:val="Hyperlink"/>
          </w:rPr>
          <w:t xml:space="preserve">RMarkdown cheat sheet</w:t>
        </w:r>
      </w:hyperlink>
    </w:p>
    <w:bookmarkEnd w:id="948"/>
    <w:bookmarkStart w:id="950" w:name="style-and-best-practices"/>
    <w:p>
      <w:pPr>
        <w:pStyle w:val="Heading3"/>
      </w:pPr>
      <w:r>
        <w:t xml:space="preserve">21.1.4 Style and Best Practices</w:t>
      </w:r>
    </w:p>
    <w:p>
      <w:pPr>
        <w:pStyle w:val="Compact"/>
        <w:numPr>
          <w:ilvl w:val="0"/>
          <w:numId w:val="1264"/>
        </w:numPr>
      </w:pPr>
      <w:hyperlink r:id="rId949">
        <w:r>
          <w:rPr>
            <w:rStyle w:val="Hyperlink"/>
          </w:rPr>
          <w:t xml:space="preserve">Hadley Wickham’s R Style Guide</w:t>
        </w:r>
      </w:hyperlink>
    </w:p>
    <w:bookmarkEnd w:id="950"/>
    <w:bookmarkStart w:id="951" w:name="data-documentation-and-dictionaries"/>
    <w:p>
      <w:pPr>
        <w:pStyle w:val="Heading3"/>
      </w:pPr>
      <w:r>
        <w:t xml:space="preserve">21.1.5 Data Documentation and Dictionaries</w:t>
      </w:r>
    </w:p>
    <w:p>
      <w:pPr>
        <w:pStyle w:val="Compact"/>
        <w:numPr>
          <w:ilvl w:val="0"/>
          <w:numId w:val="1265"/>
        </w:numPr>
      </w:pPr>
      <w:hyperlink r:id="rId845">
        <w:r>
          <w:rPr>
            <w:rStyle w:val="Hyperlink"/>
          </w:rPr>
          <w:t xml:space="preserve">Tidyverse data-dict</w:t>
        </w:r>
      </w:hyperlink>
      <w:r>
        <w:t xml:space="preserve"> </w:t>
      </w:r>
      <w:r>
        <w:t xml:space="preserve">- open specification and CLI tool for creating, validating, and documenting data dictionaries in YAML format</w:t>
      </w:r>
    </w:p>
    <w:bookmarkEnd w:id="951"/>
    <w:bookmarkStart w:id="952"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52"/>
    <w:bookmarkEnd w:id="953"/>
    <w:bookmarkStart w:id="955"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4">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5"/>
    <w:bookmarkStart w:id="958" w:name="resources-for-python"/>
    <w:p>
      <w:pPr>
        <w:pStyle w:val="Heading2"/>
      </w:pPr>
      <w:r>
        <w:t xml:space="preserve">21.3 Resources for Python</w:t>
      </w:r>
    </w:p>
    <w:p>
      <w:pPr>
        <w:pStyle w:val="Compact"/>
        <w:numPr>
          <w:ilvl w:val="0"/>
          <w:numId w:val="1268"/>
        </w:numPr>
      </w:pPr>
      <w:hyperlink r:id="rId956">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7">
        <w:r>
          <w:rPr>
            <w:rStyle w:val="Hyperlink"/>
          </w:rPr>
          <w:t xml:space="preserve">Natural Language Processing with Python</w:t>
        </w:r>
      </w:hyperlink>
      <w:r>
        <w:t xml:space="preserve"> </w:t>
      </w:r>
      <w:r>
        <w:t xml:space="preserve">- text analysis and NLP techniques</w:t>
      </w:r>
    </w:p>
    <w:bookmarkEnd w:id="958"/>
    <w:bookmarkStart w:id="960" w:name="resources-for-julia"/>
    <w:p>
      <w:pPr>
        <w:pStyle w:val="Heading2"/>
      </w:pPr>
      <w:r>
        <w:t xml:space="preserve">21.4 Resources for Julia</w:t>
      </w:r>
    </w:p>
    <w:p>
      <w:pPr>
        <w:pStyle w:val="Compact"/>
        <w:numPr>
          <w:ilvl w:val="0"/>
          <w:numId w:val="1269"/>
        </w:numPr>
      </w:pPr>
      <w:hyperlink r:id="rId959">
        <w:r>
          <w:rPr>
            <w:rStyle w:val="Hyperlink"/>
          </w:rPr>
          <w:t xml:space="preserve">UC Davis Julia Users Group Julia Basics Workshop</w:t>
        </w:r>
      </w:hyperlink>
      <w:r>
        <w:t xml:space="preserve"> </w:t>
      </w:r>
      <w:r>
        <w:t xml:space="preserve">- foundational Julia programming</w:t>
      </w:r>
    </w:p>
    <w:bookmarkEnd w:id="960"/>
    <w:bookmarkStart w:id="962"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6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2"/>
    <w:bookmarkStart w:id="966"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3">
        <w:r>
          <w:rPr>
            <w:rStyle w:val="Hyperlink"/>
          </w:rPr>
          <w:t xml:space="preserve">The Pathway to Publishing: A Guide to Quantitative Writing in the Health Sciences</w:t>
        </w:r>
      </w:hyperlink>
    </w:p>
    <w:p>
      <w:pPr>
        <w:pStyle w:val="Compact"/>
        <w:numPr>
          <w:ilvl w:val="0"/>
          <w:numId w:val="1271"/>
        </w:numPr>
      </w:pPr>
      <w:hyperlink r:id="rId9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5">
        <w:r>
          <w:rPr>
            <w:rStyle w:val="Hyperlink"/>
          </w:rPr>
          <w:t xml:space="preserve">Secret, actionable writing tips</w:t>
        </w:r>
      </w:hyperlink>
    </w:p>
    <w:bookmarkEnd w:id="966"/>
    <w:bookmarkStart w:id="970"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7">
        <w:r>
          <w:rPr>
            <w:rStyle w:val="Hyperlink"/>
          </w:rPr>
          <w:t xml:space="preserve">How to give a killer narratively-driven scientific talk</w:t>
        </w:r>
      </w:hyperlink>
    </w:p>
    <w:p>
      <w:pPr>
        <w:pStyle w:val="Compact"/>
        <w:numPr>
          <w:ilvl w:val="0"/>
          <w:numId w:val="1272"/>
        </w:numPr>
      </w:pPr>
      <w:hyperlink r:id="rId968">
        <w:r>
          <w:rPr>
            <w:rStyle w:val="Hyperlink"/>
          </w:rPr>
          <w:t xml:space="preserve">How to make a better poster</w:t>
        </w:r>
      </w:hyperlink>
    </w:p>
    <w:p>
      <w:pPr>
        <w:pStyle w:val="Compact"/>
        <w:numPr>
          <w:ilvl w:val="0"/>
          <w:numId w:val="1272"/>
        </w:numPr>
      </w:pPr>
      <w:hyperlink r:id="rId969">
        <w:r>
          <w:rPr>
            <w:rStyle w:val="Hyperlink"/>
          </w:rPr>
          <w:t xml:space="preserve">How to make an even better poster</w:t>
        </w:r>
      </w:hyperlink>
    </w:p>
    <w:bookmarkEnd w:id="970"/>
    <w:bookmarkStart w:id="973" w:name="professional-advice"/>
    <w:p>
      <w:pPr>
        <w:pStyle w:val="Heading2"/>
      </w:pPr>
      <w:r>
        <w:t xml:space="preserve">21.8 Professional advice</w:t>
      </w:r>
    </w:p>
    <w:p>
      <w:pPr>
        <w:pStyle w:val="Compact"/>
        <w:numPr>
          <w:ilvl w:val="0"/>
          <w:numId w:val="1273"/>
        </w:numPr>
      </w:pPr>
      <w:hyperlink r:id="rId971">
        <w:r>
          <w:rPr>
            <w:rStyle w:val="Hyperlink"/>
          </w:rPr>
          <w:t xml:space="preserve">Professional advice, especially for your first job</w:t>
        </w:r>
      </w:hyperlink>
    </w:p>
    <w:p>
      <w:pPr>
        <w:pStyle w:val="Compact"/>
        <w:numPr>
          <w:ilvl w:val="0"/>
          <w:numId w:val="1273"/>
        </w:numPr>
      </w:pPr>
      <w:hyperlink r:id="rId972">
        <w:r>
          <w:rPr>
            <w:rStyle w:val="Hyperlink"/>
          </w:rPr>
          <w:t xml:space="preserve">Team Public Health Substack</w:t>
        </w:r>
      </w:hyperlink>
    </w:p>
    <w:bookmarkEnd w:id="973"/>
    <w:bookmarkStart w:id="976" w:name="funding"/>
    <w:p>
      <w:pPr>
        <w:pStyle w:val="Heading2"/>
      </w:pPr>
      <w:r>
        <w:t xml:space="preserve">21.9 Funding</w:t>
      </w:r>
    </w:p>
    <w:p>
      <w:pPr>
        <w:pStyle w:val="Compact"/>
        <w:numPr>
          <w:ilvl w:val="0"/>
          <w:numId w:val="1274"/>
        </w:numPr>
      </w:pPr>
      <w:hyperlink r:id="rId974">
        <w:r>
          <w:rPr>
            <w:rStyle w:val="Hyperlink"/>
          </w:rPr>
          <w:t xml:space="preserve">Building Your Funding Train</w:t>
        </w:r>
      </w:hyperlink>
    </w:p>
    <w:p>
      <w:pPr>
        <w:pStyle w:val="Compact"/>
        <w:numPr>
          <w:ilvl w:val="0"/>
          <w:numId w:val="1274"/>
        </w:numPr>
      </w:pPr>
      <w:hyperlink r:id="rId975">
        <w:r>
          <w:rPr>
            <w:rStyle w:val="Hyperlink"/>
          </w:rPr>
          <w:t xml:space="preserve">NIH Grant Writing Resources</w:t>
        </w:r>
      </w:hyperlink>
    </w:p>
    <w:bookmarkEnd w:id="976"/>
    <w:bookmarkStart w:id="979" w:name="ethics-and-global-health-research"/>
    <w:p>
      <w:pPr>
        <w:pStyle w:val="Heading2"/>
      </w:pPr>
      <w:r>
        <w:t xml:space="preserve">21.10 Ethics and global health research</w:t>
      </w:r>
    </w:p>
    <w:p>
      <w:pPr>
        <w:pStyle w:val="Compact"/>
        <w:numPr>
          <w:ilvl w:val="0"/>
          <w:numId w:val="1275"/>
        </w:numPr>
      </w:pPr>
      <w:hyperlink r:id="rId977">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8">
        <w:r>
          <w:rPr>
            <w:rStyle w:val="Hyperlink"/>
          </w:rPr>
          <w:t xml:space="preserve">Transforming Global Health Partnerships</w:t>
        </w:r>
      </w:hyperlink>
    </w:p>
    <w:p>
      <w:r>
        <w:br w:type="page"/>
      </w:r>
    </w:p>
    <w:bookmarkEnd w:id="979"/>
    <w:bookmarkEnd w:id="980"/>
    <w:bookmarkStart w:id="1007" w:name="professional-development"/>
    <w:p>
      <w:pPr>
        <w:pStyle w:val="Heading1"/>
      </w:pPr>
      <w:r>
        <w:t xml:space="preserve">22. Professional Development</w:t>
      </w:r>
    </w:p>
    <w:bookmarkStart w:id="98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81"/>
    <w:bookmarkStart w:id="98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82">
        <w:r>
          <w:rPr>
            <w:rStyle w:val="Hyperlink"/>
          </w:rPr>
          <w:t xml:space="preserve">myIDP - Individual Development Plan tool</w:t>
        </w:r>
      </w:hyperlink>
    </w:p>
    <w:p>
      <w:pPr>
        <w:pStyle w:val="Compact"/>
        <w:numPr>
          <w:ilvl w:val="0"/>
          <w:numId w:val="1278"/>
        </w:numPr>
      </w:pPr>
      <w:hyperlink r:id="rId983">
        <w:r>
          <w:rPr>
            <w:rStyle w:val="Hyperlink"/>
          </w:rPr>
          <w:t xml:space="preserve">NIH OITE Career Resources</w:t>
        </w:r>
      </w:hyperlink>
    </w:p>
    <w:bookmarkEnd w:id="984"/>
    <w:bookmarkStart w:id="98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5">
        <w:r>
          <w:rPr>
            <w:rStyle w:val="Hyperlink"/>
          </w:rPr>
          <w:t xml:space="preserve">How to tell a compelling story in scientific presentations</w:t>
        </w:r>
      </w:hyperlink>
    </w:p>
    <w:p>
      <w:pPr>
        <w:pStyle w:val="Compact"/>
        <w:numPr>
          <w:ilvl w:val="0"/>
          <w:numId w:val="1280"/>
        </w:numPr>
      </w:pPr>
      <w:hyperlink r:id="rId967">
        <w:r>
          <w:rPr>
            <w:rStyle w:val="Hyperlink"/>
          </w:rPr>
          <w:t xml:space="preserve">How to give a killer narratively-driven scientific talk</w:t>
        </w:r>
      </w:hyperlink>
    </w:p>
    <w:p>
      <w:pPr>
        <w:pStyle w:val="Compact"/>
        <w:numPr>
          <w:ilvl w:val="0"/>
          <w:numId w:val="1280"/>
        </w:numPr>
      </w:pPr>
      <w:hyperlink r:id="rId986">
        <w:r>
          <w:rPr>
            <w:rStyle w:val="Hyperlink"/>
          </w:rPr>
          <w:t xml:space="preserve">How to make a better poster</w:t>
        </w:r>
      </w:hyperlink>
    </w:p>
    <w:p>
      <w:pPr>
        <w:pStyle w:val="Compact"/>
        <w:numPr>
          <w:ilvl w:val="0"/>
          <w:numId w:val="1280"/>
        </w:numPr>
      </w:pPr>
      <w:hyperlink r:id="rId969">
        <w:r>
          <w:rPr>
            <w:rStyle w:val="Hyperlink"/>
          </w:rPr>
          <w:t xml:space="preserve">How to make an even better poster</w:t>
        </w:r>
      </w:hyperlink>
    </w:p>
    <w:bookmarkEnd w:id="987"/>
    <w:bookmarkStart w:id="99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8">
        <w:r>
          <w:rPr>
            <w:rStyle w:val="Hyperlink"/>
          </w:rPr>
          <w:t xml:space="preserve">ColorBrewer</w:t>
        </w:r>
      </w:hyperlink>
      <w:r>
        <w:t xml:space="preserve"> </w:t>
      </w:r>
      <w:r>
        <w:t xml:space="preserve">or</w:t>
      </w:r>
      <w:r>
        <w:t xml:space="preserve"> </w:t>
      </w:r>
      <w:hyperlink r:id="rId989">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90">
        <w:r>
          <w:rPr>
            <w:rStyle w:val="Hyperlink"/>
          </w:rPr>
          <w:t xml:space="preserve">Ten Simple Rules for Better Figures</w:t>
        </w:r>
      </w:hyperlink>
    </w:p>
    <w:bookmarkEnd w:id="991"/>
    <w:bookmarkStart w:id="993"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4">
        <w:r>
          <w:rPr>
            <w:rStyle w:val="Hyperlink"/>
          </w:rPr>
          <w:t xml:space="preserve">Building Your Funding Train</w:t>
        </w:r>
      </w:hyperlink>
    </w:p>
    <w:p>
      <w:pPr>
        <w:pStyle w:val="Compact"/>
        <w:numPr>
          <w:ilvl w:val="0"/>
          <w:numId w:val="1284"/>
        </w:numPr>
      </w:pPr>
      <w:hyperlink r:id="rId992">
        <w:r>
          <w:rPr>
            <w:rStyle w:val="Hyperlink"/>
          </w:rPr>
          <w:t xml:space="preserve">NIH Funding Opportunities</w:t>
        </w:r>
      </w:hyperlink>
    </w:p>
    <w:p>
      <w:pPr>
        <w:pStyle w:val="Compact"/>
        <w:numPr>
          <w:ilvl w:val="0"/>
          <w:numId w:val="1284"/>
        </w:numPr>
      </w:pPr>
      <w:hyperlink r:id="rId975">
        <w:r>
          <w:rPr>
            <w:rStyle w:val="Hyperlink"/>
          </w:rPr>
          <w:t xml:space="preserve">NIH Grant Writing Resources</w:t>
        </w:r>
      </w:hyperlink>
    </w:p>
    <w:bookmarkEnd w:id="993"/>
    <w:bookmarkStart w:id="100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4"/>
    <w:bookmarkStart w:id="99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5"/>
    <w:bookmarkStart w:id="99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6"/>
    <w:bookmarkStart w:id="100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8">
        <w:r>
          <w:rPr>
            <w:rStyle w:val="Hyperlink"/>
          </w:rPr>
          <w:t xml:space="preserve">PhD</w:t>
        </w:r>
      </w:hyperlink>
      <w:r>
        <w:t xml:space="preserve">,</w:t>
      </w:r>
      <w:r>
        <w:t xml:space="preserve"> </w:t>
      </w:r>
      <w:r>
        <w:t xml:space="preserve">is a spiritual successor to an apprentice’s</w:t>
      </w:r>
      <w:r>
        <w:t xml:space="preserve"> </w:t>
      </w:r>
      <w:hyperlink r:id="rId9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1000"/>
    <w:bookmarkStart w:id="100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1"/>
    <w:bookmarkStart w:id="1003"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1002">
        <w:r>
          <w:rPr>
            <w:rStyle w:val="Hyperlink"/>
          </w:rPr>
          <w:t xml:space="preserve">quarto-thesis</w:t>
        </w:r>
      </w:hyperlink>
      <w:r>
        <w:t xml:space="preserve"> </w:t>
      </w:r>
      <w:r>
        <w:t xml:space="preserve">- Quarto extension for creating masters or PhD theses with professional LaTeX formatting</w:t>
      </w:r>
    </w:p>
    <w:bookmarkEnd w:id="1003"/>
    <w:bookmarkEnd w:id="1004"/>
    <w:bookmarkStart w:id="100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9">
        <w:r>
          <w:rPr>
            <w:rStyle w:val="Hyperlink"/>
          </w:rPr>
          <w:t xml:space="preserve">workshop index</w:t>
        </w:r>
      </w:hyperlink>
      <w:r>
        <w:t xml:space="preserve"> </w:t>
      </w:r>
      <w:r>
        <w:t xml:space="preserve">provides a comprehensive catalog of available resources.</w:t>
      </w:r>
    </w:p>
    <w:bookmarkEnd w:id="1005"/>
    <w:bookmarkStart w:id="100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6"/>
    <w:bookmarkEnd w:id="1007"/>
    <w:bookmarkStart w:id="1012" w:name="sec-writing"/>
    <w:p>
      <w:pPr>
        <w:pStyle w:val="Heading1"/>
      </w:pPr>
      <w:r>
        <w:t xml:space="preserve">23. Writing</w:t>
      </w:r>
    </w:p>
    <w:bookmarkStart w:id="100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8"/>
    <w:bookmarkStart w:id="101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0"/>
    <w:bookmarkStart w:id="101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1"/>
    <w:bookmarkEnd w:id="1012"/>
    <w:bookmarkStart w:id="1028" w:name="manuscript-preparation-and-publication"/>
    <w:p>
      <w:pPr>
        <w:pStyle w:val="Heading1"/>
      </w:pPr>
      <w:r>
        <w:t xml:space="preserve">24. Manuscript Preparation and Publication</w:t>
      </w:r>
    </w:p>
    <w:bookmarkStart w:id="101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3"/>
    <w:bookmarkStart w:id="101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5">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6"/>
    <w:bookmarkStart w:id="1019"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7">
        <w:r>
          <w:rPr>
            <w:rStyle w:val="Hyperlink"/>
          </w:rPr>
          <w:t xml:space="preserve">medRxiv</w:t>
        </w:r>
      </w:hyperlink>
      <w:r>
        <w:t xml:space="preserve"> </w:t>
      </w:r>
      <w:r>
        <w:t xml:space="preserve">or</w:t>
      </w:r>
      <w:r>
        <w:t xml:space="preserve"> </w:t>
      </w:r>
      <w:hyperlink r:id="rId1018">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7">
        <w:r>
          <w:rPr>
            <w:rStyle w:val="Hyperlink"/>
          </w:rPr>
          <w:t xml:space="preserve">medRxiv</w:t>
        </w:r>
      </w:hyperlink>
      <w:r>
        <w:t xml:space="preserve">.</w:t>
      </w:r>
    </w:p>
    <w:bookmarkEnd w:id="1019"/>
    <w:bookmarkStart w:id="102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20"/>
    <w:bookmarkStart w:id="1021"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21"/>
    <w:bookmarkStart w:id="102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5"/>
    <w:bookmarkStart w:id="102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7"/>
    <w:bookmarkEnd w:id="1028"/>
    <w:bookmarkStart w:id="1111" w:name="references"/>
    <w:p>
      <w:pPr>
        <w:pStyle w:val="Heading1"/>
      </w:pPr>
      <w:r>
        <w:t xml:space="preserve">References</w:t>
      </w:r>
    </w:p>
    <w:bookmarkStart w:id="1110" w:name="refs"/>
    <w:bookmarkStart w:id="103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9">
        <w:r>
          <w:rPr>
            <w:rStyle w:val="Hyperlink"/>
          </w:rPr>
          <w:t xml:space="preserve">https://doi.org/10.1371/journal.pgph.0002269</w:t>
        </w:r>
      </w:hyperlink>
      <w:r>
        <w:t xml:space="preserve">.</w:t>
      </w:r>
    </w:p>
    <w:bookmarkEnd w:id="1030"/>
    <w:bookmarkStart w:id="10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1">
        <w:r>
          <w:rPr>
            <w:rStyle w:val="Hyperlink"/>
          </w:rPr>
          <w:t xml:space="preserve">https://doi.org/10.1038/d41586-019-01431-z</w:t>
        </w:r>
      </w:hyperlink>
      <w:r>
        <w:t xml:space="preserve">.</w:t>
      </w:r>
    </w:p>
    <w:bookmarkEnd w:id="1032"/>
    <w:bookmarkStart w:id="103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3">
        <w:r>
          <w:rPr>
            <w:rStyle w:val="Hyperlink"/>
          </w:rPr>
          <w:t xml:space="preserve">https://jadebc.github.io/lab-manual/</w:t>
        </w:r>
      </w:hyperlink>
      <w:r>
        <w:t xml:space="preserve">.</w:t>
      </w:r>
    </w:p>
    <w:bookmarkEnd w:id="1034"/>
    <w:bookmarkStart w:id="10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5">
        <w:r>
          <w:rPr>
            <w:rStyle w:val="Hyperlink"/>
          </w:rPr>
          <w:t xml:space="preserve">https://happygitwithr.com/</w:t>
        </w:r>
      </w:hyperlink>
      <w:r>
        <w:t xml:space="preserve">.</w:t>
      </w:r>
    </w:p>
    <w:bookmarkEnd w:id="1036"/>
    <w:bookmarkStart w:id="10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7"/>
    <w:bookmarkStart w:id="10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8">
        <w:r>
          <w:rPr>
            <w:rStyle w:val="Hyperlink"/>
          </w:rPr>
          <w:t xml:space="preserve">https://doi.org/10.1038/s41467-020-19160-7</w:t>
        </w:r>
      </w:hyperlink>
      <w:r>
        <w:t xml:space="preserve">.</w:t>
      </w:r>
    </w:p>
    <w:bookmarkEnd w:id="1039"/>
    <w:bookmarkStart w:id="10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0">
        <w:r>
          <w:rPr>
            <w:rStyle w:val="Hyperlink"/>
          </w:rPr>
          <w:t xml:space="preserve">http://creativecommons.org/licenses/by-nc/4.0/</w:t>
        </w:r>
      </w:hyperlink>
      <w:r>
        <w:t xml:space="preserve">.</w:t>
      </w:r>
    </w:p>
    <w:bookmarkEnd w:id="1041"/>
    <w:bookmarkStart w:id="1043" w:name="ref-credit"/>
    <w:p>
      <w:pPr>
        <w:pStyle w:val="Bibliography"/>
      </w:pPr>
      <w:r>
        <w:t xml:space="preserve">“CRediT: Contributor Roles Taxonomy.”</w:t>
      </w:r>
      <w:r>
        <w:t xml:space="preserve"> </w:t>
      </w:r>
      <w:r>
        <w:t xml:space="preserve">n.d. PLOS ONE.</w:t>
      </w:r>
      <w:r>
        <w:t xml:space="preserve"> </w:t>
      </w:r>
      <w:hyperlink r:id="rId1042">
        <w:r>
          <w:rPr>
            <w:rStyle w:val="Hyperlink"/>
          </w:rPr>
          <w:t xml:space="preserve">https://journals.plos.org/plosone/s/authorship</w:t>
        </w:r>
      </w:hyperlink>
      <w:r>
        <w:t xml:space="preserve">.</w:t>
      </w:r>
    </w:p>
    <w:bookmarkEnd w:id="1043"/>
    <w:bookmarkStart w:id="1045" w:name="ref-dryad"/>
    <w:p>
      <w:pPr>
        <w:pStyle w:val="Bibliography"/>
      </w:pPr>
      <w:r>
        <w:t xml:space="preserve">“Dryad Digital Repository.”</w:t>
      </w:r>
      <w:r>
        <w:t xml:space="preserve"> </w:t>
      </w:r>
      <w:r>
        <w:t xml:space="preserve">n.d. Dryad.</w:t>
      </w:r>
      <w:r>
        <w:t xml:space="preserve"> </w:t>
      </w:r>
      <w:hyperlink r:id="rId1044">
        <w:r>
          <w:rPr>
            <w:rStyle w:val="Hyperlink"/>
          </w:rPr>
          <w:t xml:space="preserve">https://datadryad.org/</w:t>
        </w:r>
      </w:hyperlink>
      <w:r>
        <w:t xml:space="preserve">.</w:t>
      </w:r>
    </w:p>
    <w:bookmarkEnd w:id="1045"/>
    <w:bookmarkStart w:id="10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6"/>
    <w:bookmarkStart w:id="10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7">
        <w:r>
          <w:rPr>
            <w:rStyle w:val="Hyperlink"/>
          </w:rPr>
          <w:t xml:space="preserve">https://doi.org/10.1201/9781003029878</w:t>
        </w:r>
      </w:hyperlink>
      <w:r>
        <w:t xml:space="preserve">.</w:t>
      </w:r>
    </w:p>
    <w:bookmarkEnd w:id="1048"/>
    <w:bookmarkStart w:id="104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9"/>
    <w:bookmarkStart w:id="1051" w:name="ref-githubdesktop"/>
    <w:p>
      <w:pPr>
        <w:pStyle w:val="Bibliography"/>
      </w:pPr>
      <w:r>
        <w:t xml:space="preserve">“GitHub Desktop.”</w:t>
      </w:r>
      <w:r>
        <w:t xml:space="preserve"> </w:t>
      </w:r>
      <w:r>
        <w:t xml:space="preserve">n.d. GitHub.</w:t>
      </w:r>
      <w:r>
        <w:t xml:space="preserve"> </w:t>
      </w:r>
      <w:hyperlink r:id="rId1050">
        <w:r>
          <w:rPr>
            <w:rStyle w:val="Hyperlink"/>
          </w:rPr>
          <w:t xml:space="preserve">https://desktop.github.com/</w:t>
        </w:r>
      </w:hyperlink>
      <w:r>
        <w:t xml:space="preserve">.</w:t>
      </w:r>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7">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3">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100" w:author="PR Preview" w:date="2024-01-01T00:00:00Z">
        <w:r>
          <w:rPr>
            <w:b/>
            <w:bCs/>
          </w:rPr>
          <w:t xml:space="preserve">Branch:</w:t>
        </w:r>
      </w:ins>
      <w:ins w:id="3100" w:author="PR Preview" w:date="2024-01-01T00:00:00Z">
        <w:r>
          <w:t xml:space="preserve"> </w:t>
        </w:r>
      </w:ins>
      <w:ins w:id="3100" w:author="PR Preview" w:date="2024-01-01T00:00:00Z">
        <w:r>
          <w:t xml:space="preserve">HEAD</w:t>
        </w:r>
      </w:ins>
    </w:p>
    <w:p>
      <w:pPr>
        <w:pStyle w:val="Compact"/>
        <w:numPr>
          <w:ilvl w:val="0"/>
          <w:numId w:val="1319"/>
        </w:numPr>
      </w:pPr>
      <w:ins w:id="3101" w:author="PR Preview" w:date="2024-01-01T00:00:00Z">
        <w:r>
          <w:rPr>
            <w:b/>
            <w:bCs/>
          </w:rPr>
          <w:t xml:space="preserve">Commit:</w:t>
        </w:r>
      </w:ins>
      <w:ins w:id="3101" w:author="PR Preview" w:date="2024-01-01T00:00:00Z">
        <w:r>
          <w:t xml:space="preserve"> </w:t>
        </w:r>
      </w:ins>
      <w:ins w:id="3101" w:author="PR Preview" w:date="2024-01-01T00:00:00Z">
        <w:r>
          <w:t xml:space="preserve">70c1436</w:t>
        </w:r>
      </w:ins>
    </w:p>
    <w:p>
      <w:pPr>
        <w:pStyle w:val="Compact"/>
        <w:numPr>
          <w:ilvl w:val="0"/>
          <w:numId w:val="1319"/>
        </w:numPr>
      </w:pPr>
      <w:ins w:id="3102" w:author="PR Preview" w:date="2024-01-01T00:00:00Z">
        <w:r>
          <w:rPr>
            <w:b/>
            <w:bCs/>
          </w:rPr>
          <w:t xml:space="preserve">Full commit hash:</w:t>
        </w:r>
      </w:ins>
      <w:ins w:id="3102" w:author="PR Preview" w:date="2024-01-01T00:00:00Z">
        <w:r>
          <w:t xml:space="preserve"> </w:t>
        </w:r>
      </w:ins>
      <w:ins w:id="3102" w:author="PR Preview" w:date="2024-01-01T00:00:00Z">
        <w:r>
          <w:t xml:space="preserve">70c14361c9888cb610728b42ed631d6bc63dba68</w:t>
        </w:r>
      </w:ins>
    </w:p>
    <w:p>
      <w:pPr>
        <w:pStyle w:val="Compact"/>
        <w:numPr>
          <w:ilvl w:val="0"/>
          <w:numId w:val="1319"/>
        </w:numPr>
      </w:pPr>
      <w:ins w:id="3103" w:author="PR Preview" w:date="2024-01-01T00:00:00Z">
        <w:r>
          <w:rPr>
            <w:b/>
            <w:bCs/>
          </w:rPr>
          <w:t xml:space="preserve">Commit date:</w:t>
        </w:r>
      </w:ins>
      <w:ins w:id="3103" w:author="PR Preview" w:date="2024-01-01T00:00:00Z">
        <w:r>
          <w:t xml:space="preserve"> </w:t>
        </w:r>
      </w:ins>
      <w:ins w:id="3103" w:author="PR Preview" w:date="2024-01-01T00:00:00Z">
        <w:r>
          <w:t xml:space="preserve">2026-09-01 16:27:54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8" Type="http://schemas.openxmlformats.org/officeDocument/2006/relationships/image" Target="media/rId698.png"/><Relationship Id="rId454" Type="http://schemas.openxmlformats.org/officeDocument/2006/relationships/image" Target="media/rId454.png"/><Relationship Id="rId737" Type="http://schemas.openxmlformats.org/officeDocument/2006/relationships/image" Target="media/rId737.jpg"/><Relationship Id="rId743" Type="http://schemas.openxmlformats.org/officeDocument/2006/relationships/image" Target="media/rId743.png"/><Relationship Id="rId566" Type="http://schemas.openxmlformats.org/officeDocument/2006/relationships/image" Target="media/rId566.png"/><Relationship Id="rId571" Type="http://schemas.openxmlformats.org/officeDocument/2006/relationships/image" Target="media/rId571.png"/><Relationship Id="rId660" Type="http://schemas.openxmlformats.org/officeDocument/2006/relationships/image" Target="media/rId660.png"/><Relationship Id="rId665" Type="http://schemas.openxmlformats.org/officeDocument/2006/relationships/image" Target="media/rId665.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8"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5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9"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8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5"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64" Type="http://schemas.openxmlformats.org/officeDocument/2006/relationships/hyperlink" Target="https://direnv.net/" TargetMode="External"/><Relationship Id="rId733" Type="http://schemas.openxmlformats.org/officeDocument/2006/relationships/hyperlink" Target="https://docs.github.com/en/actions" TargetMode="External"/><Relationship Id="rId702" Type="http://schemas.openxmlformats.org/officeDocument/2006/relationships/hyperlink" Target="https://docs.github.com/en/actions/using-jobs/using-concurrency" TargetMode="External"/><Relationship Id="rId631" Type="http://schemas.openxmlformats.org/officeDocument/2006/relationships/hyperlink" Target="https://docs.github.com/en/authentication/keeping-your-account-and-data-secure/removing-sensitive-data-from-a-repository" TargetMode="External"/><Relationship Id="rId649"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7"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1"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9"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0"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5"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1" Type="http://schemas.openxmlformats.org/officeDocument/2006/relationships/hyperlink" Target="https://github.com/Xpra-org/xpra" TargetMode="External"/><Relationship Id="rId677" Type="http://schemas.openxmlformats.org/officeDocument/2006/relationships/hyperlink" Target="https://github.com/actions/toolkit/blob/main/docs/action-versioning.md" TargetMode="External"/><Relationship Id="rId683" Type="http://schemas.openxmlformats.org/officeDocument/2006/relationships/hyperlink" Target="https://github.com/actions/toolkit/issues/214" TargetMode="External"/><Relationship Id="rId765"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4"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2"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3" Type="http://schemas.openxmlformats.org/officeDocument/2006/relationships/hyperlink" Target="https://github.com/dandavison/delta" TargetMode="External"/><Relationship Id="rId694" Type="http://schemas.openxmlformats.org/officeDocument/2006/relationships/hyperlink" Target="https://github.com/easystats/workflows" TargetMode="External"/><Relationship Id="rId730" Type="http://schemas.openxmlformats.org/officeDocument/2006/relationships/hyperlink" Target="https://github.com/eddelbuettel/github-actions/tree/master/r2u-setup" TargetMode="External"/><Relationship Id="rId693" Type="http://schemas.openxmlformats.org/officeDocument/2006/relationships/hyperlink" Target="https://github.com/eddelbuettel/r-ci" TargetMode="External"/><Relationship Id="rId82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6"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7" Type="http://schemas.openxmlformats.org/officeDocument/2006/relationships/hyperlink" Target="https://github.com/marocchino/sticky-pull-request-comment" TargetMode="External"/><Relationship Id="rId829" Type="http://schemas.openxmlformats.org/officeDocument/2006/relationships/hyperlink" Target="https://github.com/mponce0/Visualize.CRAN.Downloads" TargetMode="External"/><Relationship Id="rId629" Type="http://schemas.openxmlformats.org/officeDocument/2006/relationships/hyperlink" Target="https://github.com/newren/git-filter-repo"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5"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3"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4"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0" Type="http://schemas.openxmlformats.org/officeDocument/2006/relationships/hyperlink" Target="https://github.com/r-lib/rig" TargetMode="External"/><Relationship Id="rId756" Type="http://schemas.openxmlformats.org/officeDocument/2006/relationships/hyperlink" Target="https://github.com/romkatv/powerlevel10k" TargetMode="External"/><Relationship Id="rId720" Type="http://schemas.openxmlformats.org/officeDocument/2006/relationships/hyperlink" Target="https://github.com/rossjrw/pr-preview-action" TargetMode="External"/><Relationship Id="rId721"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2" Type="http://schemas.openxmlformats.org/officeDocument/2006/relationships/hyperlink" Target="https://github.com/sharkdp/bat" TargetMode="External"/><Relationship Id="rId761" Type="http://schemas.openxmlformats.org/officeDocument/2006/relationships/hyperlink" Target="https://github.com/sharkdp/fd" TargetMode="External"/><Relationship Id="rId954" Type="http://schemas.openxmlformats.org/officeDocument/2006/relationships/hyperlink" Target="https://github.com/skills/introduction-to-github" TargetMode="External"/><Relationship Id="rId719" Type="http://schemas.openxmlformats.org/officeDocument/2006/relationships/hyperlink" Target="https://github.com/thollander/actions-comment-pull-request" TargetMode="External"/><Relationship Id="rId885" Type="http://schemas.openxmlformats.org/officeDocument/2006/relationships/hyperlink" Target="https://github.com/tmux/tmux/wiki" TargetMode="External"/><Relationship Id="rId837"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6" Type="http://schemas.openxmlformats.org/officeDocument/2006/relationships/hyperlink" Target="https://github.com/ucdavisdatalab/workshop_how-to-data-documentation" TargetMode="External"/><Relationship Id="rId957" Type="http://schemas.openxmlformats.org/officeDocument/2006/relationships/hyperlink" Target="https://github.com/ucdavisdatalab/workshop_nlp_with_python" TargetMode="External"/><Relationship Id="rId956"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1" Type="http://schemas.openxmlformats.org/officeDocument/2006/relationships/hyperlink" Target="https://github.com/zsh-users/zsh-autosuggestions" TargetMode="External"/><Relationship Id="rId752"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2"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74"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3" Type="http://schemas.openxmlformats.org/officeDocument/2006/relationships/hyperlink" Target="https://link.springer.com/book/10.1007/978-3-030-98175-4" TargetMode="External"/><Relationship Id="rId97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9" Type="http://schemas.openxmlformats.org/officeDocument/2006/relationships/hyperlink" Target="https://mitcommlab.mit.edu/be/2023/09/27/toward-an-evenbetterposter-improving-the-betterposter-template/" TargetMode="External"/><Relationship Id="rId869"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901" Type="http://schemas.openxmlformats.org/officeDocument/2006/relationships/hyperlink" Target="https://morrison-lab.github.io/wai/" TargetMode="External"/><Relationship Id="rId921"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22" Type="http://schemas.openxmlformats.org/officeDocument/2006/relationships/hyperlink" Target="https://morrison-lab.github.io/wai/chapters/coding-agents.html" TargetMode="External"/><Relationship Id="rId71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3" Type="http://schemas.openxmlformats.org/officeDocument/2006/relationships/hyperlink" Target="https://morrison-lab.github.io/wai/chapters/pr-workflow-with-agents.html" TargetMode="External"/><Relationship Id="rId982" Type="http://schemas.openxmlformats.org/officeDocument/2006/relationships/hyperlink" Target="https://myidp.sciencecareers.org/" TargetMode="External"/><Relationship Id="rId748"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0" Type="http://schemas.openxmlformats.org/officeDocument/2006/relationships/hyperlink" Target="https://r-hub.github.io/cranlogs/" TargetMode="External"/><Relationship Id="rId824"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0" Type="http://schemas.openxmlformats.org/officeDocument/2006/relationships/hyperlink" Target="https://r-pkgs.org/release.html" TargetMode="External"/><Relationship Id="rId827" Type="http://schemas.openxmlformats.org/officeDocument/2006/relationships/hyperlink" Target="https://r-pkgs.org/release.html#sec-release-initial" TargetMode="External"/><Relationship Id="rId73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4" Type="http://schemas.openxmlformats.org/officeDocument/2006/relationships/hyperlink" Target="https://rstudio.github.io/renv/" TargetMode="External"/><Relationship Id="rId630" Type="http://schemas.openxmlformats.org/officeDocument/2006/relationships/hyperlink" Target="https://rtyley.github.io/bfg-repo-cleaner/"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8"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7"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7" Type="http://schemas.openxmlformats.org/officeDocument/2006/relationships/hyperlink" Target="https://ucd-serg.github.io/lab-manual/coding-practices.html#file-headers" TargetMode="External"/><Relationship Id="rId810"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13"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1" Type="http://schemas.openxmlformats.org/officeDocument/2006/relationships/hyperlink" Target="https://wiki.archlinux.org/title/Wayland" TargetMode="External"/><Relationship Id="rId882"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6"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13" Type="http://schemas.openxmlformats.org/officeDocument/2006/relationships/hyperlink" Target="https://www.githubstatus.com/" TargetMode="External"/><Relationship Id="rId977" Type="http://schemas.openxmlformats.org/officeDocument/2006/relationships/hyperlink" Target="https://www.globalcodeofconduct.org/" TargetMode="External"/><Relationship Id="rId886" Type="http://schemas.openxmlformats.org/officeDocument/2006/relationships/hyperlink" Target="https://www.gnu.org/software/screen/" TargetMode="External"/><Relationship Id="rId783"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5"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7" Type="http://schemas.openxmlformats.org/officeDocument/2006/relationships/hyperlink" Target="https://www.sciencedirect.com/science/article/pii/S1471491423000928" TargetMode="External"/><Relationship Id="rId77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3" Type="http://schemas.openxmlformats.org/officeDocument/2006/relationships/hyperlink" Target="https://www.training.nih.gov/career-services/" TargetMode="External"/><Relationship Id="rId867"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5"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8"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5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9"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8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5"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64" Type="http://schemas.openxmlformats.org/officeDocument/2006/relationships/hyperlink" Target="https://direnv.net/" TargetMode="External"/><Relationship Id="rId733" Type="http://schemas.openxmlformats.org/officeDocument/2006/relationships/hyperlink" Target="https://docs.github.com/en/actions" TargetMode="External"/><Relationship Id="rId702" Type="http://schemas.openxmlformats.org/officeDocument/2006/relationships/hyperlink" Target="https://docs.github.com/en/actions/using-jobs/using-concurrency" TargetMode="External"/><Relationship Id="rId631" Type="http://schemas.openxmlformats.org/officeDocument/2006/relationships/hyperlink" Target="https://docs.github.com/en/authentication/keeping-your-account-and-data-secure/removing-sensitive-data-from-a-repository" TargetMode="External"/><Relationship Id="rId649"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7"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1"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9"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0"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5"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1" Type="http://schemas.openxmlformats.org/officeDocument/2006/relationships/hyperlink" Target="https://github.com/Xpra-org/xpra" TargetMode="External"/><Relationship Id="rId677" Type="http://schemas.openxmlformats.org/officeDocument/2006/relationships/hyperlink" Target="https://github.com/actions/toolkit/blob/main/docs/action-versioning.md" TargetMode="External"/><Relationship Id="rId683" Type="http://schemas.openxmlformats.org/officeDocument/2006/relationships/hyperlink" Target="https://github.com/actions/toolkit/issues/214" TargetMode="External"/><Relationship Id="rId765"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4"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2"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3" Type="http://schemas.openxmlformats.org/officeDocument/2006/relationships/hyperlink" Target="https://github.com/dandavison/delta" TargetMode="External"/><Relationship Id="rId694" Type="http://schemas.openxmlformats.org/officeDocument/2006/relationships/hyperlink" Target="https://github.com/easystats/workflows" TargetMode="External"/><Relationship Id="rId730" Type="http://schemas.openxmlformats.org/officeDocument/2006/relationships/hyperlink" Target="https://github.com/eddelbuettel/github-actions/tree/master/r2u-setup" TargetMode="External"/><Relationship Id="rId693" Type="http://schemas.openxmlformats.org/officeDocument/2006/relationships/hyperlink" Target="https://github.com/eddelbuettel/r-ci" TargetMode="External"/><Relationship Id="rId82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6"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7" Type="http://schemas.openxmlformats.org/officeDocument/2006/relationships/hyperlink" Target="https://github.com/marocchino/sticky-pull-request-comment" TargetMode="External"/><Relationship Id="rId829" Type="http://schemas.openxmlformats.org/officeDocument/2006/relationships/hyperlink" Target="https://github.com/mponce0/Visualize.CRAN.Downloads" TargetMode="External"/><Relationship Id="rId629" Type="http://schemas.openxmlformats.org/officeDocument/2006/relationships/hyperlink" Target="https://github.com/newren/git-filter-repo"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5"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3"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4"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0" Type="http://schemas.openxmlformats.org/officeDocument/2006/relationships/hyperlink" Target="https://github.com/r-lib/rig" TargetMode="External"/><Relationship Id="rId756" Type="http://schemas.openxmlformats.org/officeDocument/2006/relationships/hyperlink" Target="https://github.com/romkatv/powerlevel10k" TargetMode="External"/><Relationship Id="rId720" Type="http://schemas.openxmlformats.org/officeDocument/2006/relationships/hyperlink" Target="https://github.com/rossjrw/pr-preview-action" TargetMode="External"/><Relationship Id="rId721"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2" Type="http://schemas.openxmlformats.org/officeDocument/2006/relationships/hyperlink" Target="https://github.com/sharkdp/bat" TargetMode="External"/><Relationship Id="rId761" Type="http://schemas.openxmlformats.org/officeDocument/2006/relationships/hyperlink" Target="https://github.com/sharkdp/fd" TargetMode="External"/><Relationship Id="rId954" Type="http://schemas.openxmlformats.org/officeDocument/2006/relationships/hyperlink" Target="https://github.com/skills/introduction-to-github" TargetMode="External"/><Relationship Id="rId719" Type="http://schemas.openxmlformats.org/officeDocument/2006/relationships/hyperlink" Target="https://github.com/thollander/actions-comment-pull-request" TargetMode="External"/><Relationship Id="rId885" Type="http://schemas.openxmlformats.org/officeDocument/2006/relationships/hyperlink" Target="https://github.com/tmux/tmux/wiki" TargetMode="External"/><Relationship Id="rId837"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6" Type="http://schemas.openxmlformats.org/officeDocument/2006/relationships/hyperlink" Target="https://github.com/ucdavisdatalab/workshop_how-to-data-documentation" TargetMode="External"/><Relationship Id="rId957" Type="http://schemas.openxmlformats.org/officeDocument/2006/relationships/hyperlink" Target="https://github.com/ucdavisdatalab/workshop_nlp_with_python" TargetMode="External"/><Relationship Id="rId956"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1" Type="http://schemas.openxmlformats.org/officeDocument/2006/relationships/hyperlink" Target="https://github.com/zsh-users/zsh-autosuggestions" TargetMode="External"/><Relationship Id="rId752"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2"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74"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3" Type="http://schemas.openxmlformats.org/officeDocument/2006/relationships/hyperlink" Target="https://link.springer.com/book/10.1007/978-3-030-98175-4" TargetMode="External"/><Relationship Id="rId97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9" Type="http://schemas.openxmlformats.org/officeDocument/2006/relationships/hyperlink" Target="https://mitcommlab.mit.edu/be/2023/09/27/toward-an-evenbetterposter-improving-the-betterposter-template/" TargetMode="External"/><Relationship Id="rId869"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901" Type="http://schemas.openxmlformats.org/officeDocument/2006/relationships/hyperlink" Target="https://morrison-lab.github.io/wai/" TargetMode="External"/><Relationship Id="rId921"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22" Type="http://schemas.openxmlformats.org/officeDocument/2006/relationships/hyperlink" Target="https://morrison-lab.github.io/wai/chapters/coding-agents.html" TargetMode="External"/><Relationship Id="rId71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3" Type="http://schemas.openxmlformats.org/officeDocument/2006/relationships/hyperlink" Target="https://morrison-lab.github.io/wai/chapters/pr-workflow-with-agents.html" TargetMode="External"/><Relationship Id="rId982" Type="http://schemas.openxmlformats.org/officeDocument/2006/relationships/hyperlink" Target="https://myidp.sciencecareers.org/" TargetMode="External"/><Relationship Id="rId748"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0" Type="http://schemas.openxmlformats.org/officeDocument/2006/relationships/hyperlink" Target="https://r-hub.github.io/cranlogs/" TargetMode="External"/><Relationship Id="rId824"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0" Type="http://schemas.openxmlformats.org/officeDocument/2006/relationships/hyperlink" Target="https://r-pkgs.org/release.html" TargetMode="External"/><Relationship Id="rId827" Type="http://schemas.openxmlformats.org/officeDocument/2006/relationships/hyperlink" Target="https://r-pkgs.org/release.html#sec-release-initial" TargetMode="External"/><Relationship Id="rId73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4" Type="http://schemas.openxmlformats.org/officeDocument/2006/relationships/hyperlink" Target="https://rstudio.github.io/renv/" TargetMode="External"/><Relationship Id="rId630" Type="http://schemas.openxmlformats.org/officeDocument/2006/relationships/hyperlink" Target="https://rtyley.github.io/bfg-repo-cleaner/"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8"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7"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7" Type="http://schemas.openxmlformats.org/officeDocument/2006/relationships/hyperlink" Target="https://ucd-serg.github.io/lab-manual/coding-practices.html#file-headers" TargetMode="External"/><Relationship Id="rId810"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13"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1" Type="http://schemas.openxmlformats.org/officeDocument/2006/relationships/hyperlink" Target="https://wiki.archlinux.org/title/Wayland" TargetMode="External"/><Relationship Id="rId882"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6"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13" Type="http://schemas.openxmlformats.org/officeDocument/2006/relationships/hyperlink" Target="https://www.githubstatus.com/" TargetMode="External"/><Relationship Id="rId977" Type="http://schemas.openxmlformats.org/officeDocument/2006/relationships/hyperlink" Target="https://www.globalcodeofconduct.org/" TargetMode="External"/><Relationship Id="rId886" Type="http://schemas.openxmlformats.org/officeDocument/2006/relationships/hyperlink" Target="https://www.gnu.org/software/screen/" TargetMode="External"/><Relationship Id="rId783"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5"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7" Type="http://schemas.openxmlformats.org/officeDocument/2006/relationships/hyperlink" Target="https://www.sciencedirect.com/science/article/pii/S1471491423000928" TargetMode="External"/><Relationship Id="rId77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3" Type="http://schemas.openxmlformats.org/officeDocument/2006/relationships/hyperlink" Target="https://www.training.nih.gov/career-services/" TargetMode="External"/><Relationship Id="rId867"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5"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2026-09-01T16:49:02Z</dcterms:created>
  <dcterms:modified xsi:type="dcterms:W3CDTF">2026-09-01T16:49:02Z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