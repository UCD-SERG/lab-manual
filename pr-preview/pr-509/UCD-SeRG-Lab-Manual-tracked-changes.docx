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sec-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1" w:name="checklists"/>
    <w:p>
      <w:pPr>
        <w:pStyle w:val="Heading1"/>
      </w:pPr>
      <w:r>
        <w:t xml:space="preserve">20. Checklists</w:t>
      </w:r>
    </w:p>
    <w:bookmarkStart w:id="922" w:name="sec-onboarding-checklist"/>
    <w:p>
      <w:pPr>
        <w:pStyle w:val="Heading2"/>
      </w:pPr>
      <w:ins w:id="2699" w:author="PR Preview" w:date="2024-01-01T00:00:00Z">
        <w:r>
          <w:t xml:space="preserve">20.1 Onboarding checklist</w:t>
        </w:r>
      </w:ins>
    </w:p>
    <w:p>
      <w:pPr>
        <w:pStyle w:val="FirstParagraph"/>
      </w:pPr>
      <w:ins w:id="2700" w:author="PR Preview" w:date="2024-01-01T00:00:00Z">
        <w:r>
          <w:t xml:space="preserve">Welcome to the lab! New members should complete the following checklist during their first week:</w:t>
        </w:r>
      </w:ins>
    </w:p>
    <w:p>
      <w:pPr>
        <w:pStyle w:val="Compact"/>
        <w:numPr>
          <w:ilvl w:val="0"/>
          <w:numId w:val="1256"/>
        </w:numPr>
      </w:pPr>
      <w:ins w:id="2701" w:author="PR Preview" w:date="2024-01-01T00:00:00Z">
        <w:r>
          <w:rPr>
            <w:b/>
            <w:bCs/>
          </w:rPr>
          <w:t xml:space="preserve">Account setup</w:t>
        </w:r>
      </w:ins>
      <w:ins w:id="2701" w:author="PR Preview" w:date="2024-01-01T00:00:00Z">
        <w:r>
          <w:t xml:space="preserve">: Request and confirm access to GitHub (join the</w:t>
        </w:r>
      </w:ins>
      <w:ins w:id="2701" w:author="PR Preview" w:date="2024-01-01T00:00:00Z">
        <w:r>
          <w:t xml:space="preserve"> </w:t>
        </w:r>
      </w:ins>
      <w:ins w:id="2701" w:author="PR Preview" w:date="2024-01-01T00:00:00Z">
        <w:r>
          <w:rPr>
            <w:rStyle w:val="VerbatimChar"/>
          </w:rPr>
          <w:t xml:space="preserve">UCD-SERG</w:t>
        </w:r>
      </w:ins>
      <w:ins w:id="2701" w:author="PR Preview" w:date="2024-01-01T00:00:00Z">
        <w:r>
          <w:t xml:space="preserve"> </w:t>
        </w:r>
      </w:ins>
      <w:ins w:id="2701" w:author="PR Preview" w:date="2024-01-01T00:00:00Z">
        <w:r>
          <w:t xml:space="preserve">organization),</w:t>
        </w:r>
      </w:ins>
      <w:ins w:id="2701" w:author="PR Preview" w:date="2024-01-01T00:00:00Z">
        <w:r>
          <w:t xml:space="preserve"> </w:t>
        </w:r>
      </w:ins>
      <w:ins w:id="2701" w:author="PR Preview" w:date="2024-01-01T00:00:00Z">
        <w:r>
          <w:t xml:space="preserve">Slack, UC Davis email, and lab Box and Google Drive folders.</w:t>
        </w:r>
      </w:ins>
    </w:p>
    <w:p>
      <w:pPr>
        <w:pStyle w:val="Compact"/>
        <w:numPr>
          <w:ilvl w:val="0"/>
          <w:numId w:val="1256"/>
        </w:numPr>
      </w:pPr>
      <w:ins w:id="2702" w:author="PR Preview" w:date="2024-01-01T00:00:00Z">
        <w:r>
          <w:rPr>
            <w:b/>
            <w:bCs/>
          </w:rPr>
          <w:t xml:space="preserve">Required trainings</w:t>
        </w:r>
      </w:ins>
      <w:ins w:id="2702" w:author="PR Preview" w:date="2024-01-01T00:00:00Z">
        <w:r>
          <w:t xml:space="preserve">: Complete required CITI Human Subjects Biomedical Group 1 training</w:t>
        </w:r>
      </w:ins>
      <w:ins w:id="2702" w:author="PR Preview" w:date="2024-01-01T00:00:00Z">
        <w:r>
          <w:t xml:space="preserve"> </w:t>
        </w:r>
      </w:ins>
      <w:ins w:id="2702" w:author="PR Preview" w:date="2024-01-01T00:00:00Z">
        <w:r>
          <w:t xml:space="preserve">and share your certificate with lab leadership (see</w:t>
        </w:r>
      </w:ins>
      <w:ins w:id="2702" w:author="PR Preview" w:date="2024-01-01T00:00:00Z">
        <w:r>
          <w:t xml:space="preserve"> </w:t>
        </w:r>
      </w:ins>
      <w:hyperlink w:anchor="sec-protecting-human-subjects">
        <w:r>
          <w:rPr>
            <w:rStyle w:val="Hyperlink"/>
          </w:rPr>
          <w:t xml:space="preserve">Section 2.3</w:t>
        </w:r>
      </w:hyperlink>
      <w:ins w:id="2702" w:author="PR Preview" w:date="2024-01-01T00:00:00Z">
        <w:r>
          <w:t xml:space="preserve">).</w:t>
        </w:r>
      </w:ins>
    </w:p>
    <w:p>
      <w:pPr>
        <w:pStyle w:val="Compact"/>
        <w:numPr>
          <w:ilvl w:val="0"/>
          <w:numId w:val="1256"/>
        </w:numPr>
      </w:pPr>
      <w:ins w:id="2703" w:author="PR Preview" w:date="2024-01-01T00:00:00Z">
        <w:r>
          <w:rPr>
            <w:b/>
            <w:bCs/>
          </w:rPr>
          <w:t xml:space="preserve">Read the lab manual</w:t>
        </w:r>
      </w:ins>
      <w:ins w:id="2703" w:author="PR Preview" w:date="2024-01-01T00:00:00Z">
        <w:r>
          <w:t xml:space="preserve">: Review lab culture and conduct (</w:t>
        </w:r>
      </w:ins>
      <w:hyperlink w:anchor="sec-culture-and-conduct">
        <w:r>
          <w:rPr>
            <w:rStyle w:val="Hyperlink"/>
          </w:rPr>
          <w:t xml:space="preserve">Chapter 2</w:t>
        </w:r>
      </w:hyperlink>
      <w:ins w:id="2703" w:author="PR Preview" w:date="2024-01-01T00:00:00Z">
        <w:r>
          <w:t xml:space="preserve">),</w:t>
        </w:r>
      </w:ins>
      <w:ins w:id="2703" w:author="PR Preview" w:date="2024-01-01T00:00:00Z">
        <w:r>
          <w:t xml:space="preserve"> </w:t>
        </w:r>
      </w:ins>
      <w:ins w:id="2703" w:author="PR Preview" w:date="2024-01-01T00:00:00Z">
        <w:r>
          <w:t xml:space="preserve">coding style (</w:t>
        </w:r>
      </w:ins>
      <w:hyperlink w:anchor="sec-r-code-style">
        <w:r>
          <w:rPr>
            <w:rStyle w:val="Hyperlink"/>
          </w:rPr>
          <w:t xml:space="preserve">Chapter 7</w:t>
        </w:r>
      </w:hyperlink>
      <w:ins w:id="2703" w:author="PR Preview" w:date="2024-01-01T00:00:00Z">
        <w:r>
          <w:t xml:space="preserve">), and collaborative development (</w:t>
        </w:r>
      </w:ins>
      <w:hyperlink w:anchor="sec-collab-dev">
        <w:r>
          <w:rPr>
            <w:rStyle w:val="Hyperlink"/>
          </w:rPr>
          <w:t xml:space="preserve">Chapter 12</w:t>
        </w:r>
      </w:hyperlink>
      <w:ins w:id="2703" w:author="PR Preview" w:date="2024-01-01T00:00:00Z">
        <w:r>
          <w:t xml:space="preserve">).</w:t>
        </w:r>
      </w:ins>
    </w:p>
    <w:p>
      <w:pPr>
        <w:pStyle w:val="Compact"/>
        <w:numPr>
          <w:ilvl w:val="0"/>
          <w:numId w:val="1256"/>
        </w:numPr>
      </w:pPr>
      <w:ins w:id="2704" w:author="PR Preview" w:date="2024-01-01T00:00:00Z">
        <w:r>
          <w:rPr>
            <w:b/>
            <w:bCs/>
          </w:rPr>
          <w:t xml:space="preserve">Environment setup</w:t>
        </w:r>
      </w:ins>
      <w:ins w:id="2704" w:author="PR Preview" w:date="2024-01-01T00:00:00Z">
        <w:r>
          <w:t xml:space="preserve">: Configure your local R development environment,</w:t>
        </w:r>
      </w:ins>
      <w:ins w:id="2704" w:author="PR Preview" w:date="2024-01-01T00:00:00Z">
        <w:r>
          <w:t xml:space="preserve"> </w:t>
        </w:r>
      </w:ins>
      <w:ins w:id="2704" w:author="PR Preview" w:date="2024-01-01T00:00:00Z">
        <w:r>
          <w:t xml:space="preserve">clone a starter repository, and run</w:t>
        </w:r>
      </w:ins>
      <w:ins w:id="2704" w:author="PR Preview" w:date="2024-01-01T00:00:00Z">
        <w:r>
          <w:t xml:space="preserve"> </w:t>
        </w:r>
      </w:ins>
      <w:ins w:id="2704" w:author="PR Preview" w:date="2024-01-01T00:00:00Z">
        <w:r>
          <w:rPr>
            <w:rStyle w:val="VerbatimChar"/>
          </w:rPr>
          <w:t xml:space="preserve">renv::restore()</w:t>
        </w:r>
      </w:ins>
      <w:ins w:id="2704" w:author="PR Preview" w:date="2024-01-01T00:00:00Z">
        <w:r>
          <w:t xml:space="preserve"> </w:t>
        </w:r>
      </w:ins>
      <w:ins w:id="2704" w:author="PR Preview" w:date="2024-01-01T00:00:00Z">
        <w:r>
          <w:t xml:space="preserve">to verify reproducible package installation</w:t>
        </w:r>
      </w:ins>
      <w:ins w:id="2704" w:author="PR Preview" w:date="2024-01-01T00:00:00Z">
        <w:r>
          <w:t xml:space="preserve"> </w:t>
        </w:r>
      </w:ins>
      <w:ins w:id="2704" w:author="PR Preview" w:date="2024-01-01T00:00:00Z">
        <w:r>
          <w:t xml:space="preserve">(see</w:t>
        </w:r>
      </w:ins>
      <w:ins w:id="2704" w:author="PR Preview" w:date="2024-01-01T00:00:00Z">
        <w:r>
          <w:t xml:space="preserve"> </w:t>
        </w:r>
      </w:ins>
      <w:hyperlink w:anchor="sec-reproducible-environments">
        <w:r>
          <w:rPr>
            <w:rStyle w:val="Hyperlink"/>
          </w:rPr>
          <w:t xml:space="preserve">Chapter 15</w:t>
        </w:r>
      </w:hyperlink>
      <w:ins w:id="2704" w:author="PR Preview" w:date="2024-01-01T00:00:00Z">
        <w:r>
          <w:t xml:space="preserve">).</w:t>
        </w:r>
      </w:ins>
    </w:p>
    <w:p>
      <w:pPr>
        <w:pStyle w:val="Compact"/>
        <w:numPr>
          <w:ilvl w:val="0"/>
          <w:numId w:val="1256"/>
        </w:numPr>
      </w:pPr>
      <w:ins w:id="2705" w:author="PR Preview" w:date="2024-01-01T00:00:00Z">
        <w:r>
          <w:rPr>
            <w:b/>
            <w:bCs/>
          </w:rPr>
          <w:t xml:space="preserve">HPC access</w:t>
        </w:r>
      </w:ins>
      <w:ins w:id="2705" w:author="PR Preview" w:date="2024-01-01T00:00:00Z">
        <w:r>
          <w:t xml:space="preserve">: Confirm High-Performance Computing cluster access (Farm or Shiva)</w:t>
        </w:r>
      </w:ins>
      <w:ins w:id="2705" w:author="PR Preview" w:date="2024-01-01T00:00:00Z">
        <w:r>
          <w:t xml:space="preserve"> </w:t>
        </w:r>
      </w:ins>
      <w:ins w:id="2705" w:author="PR Preview" w:date="2024-01-01T00:00:00Z">
        <w:r>
          <w:t xml:space="preserve">and verify SSH keys if your project involves cluster computing (see</w:t>
        </w:r>
      </w:ins>
      <w:ins w:id="2705" w:author="PR Preview" w:date="2024-01-01T00:00:00Z">
        <w:r>
          <w:t xml:space="preserve"> </w:t>
        </w:r>
      </w:ins>
      <w:hyperlink w:anchor="sec-slurm">
        <w:r>
          <w:rPr>
            <w:rStyle w:val="Hyperlink"/>
          </w:rPr>
          <w:t xml:space="preserve">Chapter 18</w:t>
        </w:r>
      </w:hyperlink>
      <w:ins w:id="2705" w:author="PR Preview" w:date="2024-01-01T00:00:00Z">
        <w:r>
          <w:t xml:space="preserve">).</w:t>
        </w:r>
      </w:ins>
    </w:p>
    <w:p>
      <w:pPr>
        <w:pStyle w:val="Compact"/>
        <w:numPr>
          <w:ilvl w:val="0"/>
          <w:numId w:val="1256"/>
        </w:numPr>
      </w:pPr>
      <w:ins w:id="2706" w:author="PR Preview" w:date="2024-01-01T00:00:00Z">
        <w:r>
          <w:rPr>
            <w:b/>
            <w:bCs/>
          </w:rPr>
          <w:t xml:space="preserve">Team introductions</w:t>
        </w:r>
      </w:ins>
      <w:ins w:id="2706" w:author="PR Preview" w:date="2024-01-01T00:00:00Z">
        <w:r>
          <w:t xml:space="preserve">: Introduce yourself on the lab Slack channel and at the next weekly lab meeting.</w:t>
        </w:r>
      </w:ins>
    </w:p>
    <w:p>
      <w:pPr>
        <w:pStyle w:val="Compact"/>
        <w:numPr>
          <w:ilvl w:val="0"/>
          <w:numId w:val="1256"/>
        </w:numPr>
      </w:pPr>
      <w:ins w:id="2707" w:author="PR Preview" w:date="2024-01-01T00:00:00Z">
        <w:r>
          <w:rPr>
            <w:b/>
            <w:bCs/>
          </w:rPr>
          <w:t xml:space="preserve">Initial 1:1 meeting</w:t>
        </w:r>
      </w:ins>
      <w:ins w:id="2707" w:author="PR Preview" w:date="2024-01-01T00:00:00Z">
        <w:r>
          <w:t xml:space="preserve">: Schedule a one-on-one meeting with lab leadership</w:t>
        </w:r>
      </w:ins>
      <w:ins w:id="2707" w:author="PR Preview" w:date="2024-01-01T00:00:00Z">
        <w:r>
          <w:t xml:space="preserve"> </w:t>
        </w:r>
      </w:ins>
      <w:ins w:id="2707" w:author="PR Preview" w:date="2024-01-01T00:00:00Z">
        <w:r>
          <w:t xml:space="preserve">to align on project objectives, onboarding timeline, and initial milestones.</w:t>
        </w:r>
      </w:ins>
    </w:p>
    <w:bookmarkEnd w:id="922"/>
    <w:bookmarkStart w:id="923" w:name="pre-analysis-plan-checklist"/>
    <w:p>
      <w:pPr>
        <w:pStyle w:val="Heading2"/>
      </w:pPr>
      <w:ins w:id="2708" w:author="PR Preview" w:date="2024-01-01T00:00:00Z">
        <w:r>
          <w:t xml:space="preserve">20.2 Pre-analysis plan checklist</w:t>
        </w:r>
      </w:ins>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3"/>
    <w:bookmarkStart w:id="925" w:name="code-checklist"/>
    <w:p>
      <w:pPr>
        <w:pStyle w:val="Heading2"/>
      </w:pPr>
      <w:ins w:id="2724" w:author="PR Preview" w:date="2024-01-01T00:00:00Z">
        <w:r>
          <w:t xml:space="preserve">20.3 Code checklist</w:t>
        </w:r>
      </w:ins>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4">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5"/>
    <w:bookmarkStart w:id="927" w:name="manuscript-checklist"/>
    <w:p>
      <w:pPr>
        <w:pStyle w:val="Heading2"/>
      </w:pPr>
      <w:ins w:id="2732" w:author="PR Preview" w:date="2024-01-01T00:00:00Z">
        <w:r>
          <w:t xml:space="preserve">20.4 Manuscript checklist</w:t>
        </w:r>
      </w:ins>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6">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7"/>
    <w:bookmarkStart w:id="930" w:name="figure-checklist"/>
    <w:p>
      <w:pPr>
        <w:pStyle w:val="Heading2"/>
      </w:pPr>
      <w:ins w:id="2751" w:author="PR Preview" w:date="2024-01-01T00:00:00Z">
        <w:r>
          <w:t xml:space="preserve">20.5 Figure checklist</w:t>
        </w:r>
      </w:ins>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8">
        <w:r>
          <w:rPr>
            <w:rStyle w:val="Hyperlink"/>
          </w:rPr>
          <w:t xml:space="preserve">here</w:t>
        </w:r>
      </w:hyperlink>
      <w:r>
        <w:t xml:space="preserve">, a neat palette generator with colorblind options</w:t>
      </w:r>
      <w:r>
        <w:t xml:space="preserve"> </w:t>
      </w:r>
      <w:hyperlink r:id="rId92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9" w:author="PR Preview" w:date="2024-01-01T00:00:00Z">
        <w:r>
          <w:rPr>
            <w:b/>
            <w:bCs/>
          </w:rPr>
          <w:t xml:space="preserve">Branch:</w:t>
        </w:r>
      </w:ins>
      <w:ins w:id="3099" w:author="PR Preview" w:date="2024-01-01T00:00:00Z">
        <w:r>
          <w:t xml:space="preserve"> </w:t>
        </w:r>
      </w:ins>
      <w:ins w:id="3099" w:author="PR Preview" w:date="2024-01-01T00:00:00Z">
        <w:r>
          <w:t xml:space="preserve">HEAD</w:t>
        </w:r>
      </w:ins>
    </w:p>
    <w:p>
      <w:pPr>
        <w:pStyle w:val="Compact"/>
        <w:numPr>
          <w:ilvl w:val="0"/>
          <w:numId w:val="1319"/>
        </w:numPr>
      </w:pPr>
      <w:ins w:id="3100" w:author="PR Preview" w:date="2024-01-01T00:00:00Z">
        <w:r>
          <w:rPr>
            <w:b/>
            <w:bCs/>
          </w:rPr>
          <w:t xml:space="preserve">Commit:</w:t>
        </w:r>
      </w:ins>
      <w:ins w:id="3100" w:author="PR Preview" w:date="2024-01-01T00:00:00Z">
        <w:r>
          <w:t xml:space="preserve"> </w:t>
        </w:r>
      </w:ins>
      <w:ins w:id="3100" w:author="PR Preview" w:date="2024-01-01T00:00:00Z">
        <w:r>
          <w:t xml:space="preserve">b35dc64</w:t>
        </w:r>
      </w:ins>
    </w:p>
    <w:p>
      <w:pPr>
        <w:pStyle w:val="Compact"/>
        <w:numPr>
          <w:ilvl w:val="0"/>
          <w:numId w:val="1319"/>
        </w:numPr>
      </w:pPr>
      <w:ins w:id="3101" w:author="PR Preview" w:date="2024-01-01T00:00:00Z">
        <w:r>
          <w:rPr>
            <w:b/>
            <w:bCs/>
          </w:rPr>
          <w:t xml:space="preserve">Full commit hash:</w:t>
        </w:r>
      </w:ins>
      <w:ins w:id="3101" w:author="PR Preview" w:date="2024-01-01T00:00:00Z">
        <w:r>
          <w:t xml:space="preserve"> </w:t>
        </w:r>
      </w:ins>
      <w:ins w:id="3101" w:author="PR Preview" w:date="2024-01-01T00:00:00Z">
        <w:r>
          <w:t xml:space="preserve">b35dc644c71351708131ebe608f6762bd9ccbf22</w:t>
        </w:r>
      </w:ins>
    </w:p>
    <w:p>
      <w:pPr>
        <w:pStyle w:val="Compact"/>
        <w:numPr>
          <w:ilvl w:val="0"/>
          <w:numId w:val="1319"/>
        </w:numPr>
      </w:pPr>
      <w:ins w:id="3102" w:author="PR Preview" w:date="2024-01-01T00:00:00Z">
        <w:r>
          <w:rPr>
            <w:b/>
            <w:bCs/>
          </w:rPr>
          <w:t xml:space="preserve">Commit date:</w:t>
        </w:r>
      </w:ins>
      <w:ins w:id="3102" w:author="PR Preview" w:date="2024-01-01T00:00:00Z">
        <w:r>
          <w:t xml:space="preserve"> </w:t>
        </w:r>
      </w:ins>
      <w:ins w:id="3102" w:author="PR Preview" w:date="2024-01-01T00:00:00Z">
        <w:r>
          <w:t xml:space="preserve">2026-09-01 17:35:26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6"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9"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4"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6"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9"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4"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2026-09-01T17:40:13Z</dcterms:created>
  <dcterms:modified xsi:type="dcterms:W3CDTF">2026-09-01T17:40:13Z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