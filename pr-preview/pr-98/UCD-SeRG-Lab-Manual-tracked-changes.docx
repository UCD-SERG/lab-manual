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9"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8"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8"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40" w:name="basic-configuration-example"/>
    <w:p>
      <w:pPr>
        <w:pStyle w:val="Heading4"/>
      </w:pPr>
      <w:r>
        <w:t xml:space="preserve">17.4.7.3 Basic Configuration Example</w:t>
      </w:r>
    </w:p>
    <w:p>
      <w:pPr>
        <w:pStyle w:val="FirstParagraph"/>
      </w:pPr>
      <w:r>
        <w:t xml:space="preserve">Here is the configuration used in this repository</w:t>
      </w:r>
      <w:r>
        <w:t xml:space="preserve"> </w:t>
      </w:r>
      <w:r>
        <w:t xml:space="preserve">(adapted for R and Quarto projects):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.github/workflows/copilot-setup-steps.yml</w:t>
            </w:r>
          </w:p>
        </w:tc>
      </w:tr>
      <w:tr>
        <w:trPr>
          <w:cantSplit/>
        </w:trPr>
        <w:tc>
          <w:tcPr>
            <w:tcMar>
              <w:top w:w="108" w:type="dxa"/>
              <w:bottom w:w="108" w:type="dxa"/>
            </w:tcMar>
          </w:tcPr>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p/>
        </w:tc>
      </w:tr>
    </w:tbl>
    <w:bookmarkEnd w:id="440"/>
    <w:bookmarkStart w:id="441"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41"/>
    <w:bookmarkStart w:id="442"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2"/>
    <w:bookmarkStart w:id="443"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3"/>
    <w:bookmarkStart w:id="444"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4"/>
    <w:bookmarkStart w:id="445"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5"/>
    <w:bookmarkStart w:id="447"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6">
        <w:r>
          <w:rPr>
            <w:rStyle w:val="Hyperlink"/>
          </w:rPr>
          <w:t xml:space="preserve">Customizing the development environment for GitHub Copilot coding agent</w:t>
        </w:r>
      </w:hyperlink>
      <w:r>
        <w:t xml:space="preserve">.</w:t>
      </w:r>
    </w:p>
    <w:bookmarkEnd w:id="447"/>
    <w:bookmarkEnd w:id="448"/>
    <w:bookmarkStart w:id="452"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5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5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ins w:id="1467" w:author="PR Preview" w:date="2024-01-01T00:00:00Z">
        <w:r>
          <w:t xml:space="preserve">Also,</w:t>
        </w:r>
      </w:ins>
      <w:ins w:id="1467" w:author="PR Preview" w:date="2024-01-01T00:00:00Z">
        <w:r>
          <w:t xml:space="preserve"> </w:t>
        </w:r>
      </w:ins>
      <w:ins w:id="1467" w:author="PR Preview" w:date="2024-01-01T00:00:00Z">
        <w:r>
          <w:t xml:space="preserve">the less we practice,</w:t>
        </w:r>
      </w:ins>
      <w:ins w:id="1467" w:author="PR Preview" w:date="2024-01-01T00:00:00Z">
        <w:r>
          <w:t xml:space="preserve"> </w:t>
        </w:r>
      </w:ins>
      <w:ins w:id="1467" w:author="PR Preview" w:date="2024-01-01T00:00:00Z">
        <w:r>
          <w:t xml:space="preserve">the weaker our skills get,</w:t>
        </w:r>
      </w:ins>
      <w:ins w:id="1467" w:author="PR Preview" w:date="2024-01-01T00:00:00Z">
        <w:r>
          <w:t xml:space="preserve"> </w:t>
        </w:r>
      </w:ins>
      <w:ins w:id="1467" w:author="PR Preview" w:date="2024-01-01T00:00:00Z">
        <w:r>
          <w:t xml:space="preserve">and the harder it is for us to supervise the agents</w:t>
        </w:r>
      </w:ins>
      <w:ins w:id="1467" w:author="PR Preview" w:date="2024-01-01T00:00:00Z">
        <w:r>
          <w:t xml:space="preserve"> </w:t>
        </w:r>
      </w:ins>
      <w:ins w:id="1467" w:author="PR Preview" w:date="2024-01-01T00:00:00Z">
        <w:r>
          <w:t xml:space="preserve">and make sure they are actually doing what we want them to do,</w:t>
        </w:r>
      </w:ins>
      <w:ins w:id="1467" w:author="PR Preview" w:date="2024-01-01T00:00:00Z">
        <w:r>
          <w:t xml:space="preserve"> </w:t>
        </w:r>
      </w:ins>
      <w:ins w:id="1467" w:author="PR Preview" w:date="2024-01-01T00:00:00Z">
        <w:r>
          <w:t xml:space="preserve">the way we want them to do it.</w:t>
        </w:r>
      </w:ins>
      <w:ins w:id="1467" w:author="PR Preview" w:date="2024-01-01T00:00:00Z">
        <w:r>
          <w:t xml:space="preserve"> </w:t>
        </w:r>
      </w:ins>
      <w:ins w:id="1467" w:author="PR Preview" w:date="2024-01-01T00:00:00Z">
        <w:r>
          <w:t xml:space="preserve">You should exercise your own coding skills regularly,</w:t>
        </w:r>
      </w:ins>
      <w:ins w:id="1467" w:author="PR Preview" w:date="2024-01-01T00:00:00Z">
        <w:r>
          <w:t xml:space="preserve"> </w:t>
        </w:r>
      </w:ins>
      <w:ins w:id="1467" w:author="PR Preview" w:date="2024-01-01T00:00:00Z">
        <w:r>
          <w:t xml:space="preserve">just like you would for any other skill you want to maintain.</w:t>
        </w:r>
      </w:ins>
    </w:p>
    <w:bookmarkEnd w:id="452"/>
    <w:bookmarkStart w:id="453"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3"/>
    <w:bookmarkStart w:id="487"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.github/copilot-instructions.md</w:t>
            </w:r>
          </w:p>
        </w:tc>
      </w:tr>
      <w:tr>
        <w:trPr>
          <w:cantSplit/>
        </w:trPr>
        <w:tc>
          <w:tcPr>
            <w:tcMar>
              <w:top w:w="108" w:type="dxa"/>
              <w:bottom w:w="108" w:type="dxa"/>
            </w:tcMar>
          </w:tcPr>
          <w:p>
            <w:r>
              <w:br w:type="page"/>
            </w:r>
          </w:p>
          <w:bookmarkStart w:id="486"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2" w:name="markdown-and-quarto-formatting-1"/>
          <w:p>
            <w:pPr>
              <w:pStyle w:val="Heading2"/>
            </w:pPr>
            <w:r>
              <w:t xml:space="preserve">18.1 Markdown and Quarto Formatting</w:t>
            </w:r>
          </w:p>
          <w:bookmarkStart w:id="467"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6">
              <w:r>
                <w:rPr>
                  <w:rStyle w:val="VerbatimChar"/>
                </w:rPr>
                <w:t xml:space="preserve">{ggplot2}</w:t>
              </w:r>
            </w:hyperlink>
          </w:p>
          <w:p>
            <w:pPr>
              <w:pStyle w:val="Compact"/>
              <w:numPr>
                <w:ilvl w:val="0"/>
                <w:numId w:val="1147"/>
              </w:numPr>
            </w:pPr>
            <w:hyperlink r:id="rId457">
              <w:r>
                <w:rPr>
                  <w:rStyle w:val="VerbatimChar"/>
                </w:rPr>
                <w:t xml:space="preserve">{tidyr}</w:t>
              </w:r>
            </w:hyperlink>
          </w:p>
          <w:p>
            <w:pPr>
              <w:pStyle w:val="Compact"/>
              <w:numPr>
                <w:ilvl w:val="0"/>
                <w:numId w:val="1147"/>
              </w:numPr>
            </w:pPr>
            <w:hyperlink r:id="rId458">
              <w:r>
                <w:rPr>
                  <w:rStyle w:val="VerbatimChar"/>
                </w:rPr>
                <w:t xml:space="preserve">{readr}</w:t>
              </w:r>
            </w:hyperlink>
          </w:p>
          <w:p>
            <w:pPr>
              <w:pStyle w:val="Compact"/>
              <w:numPr>
                <w:ilvl w:val="0"/>
                <w:numId w:val="1147"/>
              </w:numPr>
            </w:pPr>
            <w:hyperlink r:id="rId459">
              <w:r>
                <w:rPr>
                  <w:rStyle w:val="VerbatimChar"/>
                </w:rPr>
                <w:t xml:space="preserve">{purrr}</w:t>
              </w:r>
            </w:hyperlink>
          </w:p>
          <w:p>
            <w:pPr>
              <w:pStyle w:val="Compact"/>
              <w:numPr>
                <w:ilvl w:val="0"/>
                <w:numId w:val="1147"/>
              </w:numPr>
            </w:pPr>
            <w:hyperlink r:id="rId460">
              <w:r>
                <w:rPr>
                  <w:rStyle w:val="VerbatimChar"/>
                </w:rPr>
                <w:t xml:space="preserve">{tibble}</w:t>
              </w:r>
            </w:hyperlink>
          </w:p>
          <w:p>
            <w:pPr>
              <w:pStyle w:val="Compact"/>
              <w:numPr>
                <w:ilvl w:val="0"/>
                <w:numId w:val="1147"/>
              </w:numPr>
            </w:pPr>
            <w:hyperlink r:id="rId461">
              <w:r>
                <w:rPr>
                  <w:rStyle w:val="VerbatimChar"/>
                </w:rPr>
                <w:t xml:space="preserve">{stringr}</w:t>
              </w:r>
            </w:hyperlink>
          </w:p>
          <w:p>
            <w:pPr>
              <w:pStyle w:val="Compact"/>
              <w:numPr>
                <w:ilvl w:val="0"/>
                <w:numId w:val="1147"/>
              </w:numPr>
            </w:pPr>
            <w:hyperlink r:id="rId462">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3">
              <w:r>
                <w:rPr>
                  <w:rStyle w:val="VerbatimChar"/>
                </w:rPr>
                <w:t xml:space="preserve">{renv}</w:t>
              </w:r>
            </w:hyperlink>
          </w:p>
          <w:p>
            <w:pPr>
              <w:pStyle w:val="Compact"/>
              <w:numPr>
                <w:ilvl w:val="0"/>
                <w:numId w:val="1147"/>
              </w:numPr>
            </w:pPr>
            <w:hyperlink r:id="rId464">
              <w:r>
                <w:rPr>
                  <w:rStyle w:val="VerbatimChar"/>
                </w:rPr>
                <w:t xml:space="preserve">{targets}</w:t>
              </w:r>
            </w:hyperlink>
          </w:p>
          <w:p>
            <w:pPr>
              <w:pStyle w:val="Compact"/>
              <w:numPr>
                <w:ilvl w:val="0"/>
                <w:numId w:val="1147"/>
              </w:numPr>
            </w:pPr>
            <w:hyperlink r:id="rId465">
              <w:r>
                <w:rPr>
                  <w:rStyle w:val="VerbatimChar"/>
                </w:rPr>
                <w:t xml:space="preserve">{data.table}</w:t>
              </w:r>
            </w:hyperlink>
          </w:p>
          <w:p>
            <w:pPr>
              <w:pStyle w:val="Compact"/>
              <w:numPr>
                <w:ilvl w:val="0"/>
                <w:numId w:val="1147"/>
              </w:numPr>
            </w:pPr>
            <w:hyperlink r:id="rId466">
              <w:r>
                <w:rPr>
                  <w:rStyle w:val="VerbatimChar"/>
                </w:rPr>
                <w:t xml:space="preserve">{assertthat}</w:t>
              </w:r>
            </w:hyperlink>
          </w:p>
          <w:bookmarkEnd w:id="467"/>
          <w:bookmarkStart w:id="468"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8"/>
          <w:bookmarkStart w:id="469"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9"/>
          <w:bookmarkStart w:id="470"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70"/>
          <w:bookmarkStart w:id="471"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71"/>
          <w:bookmarkEnd w:id="472"/>
          <w:bookmarkStart w:id="473"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3"/>
          <w:bookmarkStart w:id="483" w:name="file-organization"/>
          <w:p>
            <w:pPr>
              <w:pStyle w:val="Heading2"/>
            </w:pPr>
            <w:r>
              <w:t xml:space="preserve">18.3 File Organization</w:t>
            </w:r>
          </w:p>
          <w:bookmarkStart w:id="482"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4"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4"/>
          <w:bookmarkStart w:id="475"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5"/>
          <w:bookmarkStart w:id="476"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6"/>
          <w:bookmarkStart w:id="477"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7"/>
          <w:bookmarkStart w:id="478"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8"/>
          <w:bookmarkStart w:id="479"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9"/>
          <w:bookmarkStart w:id="480"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80"/>
          <w:bookmarkStart w:id="481"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81"/>
          <w:bookmarkEnd w:id="482"/>
          <w:bookmarkEnd w:id="483"/>
          <w:bookmarkStart w:id="484"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4"/>
          <w:bookmarkStart w:id="485"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5"/>
    <w:bookmarkEnd w:id="486"/>
    <w:p>
      <w:r>
        <w:br w:type="page"/>
      </w:r>
    </w:p>
    <w:bookmarkEnd w:id="487"/>
    <w:bookmarkEnd w:id="488"/>
    <w:bookmarkEnd w:id="489"/>
    <w:bookmarkStart w:id="499" w:name="checklists"/>
    <w:p>
      <w:pPr>
        <w:pStyle w:val="Heading1"/>
      </w:pPr>
      <w:r>
        <w:t xml:space="preserve">19.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91"/>
    <w:bookmarkStart w:id="493"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3"/>
    <w:bookmarkStart w:id="49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20.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20.1 Resources for R</w:t>
      </w:r>
    </w:p>
    <w:bookmarkStart w:id="502"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501">
        <w:r>
          <w:rPr>
            <w:rStyle w:val="Hyperlink"/>
          </w:rPr>
          <w:t xml:space="preserve">Jade’s R-for-epi course</w:t>
        </w:r>
      </w:hyperlink>
    </w:p>
    <w:bookmarkEnd w:id="502"/>
    <w:bookmarkStart w:id="507" w:name="cheat-sheets"/>
    <w:p>
      <w:pPr>
        <w:pStyle w:val="Heading3"/>
      </w:pPr>
      <w:r>
        <w:t xml:space="preserve">20.1.2 Cheat Sheets</w:t>
      </w:r>
    </w:p>
    <w:p>
      <w:pPr>
        <w:pStyle w:val="Compact"/>
        <w:numPr>
          <w:ilvl w:val="0"/>
          <w:numId w:val="1173"/>
        </w:numPr>
      </w:pPr>
      <w:hyperlink r:id="rId503">
        <w:r>
          <w:rPr>
            <w:rStyle w:val="Hyperlink"/>
          </w:rPr>
          <w:t xml:space="preserve">dplyr and tidyr cheat sheet</w:t>
        </w:r>
      </w:hyperlink>
    </w:p>
    <w:p>
      <w:pPr>
        <w:pStyle w:val="Compact"/>
        <w:numPr>
          <w:ilvl w:val="0"/>
          <w:numId w:val="1173"/>
        </w:numPr>
      </w:pPr>
      <w:hyperlink r:id="rId504">
        <w:r>
          <w:rPr>
            <w:rStyle w:val="Hyperlink"/>
          </w:rPr>
          <w:t xml:space="preserve">ggplot cheat sheet</w:t>
        </w:r>
      </w:hyperlink>
    </w:p>
    <w:p>
      <w:pPr>
        <w:pStyle w:val="Compact"/>
        <w:numPr>
          <w:ilvl w:val="0"/>
          <w:numId w:val="1173"/>
        </w:numPr>
      </w:pPr>
      <w:hyperlink r:id="rId505">
        <w:r>
          <w:rPr>
            <w:rStyle w:val="Hyperlink"/>
          </w:rPr>
          <w:t xml:space="preserve">data table cheat sheet</w:t>
        </w:r>
      </w:hyperlink>
    </w:p>
    <w:p>
      <w:pPr>
        <w:pStyle w:val="Compact"/>
        <w:numPr>
          <w:ilvl w:val="0"/>
          <w:numId w:val="1173"/>
        </w:numPr>
      </w:pPr>
      <w:hyperlink r:id="rId506">
        <w:r>
          <w:rPr>
            <w:rStyle w:val="Hyperlink"/>
          </w:rPr>
          <w:t xml:space="preserve">RMarkdown cheat sheet</w:t>
        </w:r>
      </w:hyperlink>
    </w:p>
    <w:bookmarkEnd w:id="507"/>
    <w:bookmarkStart w:id="509" w:name="style-and-best-practices"/>
    <w:p>
      <w:pPr>
        <w:pStyle w:val="Heading3"/>
      </w:pPr>
      <w:r>
        <w:t xml:space="preserve">20.1.3 Style and Best Practices</w:t>
      </w:r>
    </w:p>
    <w:p>
      <w:pPr>
        <w:pStyle w:val="Compact"/>
        <w:numPr>
          <w:ilvl w:val="0"/>
          <w:numId w:val="1174"/>
        </w:numPr>
      </w:pPr>
      <w:hyperlink r:id="rId508">
        <w:r>
          <w:rPr>
            <w:rStyle w:val="Hyperlink"/>
          </w:rPr>
          <w:t xml:space="preserve">Hadley Wickham’s R Style Guide</w:t>
        </w:r>
      </w:hyperlink>
    </w:p>
    <w:bookmarkEnd w:id="509"/>
    <w:bookmarkStart w:id="510"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2">
        <w:r>
          <w:rPr>
            <w:rStyle w:val="Hyperlink"/>
          </w:rPr>
          <w:t xml:space="preserve">GitHub Skills: Introduction to GitHub</w:t>
        </w:r>
      </w:hyperlink>
    </w:p>
    <w:bookmarkEnd w:id="513"/>
    <w:bookmarkStart w:id="514"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5">
        <w:r>
          <w:rPr>
            <w:rStyle w:val="Hyperlink"/>
          </w:rPr>
          <w:t xml:space="preserve">The Pathway to Publishing: A Guide to Quantitative Writing in the Health Sciences</w:t>
        </w:r>
      </w:hyperlink>
    </w:p>
    <w:p>
      <w:pPr>
        <w:pStyle w:val="Compact"/>
        <w:numPr>
          <w:ilvl w:val="0"/>
          <w:numId w:val="1178"/>
        </w:numPr>
      </w:pPr>
      <w:hyperlink r:id="rId516">
        <w:r>
          <w:rPr>
            <w:rStyle w:val="Hyperlink"/>
          </w:rPr>
          <w:t xml:space="preserve">Secret, actionable writing tips</w:t>
        </w:r>
      </w:hyperlink>
    </w:p>
    <w:bookmarkEnd w:id="517"/>
    <w:bookmarkStart w:id="521"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8">
        <w:r>
          <w:rPr>
            <w:rStyle w:val="Hyperlink"/>
          </w:rPr>
          <w:t xml:space="preserve">How to give a killer narratively-driven scientific talk</w:t>
        </w:r>
      </w:hyperlink>
    </w:p>
    <w:p>
      <w:pPr>
        <w:pStyle w:val="Compact"/>
        <w:numPr>
          <w:ilvl w:val="0"/>
          <w:numId w:val="1179"/>
        </w:numPr>
      </w:pPr>
      <w:hyperlink r:id="rId519">
        <w:r>
          <w:rPr>
            <w:rStyle w:val="Hyperlink"/>
          </w:rPr>
          <w:t xml:space="preserve">How to make a better poster</w:t>
        </w:r>
      </w:hyperlink>
    </w:p>
    <w:p>
      <w:pPr>
        <w:pStyle w:val="Compact"/>
        <w:numPr>
          <w:ilvl w:val="0"/>
          <w:numId w:val="1179"/>
        </w:numPr>
      </w:pPr>
      <w:hyperlink r:id="rId520">
        <w:r>
          <w:rPr>
            <w:rStyle w:val="Hyperlink"/>
          </w:rPr>
          <w:t xml:space="preserve">How to make an even better poster</w:t>
        </w:r>
      </w:hyperlink>
    </w:p>
    <w:bookmarkEnd w:id="521"/>
    <w:bookmarkStart w:id="523" w:name="professional-advice"/>
    <w:p>
      <w:pPr>
        <w:pStyle w:val="Heading2"/>
      </w:pPr>
      <w:r>
        <w:t xml:space="preserve">20.6 Professional advice</w:t>
      </w:r>
    </w:p>
    <w:p>
      <w:pPr>
        <w:pStyle w:val="Compact"/>
        <w:numPr>
          <w:ilvl w:val="0"/>
          <w:numId w:val="1180"/>
        </w:numPr>
      </w:pPr>
      <w:hyperlink r:id="rId522">
        <w:r>
          <w:rPr>
            <w:rStyle w:val="Hyperlink"/>
          </w:rPr>
          <w:t xml:space="preserve">Professional advice, especially for your first job</w:t>
        </w:r>
      </w:hyperlink>
    </w:p>
    <w:bookmarkEnd w:id="523"/>
    <w:bookmarkStart w:id="526" w:name="funding"/>
    <w:p>
      <w:pPr>
        <w:pStyle w:val="Heading2"/>
      </w:pPr>
      <w:r>
        <w:t xml:space="preserve">20.7 Funding</w:t>
      </w:r>
    </w:p>
    <w:p>
      <w:pPr>
        <w:pStyle w:val="Compact"/>
        <w:numPr>
          <w:ilvl w:val="0"/>
          <w:numId w:val="1181"/>
        </w:numPr>
      </w:pPr>
      <w:hyperlink r:id="rId524">
        <w:r>
          <w:rPr>
            <w:rStyle w:val="Hyperlink"/>
          </w:rPr>
          <w:t xml:space="preserve">Building Your Funding Train</w:t>
        </w:r>
      </w:hyperlink>
    </w:p>
    <w:p>
      <w:pPr>
        <w:pStyle w:val="Compact"/>
        <w:numPr>
          <w:ilvl w:val="0"/>
          <w:numId w:val="1181"/>
        </w:numPr>
      </w:pPr>
      <w:hyperlink r:id="rId525">
        <w:r>
          <w:rPr>
            <w:rStyle w:val="Hyperlink"/>
          </w:rPr>
          <w:t xml:space="preserve">NIH Grant Writing Resources</w:t>
        </w:r>
      </w:hyperlink>
    </w:p>
    <w:bookmarkEnd w:id="526"/>
    <w:bookmarkStart w:id="529" w:name="ethics-and-global-health-research"/>
    <w:p>
      <w:pPr>
        <w:pStyle w:val="Heading2"/>
      </w:pPr>
      <w:r>
        <w:t xml:space="preserve">20.8 Ethics and global health research</w:t>
      </w:r>
    </w:p>
    <w:p>
      <w:pPr>
        <w:pStyle w:val="Compact"/>
        <w:numPr>
          <w:ilvl w:val="0"/>
          <w:numId w:val="1182"/>
        </w:numPr>
      </w:pPr>
      <w:hyperlink r:id="rId527">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21.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2"/>
    <w:bookmarkStart w:id="53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3">
        <w:r>
          <w:rPr>
            <w:rStyle w:val="Hyperlink"/>
          </w:rPr>
          <w:t xml:space="preserve">myIDP - Individual Development Plan tool</w:t>
        </w:r>
      </w:hyperlink>
    </w:p>
    <w:p>
      <w:pPr>
        <w:pStyle w:val="Compact"/>
        <w:numPr>
          <w:ilvl w:val="0"/>
          <w:numId w:val="1185"/>
        </w:numPr>
      </w:pPr>
      <w:hyperlink r:id="rId534">
        <w:r>
          <w:rPr>
            <w:rStyle w:val="Hyperlink"/>
          </w:rPr>
          <w:t xml:space="preserve">NIH OITE Career Resources</w:t>
        </w:r>
      </w:hyperlink>
    </w:p>
    <w:bookmarkEnd w:id="535"/>
    <w:bookmarkStart w:id="53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6">
        <w:r>
          <w:rPr>
            <w:rStyle w:val="Hyperlink"/>
          </w:rPr>
          <w:t xml:space="preserve">How to tell a compelling story in scientific presentations</w:t>
        </w:r>
      </w:hyperlink>
    </w:p>
    <w:p>
      <w:pPr>
        <w:pStyle w:val="Compact"/>
        <w:numPr>
          <w:ilvl w:val="0"/>
          <w:numId w:val="1187"/>
        </w:numPr>
      </w:pPr>
      <w:hyperlink r:id="rId518">
        <w:r>
          <w:rPr>
            <w:rStyle w:val="Hyperlink"/>
          </w:rPr>
          <w:t xml:space="preserve">How to give a killer narratively-driven scientific talk</w:t>
        </w:r>
      </w:hyperlink>
    </w:p>
    <w:p>
      <w:pPr>
        <w:pStyle w:val="Compact"/>
        <w:numPr>
          <w:ilvl w:val="0"/>
          <w:numId w:val="1187"/>
        </w:numPr>
      </w:pPr>
      <w:hyperlink r:id="rId537">
        <w:r>
          <w:rPr>
            <w:rStyle w:val="Hyperlink"/>
          </w:rPr>
          <w:t xml:space="preserve">How to make a better poster</w:t>
        </w:r>
      </w:hyperlink>
    </w:p>
    <w:p>
      <w:pPr>
        <w:pStyle w:val="Compact"/>
        <w:numPr>
          <w:ilvl w:val="0"/>
          <w:numId w:val="1187"/>
        </w:numPr>
      </w:pPr>
      <w:hyperlink r:id="rId520">
        <w:r>
          <w:rPr>
            <w:rStyle w:val="Hyperlink"/>
          </w:rPr>
          <w:t xml:space="preserve">How to make an even better poster</w:t>
        </w:r>
      </w:hyperlink>
    </w:p>
    <w:bookmarkEnd w:id="538"/>
    <w:bookmarkStart w:id="54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41">
        <w:r>
          <w:rPr>
            <w:rStyle w:val="Hyperlink"/>
          </w:rPr>
          <w:t xml:space="preserve">Ten Simple Rules for Better Figures</w:t>
        </w:r>
      </w:hyperlink>
    </w:p>
    <w:bookmarkEnd w:id="542"/>
    <w:bookmarkStart w:id="545"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3">
        <w:r>
          <w:rPr>
            <w:rStyle w:val="Hyperlink"/>
          </w:rPr>
          <w:t xml:space="preserve">Building Your Funding Train</w:t>
        </w:r>
      </w:hyperlink>
    </w:p>
    <w:p>
      <w:pPr>
        <w:pStyle w:val="Compact"/>
        <w:numPr>
          <w:ilvl w:val="0"/>
          <w:numId w:val="1191"/>
        </w:numPr>
      </w:pPr>
      <w:hyperlink r:id="rId544">
        <w:r>
          <w:rPr>
            <w:rStyle w:val="Hyperlink"/>
          </w:rPr>
          <w:t xml:space="preserve">NIH Funding Opportunities</w:t>
        </w:r>
      </w:hyperlink>
    </w:p>
    <w:p>
      <w:pPr>
        <w:pStyle w:val="Compact"/>
        <w:numPr>
          <w:ilvl w:val="0"/>
          <w:numId w:val="1191"/>
        </w:numPr>
      </w:pPr>
      <w:hyperlink r:id="rId525">
        <w:r>
          <w:rPr>
            <w:rStyle w:val="Hyperlink"/>
          </w:rPr>
          <w:t xml:space="preserve">NIH Grant Writing Resources</w:t>
        </w:r>
      </w:hyperlink>
    </w:p>
    <w:bookmarkEnd w:id="545"/>
    <w:bookmarkStart w:id="546"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6"/>
    <w:bookmarkStart w:id="547"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9"/>
    <w:bookmarkStart w:id="552"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4"/>
    <w:bookmarkEnd w:id="635"/>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3"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466"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6" Type="http://schemas.openxmlformats.org/officeDocument/2006/relationships/hyperlink" Target="https://docs.github.com/en/copilot/how-tos/use-copilot-agents/coding-agent/customize-the-agent-environment" TargetMode="External"/><Relationship Id="rId451"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464" Type="http://schemas.openxmlformats.org/officeDocument/2006/relationships/hyperlink" Target="https://docs.ropensci.org/targets/"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7"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462" Type="http://schemas.openxmlformats.org/officeDocument/2006/relationships/hyperlink" Target="https://forcats.tidyverse.org/" TargetMode="External"/><Relationship Id="rId456"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50"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9"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632"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5" Type="http://schemas.openxmlformats.org/officeDocument/2006/relationships/hyperlink" Target="https://rdatatable.gitlab.io/data.table/" TargetMode="External"/><Relationship Id="rId458"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3"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61"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60" Type="http://schemas.openxmlformats.org/officeDocument/2006/relationships/hyperlink" Target="https://tibble.tidyverse.org/" TargetMode="External"/><Relationship Id="rId457"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51"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8" Type="http://schemas.openxmlformats.org/officeDocument/2006/relationships/hyperlink" Target="http://adv-r.had.co.nz/Style.html" TargetMode="External"/><Relationship Id="rId539" Type="http://schemas.openxmlformats.org/officeDocument/2006/relationships/hyperlink" Target="http://colorbrewer2.org/" TargetMode="External"/><Relationship Id="rId576"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23"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17" Type="http://schemas.openxmlformats.org/officeDocument/2006/relationships/hyperlink" Target="https://code-review.tidyverse.org/" TargetMode="External"/><Relationship Id="rId466"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80" Type="http://schemas.openxmlformats.org/officeDocument/2006/relationships/hyperlink" Target="https://datadryad.org/" TargetMode="External"/><Relationship Id="rId628" Type="http://schemas.openxmlformats.org/officeDocument/2006/relationships/hyperlink" Target="https://design.tidyverse.org/" TargetMode="External"/><Relationship Id="rId587"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46" Type="http://schemas.openxmlformats.org/officeDocument/2006/relationships/hyperlink" Target="https://docs.github.com/en/copilot/how-tos/use-copilot-agents/coding-agent/customize-the-agent-environment" TargetMode="External"/><Relationship Id="rId451"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22" Type="http://schemas.openxmlformats.org/officeDocument/2006/relationships/hyperlink" Target="https://docs.google.com/document/d/1ckgRCcr7FFPyymyMA6Y_-cB_vftOyrrxT28c6gRg0PI/edit" TargetMode="External"/><Relationship Id="rId464" Type="http://schemas.openxmlformats.org/officeDocument/2006/relationships/hyperlink" Target="https://docs.ropensci.org/targets/" TargetMode="External"/><Relationship Id="rId595" Type="http://schemas.openxmlformats.org/officeDocument/2006/relationships/hyperlink" Target="https://doi.org/10.1038/467775a" TargetMode="External"/><Relationship Id="rId599" Type="http://schemas.openxmlformats.org/officeDocument/2006/relationships/hyperlink" Target="https://doi.org/10.1038/526182a" TargetMode="External"/><Relationship Id="rId611" Type="http://schemas.openxmlformats.org/officeDocument/2006/relationships/hyperlink" Target="https://doi.org/10.1038/d41586-019-00067-3" TargetMode="External"/><Relationship Id="rId563" Type="http://schemas.openxmlformats.org/officeDocument/2006/relationships/hyperlink" Target="https://doi.org/10.1038/d41586-019-01431-z" TargetMode="External"/><Relationship Id="rId607" Type="http://schemas.openxmlformats.org/officeDocument/2006/relationships/hyperlink" Target="https://doi.org/10.1038/d41586-019-02918-5" TargetMode="External"/><Relationship Id="rId619" Type="http://schemas.openxmlformats.org/officeDocument/2006/relationships/hyperlink" Target="https://doi.org/10.1038/d41586-021-03603-2" TargetMode="External"/><Relationship Id="rId574" Type="http://schemas.openxmlformats.org/officeDocument/2006/relationships/hyperlink" Target="https://doi.org/10.1038/s41467-020-19160-7" TargetMode="External"/><Relationship Id="rId597" Type="http://schemas.openxmlformats.org/officeDocument/2006/relationships/hyperlink" Target="https://doi.org/10.1038/s41562-016-0021" TargetMode="External"/><Relationship Id="rId605" Type="http://schemas.openxmlformats.org/officeDocument/2006/relationships/hyperlink" Target="https://doi.org/10.1371/journal.pcbi.1003833" TargetMode="External"/><Relationship Id="rId559"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57"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65" Type="http://schemas.openxmlformats.org/officeDocument/2006/relationships/hyperlink" Target="https://en.wikipedia.org/wiki/Battlestar_Galactica_(2004_TV_series)" TargetMode="External"/><Relationship Id="rId568" Type="http://schemas.openxmlformats.org/officeDocument/2006/relationships/hyperlink" Target="https://en.wikipedia.org/wiki/Blade_Runner" TargetMode="External"/><Relationship Id="rId572" Type="http://schemas.openxmlformats.org/officeDocument/2006/relationships/hyperlink" Target="https://en.wikipedia.org/wiki/Ender%27s_Game" TargetMode="External"/><Relationship Id="rId589" Type="http://schemas.openxmlformats.org/officeDocument/2006/relationships/hyperlink" Target="https://en.wikipedia.org/wiki/Organizations_of_the_Dune_universe#Thinking_machines" TargetMode="External"/><Relationship Id="rId613" Type="http://schemas.openxmlformats.org/officeDocument/2006/relationships/hyperlink" Target="https://en.wikipedia.org/wiki/Terminator_3:_Rise_of_the_Machines" TargetMode="External"/><Relationship Id="rId615"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21" Type="http://schemas.openxmlformats.org/officeDocument/2006/relationships/hyperlink" Target="https://en.wikipedia.org/wiki/WarGames" TargetMode="External"/><Relationship Id="rId583" Type="http://schemas.openxmlformats.org/officeDocument/2006/relationships/hyperlink" Target="https://engineering-shiny.org/" TargetMode="External"/><Relationship Id="rId462" Type="http://schemas.openxmlformats.org/officeDocument/2006/relationships/hyperlink" Target="https://forcats.tidyverse.org/" TargetMode="External"/><Relationship Id="rId456"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50"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12" Type="http://schemas.openxmlformats.org/officeDocument/2006/relationships/hyperlink" Target="https://github.com/skills/introduction-to-github" TargetMode="External"/><Relationship Id="rId544" Type="http://schemas.openxmlformats.org/officeDocument/2006/relationships/hyperlink" Target="https://grants.nih.gov" TargetMode="External"/><Relationship Id="rId543" Type="http://schemas.openxmlformats.org/officeDocument/2006/relationships/hyperlink" Target="https://grantwriting.stanford.edu/funding-train/" TargetMode="External"/><Relationship Id="rId524" Type="http://schemas.openxmlformats.org/officeDocument/2006/relationships/hyperlink" Target="https://grantwriting.stanford.edu/funding-train/#ep" TargetMode="External"/><Relationship Id="rId570"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31" Type="http://schemas.openxmlformats.org/officeDocument/2006/relationships/hyperlink" Target="https://jadebc.github.io/lab-manual/" TargetMode="External"/><Relationship Id="rId490"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500"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94" Type="http://schemas.openxmlformats.org/officeDocument/2006/relationships/hyperlink" Target="https://journals.lww.com/epidem/Fulltext/2001/05000/The_Value_of_P.2.aspx" TargetMode="External"/><Relationship Id="rId541" Type="http://schemas.openxmlformats.org/officeDocument/2006/relationships/hyperlink" Target="https://journals.plos.org/ploscompbiol/article?id=10.1371/journal.pcbi.1003833" TargetMode="External"/><Relationship Id="rId578" Type="http://schemas.openxmlformats.org/officeDocument/2006/relationships/hyperlink" Target="https://journals.plos.org/plosone/s/authorship" TargetMode="External"/><Relationship Id="rId515" Type="http://schemas.openxmlformats.org/officeDocument/2006/relationships/hyperlink" Target="https://link.springer.com/book/10.1007/978-3-030-98175-4" TargetMode="External"/><Relationship Id="rId528"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25" Type="http://schemas.openxmlformats.org/officeDocument/2006/relationships/hyperlink" Target="https://mastering-shiny.org/" TargetMode="External"/><Relationship Id="rId540" Type="http://schemas.openxmlformats.org/officeDocument/2006/relationships/hyperlink" Target="https://medialab.github.io/iwanthue/" TargetMode="External"/><Relationship Id="rId497"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20" Type="http://schemas.openxmlformats.org/officeDocument/2006/relationships/hyperlink" Target="https://mitcommlab.mit.edu/be/2023/09/27/toward-an-evenbetterposter-improving-the-betterposter-template/" TargetMode="External"/><Relationship Id="rId533" Type="http://schemas.openxmlformats.org/officeDocument/2006/relationships/hyperlink" Target="https://myidp.sciencecareers.org/" TargetMode="External"/><Relationship Id="rId601"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91"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59"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30" Type="http://schemas.openxmlformats.org/officeDocument/2006/relationships/hyperlink" Target="https://r-pkgs.org/" TargetMode="External"/><Relationship Id="rId632"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65" Type="http://schemas.openxmlformats.org/officeDocument/2006/relationships/hyperlink" Target="https://rdatatable.gitlab.io/data.table/" TargetMode="External"/><Relationship Id="rId458"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63"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505" Type="http://schemas.openxmlformats.org/officeDocument/2006/relationships/hyperlink" Target="https://s3.amazonaws.com/assets.datacamp.com/blog_assets/datatable_Cheat_Sheet_R.pdf" TargetMode="External"/><Relationship Id="rId561"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3" Type="http://schemas.openxmlformats.org/officeDocument/2006/relationships/hyperlink" Target="https://sethrobertson.github.io/GitFixUm/fixup.html" TargetMode="External"/><Relationship Id="rId609"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61"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60" Type="http://schemas.openxmlformats.org/officeDocument/2006/relationships/hyperlink" Target="https://tibble.tidyverse.org/" TargetMode="External"/><Relationship Id="rId457"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501"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92"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51"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53" Type="http://schemas.openxmlformats.org/officeDocument/2006/relationships/hyperlink" Target="https://www.equator-network.org/" TargetMode="External"/><Relationship Id="rId527"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50" Type="http://schemas.openxmlformats.org/officeDocument/2006/relationships/hyperlink" Target="https://www.medrxiv.org/" TargetMode="External"/><Relationship Id="rId536" Type="http://schemas.openxmlformats.org/officeDocument/2006/relationships/hyperlink" Target="https://www.nature.com/articles/d41586-021-03603-2" TargetMode="External"/><Relationship Id="rId525"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503" Type="http://schemas.openxmlformats.org/officeDocument/2006/relationships/hyperlink" Target="https://www.rstudio.com/wp-content/uploads/2015/02/data-wrangling-cheatsheet.pdf" TargetMode="External"/><Relationship Id="rId506" Type="http://schemas.openxmlformats.org/officeDocument/2006/relationships/hyperlink" Target="https://www.rstudio.com/wp-content/uploads/2015/02/rmarkdown-cheatsheet.pdf" TargetMode="External"/><Relationship Id="rId504" Type="http://schemas.openxmlformats.org/officeDocument/2006/relationships/hyperlink" Target="https://www.rstudio.com/wp-content/uploads/2015/03/ggplot2-cheatsheet.pdf" TargetMode="External"/><Relationship Id="rId518" Type="http://schemas.openxmlformats.org/officeDocument/2006/relationships/hyperlink" Target="https://www.sciencedirect.com/science/article/pii/S1471491423000928" TargetMode="External"/><Relationship Id="rId534" Type="http://schemas.openxmlformats.org/officeDocument/2006/relationships/hyperlink" Target="https://www.training.nih.gov/career-services/" TargetMode="External"/><Relationship Id="rId537" Type="http://schemas.openxmlformats.org/officeDocument/2006/relationships/hyperlink" Target="https://www.youtube.com/watch?v=1RwJbhkCA58" TargetMode="External"/><Relationship Id="rId519" Type="http://schemas.openxmlformats.org/officeDocument/2006/relationships/hyperlink" Target="https://www.youtube.com/watch?v=1RwJbhkCA58&amp;t=1171s" TargetMode="External"/><Relationship Id="rId585"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16"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2026-01-13T18:36:53Z</dcterms:created>
  <dcterms:modified xsi:type="dcterms:W3CDTF">2026-01-13T18:36:53Z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