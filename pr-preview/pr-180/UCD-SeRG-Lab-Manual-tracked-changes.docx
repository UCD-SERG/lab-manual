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ins w:id="48" w:author="PR Preview" w:date="2024-01-01T00:00:00Z">
        <w:r>
          <w:t xml:space="preserve">Don’t wait for meetings to ask questions.</w:t>
        </w:r>
      </w:ins>
      <w:ins w:id="48" w:author="PR Preview" w:date="2024-01-01T00:00:00Z">
        <w:r>
          <w:t xml:space="preserve"> </w:t>
        </w:r>
      </w:ins>
      <w:ins w:id="48" w:author="PR Preview" w:date="2024-01-01T00:00:00Z">
        <w:r>
          <w:t xml:space="preserve">As soon as a question comes up,</w:t>
        </w:r>
      </w:ins>
      <w:ins w:id="48" w:author="PR Preview" w:date="2024-01-01T00:00:00Z">
        <w:r>
          <w:t xml:space="preserve"> </w:t>
        </w:r>
      </w:ins>
      <w:ins w:id="48" w:author="PR Preview" w:date="2024-01-01T00:00:00Z">
        <w:r>
          <w:t xml:space="preserve">write it out in Teams.</w:t>
        </w:r>
      </w:ins>
      <w:ins w:id="48" w:author="PR Preview" w:date="2024-01-01T00:00:00Z">
        <w:r>
          <w:t xml:space="preserve"> </w:t>
        </w:r>
      </w:ins>
      <w:ins w:id="48" w:author="PR Preview" w:date="2024-01-01T00:00:00Z">
        <w:r>
          <w:t xml:space="preserve">This benefits both you (by clarifying your thinking, as discussed in</w:t>
        </w:r>
      </w:ins>
      <w:ins w:id="48" w:author="PR Preview" w:date="2024-01-01T00:00:00Z">
        <w:r>
          <w:t xml:space="preserve"> </w:t>
        </w:r>
      </w:ins>
      <w:hyperlink w:anchor="sec-writing">
        <w:r>
          <w:rPr>
            <w:rStyle w:val="Hyperlink"/>
          </w:rPr>
          <w:t xml:space="preserve">Chapter 22</w:t>
        </w:r>
      </w:hyperlink>
      <w:ins w:id="48" w:author="PR Preview" w:date="2024-01-01T00:00:00Z">
        <w:r>
          <w:t xml:space="preserve">)</w:t>
        </w:r>
      </w:ins>
      <w:ins w:id="48" w:author="PR Preview" w:date="2024-01-01T00:00:00Z">
        <w:r>
          <w:t xml:space="preserve"> </w:t>
        </w:r>
      </w:ins>
      <w:ins w:id="48" w:author="PR Preview" w:date="2024-01-01T00:00:00Z">
        <w:r>
          <w:t xml:space="preserve">and the team (by getting the conversation started earlier).</w:t>
        </w:r>
      </w:ins>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ins w:id="222" w:author="PR Preview" w:date="2024-01-01T00:00:00Z">
        <w:r>
          <w:t xml:space="preserve">Bash scripts are useful components of a reproducible workflow. At many of the directory levels (i.e. in</w:t>
        </w:r>
      </w:ins>
      <w:ins w:id="222" w:author="PR Preview" w:date="2024-01-01T00:00:00Z">
        <w:r>
          <w:t xml:space="preserve"> </w:t>
        </w:r>
      </w:ins>
      <w:ins w:id="222" w:author="PR Preview" w:date="2024-01-01T00:00:00Z">
        <w:r>
          <w:rPr>
            <w:rStyle w:val="VerbatimChar"/>
          </w:rPr>
          <w:t xml:space="preserve">3 - Analysis</w:t>
        </w:r>
      </w:ins>
      <w:ins w:id="222" w:author="PR Preview" w:date="2024-01-01T00:00:00Z">
        <w:r>
          <w:t xml:space="preserve">), there is a bash script that runs each of the analysis scripts. This is exceptionally useful when data</w:t>
        </w:r>
      </w:ins>
      <w:ins w:id="222" w:author="PR Preview" w:date="2024-01-01T00:00:00Z">
        <w:r>
          <w:t xml:space="preserve"> </w:t>
        </w:r>
      </w:ins>
      <w:ins w:id="222" w:author="PR Preview" w:date="2024-01-01T00:00:00Z">
        <w:r>
          <w:t xml:space="preserve">“upstream”</w:t>
        </w:r>
      </w:ins>
      <w:ins w:id="222" w:author="PR Preview" w:date="2024-01-01T00:00:00Z">
        <w:r>
          <w:t xml:space="preserve"> </w:t>
        </w:r>
      </w:ins>
      <w:ins w:id="222" w:author="PR Preview" w:date="2024-01-01T00:00:00Z">
        <w:r>
          <w:t xml:space="preserve">changes – you simply run the bash script. See</w:t>
        </w:r>
      </w:ins>
      <w:ins w:id="222" w:author="PR Preview" w:date="2024-01-01T00:00:00Z">
        <w:r>
          <w:t xml:space="preserve"> </w:t>
        </w:r>
      </w:ins>
      <w:hyperlink w:anchor="sec-unix">
        <w:r>
          <w:rPr>
            <w:rStyle w:val="Hyperlink"/>
          </w:rPr>
          <w:t xml:space="preserve">Chapter 13</w:t>
        </w:r>
      </w:hyperlink>
      <w:ins w:id="222" w:author="PR Preview" w:date="2024-01-01T00:00:00Z">
        <w:r>
          <w:t xml:space="preserve"> </w:t>
        </w:r>
      </w:ins>
      <w:ins w:id="222" w:author="PR Preview" w:date="2024-01-01T00:00:00Z">
        <w:r>
          <w:t xml:space="preserve">for further details.</w:t>
        </w:r>
      </w:ins>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31"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12" w:name="sec-r-qa-checklist"/>
    <w:p>
      <w:pPr>
        <w:pStyle w:val="Heading2"/>
      </w:pPr>
      <w:ins w:id="332" w:author="PR Preview" w:date="2024-01-01T00:00:00Z">
        <w:r>
          <w:t xml:space="preserve">6.7 Quality Assurance Checklist</w:t>
        </w:r>
      </w:ins>
    </w:p>
    <w:p>
      <w:pPr>
        <w:pStyle w:val="FirstParagraph"/>
      </w:pPr>
      <w:ins w:id="333" w:author="PR Preview" w:date="2024-01-01T00:00:00Z">
        <w:r>
          <w:t xml:space="preserve">Before submitting a pull request or finalizing analysis, verify:</w:t>
        </w:r>
      </w:ins>
    </w:p>
    <w:p>
      <w:pPr>
        <w:pStyle w:val="Compact"/>
        <w:numPr>
          <w:ilvl w:val="0"/>
          <w:numId w:val="1032"/>
        </w:numPr>
      </w:pPr>
      <w:ins w:id="334" w:author="PR Preview" w:date="2024-01-01T00:00:00Z">
        <w:r>
          <w:t xml:space="preserve">All functions have complete roxygen2 documentation</w:t>
        </w:r>
      </w:ins>
    </w:p>
    <w:p>
      <w:pPr>
        <w:pStyle w:val="Compact"/>
        <w:numPr>
          <w:ilvl w:val="0"/>
          <w:numId w:val="1033"/>
        </w:numPr>
      </w:pPr>
      <w:ins w:id="335" w:author="PR Preview" w:date="2024-01-01T00:00:00Z">
        <w:r>
          <w:t xml:space="preserve">All functions have corresponding tests</w:t>
        </w:r>
      </w:ins>
    </w:p>
    <w:p>
      <w:pPr>
        <w:pStyle w:val="Compact"/>
        <w:numPr>
          <w:ilvl w:val="0"/>
          <w:numId w:val="1034"/>
        </w:numPr>
      </w:pPr>
      <w:ins w:id="336" w:author="PR Preview" w:date="2024-01-01T00:00:00Z">
        <w:r>
          <w:rPr>
            <w:rStyle w:val="VerbatimChar"/>
          </w:rPr>
          <w:t xml:space="preserve">devtools::document()</w:t>
        </w:r>
      </w:ins>
      <w:ins w:id="336" w:author="PR Preview" w:date="2024-01-01T00:00:00Z">
        <w:r>
          <w:t xml:space="preserve"> </w:t>
        </w:r>
      </w:ins>
      <w:ins w:id="336" w:author="PR Preview" w:date="2024-01-01T00:00:00Z">
        <w:r>
          <w:t xml:space="preserve">has been run</w:t>
        </w:r>
      </w:ins>
    </w:p>
    <w:p>
      <w:pPr>
        <w:pStyle w:val="Compact"/>
        <w:numPr>
          <w:ilvl w:val="0"/>
          <w:numId w:val="1035"/>
        </w:numPr>
      </w:pPr>
      <w:ins w:id="337" w:author="PR Preview" w:date="2024-01-01T00:00:00Z">
        <w:r>
          <w:rPr>
            <w:rStyle w:val="VerbatimChar"/>
          </w:rPr>
          <w:t xml:space="preserve">devtools::test()</w:t>
        </w:r>
      </w:ins>
      <w:ins w:id="337" w:author="PR Preview" w:date="2024-01-01T00:00:00Z">
        <w:r>
          <w:t xml:space="preserve"> </w:t>
        </w:r>
      </w:ins>
      <w:ins w:id="337" w:author="PR Preview" w:date="2024-01-01T00:00:00Z">
        <w:r>
          <w:t xml:space="preserve">passes with no failures</w:t>
        </w:r>
      </w:ins>
    </w:p>
    <w:p>
      <w:pPr>
        <w:pStyle w:val="Compact"/>
        <w:numPr>
          <w:ilvl w:val="0"/>
          <w:numId w:val="1036"/>
        </w:numPr>
      </w:pPr>
      <w:ins w:id="338" w:author="PR Preview" w:date="2024-01-01T00:00:00Z">
        <w:r>
          <w:rPr>
            <w:rStyle w:val="VerbatimChar"/>
          </w:rPr>
          <w:t xml:space="preserve">devtools::check()</w:t>
        </w:r>
      </w:ins>
      <w:ins w:id="338" w:author="PR Preview" w:date="2024-01-01T00:00:00Z">
        <w:r>
          <w:t xml:space="preserve"> </w:t>
        </w:r>
      </w:ins>
      <w:ins w:id="338" w:author="PR Preview" w:date="2024-01-01T00:00:00Z">
        <w:r>
          <w:t xml:space="preserve">passes with no errors, warnings, or notes</w:t>
        </w:r>
      </w:ins>
    </w:p>
    <w:p>
      <w:pPr>
        <w:pStyle w:val="Compact"/>
        <w:numPr>
          <w:ilvl w:val="0"/>
          <w:numId w:val="1037"/>
        </w:numPr>
      </w:pPr>
      <w:ins w:id="339" w:author="PR Preview" w:date="2024-01-01T00:00:00Z">
        <w:r>
          <w:rPr>
            <w:rStyle w:val="VerbatimChar"/>
          </w:rPr>
          <w:t xml:space="preserve">lintr::lint_package()</w:t>
        </w:r>
      </w:ins>
      <w:ins w:id="339" w:author="PR Preview" w:date="2024-01-01T00:00:00Z">
        <w:r>
          <w:t xml:space="preserve"> </w:t>
        </w:r>
      </w:ins>
      <w:ins w:id="339" w:author="PR Preview" w:date="2024-01-01T00:00:00Z">
        <w:r>
          <w:t xml:space="preserve">shows no issues (or only acceptable ones)</w:t>
        </w:r>
      </w:ins>
    </w:p>
    <w:p>
      <w:pPr>
        <w:pStyle w:val="Compact"/>
        <w:numPr>
          <w:ilvl w:val="0"/>
          <w:numId w:val="1038"/>
        </w:numPr>
      </w:pPr>
      <w:ins w:id="340" w:author="PR Preview" w:date="2024-01-01T00:00:00Z">
        <w:r>
          <w:rPr>
            <w:rStyle w:val="VerbatimChar"/>
          </w:rPr>
          <w:t xml:space="preserve">spelling::spell_check_package()</w:t>
        </w:r>
      </w:ins>
      <w:ins w:id="340" w:author="PR Preview" w:date="2024-01-01T00:00:00Z">
        <w:r>
          <w:t xml:space="preserve"> </w:t>
        </w:r>
      </w:ins>
      <w:ins w:id="340" w:author="PR Preview" w:date="2024-01-01T00:00:00Z">
        <w:r>
          <w:t xml:space="preserve">passes</w:t>
        </w:r>
      </w:ins>
    </w:p>
    <w:p>
      <w:pPr>
        <w:pStyle w:val="Compact"/>
        <w:numPr>
          <w:ilvl w:val="0"/>
          <w:numId w:val="1039"/>
        </w:numPr>
      </w:pPr>
      <w:ins w:id="341" w:author="PR Preview" w:date="2024-01-01T00:00:00Z">
        <w:r>
          <w:t xml:space="preserve">Version number has been incremented</w:t>
        </w:r>
      </w:ins>
    </w:p>
    <w:p>
      <w:pPr>
        <w:pStyle w:val="Compact"/>
        <w:numPr>
          <w:ilvl w:val="0"/>
          <w:numId w:val="1040"/>
        </w:numPr>
      </w:pPr>
      <w:ins w:id="342" w:author="PR Preview" w:date="2024-01-01T00:00:00Z">
        <w:r>
          <w:rPr>
            <w:rStyle w:val="VerbatimChar"/>
          </w:rPr>
          <w:t xml:space="preserve">NEWS.md</w:t>
        </w:r>
      </w:ins>
      <w:ins w:id="342" w:author="PR Preview" w:date="2024-01-01T00:00:00Z">
        <w:r>
          <w:t xml:space="preserve"> </w:t>
        </w:r>
      </w:ins>
      <w:ins w:id="342" w:author="PR Preview" w:date="2024-01-01T00:00:00Z">
        <w:r>
          <w:t xml:space="preserve">has been updated with changes</w:t>
        </w:r>
      </w:ins>
    </w:p>
    <w:p>
      <w:pPr>
        <w:pStyle w:val="Compact"/>
        <w:numPr>
          <w:ilvl w:val="0"/>
          <w:numId w:val="1041"/>
        </w:numPr>
      </w:pPr>
      <w:ins w:id="343" w:author="PR Preview" w:date="2024-01-01T00:00:00Z">
        <w:r>
          <w:rPr>
            <w:rStyle w:val="VerbatimChar"/>
          </w:rPr>
          <w:t xml:space="preserve">README.Rmd</w:t>
        </w:r>
      </w:ins>
      <w:ins w:id="343" w:author="PR Preview" w:date="2024-01-01T00:00:00Z">
        <w:r>
          <w:t xml:space="preserve"> </w:t>
        </w:r>
      </w:ins>
      <w:ins w:id="343" w:author="PR Preview" w:date="2024-01-01T00:00:00Z">
        <w:r>
          <w:t xml:space="preserve">has been updated (if needed) and</w:t>
        </w:r>
      </w:ins>
      <w:ins w:id="343" w:author="PR Preview" w:date="2024-01-01T00:00:00Z">
        <w:r>
          <w:t xml:space="preserve"> </w:t>
        </w:r>
      </w:ins>
      <w:ins w:id="343" w:author="PR Preview" w:date="2024-01-01T00:00:00Z">
        <w:r>
          <w:rPr>
            <w:rStyle w:val="VerbatimChar"/>
          </w:rPr>
          <w:t xml:space="preserve">README.md</w:t>
        </w:r>
      </w:ins>
      <w:ins w:id="343" w:author="PR Preview" w:date="2024-01-01T00:00:00Z">
        <w:r>
          <w:t xml:space="preserve"> </w:t>
        </w:r>
      </w:ins>
      <w:ins w:id="343" w:author="PR Preview" w:date="2024-01-01T00:00:00Z">
        <w:r>
          <w:t xml:space="preserve">regenerated</w:t>
        </w:r>
      </w:ins>
    </w:p>
    <w:p>
      <w:pPr>
        <w:pStyle w:val="Compact"/>
        <w:numPr>
          <w:ilvl w:val="0"/>
          <w:numId w:val="1042"/>
        </w:numPr>
      </w:pPr>
      <w:ins w:id="344" w:author="PR Preview" w:date="2024-01-01T00:00:00Z">
        <w:r>
          <w:rPr>
            <w:rStyle w:val="VerbatimChar"/>
          </w:rPr>
          <w:t xml:space="preserve">pkgdown::build_site()</w:t>
        </w:r>
      </w:ins>
      <w:ins w:id="344" w:author="PR Preview" w:date="2024-01-01T00:00:00Z">
        <w:r>
          <w:t xml:space="preserve"> </w:t>
        </w:r>
      </w:ins>
      <w:ins w:id="344" w:author="PR Preview" w:date="2024-01-01T00:00:00Z">
        <w:r>
          <w:t xml:space="preserve">builds successfully</w:t>
        </w:r>
      </w:ins>
    </w:p>
    <w:p>
      <w:pPr>
        <w:pStyle w:val="Compact"/>
        <w:numPr>
          <w:ilvl w:val="0"/>
          <w:numId w:val="1043"/>
        </w:numPr>
      </w:pPr>
      <w:ins w:id="345" w:author="PR Preview" w:date="2024-01-01T00:00:00Z">
        <w:r>
          <w:t xml:space="preserve">All changes committed and pushed to GitHub</w:t>
        </w:r>
      </w:ins>
    </w:p>
    <w:bookmarkEnd w:id="112"/>
    <w:bookmarkStart w:id="116" w:name="sec-auto-styling"/>
    <w:p>
      <w:pPr>
        <w:pStyle w:val="Heading2"/>
      </w:pPr>
      <w:ins w:id="346" w:author="PR Preview" w:date="2024-01-01T00:00:00Z">
        <w:r>
          <w:t xml:space="preserve">6.8 Automated Code Styling</w:t>
        </w:r>
      </w:ins>
    </w:p>
    <w:bookmarkStart w:id="113" w:name="rstudio-built-in-formatting"/>
    <w:p>
      <w:pPr>
        <w:pStyle w:val="Heading3"/>
      </w:pPr>
      <w:ins w:id="347" w:author="PR Preview" w:date="2024-01-01T00:00:00Z">
        <w:r>
          <w:t xml:space="preserve">6.8.1 RStudio Built-in Formatting</w:t>
        </w:r>
      </w:ins>
    </w:p>
    <w:p>
      <w:pPr>
        <w:pStyle w:val="FirstParagraph"/>
      </w:pPr>
      <w:ins w:id="348" w:author="PR Preview" w:date="2024-01-01T00:00:00Z">
        <w:r>
          <w:t xml:space="preserve">Use RStudio’s built-in autoformatter (keyboard shortcut:</w:t>
        </w:r>
      </w:ins>
      <w:ins w:id="348" w:author="PR Preview" w:date="2024-01-01T00:00:00Z">
        <w:r>
          <w:t xml:space="preserve"> </w:t>
        </w:r>
      </w:ins>
      <w:ins w:id="348" w:author="PR Preview" w:date="2024-01-01T00:00:00Z">
        <w:r>
          <w:rPr>
            <w:rStyle w:val="VerbatimChar"/>
          </w:rPr>
          <w:t xml:space="preserve">CMD-Shift-A</w:t>
        </w:r>
      </w:ins>
      <w:ins w:id="348" w:author="PR Preview" w:date="2024-01-01T00:00:00Z">
        <w:r>
          <w:t xml:space="preserve"> </w:t>
        </w:r>
      </w:ins>
      <w:ins w:id="348" w:author="PR Preview" w:date="2024-01-01T00:00:00Z">
        <w:r>
          <w:t xml:space="preserve">or</w:t>
        </w:r>
      </w:ins>
      <w:ins w:id="348" w:author="PR Preview" w:date="2024-01-01T00:00:00Z">
        <w:r>
          <w:t xml:space="preserve"> </w:t>
        </w:r>
      </w:ins>
      <w:ins w:id="348" w:author="PR Preview" w:date="2024-01-01T00:00:00Z">
        <w:r>
          <w:rPr>
            <w:rStyle w:val="VerbatimChar"/>
          </w:rPr>
          <w:t xml:space="preserve">Ctrl-Shift-A</w:t>
        </w:r>
      </w:ins>
      <w:ins w:id="348" w:author="PR Preview" w:date="2024-01-01T00:00:00Z">
        <w:r>
          <w:t xml:space="preserve">) to quickly format highlighted code.</w:t>
        </w:r>
      </w:ins>
    </w:p>
    <w:bookmarkEnd w:id="113"/>
    <w:bookmarkStart w:id="114" w:name="styler-package"/>
    <w:p>
      <w:pPr>
        <w:pStyle w:val="Heading3"/>
      </w:pPr>
      <w:ins w:id="349" w:author="PR Preview" w:date="2024-01-01T00:00:00Z">
        <w:r>
          <w:t xml:space="preserve">6.8.2 styler Package</w:t>
        </w:r>
      </w:ins>
    </w:p>
    <w:p>
      <w:pPr>
        <w:pStyle w:val="FirstParagraph"/>
      </w:pPr>
      <w:ins w:id="350" w:author="PR Preview" w:date="2024-01-01T00:00:00Z">
        <w:r>
          <w:t xml:space="preserve">For automated styling of entire projects:</w:t>
        </w:r>
      </w:ins>
    </w:p>
    <w:p>
      <w:pPr>
        <w:pStyle w:val="SourceCode"/>
      </w:pPr>
      <w:ins w:id="351" w:author="PR Preview" w:date="2024-01-01T00:00:00Z">
        <w:r>
          <w:rPr>
            <w:rStyle w:val="CommentTok"/>
          </w:rPr>
          <w:t xml:space="preserve"># Install styler</w:t>
        </w:r>
      </w:ins>
      <w:ins w:id="351" w:author="PR Preview" w:date="2024-01-01T00:00:00Z">
        <w:r>
          <w:br/>
        </w:r>
      </w:ins>
      <w:ins w:id="351" w:author="PR Preview" w:date="2024-01-01T00:00:00Z">
        <w:r>
          <w:rPr>
            <w:rStyle w:val="FunctionTok"/>
          </w:rPr>
          <w:t xml:space="preserve">install.packages</w:t>
        </w:r>
      </w:ins>
      <w:ins w:id="351" w:author="PR Preview" w:date="2024-01-01T00:00:00Z">
        <w:r>
          <w:rPr>
            <w:rStyle w:val="NormalTok"/>
          </w:rPr>
          <w:t xml:space="preserve">(</w:t>
        </w:r>
      </w:ins>
      <w:ins w:id="351" w:author="PR Preview" w:date="2024-01-01T00:00:00Z">
        <w:r>
          <w:rPr>
            <w:rStyle w:val="StringTok"/>
          </w:rPr>
          <w:t xml:space="preserve">"styler"</w:t>
        </w:r>
      </w:ins>
      <w:ins w:id="351" w:author="PR Preview" w:date="2024-01-01T00:00:00Z">
        <w:r>
          <w:rPr>
            <w:rStyle w:val="NormalTok"/>
          </w:rPr>
          <w:t xml:space="preserve">)</w:t>
        </w:r>
      </w:ins>
      <w:ins w:id="351" w:author="PR Preview" w:date="2024-01-01T00:00:00Z">
        <w:r>
          <w:br/>
        </w:r>
      </w:ins>
      <w:ins w:id="351" w:author="PR Preview" w:date="2024-01-01T00:00:00Z">
        <w:r>
          <w:br/>
        </w:r>
      </w:ins>
      <w:ins w:id="351" w:author="PR Preview" w:date="2024-01-01T00:00:00Z">
        <w:r>
          <w:rPr>
            <w:rStyle w:val="CommentTok"/>
          </w:rPr>
          <w:t xml:space="preserve"># Style all files in R/ directory</w:t>
        </w:r>
      </w:ins>
      <w:ins w:id="351" w:author="PR Preview" w:date="2024-01-01T00:00:00Z">
        <w:r>
          <w:br/>
        </w:r>
      </w:ins>
      <w:ins w:id="351" w:author="PR Preview" w:date="2024-01-01T00:00:00Z">
        <w:r>
          <w:rPr>
            <w:rStyle w:val="NormalTok"/>
          </w:rPr>
          <w:t xml:space="preserve">styler</w:t>
        </w:r>
      </w:ins>
      <w:ins w:id="351" w:author="PR Preview" w:date="2024-01-01T00:00:00Z">
        <w:r>
          <w:rPr>
            <w:rStyle w:val="SpecialCharTok"/>
          </w:rPr>
          <w:t xml:space="preserve">::</w:t>
        </w:r>
      </w:ins>
      <w:ins w:id="351" w:author="PR Preview" w:date="2024-01-01T00:00:00Z">
        <w:r>
          <w:rPr>
            <w:rStyle w:val="FunctionTok"/>
          </w:rPr>
          <w:t xml:space="preserve">style_dir</w:t>
        </w:r>
      </w:ins>
      <w:ins w:id="351" w:author="PR Preview" w:date="2024-01-01T00:00:00Z">
        <w:r>
          <w:rPr>
            <w:rStyle w:val="NormalTok"/>
          </w:rPr>
          <w:t xml:space="preserve">(</w:t>
        </w:r>
      </w:ins>
      <w:ins w:id="351" w:author="PR Preview" w:date="2024-01-01T00:00:00Z">
        <w:r>
          <w:rPr>
            <w:rStyle w:val="StringTok"/>
          </w:rPr>
          <w:t xml:space="preserve">"R/"</w:t>
        </w:r>
      </w:ins>
      <w:ins w:id="351" w:author="PR Preview" w:date="2024-01-01T00:00:00Z">
        <w:r>
          <w:rPr>
            <w:rStyle w:val="NormalTok"/>
          </w:rPr>
          <w:t xml:space="preserve">)</w:t>
        </w:r>
      </w:ins>
      <w:ins w:id="351" w:author="PR Preview" w:date="2024-01-01T00:00:00Z">
        <w:r>
          <w:br/>
        </w:r>
      </w:ins>
      <w:ins w:id="351" w:author="PR Preview" w:date="2024-01-01T00:00:00Z">
        <w:r>
          <w:br/>
        </w:r>
      </w:ins>
      <w:ins w:id="351" w:author="PR Preview" w:date="2024-01-01T00:00:00Z">
        <w:r>
          <w:rPr>
            <w:rStyle w:val="CommentTok"/>
          </w:rPr>
          <w:t xml:space="preserve"># Style entire package</w:t>
        </w:r>
      </w:ins>
      <w:ins w:id="351" w:author="PR Preview" w:date="2024-01-01T00:00:00Z">
        <w:r>
          <w:br/>
        </w:r>
      </w:ins>
      <w:ins w:id="351" w:author="PR Preview" w:date="2024-01-01T00:00:00Z">
        <w:r>
          <w:rPr>
            <w:rStyle w:val="NormalTok"/>
          </w:rPr>
          <w:t xml:space="preserve">styler</w:t>
        </w:r>
      </w:ins>
      <w:ins w:id="351" w:author="PR Preview" w:date="2024-01-01T00:00:00Z">
        <w:r>
          <w:rPr>
            <w:rStyle w:val="SpecialCharTok"/>
          </w:rPr>
          <w:t xml:space="preserve">::</w:t>
        </w:r>
      </w:ins>
      <w:ins w:id="351" w:author="PR Preview" w:date="2024-01-01T00:00:00Z">
        <w:r>
          <w:rPr>
            <w:rStyle w:val="FunctionTok"/>
          </w:rPr>
          <w:t xml:space="preserve">style_pkg</w:t>
        </w:r>
      </w:ins>
      <w:ins w:id="351" w:author="PR Preview" w:date="2024-01-01T00:00:00Z">
        <w:r>
          <w:rPr>
            <w:rStyle w:val="NormalTok"/>
          </w:rPr>
          <w:t xml:space="preserve">()</w:t>
        </w:r>
      </w:ins>
      <w:ins w:id="351" w:author="PR Preview" w:date="2024-01-01T00:00:00Z">
        <w:r>
          <w:br/>
        </w:r>
      </w:ins>
      <w:ins w:id="351" w:author="PR Preview" w:date="2024-01-01T00:00:00Z">
        <w:r>
          <w:br/>
        </w:r>
      </w:ins>
      <w:ins w:id="351" w:author="PR Preview" w:date="2024-01-01T00:00:00Z">
        <w:r>
          <w:rPr>
            <w:rStyle w:val="CommentTok"/>
          </w:rPr>
          <w:t xml:space="preserve"># Note: styler modifies files in-place</w:t>
        </w:r>
      </w:ins>
      <w:ins w:id="351" w:author="PR Preview" w:date="2024-01-01T00:00:00Z">
        <w:r>
          <w:br/>
        </w:r>
      </w:ins>
      <w:ins w:id="351" w:author="PR Preview" w:date="2024-01-01T00:00:00Z">
        <w:r>
          <w:rPr>
            <w:rStyle w:val="CommentTok"/>
          </w:rPr>
          <w:t xml:space="preserve"># Always use with version control so you can review changes</w:t>
        </w:r>
      </w:ins>
    </w:p>
    <w:bookmarkEnd w:id="114"/>
    <w:bookmarkStart w:id="115" w:name="lintr-package"/>
    <w:p>
      <w:pPr>
        <w:pStyle w:val="Heading3"/>
      </w:pPr>
      <w:ins w:id="352" w:author="PR Preview" w:date="2024-01-01T00:00:00Z">
        <w:r>
          <w:t xml:space="preserve">6.8.3 lintr Package</w:t>
        </w:r>
      </w:ins>
    </w:p>
    <w:p>
      <w:pPr>
        <w:pStyle w:val="FirstParagraph"/>
      </w:pPr>
      <w:ins w:id="353" w:author="PR Preview" w:date="2024-01-01T00:00:00Z">
        <w:r>
          <w:t xml:space="preserve">For checking code style without modifying files:</w:t>
        </w:r>
      </w:ins>
    </w:p>
    <w:p>
      <w:pPr>
        <w:pStyle w:val="SourceCode"/>
      </w:pPr>
      <w:ins w:id="354" w:author="PR Preview" w:date="2024-01-01T00:00:00Z">
        <w:r>
          <w:rPr>
            <w:rStyle w:val="CommentTok"/>
          </w:rPr>
          <w:t xml:space="preserve"># Install lintr</w:t>
        </w:r>
      </w:ins>
      <w:ins w:id="354" w:author="PR Preview" w:date="2024-01-01T00:00:00Z">
        <w:r>
          <w:br/>
        </w:r>
      </w:ins>
      <w:ins w:id="354" w:author="PR Preview" w:date="2024-01-01T00:00:00Z">
        <w:r>
          <w:rPr>
            <w:rStyle w:val="FunctionTok"/>
          </w:rPr>
          <w:t xml:space="preserve">install.packages</w:t>
        </w:r>
      </w:ins>
      <w:ins w:id="354" w:author="PR Preview" w:date="2024-01-01T00:00:00Z">
        <w:r>
          <w:rPr>
            <w:rStyle w:val="NormalTok"/>
          </w:rPr>
          <w:t xml:space="preserve">(</w:t>
        </w:r>
      </w:ins>
      <w:ins w:id="354" w:author="PR Preview" w:date="2024-01-01T00:00:00Z">
        <w:r>
          <w:rPr>
            <w:rStyle w:val="StringTok"/>
          </w:rPr>
          <w:t xml:space="preserve">"lintr"</w:t>
        </w:r>
      </w:ins>
      <w:ins w:id="354" w:author="PR Preview" w:date="2024-01-01T00:00:00Z">
        <w:r>
          <w:rPr>
            <w:rStyle w:val="NormalTok"/>
          </w:rPr>
          <w:t xml:space="preserve">)</w:t>
        </w:r>
      </w:ins>
      <w:ins w:id="354" w:author="PR Preview" w:date="2024-01-01T00:00:00Z">
        <w:r>
          <w:br/>
        </w:r>
      </w:ins>
      <w:ins w:id="354" w:author="PR Preview" w:date="2024-01-01T00:00:00Z">
        <w:r>
          <w:br/>
        </w:r>
      </w:ins>
      <w:ins w:id="354" w:author="PR Preview" w:date="2024-01-01T00:00:00Z">
        <w:r>
          <w:rPr>
            <w:rStyle w:val="CommentTok"/>
          </w:rPr>
          <w:t xml:space="preserve"># Lint the entire package</w:t>
        </w:r>
      </w:ins>
      <w:ins w:id="354" w:author="PR Preview" w:date="2024-01-01T00:00:00Z">
        <w:r>
          <w:br/>
        </w:r>
      </w:ins>
      <w:ins w:id="354" w:author="PR Preview" w:date="2024-01-01T00:00:00Z">
        <w:r>
          <w:rPr>
            <w:rStyle w:val="NormalTok"/>
          </w:rPr>
          <w:t xml:space="preserve">lintr</w:t>
        </w:r>
      </w:ins>
      <w:ins w:id="354" w:author="PR Preview" w:date="2024-01-01T00:00:00Z">
        <w:r>
          <w:rPr>
            <w:rStyle w:val="SpecialCharTok"/>
          </w:rPr>
          <w:t xml:space="preserve">::</w:t>
        </w:r>
      </w:ins>
      <w:ins w:id="354" w:author="PR Preview" w:date="2024-01-01T00:00:00Z">
        <w:r>
          <w:rPr>
            <w:rStyle w:val="FunctionTok"/>
          </w:rPr>
          <w:t xml:space="preserve">lint_package</w:t>
        </w:r>
      </w:ins>
      <w:ins w:id="354" w:author="PR Preview" w:date="2024-01-01T00:00:00Z">
        <w:r>
          <w:rPr>
            <w:rStyle w:val="NormalTok"/>
          </w:rPr>
          <w:t xml:space="preserve">()</w:t>
        </w:r>
      </w:ins>
      <w:ins w:id="354" w:author="PR Preview" w:date="2024-01-01T00:00:00Z">
        <w:r>
          <w:br/>
        </w:r>
      </w:ins>
      <w:ins w:id="354" w:author="PR Preview" w:date="2024-01-01T00:00:00Z">
        <w:r>
          <w:br/>
        </w:r>
      </w:ins>
      <w:ins w:id="354" w:author="PR Preview" w:date="2024-01-01T00:00:00Z">
        <w:r>
          <w:rPr>
            <w:rStyle w:val="CommentTok"/>
          </w:rPr>
          <w:t xml:space="preserve"># Lint a specific file</w:t>
        </w:r>
      </w:ins>
      <w:ins w:id="354" w:author="PR Preview" w:date="2024-01-01T00:00:00Z">
        <w:r>
          <w:br/>
        </w:r>
      </w:ins>
      <w:ins w:id="354" w:author="PR Preview" w:date="2024-01-01T00:00:00Z">
        <w:r>
          <w:rPr>
            <w:rStyle w:val="NormalTok"/>
          </w:rPr>
          <w:t xml:space="preserve">lintr</w:t>
        </w:r>
      </w:ins>
      <w:ins w:id="354" w:author="PR Preview" w:date="2024-01-01T00:00:00Z">
        <w:r>
          <w:rPr>
            <w:rStyle w:val="SpecialCharTok"/>
          </w:rPr>
          <w:t xml:space="preserve">::</w:t>
        </w:r>
      </w:ins>
      <w:ins w:id="354" w:author="PR Preview" w:date="2024-01-01T00:00:00Z">
        <w:r>
          <w:rPr>
            <w:rStyle w:val="FunctionTok"/>
          </w:rPr>
          <w:t xml:space="preserve">lint</w:t>
        </w:r>
      </w:ins>
      <w:ins w:id="354" w:author="PR Preview" w:date="2024-01-01T00:00:00Z">
        <w:r>
          <w:rPr>
            <w:rStyle w:val="NormalTok"/>
          </w:rPr>
          <w:t xml:space="preserve">(</w:t>
        </w:r>
      </w:ins>
      <w:ins w:id="354" w:author="PR Preview" w:date="2024-01-01T00:00:00Z">
        <w:r>
          <w:rPr>
            <w:rStyle w:val="StringTok"/>
          </w:rPr>
          <w:t xml:space="preserve">"R/my_function.R"</w:t>
        </w:r>
      </w:ins>
      <w:ins w:id="354" w:author="PR Preview" w:date="2024-01-01T00:00:00Z">
        <w:r>
          <w:rPr>
            <w:rStyle w:val="NormalTok"/>
          </w:rPr>
          <w:t xml:space="preserve">)</w:t>
        </w:r>
      </w:ins>
    </w:p>
    <w:p>
      <w:pPr>
        <w:pStyle w:val="FirstParagraph"/>
      </w:pPr>
      <w:ins w:id="355" w:author="PR Preview" w:date="2024-01-01T00:00:00Z">
        <w:r>
          <w:t xml:space="preserve">The linter checks for:</w:t>
        </w:r>
      </w:ins>
    </w:p>
    <w:p>
      <w:pPr>
        <w:pStyle w:val="Compact"/>
        <w:numPr>
          <w:ilvl w:val="0"/>
          <w:numId w:val="1044"/>
        </w:numPr>
      </w:pPr>
      <w:ins w:id="356" w:author="PR Preview" w:date="2024-01-01T00:00:00Z">
        <w:r>
          <w:t xml:space="preserve">Unused variables</w:t>
        </w:r>
      </w:ins>
    </w:p>
    <w:p>
      <w:pPr>
        <w:pStyle w:val="Compact"/>
        <w:numPr>
          <w:ilvl w:val="0"/>
          <w:numId w:val="1044"/>
        </w:numPr>
      </w:pPr>
      <w:ins w:id="357" w:author="PR Preview" w:date="2024-01-01T00:00:00Z">
        <w:r>
          <w:t xml:space="preserve">Improper whitespace</w:t>
        </w:r>
      </w:ins>
    </w:p>
    <w:p>
      <w:pPr>
        <w:pStyle w:val="Compact"/>
        <w:numPr>
          <w:ilvl w:val="0"/>
          <w:numId w:val="1044"/>
        </w:numPr>
      </w:pPr>
      <w:ins w:id="358" w:author="PR Preview" w:date="2024-01-01T00:00:00Z">
        <w:r>
          <w:t xml:space="preserve">Line length issues</w:t>
        </w:r>
      </w:ins>
    </w:p>
    <w:p>
      <w:pPr>
        <w:pStyle w:val="Compact"/>
        <w:numPr>
          <w:ilvl w:val="0"/>
          <w:numId w:val="1044"/>
        </w:numPr>
      </w:pPr>
      <w:ins w:id="359" w:author="PR Preview" w:date="2024-01-01T00:00:00Z">
        <w:r>
          <w:t xml:space="preserve">Style guide violations</w:t>
        </w:r>
      </w:ins>
    </w:p>
    <w:p>
      <w:pPr>
        <w:pStyle w:val="FirstParagraph"/>
      </w:pPr>
      <w:ins w:id="360" w:author="PR Preview" w:date="2024-01-01T00:00:00Z">
        <w:r>
          <w:t xml:space="preserve">You can customize linting rules by creating a</w:t>
        </w:r>
      </w:ins>
      <w:ins w:id="360" w:author="PR Preview" w:date="2024-01-01T00:00:00Z">
        <w:r>
          <w:t xml:space="preserve"> </w:t>
        </w:r>
      </w:ins>
      <w:ins w:id="360" w:author="PR Preview" w:date="2024-01-01T00:00:00Z">
        <w:r>
          <w:rPr>
            <w:rStyle w:val="VerbatimChar"/>
          </w:rPr>
          <w:t xml:space="preserve">.lintr</w:t>
        </w:r>
      </w:ins>
      <w:ins w:id="360" w:author="PR Preview" w:date="2024-01-01T00:00:00Z">
        <w:r>
          <w:t xml:space="preserve"> </w:t>
        </w:r>
      </w:ins>
      <w:ins w:id="360" w:author="PR Preview" w:date="2024-01-01T00:00:00Z">
        <w:r>
          <w:t xml:space="preserve">file in your project root.</w:t>
        </w:r>
      </w:ins>
    </w:p>
    <w:p>
      <w:pPr>
        <w:pStyle w:val="BodyText"/>
      </w:pPr>
      <w:ins w:id="361" w:author="PR Preview" w:date="2024-01-01T00:00:00Z">
        <w:r>
          <w:t xml:space="preserve">See also</w:t>
        </w:r>
      </w:ins>
      <w:ins w:id="361" w:author="PR Preview" w:date="2024-01-01T00:00:00Z">
        <w:r>
          <w:t xml:space="preserve"> </w:t>
        </w:r>
      </w:ins>
      <w:hyperlink w:anchor="sec-style-auto-style">
        <w:r>
          <w:rPr>
            <w:rStyle w:val="Hyperlink"/>
          </w:rPr>
          <w:t xml:space="preserve">Section 8.11</w:t>
        </w:r>
      </w:hyperlink>
      <w:ins w:id="361" w:author="PR Preview" w:date="2024-01-01T00:00:00Z">
        <w:r>
          <w:t xml:space="preserve">.</w:t>
        </w:r>
      </w:ins>
    </w:p>
    <w:bookmarkEnd w:id="115"/>
    <w:bookmarkEnd w:id="116"/>
    <w:bookmarkStart w:id="133" w:name="sec-documenting-code"/>
    <w:p>
      <w:pPr>
        <w:pStyle w:val="Heading2"/>
      </w:pPr>
      <w:ins w:id="362" w:author="PR Preview" w:date="2024-01-01T00:00:00Z">
        <w:r>
          <w:t xml:space="preserve">6.9 Documenting your code</w:t>
        </w:r>
      </w:ins>
    </w:p>
    <w:bookmarkStart w:id="117" w:name="function-headers"/>
    <w:p>
      <w:pPr>
        <w:pStyle w:val="Heading3"/>
      </w:pPr>
      <w:ins w:id="363" w:author="PR Preview" w:date="2024-01-01T00:00:00Z">
        <w:r>
          <w:t xml:space="preserve">6.9.1 Function headers</w:t>
        </w:r>
      </w:ins>
    </w:p>
    <w:p>
      <w:pPr>
        <w:pStyle w:val="FirstParagraph"/>
      </w:pPr>
      <w:ins w:id="364" w:author="PR Preview" w:date="2024-01-01T00:00:00Z">
        <w:r>
          <w:t xml:space="preserve">Every function you write must include documentation to describe its purpose, inputs, and outputs.</w:t>
        </w:r>
      </w:ins>
      <w:ins w:id="364" w:author="PR Preview" w:date="2024-01-01T00:00:00Z">
        <w:r>
          <w:t xml:space="preserve"> </w:t>
        </w:r>
      </w:ins>
      <w:ins w:id="364" w:author="PR Preview" w:date="2024-01-01T00:00:00Z">
        <w:r>
          <w:t xml:space="preserve">For any reproducible workflows, this is essential, because R is dynamically typed.</w:t>
        </w:r>
      </w:ins>
      <w:ins w:id="364" w:author="PR Preview" w:date="2024-01-01T00:00:00Z">
        <w:r>
          <w:t xml:space="preserve"> </w:t>
        </w:r>
      </w:ins>
      <w:ins w:id="364" w:author="PR Preview" w:date="2024-01-01T00:00:00Z">
        <w:r>
          <w:t xml:space="preserve">This means you can pass a</w:t>
        </w:r>
      </w:ins>
      <w:ins w:id="364" w:author="PR Preview" w:date="2024-01-01T00:00:00Z">
        <w:r>
          <w:t xml:space="preserve"> </w:t>
        </w:r>
      </w:ins>
      <w:ins w:id="364" w:author="PR Preview" w:date="2024-01-01T00:00:00Z">
        <w:r>
          <w:rPr>
            <w:rStyle w:val="VerbatimChar"/>
          </w:rPr>
          <w:t xml:space="preserve">string</w:t>
        </w:r>
      </w:ins>
      <w:ins w:id="364" w:author="PR Preview" w:date="2024-01-01T00:00:00Z">
        <w:r>
          <w:t xml:space="preserve"> </w:t>
        </w:r>
      </w:ins>
      <w:ins w:id="364" w:author="PR Preview" w:date="2024-01-01T00:00:00Z">
        <w:r>
          <w:t xml:space="preserve">into an argument that is meant to be a</w:t>
        </w:r>
      </w:ins>
      <w:ins w:id="364" w:author="PR Preview" w:date="2024-01-01T00:00:00Z">
        <w:r>
          <w:t xml:space="preserve"> </w:t>
        </w:r>
      </w:ins>
      <w:ins w:id="364" w:author="PR Preview" w:date="2024-01-01T00:00:00Z">
        <w:r>
          <w:rPr>
            <w:rStyle w:val="VerbatimChar"/>
          </w:rPr>
          <w:t xml:space="preserve">data.table</w:t>
        </w:r>
      </w:ins>
      <w:ins w:id="364" w:author="PR Preview" w:date="2024-01-01T00:00:00Z">
        <w:r>
          <w:t xml:space="preserve">,</w:t>
        </w:r>
      </w:ins>
      <w:ins w:id="364" w:author="PR Preview" w:date="2024-01-01T00:00:00Z">
        <w:r>
          <w:t xml:space="preserve"> </w:t>
        </w:r>
      </w:ins>
      <w:ins w:id="364" w:author="PR Preview" w:date="2024-01-01T00:00:00Z">
        <w:r>
          <w:t xml:space="preserve">or a</w:t>
        </w:r>
      </w:ins>
      <w:ins w:id="364" w:author="PR Preview" w:date="2024-01-01T00:00:00Z">
        <w:r>
          <w:t xml:space="preserve"> </w:t>
        </w:r>
      </w:ins>
      <w:ins w:id="364" w:author="PR Preview" w:date="2024-01-01T00:00:00Z">
        <w:r>
          <w:rPr>
            <w:rStyle w:val="VerbatimChar"/>
          </w:rPr>
          <w:t xml:space="preserve">list</w:t>
        </w:r>
      </w:ins>
      <w:ins w:id="364" w:author="PR Preview" w:date="2024-01-01T00:00:00Z">
        <w:r>
          <w:t xml:space="preserve"> </w:t>
        </w:r>
      </w:ins>
      <w:ins w:id="364" w:author="PR Preview" w:date="2024-01-01T00:00:00Z">
        <w:r>
          <w:t xml:space="preserve">into an argument meant for a</w:t>
        </w:r>
      </w:ins>
      <w:ins w:id="364" w:author="PR Preview" w:date="2024-01-01T00:00:00Z">
        <w:r>
          <w:t xml:space="preserve"> </w:t>
        </w:r>
      </w:ins>
      <w:ins w:id="364" w:author="PR Preview" w:date="2024-01-01T00:00:00Z">
        <w:r>
          <w:rPr>
            <w:rStyle w:val="VerbatimChar"/>
          </w:rPr>
          <w:t xml:space="preserve">tibble</w:t>
        </w:r>
      </w:ins>
      <w:ins w:id="364" w:author="PR Preview" w:date="2024-01-01T00:00:00Z">
        <w:r>
          <w:t xml:space="preserve">.</w:t>
        </w:r>
      </w:ins>
      <w:ins w:id="364" w:author="PR Preview" w:date="2024-01-01T00:00:00Z">
        <w:r>
          <w:t xml:space="preserve"> </w:t>
        </w:r>
      </w:ins>
      <w:ins w:id="364" w:author="PR Preview" w:date="2024-01-01T00:00:00Z">
        <w:r>
          <w:t xml:space="preserve">It is the responsibility of a function’s author to document what each argument is meant to do and its basic type.</w:t>
        </w:r>
      </w:ins>
    </w:p>
    <w:p>
      <w:pPr>
        <w:pStyle w:val="BodyText"/>
      </w:pPr>
      <w:ins w:id="365" w:author="PR Preview" w:date="2024-01-01T00:00:00Z">
        <w:r>
          <w:t xml:space="preserve">We use</w:t>
        </w:r>
      </w:ins>
      <w:ins w:id="365" w:author="PR Preview" w:date="2024-01-01T00:00:00Z">
        <w:r>
          <w:t xml:space="preserve"> </w:t>
        </w:r>
      </w:ins>
      <w:hyperlink r:id="rId88">
        <w:r>
          <w:rPr>
            <w:rStyle w:val="VerbatimChar"/>
          </w:rPr>
          <w:t xml:space="preserve">{roxygen2}</w:t>
        </w:r>
      </w:hyperlink>
      <w:ins w:id="365" w:author="PR Preview" w:date="2024-01-01T00:00:00Z">
        <w:r>
          <w:t xml:space="preserve"> </w:t>
        </w:r>
      </w:ins>
      <w:ins w:id="365" w:author="PR Preview" w:date="2024-01-01T00:00:00Z">
        <w:r>
          <w:t xml:space="preserve">(Wickham et al. 2024)</w:t>
        </w:r>
      </w:ins>
      <w:ins w:id="365" w:author="PR Preview" w:date="2024-01-01T00:00:00Z">
        <w:r>
          <w:t xml:space="preserve"> </w:t>
        </w:r>
      </w:ins>
      <w:ins w:id="365" w:author="PR Preview" w:date="2024-01-01T00:00:00Z">
        <w:r>
          <w:t xml:space="preserve">for function documentation.</w:t>
        </w:r>
      </w:ins>
      <w:ins w:id="365" w:author="PR Preview" w:date="2024-01-01T00:00:00Z">
        <w:r>
          <w:t xml:space="preserve"> </w:t>
        </w:r>
      </w:ins>
      <w:ins w:id="365" w:author="PR Preview" w:date="2024-01-01T00:00:00Z">
        <w:r>
          <w:t xml:space="preserve">Roxygen2 allows you to describe your functions in special comments next to their definitions,</w:t>
        </w:r>
      </w:ins>
      <w:ins w:id="365" w:author="PR Preview" w:date="2024-01-01T00:00:00Z">
        <w:r>
          <w:t xml:space="preserve"> </w:t>
        </w:r>
      </w:ins>
      <w:ins w:id="365" w:author="PR Preview" w:date="2024-01-01T00:00:00Z">
        <w:r>
          <w:t xml:space="preserve">and automatically generates R documentation files (</w:t>
        </w:r>
      </w:ins>
      <w:ins w:id="365" w:author="PR Preview" w:date="2024-01-01T00:00:00Z">
        <w:r>
          <w:rPr>
            <w:rStyle w:val="VerbatimChar"/>
          </w:rPr>
          <w:t xml:space="preserve">.Rd</w:t>
        </w:r>
      </w:ins>
      <w:ins w:id="365" w:author="PR Preview" w:date="2024-01-01T00:00:00Z">
        <w:r>
          <w:t xml:space="preserve"> </w:t>
        </w:r>
      </w:ins>
      <w:ins w:id="365" w:author="PR Preview" w:date="2024-01-01T00:00:00Z">
        <w:r>
          <w:t xml:space="preserve">files) and helps manage your package</w:t>
        </w:r>
      </w:ins>
      <w:ins w:id="365" w:author="PR Preview" w:date="2024-01-01T00:00:00Z">
        <w:r>
          <w:t xml:space="preserve"> </w:t>
        </w:r>
      </w:ins>
      <w:ins w:id="365" w:author="PR Preview" w:date="2024-01-01T00:00:00Z">
        <w:r>
          <w:rPr>
            <w:rStyle w:val="VerbatimChar"/>
          </w:rPr>
          <w:t xml:space="preserve">NAMESPACE</w:t>
        </w:r>
      </w:ins>
      <w:ins w:id="365" w:author="PR Preview" w:date="2024-01-01T00:00:00Z">
        <w:r>
          <w:t xml:space="preserve">.</w:t>
        </w:r>
      </w:ins>
      <w:ins w:id="365" w:author="PR Preview" w:date="2024-01-01T00:00:00Z">
        <w:r>
          <w:t xml:space="preserve"> </w:t>
        </w:r>
      </w:ins>
      <w:ins w:id="365" w:author="PR Preview" w:date="2024-01-01T00:00:00Z">
        <w:r>
          <w:t xml:space="preserve">The roxygen2 format uses</w:t>
        </w:r>
      </w:ins>
      <w:ins w:id="365" w:author="PR Preview" w:date="2024-01-01T00:00:00Z">
        <w:r>
          <w:t xml:space="preserve"> </w:t>
        </w:r>
      </w:ins>
      <w:ins w:id="365" w:author="PR Preview" w:date="2024-01-01T00:00:00Z">
        <w:r>
          <w:rPr>
            <w:rStyle w:val="VerbatimChar"/>
          </w:rPr>
          <w:t xml:space="preserve">#'</w:t>
        </w:r>
      </w:ins>
      <w:ins w:id="365" w:author="PR Preview" w:date="2024-01-01T00:00:00Z">
        <w:r>
          <w:t xml:space="preserve"> </w:t>
        </w:r>
      </w:ins>
      <w:ins w:id="365" w:author="PR Preview" w:date="2024-01-01T00:00:00Z">
        <w:r>
          <w:t xml:space="preserve">comments placed immediately before the function definition.</w:t>
        </w:r>
      </w:ins>
    </w:p>
    <w:p>
      <w:pPr>
        <w:pStyle w:val="BodyText"/>
      </w:pPr>
      <w:ins w:id="366" w:author="PR Preview" w:date="2024-01-01T00:00:00Z">
        <w:r>
          <w:t xml:space="preserve">Here is an example of documenting a function using roxygen2:</w:t>
        </w:r>
      </w:ins>
    </w:p>
    <w:p>
      <w:pPr>
        <w:pStyle w:val="SourceCode"/>
      </w:pPr>
      <w:ins w:id="367" w:author="PR Preview" w:date="2024-01-01T00:00:00Z">
        <w:r>
          <w:rPr>
            <w:rStyle w:val="CommentTok"/>
          </w:rPr>
          <w:t xml:space="preserve">#' Calculate flu season means by site</w:t>
        </w:r>
      </w:ins>
      <w:ins w:id="367" w:author="PR Preview" w:date="2024-01-01T00:00:00Z">
        <w:r>
          <w:br/>
        </w:r>
      </w:ins>
      <w:ins w:id="367" w:author="PR Preview" w:date="2024-01-01T00:00:00Z">
        <w:r>
          <w:rPr>
            <w:rStyle w:val="CommentTok"/>
          </w:rPr>
          <w:t xml:space="preserve">#'</w:t>
        </w:r>
      </w:ins>
      <w:ins w:id="367" w:author="PR Preview" w:date="2024-01-01T00:00:00Z">
        <w:r>
          <w:br/>
        </w:r>
      </w:ins>
      <w:ins w:id="367" w:author="PR Preview" w:date="2024-01-01T00:00:00Z">
        <w:r>
          <w:rPr>
            <w:rStyle w:val="CommentTok"/>
          </w:rPr>
          <w:t xml:space="preserve">#' Make a dataframe with rows for flu season and site</w:t>
        </w:r>
      </w:ins>
      <w:ins w:id="367" w:author="PR Preview" w:date="2024-01-01T00:00:00Z">
        <w:r>
          <w:br/>
        </w:r>
      </w:ins>
      <w:ins w:id="367" w:author="PR Preview" w:date="2024-01-01T00:00:00Z">
        <w:r>
          <w:rPr>
            <w:rStyle w:val="CommentTok"/>
          </w:rPr>
          <w:t xml:space="preserve">#' containing the number of patients with an outcome, the total patients,</w:t>
        </w:r>
      </w:ins>
      <w:ins w:id="367" w:author="PR Preview" w:date="2024-01-01T00:00:00Z">
        <w:r>
          <w:br/>
        </w:r>
      </w:ins>
      <w:ins w:id="367" w:author="PR Preview" w:date="2024-01-01T00:00:00Z">
        <w:r>
          <w:rPr>
            <w:rStyle w:val="CommentTok"/>
          </w:rPr>
          <w:t xml:space="preserve">#' and the percent of patients with the outcome.</w:t>
        </w:r>
      </w:ins>
      <w:ins w:id="367" w:author="PR Preview" w:date="2024-01-01T00:00:00Z">
        <w:r>
          <w:br/>
        </w:r>
      </w:ins>
      <w:ins w:id="367" w:author="PR Preview" w:date="2024-01-01T00:00:00Z">
        <w:r>
          <w:rPr>
            <w:rStyle w:val="CommentTok"/>
          </w:rPr>
          <w:t xml:space="preserve">#'</w:t>
        </w:r>
      </w:ins>
      <w:ins w:id="367" w:author="PR Preview" w:date="2024-01-01T00:00:00Z">
        <w:r>
          <w:br/>
        </w:r>
      </w:ins>
      <w:ins w:id="367" w:author="PR Preview" w:date="2024-01-01T00:00:00Z">
        <w:r>
          <w:rPr>
            <w:rStyle w:val="CommentTok"/>
          </w:rPr>
          <w:t xml:space="preserve">#' @param data A data frame with variables flu_season, site, studyID, and yname</w:t>
        </w:r>
      </w:ins>
      <w:ins w:id="367" w:author="PR Preview" w:date="2024-01-01T00:00:00Z">
        <w:r>
          <w:br/>
        </w:r>
      </w:ins>
      <w:ins w:id="367" w:author="PR Preview" w:date="2024-01-01T00:00:00Z">
        <w:r>
          <w:rPr>
            <w:rStyle w:val="CommentTok"/>
          </w:rPr>
          <w:t xml:space="preserve">#' @param yname A string for the outcome name</w:t>
        </w:r>
      </w:ins>
      <w:ins w:id="367" w:author="PR Preview" w:date="2024-01-01T00:00:00Z">
        <w:r>
          <w:br/>
        </w:r>
      </w:ins>
      <w:ins w:id="367" w:author="PR Preview" w:date="2024-01-01T00:00:00Z">
        <w:r>
          <w:rPr>
            <w:rStyle w:val="CommentTok"/>
          </w:rPr>
          <w:t xml:space="preserve">#' @param silent A boolean specifying whether to suppress console output </w:t>
        </w:r>
      </w:ins>
      <w:ins w:id="367" w:author="PR Preview" w:date="2024-01-01T00:00:00Z">
        <w:r>
          <w:br/>
        </w:r>
      </w:ins>
      <w:ins w:id="367" w:author="PR Preview" w:date="2024-01-01T00:00:00Z">
        <w:r>
          <w:rPr>
            <w:rStyle w:val="CommentTok"/>
          </w:rPr>
          <w:t xml:space="preserve">#'   (default: TRUE)</w:t>
        </w:r>
      </w:ins>
      <w:ins w:id="367" w:author="PR Preview" w:date="2024-01-01T00:00:00Z">
        <w:r>
          <w:br/>
        </w:r>
      </w:ins>
      <w:ins w:id="367" w:author="PR Preview" w:date="2024-01-01T00:00:00Z">
        <w:r>
          <w:rPr>
            <w:rStyle w:val="CommentTok"/>
          </w:rPr>
          <w:t xml:space="preserve">#'</w:t>
        </w:r>
      </w:ins>
      <w:ins w:id="367" w:author="PR Preview" w:date="2024-01-01T00:00:00Z">
        <w:r>
          <w:br/>
        </w:r>
      </w:ins>
      <w:ins w:id="367" w:author="PR Preview" w:date="2024-01-01T00:00:00Z">
        <w:r>
          <w:rPr>
            <w:rStyle w:val="CommentTok"/>
          </w:rPr>
          <w:t xml:space="preserve">#' @returns A dataframe as described above</w:t>
        </w:r>
      </w:ins>
      <w:ins w:id="367" w:author="PR Preview" w:date="2024-01-01T00:00:00Z">
        <w:r>
          <w:br/>
        </w:r>
      </w:ins>
      <w:ins w:id="367" w:author="PR Preview" w:date="2024-01-01T00:00:00Z">
        <w:r>
          <w:rPr>
            <w:rStyle w:val="CommentTok"/>
          </w:rPr>
          <w:t xml:space="preserve">#'</w:t>
        </w:r>
      </w:ins>
      <w:ins w:id="367" w:author="PR Preview" w:date="2024-01-01T00:00:00Z">
        <w:r>
          <w:br/>
        </w:r>
      </w:ins>
      <w:ins w:id="367" w:author="PR Preview" w:date="2024-01-01T00:00:00Z">
        <w:r>
          <w:rPr>
            <w:rStyle w:val="CommentTok"/>
          </w:rPr>
          <w:t xml:space="preserve">#' @examples</w:t>
        </w:r>
      </w:ins>
      <w:ins w:id="367" w:author="PR Preview" w:date="2024-01-01T00:00:00Z">
        <w:r>
          <w:br/>
        </w:r>
      </w:ins>
      <w:ins w:id="367" w:author="PR Preview" w:date="2024-01-01T00:00:00Z">
        <w:r>
          <w:rPr>
            <w:rStyle w:val="CommentTok"/>
          </w:rPr>
          <w:t xml:space="preserve">#' calc_fluseas_mean(my_data, "hospitalized", silent = FALSE)</w:t>
        </w:r>
      </w:ins>
      <w:ins w:id="367" w:author="PR Preview" w:date="2024-01-01T00:00:00Z">
        <w:r>
          <w:br/>
        </w:r>
      </w:ins>
      <w:ins w:id="367" w:author="PR Preview" w:date="2024-01-01T00:00:00Z">
        <w:r>
          <w:rPr>
            <w:rStyle w:val="CommentTok"/>
          </w:rPr>
          <w:t xml:space="preserve">#'</w:t>
        </w:r>
      </w:ins>
      <w:ins w:id="367" w:author="PR Preview" w:date="2024-01-01T00:00:00Z">
        <w:r>
          <w:br/>
        </w:r>
      </w:ins>
      <w:ins w:id="367" w:author="PR Preview" w:date="2024-01-01T00:00:00Z">
        <w:r>
          <w:rPr>
            <w:rStyle w:val="NormalTok"/>
          </w:rPr>
          <w:t xml:space="preserve">calc_fluseas_mean </w:t>
        </w:r>
      </w:ins>
      <w:ins w:id="367" w:author="PR Preview" w:date="2024-01-01T00:00:00Z">
        <w:r>
          <w:rPr>
            <w:rStyle w:val="OtherTok"/>
          </w:rPr>
          <w:t xml:space="preserve">&lt;-</w:t>
        </w:r>
      </w:ins>
      <w:ins w:id="367" w:author="PR Preview" w:date="2024-01-01T00:00:00Z">
        <w:r>
          <w:rPr>
            <w:rStyle w:val="NormalTok"/>
          </w:rPr>
          <w:t xml:space="preserve"> </w:t>
        </w:r>
      </w:ins>
      <w:ins w:id="367" w:author="PR Preview" w:date="2024-01-01T00:00:00Z">
        <w:r>
          <w:rPr>
            <w:rStyle w:val="ControlFlowTok"/>
          </w:rPr>
          <w:t xml:space="preserve">function</w:t>
        </w:r>
      </w:ins>
      <w:ins w:id="367" w:author="PR Preview" w:date="2024-01-01T00:00:00Z">
        <w:r>
          <w:rPr>
            <w:rStyle w:val="NormalTok"/>
          </w:rPr>
          <w:t xml:space="preserve">(data, yname, </w:t>
        </w:r>
      </w:ins>
      <w:ins w:id="367" w:author="PR Preview" w:date="2024-01-01T00:00:00Z">
        <w:r>
          <w:rPr>
            <w:rStyle w:val="AttributeTok"/>
          </w:rPr>
          <w:t xml:space="preserve">silent =</w:t>
        </w:r>
      </w:ins>
      <w:ins w:id="367" w:author="PR Preview" w:date="2024-01-01T00:00:00Z">
        <w:r>
          <w:rPr>
            <w:rStyle w:val="NormalTok"/>
          </w:rPr>
          <w:t xml:space="preserve"> </w:t>
        </w:r>
      </w:ins>
      <w:ins w:id="367" w:author="PR Preview" w:date="2024-01-01T00:00:00Z">
        <w:r>
          <w:rPr>
            <w:rStyle w:val="ConstantTok"/>
          </w:rPr>
          <w:t xml:space="preserve">TRUE</w:t>
        </w:r>
      </w:ins>
      <w:ins w:id="367" w:author="PR Preview" w:date="2024-01-01T00:00:00Z">
        <w:r>
          <w:rPr>
            <w:rStyle w:val="NormalTok"/>
          </w:rPr>
          <w:t xml:space="preserve">) {</w:t>
        </w:r>
      </w:ins>
      <w:ins w:id="367" w:author="PR Preview" w:date="2024-01-01T00:00:00Z">
        <w:r>
          <w:br/>
        </w:r>
      </w:ins>
      <w:ins w:id="367" w:author="PR Preview" w:date="2024-01-01T00:00:00Z">
        <w:r>
          <w:rPr>
            <w:rStyle w:val="NormalTok"/>
          </w:rPr>
          <w:t xml:space="preserve">  </w:t>
        </w:r>
      </w:ins>
      <w:ins w:id="367" w:author="PR Preview" w:date="2024-01-01T00:00:00Z">
        <w:r>
          <w:rPr>
            <w:rStyle w:val="DocumentationTok"/>
          </w:rPr>
          <w:t xml:space="preserve">### function code here</w:t>
        </w:r>
      </w:ins>
      <w:ins w:id="367" w:author="PR Preview" w:date="2024-01-01T00:00:00Z">
        <w:r>
          <w:br/>
        </w:r>
      </w:ins>
      <w:ins w:id="367" w:author="PR Preview" w:date="2024-01-01T00:00:00Z">
        <w:r>
          <w:rPr>
            <w:rStyle w:val="NormalTok"/>
          </w:rPr>
          <w:t xml:space="preserve">  </w:t>
        </w:r>
      </w:ins>
      <w:ins w:id="367" w:author="PR Preview" w:date="2024-01-01T00:00:00Z">
        <w:r>
          <w:br/>
        </w:r>
      </w:ins>
      <w:ins w:id="367" w:author="PR Preview" w:date="2024-01-01T00:00:00Z">
        <w:r>
          <w:rPr>
            <w:rStyle w:val="NormalTok"/>
          </w:rPr>
          <w:t xml:space="preserve">}</w:t>
        </w:r>
      </w:ins>
    </w:p>
    <w:p>
      <w:pPr>
        <w:pStyle w:val="FirstParagraph"/>
      </w:pPr>
      <w:ins w:id="368" w:author="PR Preview" w:date="2024-01-01T00:00:00Z">
        <w:r>
          <w:t xml:space="preserve">The roxygen2 header tells you what the function does, its various inputs, and how you might use it.</w:t>
        </w:r>
      </w:ins>
      <w:ins w:id="368" w:author="PR Preview" w:date="2024-01-01T00:00:00Z">
        <w:r>
          <w:t xml:space="preserve"> </w:t>
        </w:r>
      </w:ins>
      <w:ins w:id="368" w:author="PR Preview" w:date="2024-01-01T00:00:00Z">
        <w:r>
          <w:t xml:space="preserve">Also notice that all optional arguments (i.e. ones with pre-specified defaults) follow arguments that require user input.</w:t>
        </w:r>
      </w:ins>
    </w:p>
    <w:p>
      <w:pPr>
        <w:pStyle w:val="BodyText"/>
      </w:pPr>
      <w:ins w:id="369" w:author="PR Preview" w:date="2024-01-01T00:00:00Z">
        <w:r>
          <w:t xml:space="preserve">For more information on roxygen2 syntax and features, see</w:t>
        </w:r>
      </w:ins>
      <w:ins w:id="369" w:author="PR Preview" w:date="2024-01-01T00:00:00Z">
        <w:r>
          <w:t xml:space="preserve"> </w:t>
        </w:r>
      </w:ins>
      <w:hyperlink r:id="rId88">
        <w:r>
          <w:rPr>
            <w:rStyle w:val="Hyperlink"/>
          </w:rPr>
          <w:t xml:space="preserve">https://roxygen2.r-lib.org/</w:t>
        </w:r>
      </w:hyperlink>
      <w:ins w:id="369" w:author="PR Preview" w:date="2024-01-01T00:00:00Z">
        <w:r>
          <w:t xml:space="preserve">.</w:t>
        </w:r>
      </w:ins>
    </w:p>
    <w:bookmarkEnd w:id="117"/>
    <w:bookmarkStart w:id="125" w:name="using-...-dots-and-inheritdotparams"/>
    <w:p>
      <w:pPr>
        <w:pStyle w:val="Heading3"/>
      </w:pPr>
      <w:ins w:id="370" w:author="PR Preview" w:date="2024-01-01T00:00:00Z">
        <w:r>
          <w:t xml:space="preserve">6.9.2 Using</w:t>
        </w:r>
      </w:ins>
      <w:ins w:id="370" w:author="PR Preview" w:date="2024-01-01T00:00:00Z">
        <w:r>
          <w:t xml:space="preserve"> </w:t>
        </w:r>
      </w:ins>
      <w:ins w:id="370" w:author="PR Preview" w:date="2024-01-01T00:00:00Z">
        <w:r>
          <w:rPr>
            <w:rStyle w:val="VerbatimChar"/>
          </w:rPr>
          <w:t xml:space="preserve">...</w:t>
        </w:r>
      </w:ins>
      <w:ins w:id="370" w:author="PR Preview" w:date="2024-01-01T00:00:00Z">
        <w:r>
          <w:t xml:space="preserve"> </w:t>
        </w:r>
      </w:ins>
      <w:ins w:id="370" w:author="PR Preview" w:date="2024-01-01T00:00:00Z">
        <w:r>
          <w:t xml:space="preserve">(dots) and</w:t>
        </w:r>
      </w:ins>
      <w:ins w:id="370" w:author="PR Preview" w:date="2024-01-01T00:00:00Z">
        <w:r>
          <w:t xml:space="preserve"> </w:t>
        </w:r>
      </w:ins>
      <w:ins w:id="370" w:author="PR Preview" w:date="2024-01-01T00:00:00Z">
        <w:r>
          <w:rPr>
            <w:rStyle w:val="VerbatimChar"/>
          </w:rPr>
          <w:t xml:space="preserve">@inheritDotParams</w:t>
        </w:r>
      </w:ins>
    </w:p>
    <w:p>
      <w:pPr>
        <w:pStyle w:val="FirstParagraph"/>
      </w:pPr>
      <w:ins w:id="371" w:author="PR Preview" w:date="2024-01-01T00:00:00Z">
        <w:r>
          <w:t xml:space="preserve">The</w:t>
        </w:r>
      </w:ins>
      <w:ins w:id="371" w:author="PR Preview" w:date="2024-01-01T00:00:00Z">
        <w:r>
          <w:t xml:space="preserve"> </w:t>
        </w:r>
      </w:ins>
      <w:ins w:id="371" w:author="PR Preview" w:date="2024-01-01T00:00:00Z">
        <w:r>
          <w:rPr>
            <w:rStyle w:val="VerbatimChar"/>
          </w:rPr>
          <w:t xml:space="preserve">...</w:t>
        </w:r>
      </w:ins>
      <w:ins w:id="371" w:author="PR Preview" w:date="2024-01-01T00:00:00Z">
        <w:r>
          <w:t xml:space="preserve"> </w:t>
        </w:r>
      </w:ins>
      <w:ins w:id="371" w:author="PR Preview" w:date="2024-01-01T00:00:00Z">
        <w:r>
          <w:t xml:space="preserve">argument (pronounced</w:t>
        </w:r>
      </w:ins>
      <w:ins w:id="371" w:author="PR Preview" w:date="2024-01-01T00:00:00Z">
        <w:r>
          <w:t xml:space="preserve"> </w:t>
        </w:r>
      </w:ins>
      <w:ins w:id="371" w:author="PR Preview" w:date="2024-01-01T00:00:00Z">
        <w:r>
          <w:t xml:space="preserve">“dots”</w:t>
        </w:r>
      </w:ins>
      <w:ins w:id="371" w:author="PR Preview" w:date="2024-01-01T00:00:00Z">
        <w:r>
          <w:t xml:space="preserve"> </w:t>
        </w:r>
      </w:ins>
      <w:ins w:id="371" w:author="PR Preview" w:date="2024-01-01T00:00:00Z">
        <w:r>
          <w:t xml:space="preserve">or</w:t>
        </w:r>
      </w:ins>
      <w:ins w:id="371" w:author="PR Preview" w:date="2024-01-01T00:00:00Z">
        <w:r>
          <w:t xml:space="preserve"> </w:t>
        </w:r>
      </w:ins>
      <w:ins w:id="371" w:author="PR Preview" w:date="2024-01-01T00:00:00Z">
        <w:r>
          <w:t xml:space="preserve">“ellipsis”</w:t>
        </w:r>
      </w:ins>
      <w:ins w:id="371" w:author="PR Preview" w:date="2024-01-01T00:00:00Z">
        <w:r>
          <w:t xml:space="preserve">) is a special R construct that allows functions to accept additional arguments that are passed to other functions.</w:t>
        </w:r>
      </w:ins>
      <w:ins w:id="371" w:author="PR Preview" w:date="2024-01-01T00:00:00Z">
        <w:r>
          <w:t xml:space="preserve"> </w:t>
        </w:r>
      </w:ins>
      <w:ins w:id="371" w:author="PR Preview" w:date="2024-01-01T00:00:00Z">
        <w:r>
          <w:t xml:space="preserve">This is particularly useful when creating wrapper functions that call other functions internally.</w:t>
        </w:r>
      </w:ins>
    </w:p>
    <w:p>
      <w:pPr>
        <w:pStyle w:val="BodyText"/>
      </w:pPr>
      <w:ins w:id="372" w:author="PR Preview" w:date="2024-01-01T00:00:00Z">
        <w:r>
          <w:rPr>
            <w:b/>
            <w:bCs/>
          </w:rPr>
          <w:t xml:space="preserve">When to use</w:t>
        </w:r>
      </w:ins>
      <w:ins w:id="372" w:author="PR Preview" w:date="2024-01-01T00:00:00Z">
        <w:r>
          <w:rPr>
            <w:b/>
            <w:bCs/>
          </w:rPr>
          <w:t xml:space="preserve"> </w:t>
        </w:r>
      </w:ins>
      <w:ins w:id="372" w:author="PR Preview" w:date="2024-01-01T00:00:00Z">
        <w:r>
          <w:rPr>
            <w:rStyle w:val="VerbatimChar"/>
            <w:b/>
            <w:bCs/>
          </w:rPr>
          <w:t xml:space="preserve">...</w:t>
        </w:r>
      </w:ins>
      <w:ins w:id="372" w:author="PR Preview" w:date="2024-01-01T00:00:00Z">
        <w:r>
          <w:rPr>
            <w:b/>
            <w:bCs/>
          </w:rPr>
          <w:t xml:space="preserve">:</w:t>
        </w:r>
      </w:ins>
    </w:p>
    <w:p>
      <w:pPr>
        <w:pStyle w:val="Compact"/>
        <w:numPr>
          <w:ilvl w:val="0"/>
          <w:numId w:val="1045"/>
        </w:numPr>
      </w:pPr>
      <w:ins w:id="373" w:author="PR Preview" w:date="2024-01-01T00:00:00Z">
        <w:r>
          <w:t xml:space="preserve">You’re creating a wrapper function that calls another function</w:t>
        </w:r>
      </w:ins>
    </w:p>
    <w:p>
      <w:pPr>
        <w:pStyle w:val="Compact"/>
        <w:numPr>
          <w:ilvl w:val="0"/>
          <w:numId w:val="1045"/>
        </w:numPr>
      </w:pPr>
      <w:ins w:id="374" w:author="PR Preview" w:date="2024-01-01T00:00:00Z">
        <w:r>
          <w:t xml:space="preserve">You want to allow users to pass additional arguments to an internal function</w:t>
        </w:r>
      </w:ins>
    </w:p>
    <w:p>
      <w:pPr>
        <w:pStyle w:val="Compact"/>
        <w:numPr>
          <w:ilvl w:val="0"/>
          <w:numId w:val="1045"/>
        </w:numPr>
      </w:pPr>
      <w:ins w:id="375" w:author="PR Preview" w:date="2024-01-01T00:00:00Z">
        <w:r>
          <w:t xml:space="preserve">You want to provide flexibility without explicitly listing all possible arguments</w:t>
        </w:r>
      </w:ins>
    </w:p>
    <w:p>
      <w:pPr>
        <w:pStyle w:val="FirstParagraph"/>
      </w:pPr>
      <w:ins w:id="376" w:author="PR Preview" w:date="2024-01-01T00:00:00Z">
        <w:r>
          <w:rPr>
            <w:b/>
            <w:bCs/>
          </w:rPr>
          <w:t xml:space="preserve">Basic example with</w:t>
        </w:r>
      </w:ins>
      <w:ins w:id="376" w:author="PR Preview" w:date="2024-01-01T00:00:00Z">
        <w:r>
          <w:rPr>
            <w:b/>
            <w:bCs/>
          </w:rPr>
          <w:t xml:space="preserve"> </w:t>
        </w:r>
      </w:ins>
      <w:ins w:id="376" w:author="PR Preview" w:date="2024-01-01T00:00:00Z">
        <w:r>
          <w:rPr>
            <w:rStyle w:val="VerbatimChar"/>
            <w:b/>
            <w:bCs/>
          </w:rPr>
          <w:t xml:space="preserve">...</w:t>
        </w:r>
      </w:ins>
      <w:ins w:id="376" w:author="PR Preview" w:date="2024-01-01T00:00:00Z">
        <w:r>
          <w:rPr>
            <w:b/>
            <w:bCs/>
          </w:rPr>
          <w:t xml:space="preserve">:</w:t>
        </w:r>
      </w:ins>
    </w:p>
    <w:p>
      <w:pPr>
        <w:pStyle w:val="SourceCode"/>
      </w:pPr>
      <w:ins w:id="377" w:author="PR Preview" w:date="2024-01-01T00:00:00Z">
        <w:r>
          <w:rPr>
            <w:rStyle w:val="CommentTok"/>
          </w:rPr>
          <w:t xml:space="preserve">#' Plot data with custom ggplot2 styling</w:t>
        </w:r>
      </w:ins>
      <w:ins w:id="377" w:author="PR Preview" w:date="2024-01-01T00:00:00Z">
        <w:r>
          <w:br/>
        </w:r>
      </w:ins>
      <w:ins w:id="377" w:author="PR Preview" w:date="2024-01-01T00:00:00Z">
        <w:r>
          <w:rPr>
            <w:rStyle w:val="CommentTok"/>
          </w:rPr>
          <w:t xml:space="preserve">#'</w:t>
        </w:r>
      </w:ins>
      <w:ins w:id="377" w:author="PR Preview" w:date="2024-01-01T00:00:00Z">
        <w:r>
          <w:br/>
        </w:r>
      </w:ins>
      <w:ins w:id="377" w:author="PR Preview" w:date="2024-01-01T00:00:00Z">
        <w:r>
          <w:rPr>
            <w:rStyle w:val="CommentTok"/>
          </w:rPr>
          <w:t xml:space="preserve">#' A wrapper function that creates a scatter plot with custom theme settings.</w:t>
        </w:r>
      </w:ins>
      <w:ins w:id="377" w:author="PR Preview" w:date="2024-01-01T00:00:00Z">
        <w:r>
          <w:br/>
        </w:r>
      </w:ins>
      <w:ins w:id="377" w:author="PR Preview" w:date="2024-01-01T00:00:00Z">
        <w:r>
          <w:rPr>
            <w:rStyle w:val="CommentTok"/>
          </w:rPr>
          <w:t xml:space="preserve">#' Additional arguments are passed to ggplot2::geom_point().</w:t>
        </w:r>
      </w:ins>
      <w:ins w:id="377" w:author="PR Preview" w:date="2024-01-01T00:00:00Z">
        <w:r>
          <w:br/>
        </w:r>
      </w:ins>
      <w:ins w:id="377" w:author="PR Preview" w:date="2024-01-01T00:00:00Z">
        <w:r>
          <w:rPr>
            <w:rStyle w:val="CommentTok"/>
          </w:rPr>
          <w:t xml:space="preserve">#'</w:t>
        </w:r>
      </w:ins>
      <w:ins w:id="377" w:author="PR Preview" w:date="2024-01-01T00:00:00Z">
        <w:r>
          <w:br/>
        </w:r>
      </w:ins>
      <w:ins w:id="377" w:author="PR Preview" w:date="2024-01-01T00:00:00Z">
        <w:r>
          <w:rPr>
            <w:rStyle w:val="CommentTok"/>
          </w:rPr>
          <w:t xml:space="preserve">#' @param data A data frame containing the variables to plot</w:t>
        </w:r>
      </w:ins>
      <w:ins w:id="377" w:author="PR Preview" w:date="2024-01-01T00:00:00Z">
        <w:r>
          <w:br/>
        </w:r>
      </w:ins>
      <w:ins w:id="377" w:author="PR Preview" w:date="2024-01-01T00:00:00Z">
        <w:r>
          <w:rPr>
            <w:rStyle w:val="CommentTok"/>
          </w:rPr>
          <w:t xml:space="preserve">#' @param x A string specifying the x-axis variable name</w:t>
        </w:r>
      </w:ins>
      <w:ins w:id="377" w:author="PR Preview" w:date="2024-01-01T00:00:00Z">
        <w:r>
          <w:br/>
        </w:r>
      </w:ins>
      <w:ins w:id="377" w:author="PR Preview" w:date="2024-01-01T00:00:00Z">
        <w:r>
          <w:rPr>
            <w:rStyle w:val="CommentTok"/>
          </w:rPr>
          <w:t xml:space="preserve">#' @param y A string specifying the y-axis variable name</w:t>
        </w:r>
      </w:ins>
      <w:ins w:id="377" w:author="PR Preview" w:date="2024-01-01T00:00:00Z">
        <w:r>
          <w:br/>
        </w:r>
      </w:ins>
      <w:ins w:id="377" w:author="PR Preview" w:date="2024-01-01T00:00:00Z">
        <w:r>
          <w:rPr>
            <w:rStyle w:val="CommentTok"/>
          </w:rPr>
          <w:t xml:space="preserve">#' @param ... Additional arguments passed to ggplot2::geom_point()</w:t>
        </w:r>
      </w:ins>
      <w:ins w:id="377" w:author="PR Preview" w:date="2024-01-01T00:00:00Z">
        <w:r>
          <w:br/>
        </w:r>
      </w:ins>
      <w:ins w:id="377" w:author="PR Preview" w:date="2024-01-01T00:00:00Z">
        <w:r>
          <w:rPr>
            <w:rStyle w:val="CommentTok"/>
          </w:rPr>
          <w:t xml:space="preserve">#'</w:t>
        </w:r>
      </w:ins>
      <w:ins w:id="377" w:author="PR Preview" w:date="2024-01-01T00:00:00Z">
        <w:r>
          <w:br/>
        </w:r>
      </w:ins>
      <w:ins w:id="377" w:author="PR Preview" w:date="2024-01-01T00:00:00Z">
        <w:r>
          <w:rPr>
            <w:rStyle w:val="CommentTok"/>
          </w:rPr>
          <w:t xml:space="preserve">#' @returns A ggplot2 object</w:t>
        </w:r>
      </w:ins>
      <w:ins w:id="377" w:author="PR Preview" w:date="2024-01-01T00:00:00Z">
        <w:r>
          <w:br/>
        </w:r>
      </w:ins>
      <w:ins w:id="377" w:author="PR Preview" w:date="2024-01-01T00:00:00Z">
        <w:r>
          <w:rPr>
            <w:rStyle w:val="CommentTok"/>
          </w:rPr>
          <w:t xml:space="preserve">#'</w:t>
        </w:r>
      </w:ins>
      <w:ins w:id="377" w:author="PR Preview" w:date="2024-01-01T00:00:00Z">
        <w:r>
          <w:br/>
        </w:r>
      </w:ins>
      <w:ins w:id="377" w:author="PR Preview" w:date="2024-01-01T00:00:00Z">
        <w:r>
          <w:rPr>
            <w:rStyle w:val="CommentTok"/>
          </w:rPr>
          <w:t xml:space="preserve">#' @examples</w:t>
        </w:r>
      </w:ins>
      <w:ins w:id="377" w:author="PR Preview" w:date="2024-01-01T00:00:00Z">
        <w:r>
          <w:br/>
        </w:r>
      </w:ins>
      <w:ins w:id="377" w:author="PR Preview" w:date="2024-01-01T00:00:00Z">
        <w:r>
          <w:rPr>
            <w:rStyle w:val="CommentTok"/>
          </w:rPr>
          <w:t xml:space="preserve">#' # Pass color and size arguments to geom_point</w:t>
        </w:r>
      </w:ins>
      <w:ins w:id="377" w:author="PR Preview" w:date="2024-01-01T00:00:00Z">
        <w:r>
          <w:br/>
        </w:r>
      </w:ins>
      <w:ins w:id="377" w:author="PR Preview" w:date="2024-01-01T00:00:00Z">
        <w:r>
          <w:rPr>
            <w:rStyle w:val="CommentTok"/>
          </w:rPr>
          <w:t xml:space="preserve">#' plot_with_style(my_data, "age", "height", color = "blue", size = 3)</w:t>
        </w:r>
      </w:ins>
      <w:ins w:id="377" w:author="PR Preview" w:date="2024-01-01T00:00:00Z">
        <w:r>
          <w:br/>
        </w:r>
      </w:ins>
      <w:ins w:id="377" w:author="PR Preview" w:date="2024-01-01T00:00:00Z">
        <w:r>
          <w:rPr>
            <w:rStyle w:val="CommentTok"/>
          </w:rPr>
          <w:t xml:space="preserve">#'</w:t>
        </w:r>
      </w:ins>
      <w:ins w:id="377" w:author="PR Preview" w:date="2024-01-01T00:00:00Z">
        <w:r>
          <w:br/>
        </w:r>
      </w:ins>
      <w:ins w:id="377" w:author="PR Preview" w:date="2024-01-01T00:00:00Z">
        <w:r>
          <w:rPr>
            <w:rStyle w:val="NormalTok"/>
          </w:rPr>
          <w:t xml:space="preserve">plot_with_style </w:t>
        </w:r>
      </w:ins>
      <w:ins w:id="377" w:author="PR Preview" w:date="2024-01-01T00:00:00Z">
        <w:r>
          <w:rPr>
            <w:rStyle w:val="OtherTok"/>
          </w:rPr>
          <w:t xml:space="preserve">&lt;-</w:t>
        </w:r>
      </w:ins>
      <w:ins w:id="377" w:author="PR Preview" w:date="2024-01-01T00:00:00Z">
        <w:r>
          <w:rPr>
            <w:rStyle w:val="NormalTok"/>
          </w:rPr>
          <w:t xml:space="preserve"> </w:t>
        </w:r>
      </w:ins>
      <w:ins w:id="377" w:author="PR Preview" w:date="2024-01-01T00:00:00Z">
        <w:r>
          <w:rPr>
            <w:rStyle w:val="ControlFlowTok"/>
          </w:rPr>
          <w:t xml:space="preserve">function</w:t>
        </w:r>
      </w:ins>
      <w:ins w:id="377" w:author="PR Preview" w:date="2024-01-01T00:00:00Z">
        <w:r>
          <w:rPr>
            <w:rStyle w:val="NormalTok"/>
          </w:rPr>
          <w:t xml:space="preserve">(data, x, y, ...) {</w:t>
        </w:r>
      </w:ins>
      <w:ins w:id="377" w:author="PR Preview" w:date="2024-01-01T00:00:00Z">
        <w:r>
          <w:br/>
        </w:r>
      </w:ins>
      <w:ins w:id="377" w:author="PR Preview" w:date="2024-01-01T00:00:00Z">
        <w:r>
          <w:rPr>
            <w:rStyle w:val="NormalTok"/>
          </w:rPr>
          <w:t xml:space="preserve">  ggplot2</w:t>
        </w:r>
      </w:ins>
      <w:ins w:id="377" w:author="PR Preview" w:date="2024-01-01T00:00:00Z">
        <w:r>
          <w:rPr>
            <w:rStyle w:val="SpecialCharTok"/>
          </w:rPr>
          <w:t xml:space="preserve">::</w:t>
        </w:r>
      </w:ins>
      <w:ins w:id="377" w:author="PR Preview" w:date="2024-01-01T00:00:00Z">
        <w:r>
          <w:rPr>
            <w:rStyle w:val="FunctionTok"/>
          </w:rPr>
          <w:t xml:space="preserve">ggplot</w:t>
        </w:r>
      </w:ins>
      <w:ins w:id="377" w:author="PR Preview" w:date="2024-01-01T00:00:00Z">
        <w:r>
          <w:rPr>
            <w:rStyle w:val="NormalTok"/>
          </w:rPr>
          <w:t xml:space="preserve">(data, ggplot2</w:t>
        </w:r>
      </w:ins>
      <w:ins w:id="377" w:author="PR Preview" w:date="2024-01-01T00:00:00Z">
        <w:r>
          <w:rPr>
            <w:rStyle w:val="SpecialCharTok"/>
          </w:rPr>
          <w:t xml:space="preserve">::</w:t>
        </w:r>
      </w:ins>
      <w:ins w:id="377" w:author="PR Preview" w:date="2024-01-01T00:00:00Z">
        <w:r>
          <w:rPr>
            <w:rStyle w:val="FunctionTok"/>
          </w:rPr>
          <w:t xml:space="preserve">aes</w:t>
        </w:r>
      </w:ins>
      <w:ins w:id="377" w:author="PR Preview" w:date="2024-01-01T00:00:00Z">
        <w:r>
          <w:rPr>
            <w:rStyle w:val="NormalTok"/>
          </w:rPr>
          <w:t xml:space="preserve">(.data[[x]], .data[[y]])) </w:t>
        </w:r>
      </w:ins>
      <w:ins w:id="377" w:author="PR Preview" w:date="2024-01-01T00:00:00Z">
        <w:r>
          <w:rPr>
            <w:rStyle w:val="SpecialCharTok"/>
          </w:rPr>
          <w:t xml:space="preserve">+</w:t>
        </w:r>
      </w:ins>
      <w:ins w:id="377" w:author="PR Preview" w:date="2024-01-01T00:00:00Z">
        <w:r>
          <w:br/>
        </w:r>
      </w:ins>
      <w:ins w:id="377" w:author="PR Preview" w:date="2024-01-01T00:00:00Z">
        <w:r>
          <w:rPr>
            <w:rStyle w:val="NormalTok"/>
          </w:rPr>
          <w:t xml:space="preserve">    ggplot2</w:t>
        </w:r>
      </w:ins>
      <w:ins w:id="377" w:author="PR Preview" w:date="2024-01-01T00:00:00Z">
        <w:r>
          <w:rPr>
            <w:rStyle w:val="SpecialCharTok"/>
          </w:rPr>
          <w:t xml:space="preserve">::</w:t>
        </w:r>
      </w:ins>
      <w:ins w:id="377" w:author="PR Preview" w:date="2024-01-01T00:00:00Z">
        <w:r>
          <w:rPr>
            <w:rStyle w:val="FunctionTok"/>
          </w:rPr>
          <w:t xml:space="preserve">geom_point</w:t>
        </w:r>
      </w:ins>
      <w:ins w:id="377" w:author="PR Preview" w:date="2024-01-01T00:00:00Z">
        <w:r>
          <w:rPr>
            <w:rStyle w:val="NormalTok"/>
          </w:rPr>
          <w:t xml:space="preserve">(...) </w:t>
        </w:r>
      </w:ins>
      <w:ins w:id="377" w:author="PR Preview" w:date="2024-01-01T00:00:00Z">
        <w:r>
          <w:rPr>
            <w:rStyle w:val="SpecialCharTok"/>
          </w:rPr>
          <w:t xml:space="preserve">+</w:t>
        </w:r>
      </w:ins>
      <w:ins w:id="377" w:author="PR Preview" w:date="2024-01-01T00:00:00Z">
        <w:r>
          <w:br/>
        </w:r>
      </w:ins>
      <w:ins w:id="377" w:author="PR Preview" w:date="2024-01-01T00:00:00Z">
        <w:r>
          <w:rPr>
            <w:rStyle w:val="NormalTok"/>
          </w:rPr>
          <w:t xml:space="preserve">    ggplot2</w:t>
        </w:r>
      </w:ins>
      <w:ins w:id="377" w:author="PR Preview" w:date="2024-01-01T00:00:00Z">
        <w:r>
          <w:rPr>
            <w:rStyle w:val="SpecialCharTok"/>
          </w:rPr>
          <w:t xml:space="preserve">::</w:t>
        </w:r>
      </w:ins>
      <w:ins w:id="377" w:author="PR Preview" w:date="2024-01-01T00:00:00Z">
        <w:r>
          <w:rPr>
            <w:rStyle w:val="FunctionTok"/>
          </w:rPr>
          <w:t xml:space="preserve">theme_minimal</w:t>
        </w:r>
      </w:ins>
      <w:ins w:id="377" w:author="PR Preview" w:date="2024-01-01T00:00:00Z">
        <w:r>
          <w:rPr>
            <w:rStyle w:val="NormalTok"/>
          </w:rPr>
          <w:t xml:space="preserve">()  </w:t>
        </w:r>
      </w:ins>
      <w:ins w:id="377" w:author="PR Preview" w:date="2024-01-01T00:00:00Z">
        <w:r>
          <w:rPr>
            <w:rStyle w:val="CommentTok"/>
          </w:rPr>
          <w:t xml:space="preserve"># Apply a minimal theme</w:t>
        </w:r>
      </w:ins>
      <w:ins w:id="377" w:author="PR Preview" w:date="2024-01-01T00:00:00Z">
        <w:r>
          <w:br/>
        </w:r>
      </w:ins>
      <w:ins w:id="377" w:author="PR Preview" w:date="2024-01-01T00:00:00Z">
        <w:r>
          <w:rPr>
            <w:rStyle w:val="NormalTok"/>
          </w:rPr>
          <w:t xml:space="preserve">}</w:t>
        </w:r>
      </w:ins>
    </w:p>
    <w:p>
      <w:pPr>
        <w:pStyle w:val="FirstParagraph"/>
      </w:pPr>
      <w:ins w:id="378" w:author="PR Preview" w:date="2024-01-01T00:00:00Z">
        <w:r>
          <w:t xml:space="preserve">While the example above documents</w:t>
        </w:r>
      </w:ins>
      <w:ins w:id="378" w:author="PR Preview" w:date="2024-01-01T00:00:00Z">
        <w:r>
          <w:t xml:space="preserve"> </w:t>
        </w:r>
      </w:ins>
      <w:ins w:id="378" w:author="PR Preview" w:date="2024-01-01T00:00:00Z">
        <w:r>
          <w:rPr>
            <w:rStyle w:val="VerbatimChar"/>
          </w:rPr>
          <w:t xml:space="preserve">...</w:t>
        </w:r>
      </w:ins>
      <w:ins w:id="378" w:author="PR Preview" w:date="2024-01-01T00:00:00Z">
        <w:r>
          <w:t xml:space="preserve"> </w:t>
        </w:r>
      </w:ins>
      <w:ins w:id="378" w:author="PR Preview" w:date="2024-01-01T00:00:00Z">
        <w:r>
          <w:t xml:space="preserve">with a simple description,</w:t>
        </w:r>
      </w:ins>
      <w:ins w:id="378" w:author="PR Preview" w:date="2024-01-01T00:00:00Z">
        <w:r>
          <w:t xml:space="preserve"> </w:t>
        </w:r>
      </w:ins>
      <w:ins w:id="378" w:author="PR Preview" w:date="2024-01-01T00:00:00Z">
        <w:r>
          <w:t xml:space="preserve">roxygen2 provides</w:t>
        </w:r>
      </w:ins>
      <w:ins w:id="378" w:author="PR Preview" w:date="2024-01-01T00:00:00Z">
        <w:r>
          <w:t xml:space="preserve"> </w:t>
        </w:r>
      </w:ins>
      <w:ins w:id="378" w:author="PR Preview" w:date="2024-01-01T00:00:00Z">
        <w:r>
          <w:rPr>
            <w:rStyle w:val="VerbatimChar"/>
          </w:rPr>
          <w:t xml:space="preserve">@inheritDotParams</w:t>
        </w:r>
      </w:ins>
      <w:ins w:id="378" w:author="PR Preview" w:date="2024-01-01T00:00:00Z">
        <w:r>
          <w:t xml:space="preserve"> </w:t>
        </w:r>
      </w:ins>
      <w:ins w:id="378" w:author="PR Preview" w:date="2024-01-01T00:00:00Z">
        <w:r>
          <w:t xml:space="preserve">to automatically inherit parameter documentation from the function you’re calling.</w:t>
        </w:r>
      </w:ins>
      <w:ins w:id="378" w:author="PR Preview" w:date="2024-01-01T00:00:00Z">
        <w:r>
          <w:t xml:space="preserve"> </w:t>
        </w:r>
      </w:ins>
      <w:ins w:id="378" w:author="PR Preview" w:date="2024-01-01T00:00:00Z">
        <w:r>
          <w:t xml:space="preserve">This is more robust and maintainable because it automatically stays synchronized with the target function’s documentation.</w:t>
        </w:r>
      </w:ins>
    </w:p>
    <w:p>
      <w:pPr>
        <w:pStyle w:val="BodyText"/>
      </w:pPr>
      <w:ins w:id="379" w:author="PR Preview" w:date="2024-01-01T00:00:00Z">
        <w:r>
          <w:rPr>
            <w:b/>
            <w:bCs/>
          </w:rPr>
          <w:t xml:space="preserve">Using</w:t>
        </w:r>
      </w:ins>
      <w:ins w:id="379" w:author="PR Preview" w:date="2024-01-01T00:00:00Z">
        <w:r>
          <w:rPr>
            <w:b/>
            <w:bCs/>
          </w:rPr>
          <w:t xml:space="preserve"> </w:t>
        </w:r>
      </w:ins>
      <w:ins w:id="379" w:author="PR Preview" w:date="2024-01-01T00:00:00Z">
        <w:r>
          <w:rPr>
            <w:rStyle w:val="VerbatimChar"/>
            <w:b/>
            <w:bCs/>
          </w:rPr>
          <w:t xml:space="preserve">@inheritDotParams</w:t>
        </w:r>
      </w:ins>
      <w:ins w:id="379" w:author="PR Preview" w:date="2024-01-01T00:00:00Z">
        <w:r>
          <w:rPr>
            <w:b/>
            <w:bCs/>
          </w:rPr>
          <w:t xml:space="preserve">:</w:t>
        </w:r>
      </w:ins>
    </w:p>
    <w:p>
      <w:pPr>
        <w:pStyle w:val="SourceCode"/>
      </w:pPr>
      <w:ins w:id="380" w:author="PR Preview" w:date="2024-01-01T00:00:00Z">
        <w:r>
          <w:rPr>
            <w:rStyle w:val="CommentTok"/>
          </w:rPr>
          <w:t xml:space="preserve">#' Plot data with custom ggplot2 styling</w:t>
        </w:r>
      </w:ins>
      <w:ins w:id="380" w:author="PR Preview" w:date="2024-01-01T00:00:00Z">
        <w:r>
          <w:br/>
        </w:r>
      </w:ins>
      <w:ins w:id="380" w:author="PR Preview" w:date="2024-01-01T00:00:00Z">
        <w:r>
          <w:rPr>
            <w:rStyle w:val="CommentTok"/>
          </w:rPr>
          <w:t xml:space="preserve">#'</w:t>
        </w:r>
      </w:ins>
      <w:ins w:id="380" w:author="PR Preview" w:date="2024-01-01T00:00:00Z">
        <w:r>
          <w:br/>
        </w:r>
      </w:ins>
      <w:ins w:id="380" w:author="PR Preview" w:date="2024-01-01T00:00:00Z">
        <w:r>
          <w:rPr>
            <w:rStyle w:val="CommentTok"/>
          </w:rPr>
          <w:t xml:space="preserve">#' A wrapper function that creates a scatter plot with custom theme settings.</w:t>
        </w:r>
      </w:ins>
      <w:ins w:id="380" w:author="PR Preview" w:date="2024-01-01T00:00:00Z">
        <w:r>
          <w:br/>
        </w:r>
      </w:ins>
      <w:ins w:id="380" w:author="PR Preview" w:date="2024-01-01T00:00:00Z">
        <w:r>
          <w:rPr>
            <w:rStyle w:val="CommentTok"/>
          </w:rPr>
          <w:t xml:space="preserve">#'</w:t>
        </w:r>
      </w:ins>
      <w:ins w:id="380" w:author="PR Preview" w:date="2024-01-01T00:00:00Z">
        <w:r>
          <w:br/>
        </w:r>
      </w:ins>
      <w:ins w:id="380" w:author="PR Preview" w:date="2024-01-01T00:00:00Z">
        <w:r>
          <w:rPr>
            <w:rStyle w:val="CommentTok"/>
          </w:rPr>
          <w:t xml:space="preserve">#' @param data A data frame containing the variables to plot</w:t>
        </w:r>
      </w:ins>
      <w:ins w:id="380" w:author="PR Preview" w:date="2024-01-01T00:00:00Z">
        <w:r>
          <w:br/>
        </w:r>
      </w:ins>
      <w:ins w:id="380" w:author="PR Preview" w:date="2024-01-01T00:00:00Z">
        <w:r>
          <w:rPr>
            <w:rStyle w:val="CommentTok"/>
          </w:rPr>
          <w:t xml:space="preserve">#' @param x A string specifying the x-axis variable name</w:t>
        </w:r>
      </w:ins>
      <w:ins w:id="380" w:author="PR Preview" w:date="2024-01-01T00:00:00Z">
        <w:r>
          <w:br/>
        </w:r>
      </w:ins>
      <w:ins w:id="380" w:author="PR Preview" w:date="2024-01-01T00:00:00Z">
        <w:r>
          <w:rPr>
            <w:rStyle w:val="CommentTok"/>
          </w:rPr>
          <w:t xml:space="preserve">#' @param y A string specifying the y-axis variable name</w:t>
        </w:r>
      </w:ins>
      <w:ins w:id="380" w:author="PR Preview" w:date="2024-01-01T00:00:00Z">
        <w:r>
          <w:br/>
        </w:r>
      </w:ins>
      <w:ins w:id="380" w:author="PR Preview" w:date="2024-01-01T00:00:00Z">
        <w:r>
          <w:rPr>
            <w:rStyle w:val="CommentTok"/>
          </w:rPr>
          <w:t xml:space="preserve">#' @inheritDotParams ggplot2::geom_point -mapping -data -stat -position</w:t>
        </w:r>
      </w:ins>
      <w:ins w:id="380" w:author="PR Preview" w:date="2024-01-01T00:00:00Z">
        <w:r>
          <w:br/>
        </w:r>
      </w:ins>
      <w:ins w:id="380" w:author="PR Preview" w:date="2024-01-01T00:00:00Z">
        <w:r>
          <w:rPr>
            <w:rStyle w:val="CommentTok"/>
          </w:rPr>
          <w:t xml:space="preserve">#'</w:t>
        </w:r>
      </w:ins>
      <w:ins w:id="380" w:author="PR Preview" w:date="2024-01-01T00:00:00Z">
        <w:r>
          <w:br/>
        </w:r>
      </w:ins>
      <w:ins w:id="380" w:author="PR Preview" w:date="2024-01-01T00:00:00Z">
        <w:r>
          <w:rPr>
            <w:rStyle w:val="CommentTok"/>
          </w:rPr>
          <w:t xml:space="preserve">#' @returns A ggplot2 object</w:t>
        </w:r>
      </w:ins>
      <w:ins w:id="380" w:author="PR Preview" w:date="2024-01-01T00:00:00Z">
        <w:r>
          <w:br/>
        </w:r>
      </w:ins>
      <w:ins w:id="380" w:author="PR Preview" w:date="2024-01-01T00:00:00Z">
        <w:r>
          <w:rPr>
            <w:rStyle w:val="CommentTok"/>
          </w:rPr>
          <w:t xml:space="preserve">#'</w:t>
        </w:r>
      </w:ins>
      <w:ins w:id="380" w:author="PR Preview" w:date="2024-01-01T00:00:00Z">
        <w:r>
          <w:br/>
        </w:r>
      </w:ins>
      <w:ins w:id="380" w:author="PR Preview" w:date="2024-01-01T00:00:00Z">
        <w:r>
          <w:rPr>
            <w:rStyle w:val="CommentTok"/>
          </w:rPr>
          <w:t xml:space="preserve">#' @examples</w:t>
        </w:r>
      </w:ins>
      <w:ins w:id="380" w:author="PR Preview" w:date="2024-01-01T00:00:00Z">
        <w:r>
          <w:br/>
        </w:r>
      </w:ins>
      <w:ins w:id="380" w:author="PR Preview" w:date="2024-01-01T00:00:00Z">
        <w:r>
          <w:rPr>
            <w:rStyle w:val="CommentTok"/>
          </w:rPr>
          <w:t xml:space="preserve">#' # Pass color and size arguments to geom_point</w:t>
        </w:r>
      </w:ins>
      <w:ins w:id="380" w:author="PR Preview" w:date="2024-01-01T00:00:00Z">
        <w:r>
          <w:br/>
        </w:r>
      </w:ins>
      <w:ins w:id="380" w:author="PR Preview" w:date="2024-01-01T00:00:00Z">
        <w:r>
          <w:rPr>
            <w:rStyle w:val="CommentTok"/>
          </w:rPr>
          <w:t xml:space="preserve">#' plot_with_style(my_data, "age", "height", color = "blue", size = 3)</w:t>
        </w:r>
      </w:ins>
      <w:ins w:id="380" w:author="PR Preview" w:date="2024-01-01T00:00:00Z">
        <w:r>
          <w:br/>
        </w:r>
      </w:ins>
      <w:ins w:id="380" w:author="PR Preview" w:date="2024-01-01T00:00:00Z">
        <w:r>
          <w:rPr>
            <w:rStyle w:val="CommentTok"/>
          </w:rPr>
          <w:t xml:space="preserve">#'</w:t>
        </w:r>
      </w:ins>
      <w:ins w:id="380" w:author="PR Preview" w:date="2024-01-01T00:00:00Z">
        <w:r>
          <w:br/>
        </w:r>
      </w:ins>
      <w:ins w:id="380" w:author="PR Preview" w:date="2024-01-01T00:00:00Z">
        <w:r>
          <w:rPr>
            <w:rStyle w:val="NormalTok"/>
          </w:rPr>
          <w:t xml:space="preserve">plot_with_style </w:t>
        </w:r>
      </w:ins>
      <w:ins w:id="380" w:author="PR Preview" w:date="2024-01-01T00:00:00Z">
        <w:r>
          <w:rPr>
            <w:rStyle w:val="OtherTok"/>
          </w:rPr>
          <w:t xml:space="preserve">&lt;-</w:t>
        </w:r>
      </w:ins>
      <w:ins w:id="380" w:author="PR Preview" w:date="2024-01-01T00:00:00Z">
        <w:r>
          <w:rPr>
            <w:rStyle w:val="NormalTok"/>
          </w:rPr>
          <w:t xml:space="preserve"> </w:t>
        </w:r>
      </w:ins>
      <w:ins w:id="380" w:author="PR Preview" w:date="2024-01-01T00:00:00Z">
        <w:r>
          <w:rPr>
            <w:rStyle w:val="ControlFlowTok"/>
          </w:rPr>
          <w:t xml:space="preserve">function</w:t>
        </w:r>
      </w:ins>
      <w:ins w:id="380" w:author="PR Preview" w:date="2024-01-01T00:00:00Z">
        <w:r>
          <w:rPr>
            <w:rStyle w:val="NormalTok"/>
          </w:rPr>
          <w:t xml:space="preserve">(data, x, y, ...) {</w:t>
        </w:r>
      </w:ins>
      <w:ins w:id="380" w:author="PR Preview" w:date="2024-01-01T00:00:00Z">
        <w:r>
          <w:br/>
        </w:r>
      </w:ins>
      <w:ins w:id="380" w:author="PR Preview" w:date="2024-01-01T00:00:00Z">
        <w:r>
          <w:rPr>
            <w:rStyle w:val="NormalTok"/>
          </w:rPr>
          <w:t xml:space="preserve">  ggplot2</w:t>
        </w:r>
      </w:ins>
      <w:ins w:id="380" w:author="PR Preview" w:date="2024-01-01T00:00:00Z">
        <w:r>
          <w:rPr>
            <w:rStyle w:val="SpecialCharTok"/>
          </w:rPr>
          <w:t xml:space="preserve">::</w:t>
        </w:r>
      </w:ins>
      <w:ins w:id="380" w:author="PR Preview" w:date="2024-01-01T00:00:00Z">
        <w:r>
          <w:rPr>
            <w:rStyle w:val="FunctionTok"/>
          </w:rPr>
          <w:t xml:space="preserve">ggplot</w:t>
        </w:r>
      </w:ins>
      <w:ins w:id="380" w:author="PR Preview" w:date="2024-01-01T00:00:00Z">
        <w:r>
          <w:rPr>
            <w:rStyle w:val="NormalTok"/>
          </w:rPr>
          <w:t xml:space="preserve">(data, ggplot2</w:t>
        </w:r>
      </w:ins>
      <w:ins w:id="380" w:author="PR Preview" w:date="2024-01-01T00:00:00Z">
        <w:r>
          <w:rPr>
            <w:rStyle w:val="SpecialCharTok"/>
          </w:rPr>
          <w:t xml:space="preserve">::</w:t>
        </w:r>
      </w:ins>
      <w:ins w:id="380" w:author="PR Preview" w:date="2024-01-01T00:00:00Z">
        <w:r>
          <w:rPr>
            <w:rStyle w:val="FunctionTok"/>
          </w:rPr>
          <w:t xml:space="preserve">aes</w:t>
        </w:r>
      </w:ins>
      <w:ins w:id="380" w:author="PR Preview" w:date="2024-01-01T00:00:00Z">
        <w:r>
          <w:rPr>
            <w:rStyle w:val="NormalTok"/>
          </w:rPr>
          <w:t xml:space="preserve">(.data[[x]], .data[[y]])) </w:t>
        </w:r>
      </w:ins>
      <w:ins w:id="380" w:author="PR Preview" w:date="2024-01-01T00:00:00Z">
        <w:r>
          <w:rPr>
            <w:rStyle w:val="SpecialCharTok"/>
          </w:rPr>
          <w:t xml:space="preserve">+</w:t>
        </w:r>
      </w:ins>
      <w:ins w:id="380" w:author="PR Preview" w:date="2024-01-01T00:00:00Z">
        <w:r>
          <w:br/>
        </w:r>
      </w:ins>
      <w:ins w:id="380" w:author="PR Preview" w:date="2024-01-01T00:00:00Z">
        <w:r>
          <w:rPr>
            <w:rStyle w:val="NormalTok"/>
          </w:rPr>
          <w:t xml:space="preserve">    ggplot2</w:t>
        </w:r>
      </w:ins>
      <w:ins w:id="380" w:author="PR Preview" w:date="2024-01-01T00:00:00Z">
        <w:r>
          <w:rPr>
            <w:rStyle w:val="SpecialCharTok"/>
          </w:rPr>
          <w:t xml:space="preserve">::</w:t>
        </w:r>
      </w:ins>
      <w:ins w:id="380" w:author="PR Preview" w:date="2024-01-01T00:00:00Z">
        <w:r>
          <w:rPr>
            <w:rStyle w:val="FunctionTok"/>
          </w:rPr>
          <w:t xml:space="preserve">geom_point</w:t>
        </w:r>
      </w:ins>
      <w:ins w:id="380" w:author="PR Preview" w:date="2024-01-01T00:00:00Z">
        <w:r>
          <w:rPr>
            <w:rStyle w:val="NormalTok"/>
          </w:rPr>
          <w:t xml:space="preserve">(...) </w:t>
        </w:r>
      </w:ins>
      <w:ins w:id="380" w:author="PR Preview" w:date="2024-01-01T00:00:00Z">
        <w:r>
          <w:rPr>
            <w:rStyle w:val="SpecialCharTok"/>
          </w:rPr>
          <w:t xml:space="preserve">+</w:t>
        </w:r>
      </w:ins>
      <w:ins w:id="380" w:author="PR Preview" w:date="2024-01-01T00:00:00Z">
        <w:r>
          <w:br/>
        </w:r>
      </w:ins>
      <w:ins w:id="380" w:author="PR Preview" w:date="2024-01-01T00:00:00Z">
        <w:r>
          <w:rPr>
            <w:rStyle w:val="NormalTok"/>
          </w:rPr>
          <w:t xml:space="preserve">    ggplot2</w:t>
        </w:r>
      </w:ins>
      <w:ins w:id="380" w:author="PR Preview" w:date="2024-01-01T00:00:00Z">
        <w:r>
          <w:rPr>
            <w:rStyle w:val="SpecialCharTok"/>
          </w:rPr>
          <w:t xml:space="preserve">::</w:t>
        </w:r>
      </w:ins>
      <w:ins w:id="380" w:author="PR Preview" w:date="2024-01-01T00:00:00Z">
        <w:r>
          <w:rPr>
            <w:rStyle w:val="FunctionTok"/>
          </w:rPr>
          <w:t xml:space="preserve">theme_minimal</w:t>
        </w:r>
      </w:ins>
      <w:ins w:id="380" w:author="PR Preview" w:date="2024-01-01T00:00:00Z">
        <w:r>
          <w:rPr>
            <w:rStyle w:val="NormalTok"/>
          </w:rPr>
          <w:t xml:space="preserve">()  </w:t>
        </w:r>
      </w:ins>
      <w:ins w:id="380" w:author="PR Preview" w:date="2024-01-01T00:00:00Z">
        <w:r>
          <w:rPr>
            <w:rStyle w:val="CommentTok"/>
          </w:rPr>
          <w:t xml:space="preserve"># Apply a minimal theme</w:t>
        </w:r>
      </w:ins>
      <w:ins w:id="380" w:author="PR Preview" w:date="2024-01-01T00:00:00Z">
        <w:r>
          <w:br/>
        </w:r>
      </w:ins>
      <w:ins w:id="380" w:author="PR Preview" w:date="2024-01-01T00:00:00Z">
        <w:r>
          <w:rPr>
            <w:rStyle w:val="NormalTok"/>
          </w:rPr>
          <w:t xml:space="preserve">}</w:t>
        </w:r>
      </w:ins>
    </w:p>
    <w:p>
      <w:pPr>
        <w:pStyle w:val="FirstParagraph"/>
      </w:pPr>
      <w:ins w:id="381" w:author="PR Preview" w:date="2024-01-01T00:00:00Z">
        <w:r>
          <w:t xml:space="preserve">The</w:t>
        </w:r>
      </w:ins>
      <w:ins w:id="381" w:author="PR Preview" w:date="2024-01-01T00:00:00Z">
        <w:r>
          <w:t xml:space="preserve"> </w:t>
        </w:r>
      </w:ins>
      <w:ins w:id="381" w:author="PR Preview" w:date="2024-01-01T00:00:00Z">
        <w:r>
          <w:rPr>
            <w:rStyle w:val="VerbatimChar"/>
          </w:rPr>
          <w:t xml:space="preserve">@inheritDotParams</w:t>
        </w:r>
      </w:ins>
      <w:ins w:id="381" w:author="PR Preview" w:date="2024-01-01T00:00:00Z">
        <w:r>
          <w:t xml:space="preserve"> </w:t>
        </w:r>
      </w:ins>
      <w:ins w:id="381" w:author="PR Preview" w:date="2024-01-01T00:00:00Z">
        <w:r>
          <w:t xml:space="preserve">tag:</w:t>
        </w:r>
      </w:ins>
    </w:p>
    <w:p>
      <w:pPr>
        <w:pStyle w:val="Compact"/>
        <w:numPr>
          <w:ilvl w:val="0"/>
          <w:numId w:val="1046"/>
        </w:numPr>
      </w:pPr>
      <w:ins w:id="382" w:author="PR Preview" w:date="2024-01-01T00:00:00Z">
        <w:r>
          <w:t xml:space="preserve">Automatically imports parameter documentation from</w:t>
        </w:r>
      </w:ins>
      <w:ins w:id="382" w:author="PR Preview" w:date="2024-01-01T00:00:00Z">
        <w:r>
          <w:t xml:space="preserve"> </w:t>
        </w:r>
      </w:ins>
      <w:ins w:id="382" w:author="PR Preview" w:date="2024-01-01T00:00:00Z">
        <w:r>
          <w:rPr>
            <w:rStyle w:val="VerbatimChar"/>
          </w:rPr>
          <w:t xml:space="preserve">ggplot2::geom_point()</w:t>
        </w:r>
      </w:ins>
    </w:p>
    <w:p>
      <w:pPr>
        <w:pStyle w:val="Compact"/>
        <w:numPr>
          <w:ilvl w:val="0"/>
          <w:numId w:val="1046"/>
        </w:numPr>
      </w:pPr>
      <w:ins w:id="383" w:author="PR Preview" w:date="2024-01-01T00:00:00Z">
        <w:r>
          <w:t xml:space="preserve">Uses</w:t>
        </w:r>
      </w:ins>
      <w:ins w:id="383" w:author="PR Preview" w:date="2024-01-01T00:00:00Z">
        <w:r>
          <w:t xml:space="preserve"> </w:t>
        </w:r>
      </w:ins>
      <w:ins w:id="383" w:author="PR Preview" w:date="2024-01-01T00:00:00Z">
        <w:r>
          <w:rPr>
            <w:rStyle w:val="VerbatimChar"/>
          </w:rPr>
          <w:t xml:space="preserve">-mapping -data -stat -position</w:t>
        </w:r>
      </w:ins>
      <w:ins w:id="383" w:author="PR Preview" w:date="2024-01-01T00:00:00Z">
        <w:r>
          <w:t xml:space="preserve"> </w:t>
        </w:r>
      </w:ins>
      <w:ins w:id="383" w:author="PR Preview" w:date="2024-01-01T00:00:00Z">
        <w:r>
          <w:t xml:space="preserve">to exclude parameters that don’t make sense in this context</w:t>
        </w:r>
      </w:ins>
    </w:p>
    <w:p>
      <w:pPr>
        <w:pStyle w:val="Compact"/>
        <w:numPr>
          <w:ilvl w:val="0"/>
          <w:numId w:val="1046"/>
        </w:numPr>
      </w:pPr>
      <w:ins w:id="384" w:author="PR Preview" w:date="2024-01-01T00:00:00Z">
        <w:r>
          <w:t xml:space="preserve">Keeps documentation synchronized if the underlying function changes</w:t>
        </w:r>
      </w:ins>
    </w:p>
    <w:p>
      <w:pPr>
        <w:pStyle w:val="Compact"/>
        <w:numPr>
          <w:ilvl w:val="0"/>
          <w:numId w:val="1046"/>
        </w:numPr>
      </w:pPr>
      <w:ins w:id="385" w:author="PR Preview" w:date="2024-01-01T00:00:00Z">
        <w:r>
          <w:t xml:space="preserve">Makes it clear which function receives the</w:t>
        </w:r>
      </w:ins>
      <w:ins w:id="385" w:author="PR Preview" w:date="2024-01-01T00:00:00Z">
        <w:r>
          <w:t xml:space="preserve"> </w:t>
        </w:r>
      </w:ins>
      <w:ins w:id="385" w:author="PR Preview" w:date="2024-01-01T00:00:00Z">
        <w:r>
          <w:rPr>
            <w:rStyle w:val="VerbatimChar"/>
          </w:rPr>
          <w:t xml:space="preserve">...</w:t>
        </w:r>
      </w:ins>
      <w:ins w:id="385" w:author="PR Preview" w:date="2024-01-01T00:00:00Z">
        <w:r>
          <w:t xml:space="preserve"> </w:t>
        </w:r>
      </w:ins>
      <w:ins w:id="385" w:author="PR Preview" w:date="2024-01-01T00:00:00Z">
        <w:r>
          <w:t xml:space="preserve">arguments</w:t>
        </w:r>
      </w:ins>
    </w:p>
    <w:p>
      <w:pPr>
        <w:pStyle w:val="FirstParagraph"/>
      </w:pPr>
      <w:ins w:id="386" w:author="PR Preview" w:date="2024-01-01T00:00:00Z">
        <w:r>
          <w:rPr>
            <w:b/>
            <w:bCs/>
          </w:rPr>
          <w:t xml:space="preserve">Best practices for</w:t>
        </w:r>
      </w:ins>
      <w:ins w:id="386" w:author="PR Preview" w:date="2024-01-01T00:00:00Z">
        <w:r>
          <w:rPr>
            <w:b/>
            <w:bCs/>
          </w:rPr>
          <w:t xml:space="preserve"> </w:t>
        </w:r>
      </w:ins>
      <w:ins w:id="386" w:author="PR Preview" w:date="2024-01-01T00:00:00Z">
        <w:r>
          <w:rPr>
            <w:rStyle w:val="VerbatimChar"/>
            <w:b/>
            <w:bCs/>
          </w:rPr>
          <w:t xml:space="preserve">...</w:t>
        </w:r>
      </w:ins>
      <w:ins w:id="386" w:author="PR Preview" w:date="2024-01-01T00:00:00Z">
        <w:r>
          <w:rPr>
            <w:b/>
            <w:bCs/>
          </w:rPr>
          <w:t xml:space="preserve">:</w:t>
        </w:r>
      </w:ins>
    </w:p>
    <w:p>
      <w:pPr>
        <w:numPr>
          <w:ilvl w:val="0"/>
          <w:numId w:val="1047"/>
        </w:numPr>
      </w:pPr>
      <w:ins w:id="387" w:author="PR Preview" w:date="2024-01-01T00:00:00Z">
        <w:r>
          <w:rPr>
            <w:b/>
            <w:bCs/>
          </w:rPr>
          <w:t xml:space="preserve">Always document what receives the dots</w:t>
        </w:r>
      </w:ins>
      <w:ins w:id="387" w:author="PR Preview" w:date="2024-01-01T00:00:00Z">
        <w:r>
          <w:t xml:space="preserve">: Use</w:t>
        </w:r>
      </w:ins>
      <w:ins w:id="387" w:author="PR Preview" w:date="2024-01-01T00:00:00Z">
        <w:r>
          <w:t xml:space="preserve"> </w:t>
        </w:r>
      </w:ins>
      <w:ins w:id="387" w:author="PR Preview" w:date="2024-01-01T00:00:00Z">
        <w:r>
          <w:rPr>
            <w:rStyle w:val="VerbatimChar"/>
          </w:rPr>
          <w:t xml:space="preserve">@inheritDotParams</w:t>
        </w:r>
      </w:ins>
      <w:ins w:id="387" w:author="PR Preview" w:date="2024-01-01T00:00:00Z">
        <w:r>
          <w:t xml:space="preserve"> </w:t>
        </w:r>
      </w:ins>
      <w:ins w:id="387" w:author="PR Preview" w:date="2024-01-01T00:00:00Z">
        <w:r>
          <w:t xml:space="preserve">when passing to a specific function,</w:t>
        </w:r>
      </w:ins>
      <w:ins w:id="387" w:author="PR Preview" w:date="2024-01-01T00:00:00Z">
        <w:r>
          <w:t xml:space="preserve"> </w:t>
        </w:r>
      </w:ins>
      <w:ins w:id="387" w:author="PR Preview" w:date="2024-01-01T00:00:00Z">
        <w:r>
          <w:t xml:space="preserve">or clearly describe where the arguments go</w:t>
        </w:r>
      </w:ins>
    </w:p>
    <w:p>
      <w:pPr>
        <w:numPr>
          <w:ilvl w:val="0"/>
          <w:numId w:val="1047"/>
        </w:numPr>
      </w:pPr>
      <w:ins w:id="388" w:author="PR Preview" w:date="2024-01-01T00:00:00Z">
        <w:r>
          <w:rPr>
            <w:b/>
            <w:bCs/>
          </w:rPr>
          <w:t xml:space="preserve">Exclude irrelevant parameters</w:t>
        </w:r>
      </w:ins>
      <w:ins w:id="388" w:author="PR Preview" w:date="2024-01-01T00:00:00Z">
        <w:r>
          <w:t xml:space="preserve">: Use the</w:t>
        </w:r>
      </w:ins>
      <w:ins w:id="388" w:author="PR Preview" w:date="2024-01-01T00:00:00Z">
        <w:r>
          <w:t xml:space="preserve"> </w:t>
        </w:r>
      </w:ins>
      <w:ins w:id="388" w:author="PR Preview" w:date="2024-01-01T00:00:00Z">
        <w:r>
          <w:rPr>
            <w:rStyle w:val="VerbatimChar"/>
          </w:rPr>
          <w:t xml:space="preserve">-param_name</w:t>
        </w:r>
      </w:ins>
      <w:ins w:id="388" w:author="PR Preview" w:date="2024-01-01T00:00:00Z">
        <w:r>
          <w:t xml:space="preserve"> </w:t>
        </w:r>
      </w:ins>
      <w:ins w:id="388" w:author="PR Preview" w:date="2024-01-01T00:00:00Z">
        <w:r>
          <w:t xml:space="preserve">syntax to exclude parameters that don’t apply</w:t>
        </w:r>
      </w:ins>
    </w:p>
    <w:p>
      <w:pPr>
        <w:numPr>
          <w:ilvl w:val="0"/>
          <w:numId w:val="1047"/>
        </w:numPr>
      </w:pPr>
      <w:ins w:id="389" w:author="PR Preview" w:date="2024-01-01T00:00:00Z">
        <w:r>
          <w:rPr>
            <w:b/>
            <w:bCs/>
          </w:rPr>
          <w:t xml:space="preserve">Validate unexpected arguments</w:t>
        </w:r>
      </w:ins>
      <w:ins w:id="389" w:author="PR Preview" w:date="2024-01-01T00:00:00Z">
        <w:r>
          <w:t xml:space="preserve">: Consider using the</w:t>
        </w:r>
      </w:ins>
      <w:ins w:id="389" w:author="PR Preview" w:date="2024-01-01T00:00:00Z">
        <w:r>
          <w:t xml:space="preserve"> </w:t>
        </w:r>
      </w:ins>
      <w:hyperlink r:id="rId118">
        <w:r>
          <w:rPr>
            <w:rStyle w:val="VerbatimChar"/>
          </w:rPr>
          <w:t xml:space="preserve">{ellipsis}</w:t>
        </w:r>
      </w:hyperlink>
      <w:ins w:id="389" w:author="PR Preview" w:date="2024-01-01T00:00:00Z">
        <w:r>
          <w:t xml:space="preserve"> </w:t>
        </w:r>
      </w:ins>
      <w:ins w:id="389" w:author="PR Preview" w:date="2024-01-01T00:00:00Z">
        <w:r>
          <w:t xml:space="preserve">package to catch misspelled argument names:</w:t>
        </w:r>
      </w:ins>
    </w:p>
    <w:p>
      <w:pPr>
        <w:pStyle w:val="SourceCode"/>
        <w:numPr>
          <w:ilvl w:val="0"/>
          <w:numId w:val="1000"/>
        </w:numPr>
      </w:pPr>
      <w:ins w:id="390" w:author="PR Preview" w:date="2024-01-01T00:00:00Z">
        <w:r>
          <w:rPr>
            <w:rStyle w:val="NormalTok"/>
          </w:rPr>
          <w:t xml:space="preserve">my_function </w:t>
        </w:r>
      </w:ins>
      <w:ins w:id="390" w:author="PR Preview" w:date="2024-01-01T00:00:00Z">
        <w:r>
          <w:rPr>
            <w:rStyle w:val="OtherTok"/>
          </w:rPr>
          <w:t xml:space="preserve">&lt;-</w:t>
        </w:r>
      </w:ins>
      <w:ins w:id="390" w:author="PR Preview" w:date="2024-01-01T00:00:00Z">
        <w:r>
          <w:rPr>
            <w:rStyle w:val="NormalTok"/>
          </w:rPr>
          <w:t xml:space="preserve"> </w:t>
        </w:r>
      </w:ins>
      <w:ins w:id="390" w:author="PR Preview" w:date="2024-01-01T00:00:00Z">
        <w:r>
          <w:rPr>
            <w:rStyle w:val="ControlFlowTok"/>
          </w:rPr>
          <w:t xml:space="preserve">function</w:t>
        </w:r>
      </w:ins>
      <w:ins w:id="390" w:author="PR Preview" w:date="2024-01-01T00:00:00Z">
        <w:r>
          <w:rPr>
            <w:rStyle w:val="NormalTok"/>
          </w:rPr>
          <w:t xml:space="preserve">(x, y, ...) {</w:t>
        </w:r>
      </w:ins>
      <w:ins w:id="390" w:author="PR Preview" w:date="2024-01-01T00:00:00Z">
        <w:r>
          <w:br/>
        </w:r>
      </w:ins>
      <w:ins w:id="390" w:author="PR Preview" w:date="2024-01-01T00:00:00Z">
        <w:r>
          <w:rPr>
            <w:rStyle w:val="NormalTok"/>
          </w:rPr>
          <w:t xml:space="preserve">  ellipsis</w:t>
        </w:r>
      </w:ins>
      <w:ins w:id="390" w:author="PR Preview" w:date="2024-01-01T00:00:00Z">
        <w:r>
          <w:rPr>
            <w:rStyle w:val="SpecialCharTok"/>
          </w:rPr>
          <w:t xml:space="preserve">::</w:t>
        </w:r>
      </w:ins>
      <w:ins w:id="390" w:author="PR Preview" w:date="2024-01-01T00:00:00Z">
        <w:r>
          <w:rPr>
            <w:rStyle w:val="FunctionTok"/>
          </w:rPr>
          <w:t xml:space="preserve">check_dots_used</w:t>
        </w:r>
      </w:ins>
      <w:ins w:id="390" w:author="PR Preview" w:date="2024-01-01T00:00:00Z">
        <w:r>
          <w:rPr>
            <w:rStyle w:val="NormalTok"/>
          </w:rPr>
          <w:t xml:space="preserve">()</w:t>
        </w:r>
      </w:ins>
      <w:ins w:id="390" w:author="PR Preview" w:date="2024-01-01T00:00:00Z">
        <w:r>
          <w:br/>
        </w:r>
      </w:ins>
      <w:ins w:id="390" w:author="PR Preview" w:date="2024-01-01T00:00:00Z">
        <w:r>
          <w:rPr>
            <w:rStyle w:val="NormalTok"/>
          </w:rPr>
          <w:t xml:space="preserve">  </w:t>
        </w:r>
      </w:ins>
      <w:ins w:id="390" w:author="PR Preview" w:date="2024-01-01T00:00:00Z">
        <w:r>
          <w:rPr>
            <w:rStyle w:val="CommentTok"/>
          </w:rPr>
          <w:t xml:space="preserve"># function code</w:t>
        </w:r>
      </w:ins>
      <w:ins w:id="390" w:author="PR Preview" w:date="2024-01-01T00:00:00Z">
        <w:r>
          <w:br/>
        </w:r>
      </w:ins>
      <w:ins w:id="390" w:author="PR Preview" w:date="2024-01-01T00:00:00Z">
        <w:r>
          <w:rPr>
            <w:rStyle w:val="NormalTok"/>
          </w:rPr>
          <w:t xml:space="preserve">}</w:t>
        </w:r>
      </w:ins>
    </w:p>
    <w:p>
      <w:pPr>
        <w:numPr>
          <w:ilvl w:val="0"/>
          <w:numId w:val="1047"/>
        </w:numPr>
      </w:pPr>
      <w:ins w:id="391" w:author="PR Preview" w:date="2024-01-01T00:00:00Z">
        <w:r>
          <w:rPr>
            <w:b/>
            <w:bCs/>
          </w:rPr>
          <w:t xml:space="preserve">Consider alternatives</w:t>
        </w:r>
      </w:ins>
      <w:ins w:id="391" w:author="PR Preview" w:date="2024-01-01T00:00:00Z">
        <w:r>
          <w:t xml:space="preserve">: If you’re only passing a few specific arguments,</w:t>
        </w:r>
      </w:ins>
      <w:ins w:id="391" w:author="PR Preview" w:date="2024-01-01T00:00:00Z">
        <w:r>
          <w:t xml:space="preserve"> </w:t>
        </w:r>
      </w:ins>
      <w:ins w:id="391" w:author="PR Preview" w:date="2024-01-01T00:00:00Z">
        <w:r>
          <w:t xml:space="preserve">it may be clearer to list them explicitly rather than using</w:t>
        </w:r>
      </w:ins>
      <w:ins w:id="391" w:author="PR Preview" w:date="2024-01-01T00:00:00Z">
        <w:r>
          <w:t xml:space="preserve"> </w:t>
        </w:r>
      </w:ins>
      <w:ins w:id="391" w:author="PR Preview" w:date="2024-01-01T00:00:00Z">
        <w:r>
          <w:rPr>
            <w:rStyle w:val="VerbatimChar"/>
          </w:rPr>
          <w:t xml:space="preserve">...</w:t>
        </w:r>
      </w:ins>
    </w:p>
    <w:p>
      <w:pPr>
        <w:pStyle w:val="FirstParagraph"/>
      </w:pPr>
      <w:ins w:id="392" w:author="PR Preview" w:date="2024-01-01T00:00:00Z">
        <w:r>
          <w:t xml:space="preserve">For more details on</w:t>
        </w:r>
      </w:ins>
      <w:ins w:id="392" w:author="PR Preview" w:date="2024-01-01T00:00:00Z">
        <w:r>
          <w:t xml:space="preserve"> </w:t>
        </w:r>
      </w:ins>
      <w:ins w:id="392" w:author="PR Preview" w:date="2024-01-01T00:00:00Z">
        <w:r>
          <w:rPr>
            <w:rStyle w:val="VerbatimChar"/>
          </w:rPr>
          <w:t xml:space="preserve">@inheritDotParams</w:t>
        </w:r>
      </w:ins>
      <w:ins w:id="392" w:author="PR Preview" w:date="2024-01-01T00:00:00Z">
        <w:r>
          <w:t xml:space="preserve">,</w:t>
        </w:r>
      </w:ins>
      <w:ins w:id="392" w:author="PR Preview" w:date="2024-01-01T00:00:00Z">
        <w:r>
          <w:t xml:space="preserve"> </w:t>
        </w:r>
      </w:ins>
      <w:ins w:id="392" w:author="PR Preview" w:date="2024-01-01T00:00:00Z">
        <w:r>
          <w:t xml:space="preserve">see the</w:t>
        </w:r>
      </w:ins>
      <w:ins w:id="392" w:author="PR Preview" w:date="2024-01-01T00:00:00Z">
        <w:r>
          <w:t xml:space="preserve"> </w:t>
        </w:r>
      </w:ins>
      <w:hyperlink r:id="rId119">
        <w:r>
          <w:rPr>
            <w:rStyle w:val="Hyperlink"/>
          </w:rPr>
          <w:t xml:space="preserve">roxygen2 documentation on inheriting parameters</w:t>
        </w:r>
      </w:hyperlink>
      <w:ins w:id="392" w:author="PR Preview" w:date="2024-01-01T00:00:00Z">
        <w: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ins w:id="393"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5"/>
    <w:bookmarkStart w:id="126" w:name="script-headers"/>
    <w:p>
      <w:pPr>
        <w:pStyle w:val="Heading3"/>
      </w:pPr>
      <w:ins w:id="394" w:author="PR Preview" w:date="2024-01-01T00:00:00Z">
        <w:r>
          <w:t xml:space="preserve">6.9.3 Script headers</w:t>
        </w:r>
      </w:ins>
    </w:p>
    <w:p>
      <w:pPr>
        <w:pStyle w:val="FirstParagraph"/>
      </w:pPr>
      <w:ins w:id="395" w:author="PR Preview" w:date="2024-01-01T00:00:00Z">
        <w:r>
          <w:t xml:space="preserve">Every file in a project that doesn’t have roxygen function documentation</w:t>
        </w:r>
      </w:ins>
      <w:ins w:id="395" w:author="PR Preview" w:date="2024-01-01T00:00:00Z">
        <w:r>
          <w:t xml:space="preserve"> </w:t>
        </w:r>
      </w:ins>
      <w:ins w:id="395" w:author="PR Preview" w:date="2024-01-01T00:00:00Z">
        <w:r>
          <w:t xml:space="preserve">should at least have a header that allows it to be interpreted on its own.</w:t>
        </w:r>
      </w:ins>
      <w:ins w:id="395" w:author="PR Preview" w:date="2024-01-01T00:00:00Z">
        <w:r>
          <w:t xml:space="preserve"> </w:t>
        </w:r>
      </w:ins>
      <w:ins w:id="395" w:author="PR Preview" w:date="2024-01-01T00:00:00Z">
        <w:r>
          <w:t xml:space="preserve">It should include the name of the project and a short description for what this file (among the many in your project) does specifically.</w:t>
        </w:r>
      </w:ins>
      <w:ins w:id="395" w:author="PR Preview" w:date="2024-01-01T00:00:00Z">
        <w:r>
          <w:t xml:space="preserve"> </w:t>
        </w:r>
      </w:ins>
      <w:ins w:id="395" w:author="PR Preview" w:date="2024-01-01T00:00:00Z">
        <w:r>
          <w:t xml:space="preserve">You may optionally wish to include the inputs and outputs of the script as well, though the next section makes this significantly less necessary.</w:t>
        </w:r>
      </w:ins>
    </w:p>
    <w:p>
      <w:pPr>
        <w:pStyle w:val="SourceCode"/>
      </w:pPr>
      <w:ins w:id="396" w:author="PR Preview" w:date="2024-01-01T00:00:00Z">
        <w:r>
          <w:rPr>
            <w:rStyle w:val="VerbatimChar"/>
          </w:rPr>
          <w:t xml:space="preserve">################################################################################</w:t>
        </w:r>
      </w:ins>
      <w:ins w:id="396" w:author="PR Preview" w:date="2024-01-01T00:00:00Z">
        <w:r>
          <w:br/>
        </w:r>
      </w:ins>
      <w:ins w:id="396" w:author="PR Preview" w:date="2024-01-01T00:00:00Z">
        <w:r>
          <w:rPr>
            <w:rStyle w:val="VerbatimChar"/>
          </w:rPr>
          <w:t xml:space="preserve"># @Organization - Example Organization</w:t>
        </w:r>
      </w:ins>
      <w:ins w:id="396" w:author="PR Preview" w:date="2024-01-01T00:00:00Z">
        <w:r>
          <w:br/>
        </w:r>
      </w:ins>
      <w:ins w:id="396" w:author="PR Preview" w:date="2024-01-01T00:00:00Z">
        <w:r>
          <w:rPr>
            <w:rStyle w:val="VerbatimChar"/>
          </w:rPr>
          <w:t xml:space="preserve"># @Project - Example Project</w:t>
        </w:r>
      </w:ins>
      <w:ins w:id="396" w:author="PR Preview" w:date="2024-01-01T00:00:00Z">
        <w:r>
          <w:br/>
        </w:r>
      </w:ins>
      <w:ins w:id="396" w:author="PR Preview" w:date="2024-01-01T00:00:00Z">
        <w:r>
          <w:rPr>
            <w:rStyle w:val="VerbatimChar"/>
          </w:rPr>
          <w:t xml:space="preserve"># @Description - This file is responsible for [...]</w:t>
        </w:r>
      </w:ins>
      <w:ins w:id="396" w:author="PR Preview" w:date="2024-01-01T00:00:00Z">
        <w:r>
          <w:br/>
        </w:r>
      </w:ins>
      <w:ins w:id="396" w:author="PR Preview" w:date="2024-01-01T00:00:00Z">
        <w:r>
          <w:rPr>
            <w:rStyle w:val="VerbatimChar"/>
          </w:rPr>
          <w:t xml:space="preserve">################################################################################</w:t>
        </w:r>
      </w:ins>
    </w:p>
    <w:bookmarkEnd w:id="126"/>
    <w:bookmarkStart w:id="128" w:name="sections-and-subsections"/>
    <w:p>
      <w:pPr>
        <w:pStyle w:val="Heading3"/>
      </w:pPr>
      <w:ins w:id="397" w:author="PR Preview" w:date="2024-01-01T00:00:00Z">
        <w:r>
          <w:t xml:space="preserve">6.9.4 Sections and subsections</w:t>
        </w:r>
      </w:ins>
    </w:p>
    <w:p>
      <w:pPr>
        <w:pStyle w:val="FirstParagraph"/>
      </w:pPr>
      <w:ins w:id="398" w:author="PR Preview" w:date="2024-01-01T00:00:00Z">
        <w:r>
          <w:t xml:space="preserve">Rstudio (</w:t>
        </w:r>
      </w:ins>
      <w:hyperlink r:id="rId127">
        <w:r>
          <w:rPr>
            <w:rStyle w:val="Hyperlink"/>
          </w:rPr>
          <w:t xml:space="preserve">v1.4 or more recent</w:t>
        </w:r>
      </w:hyperlink>
      <w:ins w:id="398" w:author="PR Preview" w:date="2024-01-01T00:00:00Z">
        <w:r>
          <w:t xml:space="preserve">) supports the use of Sections and Subsections. You can easily navigate through longer scripts using the navigation pane in RStudio, as shown on the right below.</w:t>
        </w:r>
      </w:ins>
    </w:p>
    <w:p>
      <w:pPr>
        <w:pStyle w:val="SourceCode"/>
      </w:pPr>
      <w:ins w:id="399" w:author="PR Preview" w:date="2024-01-01T00:00:00Z">
        <w:r>
          <w:rPr>
            <w:rStyle w:val="VerbatimChar"/>
          </w:rPr>
          <w:t xml:space="preserve"># Section -------</w:t>
        </w:r>
      </w:ins>
      <w:ins w:id="399" w:author="PR Preview" w:date="2024-01-01T00:00:00Z">
        <w:r>
          <w:br/>
        </w:r>
      </w:ins>
      <w:ins w:id="399" w:author="PR Preview" w:date="2024-01-01T00:00:00Z">
        <w:r>
          <w:br/>
        </w:r>
      </w:ins>
      <w:ins w:id="399" w:author="PR Preview" w:date="2024-01-01T00:00:00Z">
        <w:r>
          <w:rPr>
            <w:rStyle w:val="VerbatimChar"/>
          </w:rPr>
          <w:t xml:space="preserve">## Subsection -------</w:t>
        </w:r>
      </w:ins>
      <w:ins w:id="399" w:author="PR Preview" w:date="2024-01-01T00:00:00Z">
        <w:r>
          <w:br/>
        </w:r>
      </w:ins>
      <w:ins w:id="399" w:author="PR Preview" w:date="2024-01-01T00:00:00Z">
        <w:r>
          <w:br/>
        </w:r>
      </w:ins>
      <w:ins w:id="399" w:author="PR Preview" w:date="2024-01-01T00:00:00Z">
        <w:r>
          <w:rPr>
            <w:rStyle w:val="VerbatimChar"/>
          </w:rPr>
          <w:t xml:space="preserve">### Sub-subsection -------</w:t>
        </w:r>
      </w:ins>
    </w:p>
    <w:bookmarkEnd w:id="128"/>
    <w:bookmarkStart w:id="130" w:name="code-folding"/>
    <w:p>
      <w:pPr>
        <w:pStyle w:val="Heading3"/>
      </w:pPr>
      <w:ins w:id="400" w:author="PR Preview" w:date="2024-01-01T00:00:00Z">
        <w:r>
          <w:t xml:space="preserve">6.9.5 Code folding</w:t>
        </w:r>
      </w:ins>
    </w:p>
    <w:p>
      <w:pPr>
        <w:pStyle w:val="FirstParagraph"/>
      </w:pPr>
      <w:ins w:id="401" w:author="PR Preview" w:date="2024-01-01T00:00:00Z">
        <w:r>
          <w:t xml:space="preserve">Consider using RStudio’s</w:t>
        </w:r>
      </w:ins>
      <w:ins w:id="401" w:author="PR Preview" w:date="2024-01-01T00:00:00Z">
        <w:r>
          <w:t xml:space="preserve"> </w:t>
        </w:r>
      </w:ins>
      <w:hyperlink r:id="rId129">
        <w:r>
          <w:rPr>
            <w:rStyle w:val="Hyperlink"/>
          </w:rPr>
          <w:t xml:space="preserve">code folding</w:t>
        </w:r>
      </w:hyperlink>
      <w:ins w:id="401" w:author="PR Preview" w:date="2024-01-01T00:00:00Z">
        <w:r>
          <w:t xml:space="preserve"> </w:t>
        </w:r>
      </w:ins>
      <w:ins w:id="401" w:author="PR Preview" w:date="2024-01-01T00:00:00Z">
        <w:r>
          <w:t xml:space="preserve">feature to collapse and expand different sections of your code. Any comment line with at least four trailing dashes (-), equal signs (=), or pound signs (#) automatically creates a code section. For example:</w:t>
        </w:r>
      </w:ins>
    </w:p>
    <w:bookmarkEnd w:id="130"/>
    <w:bookmarkStart w:id="132" w:name="comments-in-the-body-of-your-code"/>
    <w:p>
      <w:pPr>
        <w:pStyle w:val="Heading3"/>
      </w:pPr>
      <w:ins w:id="402" w:author="PR Preview" w:date="2024-01-01T00:00:00Z">
        <w:r>
          <w:t xml:space="preserve">6.9.6 Comments in the body of your code</w:t>
        </w:r>
      </w:ins>
    </w:p>
    <w:p>
      <w:pPr>
        <w:pStyle w:val="FirstParagraph"/>
      </w:pPr>
      <w:ins w:id="403" w:author="PR Preview" w:date="2024-01-01T00:00:00Z">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ins>
      <w:ins w:id="403" w:author="PR Preview" w:date="2024-01-01T00:00:00Z">
        <w:r>
          <w:t xml:space="preserve"> </w:t>
        </w:r>
      </w:ins>
      <w:hyperlink r:id="rId131">
        <w:r>
          <w:rPr>
            <w:rStyle w:val="Hyperlink"/>
          </w:rPr>
          <w:t xml:space="preserve">this file</w:t>
        </w:r>
      </w:hyperlink>
      <w:ins w:id="403" w:author="PR Preview" w:date="2024-01-01T00:00:00Z">
        <w:r>
          <w:t xml:space="preserve"> </w:t>
        </w:r>
      </w:ins>
      <w:ins w:id="403" w:author="PR Preview" w:date="2024-01-01T00:00:00Z">
        <w:r>
          <w:t xml:space="preserve">for an example of how to comment your code and notice that comments are always in the form of:</w:t>
        </w:r>
      </w:ins>
    </w:p>
    <w:p>
      <w:pPr>
        <w:pStyle w:val="SourceCode"/>
      </w:pPr>
      <w:ins w:id="404" w:author="PR Preview" w:date="2024-01-01T00:00:00Z">
        <w:r>
          <w:rPr>
            <w:rStyle w:val="VerbatimChar"/>
          </w:rPr>
          <w:t xml:space="preserve"># This is a comment -- first letter is capitalized and spaced away from the pound sign</w:t>
        </w:r>
      </w:ins>
    </w:p>
    <w:p>
      <w:pPr>
        <w:pStyle w:val="FirstParagraph"/>
      </w:pPr>
      <w:ins w:id="405" w:author="PR Preview" w:date="2024-01-01T00:00:00Z">
        <w:r>
          <w:rPr>
            <w:i/>
            <w:iCs/>
          </w:rPr>
          <w:t xml:space="preserve">See also</w:t>
        </w:r>
      </w:ins>
      <w:ins w:id="405" w:author="PR Preview" w:date="2024-01-01T00:00:00Z">
        <w:r>
          <w:rPr>
            <w:i/>
            <w:iCs/>
          </w:rPr>
          <w:t xml:space="preserve"> </w:t>
        </w:r>
      </w:ins>
      <w:hyperlink w:anchor="sec-function-docs">
        <w:r>
          <w:rPr>
            <w:rStyle w:val="Hyperlink"/>
            <w:i/>
            <w:iCs/>
          </w:rPr>
          <w:t xml:space="preserve">Section 8.2</w:t>
        </w:r>
      </w:hyperlink>
      <w:ins w:id="405" w:author="PR Preview" w:date="2024-01-01T00:00:00Z">
        <w:r>
          <w:rPr>
            <w:i/>
            <w:iCs/>
          </w:rPr>
          <w:t xml:space="preserve"> </w:t>
        </w:r>
      </w:ins>
      <w:ins w:id="405" w:author="PR Preview" w:date="2024-01-01T00:00:00Z">
        <w:r>
          <w:rPr>
            <w:i/>
            <w:iCs/>
          </w:rPr>
          <w:t xml:space="preserve">for function documentation style guidelines.</w:t>
        </w:r>
      </w:ins>
    </w:p>
    <w:bookmarkEnd w:id="132"/>
    <w:bookmarkEnd w:id="133"/>
    <w:bookmarkStart w:id="139" w:name="object-naming"/>
    <w:p>
      <w:pPr>
        <w:pStyle w:val="Heading2"/>
      </w:pPr>
      <w:ins w:id="406" w:author="PR Preview" w:date="2024-01-01T00:00:00Z">
        <w:r>
          <w:t xml:space="preserve">6.10 Object naming</w:t>
        </w:r>
      </w:ins>
    </w:p>
    <w:p>
      <w:pPr>
        <w:pStyle w:val="FirstParagraph"/>
      </w:pPr>
      <w:ins w:id="407" w:author="PR Preview" w:date="2024-01-01T00:00:00Z">
        <w:r>
          <w:t xml:space="preserve">Generally we recommend using nouns for objects and verbs for functions. This is because functions are performing actions, while objects are not.</w:t>
        </w:r>
      </w:ins>
    </w:p>
    <w:p>
      <w:pPr>
        <w:pStyle w:val="BodyText"/>
      </w:pPr>
      <w:ins w:id="408" w:author="PR Preview" w:date="2024-01-01T00:00:00Z">
        <w:r>
          <w:t xml:space="preserve">Try to make your variable names both more expressive and more explicit. Being a bit more verbose is useful and easy in the age of autocompletion! For example, instead of naming a variable</w:t>
        </w:r>
      </w:ins>
      <w:ins w:id="408" w:author="PR Preview" w:date="2024-01-01T00:00:00Z">
        <w:r>
          <w:t xml:space="preserve"> </w:t>
        </w:r>
      </w:ins>
      <w:ins w:id="408" w:author="PR Preview" w:date="2024-01-01T00:00:00Z">
        <w:r>
          <w:rPr>
            <w:rStyle w:val="VerbatimChar"/>
          </w:rPr>
          <w:t xml:space="preserve">vaxcov_1718</w:t>
        </w:r>
      </w:ins>
      <w:ins w:id="408" w:author="PR Preview" w:date="2024-01-01T00:00:00Z">
        <w:r>
          <w:t xml:space="preserve">, try naming it</w:t>
        </w:r>
      </w:ins>
      <w:ins w:id="408" w:author="PR Preview" w:date="2024-01-01T00:00:00Z">
        <w:r>
          <w:t xml:space="preserve"> </w:t>
        </w:r>
      </w:ins>
      <w:ins w:id="408" w:author="PR Preview" w:date="2024-01-01T00:00:00Z">
        <w:r>
          <w:rPr>
            <w:rStyle w:val="VerbatimChar"/>
          </w:rPr>
          <w:t xml:space="preserve">vaccination_coverage_2017_18</w:t>
        </w:r>
      </w:ins>
      <w:ins w:id="408" w:author="PR Preview" w:date="2024-01-01T00:00:00Z">
        <w:r>
          <w:t xml:space="preserve">. Similarly,</w:t>
        </w:r>
      </w:ins>
      <w:ins w:id="408" w:author="PR Preview" w:date="2024-01-01T00:00:00Z">
        <w:r>
          <w:t xml:space="preserve"> </w:t>
        </w:r>
      </w:ins>
      <w:ins w:id="408" w:author="PR Preview" w:date="2024-01-01T00:00:00Z">
        <w:r>
          <w:rPr>
            <w:rStyle w:val="VerbatimChar"/>
          </w:rPr>
          <w:t xml:space="preserve">flu_res</w:t>
        </w:r>
      </w:ins>
      <w:ins w:id="408" w:author="PR Preview" w:date="2024-01-01T00:00:00Z">
        <w:r>
          <w:t xml:space="preserve"> </w:t>
        </w:r>
      </w:ins>
      <w:ins w:id="408" w:author="PR Preview" w:date="2024-01-01T00:00:00Z">
        <w:r>
          <w:t xml:space="preserve">could be named</w:t>
        </w:r>
      </w:ins>
      <w:ins w:id="408" w:author="PR Preview" w:date="2024-01-01T00:00:00Z">
        <w:r>
          <w:t xml:space="preserve"> </w:t>
        </w:r>
      </w:ins>
      <w:ins w:id="408" w:author="PR Preview" w:date="2024-01-01T00:00:00Z">
        <w:r>
          <w:rPr>
            <w:rStyle w:val="VerbatimChar"/>
          </w:rPr>
          <w:t xml:space="preserve">absentee_flu_residuals</w:t>
        </w:r>
      </w:ins>
      <w:ins w:id="408" w:author="PR Preview" w:date="2024-01-01T00:00:00Z">
        <w:r>
          <w:t xml:space="preserve">, making your code more readable and explicit.</w:t>
        </w:r>
      </w:ins>
    </w:p>
    <w:p>
      <w:pPr>
        <w:pStyle w:val="Compact"/>
        <w:numPr>
          <w:ilvl w:val="0"/>
          <w:numId w:val="1048"/>
        </w:numPr>
      </w:pPr>
      <w:ins w:id="409" w:author="PR Preview" w:date="2024-01-01T00:00:00Z">
        <w:r>
          <w:t xml:space="preserve">For more help, check out</w:t>
        </w:r>
      </w:ins>
      <w:ins w:id="409" w:author="PR Preview" w:date="2024-01-01T00:00:00Z">
        <w:r>
          <w:t xml:space="preserve"> </w:t>
        </w:r>
      </w:ins>
      <w:hyperlink r:id="rId134">
        <w:r>
          <w:rPr>
            <w:rStyle w:val="Hyperlink"/>
          </w:rPr>
          <w:t xml:space="preserve">Be Expressive: How to Give Your Variables Better Names</w:t>
        </w:r>
      </w:hyperlink>
    </w:p>
    <w:p>
      <w:pPr>
        <w:pStyle w:val="FirstParagraph"/>
      </w:pPr>
      <w:ins w:id="410" w:author="PR Preview" w:date="2024-01-01T00:00:00Z">
        <w:r>
          <w:t xml:space="preserve">We recommend you use</w:t>
        </w:r>
      </w:ins>
      <w:ins w:id="410" w:author="PR Preview" w:date="2024-01-01T00:00:00Z">
        <w:r>
          <w:t xml:space="preserve"> </w:t>
        </w:r>
      </w:ins>
      <w:ins w:id="410" w:author="PR Preview" w:date="2024-01-01T00:00:00Z">
        <w:r>
          <w:rPr>
            <w:b/>
            <w:bCs/>
          </w:rPr>
          <w:t xml:space="preserve">snake_case</w:t>
        </w:r>
      </w:ins>
      <w:ins w:id="410" w:author="PR Preview" w:date="2024-01-01T00:00:00Z">
        <w:r>
          <w:t xml:space="preserve">.</w:t>
        </w:r>
      </w:ins>
    </w:p>
    <w:p>
      <w:pPr>
        <w:pStyle w:val="Compact"/>
        <w:numPr>
          <w:ilvl w:val="0"/>
          <w:numId w:val="1049"/>
        </w:numPr>
      </w:pPr>
      <w:ins w:id="411" w:author="PR Preview" w:date="2024-01-01T00:00:00Z">
        <w:r>
          <w:t xml:space="preserve">Base R allows</w:t>
        </w:r>
      </w:ins>
      <w:ins w:id="411" w:author="PR Preview" w:date="2024-01-01T00:00:00Z">
        <w:r>
          <w:t xml:space="preserve"> </w:t>
        </w:r>
      </w:ins>
      <w:ins w:id="411" w:author="PR Preview" w:date="2024-01-01T00:00:00Z">
        <w:r>
          <w:rPr>
            <w:rStyle w:val="VerbatimChar"/>
          </w:rPr>
          <w:t xml:space="preserve">.</w:t>
        </w:r>
      </w:ins>
      <w:ins w:id="411" w:author="PR Preview" w:date="2024-01-01T00:00:00Z">
        <w:r>
          <w:t xml:space="preserve"> </w:t>
        </w:r>
      </w:ins>
      <w:ins w:id="411" w:author="PR Preview" w:date="2024-01-01T00:00:00Z">
        <w:r>
          <w:t xml:space="preserve">in variable names and functions (such as</w:t>
        </w:r>
      </w:ins>
      <w:ins w:id="411" w:author="PR Preview" w:date="2024-01-01T00:00:00Z">
        <w:r>
          <w:t xml:space="preserve"> </w:t>
        </w:r>
      </w:ins>
      <w:ins w:id="411" w:author="PR Preview" w:date="2024-01-01T00:00:00Z">
        <w:r>
          <w:rPr>
            <w:rStyle w:val="VerbatimChar"/>
          </w:rPr>
          <w:t xml:space="preserve">read.csv()</w:t>
        </w:r>
      </w:ins>
      <w:ins w:id="411" w:author="PR Preview" w:date="2024-01-01T00:00:00Z">
        <w:r>
          <w:t xml:space="preserve">), but this goes against best practices for variable naming in many other coding languages. For consistency’s sake,</w:t>
        </w:r>
      </w:ins>
      <w:ins w:id="411" w:author="PR Preview" w:date="2024-01-01T00:00:00Z">
        <w:r>
          <w:t xml:space="preserve"> </w:t>
        </w:r>
      </w:ins>
      <w:ins w:id="411" w:author="PR Preview" w:date="2024-01-01T00:00:00Z">
        <w:r>
          <w:rPr>
            <w:rStyle w:val="VerbatimChar"/>
          </w:rPr>
          <w:t xml:space="preserve">snake_case</w:t>
        </w:r>
      </w:ins>
      <w:ins w:id="411" w:author="PR Preview" w:date="2024-01-01T00:00:00Z">
        <w:r>
          <w:t xml:space="preserve"> </w:t>
        </w:r>
      </w:ins>
      <w:ins w:id="411" w:author="PR Preview" w:date="2024-01-01T00:00:00Z">
        <w:r>
          <w:t xml:space="preserve">has been adopted across languages, and modern packages and functions typically use it (i.e. </w:t>
        </w:r>
      </w:ins>
      <w:ins w:id="411" w:author="PR Preview" w:date="2024-01-01T00:00:00Z">
        <w:r>
          <w:rPr>
            <w:rStyle w:val="VerbatimChar"/>
          </w:rPr>
          <w:t xml:space="preserve">readr::read_csv()</w:t>
        </w:r>
      </w:ins>
      <w:ins w:id="411" w:author="PR Preview" w:date="2024-01-01T00:00:00Z">
        <w:r>
          <w:t xml:space="preserve">). As a very general rule of thumb, if a package you’re using doesn’t use</w:t>
        </w:r>
      </w:ins>
      <w:ins w:id="411" w:author="PR Preview" w:date="2024-01-01T00:00:00Z">
        <w:r>
          <w:t xml:space="preserve"> </w:t>
        </w:r>
      </w:ins>
      <w:ins w:id="411" w:author="PR Preview" w:date="2024-01-01T00:00:00Z">
        <w:r>
          <w:rPr>
            <w:rStyle w:val="VerbatimChar"/>
          </w:rPr>
          <w:t xml:space="preserve">snake_case</w:t>
        </w:r>
      </w:ins>
      <w:ins w:id="411" w:author="PR Preview" w:date="2024-01-01T00:00:00Z">
        <w:r>
          <w:t xml:space="preserve">, there may be an updated version or more modern package that</w:t>
        </w:r>
      </w:ins>
      <w:ins w:id="411" w:author="PR Preview" w:date="2024-01-01T00:00:00Z">
        <w:r>
          <w:t xml:space="preserve"> </w:t>
        </w:r>
      </w:ins>
      <w:ins w:id="411" w:author="PR Preview" w:date="2024-01-01T00:00:00Z">
        <w:r>
          <w:rPr>
            <w:i/>
            <w:iCs/>
          </w:rPr>
          <w:t xml:space="preserve">does</w:t>
        </w:r>
      </w:ins>
      <w:ins w:id="411" w:author="PR Preview" w:date="2024-01-01T00:00:00Z">
        <w:r>
          <w:t xml:space="preserve">, bringing with it the variety of performance improvements and bug fixes inherent in more mature and modern software.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ins w:id="412"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ins w:id="413" w:author="PR Preview" w:date="2024-01-01T00:00:00Z">
        <w:r>
          <w:t xml:space="preserve">See also</w:t>
        </w:r>
      </w:ins>
      <w:ins w:id="413" w:author="PR Preview" w:date="2024-01-01T00:00:00Z">
        <w:r>
          <w:t xml:space="preserve"> </w:t>
        </w:r>
      </w:ins>
      <w:hyperlink w:anchor="sec-object-naming">
        <w:r>
          <w:rPr>
            <w:rStyle w:val="Hyperlink"/>
          </w:rPr>
          <w:t xml:space="preserve">Section 8.10</w:t>
        </w:r>
      </w:hyperlink>
      <w:ins w:id="413" w:author="PR Preview" w:date="2024-01-01T00:00:00Z">
        <w:r>
          <w:t xml:space="preserve">.</w:t>
        </w:r>
      </w:ins>
    </w:p>
    <w:bookmarkEnd w:id="139"/>
    <w:bookmarkStart w:id="140" w:name="function-calls"/>
    <w:p>
      <w:pPr>
        <w:pStyle w:val="Heading2"/>
      </w:pPr>
      <w:ins w:id="414" w:author="PR Preview" w:date="2024-01-01T00:00:00Z">
        <w:r>
          <w:t xml:space="preserve">6.11 Function calls</w:t>
        </w:r>
      </w:ins>
    </w:p>
    <w:p>
      <w:pPr>
        <w:pStyle w:val="FirstParagraph"/>
      </w:pPr>
      <w:ins w:id="415" w:author="PR Preview" w:date="2024-01-01T00:00:00Z">
        <w:r>
          <w:t xml:space="preserve">In a function call, use</w:t>
        </w:r>
      </w:ins>
      <w:ins w:id="415" w:author="PR Preview" w:date="2024-01-01T00:00:00Z">
        <w:r>
          <w:t xml:space="preserve"> </w:t>
        </w:r>
      </w:ins>
      <w:ins w:id="415" w:author="PR Preview" w:date="2024-01-01T00:00:00Z">
        <w:r>
          <w:t xml:space="preserve">“named arguments”</w:t>
        </w:r>
      </w:ins>
      <w:ins w:id="415" w:author="PR Preview" w:date="2024-01-01T00:00:00Z">
        <w:r>
          <w:t xml:space="preserve"> </w:t>
        </w:r>
      </w:ins>
      <w:ins w:id="415" w:author="PR Preview" w:date="2024-01-01T00:00:00Z">
        <w:r>
          <w:t xml:space="preserve">and put each argument on a separate line to make your code more readable.</w:t>
        </w:r>
      </w:ins>
    </w:p>
    <w:p>
      <w:pPr>
        <w:pStyle w:val="BodyText"/>
      </w:pPr>
      <w:ins w:id="416" w:author="PR Preview" w:date="2024-01-01T00:00:00Z">
        <w:r>
          <w:t xml:space="preserve">Here’s an example of what not to do when calling the function a function</w:t>
        </w:r>
      </w:ins>
      <w:ins w:id="416" w:author="PR Preview" w:date="2024-01-01T00:00:00Z">
        <w:r>
          <w:t xml:space="preserve"> </w:t>
        </w:r>
      </w:ins>
      <w:ins w:id="416" w:author="PR Preview" w:date="2024-01-01T00:00:00Z">
        <w:r>
          <w:rPr>
            <w:rStyle w:val="VerbatimChar"/>
          </w:rPr>
          <w:t xml:space="preserve">calc_fluseas_mean</w:t>
        </w:r>
      </w:ins>
      <w:ins w:id="416" w:author="PR Preview" w:date="2024-01-01T00:00:00Z">
        <w:r>
          <w:t xml:space="preserve"> </w:t>
        </w:r>
      </w:ins>
      <w:ins w:id="416" w:author="PR Preview" w:date="2024-01-01T00:00:00Z">
        <w:r>
          <w:t xml:space="preserve">(defined above):</w:t>
        </w:r>
      </w:ins>
    </w:p>
    <w:p>
      <w:pPr>
        <w:pStyle w:val="SourceCode"/>
      </w:pPr>
      <w:ins w:id="417" w:author="PR Preview" w:date="2024-01-01T00:00:00Z">
        <w:r>
          <w:rPr>
            <w:rStyle w:val="VerbatimChar"/>
          </w:rPr>
          <w:t xml:space="preserve">mean_Y = calc_fluseas_mean(flu_data, "maari_yn", FALSE)</w:t>
        </w:r>
      </w:ins>
    </w:p>
    <w:p>
      <w:pPr>
        <w:pStyle w:val="FirstParagraph"/>
      </w:pPr>
      <w:ins w:id="418" w:author="PR Preview" w:date="2024-01-01T00:00:00Z">
        <w:r>
          <w:t xml:space="preserve">And here it is again using the best practices we’ve outlined:</w:t>
        </w:r>
      </w:ins>
    </w:p>
    <w:p>
      <w:pPr>
        <w:pStyle w:val="SourceCode"/>
      </w:pPr>
      <w:ins w:id="419" w:author="PR Preview" w:date="2024-01-01T00:00:00Z">
        <w:r>
          <w:rPr>
            <w:rStyle w:val="VerbatimChar"/>
          </w:rPr>
          <w:t xml:space="preserve">mean_Y &lt;- calc_fluseas_mean(</w:t>
        </w:r>
      </w:ins>
      <w:ins w:id="419" w:author="PR Preview" w:date="2024-01-01T00:00:00Z">
        <w:r>
          <w:br/>
        </w:r>
      </w:ins>
      <w:ins w:id="419" w:author="PR Preview" w:date="2024-01-01T00:00:00Z">
        <w:r>
          <w:rPr>
            <w:rStyle w:val="VerbatimChar"/>
          </w:rPr>
          <w:t xml:space="preserve">  data = flu_data, </w:t>
        </w:r>
      </w:ins>
      <w:ins w:id="419" w:author="PR Preview" w:date="2024-01-01T00:00:00Z">
        <w:r>
          <w:br/>
        </w:r>
      </w:ins>
      <w:ins w:id="419" w:author="PR Preview" w:date="2024-01-01T00:00:00Z">
        <w:r>
          <w:rPr>
            <w:rStyle w:val="VerbatimChar"/>
          </w:rPr>
          <w:t xml:space="preserve">  yname = "maari_yn",</w:t>
        </w:r>
      </w:ins>
      <w:ins w:id="419" w:author="PR Preview" w:date="2024-01-01T00:00:00Z">
        <w:r>
          <w:br/>
        </w:r>
      </w:ins>
      <w:ins w:id="419" w:author="PR Preview" w:date="2024-01-01T00:00:00Z">
        <w:r>
          <w:rPr>
            <w:rStyle w:val="VerbatimChar"/>
          </w:rPr>
          <w:t xml:space="preserve">  silent = FALSE</w:t>
        </w:r>
      </w:ins>
      <w:ins w:id="419" w:author="PR Preview" w:date="2024-01-01T00:00:00Z">
        <w:r>
          <w:br/>
        </w:r>
      </w:ins>
      <w:ins w:id="419" w:author="PR Preview" w:date="2024-01-01T00:00:00Z">
        <w:r>
          <w:rPr>
            <w:rStyle w:val="VerbatimChar"/>
          </w:rPr>
          <w:t xml:space="preserve">)</w:t>
        </w:r>
      </w:ins>
    </w:p>
    <w:bookmarkEnd w:id="140"/>
    <w:bookmarkStart w:id="142" w:name="sec-here-package-practices"/>
    <w:p>
      <w:pPr>
        <w:pStyle w:val="Heading2"/>
      </w:pPr>
      <w:ins w:id="420" w:author="PR Preview" w:date="2024-01-01T00:00:00Z">
        <w:r>
          <w:t xml:space="preserve">6.12 The here package</w:t>
        </w:r>
      </w:ins>
    </w:p>
    <w:p>
      <w:pPr>
        <w:pStyle w:val="FirstParagraph"/>
      </w:pPr>
      <w:ins w:id="421" w:author="PR Preview" w:date="2024-01-01T00:00:00Z">
        <w:r>
          <w:t xml:space="preserve">The</w:t>
        </w:r>
      </w:ins>
      <w:ins w:id="421" w:author="PR Preview" w:date="2024-01-01T00:00:00Z">
        <w:r>
          <w:t xml:space="preserve"> </w:t>
        </w:r>
      </w:ins>
      <w:ins w:id="421" w:author="PR Preview" w:date="2024-01-01T00:00:00Z">
        <w:r>
          <w:rPr>
            <w:rStyle w:val="VerbatimChar"/>
          </w:rPr>
          <w:t xml:space="preserve">here</w:t>
        </w:r>
      </w:ins>
      <w:ins w:id="421" w:author="PR Preview" w:date="2024-01-01T00:00:00Z">
        <w:r>
          <w:t xml:space="preserve"> </w:t>
        </w:r>
      </w:ins>
      <w:ins w:id="421" w:author="PR Preview" w:date="2024-01-01T00:00:00Z">
        <w:r>
          <w:t xml:space="preserve">package is one great R package that helps multiple collaborators deal with the mess that is working directories within an R project structure. Let’s say we have an R project at the path</w:t>
        </w:r>
      </w:ins>
      <w:ins w:id="421" w:author="PR Preview" w:date="2024-01-01T00:00:00Z">
        <w:r>
          <w:t xml:space="preserve"> </w:t>
        </w:r>
      </w:ins>
      <w:ins w:id="421" w:author="PR Preview" w:date="2024-01-01T00:00:00Z">
        <w:r>
          <w:rPr>
            <w:rStyle w:val="VerbatimChar"/>
          </w:rPr>
          <w:t xml:space="preserve">/home/oski/Some-R-Project</w:t>
        </w:r>
      </w:ins>
      <w:ins w:id="421" w:author="PR Preview" w:date="2024-01-01T00:00:00Z">
        <w:r>
          <w:t xml:space="preserve">. My collaborator might clone the repository and work with it at some other path, such as</w:t>
        </w:r>
      </w:ins>
      <w:ins w:id="421" w:author="PR Preview" w:date="2024-01-01T00:00:00Z">
        <w:r>
          <w:t xml:space="preserve"> </w:t>
        </w:r>
      </w:ins>
      <w:ins w:id="421" w:author="PR Preview" w:date="2024-01-01T00:00:00Z">
        <w:r>
          <w:rPr>
            <w:rStyle w:val="VerbatimChar"/>
          </w:rPr>
          <w:t xml:space="preserve">/home/bear/R-Code/Some-R-Project</w:t>
        </w:r>
      </w:ins>
      <w:ins w:id="421" w:author="PR Preview" w:date="2024-01-01T00:00:00Z">
        <w:r>
          <w:t xml:space="preserve">. Dealing with working directories and paths explicitly can be a very large pain, and as you might imagine, setting up a Config with paths requires those paths to flexibly work for all contributors to a project. This is where the</w:t>
        </w:r>
      </w:ins>
      <w:ins w:id="421" w:author="PR Preview" w:date="2024-01-01T00:00:00Z">
        <w:r>
          <w:t xml:space="preserve"> </w:t>
        </w:r>
      </w:ins>
      <w:ins w:id="421" w:author="PR Preview" w:date="2024-01-01T00:00:00Z">
        <w:r>
          <w:rPr>
            <w:rStyle w:val="VerbatimChar"/>
          </w:rPr>
          <w:t xml:space="preserve">here</w:t>
        </w:r>
      </w:ins>
      <w:ins w:id="421" w:author="PR Preview" w:date="2024-01-01T00:00:00Z">
        <w:r>
          <w:t xml:space="preserve"> </w:t>
        </w:r>
      </w:ins>
      <w:ins w:id="421" w:author="PR Preview" w:date="2024-01-01T00:00:00Z">
        <w:r>
          <w:t xml:space="preserve">package comes in and this a</w:t>
        </w:r>
      </w:ins>
      <w:ins w:id="421" w:author="PR Preview" w:date="2024-01-01T00:00:00Z">
        <w:r>
          <w:t xml:space="preserve"> </w:t>
        </w:r>
      </w:ins>
      <w:hyperlink r:id="rId141">
        <w:r>
          <w:rPr>
            <w:rStyle w:val="Hyperlink"/>
          </w:rPr>
          <w:t xml:space="preserve">great vignette describing it</w:t>
        </w:r>
      </w:hyperlink>
      <w:ins w:id="421" w:author="PR Preview" w:date="2024-01-01T00:00:00Z">
        <w:r>
          <w:t xml:space="preserve">.</w:t>
        </w:r>
      </w:ins>
    </w:p>
    <w:p>
      <w:pPr>
        <w:pStyle w:val="BodyText"/>
      </w:pPr>
      <w:ins w:id="422" w:author="PR Preview" w:date="2024-01-01T00:00:00Z">
        <w:r>
          <w:rPr>
            <w:i/>
            <w:iCs/>
          </w:rPr>
          <w:t xml:space="preserve">See also</w:t>
        </w:r>
      </w:ins>
      <w:ins w:id="422" w:author="PR Preview" w:date="2024-01-01T00:00:00Z">
        <w:r>
          <w:rPr>
            <w:i/>
            <w:iCs/>
          </w:rPr>
          <w:t xml:space="preserve"> </w:t>
        </w:r>
      </w:ins>
      <w:hyperlink w:anchor="sec-here-package-style">
        <w:r>
          <w:rPr>
            <w:rStyle w:val="Hyperlink"/>
            <w:i/>
            <w:iCs/>
          </w:rPr>
          <w:t xml:space="preserve">Section 8.9</w:t>
        </w:r>
      </w:hyperlink>
      <w:ins w:id="422" w:author="PR Preview" w:date="2024-01-01T00:00:00Z">
        <w:r>
          <w:rPr>
            <w:i/>
            <w:iCs/>
          </w:rPr>
          <w:t xml:space="preserve"> </w:t>
        </w:r>
      </w:ins>
      <w:ins w:id="422" w:author="PR Preview" w:date="2024-01-01T00:00:00Z">
        <w:r>
          <w:rPr>
            <w:i/>
            <w:iCs/>
          </w:rPr>
          <w:t xml:space="preserve">for code style guidelines on using the here package.</w:t>
        </w:r>
      </w:ins>
    </w:p>
    <w:bookmarkEnd w:id="142"/>
    <w:bookmarkStart w:id="147" w:name="readingsaving-data"/>
    <w:p>
      <w:pPr>
        <w:pStyle w:val="Heading2"/>
      </w:pPr>
      <w:ins w:id="423" w:author="PR Preview" w:date="2024-01-01T00:00:00Z">
        <w:r>
          <w:t xml:space="preserve">6.13 Reading/Saving Data</w:t>
        </w:r>
      </w:ins>
    </w:p>
    <w:bookmarkStart w:id="145" w:name="rds-vs-.rdata-files"/>
    <w:p>
      <w:pPr>
        <w:pStyle w:val="Heading3"/>
      </w:pPr>
      <w:ins w:id="424" w:author="PR Preview" w:date="2024-01-01T00:00:00Z">
        <w:r>
          <w:t xml:space="preserve">6.13.1</w:t>
        </w:r>
      </w:ins>
      <w:ins w:id="424" w:author="PR Preview" w:date="2024-01-01T00:00:00Z">
        <w:r>
          <w:t xml:space="preserve"> </w:t>
        </w:r>
      </w:ins>
      <w:ins w:id="424" w:author="PR Preview" w:date="2024-01-01T00:00:00Z">
        <w:r>
          <w:rPr>
            <w:rStyle w:val="VerbatimChar"/>
          </w:rPr>
          <w:t xml:space="preserve">.RDS</w:t>
        </w:r>
      </w:ins>
      <w:ins w:id="424" w:author="PR Preview" w:date="2024-01-01T00:00:00Z">
        <w:r>
          <w:t xml:space="preserve"> </w:t>
        </w:r>
      </w:ins>
      <w:ins w:id="424" w:author="PR Preview" w:date="2024-01-01T00:00:00Z">
        <w:r>
          <w:t xml:space="preserve">vs</w:t>
        </w:r>
      </w:ins>
      <w:ins w:id="424" w:author="PR Preview" w:date="2024-01-01T00:00:00Z">
        <w:r>
          <w:t xml:space="preserve"> </w:t>
        </w:r>
      </w:ins>
      <w:ins w:id="424" w:author="PR Preview" w:date="2024-01-01T00:00:00Z">
        <w:r>
          <w:rPr>
            <w:rStyle w:val="VerbatimChar"/>
          </w:rPr>
          <w:t xml:space="preserve">.RData</w:t>
        </w:r>
      </w:ins>
      <w:ins w:id="424" w:author="PR Preview" w:date="2024-01-01T00:00:00Z">
        <w:r>
          <w:t xml:space="preserve"> </w:t>
        </w:r>
      </w:ins>
      <w:ins w:id="424" w:author="PR Preview" w:date="2024-01-01T00:00:00Z">
        <w:r>
          <w:t xml:space="preserve">Files</w:t>
        </w:r>
      </w:ins>
    </w:p>
    <w:p>
      <w:pPr>
        <w:pStyle w:val="FirstParagraph"/>
      </w:pPr>
      <w:ins w:id="425" w:author="PR Preview" w:date="2024-01-01T00:00:00Z">
        <w:r>
          <w:t xml:space="preserve">One of the most common ways to load and save data in Base R is with the</w:t>
        </w:r>
      </w:ins>
      <w:ins w:id="425" w:author="PR Preview" w:date="2024-01-01T00:00:00Z">
        <w:r>
          <w:t xml:space="preserve"> </w:t>
        </w:r>
      </w:ins>
      <w:ins w:id="425" w:author="PR Preview" w:date="2024-01-01T00:00:00Z">
        <w:r>
          <w:rPr>
            <w:rStyle w:val="VerbatimChar"/>
          </w:rPr>
          <w:t xml:space="preserve">load()</w:t>
        </w:r>
      </w:ins>
      <w:ins w:id="425" w:author="PR Preview" w:date="2024-01-01T00:00:00Z">
        <w:r>
          <w:t xml:space="preserve"> </w:t>
        </w:r>
      </w:ins>
      <w:ins w:id="425" w:author="PR Preview" w:date="2024-01-01T00:00:00Z">
        <w:r>
          <w:t xml:space="preserve">and</w:t>
        </w:r>
      </w:ins>
      <w:ins w:id="425" w:author="PR Preview" w:date="2024-01-01T00:00:00Z">
        <w:r>
          <w:t xml:space="preserve"> </w:t>
        </w:r>
      </w:ins>
      <w:ins w:id="425" w:author="PR Preview" w:date="2024-01-01T00:00:00Z">
        <w:r>
          <w:rPr>
            <w:rStyle w:val="VerbatimChar"/>
          </w:rPr>
          <w:t xml:space="preserve">save()</w:t>
        </w:r>
      </w:ins>
      <w:ins w:id="425" w:author="PR Preview" w:date="2024-01-01T00:00:00Z">
        <w:r>
          <w:t xml:space="preserve"> </w:t>
        </w:r>
      </w:ins>
      <w:ins w:id="425" w:author="PR Preview" w:date="2024-01-01T00:00:00Z">
        <w:r>
          <w:t xml:space="preserve">functions to serialize multiple objects in a single</w:t>
        </w:r>
      </w:ins>
      <w:ins w:id="425" w:author="PR Preview" w:date="2024-01-01T00:00:00Z">
        <w:r>
          <w:t xml:space="preserve"> </w:t>
        </w:r>
      </w:ins>
      <w:ins w:id="425" w:author="PR Preview" w:date="2024-01-01T00:00:00Z">
        <w:r>
          <w:rPr>
            <w:rStyle w:val="VerbatimChar"/>
          </w:rPr>
          <w:t xml:space="preserve">.RData</w:t>
        </w:r>
      </w:ins>
      <w:ins w:id="425" w:author="PR Preview" w:date="2024-01-01T00:00:00Z">
        <w:r>
          <w:t xml:space="preserve"> </w:t>
        </w:r>
      </w:ins>
      <w:ins w:id="425" w:author="PR Preview" w:date="2024-01-01T00:00:00Z">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note.png" id="1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5"/>
    <w:bookmarkStart w:id="146" w:name="csvs"/>
    <w:p>
      <w:pPr>
        <w:pStyle w:val="Heading3"/>
      </w:pPr>
      <w:ins w:id="426" w:author="PR Preview" w:date="2024-01-01T00:00:00Z">
        <w:r>
          <w:t xml:space="preserve">6.13.2 CSVs</w:t>
        </w:r>
      </w:ins>
    </w:p>
    <w:p>
      <w:pPr>
        <w:pStyle w:val="FirstParagraph"/>
      </w:pPr>
      <w:ins w:id="427" w:author="PR Preview" w:date="2024-01-01T00:00:00Z">
        <w:r>
          <w:t xml:space="preserve">Once again, the</w:t>
        </w:r>
      </w:ins>
      <w:ins w:id="427" w:author="PR Preview" w:date="2024-01-01T00:00:00Z">
        <w:r>
          <w:t xml:space="preserve"> </w:t>
        </w:r>
      </w:ins>
      <w:ins w:id="427" w:author="PR Preview" w:date="2024-01-01T00:00:00Z">
        <w:r>
          <w:rPr>
            <w:rStyle w:val="VerbatimChar"/>
          </w:rPr>
          <w:t xml:space="preserve">readr</w:t>
        </w:r>
      </w:ins>
      <w:ins w:id="427" w:author="PR Preview" w:date="2024-01-01T00:00:00Z">
        <w:r>
          <w:t xml:space="preserve"> </w:t>
        </w:r>
      </w:ins>
      <w:ins w:id="427" w:author="PR Preview" w:date="2024-01-01T00:00:00Z">
        <w:r>
          <w:t xml:space="preserve">package as part of the Tidvyerse is great, with a much faster</w:t>
        </w:r>
      </w:ins>
      <w:ins w:id="427" w:author="PR Preview" w:date="2024-01-01T00:00:00Z">
        <w:r>
          <w:t xml:space="preserve"> </w:t>
        </w:r>
      </w:ins>
      <w:ins w:id="427" w:author="PR Preview" w:date="2024-01-01T00:00:00Z">
        <w:r>
          <w:rPr>
            <w:rStyle w:val="VerbatimChar"/>
          </w:rPr>
          <w:t xml:space="preserve">read_csv()</w:t>
        </w:r>
      </w:ins>
      <w:ins w:id="427" w:author="PR Preview" w:date="2024-01-01T00:00:00Z">
        <w:r>
          <w:t xml:space="preserve"> </w:t>
        </w:r>
      </w:ins>
      <w:ins w:id="427" w:author="PR Preview" w:date="2024-01-01T00:00:00Z">
        <w:r>
          <w:t xml:space="preserve">than Base R’s</w:t>
        </w:r>
      </w:ins>
      <w:ins w:id="427" w:author="PR Preview" w:date="2024-01-01T00:00:00Z">
        <w:r>
          <w:t xml:space="preserve"> </w:t>
        </w:r>
      </w:ins>
      <w:ins w:id="427" w:author="PR Preview" w:date="2024-01-01T00:00:00Z">
        <w:r>
          <w:rPr>
            <w:rStyle w:val="VerbatimChar"/>
          </w:rPr>
          <w:t xml:space="preserve">read.csv()</w:t>
        </w:r>
      </w:ins>
      <w:ins w:id="427" w:author="PR Preview" w:date="2024-01-01T00:00:00Z">
        <w:r>
          <w:t xml:space="preserve">. For massive CSVs (&gt; 5 GB), you’ll find</w:t>
        </w:r>
      </w:ins>
      <w:ins w:id="427" w:author="PR Preview" w:date="2024-01-01T00:00:00Z">
        <w:r>
          <w:t xml:space="preserve"> </w:t>
        </w:r>
      </w:ins>
      <w:ins w:id="427" w:author="PR Preview" w:date="2024-01-01T00:00:00Z">
        <w:r>
          <w:rPr>
            <w:rStyle w:val="VerbatimChar"/>
          </w:rPr>
          <w:t xml:space="preserve">data.table::fread()</w:t>
        </w:r>
      </w:ins>
      <w:ins w:id="427" w:author="PR Preview" w:date="2024-01-01T00:00:00Z">
        <w:r>
          <w:t xml:space="preserve"> </w:t>
        </w:r>
      </w:ins>
      <w:ins w:id="427" w:author="PR Preview" w:date="2024-01-01T00:00:00Z">
        <w:r>
          <w:t xml:space="preserve">to be the fastest CSV reader in any data science language out there. For writing CSVs,</w:t>
        </w:r>
      </w:ins>
      <w:ins w:id="427" w:author="PR Preview" w:date="2024-01-01T00:00:00Z">
        <w:r>
          <w:t xml:space="preserve"> </w:t>
        </w:r>
      </w:ins>
      <w:ins w:id="427" w:author="PR Preview" w:date="2024-01-01T00:00:00Z">
        <w:r>
          <w:rPr>
            <w:rStyle w:val="VerbatimChar"/>
          </w:rPr>
          <w:t xml:space="preserve">readr::write_csv()</w:t>
        </w:r>
      </w:ins>
      <w:ins w:id="427" w:author="PR Preview" w:date="2024-01-01T00:00:00Z">
        <w:r>
          <w:t xml:space="preserve"> </w:t>
        </w:r>
      </w:ins>
      <w:ins w:id="427" w:author="PR Preview" w:date="2024-01-01T00:00:00Z">
        <w:r>
          <w:t xml:space="preserve">and</w:t>
        </w:r>
      </w:ins>
      <w:ins w:id="427" w:author="PR Preview" w:date="2024-01-01T00:00:00Z">
        <w:r>
          <w:t xml:space="preserve"> </w:t>
        </w:r>
      </w:ins>
      <w:ins w:id="427" w:author="PR Preview" w:date="2024-01-01T00:00:00Z">
        <w:r>
          <w:rPr>
            <w:rStyle w:val="VerbatimChar"/>
          </w:rPr>
          <w:t xml:space="preserve">data.table::fwrite()</w:t>
        </w:r>
      </w:ins>
      <w:ins w:id="427" w:author="PR Preview" w:date="2024-01-01T00:00:00Z">
        <w:r>
          <w:t xml:space="preserve"> </w:t>
        </w:r>
      </w:ins>
      <w:ins w:id="427" w:author="PR Preview" w:date="2024-01-01T00:00:00Z">
        <w:r>
          <w:t xml:space="preserve">outclass Base R’s</w:t>
        </w:r>
      </w:ins>
      <w:ins w:id="427" w:author="PR Preview" w:date="2024-01-01T00:00:00Z">
        <w:r>
          <w:t xml:space="preserve"> </w:t>
        </w:r>
      </w:ins>
      <w:ins w:id="427" w:author="PR Preview" w:date="2024-01-01T00:00:00Z">
        <w:r>
          <w:rPr>
            <w:rStyle w:val="VerbatimChar"/>
          </w:rPr>
          <w:t xml:space="preserve">write.csv()</w:t>
        </w:r>
      </w:ins>
      <w:ins w:id="427" w:author="PR Preview" w:date="2024-01-01T00:00:00Z">
        <w:r>
          <w:t xml:space="preserve"> </w:t>
        </w:r>
      </w:ins>
      <w:ins w:id="427" w:author="PR Preview" w:date="2024-01-01T00:00:00Z">
        <w:r>
          <w:t xml:space="preserve">by a significant margin as well.</w:t>
        </w:r>
      </w:ins>
    </w:p>
    <w:bookmarkEnd w:id="146"/>
    <w:bookmarkEnd w:id="147"/>
    <w:bookmarkStart w:id="153" w:name="integrating-box-and-dropbox"/>
    <w:p>
      <w:pPr>
        <w:pStyle w:val="Heading2"/>
      </w:pPr>
      <w:ins w:id="428" w:author="PR Preview" w:date="2024-01-01T00:00:00Z">
        <w:r>
          <w:t xml:space="preserve">6.14 Integrating Box and Dropbox</w:t>
        </w:r>
      </w:ins>
    </w:p>
    <w:p>
      <w:pPr>
        <w:pStyle w:val="FirstParagraph"/>
      </w:pPr>
      <w:ins w:id="429" w:author="PR Preview" w:date="2024-01-01T00:00:00Z">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ins>
    </w:p>
    <w:p>
      <w:pPr>
        <w:pStyle w:val="BodyText"/>
      </w:pPr>
      <w:ins w:id="430" w:author="PR Preview" w:date="2024-01-01T00:00:00Z">
        <w:r>
          <w:t xml:space="preserve">Box and Dropbox are separate platforms, but we can use either one to store and share files. To use them, we can install the packages that have been created to integrate Box and Dropbox into R. The set-up instructions are detailed below.</w:t>
        </w:r>
      </w:ins>
    </w:p>
    <w:p>
      <w:pPr>
        <w:pStyle w:val="BodyText"/>
      </w:pPr>
      <w:ins w:id="431" w:author="PR Preview" w:date="2024-01-01T00:00:00Z">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ins>
    </w:p>
    <w:bookmarkStart w:id="150" w:name="box"/>
    <w:p>
      <w:pPr>
        <w:pStyle w:val="Heading3"/>
      </w:pPr>
      <w:ins w:id="432" w:author="PR Preview" w:date="2024-01-01T00:00:00Z">
        <w:r>
          <w:t xml:space="preserve">6.14.1 Box</w:t>
        </w:r>
      </w:ins>
    </w:p>
    <w:p>
      <w:pPr>
        <w:pStyle w:val="FirstParagraph"/>
      </w:pPr>
      <w:ins w:id="433" w:author="PR Preview" w:date="2024-01-01T00:00:00Z">
        <w:r>
          <w:t xml:space="preserve">Follow the instructions in this section to use the</w:t>
        </w:r>
      </w:ins>
      <w:ins w:id="433" w:author="PR Preview" w:date="2024-01-01T00:00:00Z">
        <w:r>
          <w:t xml:space="preserve"> </w:t>
        </w:r>
      </w:ins>
      <w:ins w:id="433" w:author="PR Preview" w:date="2024-01-01T00:00:00Z">
        <w:r>
          <w:rPr>
            <w:rStyle w:val="VerbatimChar"/>
          </w:rPr>
          <w:t xml:space="preserve">boxr</w:t>
        </w:r>
      </w:ins>
      <w:ins w:id="433" w:author="PR Preview" w:date="2024-01-01T00:00:00Z">
        <w:r>
          <w:t xml:space="preserve"> </w:t>
        </w:r>
      </w:ins>
      <w:ins w:id="433" w:author="PR Preview" w:date="2024-01-01T00:00:00Z">
        <w:r>
          <w:t xml:space="preserve">package. Note that there are a few setup steps that need to be done on the box website before you can use the</w:t>
        </w:r>
      </w:ins>
      <w:ins w:id="433" w:author="PR Preview" w:date="2024-01-01T00:00:00Z">
        <w:r>
          <w:t xml:space="preserve"> </w:t>
        </w:r>
      </w:ins>
      <w:ins w:id="433" w:author="PR Preview" w:date="2024-01-01T00:00:00Z">
        <w:r>
          <w:rPr>
            <w:rStyle w:val="VerbatimChar"/>
          </w:rPr>
          <w:t xml:space="preserve">boxr</w:t>
        </w:r>
      </w:ins>
      <w:ins w:id="433" w:author="PR Preview" w:date="2024-01-01T00:00:00Z">
        <w:r>
          <w:t xml:space="preserve"> </w:t>
        </w:r>
      </w:ins>
      <w:ins w:id="433" w:author="PR Preview" w:date="2024-01-01T00:00:00Z">
        <w:r>
          <w:t xml:space="preserve">package,</w:t>
        </w:r>
      </w:ins>
      <w:ins w:id="433" w:author="PR Preview" w:date="2024-01-01T00:00:00Z">
        <w:r>
          <w:t xml:space="preserve"> </w:t>
        </w:r>
      </w:ins>
      <w:hyperlink r:id="rId148">
        <w:r>
          <w:rPr>
            <w:rStyle w:val="Hyperlink"/>
          </w:rPr>
          <w:t xml:space="preserve">explained here</w:t>
        </w:r>
      </w:hyperlink>
      <w:ins w:id="433" w:author="PR Preview" w:date="2024-01-01T00:00:00Z">
        <w:r>
          <w:t xml:space="preserve"> </w:t>
        </w:r>
      </w:ins>
      <w:ins w:id="433" w:author="PR Preview" w:date="2024-01-01T00:00:00Z">
        <w:r>
          <w:t xml:space="preserve">in the section</w:t>
        </w:r>
      </w:ins>
      <w:ins w:id="433" w:author="PR Preview" w:date="2024-01-01T00:00:00Z">
        <w:r>
          <w:t xml:space="preserve"> </w:t>
        </w:r>
      </w:ins>
      <w:ins w:id="433" w:author="PR Preview" w:date="2024-01-01T00:00:00Z">
        <w:r>
          <w:t xml:space="preserve">“Creating an Interactive App.”</w:t>
        </w:r>
      </w:ins>
      <w:ins w:id="433" w:author="PR Preview" w:date="2024-01-01T00:00:00Z">
        <w:r>
          <w:t xml:space="preserve"> </w:t>
        </w:r>
      </w:ins>
      <w:ins w:id="433" w:author="PR Preview" w:date="2024-01-01T00:00:00Z">
        <w:r>
          <w:t xml:space="preserve">This gets the authentication keys that must be put in box.</w:t>
        </w:r>
      </w:ins>
      <w:ins w:id="433" w:author="PR Preview" w:date="2024-01-01T00:00:00Z">
        <w:r>
          <w:t xml:space="preserve"> </w:t>
        </w:r>
      </w:ins>
      <w:ins w:id="433" w:author="PR Preview" w:date="2024-01-01T00:00:00Z">
        <w:r>
          <w:t xml:space="preserve">Once that is done, add the authentication keys to your code in the configuration file, with</w:t>
        </w:r>
      </w:ins>
      <w:ins w:id="433" w:author="PR Preview" w:date="2024-01-01T00:00:00Z">
        <w:r>
          <w:t xml:space="preserve"> </w:t>
        </w:r>
      </w:ins>
      <w:ins w:id="433" w:author="PR Preview" w:date="2024-01-01T00:00:00Z">
        <w:r>
          <w:rPr>
            <w:rStyle w:val="VerbatimChar"/>
          </w:rPr>
          <w:t xml:space="preserve">box_auth(client_id = "&lt;your_client_id&gt;", client_secret = "&lt;your_client_secret_id&gt;")</w:t>
        </w:r>
      </w:ins>
      <w:ins w:id="433" w:author="PR Preview" w:date="2024-01-01T00:00:00Z">
        <w:r>
          <w:t xml:space="preserve">. It is also important to set the default working directory so that the code can reference the correct folder in box:</w:t>
        </w:r>
      </w:ins>
      <w:ins w:id="433" w:author="PR Preview" w:date="2024-01-01T00:00:00Z">
        <w:r>
          <w:t xml:space="preserve"> </w:t>
        </w:r>
      </w:ins>
      <w:ins w:id="433" w:author="PR Preview" w:date="2024-01-01T00:00:00Z">
        <w:r>
          <w:rPr>
            <w:rStyle w:val="VerbatimChar"/>
          </w:rPr>
          <w:t xml:space="preserve">box_setwd(&lt;folder_id&gt;)</w:t>
        </w:r>
      </w:ins>
      <w:ins w:id="433" w:author="PR Preview" w:date="2024-01-01T00:00:00Z">
        <w:r>
          <w:t xml:space="preserve">. The folder ID is the sequence of digits at the end of the URL.</w:t>
        </w:r>
      </w:ins>
    </w:p>
    <w:p>
      <w:pPr>
        <w:pStyle w:val="BodyText"/>
      </w:pPr>
      <w:ins w:id="434" w:author="PR Preview" w:date="2024-01-01T00:00:00Z">
        <w:r>
          <w:t xml:space="preserve">Further details can be found</w:t>
        </w:r>
      </w:ins>
      <w:ins w:id="434" w:author="PR Preview" w:date="2024-01-01T00:00:00Z">
        <w:r>
          <w:t xml:space="preserve"> </w:t>
        </w:r>
      </w:ins>
      <w:hyperlink r:id="rId149">
        <w:r>
          <w:rPr>
            <w:rStyle w:val="Hyperlink"/>
          </w:rPr>
          <w:t xml:space="preserve">here</w:t>
        </w:r>
      </w:hyperlink>
      <w:ins w:id="434" w:author="PR Preview" w:date="2024-01-01T00:00:00Z">
        <w:r>
          <w:t xml:space="preserve">.</w:t>
        </w:r>
      </w:ins>
    </w:p>
    <w:bookmarkEnd w:id="150"/>
    <w:bookmarkStart w:id="152" w:name="dropbox"/>
    <w:p>
      <w:pPr>
        <w:pStyle w:val="Heading3"/>
      </w:pPr>
      <w:ins w:id="435" w:author="PR Preview" w:date="2024-01-01T00:00:00Z">
        <w:r>
          <w:t xml:space="preserve">6.14.2 Dropbox</w:t>
        </w:r>
      </w:ins>
    </w:p>
    <w:p>
      <w:pPr>
        <w:pStyle w:val="FirstParagraph"/>
      </w:pPr>
      <w:ins w:id="436" w:author="PR Preview" w:date="2024-01-01T00:00:00Z">
        <w:r>
          <w:t xml:space="preserve">Follow the instructions at</w:t>
        </w:r>
      </w:ins>
      <w:ins w:id="436" w:author="PR Preview" w:date="2024-01-01T00:00:00Z">
        <w:r>
          <w:t xml:space="preserve"> </w:t>
        </w:r>
      </w:ins>
      <w:hyperlink r:id="rId151">
        <w:r>
          <w:rPr>
            <w:rStyle w:val="Hyperlink"/>
          </w:rPr>
          <w:t xml:space="preserve">this link</w:t>
        </w:r>
      </w:hyperlink>
      <w:ins w:id="436" w:author="PR Preview" w:date="2024-01-01T00:00:00Z">
        <w:r>
          <w:t xml:space="preserve"> </w:t>
        </w:r>
      </w:ins>
      <w:ins w:id="436" w:author="PR Preview" w:date="2024-01-01T00:00:00Z">
        <w:r>
          <w:t xml:space="preserve">to use the</w:t>
        </w:r>
      </w:ins>
      <w:ins w:id="436" w:author="PR Preview" w:date="2024-01-01T00:00:00Z">
        <w:r>
          <w:t xml:space="preserve"> </w:t>
        </w:r>
      </w:ins>
      <w:ins w:id="436" w:author="PR Preview" w:date="2024-01-01T00:00:00Z">
        <w:r>
          <w:rPr>
            <w:rStyle w:val="VerbatimChar"/>
          </w:rPr>
          <w:t xml:space="preserve">rdrop2</w:t>
        </w:r>
      </w:ins>
      <w:ins w:id="436" w:author="PR Preview" w:date="2024-01-01T00:00:00Z">
        <w:r>
          <w:t xml:space="preserve"> </w:t>
        </w:r>
      </w:ins>
      <w:ins w:id="436" w:author="PR Preview" w:date="2024-01-01T00:00:00Z">
        <w:r>
          <w:t xml:space="preserve">package. Similar to the</w:t>
        </w:r>
      </w:ins>
      <w:ins w:id="436" w:author="PR Preview" w:date="2024-01-01T00:00:00Z">
        <w:r>
          <w:t xml:space="preserve"> </w:t>
        </w:r>
      </w:ins>
      <w:ins w:id="436" w:author="PR Preview" w:date="2024-01-01T00:00:00Z">
        <w:r>
          <w:rPr>
            <w:rStyle w:val="VerbatimChar"/>
          </w:rPr>
          <w:t xml:space="preserve">boxr</w:t>
        </w:r>
      </w:ins>
      <w:ins w:id="436" w:author="PR Preview" w:date="2024-01-01T00:00:00Z">
        <w:r>
          <w:t xml:space="preserve"> </w:t>
        </w:r>
      </w:ins>
      <w:ins w:id="436" w:author="PR Preview" w:date="2024-01-01T00:00:00Z">
        <w:r>
          <w:t xml:space="preserve">package, you must authenticate before reading and writing from Dropbox, which can be done by adding</w:t>
        </w:r>
      </w:ins>
      <w:ins w:id="436" w:author="PR Preview" w:date="2024-01-01T00:00:00Z">
        <w:r>
          <w:t xml:space="preserve"> </w:t>
        </w:r>
      </w:ins>
      <w:ins w:id="436" w:author="PR Preview" w:date="2024-01-01T00:00:00Z">
        <w:r>
          <w:rPr>
            <w:rStyle w:val="VerbatimChar"/>
          </w:rPr>
          <w:t xml:space="preserve">drop_auth()</w:t>
        </w:r>
      </w:ins>
      <w:ins w:id="436" w:author="PR Preview" w:date="2024-01-01T00:00:00Z">
        <w:r>
          <w:t xml:space="preserve"> </w:t>
        </w:r>
      </w:ins>
      <w:ins w:id="436" w:author="PR Preview" w:date="2024-01-01T00:00:00Z">
        <w:r>
          <w:t xml:space="preserve">to the configuration file.</w:t>
        </w:r>
      </w:ins>
    </w:p>
    <w:p>
      <w:pPr>
        <w:pStyle w:val="BodyText"/>
      </w:pPr>
      <w:ins w:id="437" w:author="PR Preview" w:date="2024-01-01T00:00:00Z">
        <w:r>
          <w:t xml:space="preserve">Saving the authentication token is not required, although it may be useful if you plan on using Dropbox frequently. To do so, save the token with the following commands. Tokens are valid until they are manually revoked.</w:t>
        </w:r>
      </w:ins>
    </w:p>
    <w:p>
      <w:pPr>
        <w:pStyle w:val="SourceCode"/>
      </w:pPr>
      <w:ins w:id="438" w:author="PR Preview" w:date="2024-01-01T00:00:00Z">
        <w:r>
          <w:rPr>
            <w:rStyle w:val="VerbatimChar"/>
          </w:rPr>
          <w:t xml:space="preserve"># first time only</w:t>
        </w:r>
      </w:ins>
      <w:ins w:id="438" w:author="PR Preview" w:date="2024-01-01T00:00:00Z">
        <w:r>
          <w:br/>
        </w:r>
      </w:ins>
      <w:ins w:id="438" w:author="PR Preview" w:date="2024-01-01T00:00:00Z">
        <w:r>
          <w:rPr>
            <w:rStyle w:val="VerbatimChar"/>
          </w:rPr>
          <w:t xml:space="preserve"># save the output of drop_auth to an RDS file</w:t>
        </w:r>
      </w:ins>
      <w:ins w:id="438" w:author="PR Preview" w:date="2024-01-01T00:00:00Z">
        <w:r>
          <w:br/>
        </w:r>
      </w:ins>
      <w:ins w:id="438" w:author="PR Preview" w:date="2024-01-01T00:00:00Z">
        <w:r>
          <w:rPr>
            <w:rStyle w:val="VerbatimChar"/>
          </w:rPr>
          <w:t xml:space="preserve">token &lt;- drop_auth()</w:t>
        </w:r>
      </w:ins>
      <w:ins w:id="438" w:author="PR Preview" w:date="2024-01-01T00:00:00Z">
        <w:r>
          <w:br/>
        </w:r>
      </w:ins>
      <w:ins w:id="438" w:author="PR Preview" w:date="2024-01-01T00:00:00Z">
        <w:r>
          <w:rPr>
            <w:rStyle w:val="VerbatimChar"/>
          </w:rPr>
          <w:t xml:space="preserve"># this token only has to be generated once, it is valid until revoked</w:t>
        </w:r>
      </w:ins>
      <w:ins w:id="438" w:author="PR Preview" w:date="2024-01-01T00:00:00Z">
        <w:r>
          <w:br/>
        </w:r>
      </w:ins>
      <w:ins w:id="438" w:author="PR Preview" w:date="2024-01-01T00:00:00Z">
        <w:r>
          <w:rPr>
            <w:rStyle w:val="VerbatimChar"/>
          </w:rPr>
          <w:t xml:space="preserve">saveRDS(token, "/path/to/tokenfile.RDS")</w:t>
        </w:r>
      </w:ins>
      <w:ins w:id="438" w:author="PR Preview" w:date="2024-01-01T00:00:00Z">
        <w:r>
          <w:br/>
        </w:r>
      </w:ins>
      <w:ins w:id="438" w:author="PR Preview" w:date="2024-01-01T00:00:00Z">
        <w:r>
          <w:br/>
        </w:r>
      </w:ins>
      <w:ins w:id="438" w:author="PR Preview" w:date="2024-01-01T00:00:00Z">
        <w:r>
          <w:rPr>
            <w:rStyle w:val="VerbatimChar"/>
          </w:rPr>
          <w:t xml:space="preserve"># all future usages</w:t>
        </w:r>
      </w:ins>
      <w:ins w:id="438" w:author="PR Preview" w:date="2024-01-01T00:00:00Z">
        <w:r>
          <w:br/>
        </w:r>
      </w:ins>
      <w:ins w:id="438" w:author="PR Preview" w:date="2024-01-01T00:00:00Z">
        <w:r>
          <w:rPr>
            <w:rStyle w:val="VerbatimChar"/>
          </w:rPr>
          <w:t xml:space="preserve"># to use a stored token, provide the rdstoken argument</w:t>
        </w:r>
      </w:ins>
      <w:ins w:id="438" w:author="PR Preview" w:date="2024-01-01T00:00:00Z">
        <w:r>
          <w:br/>
        </w:r>
      </w:ins>
      <w:ins w:id="438" w:author="PR Preview" w:date="2024-01-01T00:00:00Z">
        <w:r>
          <w:rPr>
            <w:rStyle w:val="VerbatimChar"/>
          </w:rPr>
          <w:t xml:space="preserve">drop_auth(rdstoken = "/path/to/tokenfile.RDS")</w:t>
        </w:r>
      </w:ins>
    </w:p>
    <w:bookmarkEnd w:id="152"/>
    <w:bookmarkEnd w:id="153"/>
    <w:bookmarkStart w:id="156" w:name="sec-tidyverse"/>
    <w:p>
      <w:pPr>
        <w:pStyle w:val="Heading2"/>
      </w:pPr>
      <w:ins w:id="439" w:author="PR Preview" w:date="2024-01-01T00:00:00Z">
        <w:r>
          <w:t xml:space="preserve">6.15 Tidyverse</w:t>
        </w:r>
      </w:ins>
    </w:p>
    <w:p>
      <w:pPr>
        <w:pStyle w:val="FirstParagraph"/>
      </w:pPr>
      <w:ins w:id="440" w:author="PR Preview" w:date="2024-01-01T00:00:00Z">
        <w:r>
          <w:t xml:space="preserve">Throughout this document there have been references to the Tidyverse,</w:t>
        </w:r>
      </w:ins>
      <w:ins w:id="440" w:author="PR Preview" w:date="2024-01-01T00:00:00Z">
        <w:r>
          <w:t xml:space="preserve"> </w:t>
        </w:r>
      </w:ins>
      <w:ins w:id="440" w:author="PR Preview" w:date="2024-01-01T00:00:00Z">
        <w:r>
          <w:t xml:space="preserve">but this section is to explicitly show you how to transform your Base R tendencies to Tidyverse</w:t>
        </w:r>
      </w:ins>
      <w:ins w:id="440" w:author="PR Preview" w:date="2024-01-01T00:00:00Z">
        <w:r>
          <w:t xml:space="preserve"> </w:t>
        </w:r>
      </w:ins>
      <w:ins w:id="440" w:author="PR Preview" w:date="2024-01-01T00:00:00Z">
        <w:r>
          <w:t xml:space="preserve">(or Data.Table, Tidyverse’s performance-optimized competitor).</w:t>
        </w:r>
      </w:ins>
      <w:ins w:id="440" w:author="PR Preview" w:date="2024-01-01T00:00:00Z">
        <w:r>
          <w:t xml:space="preserve"> </w:t>
        </w:r>
      </w:ins>
      <w:ins w:id="440" w:author="PR Preview" w:date="2024-01-01T00:00:00Z">
        <w:r>
          <w:t xml:space="preserve">For most of our work that does not utilize very large datasets,</w:t>
        </w:r>
      </w:ins>
      <w:ins w:id="440" w:author="PR Preview" w:date="2024-01-01T00:00:00Z">
        <w:r>
          <w:t xml:space="preserve"> </w:t>
        </w:r>
      </w:ins>
      <w:ins w:id="440" w:author="PR Preview" w:date="2024-01-01T00:00:00Z">
        <w:r>
          <w:t xml:space="preserve">we recommend that you code in Tidyverse rather than Base R.</w:t>
        </w:r>
      </w:ins>
      <w:ins w:id="440" w:author="PR Preview" w:date="2024-01-01T00:00:00Z">
        <w:r>
          <w:t xml:space="preserve"> </w:t>
        </w:r>
      </w:ins>
      <w:ins w:id="440" w:author="PR Preview" w:date="2024-01-01T00:00:00Z">
        <w:r>
          <w:t xml:space="preserve">Tidyverse is quickly becoming</w:t>
        </w:r>
      </w:ins>
      <w:ins w:id="440" w:author="PR Preview" w:date="2024-01-01T00:00:00Z">
        <w:r>
          <w:t xml:space="preserve"> </w:t>
        </w:r>
      </w:ins>
      <w:hyperlink r:id="rId154">
        <w:r>
          <w:rPr>
            <w:rStyle w:val="Hyperlink"/>
          </w:rPr>
          <w:t xml:space="preserve">the gold standard</w:t>
        </w:r>
      </w:hyperlink>
      <w:ins w:id="440" w:author="PR Preview" w:date="2024-01-01T00:00:00Z">
        <w:r>
          <w:t xml:space="preserve"> </w:t>
        </w:r>
      </w:ins>
      <w:ins w:id="440" w:author="PR Preview" w:date="2024-01-01T00:00:00Z">
        <w:r>
          <w:t xml:space="preserve">in R data analysis and modern data science packages and code should use Tidyverse style and packages</w:t>
        </w:r>
      </w:ins>
      <w:ins w:id="440" w:author="PR Preview" w:date="2024-01-01T00:00:00Z">
        <w:r>
          <w:t xml:space="preserve"> </w:t>
        </w:r>
      </w:ins>
      <w:ins w:id="440" w:author="PR Preview" w:date="2024-01-01T00:00:00Z">
        <w:r>
          <w:t xml:space="preserve">unless there’s a significant reason not to</w:t>
        </w:r>
      </w:ins>
      <w:ins w:id="440" w:author="PR Preview" w:date="2024-01-01T00:00:00Z">
        <w:r>
          <w:t xml:space="preserve"> </w:t>
        </w:r>
      </w:ins>
      <w:ins w:id="440" w:author="PR Preview" w:date="2024-01-01T00:00:00Z">
        <w:r>
          <w:t xml:space="preserve">(i.e. big data pipelines that would benefit from Data.Table’s performance optimizations).</w:t>
        </w:r>
      </w:ins>
      <w:ins w:id="440" w:author="PR Preview" w:date="2024-01-01T00:00:00Z">
        <w:r>
          <w:t xml:space="preserve"> </w:t>
        </w:r>
      </w:ins>
      <w:ins w:id="440" w:author="PR Preview" w:date="2024-01-01T00:00:00Z">
        <w:r>
          <w:t xml:space="preserve">Note that</w:t>
        </w:r>
      </w:ins>
      <w:ins w:id="440" w:author="PR Preview" w:date="2024-01-01T00:00:00Z">
        <w:r>
          <w:t xml:space="preserve"> </w:t>
        </w:r>
      </w:ins>
      <w:hyperlink r:id="rId155">
        <w:r>
          <w:rPr>
            <w:rStyle w:val="VerbatimChar"/>
          </w:rPr>
          <w:t xml:space="preserve">{dtplyr}</w:t>
        </w:r>
      </w:hyperlink>
      <w:ins w:id="440" w:author="PR Preview" w:date="2024-01-01T00:00:00Z">
        <w:r>
          <w:t xml:space="preserve"> </w:t>
        </w:r>
      </w:ins>
      <w:ins w:id="440" w:author="PR Preview" w:date="2024-01-01T00:00:00Z">
        <w:r>
          <w:t xml:space="preserve">provides a data.table backend for dplyr,</w:t>
        </w:r>
      </w:ins>
      <w:ins w:id="440" w:author="PR Preview" w:date="2024-01-01T00:00:00Z">
        <w:r>
          <w:t xml:space="preserve"> </w:t>
        </w:r>
      </w:ins>
      <w:ins w:id="440" w:author="PR Preview" w:date="2024-01-01T00:00:00Z">
        <w:r>
          <w:t xml:space="preserve">enabling you to use most of dplyr’s tidy syntax with data.table’s performance optimizations.</w:t>
        </w:r>
      </w:ins>
    </w:p>
    <w:p>
      <w:pPr>
        <w:pStyle w:val="BodyText"/>
      </w:pPr>
      <w:ins w:id="441" w:author="PR Preview" w:date="2024-01-01T00:00:00Z">
        <w:r>
          <w:t xml:space="preserve">The package author has published R for Data Science</w:t>
        </w:r>
      </w:ins>
      <w:ins w:id="441" w:author="PR Preview" w:date="2024-01-01T00:00:00Z">
        <w:r>
          <w:t xml:space="preserve"> </w:t>
        </w:r>
      </w:ins>
      <w:ins w:id="441" w:author="PR Preview" w:date="2024-01-01T00:00:00Z">
        <w:r>
          <w:t xml:space="preserve">(Wickham, Çetinkaya-Rundel, and Grolemund 2023)</w:t>
        </w:r>
      </w:ins>
      <w:ins w:id="441" w:author="PR Preview" w:date="2024-01-01T00:00:00Z">
        <w:r>
          <w:t xml:space="preserve">,</w:t>
        </w:r>
      </w:ins>
      <w:ins w:id="441" w:author="PR Preview" w:date="2024-01-01T00:00:00Z">
        <w:r>
          <w:t xml:space="preserve"> </w:t>
        </w:r>
      </w:ins>
      <w:ins w:id="441" w:author="PR Preview" w:date="2024-01-01T00:00:00Z">
        <w:r>
          <w:t xml:space="preserve">which leans heavily on many Tidyverse packages and may be worth checking out.</w:t>
        </w:r>
      </w:ins>
    </w:p>
    <w:bookmarkEnd w:id="156"/>
    <w:bookmarkStart w:id="178" w:name="core-tidyverse-packages"/>
    <w:p>
      <w:pPr>
        <w:pStyle w:val="Heading2"/>
      </w:pPr>
      <w:ins w:id="442" w:author="PR Preview" w:date="2024-01-01T00:00:00Z">
        <w:r>
          <w:t xml:space="preserve">6.16 Core Tidyverse Packages</w:t>
        </w:r>
      </w:ins>
    </w:p>
    <w:p>
      <w:pPr>
        <w:pStyle w:val="FirstParagraph"/>
      </w:pPr>
      <w:ins w:id="443" w:author="PR Preview" w:date="2024-01-01T00:00:00Z">
        <w:r>
          <w:t xml:space="preserve">The</w:t>
        </w:r>
      </w:ins>
      <w:ins w:id="443" w:author="PR Preview" w:date="2024-01-01T00:00:00Z">
        <w:r>
          <w:t xml:space="preserve"> </w:t>
        </w:r>
      </w:ins>
      <w:hyperlink r:id="rId157">
        <w:r>
          <w:rPr>
            <w:rStyle w:val="Hyperlink"/>
          </w:rPr>
          <w:t xml:space="preserve">tidyverse</w:t>
        </w:r>
      </w:hyperlink>
      <w:ins w:id="443" w:author="PR Preview" w:date="2024-01-01T00:00:00Z">
        <w:r>
          <w:t xml:space="preserve"> </w:t>
        </w:r>
      </w:ins>
      <w:ins w:id="443" w:author="PR Preview" w:date="2024-01-01T00:00:00Z">
        <w:r>
          <w:t xml:space="preserve">is a collection of R packages designed for data science</w:t>
        </w:r>
      </w:ins>
      <w:ins w:id="443" w:author="PR Preview" w:date="2024-01-01T00:00:00Z">
        <w:r>
          <w:t xml:space="preserve"> </w:t>
        </w:r>
      </w:ins>
      <w:ins w:id="443" w:author="PR Preview" w:date="2024-01-01T00:00:00Z">
        <w:r>
          <w:t xml:space="preserve">that share an underlying design philosophy, grammar, and data structures.</w:t>
        </w:r>
      </w:ins>
      <w:ins w:id="443" w:author="PR Preview" w:date="2024-01-01T00:00:00Z">
        <w:r>
          <w:t xml:space="preserve"> </w:t>
        </w:r>
      </w:ins>
      <w:ins w:id="443" w:author="PR Preview" w:date="2024-01-01T00:00:00Z">
        <w:r>
          <w:t xml:space="preserve">As of tidyverse 1.3.0,</w:t>
        </w:r>
      </w:ins>
      <w:ins w:id="443" w:author="PR Preview" w:date="2024-01-01T00:00:00Z">
        <w:r>
          <w:t xml:space="preserve"> </w:t>
        </w:r>
      </w:ins>
      <w:ins w:id="443" w:author="PR Preview" w:date="2024-01-01T00:00:00Z">
        <w:r>
          <w:t xml:space="preserve">the following nine packages are included in the core tidyverse and are loaded automatically</w:t>
        </w:r>
      </w:ins>
      <w:ins w:id="443" w:author="PR Preview" w:date="2024-01-01T00:00:00Z">
        <w:r>
          <w:t xml:space="preserve"> </w:t>
        </w:r>
      </w:ins>
      <w:ins w:id="443" w:author="PR Preview" w:date="2024-01-01T00:00:00Z">
        <w:r>
          <w:t xml:space="preserve">when you run</w:t>
        </w:r>
      </w:ins>
      <w:ins w:id="443" w:author="PR Preview" w:date="2024-01-01T00:00:00Z">
        <w:r>
          <w:t xml:space="preserve"> </w:t>
        </w:r>
      </w:ins>
      <w:ins w:id="443" w:author="PR Preview" w:date="2024-01-01T00:00:00Z">
        <w:r>
          <w:rPr>
            <w:rStyle w:val="VerbatimChar"/>
          </w:rPr>
          <w:t xml:space="preserve">library(tidyverse)</w:t>
        </w:r>
      </w:ins>
      <w:ins w:id="443" w:author="PR Preview" w:date="2024-01-01T00:00:00Z">
        <w:r>
          <w:t xml:space="preserve">:</w:t>
        </w:r>
      </w:ins>
    </w:p>
    <w:bookmarkStart w:id="159" w:name="sec-ggplot2"/>
    <w:p>
      <w:pPr>
        <w:pStyle w:val="Heading3"/>
      </w:pPr>
      <w:ins w:id="444" w:author="PR Preview" w:date="2024-01-01T00:00:00Z">
        <w:r>
          <w:t xml:space="preserve">6.16.1</w:t>
        </w:r>
      </w:ins>
      <w:ins w:id="444" w:author="PR Preview" w:date="2024-01-01T00:00:00Z">
        <w:r>
          <w:t xml:space="preserve"> </w:t>
        </w:r>
      </w:ins>
      <w:hyperlink r:id="rId158">
        <w:r>
          <w:rPr>
            <w:rStyle w:val="Hyperlink"/>
          </w:rPr>
          <w:t xml:space="preserve">ggplot2</w:t>
        </w:r>
      </w:hyperlink>
    </w:p>
    <w:p>
      <w:pPr>
        <w:pStyle w:val="FirstParagraph"/>
      </w:pPr>
      <w:hyperlink r:id="rId158">
        <w:r>
          <w:rPr>
            <w:rStyle w:val="VerbatimChar"/>
          </w:rPr>
          <w:t xml:space="preserve">{ggplot2}</w:t>
        </w:r>
      </w:hyperlink>
      <w:ins w:id="445" w:author="PR Preview" w:date="2024-01-01T00:00:00Z">
        <w:r>
          <w:t xml:space="preserve"> </w:t>
        </w:r>
      </w:ins>
      <w:ins w:id="445" w:author="PR Preview" w:date="2024-01-01T00:00:00Z">
        <w:r>
          <w:t xml:space="preserve">is a system for declaratively creating graphics,</w:t>
        </w:r>
      </w:ins>
      <w:ins w:id="445" w:author="PR Preview" w:date="2024-01-01T00:00:00Z">
        <w:r>
          <w:t xml:space="preserve"> </w:t>
        </w:r>
      </w:ins>
      <w:ins w:id="445" w:author="PR Preview" w:date="2024-01-01T00:00:00Z">
        <w:r>
          <w:t xml:space="preserve">based on The Grammar of Graphics.</w:t>
        </w:r>
      </w:ins>
      <w:ins w:id="445" w:author="PR Preview" w:date="2024-01-01T00:00:00Z">
        <w:r>
          <w:t xml:space="preserve"> </w:t>
        </w:r>
      </w:ins>
      <w:ins w:id="445" w:author="PR Preview" w:date="2024-01-01T00:00:00Z">
        <w:r>
          <w:t xml:space="preserve">You provide the data,</w:t>
        </w:r>
      </w:ins>
      <w:ins w:id="445" w:author="PR Preview" w:date="2024-01-01T00:00:00Z">
        <w:r>
          <w:t xml:space="preserve"> </w:t>
        </w:r>
      </w:ins>
      <w:ins w:id="445" w:author="PR Preview" w:date="2024-01-01T00:00:00Z">
        <w:r>
          <w:t xml:space="preserve">tell ggplot2 how to map variables to aesthetics and what graphical primitives to use,</w:t>
        </w:r>
      </w:ins>
      <w:ins w:id="445" w:author="PR Preview" w:date="2024-01-01T00:00:00Z">
        <w:r>
          <w:t xml:space="preserve"> </w:t>
        </w:r>
      </w:ins>
      <w:ins w:id="445" w:author="PR Preview" w:date="2024-01-01T00:00:00Z">
        <w:r>
          <w:t xml:space="preserve">and it takes care of the details.</w:t>
        </w:r>
      </w:ins>
    </w:p>
    <w:bookmarkEnd w:id="159"/>
    <w:bookmarkStart w:id="161" w:name="sec-dplyr"/>
    <w:p>
      <w:pPr>
        <w:pStyle w:val="Heading3"/>
      </w:pPr>
      <w:ins w:id="446" w:author="PR Preview" w:date="2024-01-01T00:00:00Z">
        <w:r>
          <w:t xml:space="preserve">6.16.2</w:t>
        </w:r>
      </w:ins>
      <w:ins w:id="446" w:author="PR Preview" w:date="2024-01-01T00:00:00Z">
        <w:r>
          <w:t xml:space="preserve"> </w:t>
        </w:r>
      </w:ins>
      <w:hyperlink r:id="rId160">
        <w:r>
          <w:rPr>
            <w:rStyle w:val="Hyperlink"/>
          </w:rPr>
          <w:t xml:space="preserve">dplyr</w:t>
        </w:r>
      </w:hyperlink>
    </w:p>
    <w:p>
      <w:pPr>
        <w:pStyle w:val="FirstParagraph"/>
      </w:pPr>
      <w:hyperlink r:id="rId160">
        <w:r>
          <w:rPr>
            <w:rStyle w:val="VerbatimChar"/>
          </w:rPr>
          <w:t xml:space="preserve">{dplyr}</w:t>
        </w:r>
      </w:hyperlink>
      <w:ins w:id="447" w:author="PR Preview" w:date="2024-01-01T00:00:00Z">
        <w:r>
          <w:t xml:space="preserve"> </w:t>
        </w:r>
      </w:ins>
      <w:ins w:id="447" w:author="PR Preview" w:date="2024-01-01T00:00:00Z">
        <w:r>
          <w:t xml:space="preserve">provides a grammar of data manipulation,</w:t>
        </w:r>
      </w:ins>
      <w:ins w:id="447" w:author="PR Preview" w:date="2024-01-01T00:00:00Z">
        <w:r>
          <w:t xml:space="preserve"> </w:t>
        </w:r>
      </w:ins>
      <w:ins w:id="447" w:author="PR Preview" w:date="2024-01-01T00:00:00Z">
        <w:r>
          <w:t xml:space="preserve">providing a consistent set of verbs that solve the most common data manipulation challenges.</w:t>
        </w:r>
      </w:ins>
      <w:ins w:id="447" w:author="PR Preview" w:date="2024-01-01T00:00:00Z">
        <w:r>
          <w:t xml:space="preserve"> </w:t>
        </w:r>
      </w:ins>
      <w:ins w:id="447" w:author="PR Preview" w:date="2024-01-01T00:00:00Z">
        <w:r>
          <w:t xml:space="preserve">Key functions include</w:t>
        </w:r>
      </w:ins>
      <w:ins w:id="447" w:author="PR Preview" w:date="2024-01-01T00:00:00Z">
        <w:r>
          <w:t xml:space="preserve"> </w:t>
        </w:r>
      </w:ins>
      <w:ins w:id="447" w:author="PR Preview" w:date="2024-01-01T00:00:00Z">
        <w:r>
          <w:rPr>
            <w:rStyle w:val="VerbatimChar"/>
          </w:rPr>
          <w:t xml:space="preserve">filter()</w:t>
        </w:r>
      </w:ins>
      <w:ins w:id="447" w:author="PR Preview" w:date="2024-01-01T00:00:00Z">
        <w:r>
          <w:t xml:space="preserve">,</w:t>
        </w:r>
      </w:ins>
      <w:ins w:id="447" w:author="PR Preview" w:date="2024-01-01T00:00:00Z">
        <w:r>
          <w:t xml:space="preserve"> </w:t>
        </w:r>
      </w:ins>
      <w:ins w:id="447" w:author="PR Preview" w:date="2024-01-01T00:00:00Z">
        <w:r>
          <w:rPr>
            <w:rStyle w:val="VerbatimChar"/>
          </w:rPr>
          <w:t xml:space="preserve">select()</w:t>
        </w:r>
      </w:ins>
      <w:ins w:id="447" w:author="PR Preview" w:date="2024-01-01T00:00:00Z">
        <w:r>
          <w:t xml:space="preserve">,</w:t>
        </w:r>
      </w:ins>
      <w:ins w:id="447" w:author="PR Preview" w:date="2024-01-01T00:00:00Z">
        <w:r>
          <w:t xml:space="preserve"> </w:t>
        </w:r>
      </w:ins>
      <w:ins w:id="447" w:author="PR Preview" w:date="2024-01-01T00:00:00Z">
        <w:r>
          <w:rPr>
            <w:rStyle w:val="VerbatimChar"/>
          </w:rPr>
          <w:t xml:space="preserve">mutate()</w:t>
        </w:r>
      </w:ins>
      <w:ins w:id="447" w:author="PR Preview" w:date="2024-01-01T00:00:00Z">
        <w:r>
          <w:t xml:space="preserve">,</w:t>
        </w:r>
      </w:ins>
      <w:ins w:id="447" w:author="PR Preview" w:date="2024-01-01T00:00:00Z">
        <w:r>
          <w:t xml:space="preserve"> </w:t>
        </w:r>
      </w:ins>
      <w:ins w:id="447" w:author="PR Preview" w:date="2024-01-01T00:00:00Z">
        <w:r>
          <w:rPr>
            <w:rStyle w:val="VerbatimChar"/>
          </w:rPr>
          <w:t xml:space="preserve">summarize()</w:t>
        </w:r>
      </w:ins>
      <w:ins w:id="447" w:author="PR Preview" w:date="2024-01-01T00:00:00Z">
        <w:r>
          <w:t xml:space="preserve">, and</w:t>
        </w:r>
      </w:ins>
      <w:ins w:id="447" w:author="PR Preview" w:date="2024-01-01T00:00:00Z">
        <w:r>
          <w:t xml:space="preserve"> </w:t>
        </w:r>
      </w:ins>
      <w:ins w:id="447" w:author="PR Preview" w:date="2024-01-01T00:00:00Z">
        <w:r>
          <w:rPr>
            <w:rStyle w:val="VerbatimChar"/>
          </w:rPr>
          <w:t xml:space="preserve">arrange()</w:t>
        </w:r>
      </w:ins>
      <w:ins w:id="447" w:author="PR Preview" w:date="2024-01-01T00:00:00Z">
        <w:r>
          <w:t xml:space="preserve">.</w:t>
        </w:r>
      </w:ins>
    </w:p>
    <w:bookmarkEnd w:id="161"/>
    <w:bookmarkStart w:id="164" w:name="sec-tidyr"/>
    <w:p>
      <w:pPr>
        <w:pStyle w:val="Heading3"/>
      </w:pPr>
      <w:ins w:id="448" w:author="PR Preview" w:date="2024-01-01T00:00:00Z">
        <w:r>
          <w:t xml:space="preserve">6.16.3</w:t>
        </w:r>
      </w:ins>
      <w:ins w:id="448" w:author="PR Preview" w:date="2024-01-01T00:00:00Z">
        <w:r>
          <w:t xml:space="preserve"> </w:t>
        </w:r>
      </w:ins>
      <w:hyperlink r:id="rId162">
        <w:r>
          <w:rPr>
            <w:rStyle w:val="Hyperlink"/>
          </w:rPr>
          <w:t xml:space="preserve">tidyr</w:t>
        </w:r>
      </w:hyperlink>
    </w:p>
    <w:p>
      <w:pPr>
        <w:pStyle w:val="FirstParagraph"/>
      </w:pPr>
      <w:hyperlink r:id="rId162">
        <w:r>
          <w:rPr>
            <w:rStyle w:val="VerbatimChar"/>
          </w:rPr>
          <w:t xml:space="preserve">{tidyr}</w:t>
        </w:r>
      </w:hyperlink>
      <w:ins w:id="449" w:author="PR Preview" w:date="2024-01-01T00:00:00Z">
        <w:r>
          <w:t xml:space="preserve"> </w:t>
        </w:r>
      </w:ins>
      <w:ins w:id="449" w:author="PR Preview" w:date="2024-01-01T00:00:00Z">
        <w:r>
          <w:t xml:space="preserve">provides a set of functions that help you get to tidy data.</w:t>
        </w:r>
      </w:ins>
      <w:ins w:id="449" w:author="PR Preview" w:date="2024-01-01T00:00:00Z">
        <w:r>
          <w:t xml:space="preserve"> </w:t>
        </w:r>
      </w:ins>
      <w:ins w:id="449" w:author="PR Preview" w:date="2024-01-01T00:00:00Z">
        <w:r>
          <w:t xml:space="preserve">Tidy data is data with a consistent form:</w:t>
        </w:r>
      </w:ins>
      <w:ins w:id="449" w:author="PR Preview" w:date="2024-01-01T00:00:00Z">
        <w:r>
          <w:t xml:space="preserve"> </w:t>
        </w:r>
      </w:ins>
      <w:ins w:id="449" w:author="PR Preview" w:date="2024-01-01T00:00:00Z">
        <w:r>
          <w:t xml:space="preserve">in brief, every variable goes in a column, and every column is a variable.</w:t>
        </w:r>
      </w:ins>
      <w:ins w:id="449" w:author="PR Preview" w:date="2024-01-01T00:00:00Z">
        <w:r>
          <w:t xml:space="preserve"> </w:t>
        </w:r>
      </w:ins>
      <w:ins w:id="449" w:author="PR Preview" w:date="2024-01-01T00:00:00Z">
        <w:r>
          <w:t xml:space="preserve">Key functions include</w:t>
        </w:r>
      </w:ins>
      <w:ins w:id="449" w:author="PR Preview" w:date="2024-01-01T00:00:00Z">
        <w:r>
          <w:t xml:space="preserve"> </w:t>
        </w:r>
      </w:ins>
      <w:ins w:id="449" w:author="PR Preview" w:date="2024-01-01T00:00:00Z">
        <w:r>
          <w:rPr>
            <w:rStyle w:val="VerbatimChar"/>
          </w:rPr>
          <w:t xml:space="preserve">pivot_longer()</w:t>
        </w:r>
      </w:ins>
      <w:ins w:id="449" w:author="PR Preview" w:date="2024-01-01T00:00:00Z">
        <w:r>
          <w:t xml:space="preserve">,</w:t>
        </w:r>
      </w:ins>
      <w:ins w:id="449" w:author="PR Preview" w:date="2024-01-01T00:00:00Z">
        <w:r>
          <w:t xml:space="preserve"> </w:t>
        </w:r>
      </w:ins>
      <w:ins w:id="449" w:author="PR Preview" w:date="2024-01-01T00:00:00Z">
        <w:r>
          <w:rPr>
            <w:rStyle w:val="VerbatimChar"/>
          </w:rPr>
          <w:t xml:space="preserve">pivot_wider()</w:t>
        </w:r>
      </w:ins>
      <w:ins w:id="449" w:author="PR Preview" w:date="2024-01-01T00:00:00Z">
        <w:r>
          <w:t xml:space="preserve">,</w:t>
        </w:r>
      </w:ins>
      <w:ins w:id="449" w:author="PR Preview" w:date="2024-01-01T00:00:00Z">
        <w:r>
          <w:t xml:space="preserve"> </w:t>
        </w:r>
      </w:ins>
      <w:ins w:id="449" w:author="PR Preview" w:date="2024-01-01T00:00:00Z">
        <w:r>
          <w:rPr>
            <w:rStyle w:val="VerbatimChar"/>
          </w:rPr>
          <w:t xml:space="preserve">separate()</w:t>
        </w:r>
      </w:ins>
      <w:ins w:id="449" w:author="PR Preview" w:date="2024-01-01T00:00:00Z">
        <w:r>
          <w:t xml:space="preserve">, and</w:t>
        </w:r>
      </w:ins>
      <w:ins w:id="449" w:author="PR Preview" w:date="2024-01-01T00:00:00Z">
        <w:r>
          <w:t xml:space="preserve"> </w:t>
        </w:r>
      </w:ins>
      <w:ins w:id="449" w:author="PR Preview" w:date="2024-01-01T00:00:00Z">
        <w:r>
          <w:rPr>
            <w:rStyle w:val="VerbatimChar"/>
          </w:rPr>
          <w:t xml:space="preserve">unite()</w:t>
        </w:r>
      </w:ins>
      <w:ins w:id="449" w:author="PR Preview" w:date="2024-01-01T00:00:00Z">
        <w:r>
          <w:t xml:space="preserve">.</w:t>
        </w:r>
      </w:ins>
    </w:p>
    <w:bookmarkStart w:id="163" w:name="when-to-use-dplyr-vs-tidyr"/>
    <w:p>
      <w:pPr>
        <w:pStyle w:val="Heading4"/>
      </w:pPr>
      <w:ins w:id="450" w:author="PR Preview" w:date="2024-01-01T00:00:00Z">
        <w:r>
          <w:t xml:space="preserve">6.16.3.1 When to use dplyr vs tidyr</w:t>
        </w:r>
      </w:ins>
    </w:p>
    <w:p>
      <w:pPr>
        <w:pStyle w:val="FirstParagraph"/>
      </w:pPr>
      <w:ins w:id="451" w:author="PR Preview" w:date="2024-01-01T00:00:00Z">
        <w:r>
          <w:t xml:space="preserve">While both</w:t>
        </w:r>
      </w:ins>
      <w:ins w:id="451" w:author="PR Preview" w:date="2024-01-01T00:00:00Z">
        <w:r>
          <w:t xml:space="preserve"> </w:t>
        </w:r>
      </w:ins>
      <w:hyperlink r:id="rId160">
        <w:r>
          <w:rPr>
            <w:rStyle w:val="VerbatimChar"/>
          </w:rPr>
          <w:t xml:space="preserve">{dplyr}</w:t>
        </w:r>
      </w:hyperlink>
      <w:ins w:id="451" w:author="PR Preview" w:date="2024-01-01T00:00:00Z">
        <w:r>
          <w:t xml:space="preserve"> </w:t>
        </w:r>
      </w:ins>
      <w:ins w:id="451" w:author="PR Preview" w:date="2024-01-01T00:00:00Z">
        <w:r>
          <w:t xml:space="preserve">and</w:t>
        </w:r>
      </w:ins>
      <w:ins w:id="451" w:author="PR Preview" w:date="2024-01-01T00:00:00Z">
        <w:r>
          <w:t xml:space="preserve"> </w:t>
        </w:r>
      </w:ins>
      <w:hyperlink r:id="rId162">
        <w:r>
          <w:rPr>
            <w:rStyle w:val="VerbatimChar"/>
          </w:rPr>
          <w:t xml:space="preserve">{tidyr}</w:t>
        </w:r>
      </w:hyperlink>
      <w:ins w:id="451" w:author="PR Preview" w:date="2024-01-01T00:00:00Z">
        <w:r>
          <w:t xml:space="preserve"> </w:t>
        </w:r>
      </w:ins>
      <w:ins w:id="451" w:author="PR Preview" w:date="2024-01-01T00:00:00Z">
        <w:r>
          <w:t xml:space="preserve">work with data frames,</w:t>
        </w:r>
      </w:ins>
      <w:ins w:id="451" w:author="PR Preview" w:date="2024-01-01T00:00:00Z">
        <w:r>
          <w:t xml:space="preserve"> </w:t>
        </w:r>
      </w:ins>
      <w:ins w:id="451" w:author="PR Preview" w:date="2024-01-01T00:00:00Z">
        <w:r>
          <w:t xml:space="preserve">they serve different purposes:</w:t>
        </w:r>
      </w:ins>
    </w:p>
    <w:p>
      <w:pPr>
        <w:numPr>
          <w:ilvl w:val="0"/>
          <w:numId w:val="1050"/>
        </w:numPr>
      </w:pPr>
      <w:ins w:id="452" w:author="PR Preview" w:date="2024-01-01T00:00:00Z">
        <w:r>
          <w:rPr>
            <w:b/>
            <w:bCs/>
          </w:rPr>
          <w:t xml:space="preserve">Use dplyr</w:t>
        </w:r>
      </w:ins>
      <w:ins w:id="452" w:author="PR Preview" w:date="2024-01-01T00:00:00Z">
        <w:r>
          <w:t xml:space="preserve"> </w:t>
        </w:r>
      </w:ins>
      <w:ins w:id="452" w:author="PR Preview" w:date="2024-01-01T00:00:00Z">
        <w:r>
          <w:t xml:space="preserve">for data manipulation within the current structure:</w:t>
        </w:r>
      </w:ins>
      <w:ins w:id="452" w:author="PR Preview" w:date="2024-01-01T00:00:00Z">
        <w:r>
          <w:t xml:space="preserve"> </w:t>
        </w:r>
      </w:ins>
      <w:ins w:id="452" w:author="PR Preview" w:date="2024-01-01T00:00:00Z">
        <w:r>
          <w:t xml:space="preserve">filtering rows, selecting columns, creating new variables, summarizing data, or joining datasets.</w:t>
        </w:r>
      </w:ins>
      <w:ins w:id="452" w:author="PR Preview" w:date="2024-01-01T00:00:00Z">
        <w:r>
          <w:t xml:space="preserve"> </w:t>
        </w:r>
      </w:ins>
      <w:ins w:id="452" w:author="PR Preview" w:date="2024-01-01T00:00:00Z">
        <w:r>
          <w:t xml:space="preserve">These operations work with your data as-is.</w:t>
        </w:r>
      </w:ins>
    </w:p>
    <w:p>
      <w:pPr>
        <w:numPr>
          <w:ilvl w:val="0"/>
          <w:numId w:val="1050"/>
        </w:numPr>
      </w:pPr>
      <w:ins w:id="453" w:author="PR Preview" w:date="2024-01-01T00:00:00Z">
        <w:r>
          <w:rPr>
            <w:b/>
            <w:bCs/>
          </w:rPr>
          <w:t xml:space="preserve">Use tidyr</w:t>
        </w:r>
      </w:ins>
      <w:ins w:id="453" w:author="PR Preview" w:date="2024-01-01T00:00:00Z">
        <w:r>
          <w:t xml:space="preserve"> </w:t>
        </w:r>
      </w:ins>
      <w:ins w:id="453" w:author="PR Preview" w:date="2024-01-01T00:00:00Z">
        <w:r>
          <w:t xml:space="preserve">for reshaping your data structure itself:</w:t>
        </w:r>
      </w:ins>
      <w:ins w:id="453" w:author="PR Preview" w:date="2024-01-01T00:00:00Z">
        <w:r>
          <w:t xml:space="preserve"> </w:t>
        </w:r>
      </w:ins>
      <w:ins w:id="453" w:author="PR Preview" w:date="2024-01-01T00:00:00Z">
        <w:r>
          <w:t xml:space="preserve">converting between wide and long formats (</w:t>
        </w:r>
      </w:ins>
      <w:ins w:id="453" w:author="PR Preview" w:date="2024-01-01T00:00:00Z">
        <w:r>
          <w:rPr>
            <w:rStyle w:val="VerbatimChar"/>
          </w:rPr>
          <w:t xml:space="preserve">pivot_longer()</w:t>
        </w:r>
      </w:ins>
      <w:ins w:id="453" w:author="PR Preview" w:date="2024-01-01T00:00:00Z">
        <w:r>
          <w:t xml:space="preserve">,</w:t>
        </w:r>
      </w:ins>
      <w:ins w:id="453" w:author="PR Preview" w:date="2024-01-01T00:00:00Z">
        <w:r>
          <w:t xml:space="preserve"> </w:t>
        </w:r>
      </w:ins>
      <w:ins w:id="453" w:author="PR Preview" w:date="2024-01-01T00:00:00Z">
        <w:r>
          <w:rPr>
            <w:rStyle w:val="VerbatimChar"/>
          </w:rPr>
          <w:t xml:space="preserve">pivot_wider()</w:t>
        </w:r>
      </w:ins>
      <w:ins w:id="453" w:author="PR Preview" w:date="2024-01-01T00:00:00Z">
        <w:r>
          <w:t xml:space="preserve">),</w:t>
        </w:r>
      </w:ins>
      <w:ins w:id="453" w:author="PR Preview" w:date="2024-01-01T00:00:00Z">
        <w:r>
          <w:t xml:space="preserve"> </w:t>
        </w:r>
      </w:ins>
      <w:ins w:id="453" w:author="PR Preview" w:date="2024-01-01T00:00:00Z">
        <w:r>
          <w:t xml:space="preserve">splitting or combining columns (</w:t>
        </w:r>
      </w:ins>
      <w:ins w:id="453" w:author="PR Preview" w:date="2024-01-01T00:00:00Z">
        <w:r>
          <w:rPr>
            <w:rStyle w:val="VerbatimChar"/>
          </w:rPr>
          <w:t xml:space="preserve">separate()</w:t>
        </w:r>
      </w:ins>
      <w:ins w:id="453" w:author="PR Preview" w:date="2024-01-01T00:00:00Z">
        <w:r>
          <w:t xml:space="preserve">,</w:t>
        </w:r>
      </w:ins>
      <w:ins w:id="453" w:author="PR Preview" w:date="2024-01-01T00:00:00Z">
        <w:r>
          <w:t xml:space="preserve"> </w:t>
        </w:r>
      </w:ins>
      <w:ins w:id="453" w:author="PR Preview" w:date="2024-01-01T00:00:00Z">
        <w:r>
          <w:rPr>
            <w:rStyle w:val="VerbatimChar"/>
          </w:rPr>
          <w:t xml:space="preserve">unite()</w:t>
        </w:r>
      </w:ins>
      <w:ins w:id="453" w:author="PR Preview" w:date="2024-01-01T00:00:00Z">
        <w:r>
          <w:t xml:space="preserve">),</w:t>
        </w:r>
      </w:ins>
      <w:ins w:id="453" w:author="PR Preview" w:date="2024-01-01T00:00:00Z">
        <w:r>
          <w:t xml:space="preserve"> </w:t>
        </w:r>
      </w:ins>
      <w:ins w:id="453" w:author="PR Preview" w:date="2024-01-01T00:00:00Z">
        <w:r>
          <w:t xml:space="preserve">or handling missing values explicitly (</w:t>
        </w:r>
      </w:ins>
      <w:ins w:id="453" w:author="PR Preview" w:date="2024-01-01T00:00:00Z">
        <w:r>
          <w:rPr>
            <w:rStyle w:val="VerbatimChar"/>
          </w:rPr>
          <w:t xml:space="preserve">complete()</w:t>
        </w:r>
      </w:ins>
      <w:ins w:id="453" w:author="PR Preview" w:date="2024-01-01T00:00:00Z">
        <w:r>
          <w:t xml:space="preserve">,</w:t>
        </w:r>
      </w:ins>
      <w:ins w:id="453" w:author="PR Preview" w:date="2024-01-01T00:00:00Z">
        <w:r>
          <w:t xml:space="preserve"> </w:t>
        </w:r>
      </w:ins>
      <w:ins w:id="453" w:author="PR Preview" w:date="2024-01-01T00:00:00Z">
        <w:r>
          <w:rPr>
            <w:rStyle w:val="VerbatimChar"/>
          </w:rPr>
          <w:t xml:space="preserve">fill()</w:t>
        </w:r>
      </w:ins>
      <w:ins w:id="453" w:author="PR Preview" w:date="2024-01-01T00:00:00Z">
        <w:r>
          <w:t xml:space="preserve">).</w:t>
        </w:r>
      </w:ins>
    </w:p>
    <w:p>
      <w:pPr>
        <w:pStyle w:val="FirstParagraph"/>
      </w:pPr>
      <w:ins w:id="454" w:author="PR Preview" w:date="2024-01-01T00:00:00Z">
        <w:r>
          <w:t xml:space="preserve">These packages work together seamlessly in data analysis workflows.</w:t>
        </w:r>
      </w:ins>
      <w:ins w:id="454" w:author="PR Preview" w:date="2024-01-01T00:00:00Z">
        <w:r>
          <w:t xml:space="preserve"> </w:t>
        </w:r>
      </w:ins>
      <w:ins w:id="454" w:author="PR Preview" w:date="2024-01-01T00:00:00Z">
        <w:r>
          <w:t xml:space="preserve">A typical pattern is to use tidyr to reshape your data into the right structure,</w:t>
        </w:r>
      </w:ins>
      <w:ins w:id="454" w:author="PR Preview" w:date="2024-01-01T00:00:00Z">
        <w:r>
          <w:t xml:space="preserve"> </w:t>
        </w:r>
      </w:ins>
      <w:ins w:id="454" w:author="PR Preview" w:date="2024-01-01T00:00:00Z">
        <w:r>
          <w:t xml:space="preserve">then use dplyr to manipulate and analyze it.</w:t>
        </w:r>
      </w:ins>
    </w:p>
    <w:bookmarkEnd w:id="163"/>
    <w:bookmarkEnd w:id="164"/>
    <w:bookmarkStart w:id="166" w:name="sec-readr"/>
    <w:p>
      <w:pPr>
        <w:pStyle w:val="Heading3"/>
      </w:pPr>
      <w:ins w:id="455" w:author="PR Preview" w:date="2024-01-01T00:00:00Z">
        <w:r>
          <w:t xml:space="preserve">6.16.4</w:t>
        </w:r>
      </w:ins>
      <w:ins w:id="455" w:author="PR Preview" w:date="2024-01-01T00:00:00Z">
        <w:r>
          <w:t xml:space="preserve"> </w:t>
        </w:r>
      </w:ins>
      <w:hyperlink r:id="rId165">
        <w:r>
          <w:rPr>
            <w:rStyle w:val="Hyperlink"/>
          </w:rPr>
          <w:t xml:space="preserve">readr</w:t>
        </w:r>
      </w:hyperlink>
    </w:p>
    <w:p>
      <w:pPr>
        <w:pStyle w:val="FirstParagraph"/>
      </w:pPr>
      <w:hyperlink r:id="rId165">
        <w:r>
          <w:rPr>
            <w:rStyle w:val="VerbatimChar"/>
          </w:rPr>
          <w:t xml:space="preserve">{readr}</w:t>
        </w:r>
      </w:hyperlink>
      <w:ins w:id="456" w:author="PR Preview" w:date="2024-01-01T00:00:00Z">
        <w:r>
          <w:t xml:space="preserve"> </w:t>
        </w:r>
      </w:ins>
      <w:ins w:id="456" w:author="PR Preview" w:date="2024-01-01T00:00:00Z">
        <w:r>
          <w:t xml:space="preserve">provides a fast and friendly way to read rectangular data</w:t>
        </w:r>
      </w:ins>
      <w:ins w:id="456" w:author="PR Preview" w:date="2024-01-01T00:00:00Z">
        <w:r>
          <w:t xml:space="preserve"> </w:t>
        </w:r>
      </w:ins>
      <w:ins w:id="456" w:author="PR Preview" w:date="2024-01-01T00:00:00Z">
        <w:r>
          <w:t xml:space="preserve">(like csv, tsv, and fwf).</w:t>
        </w:r>
      </w:ins>
      <w:ins w:id="456" w:author="PR Preview" w:date="2024-01-01T00:00:00Z">
        <w:r>
          <w:t xml:space="preserve"> </w:t>
        </w:r>
      </w:ins>
      <w:ins w:id="456" w:author="PR Preview" w:date="2024-01-01T00:00:00Z">
        <w:r>
          <w:t xml:space="preserve">It is designed to flexibly parse many types of data found in the wild,</w:t>
        </w:r>
      </w:ins>
      <w:ins w:id="456" w:author="PR Preview" w:date="2024-01-01T00:00:00Z">
        <w:r>
          <w:t xml:space="preserve"> </w:t>
        </w:r>
      </w:ins>
      <w:ins w:id="456" w:author="PR Preview" w:date="2024-01-01T00:00:00Z">
        <w:r>
          <w:t xml:space="preserve">while still cleanly failing when data unexpectedly changes.</w:t>
        </w:r>
      </w:ins>
    </w:p>
    <w:bookmarkEnd w:id="166"/>
    <w:bookmarkStart w:id="169" w:name="sec-purrr"/>
    <w:p>
      <w:pPr>
        <w:pStyle w:val="Heading3"/>
      </w:pPr>
      <w:ins w:id="457" w:author="PR Preview" w:date="2024-01-01T00:00:00Z">
        <w:r>
          <w:t xml:space="preserve">6.16.5</w:t>
        </w:r>
      </w:ins>
      <w:ins w:id="457" w:author="PR Preview" w:date="2024-01-01T00:00:00Z">
        <w:r>
          <w:t xml:space="preserve"> </w:t>
        </w:r>
      </w:ins>
      <w:hyperlink r:id="rId167">
        <w:r>
          <w:rPr>
            <w:rStyle w:val="Hyperlink"/>
          </w:rPr>
          <w:t xml:space="preserve">purrr</w:t>
        </w:r>
      </w:hyperlink>
    </w:p>
    <w:p>
      <w:pPr>
        <w:pStyle w:val="FirstParagraph"/>
      </w:pPr>
      <w:hyperlink r:id="rId167">
        <w:r>
          <w:rPr>
            <w:rStyle w:val="VerbatimChar"/>
          </w:rPr>
          <w:t xml:space="preserve">{purrr}</w:t>
        </w:r>
      </w:hyperlink>
      <w:ins w:id="458" w:author="PR Preview" w:date="2024-01-01T00:00:00Z">
        <w:r>
          <w:t xml:space="preserve"> </w:t>
        </w:r>
      </w:ins>
      <w:ins w:id="458" w:author="PR Preview" w:date="2024-01-01T00:00:00Z">
        <w:r>
          <w:t xml:space="preserve">enhances R’s</w:t>
        </w:r>
      </w:ins>
      <w:ins w:id="458" w:author="PR Preview" w:date="2024-01-01T00:00:00Z">
        <w:r>
          <w:t xml:space="preserve"> </w:t>
        </w:r>
      </w:ins>
      <w:hyperlink r:id="rId168">
        <w:r>
          <w:rPr>
            <w:rStyle w:val="Hyperlink"/>
          </w:rPr>
          <w:t xml:space="preserve">functional programming</w:t>
        </w:r>
      </w:hyperlink>
      <w:ins w:id="458" w:author="PR Preview" w:date="2024-01-01T00:00:00Z">
        <w:r>
          <w:t xml:space="preserve"> </w:t>
        </w:r>
      </w:ins>
      <w:ins w:id="458" w:author="PR Preview" w:date="2024-01-01T00:00:00Z">
        <w:r>
          <w:t xml:space="preserve">(FP) toolkit</w:t>
        </w:r>
      </w:ins>
      <w:ins w:id="458" w:author="PR Preview" w:date="2024-01-01T00:00:00Z">
        <w:r>
          <w:t xml:space="preserve"> </w:t>
        </w:r>
      </w:ins>
      <w:ins w:id="458" w:author="PR Preview" w:date="2024-01-01T00:00:00Z">
        <w:r>
          <w:t xml:space="preserve">by providing a complete and consistent set of tools for working with functions and vectors.</w:t>
        </w:r>
      </w:ins>
      <w:ins w:id="458" w:author="PR Preview" w:date="2024-01-01T00:00:00Z">
        <w:r>
          <w:t xml:space="preserve"> </w:t>
        </w:r>
      </w:ins>
      <w:ins w:id="458" w:author="PR Preview" w:date="2024-01-01T00:00:00Z">
        <w:r>
          <w:t xml:space="preserve">Once you master the basic concepts,</w:t>
        </w:r>
      </w:ins>
      <w:ins w:id="458" w:author="PR Preview" w:date="2024-01-01T00:00:00Z">
        <w:r>
          <w:t xml:space="preserve"> </w:t>
        </w:r>
      </w:ins>
      <w:ins w:id="458" w:author="PR Preview" w:date="2024-01-01T00:00:00Z">
        <w:r>
          <w:t xml:space="preserve">purrr allows you to replace many for loops with code that is easier to write and more expressive.</w:t>
        </w:r>
      </w:ins>
      <w:ins w:id="458" w:author="PR Preview" w:date="2024-01-01T00:00:00Z">
        <w:r>
          <w:t xml:space="preserve"> </w:t>
        </w:r>
      </w:ins>
      <w:ins w:id="458" w:author="PR Preview" w:date="2024-01-01T00:00:00Z">
        <w:r>
          <w:t xml:space="preserve">See</w:t>
        </w:r>
      </w:ins>
      <w:ins w:id="458" w:author="PR Preview" w:date="2024-01-01T00:00:00Z">
        <w:r>
          <w:t xml:space="preserve"> </w:t>
        </w:r>
      </w:ins>
      <w:hyperlink w:anchor="sec-iteration">
        <w:r>
          <w:rPr>
            <w:rStyle w:val="Hyperlink"/>
          </w:rPr>
          <w:t xml:space="preserve">Section 6.4</w:t>
        </w:r>
      </w:hyperlink>
      <w:ins w:id="458" w:author="PR Preview" w:date="2024-01-01T00:00:00Z">
        <w:r>
          <w:t xml:space="preserve"> </w:t>
        </w:r>
      </w:ins>
      <w:ins w:id="458" w:author="PR Preview" w:date="2024-01-01T00:00:00Z">
        <w:r>
          <w:t xml:space="preserve">for more details on using purrr.</w:t>
        </w:r>
      </w:ins>
    </w:p>
    <w:bookmarkEnd w:id="169"/>
    <w:bookmarkStart w:id="171" w:name="sec-tibble"/>
    <w:p>
      <w:pPr>
        <w:pStyle w:val="Heading3"/>
      </w:pPr>
      <w:ins w:id="459" w:author="PR Preview" w:date="2024-01-01T00:00:00Z">
        <w:r>
          <w:t xml:space="preserve">6.16.6</w:t>
        </w:r>
      </w:ins>
      <w:ins w:id="459" w:author="PR Preview" w:date="2024-01-01T00:00:00Z">
        <w:r>
          <w:t xml:space="preserve"> </w:t>
        </w:r>
      </w:ins>
      <w:hyperlink r:id="rId170">
        <w:r>
          <w:rPr>
            <w:rStyle w:val="Hyperlink"/>
          </w:rPr>
          <w:t xml:space="preserve">tibble</w:t>
        </w:r>
      </w:hyperlink>
    </w:p>
    <w:p>
      <w:pPr>
        <w:pStyle w:val="FirstParagraph"/>
      </w:pPr>
      <w:hyperlink r:id="rId170">
        <w:r>
          <w:rPr>
            <w:rStyle w:val="VerbatimChar"/>
          </w:rPr>
          <w:t xml:space="preserve">{tibble}</w:t>
        </w:r>
      </w:hyperlink>
      <w:ins w:id="460" w:author="PR Preview" w:date="2024-01-01T00:00:00Z">
        <w:r>
          <w:t xml:space="preserve"> </w:t>
        </w:r>
      </w:ins>
      <w:ins w:id="460" w:author="PR Preview" w:date="2024-01-01T00:00:00Z">
        <w:r>
          <w:t xml:space="preserve">is a modern re-imagining of the data frame,</w:t>
        </w:r>
      </w:ins>
      <w:ins w:id="460" w:author="PR Preview" w:date="2024-01-01T00:00:00Z">
        <w:r>
          <w:t xml:space="preserve"> </w:t>
        </w:r>
      </w:ins>
      <w:ins w:id="460" w:author="PR Preview" w:date="2024-01-01T00:00:00Z">
        <w:r>
          <w:t xml:space="preserve">keeping what time has proven to be effective,</w:t>
        </w:r>
      </w:ins>
      <w:ins w:id="460" w:author="PR Preview" w:date="2024-01-01T00:00:00Z">
        <w:r>
          <w:t xml:space="preserve"> </w:t>
        </w:r>
      </w:ins>
      <w:ins w:id="460" w:author="PR Preview" w:date="2024-01-01T00:00:00Z">
        <w:r>
          <w:t xml:space="preserve">and throwing out what it has not.</w:t>
        </w:r>
      </w:ins>
      <w:ins w:id="460" w:author="PR Preview" w:date="2024-01-01T00:00:00Z">
        <w:r>
          <w:t xml:space="preserve"> </w:t>
        </w:r>
      </w:ins>
      <w:ins w:id="460" w:author="PR Preview" w:date="2024-01-01T00:00:00Z">
        <w:r>
          <w:t xml:space="preserve">Tibbles are data.frames that are lazy and surly:</w:t>
        </w:r>
      </w:ins>
      <w:ins w:id="460" w:author="PR Preview" w:date="2024-01-01T00:00:00Z">
        <w:r>
          <w:t xml:space="preserve"> </w:t>
        </w:r>
      </w:ins>
      <w:ins w:id="460" w:author="PR Preview" w:date="2024-01-01T00:00:00Z">
        <w:r>
          <w:t xml:space="preserve">they do less and complain more forcing you to confront problems earlier,</w:t>
        </w:r>
      </w:ins>
      <w:ins w:id="460" w:author="PR Preview" w:date="2024-01-01T00:00:00Z">
        <w:r>
          <w:t xml:space="preserve"> </w:t>
        </w:r>
      </w:ins>
      <w:ins w:id="460" w:author="PR Preview" w:date="2024-01-01T00:00:00Z">
        <w:r>
          <w:t xml:space="preserve">typically leading to cleaner, more expressive code.</w:t>
        </w:r>
      </w:ins>
    </w:p>
    <w:bookmarkEnd w:id="171"/>
    <w:bookmarkStart w:id="173" w:name="sec-stringr"/>
    <w:p>
      <w:pPr>
        <w:pStyle w:val="Heading3"/>
      </w:pPr>
      <w:ins w:id="461" w:author="PR Preview" w:date="2024-01-01T00:00:00Z">
        <w:r>
          <w:t xml:space="preserve">6.16.7</w:t>
        </w:r>
      </w:ins>
      <w:ins w:id="461" w:author="PR Preview" w:date="2024-01-01T00:00:00Z">
        <w:r>
          <w:t xml:space="preserve"> </w:t>
        </w:r>
      </w:ins>
      <w:hyperlink r:id="rId172">
        <w:r>
          <w:rPr>
            <w:rStyle w:val="Hyperlink"/>
          </w:rPr>
          <w:t xml:space="preserve">stringr</w:t>
        </w:r>
      </w:hyperlink>
    </w:p>
    <w:p>
      <w:pPr>
        <w:pStyle w:val="FirstParagraph"/>
      </w:pPr>
      <w:hyperlink r:id="rId172">
        <w:r>
          <w:rPr>
            <w:rStyle w:val="VerbatimChar"/>
          </w:rPr>
          <w:t xml:space="preserve">{stringr}</w:t>
        </w:r>
      </w:hyperlink>
      <w:ins w:id="462" w:author="PR Preview" w:date="2024-01-01T00:00:00Z">
        <w:r>
          <w:t xml:space="preserve"> </w:t>
        </w:r>
      </w:ins>
      <w:ins w:id="462" w:author="PR Preview" w:date="2024-01-01T00:00:00Z">
        <w:r>
          <w:t xml:space="preserve">provides a cohesive set of functions</w:t>
        </w:r>
      </w:ins>
      <w:ins w:id="462" w:author="PR Preview" w:date="2024-01-01T00:00:00Z">
        <w:r>
          <w:t xml:space="preserve"> </w:t>
        </w:r>
      </w:ins>
      <w:ins w:id="462" w:author="PR Preview" w:date="2024-01-01T00:00:00Z">
        <w:r>
          <w:t xml:space="preserve">designed to make working with strings as easy as possible.</w:t>
        </w:r>
      </w:ins>
      <w:ins w:id="462" w:author="PR Preview" w:date="2024-01-01T00:00:00Z">
        <w:r>
          <w:t xml:space="preserve"> </w:t>
        </w:r>
      </w:ins>
      <w:ins w:id="462" w:author="PR Preview" w:date="2024-01-01T00:00:00Z">
        <w:r>
          <w:t xml:space="preserve">It is built on top of stringi,</w:t>
        </w:r>
      </w:ins>
      <w:ins w:id="462" w:author="PR Preview" w:date="2024-01-01T00:00:00Z">
        <w:r>
          <w:t xml:space="preserve"> </w:t>
        </w:r>
      </w:ins>
      <w:ins w:id="462" w:author="PR Preview" w:date="2024-01-01T00:00:00Z">
        <w:r>
          <w:t xml:space="preserve">which uses the ICU C library to provide fast,</w:t>
        </w:r>
      </w:ins>
      <w:ins w:id="462" w:author="PR Preview" w:date="2024-01-01T00:00:00Z">
        <w:r>
          <w:t xml:space="preserve"> </w:t>
        </w:r>
      </w:ins>
      <w:ins w:id="462" w:author="PR Preview" w:date="2024-01-01T00:00:00Z">
        <w:r>
          <w:t xml:space="preserve">correct implementations of common string manipulations.</w:t>
        </w:r>
      </w:ins>
    </w:p>
    <w:bookmarkEnd w:id="173"/>
    <w:bookmarkStart w:id="175" w:name="sec-forcats"/>
    <w:p>
      <w:pPr>
        <w:pStyle w:val="Heading3"/>
      </w:pPr>
      <w:ins w:id="463" w:author="PR Preview" w:date="2024-01-01T00:00:00Z">
        <w:r>
          <w:t xml:space="preserve">6.16.8</w:t>
        </w:r>
      </w:ins>
      <w:ins w:id="463" w:author="PR Preview" w:date="2024-01-01T00:00:00Z">
        <w:r>
          <w:t xml:space="preserve"> </w:t>
        </w:r>
      </w:ins>
      <w:hyperlink r:id="rId174">
        <w:r>
          <w:rPr>
            <w:rStyle w:val="Hyperlink"/>
          </w:rPr>
          <w:t xml:space="preserve">forcats</w:t>
        </w:r>
      </w:hyperlink>
    </w:p>
    <w:p>
      <w:pPr>
        <w:pStyle w:val="FirstParagraph"/>
      </w:pPr>
      <w:hyperlink r:id="rId174">
        <w:r>
          <w:rPr>
            <w:rStyle w:val="VerbatimChar"/>
          </w:rPr>
          <w:t xml:space="preserve">{forcats}</w:t>
        </w:r>
      </w:hyperlink>
      <w:ins w:id="464" w:author="PR Preview" w:date="2024-01-01T00:00:00Z">
        <w:r>
          <w:t xml:space="preserve"> </w:t>
        </w:r>
      </w:ins>
      <w:ins w:id="464" w:author="PR Preview" w:date="2024-01-01T00:00:00Z">
        <w:r>
          <w:t xml:space="preserve">provides a suite of useful tools</w:t>
        </w:r>
      </w:ins>
      <w:ins w:id="464" w:author="PR Preview" w:date="2024-01-01T00:00:00Z">
        <w:r>
          <w:t xml:space="preserve"> </w:t>
        </w:r>
      </w:ins>
      <w:ins w:id="464" w:author="PR Preview" w:date="2024-01-01T00:00:00Z">
        <w:r>
          <w:t xml:space="preserve">that solve common problems with factors.</w:t>
        </w:r>
      </w:ins>
      <w:ins w:id="464" w:author="PR Preview" w:date="2024-01-01T00:00:00Z">
        <w:r>
          <w:t xml:space="preserve"> </w:t>
        </w:r>
      </w:ins>
      <w:ins w:id="464" w:author="PR Preview" w:date="2024-01-01T00:00:00Z">
        <w:r>
          <w:t xml:space="preserve">R uses factors to handle categorical variables,</w:t>
        </w:r>
      </w:ins>
      <w:ins w:id="464" w:author="PR Preview" w:date="2024-01-01T00:00:00Z">
        <w:r>
          <w:t xml:space="preserve"> </w:t>
        </w:r>
      </w:ins>
      <w:ins w:id="464" w:author="PR Preview" w:date="2024-01-01T00:00:00Z">
        <w:r>
          <w:t xml:space="preserve">variables that have a fixed and known set of possible values.</w:t>
        </w:r>
      </w:ins>
    </w:p>
    <w:bookmarkEnd w:id="175"/>
    <w:bookmarkStart w:id="177" w:name="sec-lubridate"/>
    <w:p>
      <w:pPr>
        <w:pStyle w:val="Heading3"/>
      </w:pPr>
      <w:ins w:id="465" w:author="PR Preview" w:date="2024-01-01T00:00:00Z">
        <w:r>
          <w:t xml:space="preserve">6.16.9</w:t>
        </w:r>
      </w:ins>
      <w:ins w:id="465" w:author="PR Preview" w:date="2024-01-01T00:00:00Z">
        <w:r>
          <w:t xml:space="preserve"> </w:t>
        </w:r>
      </w:ins>
      <w:hyperlink r:id="rId176">
        <w:r>
          <w:rPr>
            <w:rStyle w:val="Hyperlink"/>
          </w:rPr>
          <w:t xml:space="preserve">lubridate</w:t>
        </w:r>
      </w:hyperlink>
    </w:p>
    <w:p>
      <w:pPr>
        <w:pStyle w:val="FirstParagraph"/>
      </w:pPr>
      <w:hyperlink r:id="rId176">
        <w:r>
          <w:rPr>
            <w:rStyle w:val="VerbatimChar"/>
          </w:rPr>
          <w:t xml:space="preserve">{lubridate}</w:t>
        </w:r>
      </w:hyperlink>
      <w:ins w:id="466" w:author="PR Preview" w:date="2024-01-01T00:00:00Z">
        <w:r>
          <w:t xml:space="preserve"> </w:t>
        </w:r>
      </w:ins>
      <w:ins w:id="466" w:author="PR Preview" w:date="2024-01-01T00:00:00Z">
        <w:r>
          <w:t xml:space="preserve">provides a set of functions for working with date-times,</w:t>
        </w:r>
      </w:ins>
      <w:ins w:id="466" w:author="PR Preview" w:date="2024-01-01T00:00:00Z">
        <w:r>
          <w:t xml:space="preserve"> </w:t>
        </w:r>
      </w:ins>
      <w:ins w:id="466" w:author="PR Preview" w:date="2024-01-01T00:00:00Z">
        <w:r>
          <w:t xml:space="preserve">extending and improving on R’s existing support for them.</w:t>
        </w:r>
      </w:ins>
      <w:ins w:id="466" w:author="PR Preview" w:date="2024-01-01T00:00:00Z">
        <w:r>
          <w:t xml:space="preserve"> </w:t>
        </w:r>
      </w:ins>
      <w:ins w:id="466" w:author="PR Preview" w:date="2024-01-01T00:00:00Z">
        <w:r>
          <w:t xml:space="preserve">Key functions include</w:t>
        </w:r>
      </w:ins>
      <w:ins w:id="466" w:author="PR Preview" w:date="2024-01-01T00:00:00Z">
        <w:r>
          <w:t xml:space="preserve"> </w:t>
        </w:r>
      </w:ins>
      <w:ins w:id="466" w:author="PR Preview" w:date="2024-01-01T00:00:00Z">
        <w:r>
          <w:rPr>
            <w:rStyle w:val="VerbatimChar"/>
          </w:rPr>
          <w:t xml:space="preserve">ymd()</w:t>
        </w:r>
      </w:ins>
      <w:ins w:id="466" w:author="PR Preview" w:date="2024-01-01T00:00:00Z">
        <w:r>
          <w:t xml:space="preserve">,</w:t>
        </w:r>
      </w:ins>
      <w:ins w:id="466" w:author="PR Preview" w:date="2024-01-01T00:00:00Z">
        <w:r>
          <w:t xml:space="preserve"> </w:t>
        </w:r>
      </w:ins>
      <w:ins w:id="466" w:author="PR Preview" w:date="2024-01-01T00:00:00Z">
        <w:r>
          <w:rPr>
            <w:rStyle w:val="VerbatimChar"/>
          </w:rPr>
          <w:t xml:space="preserve">mdy()</w:t>
        </w:r>
      </w:ins>
      <w:ins w:id="466" w:author="PR Preview" w:date="2024-01-01T00:00:00Z">
        <w:r>
          <w:t xml:space="preserve">,</w:t>
        </w:r>
      </w:ins>
      <w:ins w:id="466" w:author="PR Preview" w:date="2024-01-01T00:00:00Z">
        <w:r>
          <w:t xml:space="preserve"> </w:t>
        </w:r>
      </w:ins>
      <w:ins w:id="466" w:author="PR Preview" w:date="2024-01-01T00:00:00Z">
        <w:r>
          <w:rPr>
            <w:rStyle w:val="VerbatimChar"/>
          </w:rPr>
          <w:t xml:space="preserve">dmy()</w:t>
        </w:r>
      </w:ins>
      <w:ins w:id="466" w:author="PR Preview" w:date="2024-01-01T00:00:00Z">
        <w:r>
          <w:t xml:space="preserve"> </w:t>
        </w:r>
      </w:ins>
      <w:ins w:id="466" w:author="PR Preview" w:date="2024-01-01T00:00:00Z">
        <w:r>
          <w:t xml:space="preserve">for parsing dates,</w:t>
        </w:r>
      </w:ins>
      <w:ins w:id="466" w:author="PR Preview" w:date="2024-01-01T00:00:00Z">
        <w:r>
          <w:t xml:space="preserve"> </w:t>
        </w:r>
      </w:ins>
      <w:ins w:id="466" w:author="PR Preview" w:date="2024-01-01T00:00:00Z">
        <w:r>
          <w:t xml:space="preserve">and</w:t>
        </w:r>
      </w:ins>
      <w:ins w:id="466" w:author="PR Preview" w:date="2024-01-01T00:00:00Z">
        <w:r>
          <w:t xml:space="preserve"> </w:t>
        </w:r>
      </w:ins>
      <w:ins w:id="466" w:author="PR Preview" w:date="2024-01-01T00:00:00Z">
        <w:r>
          <w:rPr>
            <w:rStyle w:val="VerbatimChar"/>
          </w:rPr>
          <w:t xml:space="preserve">year()</w:t>
        </w:r>
      </w:ins>
      <w:ins w:id="466" w:author="PR Preview" w:date="2024-01-01T00:00:00Z">
        <w:r>
          <w:t xml:space="preserve">,</w:t>
        </w:r>
      </w:ins>
      <w:ins w:id="466" w:author="PR Preview" w:date="2024-01-01T00:00:00Z">
        <w:r>
          <w:t xml:space="preserve"> </w:t>
        </w:r>
      </w:ins>
      <w:ins w:id="466" w:author="PR Preview" w:date="2024-01-01T00:00:00Z">
        <w:r>
          <w:rPr>
            <w:rStyle w:val="VerbatimChar"/>
          </w:rPr>
          <w:t xml:space="preserve">month()</w:t>
        </w:r>
      </w:ins>
      <w:ins w:id="466" w:author="PR Preview" w:date="2024-01-01T00:00:00Z">
        <w:r>
          <w:t xml:space="preserve">,</w:t>
        </w:r>
      </w:ins>
      <w:ins w:id="466" w:author="PR Preview" w:date="2024-01-01T00:00:00Z">
        <w:r>
          <w:t xml:space="preserve"> </w:t>
        </w:r>
      </w:ins>
      <w:ins w:id="466" w:author="PR Preview" w:date="2024-01-01T00:00:00Z">
        <w:r>
          <w:rPr>
            <w:rStyle w:val="VerbatimChar"/>
          </w:rPr>
          <w:t xml:space="preserve">day()</w:t>
        </w:r>
      </w:ins>
      <w:ins w:id="466" w:author="PR Preview" w:date="2024-01-01T00:00:00Z">
        <w:r>
          <w:t xml:space="preserve"> </w:t>
        </w:r>
      </w:ins>
      <w:ins w:id="466" w:author="PR Preview" w:date="2024-01-01T00:00:00Z">
        <w:r>
          <w:t xml:space="preserve">for extracting components.</w:t>
        </w:r>
      </w:ins>
    </w:p>
    <w:bookmarkEnd w:id="177"/>
    <w:bookmarkEnd w:id="178"/>
    <w:bookmarkStart w:id="180" w:name="base-r-to-tidyverse-translation"/>
    <w:p>
      <w:pPr>
        <w:pStyle w:val="Heading2"/>
      </w:pPr>
      <w:ins w:id="467" w:author="PR Preview" w:date="2024-01-01T00:00:00Z">
        <w:r>
          <w:t xml:space="preserve">6.17 Base R to Tidyverse Translation</w:t>
        </w:r>
      </w:ins>
    </w:p>
    <w:p>
      <w:pPr>
        <w:pStyle w:val="FirstParagraph"/>
      </w:pPr>
      <w:ins w:id="468" w:author="PR Preview" w:date="2024-01-01T00:00:00Z">
        <w:r>
          <w:t xml:space="preserve">The following list is not exhaustive,</w:t>
        </w:r>
      </w:ins>
      <w:ins w:id="468" w:author="PR Preview" w:date="2024-01-01T00:00:00Z">
        <w:r>
          <w:t xml:space="preserve"> </w:t>
        </w:r>
      </w:ins>
      <w:ins w:id="468" w:author="PR Preview" w:date="2024-01-01T00:00:00Z">
        <w:r>
          <w:t xml:space="preserve">but is a compact overview to begin to translate Base R into something better:</w:t>
        </w:r>
      </w:ins>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ins w:id="469" w:author="PR Preview" w:date="2024-01-01T00:00:00Z">
        <w:r>
          <w:t xml:space="preserve">For a more extensive set of syntactical translations to Tidyverse,</w:t>
        </w:r>
      </w:ins>
      <w:ins w:id="469" w:author="PR Preview" w:date="2024-01-01T00:00:00Z">
        <w:r>
          <w:t xml:space="preserve"> </w:t>
        </w:r>
      </w:ins>
      <w:ins w:id="469" w:author="PR Preview" w:date="2024-01-01T00:00:00Z">
        <w:r>
          <w:t xml:space="preserve">you can check out</w:t>
        </w:r>
      </w:ins>
      <w:ins w:id="469" w:author="PR Preview" w:date="2024-01-01T00:00:00Z">
        <w:r>
          <w:t xml:space="preserve"> </w:t>
        </w:r>
      </w:ins>
      <w:hyperlink r:id="rId179">
        <w:r>
          <w:rPr>
            <w:rStyle w:val="Hyperlink"/>
          </w:rPr>
          <w:t xml:space="preserve">this document</w:t>
        </w:r>
      </w:hyperlink>
      <w:ins w:id="469" w:author="PR Preview" w:date="2024-01-01T00:00:00Z">
        <w:r>
          <w:t xml:space="preserve">.</w:t>
        </w:r>
      </w:ins>
    </w:p>
    <w:bookmarkEnd w:id="180"/>
    <w:bookmarkStart w:id="187" w:name="programming-with-tidyverse"/>
    <w:p>
      <w:pPr>
        <w:pStyle w:val="Heading2"/>
      </w:pPr>
      <w:ins w:id="470" w:author="PR Preview" w:date="2024-01-01T00:00:00Z">
        <w:r>
          <w:t xml:space="preserve">6.18 Programming with Tidyverse</w:t>
        </w:r>
      </w:ins>
    </w:p>
    <w:p>
      <w:pPr>
        <w:pStyle w:val="FirstParagraph"/>
      </w:pPr>
      <w:ins w:id="471" w:author="PR Preview" w:date="2024-01-01T00:00:00Z">
        <w:r>
          <w:t xml:space="preserve">Working with Tidyverse within functions can be somewhat of a pain</w:t>
        </w:r>
      </w:ins>
      <w:ins w:id="471" w:author="PR Preview" w:date="2024-01-01T00:00:00Z">
        <w:r>
          <w:t xml:space="preserve"> </w:t>
        </w:r>
      </w:ins>
      <w:ins w:id="471" w:author="PR Preview" w:date="2024-01-01T00:00:00Z">
        <w:r>
          <w:t xml:space="preserve">due to non-standard evaluation (NSE) semantics.</w:t>
        </w:r>
      </w:ins>
      <w:ins w:id="471" w:author="PR Preview" w:date="2024-01-01T00:00:00Z">
        <w:r>
          <w:t xml:space="preserve"> </w:t>
        </w:r>
      </w:ins>
      <w:ins w:id="471" w:author="PR Preview" w:date="2024-01-01T00:00:00Z">
        <w:r>
          <w:t xml:space="preserve">If you’re an avid function writer,</w:t>
        </w:r>
      </w:ins>
      <w:ins w:id="471" w:author="PR Preview" w:date="2024-01-01T00:00:00Z">
        <w:r>
          <w:t xml:space="preserve"> </w:t>
        </w:r>
      </w:ins>
      <w:ins w:id="471" w:author="PR Preview" w:date="2024-01-01T00:00:00Z">
        <w:r>
          <w:t xml:space="preserve">we’d recommend checking out the following resources:</w:t>
        </w:r>
      </w:ins>
    </w:p>
    <w:p>
      <w:pPr>
        <w:pStyle w:val="Compact"/>
        <w:numPr>
          <w:ilvl w:val="0"/>
          <w:numId w:val="1051"/>
        </w:numPr>
      </w:pPr>
      <w:hyperlink r:id="rId181">
        <w:r>
          <w:rPr>
            <w:rStyle w:val="Hyperlink"/>
          </w:rPr>
          <w:t xml:space="preserve">Programming with dplyr</w:t>
        </w:r>
      </w:hyperlink>
      <w:ins w:id="472" w:author="PR Preview" w:date="2024-01-01T00:00:00Z">
        <w:r>
          <w:t xml:space="preserve"> </w:t>
        </w:r>
      </w:ins>
      <w:ins w:id="472" w:author="PR Preview" w:date="2024-01-01T00:00:00Z">
        <w:r>
          <w:t xml:space="preserve">(package vignette)</w:t>
        </w:r>
      </w:ins>
    </w:p>
    <w:p>
      <w:pPr>
        <w:pStyle w:val="Compact"/>
        <w:numPr>
          <w:ilvl w:val="0"/>
          <w:numId w:val="1051"/>
        </w:numPr>
      </w:pPr>
      <w:hyperlink r:id="rId182">
        <w:r>
          <w:rPr>
            <w:rStyle w:val="Hyperlink"/>
          </w:rPr>
          <w:t xml:space="preserve">Using dplyr in packages</w:t>
        </w:r>
      </w:hyperlink>
      <w:ins w:id="473" w:author="PR Preview" w:date="2024-01-01T00:00:00Z">
        <w:r>
          <w:t xml:space="preserve"> </w:t>
        </w:r>
      </w:ins>
      <w:ins w:id="473" w:author="PR Preview" w:date="2024-01-01T00:00:00Z">
        <w:r>
          <w:t xml:space="preserve">(package vignette)</w:t>
        </w:r>
      </w:ins>
    </w:p>
    <w:p>
      <w:pPr>
        <w:pStyle w:val="Compact"/>
        <w:numPr>
          <w:ilvl w:val="0"/>
          <w:numId w:val="1051"/>
        </w:numPr>
      </w:pPr>
      <w:hyperlink r:id="rId183">
        <w:r>
          <w:rPr>
            <w:rStyle w:val="Hyperlink"/>
          </w:rPr>
          <w:t xml:space="preserve">Tidy Eval in 5 Minutes</w:t>
        </w:r>
      </w:hyperlink>
      <w:ins w:id="474" w:author="PR Preview" w:date="2024-01-01T00:00:00Z">
        <w:r>
          <w:t xml:space="preserve"> </w:t>
        </w:r>
      </w:ins>
      <w:ins w:id="474" w:author="PR Preview" w:date="2024-01-01T00:00:00Z">
        <w:r>
          <w:t xml:space="preserve">(video)</w:t>
        </w:r>
      </w:ins>
    </w:p>
    <w:p>
      <w:pPr>
        <w:pStyle w:val="Compact"/>
        <w:numPr>
          <w:ilvl w:val="0"/>
          <w:numId w:val="1051"/>
        </w:numPr>
      </w:pPr>
      <w:hyperlink r:id="rId181">
        <w:r>
          <w:rPr>
            <w:rStyle w:val="Hyperlink"/>
          </w:rPr>
          <w:t xml:space="preserve">Tidy Evaluation</w:t>
        </w:r>
      </w:hyperlink>
      <w:ins w:id="475" w:author="PR Preview" w:date="2024-01-01T00:00:00Z">
        <w:r>
          <w:t xml:space="preserve"> </w:t>
        </w:r>
      </w:ins>
      <w:ins w:id="475" w:author="PR Preview" w:date="2024-01-01T00:00:00Z">
        <w:r>
          <w:t xml:space="preserve">(e-book)</w:t>
        </w:r>
      </w:ins>
    </w:p>
    <w:p>
      <w:pPr>
        <w:pStyle w:val="Compact"/>
        <w:numPr>
          <w:ilvl w:val="0"/>
          <w:numId w:val="1051"/>
        </w:numPr>
      </w:pPr>
      <w:hyperlink r:id="rId184">
        <w:r>
          <w:rPr>
            <w:rStyle w:val="Hyperlink"/>
          </w:rPr>
          <w:t xml:space="preserve">Evaluation</w:t>
        </w:r>
      </w:hyperlink>
      <w:ins w:id="476" w:author="PR Preview" w:date="2024-01-01T00:00:00Z">
        <w:r>
          <w:t xml:space="preserve"> </w:t>
        </w:r>
      </w:ins>
      <w:ins w:id="476" w:author="PR Preview" w:date="2024-01-01T00:00:00Z">
        <w:r>
          <w:t xml:space="preserve">(advanced details)</w:t>
        </w:r>
      </w:ins>
    </w:p>
    <w:p>
      <w:pPr>
        <w:pStyle w:val="Compact"/>
        <w:numPr>
          <w:ilvl w:val="0"/>
          <w:numId w:val="1051"/>
        </w:numPr>
      </w:pPr>
      <w:hyperlink r:id="rId185">
        <w:r>
          <w:rPr>
            <w:rStyle w:val="Hyperlink"/>
          </w:rPr>
          <w:t xml:space="preserve">Data Frame Columns as Arguments to Dplyr Functions</w:t>
        </w:r>
      </w:hyperlink>
      <w:ins w:id="477" w:author="PR Preview" w:date="2024-01-01T00:00:00Z">
        <w:r>
          <w:t xml:space="preserve"> </w:t>
        </w:r>
      </w:ins>
      <w:ins w:id="477" w:author="PR Preview" w:date="2024-01-01T00:00:00Z">
        <w:r>
          <w:t xml:space="preserve">(blog)</w:t>
        </w:r>
      </w:ins>
    </w:p>
    <w:p>
      <w:pPr>
        <w:pStyle w:val="Compact"/>
        <w:numPr>
          <w:ilvl w:val="0"/>
          <w:numId w:val="1051"/>
        </w:numPr>
      </w:pPr>
      <w:hyperlink r:id="rId186">
        <w:r>
          <w:rPr>
            <w:rStyle w:val="Hyperlink"/>
          </w:rPr>
          <w:t xml:space="preserve">Standard Evaluation for *_join</w:t>
        </w:r>
      </w:hyperlink>
      <w:ins w:id="478" w:author="PR Preview" w:date="2024-01-01T00:00:00Z">
        <w:r>
          <w:t xml:space="preserve"> </w:t>
        </w:r>
      </w:ins>
      <w:ins w:id="478" w:author="PR Preview" w:date="2024-01-01T00:00:00Z">
        <w:r>
          <w:t xml:space="preserve">(stackoverflow)</w:t>
        </w:r>
      </w:ins>
    </w:p>
    <w:p>
      <w:pPr>
        <w:pStyle w:val="FirstParagraph"/>
      </w:pPr>
      <w:ins w:id="479" w:author="PR Preview" w:date="2024-01-01T00:00:00Z">
        <w:r>
          <w:t xml:space="preserve">See also</w:t>
        </w:r>
      </w:ins>
      <w:ins w:id="479" w:author="PR Preview" w:date="2024-01-01T00:00:00Z">
        <w:r>
          <w:t xml:space="preserve"> </w:t>
        </w:r>
      </w:ins>
      <w:hyperlink w:anchor="sec-tidyverse-replacements">
        <w:r>
          <w:rPr>
            <w:rStyle w:val="Hyperlink"/>
          </w:rPr>
          <w:t xml:space="preserve">Section 8.8</w:t>
        </w:r>
      </w:hyperlink>
    </w:p>
    <w:bookmarkEnd w:id="187"/>
    <w:bookmarkStart w:id="190" w:name="coding-with-r-and-python"/>
    <w:p>
      <w:pPr>
        <w:pStyle w:val="Heading2"/>
      </w:pPr>
      <w:ins w:id="480" w:author="PR Preview" w:date="2024-01-01T00:00:00Z">
        <w:r>
          <w:t xml:space="preserve">6.19 Coding with R and Python</w:t>
        </w:r>
      </w:ins>
    </w:p>
    <w:p>
      <w:pPr>
        <w:pStyle w:val="FirstParagraph"/>
      </w:pPr>
      <w:ins w:id="481" w:author="PR Preview" w:date="2024-01-01T00:00:00Z">
        <w:r>
          <w:t xml:space="preserve">If you’re using both R and Python, you may wish to check out the</w:t>
        </w:r>
      </w:ins>
      <w:ins w:id="481" w:author="PR Preview" w:date="2024-01-01T00:00:00Z">
        <w:r>
          <w:t xml:space="preserve"> </w:t>
        </w:r>
      </w:ins>
      <w:hyperlink r:id="rId188">
        <w:r>
          <w:rPr>
            <w:rStyle w:val="Hyperlink"/>
          </w:rPr>
          <w:t xml:space="preserve">Feather package</w:t>
        </w:r>
      </w:hyperlink>
      <w:ins w:id="481" w:author="PR Preview" w:date="2024-01-01T00:00:00Z">
        <w:r>
          <w:t xml:space="preserve"> </w:t>
        </w:r>
      </w:ins>
      <w:ins w:id="481" w:author="PR Preview" w:date="2024-01-01T00:00:00Z">
        <w:r>
          <w:t xml:space="preserve">for exchanging data between the two languages</w:t>
        </w:r>
      </w:ins>
      <w:ins w:id="481" w:author="PR Preview" w:date="2024-01-01T00:00:00Z">
        <w:r>
          <w:t xml:space="preserve"> </w:t>
        </w:r>
      </w:ins>
      <w:hyperlink r:id="rId189">
        <w:r>
          <w:rPr>
            <w:rStyle w:val="Hyperlink"/>
          </w:rPr>
          <w:t xml:space="preserve">extremely quickly</w:t>
        </w:r>
      </w:hyperlink>
      <w:ins w:id="481" w:author="PR Preview" w:date="2024-01-01T00:00:00Z">
        <w:r>
          <w:t xml:space="preserve">.</w:t>
        </w:r>
      </w:ins>
    </w:p>
    <w:bookmarkEnd w:id="190"/>
    <w:bookmarkStart w:id="196" w:name="X4707fc3d29ccc8f46e4e422d4c06c560a63a17f"/>
    <w:p>
      <w:pPr>
        <w:pStyle w:val="Heading2"/>
      </w:pPr>
      <w:ins w:id="482" w:author="PR Preview" w:date="2024-01-01T00:00:00Z">
        <w:r>
          <w:t xml:space="preserve">6.20 Repeating analyses with different variations</w:t>
        </w:r>
      </w:ins>
    </w:p>
    <w:p>
      <w:pPr>
        <w:pStyle w:val="FirstParagraph"/>
      </w:pPr>
      <w:ins w:id="483" w:author="PR Preview" w:date="2024-01-01T00:00:00Z">
        <w:r>
          <w:t xml:space="preserve">In many cases, we will need to apply our modeling on different combinations of interests (outcomes, exposures, etc.). We can certainly use a</w:t>
        </w:r>
      </w:ins>
      <w:ins w:id="483" w:author="PR Preview" w:date="2024-01-01T00:00:00Z">
        <w:r>
          <w:t xml:space="preserve"> </w:t>
        </w:r>
      </w:ins>
      <w:ins w:id="483" w:author="PR Preview" w:date="2024-01-01T00:00:00Z">
        <w:r>
          <w:rPr>
            <w:rStyle w:val="VerbatimChar"/>
          </w:rPr>
          <w:t xml:space="preserve">for</w:t>
        </w:r>
      </w:ins>
      <w:ins w:id="483" w:author="PR Preview" w:date="2024-01-01T00:00:00Z">
        <w:r>
          <w:t xml:space="preserve"> </w:t>
        </w:r>
      </w:ins>
      <w:ins w:id="483" w:author="PR Preview" w:date="2024-01-01T00:00:00Z">
        <w:r>
          <w:t xml:space="preserve">loop to repeat the execution of a wrapper function, but generally,</w:t>
        </w:r>
      </w:ins>
      <w:ins w:id="483" w:author="PR Preview" w:date="2024-01-01T00:00:00Z">
        <w:r>
          <w:t xml:space="preserve"> </w:t>
        </w:r>
      </w:ins>
      <w:ins w:id="483" w:author="PR Preview" w:date="2024-01-01T00:00:00Z">
        <w:r>
          <w:rPr>
            <w:rStyle w:val="VerbatimChar"/>
          </w:rPr>
          <w:t xml:space="preserve">for</w:t>
        </w:r>
      </w:ins>
      <w:ins w:id="483" w:author="PR Preview" w:date="2024-01-01T00:00:00Z">
        <w:r>
          <w:t xml:space="preserve"> </w:t>
        </w:r>
      </w:ins>
      <w:ins w:id="483" w:author="PR Preview" w:date="2024-01-01T00:00:00Z">
        <w:r>
          <w:t xml:space="preserve">loops request high memory usage and produce the results in long computation time.</w:t>
        </w:r>
      </w:ins>
    </w:p>
    <w:p>
      <w:pPr>
        <w:pStyle w:val="BodyText"/>
      </w:pPr>
      <w:ins w:id="484" w:author="PR Preview" w:date="2024-01-01T00:00:00Z">
        <w:r>
          <w:t xml:space="preserve">Fortunately, R has some functions which implement looping in a compact form to help repeating your analyses with different variations (subgroups, outcomes, covariate sets, etc.) with better performances.</w:t>
        </w:r>
      </w:ins>
    </w:p>
    <w:bookmarkStart w:id="191" w:name="lapply-and-sapply-1"/>
    <w:p>
      <w:pPr>
        <w:pStyle w:val="Heading3"/>
      </w:pPr>
      <w:ins w:id="485" w:author="PR Preview" w:date="2024-01-01T00:00:00Z">
        <w:r>
          <w:t xml:space="preserve">6.20.1</w:t>
        </w:r>
      </w:ins>
      <w:ins w:id="485" w:author="PR Preview" w:date="2024-01-01T00:00:00Z">
        <w:r>
          <w:t xml:space="preserve"> </w:t>
        </w:r>
      </w:ins>
      <w:ins w:id="485" w:author="PR Preview" w:date="2024-01-01T00:00:00Z">
        <w:r>
          <w:rPr>
            <w:rStyle w:val="VerbatimChar"/>
          </w:rPr>
          <w:t xml:space="preserve">lapply()</w:t>
        </w:r>
      </w:ins>
      <w:ins w:id="485" w:author="PR Preview" w:date="2024-01-01T00:00:00Z">
        <w:r>
          <w:t xml:space="preserve"> </w:t>
        </w:r>
      </w:ins>
      <w:ins w:id="485" w:author="PR Preview" w:date="2024-01-01T00:00:00Z">
        <w:r>
          <w:t xml:space="preserve">and</w:t>
        </w:r>
      </w:ins>
      <w:ins w:id="485" w:author="PR Preview" w:date="2024-01-01T00:00:00Z">
        <w:r>
          <w:t xml:space="preserve"> </w:t>
        </w:r>
      </w:ins>
      <w:ins w:id="485" w:author="PR Preview" w:date="2024-01-01T00:00:00Z">
        <w:r>
          <w:rPr>
            <w:rStyle w:val="VerbatimChar"/>
          </w:rPr>
          <w:t xml:space="preserve">sapply()</w:t>
        </w:r>
      </w:ins>
    </w:p>
    <w:p>
      <w:pPr>
        <w:pStyle w:val="FirstParagraph"/>
      </w:pPr>
      <w:ins w:id="486" w:author="PR Preview" w:date="2024-01-01T00:00:00Z">
        <w:r>
          <w:rPr>
            <w:rStyle w:val="VerbatimChar"/>
          </w:rPr>
          <w:t xml:space="preserve">lapply()</w:t>
        </w:r>
      </w:ins>
      <w:ins w:id="486" w:author="PR Preview" w:date="2024-01-01T00:00:00Z">
        <w:r>
          <w:t xml:space="preserve"> </w:t>
        </w:r>
      </w:ins>
      <w:ins w:id="486" w:author="PR Preview" w:date="2024-01-01T00:00:00Z">
        <w:r>
          <w:t xml:space="preserve">is a function in the base R package that applies a function to each element of a list and returns a list. It’s typically faster than</w:t>
        </w:r>
      </w:ins>
      <w:ins w:id="486" w:author="PR Preview" w:date="2024-01-01T00:00:00Z">
        <w:r>
          <w:t xml:space="preserve"> </w:t>
        </w:r>
      </w:ins>
      <w:ins w:id="486" w:author="PR Preview" w:date="2024-01-01T00:00:00Z">
        <w:r>
          <w:rPr>
            <w:rStyle w:val="VerbatimChar"/>
          </w:rPr>
          <w:t xml:space="preserve">for</w:t>
        </w:r>
      </w:ins>
      <w:ins w:id="486" w:author="PR Preview" w:date="2024-01-01T00:00:00Z">
        <w:r>
          <w:t xml:space="preserve">. Here is a simple generic example:</w:t>
        </w:r>
      </w:ins>
    </w:p>
    <w:p>
      <w:pPr>
        <w:pStyle w:val="SourceCode"/>
      </w:pPr>
      <w:ins w:id="487" w:author="PR Preview" w:date="2024-01-01T00:00:00Z">
        <w:r>
          <w:rPr>
            <w:rStyle w:val="VerbatimChar"/>
          </w:rPr>
          <w:t xml:space="preserve">result &lt;- lapply(X = mylist, FUN = func)</w:t>
        </w:r>
      </w:ins>
    </w:p>
    <w:p>
      <w:pPr>
        <w:pStyle w:val="FirstParagraph"/>
      </w:pPr>
      <w:ins w:id="488" w:author="PR Preview" w:date="2024-01-01T00:00:00Z">
        <w:r>
          <w:t xml:space="preserve">There is another very similar function called</w:t>
        </w:r>
      </w:ins>
      <w:ins w:id="488" w:author="PR Preview" w:date="2024-01-01T00:00:00Z">
        <w:r>
          <w:t xml:space="preserve"> </w:t>
        </w:r>
      </w:ins>
      <w:ins w:id="488" w:author="PR Preview" w:date="2024-01-01T00:00:00Z">
        <w:r>
          <w:rPr>
            <w:rStyle w:val="VerbatimChar"/>
          </w:rPr>
          <w:t xml:space="preserve">sapply()</w:t>
        </w:r>
      </w:ins>
      <w:ins w:id="488" w:author="PR Preview" w:date="2024-01-01T00:00:00Z">
        <w:r>
          <w:t xml:space="preserve">. It also takes a list as its input, but if the output of the</w:t>
        </w:r>
      </w:ins>
      <w:ins w:id="488" w:author="PR Preview" w:date="2024-01-01T00:00:00Z">
        <w:r>
          <w:t xml:space="preserve"> </w:t>
        </w:r>
      </w:ins>
      <w:ins w:id="488" w:author="PR Preview" w:date="2024-01-01T00:00:00Z">
        <w:r>
          <w:rPr>
            <w:rStyle w:val="VerbatimChar"/>
          </w:rPr>
          <w:t xml:space="preserve">func</w:t>
        </w:r>
      </w:ins>
      <w:ins w:id="488" w:author="PR Preview" w:date="2024-01-01T00:00:00Z">
        <w:r>
          <w:t xml:space="preserve"> </w:t>
        </w:r>
      </w:ins>
      <w:ins w:id="488" w:author="PR Preview" w:date="2024-01-01T00:00:00Z">
        <w:r>
          <w:t xml:space="preserve">is of the same length for each element in the input list, then</w:t>
        </w:r>
      </w:ins>
      <w:ins w:id="488" w:author="PR Preview" w:date="2024-01-01T00:00:00Z">
        <w:r>
          <w:t xml:space="preserve"> </w:t>
        </w:r>
      </w:ins>
      <w:ins w:id="488" w:author="PR Preview" w:date="2024-01-01T00:00:00Z">
        <w:r>
          <w:rPr>
            <w:rStyle w:val="VerbatimChar"/>
          </w:rPr>
          <w:t xml:space="preserve">sapply()</w:t>
        </w:r>
      </w:ins>
      <w:ins w:id="488" w:author="PR Preview" w:date="2024-01-01T00:00:00Z">
        <w:r>
          <w:t xml:space="preserve"> </w:t>
        </w:r>
      </w:ins>
      <w:ins w:id="488" w:author="PR Preview" w:date="2024-01-01T00:00:00Z">
        <w:r>
          <w:t xml:space="preserve">will simplify the output to the simplest data structure possible, which will usually be a vector.</w:t>
        </w:r>
      </w:ins>
    </w:p>
    <w:bookmarkEnd w:id="191"/>
    <w:bookmarkStart w:id="192" w:name="mapply-and-pmap"/>
    <w:p>
      <w:pPr>
        <w:pStyle w:val="Heading3"/>
      </w:pPr>
      <w:ins w:id="489" w:author="PR Preview" w:date="2024-01-01T00:00:00Z">
        <w:r>
          <w:t xml:space="preserve">6.20.2</w:t>
        </w:r>
      </w:ins>
      <w:ins w:id="489" w:author="PR Preview" w:date="2024-01-01T00:00:00Z">
        <w:r>
          <w:t xml:space="preserve"> </w:t>
        </w:r>
      </w:ins>
      <w:ins w:id="489" w:author="PR Preview" w:date="2024-01-01T00:00:00Z">
        <w:r>
          <w:rPr>
            <w:rStyle w:val="VerbatimChar"/>
          </w:rPr>
          <w:t xml:space="preserve">mapply()</w:t>
        </w:r>
      </w:ins>
      <w:ins w:id="489" w:author="PR Preview" w:date="2024-01-01T00:00:00Z">
        <w:r>
          <w:t xml:space="preserve"> </w:t>
        </w:r>
      </w:ins>
      <w:ins w:id="489" w:author="PR Preview" w:date="2024-01-01T00:00:00Z">
        <w:r>
          <w:t xml:space="preserve">and</w:t>
        </w:r>
      </w:ins>
      <w:ins w:id="489" w:author="PR Preview" w:date="2024-01-01T00:00:00Z">
        <w:r>
          <w:t xml:space="preserve"> </w:t>
        </w:r>
      </w:ins>
      <w:ins w:id="489" w:author="PR Preview" w:date="2024-01-01T00:00:00Z">
        <w:r>
          <w:rPr>
            <w:rStyle w:val="VerbatimChar"/>
          </w:rPr>
          <w:t xml:space="preserve">pmap()</w:t>
        </w:r>
      </w:ins>
    </w:p>
    <w:p>
      <w:pPr>
        <w:pStyle w:val="FirstParagraph"/>
      </w:pPr>
      <w:ins w:id="490" w:author="PR Preview" w:date="2024-01-01T00:00:00Z">
        <w:r>
          <w:t xml:space="preserve">Sometimes, we’d like to employ a wrapper function that takes arguments from multiple different lists/vectors. Then, we can consider using</w:t>
        </w:r>
      </w:ins>
      <w:ins w:id="490" w:author="PR Preview" w:date="2024-01-01T00:00:00Z">
        <w:r>
          <w:t xml:space="preserve"> </w:t>
        </w:r>
      </w:ins>
      <w:ins w:id="490" w:author="PR Preview" w:date="2024-01-01T00:00:00Z">
        <w:r>
          <w:rPr>
            <w:rStyle w:val="VerbatimChar"/>
          </w:rPr>
          <w:t xml:space="preserve">mapply()</w:t>
        </w:r>
      </w:ins>
      <w:ins w:id="490" w:author="PR Preview" w:date="2024-01-01T00:00:00Z">
        <w:r>
          <w:t xml:space="preserve"> </w:t>
        </w:r>
      </w:ins>
      <w:ins w:id="490" w:author="PR Preview" w:date="2024-01-01T00:00:00Z">
        <w:r>
          <w:t xml:space="preserve">from the base R package or</w:t>
        </w:r>
      </w:ins>
      <w:ins w:id="490" w:author="PR Preview" w:date="2024-01-01T00:00:00Z">
        <w:r>
          <w:t xml:space="preserve"> </w:t>
        </w:r>
      </w:ins>
      <w:ins w:id="490" w:author="PR Preview" w:date="2024-01-01T00:00:00Z">
        <w:r>
          <w:rPr>
            <w:rStyle w:val="VerbatimChar"/>
          </w:rPr>
          <w:t xml:space="preserve">pmap()</w:t>
        </w:r>
      </w:ins>
      <w:ins w:id="490" w:author="PR Preview" w:date="2024-01-01T00:00:00Z">
        <w:r>
          <w:t xml:space="preserve"> </w:t>
        </w:r>
      </w:ins>
      <w:ins w:id="490" w:author="PR Preview" w:date="2024-01-01T00:00:00Z">
        <w:r>
          <w:t xml:space="preserve">from the</w:t>
        </w:r>
      </w:ins>
      <w:ins w:id="490" w:author="PR Preview" w:date="2024-01-01T00:00:00Z">
        <w:r>
          <w:t xml:space="preserve"> </w:t>
        </w:r>
      </w:ins>
      <w:ins w:id="490" w:author="PR Preview" w:date="2024-01-01T00:00:00Z">
        <w:r>
          <w:rPr>
            <w:rStyle w:val="VerbatimChar"/>
          </w:rPr>
          <w:t xml:space="preserve">purrr</w:t>
        </w:r>
      </w:ins>
      <w:ins w:id="490" w:author="PR Preview" w:date="2024-01-01T00:00:00Z">
        <w:r>
          <w:t xml:space="preserve"> </w:t>
        </w:r>
      </w:ins>
      <w:ins w:id="490" w:author="PR Preview" w:date="2024-01-01T00:00:00Z">
        <w:r>
          <w:t xml:space="preserve">package.</w:t>
        </w:r>
      </w:ins>
    </w:p>
    <w:p>
      <w:pPr>
        <w:pStyle w:val="BodyText"/>
      </w:pPr>
      <w:ins w:id="491" w:author="PR Preview" w:date="2024-01-01T00:00:00Z">
        <w:r>
          <w:t xml:space="preserve">Please see the simple specific example below where the two input lists are of the same length and we are doing a pairwise calculation:</w:t>
        </w:r>
      </w:ins>
    </w:p>
    <w:p>
      <w:pPr>
        <w:pStyle w:val="SourceCode"/>
      </w:pPr>
      <w:ins w:id="492" w:author="PR Preview" w:date="2024-01-01T00:00:00Z">
        <w:r>
          <w:rPr>
            <w:rStyle w:val="VerbatimChar"/>
          </w:rPr>
          <w:t xml:space="preserve">mylist1 = list(0:3)</w:t>
        </w:r>
      </w:ins>
      <w:ins w:id="492" w:author="PR Preview" w:date="2024-01-01T00:00:00Z">
        <w:r>
          <w:br/>
        </w:r>
      </w:ins>
      <w:ins w:id="492" w:author="PR Preview" w:date="2024-01-01T00:00:00Z">
        <w:r>
          <w:rPr>
            <w:rStyle w:val="VerbatimChar"/>
          </w:rPr>
          <w:t xml:space="preserve">mylist2 = list(6:9)</w:t>
        </w:r>
      </w:ins>
      <w:ins w:id="492" w:author="PR Preview" w:date="2024-01-01T00:00:00Z">
        <w:r>
          <w:br/>
        </w:r>
      </w:ins>
      <w:ins w:id="492" w:author="PR Preview" w:date="2024-01-01T00:00:00Z">
        <w:r>
          <w:rPr>
            <w:rStyle w:val="VerbatimChar"/>
          </w:rPr>
          <w:t xml:space="preserve">mylists = list(mylist1, mylist2)</w:t>
        </w:r>
      </w:ins>
      <w:ins w:id="492" w:author="PR Preview" w:date="2024-01-01T00:00:00Z">
        <w:r>
          <w:br/>
        </w:r>
      </w:ins>
      <w:ins w:id="492" w:author="PR Preview" w:date="2024-01-01T00:00:00Z">
        <w:r>
          <w:br/>
        </w:r>
      </w:ins>
      <w:ins w:id="492" w:author="PR Preview" w:date="2024-01-01T00:00:00Z">
        <w:r>
          <w:rPr>
            <w:rStyle w:val="VerbatimChar"/>
          </w:rPr>
          <w:t xml:space="preserve">square_sum &lt;- function(x, y) {</w:t>
        </w:r>
      </w:ins>
      <w:ins w:id="492" w:author="PR Preview" w:date="2024-01-01T00:00:00Z">
        <w:r>
          <w:br/>
        </w:r>
      </w:ins>
      <w:ins w:id="492" w:author="PR Preview" w:date="2024-01-01T00:00:00Z">
        <w:r>
          <w:rPr>
            <w:rStyle w:val="VerbatimChar"/>
          </w:rPr>
          <w:t xml:space="preserve">  x^2 + y^2</w:t>
        </w:r>
      </w:ins>
      <w:ins w:id="492" w:author="PR Preview" w:date="2024-01-01T00:00:00Z">
        <w:r>
          <w:br/>
        </w:r>
      </w:ins>
      <w:ins w:id="492" w:author="PR Preview" w:date="2024-01-01T00:00:00Z">
        <w:r>
          <w:rPr>
            <w:rStyle w:val="VerbatimChar"/>
          </w:rPr>
          <w:t xml:space="preserve">}</w:t>
        </w:r>
      </w:ins>
      <w:ins w:id="492" w:author="PR Preview" w:date="2024-01-01T00:00:00Z">
        <w:r>
          <w:br/>
        </w:r>
      </w:ins>
      <w:ins w:id="492" w:author="PR Preview" w:date="2024-01-01T00:00:00Z">
        <w:r>
          <w:br/>
        </w:r>
      </w:ins>
      <w:ins w:id="492" w:author="PR Preview" w:date="2024-01-01T00:00:00Z">
        <w:r>
          <w:rPr>
            <w:rStyle w:val="VerbatimChar"/>
          </w:rPr>
          <w:t xml:space="preserve">#Use `mapply()`</w:t>
        </w:r>
      </w:ins>
      <w:ins w:id="492" w:author="PR Preview" w:date="2024-01-01T00:00:00Z">
        <w:r>
          <w:br/>
        </w:r>
      </w:ins>
      <w:ins w:id="492" w:author="PR Preview" w:date="2024-01-01T00:00:00Z">
        <w:r>
          <w:rPr>
            <w:rStyle w:val="VerbatimChar"/>
          </w:rPr>
          <w:t xml:space="preserve">result1 &lt;- mapply(FUN = square_sum, mylist1, mylist2)</w:t>
        </w:r>
      </w:ins>
      <w:ins w:id="492" w:author="PR Preview" w:date="2024-01-01T00:00:00Z">
        <w:r>
          <w:br/>
        </w:r>
      </w:ins>
      <w:ins w:id="492" w:author="PR Preview" w:date="2024-01-01T00:00:00Z">
        <w:r>
          <w:br/>
        </w:r>
      </w:ins>
      <w:ins w:id="492" w:author="PR Preview" w:date="2024-01-01T00:00:00Z">
        <w:r>
          <w:rPr>
            <w:rStyle w:val="VerbatimChar"/>
          </w:rPr>
          <w:t xml:space="preserve">#Use `pmap()`</w:t>
        </w:r>
      </w:ins>
      <w:ins w:id="492" w:author="PR Preview" w:date="2024-01-01T00:00:00Z">
        <w:r>
          <w:br/>
        </w:r>
      </w:ins>
      <w:ins w:id="492" w:author="PR Preview" w:date="2024-01-01T00:00:00Z">
        <w:r>
          <w:rPr>
            <w:rStyle w:val="VerbatimChar"/>
          </w:rPr>
          <w:t xml:space="preserve">library(purrr)</w:t>
        </w:r>
      </w:ins>
      <w:ins w:id="492" w:author="PR Preview" w:date="2024-01-01T00:00:00Z">
        <w:r>
          <w:br/>
        </w:r>
      </w:ins>
      <w:ins w:id="492" w:author="PR Preview" w:date="2024-01-01T00:00:00Z">
        <w:r>
          <w:rPr>
            <w:rStyle w:val="VerbatimChar"/>
          </w:rPr>
          <w:t xml:space="preserve">result2 &lt;- pmap(.l = mylists, .f = square_sum)</w:t>
        </w:r>
      </w:ins>
      <w:ins w:id="492" w:author="PR Preview" w:date="2024-01-01T00:00:00Z">
        <w:r>
          <w:br/>
        </w:r>
      </w:ins>
      <w:ins w:id="492" w:author="PR Preview" w:date="2024-01-01T00:00:00Z">
        <w:r>
          <w:br/>
        </w:r>
      </w:ins>
      <w:ins w:id="492" w:author="PR Preview" w:date="2024-01-01T00:00:00Z">
        <w:r>
          <w:rPr>
            <w:rStyle w:val="VerbatimChar"/>
          </w:rPr>
          <w:t xml:space="preserve">#unlist(as.list(result1)) = result2 = [36 50 68 90]</w:t>
        </w:r>
      </w:ins>
    </w:p>
    <w:p>
      <w:pPr>
        <w:pStyle w:val="FirstParagraph"/>
      </w:pPr>
      <w:ins w:id="493" w:author="PR Preview" w:date="2024-01-01T00:00:00Z">
        <w:r>
          <w:t xml:space="preserve">There are two major differences between</w:t>
        </w:r>
      </w:ins>
      <w:ins w:id="493" w:author="PR Preview" w:date="2024-01-01T00:00:00Z">
        <w:r>
          <w:t xml:space="preserve"> </w:t>
        </w:r>
      </w:ins>
      <w:ins w:id="493" w:author="PR Preview" w:date="2024-01-01T00:00:00Z">
        <w:r>
          <w:rPr>
            <w:rStyle w:val="VerbatimChar"/>
          </w:rPr>
          <w:t xml:space="preserve">mapply()</w:t>
        </w:r>
      </w:ins>
      <w:ins w:id="493" w:author="PR Preview" w:date="2024-01-01T00:00:00Z">
        <w:r>
          <w:t xml:space="preserve"> </w:t>
        </w:r>
      </w:ins>
      <w:ins w:id="493" w:author="PR Preview" w:date="2024-01-01T00:00:00Z">
        <w:r>
          <w:t xml:space="preserve">and</w:t>
        </w:r>
      </w:ins>
      <w:ins w:id="493" w:author="PR Preview" w:date="2024-01-01T00:00:00Z">
        <w:r>
          <w:t xml:space="preserve"> </w:t>
        </w:r>
      </w:ins>
      <w:ins w:id="493" w:author="PR Preview" w:date="2024-01-01T00:00:00Z">
        <w:r>
          <w:rPr>
            <w:rStyle w:val="VerbatimChar"/>
          </w:rPr>
          <w:t xml:space="preserve">pmap()</w:t>
        </w:r>
      </w:ins>
      <w:ins w:id="493" w:author="PR Preview" w:date="2024-01-01T00:00:00Z">
        <w:r>
          <w:t xml:space="preserve">. The first difference is that</w:t>
        </w:r>
      </w:ins>
      <w:ins w:id="493" w:author="PR Preview" w:date="2024-01-01T00:00:00Z">
        <w:r>
          <w:t xml:space="preserve"> </w:t>
        </w:r>
      </w:ins>
      <w:ins w:id="493" w:author="PR Preview" w:date="2024-01-01T00:00:00Z">
        <w:r>
          <w:rPr>
            <w:rStyle w:val="VerbatimChar"/>
          </w:rPr>
          <w:t xml:space="preserve">mapply()</w:t>
        </w:r>
      </w:ins>
      <w:ins w:id="493" w:author="PR Preview" w:date="2024-01-01T00:00:00Z">
        <w:r>
          <w:t xml:space="preserve"> </w:t>
        </w:r>
      </w:ins>
      <w:ins w:id="493" w:author="PR Preview" w:date="2024-01-01T00:00:00Z">
        <w:r>
          <w:t xml:space="preserve">takes seperate lists as its input arguments, while</w:t>
        </w:r>
      </w:ins>
      <w:ins w:id="493" w:author="PR Preview" w:date="2024-01-01T00:00:00Z">
        <w:r>
          <w:t xml:space="preserve"> </w:t>
        </w:r>
      </w:ins>
      <w:ins w:id="493" w:author="PR Preview" w:date="2024-01-01T00:00:00Z">
        <w:r>
          <w:rPr>
            <w:rStyle w:val="VerbatimChar"/>
          </w:rPr>
          <w:t xml:space="preserve">pmap()</w:t>
        </w:r>
      </w:ins>
      <w:ins w:id="493" w:author="PR Preview" w:date="2024-01-01T00:00:00Z">
        <w:r>
          <w:t xml:space="preserve"> </w:t>
        </w:r>
      </w:ins>
      <w:ins w:id="493" w:author="PR Preview" w:date="2024-01-01T00:00:00Z">
        <w:r>
          <w:t xml:space="preserve">takes a list of list. Secondly, the output of</w:t>
        </w:r>
      </w:ins>
      <w:ins w:id="493" w:author="PR Preview" w:date="2024-01-01T00:00:00Z">
        <w:r>
          <w:t xml:space="preserve"> </w:t>
        </w:r>
      </w:ins>
      <w:ins w:id="493" w:author="PR Preview" w:date="2024-01-01T00:00:00Z">
        <w:r>
          <w:rPr>
            <w:rStyle w:val="VerbatimChar"/>
          </w:rPr>
          <w:t xml:space="preserve">mapply()</w:t>
        </w:r>
      </w:ins>
      <w:ins w:id="493" w:author="PR Preview" w:date="2024-01-01T00:00:00Z">
        <w:r>
          <w:t xml:space="preserve"> </w:t>
        </w:r>
      </w:ins>
      <w:ins w:id="493" w:author="PR Preview" w:date="2024-01-01T00:00:00Z">
        <w:r>
          <w:t xml:space="preserve">will be in the form of a matrix or an array, but</w:t>
        </w:r>
      </w:ins>
      <w:ins w:id="493" w:author="PR Preview" w:date="2024-01-01T00:00:00Z">
        <w:r>
          <w:t xml:space="preserve"> </w:t>
        </w:r>
      </w:ins>
      <w:ins w:id="493" w:author="PR Preview" w:date="2024-01-01T00:00:00Z">
        <w:r>
          <w:rPr>
            <w:rStyle w:val="VerbatimChar"/>
          </w:rPr>
          <w:t xml:space="preserve">pmap()</w:t>
        </w:r>
      </w:ins>
      <w:ins w:id="493" w:author="PR Preview" w:date="2024-01-01T00:00:00Z">
        <w:r>
          <w:t xml:space="preserve"> </w:t>
        </w:r>
      </w:ins>
      <w:ins w:id="493" w:author="PR Preview" w:date="2024-01-01T00:00:00Z">
        <w:r>
          <w:t xml:space="preserve">produces a list directly.</w:t>
        </w:r>
      </w:ins>
    </w:p>
    <w:p>
      <w:pPr>
        <w:pStyle w:val="BodyText"/>
      </w:pPr>
      <w:ins w:id="494" w:author="PR Preview" w:date="2024-01-01T00:00:00Z">
        <w:r>
          <w:t xml:space="preserve">However, when</w:t>
        </w:r>
      </w:ins>
      <w:ins w:id="494" w:author="PR Preview" w:date="2024-01-01T00:00:00Z">
        <w:r>
          <w:t xml:space="preserve"> </w:t>
        </w:r>
      </w:ins>
      <w:ins w:id="494" w:author="PR Preview" w:date="2024-01-01T00:00:00Z">
        <w:r>
          <w:rPr>
            <w:b/>
            <w:bCs/>
          </w:rPr>
          <w:t xml:space="preserve">the input lists are of different lengths AND/OR the wrapper function doesn’t take arguments in pairs,</w:t>
        </w:r>
      </w:ins>
      <w:ins w:id="494" w:author="PR Preview" w:date="2024-01-01T00:00:00Z">
        <w:r>
          <w:rPr>
            <w:b/>
            <w:bCs/>
          </w:rPr>
          <w:t xml:space="preserve"> </w:t>
        </w:r>
      </w:ins>
      <w:ins w:id="494" w:author="PR Preview" w:date="2024-01-01T00:00:00Z">
        <w:r>
          <w:rPr>
            <w:rStyle w:val="VerbatimChar"/>
            <w:b/>
            <w:bCs/>
          </w:rPr>
          <w:t xml:space="preserve">mapply()</w:t>
        </w:r>
      </w:ins>
      <w:ins w:id="494" w:author="PR Preview" w:date="2024-01-01T00:00:00Z">
        <w:r>
          <w:rPr>
            <w:b/>
            <w:bCs/>
          </w:rPr>
          <w:t xml:space="preserve"> </w:t>
        </w:r>
      </w:ins>
      <w:ins w:id="494" w:author="PR Preview" w:date="2024-01-01T00:00:00Z">
        <w:r>
          <w:rPr>
            <w:b/>
            <w:bCs/>
          </w:rPr>
          <w:t xml:space="preserve">and</w:t>
        </w:r>
      </w:ins>
      <w:ins w:id="494" w:author="PR Preview" w:date="2024-01-01T00:00:00Z">
        <w:r>
          <w:rPr>
            <w:b/>
            <w:bCs/>
          </w:rPr>
          <w:t xml:space="preserve"> </w:t>
        </w:r>
      </w:ins>
      <w:ins w:id="494" w:author="PR Preview" w:date="2024-01-01T00:00:00Z">
        <w:r>
          <w:rPr>
            <w:rStyle w:val="VerbatimChar"/>
            <w:b/>
            <w:bCs/>
          </w:rPr>
          <w:t xml:space="preserve">pmap()</w:t>
        </w:r>
      </w:ins>
      <w:ins w:id="494" w:author="PR Preview" w:date="2024-01-01T00:00:00Z">
        <w:r>
          <w:rPr>
            <w:b/>
            <w:bCs/>
          </w:rPr>
          <w:t xml:space="preserve"> </w:t>
        </w:r>
      </w:ins>
      <w:ins w:id="494" w:author="PR Preview" w:date="2024-01-01T00:00:00Z">
        <w:r>
          <w:rPr>
            <w:b/>
            <w:bCs/>
          </w:rPr>
          <w:t xml:space="preserve">may not give the preferable results.</w:t>
        </w:r>
      </w:ins>
    </w:p>
    <w:p>
      <w:pPr>
        <w:pStyle w:val="BodyText"/>
      </w:pPr>
      <w:ins w:id="495" w:author="PR Preview" w:date="2024-01-01T00:00:00Z">
        <w:r>
          <w:t xml:space="preserve">Both</w:t>
        </w:r>
      </w:ins>
      <w:ins w:id="495" w:author="PR Preview" w:date="2024-01-01T00:00:00Z">
        <w:r>
          <w:t xml:space="preserve"> </w:t>
        </w:r>
      </w:ins>
      <w:ins w:id="495" w:author="PR Preview" w:date="2024-01-01T00:00:00Z">
        <w:r>
          <w:rPr>
            <w:rStyle w:val="VerbatimChar"/>
          </w:rPr>
          <w:t xml:space="preserve">mapply()</w:t>
        </w:r>
      </w:ins>
      <w:ins w:id="495" w:author="PR Preview" w:date="2024-01-01T00:00:00Z">
        <w:r>
          <w:t xml:space="preserve"> </w:t>
        </w:r>
      </w:ins>
      <w:ins w:id="495" w:author="PR Preview" w:date="2024-01-01T00:00:00Z">
        <w:r>
          <w:t xml:space="preserve">and</w:t>
        </w:r>
      </w:ins>
      <w:ins w:id="495" w:author="PR Preview" w:date="2024-01-01T00:00:00Z">
        <w:r>
          <w:t xml:space="preserve"> </w:t>
        </w:r>
      </w:ins>
      <w:ins w:id="495" w:author="PR Preview" w:date="2024-01-01T00:00:00Z">
        <w:r>
          <w:rPr>
            <w:rStyle w:val="VerbatimChar"/>
          </w:rPr>
          <w:t xml:space="preserve">pmap()</w:t>
        </w:r>
      </w:ins>
      <w:ins w:id="495" w:author="PR Preview" w:date="2024-01-01T00:00:00Z">
        <w:r>
          <w:t xml:space="preserve"> </w:t>
        </w:r>
      </w:ins>
      <w:ins w:id="495" w:author="PR Preview" w:date="2024-01-01T00:00:00Z">
        <w:r>
          <w:t xml:space="preserve">will recycle shorter input lists to match the length of the longest input list. Assume that now</w:t>
        </w:r>
      </w:ins>
      <w:ins w:id="495" w:author="PR Preview" w:date="2024-01-01T00:00:00Z">
        <w:r>
          <w:t xml:space="preserve"> </w:t>
        </w:r>
      </w:ins>
      <w:ins w:id="495" w:author="PR Preview" w:date="2024-01-01T00:00:00Z">
        <w:r>
          <w:rPr>
            <w:rStyle w:val="VerbatimChar"/>
          </w:rPr>
          <w:t xml:space="preserve">mylist2 = list(6:12)</w:t>
        </w:r>
      </w:ins>
      <w:ins w:id="495" w:author="PR Preview" w:date="2024-01-01T00:00:00Z">
        <w:r>
          <w:t xml:space="preserve">. Then,</w:t>
        </w:r>
      </w:ins>
      <w:ins w:id="495" w:author="PR Preview" w:date="2024-01-01T00:00:00Z">
        <w:r>
          <w:t xml:space="preserve"> </w:t>
        </w:r>
      </w:ins>
      <w:ins w:id="495" w:author="PR Preview" w:date="2024-01-01T00:00:00Z">
        <w:r>
          <w:rPr>
            <w:rStyle w:val="VerbatimChar"/>
          </w:rPr>
          <w:t xml:space="preserve">pmap(mylists, square_sum)</w:t>
        </w:r>
      </w:ins>
      <w:ins w:id="495" w:author="PR Preview" w:date="2024-01-01T00:00:00Z">
        <w:r>
          <w:t xml:space="preserve"> </w:t>
        </w:r>
      </w:ins>
      <w:ins w:id="495" w:author="PR Preview" w:date="2024-01-01T00:00:00Z">
        <w:r>
          <w:t xml:space="preserve">will generate</w:t>
        </w:r>
      </w:ins>
      <w:ins w:id="495" w:author="PR Preview" w:date="2024-01-01T00:00:00Z">
        <w:r>
          <w:t xml:space="preserve"> </w:t>
        </w:r>
      </w:ins>
      <w:ins w:id="495" w:author="PR Preview" w:date="2024-01-01T00:00:00Z">
        <w:r>
          <w:rPr>
            <w:rStyle w:val="VerbatimChar"/>
          </w:rPr>
          <w:t xml:space="preserve">[36  50  68  90 100 122 148]</w:t>
        </w:r>
      </w:ins>
      <w:ins w:id="495" w:author="PR Preview" w:date="2024-01-01T00:00:00Z">
        <w:r>
          <w:t xml:space="preserve"> </w:t>
        </w:r>
      </w:ins>
      <w:ins w:id="495" w:author="PR Preview" w:date="2024-01-01T00:00:00Z">
        <w:r>
          <w:t xml:space="preserve">where elements 0, 1, and 2 are recycled to match 10, 11, and 12. And it will return an error message that</w:t>
        </w:r>
      </w:ins>
      <w:ins w:id="495" w:author="PR Preview" w:date="2024-01-01T00:00:00Z">
        <w:r>
          <w:t xml:space="preserve"> </w:t>
        </w:r>
      </w:ins>
      <w:ins w:id="495" w:author="PR Preview" w:date="2024-01-01T00:00:00Z">
        <w:r>
          <w:t xml:space="preserve">“longer object length is not a multiple of shorter object length.”</w:t>
        </w:r>
      </w:ins>
    </w:p>
    <w:p>
      <w:pPr>
        <w:pStyle w:val="BodyText"/>
      </w:pPr>
      <w:ins w:id="496" w:author="PR Preview" w:date="2024-01-01T00:00:00Z">
        <w:r>
          <w:t xml:space="preserve">Thus, unless the recycling pattern described above is desirable feature for a certain experiment design,</w:t>
        </w:r>
      </w:ins>
      <w:ins w:id="496" w:author="PR Preview" w:date="2024-01-01T00:00:00Z">
        <w:r>
          <w:t xml:space="preserve"> </w:t>
        </w:r>
      </w:ins>
      <w:ins w:id="496" w:author="PR Preview" w:date="2024-01-01T00:00:00Z">
        <w:r>
          <w:rPr>
            <w:b/>
            <w:bCs/>
          </w:rPr>
          <w:t xml:space="preserve">when the input lists are of different lengths, the best practice is probably to use</w:t>
        </w:r>
      </w:ins>
      <w:ins w:id="496" w:author="PR Preview" w:date="2024-01-01T00:00:00Z">
        <w:r>
          <w:rPr>
            <w:b/>
            <w:bCs/>
          </w:rPr>
          <w:t xml:space="preserve"> </w:t>
        </w:r>
      </w:ins>
      <w:ins w:id="496" w:author="PR Preview" w:date="2024-01-01T00:00:00Z">
        <w:r>
          <w:rPr>
            <w:rStyle w:val="VerbatimChar"/>
            <w:b/>
            <w:bCs/>
          </w:rPr>
          <w:t xml:space="preserve">lapply()</w:t>
        </w:r>
      </w:ins>
      <w:ins w:id="496" w:author="PR Preview" w:date="2024-01-01T00:00:00Z">
        <w:r>
          <w:rPr>
            <w:b/>
            <w:bCs/>
          </w:rPr>
          <w:t xml:space="preserve"> </w:t>
        </w:r>
      </w:ins>
      <w:ins w:id="496" w:author="PR Preview" w:date="2024-01-01T00:00:00Z">
        <w:r>
          <w:rPr>
            <w:b/>
            <w:bCs/>
          </w:rPr>
          <w:t xml:space="preserve">and then combine the results.</w:t>
        </w:r>
      </w:ins>
    </w:p>
    <w:p>
      <w:pPr>
        <w:pStyle w:val="BodyText"/>
      </w:pPr>
      <w:ins w:id="497" w:author="PR Preview" w:date="2024-01-01T00:00:00Z">
        <w:r>
          <w:t xml:space="preserve">Here is an example where we’d like to find the</w:t>
        </w:r>
      </w:ins>
      <w:ins w:id="497" w:author="PR Preview" w:date="2024-01-01T00:00:00Z">
        <w:r>
          <w:t xml:space="preserve"> </w:t>
        </w:r>
      </w:ins>
      <w:ins w:id="497" w:author="PR Preview" w:date="2024-01-01T00:00:00Z">
        <w:r>
          <w:rPr>
            <w:rStyle w:val="VerbatimChar"/>
          </w:rPr>
          <w:t xml:space="preserve">square_sum</w:t>
        </w:r>
      </w:ins>
      <w:ins w:id="497" w:author="PR Preview" w:date="2024-01-01T00:00:00Z">
        <w:r>
          <w:t xml:space="preserve"> </w:t>
        </w:r>
      </w:ins>
      <w:ins w:id="497" w:author="PR Preview" w:date="2024-01-01T00:00:00Z">
        <w:r>
          <w:t xml:space="preserve">for every element combination of</w:t>
        </w:r>
      </w:ins>
      <w:ins w:id="497" w:author="PR Preview" w:date="2024-01-01T00:00:00Z">
        <w:r>
          <w:t xml:space="preserve"> </w:t>
        </w:r>
      </w:ins>
      <w:ins w:id="497" w:author="PR Preview" w:date="2024-01-01T00:00:00Z">
        <w:r>
          <w:rPr>
            <w:rStyle w:val="VerbatimChar"/>
          </w:rPr>
          <w:t xml:space="preserve">mylist1</w:t>
        </w:r>
      </w:ins>
      <w:ins w:id="497" w:author="PR Preview" w:date="2024-01-01T00:00:00Z">
        <w:r>
          <w:t xml:space="preserve"> </w:t>
        </w:r>
      </w:ins>
      <w:ins w:id="497" w:author="PR Preview" w:date="2024-01-01T00:00:00Z">
        <w:r>
          <w:t xml:space="preserve">and</w:t>
        </w:r>
      </w:ins>
      <w:ins w:id="497" w:author="PR Preview" w:date="2024-01-01T00:00:00Z">
        <w:r>
          <w:t xml:space="preserve"> </w:t>
        </w:r>
      </w:ins>
      <w:ins w:id="497" w:author="PR Preview" w:date="2024-01-01T00:00:00Z">
        <w:r>
          <w:rPr>
            <w:rStyle w:val="VerbatimChar"/>
          </w:rPr>
          <w:t xml:space="preserve">mylist2</w:t>
        </w:r>
      </w:ins>
      <w:ins w:id="497" w:author="PR Preview" w:date="2024-01-01T00:00:00Z">
        <w:r>
          <w:t xml:space="preserve">.</w:t>
        </w:r>
      </w:ins>
    </w:p>
    <w:p>
      <w:pPr>
        <w:pStyle w:val="SourceCode"/>
      </w:pPr>
      <w:ins w:id="498" w:author="PR Preview" w:date="2024-01-01T00:00:00Z">
        <w:r>
          <w:rPr>
            <w:rStyle w:val="VerbatimChar"/>
          </w:rPr>
          <w:t xml:space="preserve">mylist1 &lt;- list(0:3)</w:t>
        </w:r>
      </w:ins>
      <w:ins w:id="498" w:author="PR Preview" w:date="2024-01-01T00:00:00Z">
        <w:r>
          <w:br/>
        </w:r>
      </w:ins>
      <w:ins w:id="498" w:author="PR Preview" w:date="2024-01-01T00:00:00Z">
        <w:r>
          <w:rPr>
            <w:rStyle w:val="VerbatimChar"/>
          </w:rPr>
          <w:t xml:space="preserve">mylist2 &lt;- list(6:12)</w:t>
        </w:r>
      </w:ins>
      <w:ins w:id="498" w:author="PR Preview" w:date="2024-01-01T00:00:00Z">
        <w:r>
          <w:br/>
        </w:r>
      </w:ins>
      <w:ins w:id="498" w:author="PR Preview" w:date="2024-01-01T00:00:00Z">
        <w:r>
          <w:br/>
        </w:r>
      </w:ins>
      <w:ins w:id="498" w:author="PR Preview" w:date="2024-01-01T00:00:00Z">
        <w:r>
          <w:rPr>
            <w:rStyle w:val="VerbatimChar"/>
          </w:rPr>
          <w:t xml:space="preserve">square_sum &lt;- function(x, y) {</w:t>
        </w:r>
      </w:ins>
      <w:ins w:id="498" w:author="PR Preview" w:date="2024-01-01T00:00:00Z">
        <w:r>
          <w:br/>
        </w:r>
      </w:ins>
      <w:ins w:id="498" w:author="PR Preview" w:date="2024-01-01T00:00:00Z">
        <w:r>
          <w:rPr>
            <w:rStyle w:val="VerbatimChar"/>
          </w:rPr>
          <w:t xml:space="preserve">  x^2 + y^2</w:t>
        </w:r>
      </w:ins>
      <w:ins w:id="498" w:author="PR Preview" w:date="2024-01-01T00:00:00Z">
        <w:r>
          <w:br/>
        </w:r>
      </w:ins>
      <w:ins w:id="498" w:author="PR Preview" w:date="2024-01-01T00:00:00Z">
        <w:r>
          <w:rPr>
            <w:rStyle w:val="VerbatimChar"/>
          </w:rPr>
          <w:t xml:space="preserve">}</w:t>
        </w:r>
      </w:ins>
      <w:ins w:id="498" w:author="PR Preview" w:date="2024-01-01T00:00:00Z">
        <w:r>
          <w:br/>
        </w:r>
      </w:ins>
      <w:ins w:id="498" w:author="PR Preview" w:date="2024-01-01T00:00:00Z">
        <w:r>
          <w:br/>
        </w:r>
      </w:ins>
      <w:ins w:id="498" w:author="PR Preview" w:date="2024-01-01T00:00:00Z">
        <w:r>
          <w:rPr>
            <w:rStyle w:val="VerbatimChar"/>
          </w:rPr>
          <w:t xml:space="preserve">results &lt;- list()</w:t>
        </w:r>
      </w:ins>
      <w:ins w:id="498" w:author="PR Preview" w:date="2024-01-01T00:00:00Z">
        <w:r>
          <w:br/>
        </w:r>
      </w:ins>
      <w:ins w:id="498" w:author="PR Preview" w:date="2024-01-01T00:00:00Z">
        <w:r>
          <w:br/>
        </w:r>
      </w:ins>
      <w:ins w:id="498" w:author="PR Preview" w:date="2024-01-01T00:00:00Z">
        <w:r>
          <w:rPr>
            <w:rStyle w:val="VerbatimChar"/>
          </w:rPr>
          <w:t xml:space="preserve">for (i in seq_along(mylist1[[1]])) {</w:t>
        </w:r>
      </w:ins>
      <w:ins w:id="498" w:author="PR Preview" w:date="2024-01-01T00:00:00Z">
        <w:r>
          <w:br/>
        </w:r>
      </w:ins>
      <w:ins w:id="498" w:author="PR Preview" w:date="2024-01-01T00:00:00Z">
        <w:r>
          <w:rPr>
            <w:rStyle w:val="VerbatimChar"/>
          </w:rPr>
          <w:t xml:space="preserve">  result &lt;- lapply(X = mylist2, FUN = function(y) square_sum(mylist1[[1]][i], y))</w:t>
        </w:r>
      </w:ins>
      <w:ins w:id="498" w:author="PR Preview" w:date="2024-01-01T00:00:00Z">
        <w:r>
          <w:br/>
        </w:r>
      </w:ins>
      <w:ins w:id="498" w:author="PR Preview" w:date="2024-01-01T00:00:00Z">
        <w:r>
          <w:rPr>
            <w:rStyle w:val="VerbatimChar"/>
          </w:rPr>
          <w:t xml:space="preserve">  results[[i]] &lt;- result</w:t>
        </w:r>
      </w:ins>
      <w:ins w:id="498" w:author="PR Preview" w:date="2024-01-01T00:00:00Z">
        <w:r>
          <w:br/>
        </w:r>
      </w:ins>
      <w:ins w:id="498" w:author="PR Preview" w:date="2024-01-01T00:00:00Z">
        <w:r>
          <w:rPr>
            <w:rStyle w:val="VerbatimChar"/>
          </w:rPr>
          <w:t xml:space="preserve">}</w:t>
        </w:r>
      </w:ins>
    </w:p>
    <w:p>
      <w:pPr>
        <w:pStyle w:val="FirstParagraph"/>
      </w:pPr>
      <w:ins w:id="499" w:author="PR Preview" w:date="2024-01-01T00:00:00Z">
        <w:r>
          <w:t xml:space="preserve">This example doesn’t work in the way that 0 is paired to 6, 1 is paired to 7, and so on. Instead, every element in</w:t>
        </w:r>
      </w:ins>
      <w:ins w:id="499" w:author="PR Preview" w:date="2024-01-01T00:00:00Z">
        <w:r>
          <w:t xml:space="preserve"> </w:t>
        </w:r>
      </w:ins>
      <w:ins w:id="499" w:author="PR Preview" w:date="2024-01-01T00:00:00Z">
        <w:r>
          <w:rPr>
            <w:rStyle w:val="VerbatimChar"/>
          </w:rPr>
          <w:t xml:space="preserve">mylist1</w:t>
        </w:r>
      </w:ins>
      <w:ins w:id="499" w:author="PR Preview" w:date="2024-01-01T00:00:00Z">
        <w:r>
          <w:t xml:space="preserve"> </w:t>
        </w:r>
      </w:ins>
      <w:ins w:id="499" w:author="PR Preview" w:date="2024-01-01T00:00:00Z">
        <w:r>
          <w:t xml:space="preserve">will be paired with every element in</w:t>
        </w:r>
      </w:ins>
      <w:ins w:id="499" w:author="PR Preview" w:date="2024-01-01T00:00:00Z">
        <w:r>
          <w:t xml:space="preserve"> </w:t>
        </w:r>
      </w:ins>
      <w:ins w:id="499" w:author="PR Preview" w:date="2024-01-01T00:00:00Z">
        <w:r>
          <w:rPr>
            <w:rStyle w:val="VerbatimChar"/>
          </w:rPr>
          <w:t xml:space="preserve">mylist2</w:t>
        </w:r>
      </w:ins>
      <w:ins w:id="499" w:author="PR Preview" w:date="2024-01-01T00:00:00Z">
        <w:r>
          <w:t xml:space="preserve">. Thus, the</w:t>
        </w:r>
      </w:ins>
      <w:ins w:id="499" w:author="PR Preview" w:date="2024-01-01T00:00:00Z">
        <w:r>
          <w:t xml:space="preserve"> </w:t>
        </w:r>
      </w:ins>
      <w:ins w:id="499" w:author="PR Preview" w:date="2024-01-01T00:00:00Z">
        <w:r>
          <w:t xml:space="preserve">“unlisted”</w:t>
        </w:r>
      </w:ins>
      <w:ins w:id="499" w:author="PR Preview" w:date="2024-01-01T00:00:00Z">
        <w:r>
          <w:t xml:space="preserve"> </w:t>
        </w:r>
      </w:ins>
      <w:ins w:id="499" w:author="PR Preview" w:date="2024-01-01T00:00:00Z">
        <w:r>
          <w:t xml:space="preserve">results from the example will have</w:t>
        </w:r>
      </w:ins>
      <w:ins w:id="499" w:author="PR Preview" w:date="2024-01-01T00:00:00Z">
        <w:r>
          <w:t xml:space="preserve"> </w:t>
        </w:r>
      </w:ins>
      <m:oMath>
        <m:r>
          <m:t>4</m:t>
        </m:r>
        <m:r>
          <m:rPr>
            <m:sty m:val="p"/>
          </m:rPr>
          <m:t>*</m:t>
        </m:r>
        <m:r>
          <m:t>7</m:t>
        </m:r>
        <m:r>
          <m:rPr>
            <m:sty m:val="p"/>
          </m:rPr>
          <m:t>=</m:t>
        </m:r>
        <m:r>
          <m:t>28</m:t>
        </m:r>
      </m:oMath>
      <w:ins w:id="499" w:author="PR Preview" w:date="2024-01-01T00:00:00Z">
        <w:r>
          <w:t xml:space="preserve"> </w:t>
        </w:r>
      </w:ins>
      <w:ins w:id="499" w:author="PR Preview" w:date="2024-01-01T00:00:00Z">
        <w:r>
          <w:t xml:space="preserve">elements.</w:t>
        </w:r>
      </w:ins>
    </w:p>
    <w:p>
      <w:pPr>
        <w:pStyle w:val="BodyText"/>
      </w:pPr>
      <w:ins w:id="500" w:author="PR Preview" w:date="2024-01-01T00:00:00Z">
        <w:r>
          <w:t xml:space="preserve">We can use</w:t>
        </w:r>
      </w:ins>
      <w:ins w:id="500" w:author="PR Preview" w:date="2024-01-01T00:00:00Z">
        <w:r>
          <w:t xml:space="preserve"> </w:t>
        </w:r>
      </w:ins>
      <w:ins w:id="500" w:author="PR Preview" w:date="2024-01-01T00:00:00Z">
        <w:r>
          <w:rPr>
            <w:rStyle w:val="VerbatimChar"/>
          </w:rPr>
          <w:t xml:space="preserve">flatten()</w:t>
        </w:r>
      </w:ins>
      <w:ins w:id="500" w:author="PR Preview" w:date="2024-01-01T00:00:00Z">
        <w:r>
          <w:t xml:space="preserve"> </w:t>
        </w:r>
      </w:ins>
      <w:ins w:id="500" w:author="PR Preview" w:date="2024-01-01T00:00:00Z">
        <w:r>
          <w:t xml:space="preserve">or</w:t>
        </w:r>
      </w:ins>
      <w:ins w:id="500" w:author="PR Preview" w:date="2024-01-01T00:00:00Z">
        <w:r>
          <w:t xml:space="preserve"> </w:t>
        </w:r>
      </w:ins>
      <w:ins w:id="500" w:author="PR Preview" w:date="2024-01-01T00:00:00Z">
        <w:r>
          <w:rPr>
            <w:rStyle w:val="VerbatimChar"/>
          </w:rPr>
          <w:t xml:space="preserve">unlist()</w:t>
        </w:r>
      </w:ins>
      <w:ins w:id="500" w:author="PR Preview" w:date="2024-01-01T00:00:00Z">
        <w:r>
          <w:t xml:space="preserve"> </w:t>
        </w:r>
      </w:ins>
      <w:ins w:id="500" w:author="PR Preview" w:date="2024-01-01T00:00:00Z">
        <w:r>
          <w:t xml:space="preserve">functions to decrease the depths of our results. If the results are data frames, then we will need to use</w:t>
        </w:r>
      </w:ins>
      <w:ins w:id="500" w:author="PR Preview" w:date="2024-01-01T00:00:00Z">
        <w:r>
          <w:t xml:space="preserve"> </w:t>
        </w:r>
      </w:ins>
      <w:ins w:id="500" w:author="PR Preview" w:date="2024-01-01T00:00:00Z">
        <w:r>
          <w:rPr>
            <w:rStyle w:val="VerbatimChar"/>
          </w:rPr>
          <w:t xml:space="preserve">bind_rows()</w:t>
        </w:r>
      </w:ins>
      <w:ins w:id="500" w:author="PR Preview" w:date="2024-01-01T00:00:00Z">
        <w:r>
          <w:t xml:space="preserve"> </w:t>
        </w:r>
      </w:ins>
      <w:ins w:id="500" w:author="PR Preview" w:date="2024-01-01T00:00:00Z">
        <w:r>
          <w:t xml:space="preserve">to combine them.</w:t>
        </w:r>
      </w:ins>
    </w:p>
    <w:bookmarkEnd w:id="192"/>
    <w:bookmarkStart w:id="195" w:name="Xf551672fa8f1190aa44df63554b00ab4edf5974"/>
    <w:p>
      <w:pPr>
        <w:pStyle w:val="Heading3"/>
      </w:pPr>
      <w:ins w:id="501" w:author="PR Preview" w:date="2024-01-01T00:00:00Z">
        <w:r>
          <w:t xml:space="preserve">6.20.3 Parallel processing with</w:t>
        </w:r>
      </w:ins>
      <w:ins w:id="501" w:author="PR Preview" w:date="2024-01-01T00:00:00Z">
        <w:r>
          <w:t xml:space="preserve"> </w:t>
        </w:r>
      </w:ins>
      <w:ins w:id="501" w:author="PR Preview" w:date="2024-01-01T00:00:00Z">
        <w:r>
          <w:rPr>
            <w:rStyle w:val="VerbatimChar"/>
          </w:rPr>
          <w:t xml:space="preserve">parallel</w:t>
        </w:r>
      </w:ins>
      <w:ins w:id="501" w:author="PR Preview" w:date="2024-01-01T00:00:00Z">
        <w:r>
          <w:t xml:space="preserve"> </w:t>
        </w:r>
      </w:ins>
      <w:ins w:id="501" w:author="PR Preview" w:date="2024-01-01T00:00:00Z">
        <w:r>
          <w:t xml:space="preserve">and</w:t>
        </w:r>
      </w:ins>
      <w:ins w:id="501" w:author="PR Preview" w:date="2024-01-01T00:00:00Z">
        <w:r>
          <w:t xml:space="preserve"> </w:t>
        </w:r>
      </w:ins>
      <w:ins w:id="501" w:author="PR Preview" w:date="2024-01-01T00:00:00Z">
        <w:r>
          <w:rPr>
            <w:rStyle w:val="VerbatimChar"/>
          </w:rPr>
          <w:t xml:space="preserve">future</w:t>
        </w:r>
      </w:ins>
      <w:ins w:id="501" w:author="PR Preview" w:date="2024-01-01T00:00:00Z">
        <w:r>
          <w:t xml:space="preserve"> </w:t>
        </w:r>
      </w:ins>
      <w:ins w:id="501" w:author="PR Preview" w:date="2024-01-01T00:00:00Z">
        <w:r>
          <w:t xml:space="preserve">packages</w:t>
        </w:r>
      </w:ins>
    </w:p>
    <w:p>
      <w:pPr>
        <w:pStyle w:val="FirstParagraph"/>
      </w:pPr>
      <w:ins w:id="502" w:author="PR Preview" w:date="2024-01-01T00:00:00Z">
        <w:r>
          <w:t xml:space="preserve">One big drawback of</w:t>
        </w:r>
      </w:ins>
      <w:ins w:id="502" w:author="PR Preview" w:date="2024-01-01T00:00:00Z">
        <w:r>
          <w:t xml:space="preserve"> </w:t>
        </w:r>
      </w:ins>
      <w:ins w:id="502" w:author="PR Preview" w:date="2024-01-01T00:00:00Z">
        <w:r>
          <w:rPr>
            <w:rStyle w:val="VerbatimChar"/>
          </w:rPr>
          <w:t xml:space="preserve">lapply()</w:t>
        </w:r>
      </w:ins>
      <w:ins w:id="502" w:author="PR Preview" w:date="2024-01-01T00:00:00Z">
        <w:r>
          <w:t xml:space="preserve"> </w:t>
        </w:r>
      </w:ins>
      <w:ins w:id="502" w:author="PR Preview" w:date="2024-01-01T00:00:00Z">
        <w:r>
          <w:t xml:space="preserve">is its long computation time, especially when the list length is long. Fortunately, computers nowadays must have multiple cores which makes parallel processing possible to help make computation much faster.</w:t>
        </w:r>
      </w:ins>
    </w:p>
    <w:p>
      <w:pPr>
        <w:pStyle w:val="BodyText"/>
      </w:pPr>
      <w:ins w:id="503" w:author="PR Preview" w:date="2024-01-01T00:00:00Z">
        <w:r>
          <w:t xml:space="preserve">Assume you have a list called</w:t>
        </w:r>
      </w:ins>
      <w:ins w:id="503" w:author="PR Preview" w:date="2024-01-01T00:00:00Z">
        <w:r>
          <w:t xml:space="preserve"> </w:t>
        </w:r>
      </w:ins>
      <w:ins w:id="503" w:author="PR Preview" w:date="2024-01-01T00:00:00Z">
        <w:r>
          <w:rPr>
            <w:rStyle w:val="VerbatimChar"/>
          </w:rPr>
          <w:t xml:space="preserve">mylist</w:t>
        </w:r>
      </w:ins>
      <w:ins w:id="503" w:author="PR Preview" w:date="2024-01-01T00:00:00Z">
        <w:r>
          <w:t xml:space="preserve"> </w:t>
        </w:r>
      </w:ins>
      <w:ins w:id="503" w:author="PR Preview" w:date="2024-01-01T00:00:00Z">
        <w:r>
          <w:t xml:space="preserve">of length 1000, and</w:t>
        </w:r>
      </w:ins>
      <w:ins w:id="503" w:author="PR Preview" w:date="2024-01-01T00:00:00Z">
        <w:r>
          <w:t xml:space="preserve"> </w:t>
        </w:r>
      </w:ins>
      <w:ins w:id="503" w:author="PR Preview" w:date="2024-01-01T00:00:00Z">
        <w:r>
          <w:rPr>
            <w:rStyle w:val="VerbatimChar"/>
          </w:rPr>
          <w:t xml:space="preserve">lapply(X = mylist, FUN = func)</w:t>
        </w:r>
      </w:ins>
      <w:ins w:id="503" w:author="PR Preview" w:date="2024-01-01T00:00:00Z">
        <w:r>
          <w:t xml:space="preserve"> </w:t>
        </w:r>
      </w:ins>
      <w:ins w:id="503" w:author="PR Preview" w:date="2024-01-01T00:00:00Z">
        <w:r>
          <w:t xml:space="preserve">applies the function to each of the 1000 elements one by one in</w:t>
        </w:r>
      </w:ins>
      <w:ins w:id="503" w:author="PR Preview" w:date="2024-01-01T00:00:00Z">
        <w:r>
          <w:t xml:space="preserve"> </w:t>
        </w:r>
      </w:ins>
      <m:oMath>
        <m:r>
          <m:t>T</m:t>
        </m:r>
      </m:oMath>
      <w:ins w:id="503" w:author="PR Preview" w:date="2024-01-01T00:00:00Z">
        <w:r>
          <w:t xml:space="preserve"> </w:t>
        </w:r>
      </w:ins>
      <w:ins w:id="503" w:author="PR Preview" w:date="2024-01-01T00:00:00Z">
        <w:r>
          <w:t xml:space="preserve">seconds. If we could execute the</w:t>
        </w:r>
      </w:ins>
      <w:ins w:id="503" w:author="PR Preview" w:date="2024-01-01T00:00:00Z">
        <w:r>
          <w:t xml:space="preserve"> </w:t>
        </w:r>
      </w:ins>
      <w:ins w:id="503" w:author="PR Preview" w:date="2024-01-01T00:00:00Z">
        <w:r>
          <w:rPr>
            <w:rStyle w:val="VerbatimChar"/>
          </w:rPr>
          <w:t xml:space="preserve">func</w:t>
        </w:r>
      </w:ins>
      <w:ins w:id="503" w:author="PR Preview" w:date="2024-01-01T00:00:00Z">
        <w:r>
          <w:t xml:space="preserve"> </w:t>
        </w:r>
      </w:ins>
      <w:ins w:id="503" w:author="PR Preview" w:date="2024-01-01T00:00:00Z">
        <w:r>
          <w:t xml:space="preserve">in</w:t>
        </w:r>
      </w:ins>
      <w:ins w:id="503" w:author="PR Preview" w:date="2024-01-01T00:00:00Z">
        <w:r>
          <w:t xml:space="preserve"> </w:t>
        </w:r>
      </w:ins>
      <m:oMath>
        <m:r>
          <m:t>n</m:t>
        </m:r>
      </m:oMath>
      <w:ins w:id="503" w:author="PR Preview" w:date="2024-01-01T00:00:00Z">
        <w:r>
          <w:t xml:space="preserve"> </w:t>
        </w:r>
      </w:ins>
      <w:ins w:id="503" w:author="PR Preview" w:date="2024-01-01T00:00:00Z">
        <w:r>
          <w:t xml:space="preserve">processors simultaneously, then ideally, we would shrink the computation time to</w:t>
        </w:r>
      </w:ins>
      <w:ins w:id="503" w:author="PR Preview" w:date="2024-01-01T00:00:00Z">
        <w:r>
          <w:t xml:space="preserve"> </w:t>
        </w:r>
      </w:ins>
      <m:oMath>
        <m:r>
          <m:t>T</m:t>
        </m:r>
        <m:r>
          <m:rPr>
            <m:sty m:val="p"/>
          </m:rPr>
          <m:t>/</m:t>
        </m:r>
        <m:r>
          <m:t>n</m:t>
        </m:r>
      </m:oMath>
      <w:ins w:id="503" w:author="PR Preview" w:date="2024-01-01T00:00:00Z">
        <w:r>
          <w:t xml:space="preserve"> </w:t>
        </w:r>
      </w:ins>
      <w:ins w:id="503" w:author="PR Preview" w:date="2024-01-01T00:00:00Z">
        <w:r>
          <w:t xml:space="preserve">seconds.</w:t>
        </w:r>
      </w:ins>
    </w:p>
    <w:p>
      <w:pPr>
        <w:pStyle w:val="BodyText"/>
      </w:pPr>
      <w:ins w:id="504" w:author="PR Preview" w:date="2024-01-01T00:00:00Z">
        <w:r>
          <w:t xml:space="preserve">In practice, using functions under the</w:t>
        </w:r>
      </w:ins>
      <w:ins w:id="504" w:author="PR Preview" w:date="2024-01-01T00:00:00Z">
        <w:r>
          <w:t xml:space="preserve"> </w:t>
        </w:r>
      </w:ins>
      <w:ins w:id="504" w:author="PR Preview" w:date="2024-01-01T00:00:00Z">
        <w:r>
          <w:rPr>
            <w:rStyle w:val="VerbatimChar"/>
          </w:rPr>
          <w:t xml:space="preserve">parallel</w:t>
        </w:r>
      </w:ins>
      <w:ins w:id="504" w:author="PR Preview" w:date="2024-01-01T00:00:00Z">
        <w:r>
          <w:t xml:space="preserve"> </w:t>
        </w:r>
      </w:ins>
      <w:ins w:id="504" w:author="PR Preview" w:date="2024-01-01T00:00:00Z">
        <w:r>
          <w:t xml:space="preserve">and the</w:t>
        </w:r>
      </w:ins>
      <w:ins w:id="504" w:author="PR Preview" w:date="2024-01-01T00:00:00Z">
        <w:r>
          <w:t xml:space="preserve"> </w:t>
        </w:r>
      </w:ins>
      <w:ins w:id="504" w:author="PR Preview" w:date="2024-01-01T00:00:00Z">
        <w:r>
          <w:rPr>
            <w:rStyle w:val="VerbatimChar"/>
          </w:rPr>
          <w:t xml:space="preserve">future</w:t>
        </w:r>
      </w:ins>
      <w:ins w:id="504" w:author="PR Preview" w:date="2024-01-01T00:00:00Z">
        <w:r>
          <w:t xml:space="preserve"> </w:t>
        </w:r>
      </w:ins>
      <w:ins w:id="504" w:author="PR Preview" w:date="2024-01-01T00:00:00Z">
        <w:r>
          <w:t xml:space="preserve">packages, we can split</w:t>
        </w:r>
      </w:ins>
      <w:ins w:id="504" w:author="PR Preview" w:date="2024-01-01T00:00:00Z">
        <w:r>
          <w:t xml:space="preserve"> </w:t>
        </w:r>
      </w:ins>
      <w:ins w:id="504" w:author="PR Preview" w:date="2024-01-01T00:00:00Z">
        <w:r>
          <w:rPr>
            <w:rStyle w:val="VerbatimChar"/>
          </w:rPr>
          <w:t xml:space="preserve">mylist</w:t>
        </w:r>
      </w:ins>
      <w:ins w:id="504" w:author="PR Preview" w:date="2024-01-01T00:00:00Z">
        <w:r>
          <w:t xml:space="preserve"> </w:t>
        </w:r>
      </w:ins>
      <w:ins w:id="504" w:author="PR Preview" w:date="2024-01-01T00:00:00Z">
        <w:r>
          <w:t xml:space="preserve">into smaller chunks and apply the function to each element of the several chunks in parallel in different cores to significantly reduce the run time.</w:t>
        </w:r>
      </w:ins>
    </w:p>
    <w:bookmarkStart w:id="193" w:name="parlapply"/>
    <w:p>
      <w:pPr>
        <w:pStyle w:val="Heading4"/>
      </w:pPr>
      <w:ins w:id="505" w:author="PR Preview" w:date="2024-01-01T00:00:00Z">
        <w:r>
          <w:t xml:space="preserve">6.20.3.1</w:t>
        </w:r>
      </w:ins>
      <w:ins w:id="505" w:author="PR Preview" w:date="2024-01-01T00:00:00Z">
        <w:r>
          <w:t xml:space="preserve"> </w:t>
        </w:r>
      </w:ins>
      <w:ins w:id="505" w:author="PR Preview" w:date="2024-01-01T00:00:00Z">
        <w:r>
          <w:rPr>
            <w:rStyle w:val="VerbatimChar"/>
          </w:rPr>
          <w:t xml:space="preserve">parLapply()</w:t>
        </w:r>
      </w:ins>
    </w:p>
    <w:p>
      <w:pPr>
        <w:pStyle w:val="FirstParagraph"/>
      </w:pPr>
      <w:ins w:id="506" w:author="PR Preview" w:date="2024-01-01T00:00:00Z">
        <w:r>
          <w:t xml:space="preserve">Below is a generic example of</w:t>
        </w:r>
      </w:ins>
      <w:ins w:id="506" w:author="PR Preview" w:date="2024-01-01T00:00:00Z">
        <w:r>
          <w:t xml:space="preserve"> </w:t>
        </w:r>
      </w:ins>
      <w:ins w:id="506" w:author="PR Preview" w:date="2024-01-01T00:00:00Z">
        <w:r>
          <w:rPr>
            <w:rStyle w:val="VerbatimChar"/>
          </w:rPr>
          <w:t xml:space="preserve">parLapply()</w:t>
        </w:r>
      </w:ins>
      <w:ins w:id="506" w:author="PR Preview" w:date="2024-01-01T00:00:00Z">
        <w:r>
          <w:t xml:space="preserve">:</w:t>
        </w:r>
      </w:ins>
    </w:p>
    <w:p>
      <w:pPr>
        <w:pStyle w:val="SourceCode"/>
      </w:pPr>
      <w:ins w:id="507" w:author="PR Preview" w:date="2024-01-01T00:00:00Z">
        <w:r>
          <w:rPr>
            <w:rStyle w:val="VerbatimChar"/>
          </w:rPr>
          <w:t xml:space="preserve">library(parallel)</w:t>
        </w:r>
      </w:ins>
      <w:ins w:id="507" w:author="PR Preview" w:date="2024-01-01T00:00:00Z">
        <w:r>
          <w:br/>
        </w:r>
      </w:ins>
      <w:ins w:id="507" w:author="PR Preview" w:date="2024-01-01T00:00:00Z">
        <w:r>
          <w:br/>
        </w:r>
      </w:ins>
      <w:ins w:id="507" w:author="PR Preview" w:date="2024-01-01T00:00:00Z">
        <w:r>
          <w:rPr>
            <w:rStyle w:val="VerbatimChar"/>
          </w:rPr>
          <w:t xml:space="preserve"># Set how many processors will be used to process the list and make cluster</w:t>
        </w:r>
      </w:ins>
      <w:ins w:id="507" w:author="PR Preview" w:date="2024-01-01T00:00:00Z">
        <w:r>
          <w:br/>
        </w:r>
      </w:ins>
      <w:ins w:id="507" w:author="PR Preview" w:date="2024-01-01T00:00:00Z">
        <w:r>
          <w:rPr>
            <w:rStyle w:val="VerbatimChar"/>
          </w:rPr>
          <w:t xml:space="preserve">n_cores &lt;- 4</w:t>
        </w:r>
      </w:ins>
      <w:ins w:id="507" w:author="PR Preview" w:date="2024-01-01T00:00:00Z">
        <w:r>
          <w:br/>
        </w:r>
      </w:ins>
      <w:ins w:id="507" w:author="PR Preview" w:date="2024-01-01T00:00:00Z">
        <w:r>
          <w:rPr>
            <w:rStyle w:val="VerbatimChar"/>
          </w:rPr>
          <w:t xml:space="preserve">cl &lt;- makeCluster(n_cores)</w:t>
        </w:r>
      </w:ins>
      <w:ins w:id="507" w:author="PR Preview" w:date="2024-01-01T00:00:00Z">
        <w:r>
          <w:br/>
        </w:r>
      </w:ins>
      <w:ins w:id="507" w:author="PR Preview" w:date="2024-01-01T00:00:00Z">
        <w:r>
          <w:br/>
        </w:r>
      </w:ins>
      <w:ins w:id="507" w:author="PR Preview" w:date="2024-01-01T00:00:00Z">
        <w:r>
          <w:rPr>
            <w:rStyle w:val="VerbatimChar"/>
          </w:rPr>
          <w:t xml:space="preserve">#Use parLapply() to apply func to each element in mylist</w:t>
        </w:r>
      </w:ins>
      <w:ins w:id="507" w:author="PR Preview" w:date="2024-01-01T00:00:00Z">
        <w:r>
          <w:br/>
        </w:r>
      </w:ins>
      <w:ins w:id="507" w:author="PR Preview" w:date="2024-01-01T00:00:00Z">
        <w:r>
          <w:rPr>
            <w:rStyle w:val="VerbatimChar"/>
          </w:rPr>
          <w:t xml:space="preserve">result &lt;- parLapply(cl = cl, x = mylist, FUN = func)</w:t>
        </w:r>
      </w:ins>
      <w:ins w:id="507" w:author="PR Preview" w:date="2024-01-01T00:00:00Z">
        <w:r>
          <w:br/>
        </w:r>
      </w:ins>
      <w:ins w:id="507" w:author="PR Preview" w:date="2024-01-01T00:00:00Z">
        <w:r>
          <w:br/>
        </w:r>
      </w:ins>
      <w:ins w:id="507" w:author="PR Preview" w:date="2024-01-01T00:00:00Z">
        <w:r>
          <w:rPr>
            <w:rStyle w:val="VerbatimChar"/>
          </w:rPr>
          <w:t xml:space="preserve">#Stop the parallel processing</w:t>
        </w:r>
      </w:ins>
      <w:ins w:id="507" w:author="PR Preview" w:date="2024-01-01T00:00:00Z">
        <w:r>
          <w:br/>
        </w:r>
      </w:ins>
      <w:ins w:id="507" w:author="PR Preview" w:date="2024-01-01T00:00:00Z">
        <w:r>
          <w:rPr>
            <w:rStyle w:val="VerbatimChar"/>
          </w:rPr>
          <w:t xml:space="preserve">stopCluster(cl)</w:t>
        </w:r>
      </w:ins>
    </w:p>
    <w:p>
      <w:pPr>
        <w:pStyle w:val="FirstParagraph"/>
      </w:pPr>
      <w:ins w:id="508" w:author="PR Preview" w:date="2024-01-01T00:00:00Z">
        <w:r>
          <w:t xml:space="preserve">Let’s still assume</w:t>
        </w:r>
      </w:ins>
      <w:ins w:id="508" w:author="PR Preview" w:date="2024-01-01T00:00:00Z">
        <w:r>
          <w:t xml:space="preserve"> </w:t>
        </w:r>
      </w:ins>
      <w:ins w:id="508" w:author="PR Preview" w:date="2024-01-01T00:00:00Z">
        <w:r>
          <w:rPr>
            <w:rStyle w:val="VerbatimChar"/>
          </w:rPr>
          <w:t xml:space="preserve">mylist</w:t>
        </w:r>
      </w:ins>
      <w:ins w:id="508" w:author="PR Preview" w:date="2024-01-01T00:00:00Z">
        <w:r>
          <w:t xml:space="preserve"> </w:t>
        </w:r>
      </w:ins>
      <w:ins w:id="508" w:author="PR Preview" w:date="2024-01-01T00:00:00Z">
        <w:r>
          <w:t xml:space="preserve">is of length 1000. The</w:t>
        </w:r>
      </w:ins>
      <w:ins w:id="508" w:author="PR Preview" w:date="2024-01-01T00:00:00Z">
        <w:r>
          <w:t xml:space="preserve"> </w:t>
        </w:r>
      </w:ins>
      <w:ins w:id="508" w:author="PR Preview" w:date="2024-01-01T00:00:00Z">
        <w:r>
          <w:rPr>
            <w:rStyle w:val="VerbatimChar"/>
          </w:rPr>
          <w:t xml:space="preserve">parLapply</w:t>
        </w:r>
      </w:ins>
      <w:ins w:id="508" w:author="PR Preview" w:date="2024-01-01T00:00:00Z">
        <w:r>
          <w:t xml:space="preserve"> </w:t>
        </w:r>
      </w:ins>
      <w:ins w:id="508" w:author="PR Preview" w:date="2024-01-01T00:00:00Z">
        <w:r>
          <w:t xml:space="preserve">above splits</w:t>
        </w:r>
      </w:ins>
      <w:ins w:id="508" w:author="PR Preview" w:date="2024-01-01T00:00:00Z">
        <w:r>
          <w:t xml:space="preserve"> </w:t>
        </w:r>
      </w:ins>
      <w:ins w:id="508" w:author="PR Preview" w:date="2024-01-01T00:00:00Z">
        <w:r>
          <w:rPr>
            <w:rStyle w:val="VerbatimChar"/>
          </w:rPr>
          <w:t xml:space="preserve">mylist</w:t>
        </w:r>
      </w:ins>
      <w:ins w:id="508" w:author="PR Preview" w:date="2024-01-01T00:00:00Z">
        <w:r>
          <w:t xml:space="preserve"> </w:t>
        </w:r>
      </w:ins>
      <w:ins w:id="508" w:author="PR Preview" w:date="2024-01-01T00:00:00Z">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ins>
    </w:p>
    <w:p>
      <w:pPr>
        <w:pStyle w:val="BodyText"/>
      </w:pPr>
      <w:ins w:id="509" w:author="PR Preview" w:date="2024-01-01T00:00:00Z">
        <w:r>
          <w:t xml:space="preserve">You can use</w:t>
        </w:r>
      </w:ins>
      <w:ins w:id="509" w:author="PR Preview" w:date="2024-01-01T00:00:00Z">
        <w:r>
          <w:t xml:space="preserve"> </w:t>
        </w:r>
      </w:ins>
      <w:ins w:id="509" w:author="PR Preview" w:date="2024-01-01T00:00:00Z">
        <w:r>
          <w:rPr>
            <w:rStyle w:val="VerbatimChar"/>
          </w:rPr>
          <w:t xml:space="preserve">parallel::detectCores()</w:t>
        </w:r>
      </w:ins>
      <w:ins w:id="509" w:author="PR Preview" w:date="2024-01-01T00:00:00Z">
        <w:r>
          <w:t xml:space="preserve"> </w:t>
        </w:r>
      </w:ins>
      <w:ins w:id="509" w:author="PR Preview" w:date="2024-01-01T00:00:00Z">
        <w:r>
          <w:t xml:space="preserve">to test how many cores your machine has and to help decide what to put for</w:t>
        </w:r>
      </w:ins>
      <w:ins w:id="509" w:author="PR Preview" w:date="2024-01-01T00:00:00Z">
        <w:r>
          <w:t xml:space="preserve"> </w:t>
        </w:r>
      </w:ins>
      <w:ins w:id="509" w:author="PR Preview" w:date="2024-01-01T00:00:00Z">
        <w:r>
          <w:rPr>
            <w:rStyle w:val="VerbatimChar"/>
          </w:rPr>
          <w:t xml:space="preserve">n_cores</w:t>
        </w:r>
      </w:ins>
      <w:ins w:id="509" w:author="PR Preview" w:date="2024-01-01T00:00:00Z">
        <w:r>
          <w:t xml:space="preserve">. It would be a good idea to leave at least one core free for the operating system to use.</w:t>
        </w:r>
      </w:ins>
    </w:p>
    <w:p>
      <w:pPr>
        <w:pStyle w:val="BodyText"/>
      </w:pPr>
      <w:ins w:id="510" w:author="PR Preview" w:date="2024-01-01T00:00:00Z">
        <w:r>
          <w:t xml:space="preserve">We will always start</w:t>
        </w:r>
      </w:ins>
      <w:ins w:id="510" w:author="PR Preview" w:date="2024-01-01T00:00:00Z">
        <w:r>
          <w:t xml:space="preserve"> </w:t>
        </w:r>
      </w:ins>
      <w:ins w:id="510" w:author="PR Preview" w:date="2024-01-01T00:00:00Z">
        <w:r>
          <w:rPr>
            <w:rStyle w:val="VerbatimChar"/>
          </w:rPr>
          <w:t xml:space="preserve">parLapply()</w:t>
        </w:r>
      </w:ins>
      <w:ins w:id="510" w:author="PR Preview" w:date="2024-01-01T00:00:00Z">
        <w:r>
          <w:t xml:space="preserve"> </w:t>
        </w:r>
      </w:ins>
      <w:ins w:id="510" w:author="PR Preview" w:date="2024-01-01T00:00:00Z">
        <w:r>
          <w:t xml:space="preserve">with</w:t>
        </w:r>
      </w:ins>
      <w:ins w:id="510" w:author="PR Preview" w:date="2024-01-01T00:00:00Z">
        <w:r>
          <w:t xml:space="preserve"> </w:t>
        </w:r>
      </w:ins>
      <w:ins w:id="510" w:author="PR Preview" w:date="2024-01-01T00:00:00Z">
        <w:r>
          <w:rPr>
            <w:rStyle w:val="VerbatimChar"/>
          </w:rPr>
          <w:t xml:space="preserve">makeCluster()</w:t>
        </w:r>
      </w:ins>
      <w:ins w:id="510" w:author="PR Preview" w:date="2024-01-01T00:00:00Z">
        <w:r>
          <w:t xml:space="preserve">.</w:t>
        </w:r>
      </w:ins>
      <w:ins w:id="510" w:author="PR Preview" w:date="2024-01-01T00:00:00Z">
        <w:r>
          <w:t xml:space="preserve"> </w:t>
        </w:r>
      </w:ins>
      <w:ins w:id="510" w:author="PR Preview" w:date="2024-01-01T00:00:00Z">
        <w:r>
          <w:rPr>
            <w:rStyle w:val="VerbatimChar"/>
            <w:b/>
            <w:bCs/>
          </w:rPr>
          <w:t xml:space="preserve">stopCluster()</w:t>
        </w:r>
      </w:ins>
      <w:ins w:id="510" w:author="PR Preview" w:date="2024-01-01T00:00:00Z">
        <w:r>
          <w:rPr>
            <w:b/>
            <w:bCs/>
          </w:rPr>
          <w:t xml:space="preserve"> </w:t>
        </w:r>
      </w:ins>
      <w:ins w:id="510" w:author="PR Preview" w:date="2024-01-01T00:00:00Z">
        <w:r>
          <w:rPr>
            <w:b/>
            <w:bCs/>
          </w:rPr>
          <w:t xml:space="preserve">is not fully necessary but follows the best practices.</w:t>
        </w:r>
      </w:ins>
      <w:ins w:id="510" w:author="PR Preview" w:date="2024-01-01T00:00:00Z">
        <w:r>
          <w:t xml:space="preserve"> </w:t>
        </w:r>
      </w:ins>
      <w:ins w:id="510" w:author="PR Preview" w:date="2024-01-01T00:00:00Z">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ins>
      <w:ins w:id="510" w:author="PR Preview" w:date="2024-01-01T00:00:00Z">
        <w:r>
          <w:t xml:space="preserve"> </w:t>
        </w:r>
      </w:ins>
      <w:ins w:id="510" w:author="PR Preview" w:date="2024-01-01T00:00:00Z">
        <w:r>
          <w:rPr>
            <w:rStyle w:val="VerbatimChar"/>
          </w:rPr>
          <w:t xml:space="preserve">parLapply()</w:t>
        </w:r>
      </w:ins>
      <w:ins w:id="510" w:author="PR Preview" w:date="2024-01-01T00:00:00Z">
        <w:r>
          <w:t xml:space="preserve"> </w:t>
        </w:r>
      </w:ins>
      <w:ins w:id="510" w:author="PR Preview" w:date="2024-01-01T00:00:00Z">
        <w:r>
          <w:t xml:space="preserve">again.</w:t>
        </w:r>
      </w:ins>
    </w:p>
    <w:bookmarkEnd w:id="193"/>
    <w:bookmarkStart w:id="194" w:name="future.lapply"/>
    <w:p>
      <w:pPr>
        <w:pStyle w:val="Heading4"/>
      </w:pPr>
      <w:ins w:id="511" w:author="PR Preview" w:date="2024-01-01T00:00:00Z">
        <w:r>
          <w:t xml:space="preserve">6.20.3.2</w:t>
        </w:r>
      </w:ins>
      <w:ins w:id="511" w:author="PR Preview" w:date="2024-01-01T00:00:00Z">
        <w:r>
          <w:t xml:space="preserve"> </w:t>
        </w:r>
      </w:ins>
      <w:ins w:id="511" w:author="PR Preview" w:date="2024-01-01T00:00:00Z">
        <w:r>
          <w:rPr>
            <w:rStyle w:val="VerbatimChar"/>
          </w:rPr>
          <w:t xml:space="preserve">future.lapply()</w:t>
        </w:r>
      </w:ins>
    </w:p>
    <w:p>
      <w:pPr>
        <w:pStyle w:val="FirstParagraph"/>
      </w:pPr>
      <w:ins w:id="512" w:author="PR Preview" w:date="2024-01-01T00:00:00Z">
        <w:r>
          <w:t xml:space="preserve">Below is a generic example of</w:t>
        </w:r>
      </w:ins>
      <w:ins w:id="512" w:author="PR Preview" w:date="2024-01-01T00:00:00Z">
        <w:r>
          <w:t xml:space="preserve"> </w:t>
        </w:r>
      </w:ins>
      <w:ins w:id="512" w:author="PR Preview" w:date="2024-01-01T00:00:00Z">
        <w:r>
          <w:rPr>
            <w:rStyle w:val="VerbatimChar"/>
          </w:rPr>
          <w:t xml:space="preserve">future.lapply()</w:t>
        </w:r>
      </w:ins>
      <w:ins w:id="512" w:author="PR Preview" w:date="2024-01-01T00:00:00Z">
        <w:r>
          <w:t xml:space="preserve">:</w:t>
        </w:r>
      </w:ins>
    </w:p>
    <w:p>
      <w:pPr>
        <w:pStyle w:val="SourceCode"/>
      </w:pPr>
      <w:ins w:id="513" w:author="PR Preview" w:date="2024-01-01T00:00:00Z">
        <w:r>
          <w:rPr>
            <w:rStyle w:val="VerbatimChar"/>
          </w:rPr>
          <w:t xml:space="preserve">library(future)</w:t>
        </w:r>
      </w:ins>
      <w:ins w:id="513" w:author="PR Preview" w:date="2024-01-01T00:00:00Z">
        <w:r>
          <w:br/>
        </w:r>
      </w:ins>
      <w:ins w:id="513" w:author="PR Preview" w:date="2024-01-01T00:00:00Z">
        <w:r>
          <w:rPr>
            <w:rStyle w:val="VerbatimChar"/>
          </w:rPr>
          <w:t xml:space="preserve">library(future.apply)</w:t>
        </w:r>
      </w:ins>
      <w:ins w:id="513" w:author="PR Preview" w:date="2024-01-01T00:00:00Z">
        <w:r>
          <w:br/>
        </w:r>
      </w:ins>
      <w:ins w:id="513" w:author="PR Preview" w:date="2024-01-01T00:00:00Z">
        <w:r>
          <w:br/>
        </w:r>
      </w:ins>
      <w:ins w:id="513" w:author="PR Preview" w:date="2024-01-01T00:00:00Z">
        <w:r>
          <w:rPr>
            <w:rStyle w:val="VerbatimChar"/>
          </w:rPr>
          <w:t xml:space="preserve"># First, plan how the future_lapply() will be resolved</w:t>
        </w:r>
      </w:ins>
      <w:ins w:id="513" w:author="PR Preview" w:date="2024-01-01T00:00:00Z">
        <w:r>
          <w:br/>
        </w:r>
      </w:ins>
      <w:ins w:id="513" w:author="PR Preview" w:date="2024-01-01T00:00:00Z">
        <w:r>
          <w:rPr>
            <w:rStyle w:val="VerbatimChar"/>
          </w:rPr>
          <w:t xml:space="preserve">future::plan(</w:t>
        </w:r>
      </w:ins>
      <w:ins w:id="513" w:author="PR Preview" w:date="2024-01-01T00:00:00Z">
        <w:r>
          <w:br/>
        </w:r>
      </w:ins>
      <w:ins w:id="513" w:author="PR Preview" w:date="2024-01-01T00:00:00Z">
        <w:r>
          <w:rPr>
            <w:rStyle w:val="VerbatimChar"/>
          </w:rPr>
          <w:t xml:space="preserve">  multisession, workers = future::availableCores() - 1</w:t>
        </w:r>
      </w:ins>
      <w:ins w:id="513" w:author="PR Preview" w:date="2024-01-01T00:00:00Z">
        <w:r>
          <w:br/>
        </w:r>
      </w:ins>
      <w:ins w:id="513" w:author="PR Preview" w:date="2024-01-01T00:00:00Z">
        <w:r>
          <w:rPr>
            <w:rStyle w:val="VerbatimChar"/>
          </w:rPr>
          <w:t xml:space="preserve">)</w:t>
        </w:r>
      </w:ins>
      <w:ins w:id="513" w:author="PR Preview" w:date="2024-01-01T00:00:00Z">
        <w:r>
          <w:br/>
        </w:r>
      </w:ins>
      <w:ins w:id="513" w:author="PR Preview" w:date="2024-01-01T00:00:00Z">
        <w:r>
          <w:br/>
        </w:r>
      </w:ins>
      <w:ins w:id="513" w:author="PR Preview" w:date="2024-01-01T00:00:00Z">
        <w:r>
          <w:rPr>
            <w:rStyle w:val="VerbatimChar"/>
          </w:rPr>
          <w:t xml:space="preserve"># Use future_lapply() to apply func to each element in mylist</w:t>
        </w:r>
      </w:ins>
      <w:ins w:id="513" w:author="PR Preview" w:date="2024-01-01T00:00:00Z">
        <w:r>
          <w:br/>
        </w:r>
      </w:ins>
      <w:ins w:id="513" w:author="PR Preview" w:date="2024-01-01T00:00:00Z">
        <w:r>
          <w:rPr>
            <w:rStyle w:val="VerbatimChar"/>
          </w:rPr>
          <w:t xml:space="preserve">future_lapply(x = mylist, FUN = func)</w:t>
        </w:r>
      </w:ins>
    </w:p>
    <w:p>
      <w:pPr>
        <w:pStyle w:val="FirstParagraph"/>
      </w:pPr>
      <w:ins w:id="514" w:author="PR Preview" w:date="2024-01-01T00:00:00Z">
        <w:r>
          <w:t xml:space="preserve">Here,</w:t>
        </w:r>
      </w:ins>
      <w:ins w:id="514" w:author="PR Preview" w:date="2024-01-01T00:00:00Z">
        <w:r>
          <w:t xml:space="preserve"> </w:t>
        </w:r>
      </w:ins>
      <w:ins w:id="514" w:author="PR Preview" w:date="2024-01-01T00:00:00Z">
        <w:r>
          <w:rPr>
            <w:rStyle w:val="VerbatimChar"/>
          </w:rPr>
          <w:t xml:space="preserve">future::availableCores()</w:t>
        </w:r>
      </w:ins>
      <w:ins w:id="514" w:author="PR Preview" w:date="2024-01-01T00:00:00Z">
        <w:r>
          <w:t xml:space="preserve"> </w:t>
        </w:r>
      </w:ins>
      <w:ins w:id="514" w:author="PR Preview" w:date="2024-01-01T00:00:00Z">
        <w:r>
          <w:t xml:space="preserve">checks how many cores your machine has. Similar to</w:t>
        </w:r>
      </w:ins>
      <w:ins w:id="514" w:author="PR Preview" w:date="2024-01-01T00:00:00Z">
        <w:r>
          <w:t xml:space="preserve"> </w:t>
        </w:r>
      </w:ins>
      <w:ins w:id="514" w:author="PR Preview" w:date="2024-01-01T00:00:00Z">
        <w:r>
          <w:rPr>
            <w:rStyle w:val="VerbatimChar"/>
          </w:rPr>
          <w:t xml:space="preserve">parLapply()</w:t>
        </w:r>
      </w:ins>
      <w:ins w:id="514" w:author="PR Preview" w:date="2024-01-01T00:00:00Z">
        <w:r>
          <w:t xml:space="preserve"> </w:t>
        </w:r>
      </w:ins>
      <w:ins w:id="514" w:author="PR Preview" w:date="2024-01-01T00:00:00Z">
        <w:r>
          <w:t xml:space="preserve">showed above,</w:t>
        </w:r>
      </w:ins>
      <w:ins w:id="514" w:author="PR Preview" w:date="2024-01-01T00:00:00Z">
        <w:r>
          <w:t xml:space="preserve"> </w:t>
        </w:r>
      </w:ins>
      <w:ins w:id="514" w:author="PR Preview" w:date="2024-01-01T00:00:00Z">
        <w:r>
          <w:rPr>
            <w:rStyle w:val="VerbatimChar"/>
          </w:rPr>
          <w:t xml:space="preserve">future_lapply()</w:t>
        </w:r>
      </w:ins>
      <w:ins w:id="514" w:author="PR Preview" w:date="2024-01-01T00:00:00Z">
        <w:r>
          <w:t xml:space="preserve"> </w:t>
        </w:r>
      </w:ins>
      <w:ins w:id="514" w:author="PR Preview" w:date="2024-01-01T00:00:00Z">
        <w:r>
          <w:t xml:space="preserve">parallelizes the computation of</w:t>
        </w:r>
      </w:ins>
      <w:ins w:id="514" w:author="PR Preview" w:date="2024-01-01T00:00:00Z">
        <w:r>
          <w:t xml:space="preserve"> </w:t>
        </w:r>
      </w:ins>
      <w:ins w:id="514" w:author="PR Preview" w:date="2024-01-01T00:00:00Z">
        <w:r>
          <w:rPr>
            <w:rStyle w:val="VerbatimChar"/>
          </w:rPr>
          <w:t xml:space="preserve">lapply()</w:t>
        </w:r>
      </w:ins>
      <w:ins w:id="514" w:author="PR Preview" w:date="2024-01-01T00:00:00Z">
        <w:r>
          <w:t xml:space="preserve"> </w:t>
        </w:r>
      </w:ins>
      <w:ins w:id="514" w:author="PR Preview" w:date="2024-01-01T00:00:00Z">
        <w:r>
          <w:t xml:space="preserve">by executing the function</w:t>
        </w:r>
      </w:ins>
      <w:ins w:id="514" w:author="PR Preview" w:date="2024-01-01T00:00:00Z">
        <w:r>
          <w:t xml:space="preserve"> </w:t>
        </w:r>
      </w:ins>
      <w:ins w:id="514" w:author="PR Preview" w:date="2024-01-01T00:00:00Z">
        <w:r>
          <w:rPr>
            <w:rStyle w:val="VerbatimChar"/>
          </w:rPr>
          <w:t xml:space="preserve">func</w:t>
        </w:r>
      </w:ins>
      <w:ins w:id="514" w:author="PR Preview" w:date="2024-01-01T00:00:00Z">
        <w:r>
          <w:t xml:space="preserve"> </w:t>
        </w:r>
      </w:ins>
      <w:ins w:id="514" w:author="PR Preview" w:date="2024-01-01T00:00:00Z">
        <w:r>
          <w:t xml:space="preserve">simultaneously on different sub-lists of</w:t>
        </w:r>
      </w:ins>
      <w:ins w:id="514" w:author="PR Preview" w:date="2024-01-01T00:00:00Z">
        <w:r>
          <w:t xml:space="preserve"> </w:t>
        </w:r>
      </w:ins>
      <w:ins w:id="514" w:author="PR Preview" w:date="2024-01-01T00:00:00Z">
        <w:r>
          <w:rPr>
            <w:rStyle w:val="VerbatimChar"/>
          </w:rPr>
          <w:t xml:space="preserve">mylist</w:t>
        </w:r>
      </w:ins>
      <w:ins w:id="514" w:author="PR Preview" w:date="2024-01-01T00:00:00Z">
        <w:r>
          <w:t xml:space="preserve">.</w:t>
        </w:r>
      </w:ins>
    </w:p>
    <w:bookmarkEnd w:id="194"/>
    <w:bookmarkEnd w:id="195"/>
    <w:bookmarkEnd w:id="196"/>
    <w:bookmarkStart w:id="197" w:name="reviewing-code"/>
    <w:p>
      <w:pPr>
        <w:pStyle w:val="Heading2"/>
      </w:pPr>
      <w:ins w:id="515" w:author="PR Preview" w:date="2024-01-01T00:00:00Z">
        <w:r>
          <w:t xml:space="preserve">6.21 Reviewing Code</w:t>
        </w:r>
      </w:ins>
    </w:p>
    <w:p>
      <w:pPr>
        <w:pStyle w:val="FirstParagraph"/>
      </w:pPr>
      <w:ins w:id="516" w:author="PR Preview" w:date="2024-01-01T00:00:00Z">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ins>
      <w:ins w:id="516" w:author="PR Preview" w:date="2024-01-01T00:00:00Z">
        <w:r>
          <w:t xml:space="preserve"> </w:t>
        </w:r>
      </w:ins>
      <w:hyperlink w:anchor="Github">
        <w:r>
          <w:rPr>
            <w:rStyle w:val="Hyperlink"/>
          </w:rPr>
          <w:t xml:space="preserve">GitHub</w:t>
        </w:r>
      </w:hyperlink>
      <w:ins w:id="516" w:author="PR Preview" w:date="2024-01-01T00:00:00Z">
        <w:r>
          <w:t xml:space="preserve"> </w:t>
        </w:r>
      </w:ins>
      <w:ins w:id="516" w:author="PR Preview" w:date="2024-01-01T00:00:00Z">
        <w:r>
          <w:t xml:space="preserve">section).</w:t>
        </w:r>
      </w:ins>
    </w:p>
    <w:p>
      <w:pPr>
        <w:pStyle w:val="BodyText"/>
      </w:pPr>
      <w:ins w:id="517" w:author="PR Preview" w:date="2024-01-01T00:00:00Z">
        <w:r>
          <w:t xml:space="preserve">This section provides guidance on both constructing effective pull requests and reviewing code submitted by others. Much of the content in this section is adapted from the Tidyverse code review principles</w:t>
        </w:r>
      </w:ins>
      <w:ins w:id="517" w:author="PR Preview" w:date="2024-01-01T00:00:00Z">
        <w:r>
          <w:t xml:space="preserve"> </w:t>
        </w:r>
      </w:ins>
      <w:ins w:id="517" w:author="PR Preview" w:date="2024-01-01T00:00:00Z">
        <w:r>
          <w:t xml:space="preserve">(Tidyverse Team 2023)</w:t>
        </w:r>
      </w:ins>
      <w:ins w:id="517" w:author="PR Preview" w:date="2024-01-01T00:00:00Z">
        <w:r>
          <w:t xml:space="preserve">, which provides excellent principles for code review in R package development.</w:t>
        </w:r>
      </w:ins>
    </w:p>
    <w:bookmarkEnd w:id="197"/>
    <w:bookmarkStart w:id="202" w:name="constructing-pull-requests"/>
    <w:p>
      <w:pPr>
        <w:pStyle w:val="Heading2"/>
      </w:pPr>
      <w:ins w:id="518" w:author="PR Preview" w:date="2024-01-01T00:00:00Z">
        <w:r>
          <w:t xml:space="preserve">6.22 Constructing Pull Requests</w:t>
        </w:r>
      </w:ins>
    </w:p>
    <w:bookmarkStart w:id="198" w:name="write-focused-prs"/>
    <w:p>
      <w:pPr>
        <w:pStyle w:val="Heading3"/>
      </w:pPr>
      <w:ins w:id="519" w:author="PR Preview" w:date="2024-01-01T00:00:00Z">
        <w:r>
          <w:t xml:space="preserve">6.22.1 Write Focused PRs</w:t>
        </w:r>
      </w:ins>
    </w:p>
    <w:p>
      <w:pPr>
        <w:pStyle w:val="FirstParagraph"/>
      </w:pPr>
      <w:ins w:id="520" w:author="PR Preview" w:date="2024-01-01T00:00:00Z">
        <w:r>
          <w:t xml:space="preserve">A focused pull request is</w:t>
        </w:r>
      </w:ins>
      <w:ins w:id="520" w:author="PR Preview" w:date="2024-01-01T00:00:00Z">
        <w:r>
          <w:t xml:space="preserve"> </w:t>
        </w:r>
      </w:ins>
      <w:ins w:id="520" w:author="PR Preview" w:date="2024-01-01T00:00:00Z">
        <w:r>
          <w:rPr>
            <w:b/>
            <w:bCs/>
          </w:rPr>
          <w:t xml:space="preserve">one self-contained change</w:t>
        </w:r>
      </w:ins>
      <w:ins w:id="520" w:author="PR Preview" w:date="2024-01-01T00:00:00Z">
        <w:r>
          <w:t xml:space="preserve"> </w:t>
        </w:r>
      </w:ins>
      <w:ins w:id="520" w:author="PR Preview" w:date="2024-01-01T00:00:00Z">
        <w:r>
          <w:t xml:space="preserve">that addresses just one thing. Writing focused PRs has several benefits:</w:t>
        </w:r>
      </w:ins>
    </w:p>
    <w:p>
      <w:pPr>
        <w:pStyle w:val="Compact"/>
        <w:numPr>
          <w:ilvl w:val="0"/>
          <w:numId w:val="1052"/>
        </w:numPr>
      </w:pPr>
      <w:ins w:id="521" w:author="PR Preview" w:date="2024-01-01T00:00:00Z">
        <w:r>
          <w:rPr>
            <w:b/>
            <w:bCs/>
          </w:rPr>
          <w:t xml:space="preserve">Faster reviews</w:t>
        </w:r>
      </w:ins>
      <w:ins w:id="521" w:author="PR Preview" w:date="2024-01-01T00:00:00Z">
        <w:r>
          <w:t xml:space="preserve">: It’s easier for a reviewer to find 5-10 minutes to review a single bug fix than to set aside an hour for one large PR implementing many features.</w:t>
        </w:r>
      </w:ins>
    </w:p>
    <w:p>
      <w:pPr>
        <w:pStyle w:val="Compact"/>
        <w:numPr>
          <w:ilvl w:val="0"/>
          <w:numId w:val="1052"/>
        </w:numPr>
      </w:pPr>
      <w:ins w:id="522" w:author="PR Preview" w:date="2024-01-01T00:00:00Z">
        <w:r>
          <w:rPr>
            <w:b/>
            <w:bCs/>
          </w:rPr>
          <w:t xml:space="preserve">More thorough reviews</w:t>
        </w:r>
      </w:ins>
      <w:ins w:id="522" w:author="PR Preview" w:date="2024-01-01T00:00:00Z">
        <w:r>
          <w:t xml:space="preserve">: Large PRs with many changes can overwhelm reviewers, leading to important points being missed.</w:t>
        </w:r>
      </w:ins>
    </w:p>
    <w:p>
      <w:pPr>
        <w:pStyle w:val="Compact"/>
        <w:numPr>
          <w:ilvl w:val="0"/>
          <w:numId w:val="1052"/>
        </w:numPr>
      </w:pPr>
      <w:ins w:id="523" w:author="PR Preview" w:date="2024-01-01T00:00:00Z">
        <w:r>
          <w:rPr>
            <w:b/>
            <w:bCs/>
          </w:rPr>
          <w:t xml:space="preserve">Fewer bugs</w:t>
        </w:r>
      </w:ins>
      <w:ins w:id="523" w:author="PR Preview" w:date="2024-01-01T00:00:00Z">
        <w:r>
          <w:t xml:space="preserve">: Smaller changes make it easier to reason about impacts and identify potential issues.</w:t>
        </w:r>
      </w:ins>
    </w:p>
    <w:p>
      <w:pPr>
        <w:pStyle w:val="Compact"/>
        <w:numPr>
          <w:ilvl w:val="0"/>
          <w:numId w:val="1052"/>
        </w:numPr>
      </w:pPr>
      <w:ins w:id="524" w:author="PR Preview" w:date="2024-01-01T00:00:00Z">
        <w:r>
          <w:rPr>
            <w:b/>
            <w:bCs/>
          </w:rPr>
          <w:t xml:space="preserve">Easier to merge</w:t>
        </w:r>
      </w:ins>
      <w:ins w:id="524" w:author="PR Preview" w:date="2024-01-01T00:00:00Z">
        <w:r>
          <w:t xml:space="preserve">: Large PRs take longer and are more likely to have merge conflicts.</w:t>
        </w:r>
      </w:ins>
    </w:p>
    <w:p>
      <w:pPr>
        <w:pStyle w:val="Compact"/>
        <w:numPr>
          <w:ilvl w:val="0"/>
          <w:numId w:val="1052"/>
        </w:numPr>
      </w:pPr>
      <w:ins w:id="525" w:author="PR Preview" w:date="2024-01-01T00:00:00Z">
        <w:r>
          <w:rPr>
            <w:b/>
            <w:bCs/>
          </w:rPr>
          <w:t xml:space="preserve">Less wasted work</w:t>
        </w:r>
      </w:ins>
      <w:ins w:id="525" w:author="PR Preview" w:date="2024-01-01T00:00:00Z">
        <w:r>
          <w:t xml:space="preserve">: If the overall direction is wrong, you’ve wasted less time on a small PR.</w:t>
        </w:r>
      </w:ins>
    </w:p>
    <w:p>
      <w:pPr>
        <w:pStyle w:val="FirstParagraph"/>
      </w:pPr>
      <w:ins w:id="526" w:author="PR Preview" w:date="2024-01-01T00:00:00Z">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ins>
    </w:p>
    <w:bookmarkEnd w:id="198"/>
    <w:bookmarkStart w:id="199" w:name="writing-pr-descriptions"/>
    <w:p>
      <w:pPr>
        <w:pStyle w:val="Heading3"/>
      </w:pPr>
      <w:ins w:id="527" w:author="PR Preview" w:date="2024-01-01T00:00:00Z">
        <w:r>
          <w:t xml:space="preserve">6.22.2 Writing PR Descriptions</w:t>
        </w:r>
      </w:ins>
    </w:p>
    <w:p>
      <w:pPr>
        <w:pStyle w:val="FirstParagraph"/>
      </w:pPr>
      <w:ins w:id="528" w:author="PR Preview" w:date="2024-01-01T00:00:00Z">
        <w:r>
          <w:t xml:space="preserve">When you submit a pull request, include a detailed PR title and description. A comprehensive description helps your reviewer and provides valuable historical context.</w:t>
        </w:r>
      </w:ins>
    </w:p>
    <w:p>
      <w:pPr>
        <w:pStyle w:val="BodyText"/>
      </w:pPr>
      <w:ins w:id="529" w:author="PR Preview" w:date="2024-01-01T00:00:00Z">
        <w:r>
          <w:rPr>
            <w:b/>
            <w:bCs/>
          </w:rPr>
          <w:t xml:space="preserve">PR Title</w:t>
        </w:r>
      </w:ins>
      <w:ins w:id="529" w:author="PR Preview" w:date="2024-01-01T00:00:00Z">
        <w:r>
          <w:t xml:space="preserve">: The title should be a short summary (ideally under 72 characters) of what is being done. It should be informative enough that future developers can understand what the PR did without reading the full description.</w:t>
        </w:r>
      </w:ins>
    </w:p>
    <w:p>
      <w:pPr>
        <w:pStyle w:val="BodyText"/>
      </w:pPr>
      <w:ins w:id="530" w:author="PR Preview" w:date="2024-01-01T00:00:00Z">
        <w:r>
          <w:t xml:space="preserve">Poor titles that lack context:</w:t>
        </w:r>
      </w:ins>
    </w:p>
    <w:p>
      <w:pPr>
        <w:pStyle w:val="Compact"/>
        <w:numPr>
          <w:ilvl w:val="0"/>
          <w:numId w:val="1053"/>
        </w:numPr>
      </w:pPr>
      <w:ins w:id="531" w:author="PR Preview" w:date="2024-01-01T00:00:00Z">
        <w:r>
          <w:t xml:space="preserve">“Fix bug”</w:t>
        </w:r>
      </w:ins>
    </w:p>
    <w:p>
      <w:pPr>
        <w:pStyle w:val="Compact"/>
        <w:numPr>
          <w:ilvl w:val="0"/>
          <w:numId w:val="1053"/>
        </w:numPr>
      </w:pPr>
      <w:ins w:id="532" w:author="PR Preview" w:date="2024-01-01T00:00:00Z">
        <w:r>
          <w:t xml:space="preserve">“Add patch”</w:t>
        </w:r>
      </w:ins>
    </w:p>
    <w:p>
      <w:pPr>
        <w:pStyle w:val="Compact"/>
        <w:numPr>
          <w:ilvl w:val="0"/>
          <w:numId w:val="1053"/>
        </w:numPr>
      </w:pPr>
      <w:ins w:id="533" w:author="PR Preview" w:date="2024-01-01T00:00:00Z">
        <w:r>
          <w:t xml:space="preserve">“Moving code from A to B”</w:t>
        </w:r>
      </w:ins>
    </w:p>
    <w:p>
      <w:pPr>
        <w:pStyle w:val="FirstParagraph"/>
      </w:pPr>
      <w:ins w:id="534" w:author="PR Preview" w:date="2024-01-01T00:00:00Z">
        <w:r>
          <w:t xml:space="preserve">Better titles that summarize the actual change:</w:t>
        </w:r>
      </w:ins>
    </w:p>
    <w:p>
      <w:pPr>
        <w:pStyle w:val="Compact"/>
        <w:numPr>
          <w:ilvl w:val="0"/>
          <w:numId w:val="1054"/>
        </w:numPr>
      </w:pPr>
      <w:ins w:id="535" w:author="PR Preview" w:date="2024-01-01T00:00:00Z">
        <w:r>
          <w:t xml:space="preserve">“Fix missing value handling in data processing function”</w:t>
        </w:r>
      </w:ins>
    </w:p>
    <w:p>
      <w:pPr>
        <w:pStyle w:val="Compact"/>
        <w:numPr>
          <w:ilvl w:val="0"/>
          <w:numId w:val="1054"/>
        </w:numPr>
      </w:pPr>
      <w:ins w:id="536" w:author="PR Preview" w:date="2024-01-01T00:00:00Z">
        <w:r>
          <w:t xml:space="preserve">“Add support for custom date formats in import functions”</w:t>
        </w:r>
      </w:ins>
    </w:p>
    <w:p>
      <w:pPr>
        <w:pStyle w:val="FirstParagraph"/>
      </w:pPr>
      <w:ins w:id="537" w:author="PR Preview" w:date="2024-01-01T00:00:00Z">
        <w:r>
          <w:rPr>
            <w:b/>
            <w:bCs/>
          </w:rPr>
          <w:t xml:space="preserve">PR Description Body</w:t>
        </w:r>
      </w:ins>
      <w:ins w:id="537" w:author="PR Preview" w:date="2024-01-01T00:00:00Z">
        <w:r>
          <w:t xml:space="preserve">: The description should provide context that helps the reviewer understand your PR. Consider including:</w:t>
        </w:r>
      </w:ins>
    </w:p>
    <w:p>
      <w:pPr>
        <w:pStyle w:val="Compact"/>
        <w:numPr>
          <w:ilvl w:val="0"/>
          <w:numId w:val="1055"/>
        </w:numPr>
      </w:pPr>
      <w:ins w:id="538" w:author="PR Preview" w:date="2024-01-01T00:00:00Z">
        <w:r>
          <w:t xml:space="preserve">A brief description of the problem being solved</w:t>
        </w:r>
      </w:ins>
    </w:p>
    <w:p>
      <w:pPr>
        <w:pStyle w:val="Compact"/>
        <w:numPr>
          <w:ilvl w:val="0"/>
          <w:numId w:val="1055"/>
        </w:numPr>
      </w:pPr>
      <w:ins w:id="539" w:author="PR Preview" w:date="2024-01-01T00:00:00Z">
        <w:r>
          <w:t xml:space="preserve">Links to related issues (e.g.,</w:t>
        </w:r>
      </w:ins>
      <w:ins w:id="539" w:author="PR Preview" w:date="2024-01-01T00:00:00Z">
        <w:r>
          <w:t xml:space="preserve"> </w:t>
        </w:r>
      </w:ins>
      <w:ins w:id="539" w:author="PR Preview" w:date="2024-01-01T00:00:00Z">
        <w:r>
          <w:t xml:space="preserve">“Closes #123”</w:t>
        </w:r>
      </w:ins>
      <w:ins w:id="539" w:author="PR Preview" w:date="2024-01-01T00:00:00Z">
        <w:r>
          <w:t xml:space="preserve"> </w:t>
        </w:r>
      </w:ins>
      <w:ins w:id="539" w:author="PR Preview" w:date="2024-01-01T00:00:00Z">
        <w:r>
          <w:t xml:space="preserve">or</w:t>
        </w:r>
      </w:ins>
      <w:ins w:id="539" w:author="PR Preview" w:date="2024-01-01T00:00:00Z">
        <w:r>
          <w:t xml:space="preserve"> </w:t>
        </w:r>
      </w:ins>
      <w:ins w:id="539" w:author="PR Preview" w:date="2024-01-01T00:00:00Z">
        <w:r>
          <w:t xml:space="preserve">“Related to #456”</w:t>
        </w:r>
      </w:ins>
      <w:ins w:id="539" w:author="PR Preview" w:date="2024-01-01T00:00:00Z">
        <w:r>
          <w:t xml:space="preserve">)</w:t>
        </w:r>
      </w:ins>
    </w:p>
    <w:p>
      <w:pPr>
        <w:pStyle w:val="Compact"/>
        <w:numPr>
          <w:ilvl w:val="0"/>
          <w:numId w:val="1055"/>
        </w:numPr>
      </w:pPr>
      <w:ins w:id="540" w:author="PR Preview" w:date="2024-01-01T00:00:00Z">
        <w:r>
          <w:t xml:space="preserve">A before/after example showing changed behavior</w:t>
        </w:r>
      </w:ins>
    </w:p>
    <w:p>
      <w:pPr>
        <w:pStyle w:val="Compact"/>
        <w:numPr>
          <w:ilvl w:val="0"/>
          <w:numId w:val="1055"/>
        </w:numPr>
      </w:pPr>
      <w:ins w:id="541" w:author="PR Preview" w:date="2024-01-01T00:00:00Z">
        <w:r>
          <w:t xml:space="preserve">Possible shortcomings of the approach being used</w:t>
        </w:r>
      </w:ins>
    </w:p>
    <w:p>
      <w:pPr>
        <w:pStyle w:val="Compact"/>
        <w:numPr>
          <w:ilvl w:val="0"/>
          <w:numId w:val="1055"/>
        </w:numPr>
      </w:pPr>
      <w:ins w:id="542" w:author="PR Preview" w:date="2024-01-01T00:00:00Z">
        <w:r>
          <w:t xml:space="preserve">For complex PRs, a suggested reading order for the reviewer</w:t>
        </w:r>
      </w:ins>
    </w:p>
    <w:p>
      <w:pPr>
        <w:pStyle w:val="Compact"/>
        <w:numPr>
          <w:ilvl w:val="0"/>
          <w:numId w:val="1055"/>
        </w:numPr>
      </w:pPr>
      <w:ins w:id="543" w:author="PR Preview" w:date="2024-01-01T00:00:00Z">
        <w:r>
          <w:t xml:space="preserve">The</w:t>
        </w:r>
      </w:ins>
      <w:ins w:id="543" w:author="PR Preview" w:date="2024-01-01T00:00:00Z">
        <w:r>
          <w:t xml:space="preserve"> </w:t>
        </w:r>
      </w:ins>
      <w:ins w:id="543" w:author="PR Preview" w:date="2024-01-01T00:00:00Z">
        <w:r>
          <w:rPr>
            <w:rStyle w:val="VerbatimChar"/>
          </w:rPr>
          <w:t xml:space="preserve">Files</w:t>
        </w:r>
      </w:ins>
      <w:ins w:id="543" w:author="PR Preview" w:date="2024-01-01T00:00:00Z">
        <w:r>
          <w:t xml:space="preserve"> </w:t>
        </w:r>
      </w:ins>
      <w:ins w:id="543" w:author="PR Preview" w:date="2024-01-01T00:00:00Z">
        <w:r>
          <w:t xml:space="preserve">tab of a Pull Request page on GitHub allows you to annotate</w:t>
        </w:r>
      </w:ins>
      <w:ins w:id="543" w:author="PR Preview" w:date="2024-01-01T00:00:00Z">
        <w:r>
          <w:t xml:space="preserve"> </w:t>
        </w:r>
      </w:ins>
      <w:ins w:id="543" w:author="PR Preview" w:date="2024-01-01T00:00:00Z">
        <w:r>
          <w:t xml:space="preserve">your pull request with inline comments.</w:t>
        </w:r>
      </w:ins>
      <w:ins w:id="543" w:author="PR Preview" w:date="2024-01-01T00:00:00Z">
        <w:r>
          <w:t xml:space="preserve"> </w:t>
        </w:r>
      </w:ins>
      <w:ins w:id="543" w:author="PR Preview" w:date="2024-01-01T00:00:00Z">
        <w:r>
          <w:t xml:space="preserve">These comments are not part of the source files; they only exist in GitHub’s metadata.</w:t>
        </w:r>
      </w:ins>
      <w:ins w:id="543" w:author="PR Preview" w:date="2024-01-01T00:00:00Z">
        <w:r>
          <w:t xml:space="preserve"> </w:t>
        </w:r>
      </w:ins>
      <w:ins w:id="543" w:author="PR Preview" w:date="2024-01-01T00:00:00Z">
        <w:r>
          <w:t xml:space="preserve">Use these comments to explain</w:t>
        </w:r>
      </w:ins>
      <w:ins w:id="543" w:author="PR Preview" w:date="2024-01-01T00:00:00Z">
        <w:r>
          <w:t xml:space="preserve"> </w:t>
        </w:r>
      </w:ins>
      <w:ins w:id="543" w:author="PR Preview" w:date="2024-01-01T00:00:00Z">
        <w:r>
          <w:rPr>
            <w:i/>
            <w:iCs/>
          </w:rPr>
          <w:t xml:space="preserve">changes</w:t>
        </w:r>
      </w:ins>
      <w:ins w:id="543" w:author="PR Preview" w:date="2024-01-01T00:00:00Z">
        <w:r>
          <w:t xml:space="preserve"> </w:t>
        </w:r>
      </w:ins>
      <w:ins w:id="543" w:author="PR Preview" w:date="2024-01-01T00:00:00Z">
        <w:r>
          <w:t xml:space="preserve">whose reasoning might not be self-apparent</w:t>
        </w:r>
      </w:ins>
      <w:ins w:id="543" w:author="PR Preview" w:date="2024-01-01T00:00:00Z">
        <w:r>
          <w:t xml:space="preserve"> </w:t>
        </w:r>
      </w:ins>
      <w:ins w:id="543" w:author="PR Preview" w:date="2024-01-01T00:00:00Z">
        <w:r>
          <w:t xml:space="preserve">to a reviewer.</w:t>
        </w:r>
      </w:ins>
    </w:p>
    <w:bookmarkEnd w:id="199"/>
    <w:bookmarkStart w:id="200" w:name="add-tests"/>
    <w:p>
      <w:pPr>
        <w:pStyle w:val="Heading3"/>
      </w:pPr>
      <w:ins w:id="544" w:author="PR Preview" w:date="2024-01-01T00:00:00Z">
        <w:r>
          <w:t xml:space="preserve">6.22.3 Add Tests</w:t>
        </w:r>
      </w:ins>
    </w:p>
    <w:p>
      <w:pPr>
        <w:pStyle w:val="FirstParagraph"/>
      </w:pPr>
      <w:ins w:id="545" w:author="PR Preview" w:date="2024-01-01T00:00:00Z">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ins>
    </w:p>
    <w:bookmarkEnd w:id="200"/>
    <w:bookmarkStart w:id="201" w:name="separate-out-refactorings"/>
    <w:p>
      <w:pPr>
        <w:pStyle w:val="Heading3"/>
      </w:pPr>
      <w:ins w:id="546" w:author="PR Preview" w:date="2024-01-01T00:00:00Z">
        <w:r>
          <w:t xml:space="preserve">6.22.4 Separate Out Refactorings</w:t>
        </w:r>
      </w:ins>
    </w:p>
    <w:p>
      <w:pPr>
        <w:pStyle w:val="FirstParagraph"/>
      </w:pPr>
      <w:ins w:id="547" w:author="PR Preview" w:date="2024-01-01T00:00:00Z">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ins>
    </w:p>
    <w:p>
      <w:pPr>
        <w:pStyle w:val="BodyText"/>
      </w:pPr>
      <w:ins w:id="548" w:author="PR Preview" w:date="2024-01-01T00:00:00Z">
        <w:r>
          <w:t xml:space="preserve">Small cleanups (like fixing a local variable name) can be included in a feature change or bug fix PR, but large refactorings should be separate.</w:t>
        </w:r>
      </w:ins>
    </w:p>
    <w:bookmarkEnd w:id="201"/>
    <w:bookmarkEnd w:id="202"/>
    <w:bookmarkStart w:id="220" w:name="reviewing-pull-requests"/>
    <w:p>
      <w:pPr>
        <w:pStyle w:val="Heading2"/>
      </w:pPr>
      <w:ins w:id="549" w:author="PR Preview" w:date="2024-01-01T00:00:00Z">
        <w:r>
          <w:t xml:space="preserve">6.23 Reviewing Pull Requests</w:t>
        </w:r>
      </w:ins>
    </w:p>
    <w:bookmarkStart w:id="203" w:name="purpose-of-code-review"/>
    <w:p>
      <w:pPr>
        <w:pStyle w:val="Heading3"/>
      </w:pPr>
      <w:ins w:id="550" w:author="PR Preview" w:date="2024-01-01T00:00:00Z">
        <w:r>
          <w:t xml:space="preserve">6.23.1 Purpose of Code Review</w:t>
        </w:r>
      </w:ins>
    </w:p>
    <w:p>
      <w:pPr>
        <w:pStyle w:val="FirstParagraph"/>
      </w:pPr>
      <w:ins w:id="551" w:author="PR Preview" w:date="2024-01-01T00:00:00Z">
        <w:r>
          <w:t xml:space="preserve">The primary purpose of code review is to ensure that the overall code health of our projects improves over time. Reviewers should balance the need to make forward progress with the importance of maintaining code quality.</w:t>
        </w:r>
      </w:ins>
    </w:p>
    <w:p>
      <w:pPr>
        <w:pStyle w:val="BodyText"/>
      </w:pPr>
      <w:ins w:id="552" w:author="PR Preview" w:date="2024-01-01T00:00:00Z">
        <w:r>
          <w:rPr>
            <w:b/>
            <w:bCs/>
          </w:rPr>
          <w:t xml:space="preserve">Key principle</w:t>
        </w:r>
      </w:ins>
      <w:ins w:id="552" w:author="PR Preview" w:date="2024-01-01T00:00:00Z">
        <w:r>
          <w:t xml:space="preserve">: Reviewers should favor approving a PR once it is in a state where it definitely improves the overall code health of the system, even if the PR isn’t perfect. There is no such thing as</w:t>
        </w:r>
      </w:ins>
      <w:ins w:id="552" w:author="PR Preview" w:date="2024-01-01T00:00:00Z">
        <w:r>
          <w:t xml:space="preserve"> </w:t>
        </w:r>
      </w:ins>
      <w:ins w:id="552" w:author="PR Preview" w:date="2024-01-01T00:00:00Z">
        <w:r>
          <w:t xml:space="preserve">“perfect”</w:t>
        </w:r>
      </w:ins>
      <w:ins w:id="552" w:author="PR Preview" w:date="2024-01-01T00:00:00Z">
        <w:r>
          <w:t xml:space="preserve"> </w:t>
        </w:r>
      </w:ins>
      <w:ins w:id="552" w:author="PR Preview" w:date="2024-01-01T00:00:00Z">
        <w:r>
          <w:t xml:space="preserve">code—there is only better code. Rather than seeking perfection, seek continuous improvement.</w:t>
        </w:r>
      </w:ins>
    </w:p>
    <w:bookmarkEnd w:id="203"/>
    <w:bookmarkStart w:id="206" w:name="monitoring-prs-awaiting-your-review"/>
    <w:p>
      <w:pPr>
        <w:pStyle w:val="Heading3"/>
      </w:pPr>
      <w:ins w:id="553" w:author="PR Preview" w:date="2024-01-01T00:00:00Z">
        <w:r>
          <w:t xml:space="preserve">6.23.2 Monitoring PRs Awaiting Your Review</w:t>
        </w:r>
      </w:ins>
    </w:p>
    <w:p>
      <w:pPr>
        <w:pStyle w:val="FirstParagraph"/>
      </w:pPr>
      <w:ins w:id="554" w:author="PR Preview" w:date="2024-01-01T00:00:00Z">
        <w:r>
          <w:t xml:space="preserve">To ensure timely code reviews,</w:t>
        </w:r>
      </w:ins>
      <w:ins w:id="554" w:author="PR Preview" w:date="2024-01-01T00:00:00Z">
        <w:r>
          <w:t xml:space="preserve"> </w:t>
        </w:r>
      </w:ins>
      <w:ins w:id="554" w:author="PR Preview" w:date="2024-01-01T00:00:00Z">
        <w:r>
          <w:t xml:space="preserve">bookmark GitHub’s review-requested page and check it regularly (at least daily):</w:t>
        </w:r>
      </w:ins>
    </w:p>
    <w:p>
      <w:pPr>
        <w:numPr>
          <w:ilvl w:val="0"/>
          <w:numId w:val="1056"/>
        </w:numPr>
      </w:pPr>
      <w:ins w:id="555" w:author="PR Preview" w:date="2024-01-01T00:00:00Z">
        <w:r>
          <w:rPr>
            <w:b/>
            <w:bCs/>
          </w:rPr>
          <w:t xml:space="preserve">General bookmark</w:t>
        </w:r>
      </w:ins>
      <w:ins w:id="555" w:author="PR Preview" w:date="2024-01-01T00:00:00Z">
        <w:r>
          <w:t xml:space="preserve">:</w:t>
        </w:r>
      </w:ins>
      <w:ins w:id="555" w:author="PR Preview" w:date="2024-01-01T00:00:00Z">
        <w:r>
          <w:t xml:space="preserve"> </w:t>
        </w:r>
      </w:ins>
      <w:hyperlink r:id="rId204">
        <w:r>
          <w:rPr>
            <w:rStyle w:val="Hyperlink"/>
          </w:rPr>
          <w:t xml:space="preserve">https://github.com/pulls/review-requested</w:t>
        </w:r>
      </w:hyperlink>
      <w:ins w:id="555" w:author="PR Preview" w:date="2024-01-01T00:00:00Z">
        <w:r>
          <w:t xml:space="preserve"> </w:t>
        </w:r>
      </w:ins>
      <w:ins w:id="555" w:author="PR Preview" w:date="2024-01-01T00:00:00Z">
        <w:r>
          <w:t xml:space="preserve">shows all PRs across GitHub where you’ve been requested as a reviewer</w:t>
        </w:r>
      </w:ins>
    </w:p>
    <w:p>
      <w:pPr>
        <w:numPr>
          <w:ilvl w:val="0"/>
          <w:numId w:val="1056"/>
        </w:numPr>
      </w:pPr>
      <w:ins w:id="556" w:author="PR Preview" w:date="2024-01-01T00:00:00Z">
        <w:r>
          <w:rPr>
            <w:b/>
            <w:bCs/>
          </w:rPr>
          <w:t xml:space="preserve">Project-specific bookmark</w:t>
        </w:r>
      </w:ins>
      <w:ins w:id="556" w:author="PR Preview" w:date="2024-01-01T00:00:00Z">
        <w:r>
          <w:t xml:space="preserve">: For frequently-reviewed repositories,</w:t>
        </w:r>
      </w:ins>
      <w:ins w:id="556" w:author="PR Preview" w:date="2024-01-01T00:00:00Z">
        <w:r>
          <w:t xml:space="preserve"> </w:t>
        </w:r>
      </w:ins>
      <w:ins w:id="556" w:author="PR Preview" w:date="2024-01-01T00:00:00Z">
        <w:r>
          <w:t xml:space="preserve">you can bookmark project-specific versions using GitHub’s search syntax.</w:t>
        </w:r>
      </w:ins>
      <w:ins w:id="556" w:author="PR Preview" w:date="2024-01-01T00:00:00Z">
        <w:r>
          <w:t xml:space="preserve"> </w:t>
        </w:r>
      </w:ins>
      <w:ins w:id="556" w:author="PR Preview" w:date="2024-01-01T00:00:00Z">
        <w:r>
          <w:t xml:space="preserve">For example, to see PRs awaiting your review in this repository:</w:t>
        </w:r>
      </w:ins>
      <w:ins w:id="556" w:author="PR Preview" w:date="2024-01-01T00:00:00Z">
        <w:r>
          <w:t xml:space="preserve"> </w:t>
        </w:r>
      </w:ins>
      <w:hyperlink r:id="rId205">
        <w:r>
          <w:rPr>
            <w:rStyle w:val="Hyperlink"/>
          </w:rPr>
          <w:t xml:space="preserve">https://github.com/UCD-SERG/lab-manual/pulls/review-requested/YOUR-USERNAME</w:t>
        </w:r>
      </w:hyperlink>
      <w:ins w:id="556" w:author="PR Preview" w:date="2024-01-01T00:00:00Z">
        <w:r>
          <w:t xml:space="preserve"> </w:t>
        </w:r>
      </w:ins>
      <w:ins w:id="556" w:author="PR Preview" w:date="2024-01-01T00:00:00Z">
        <w:r>
          <w:t xml:space="preserve">(replace</w:t>
        </w:r>
      </w:ins>
      <w:ins w:id="556" w:author="PR Preview" w:date="2024-01-01T00:00:00Z">
        <w:r>
          <w:t xml:space="preserve"> </w:t>
        </w:r>
      </w:ins>
      <w:ins w:id="556" w:author="PR Preview" w:date="2024-01-01T00:00:00Z">
        <w:r>
          <w:rPr>
            <w:rStyle w:val="VerbatimChar"/>
          </w:rPr>
          <w:t xml:space="preserve">YOUR-USERNAME</w:t>
        </w:r>
      </w:ins>
      <w:ins w:id="556" w:author="PR Preview" w:date="2024-01-01T00:00:00Z">
        <w:r>
          <w:t xml:space="preserve"> </w:t>
        </w:r>
      </w:ins>
      <w:ins w:id="556" w:author="PR Preview" w:date="2024-01-01T00:00:00Z">
        <w:r>
          <w:t xml:space="preserve">with your GitHub username)</w:t>
        </w:r>
      </w:ins>
    </w:p>
    <w:p>
      <w:pPr>
        <w:pStyle w:val="FirstParagraph"/>
      </w:pPr>
      <w:ins w:id="557" w:author="PR Preview" w:date="2024-01-01T00:00:00Z">
        <w:r>
          <w:t xml:space="preserve">Checking these pages regularly helps ensure that PRs don’t languish waiting for review,</w:t>
        </w:r>
      </w:ins>
      <w:ins w:id="557" w:author="PR Preview" w:date="2024-01-01T00:00:00Z">
        <w:r>
          <w:t xml:space="preserve"> </w:t>
        </w:r>
      </w:ins>
      <w:ins w:id="557" w:author="PR Preview" w:date="2024-01-01T00:00:00Z">
        <w:r>
          <w:t xml:space="preserve">which is important for maintaining team productivity and code quality.</w:t>
        </w:r>
      </w:ins>
    </w:p>
    <w:bookmarkEnd w:id="206"/>
    <w:bookmarkStart w:id="207" w:name="writing-review-comments"/>
    <w:p>
      <w:pPr>
        <w:pStyle w:val="Heading3"/>
      </w:pPr>
      <w:ins w:id="558" w:author="PR Preview" w:date="2024-01-01T00:00:00Z">
        <w:r>
          <w:t xml:space="preserve">6.23.3 Writing Review Comments</w:t>
        </w:r>
      </w:ins>
    </w:p>
    <w:p>
      <w:pPr>
        <w:pStyle w:val="FirstParagraph"/>
      </w:pPr>
      <w:ins w:id="559" w:author="PR Preview" w:date="2024-01-01T00:00:00Z">
        <w:r>
          <w:t xml:space="preserve">When reviewing code, maintain courtesy and respect while being clear and helpful:</w:t>
        </w:r>
      </w:ins>
    </w:p>
    <w:p>
      <w:pPr>
        <w:pStyle w:val="Compact"/>
        <w:numPr>
          <w:ilvl w:val="0"/>
          <w:numId w:val="1057"/>
        </w:numPr>
      </w:pPr>
      <w:ins w:id="560" w:author="PR Preview" w:date="2024-01-01T00:00:00Z">
        <w:r>
          <w:t xml:space="preserve">Comment on the</w:t>
        </w:r>
      </w:ins>
      <w:ins w:id="560" w:author="PR Preview" w:date="2024-01-01T00:00:00Z">
        <w:r>
          <w:t xml:space="preserve"> </w:t>
        </w:r>
      </w:ins>
      <w:ins w:id="560" w:author="PR Preview" w:date="2024-01-01T00:00:00Z">
        <w:r>
          <w:rPr>
            <w:b/>
            <w:bCs/>
          </w:rPr>
          <w:t xml:space="preserve">code</w:t>
        </w:r>
      </w:ins>
      <w:ins w:id="560" w:author="PR Preview" w:date="2024-01-01T00:00:00Z">
        <w:r>
          <w:t xml:space="preserve">, not the author</w:t>
        </w:r>
      </w:ins>
    </w:p>
    <w:p>
      <w:pPr>
        <w:pStyle w:val="Compact"/>
        <w:numPr>
          <w:ilvl w:val="0"/>
          <w:numId w:val="1057"/>
        </w:numPr>
      </w:pPr>
      <w:ins w:id="561" w:author="PR Preview" w:date="2024-01-01T00:00:00Z">
        <w:r>
          <w:t xml:space="preserve">Explain</w:t>
        </w:r>
      </w:ins>
      <w:ins w:id="561" w:author="PR Preview" w:date="2024-01-01T00:00:00Z">
        <w:r>
          <w:t xml:space="preserve"> </w:t>
        </w:r>
      </w:ins>
      <w:ins w:id="561" w:author="PR Preview" w:date="2024-01-01T00:00:00Z">
        <w:r>
          <w:rPr>
            <w:b/>
            <w:bCs/>
          </w:rPr>
          <w:t xml:space="preserve">why</w:t>
        </w:r>
      </w:ins>
      <w:ins w:id="561" w:author="PR Preview" w:date="2024-01-01T00:00:00Z">
        <w:r>
          <w:t xml:space="preserve"> </w:t>
        </w:r>
      </w:ins>
      <w:ins w:id="561" w:author="PR Preview" w:date="2024-01-01T00:00:00Z">
        <w:r>
          <w:t xml:space="preserve">you’re making suggestions (reference best practices, design patterns, or how the suggestion improves code health)</w:t>
        </w:r>
      </w:ins>
    </w:p>
    <w:p>
      <w:pPr>
        <w:pStyle w:val="Compact"/>
        <w:numPr>
          <w:ilvl w:val="0"/>
          <w:numId w:val="1057"/>
        </w:numPr>
      </w:pPr>
      <w:ins w:id="562" w:author="PR Preview" w:date="2024-01-01T00:00:00Z">
        <w:r>
          <w:t xml:space="preserve">Balance pointing out problems with providing guidance (help authors learn while being constructive)</w:t>
        </w:r>
      </w:ins>
    </w:p>
    <w:p>
      <w:pPr>
        <w:pStyle w:val="Compact"/>
        <w:numPr>
          <w:ilvl w:val="0"/>
          <w:numId w:val="1057"/>
        </w:numPr>
      </w:pPr>
      <w:ins w:id="563" w:author="PR Preview" w:date="2024-01-01T00:00:00Z">
        <w:r>
          <w:t xml:space="preserve">Highlight positive aspects too—if you see good practices, comment on those to reinforce them</w:t>
        </w:r>
      </w:ins>
    </w:p>
    <w:p>
      <w:pPr>
        <w:pStyle w:val="FirstParagraph"/>
      </w:pPr>
      <w:ins w:id="564" w:author="PR Preview" w:date="2024-01-01T00:00:00Z">
        <w:r>
          <w:rPr>
            <w:b/>
            <w:bCs/>
          </w:rPr>
          <w:t xml:space="preserve">Poor comment</w:t>
        </w:r>
      </w:ins>
      <w:ins w:id="564" w:author="PR Preview" w:date="2024-01-01T00:00:00Z">
        <w:r>
          <w:t xml:space="preserve">:</w:t>
        </w:r>
      </w:ins>
      <w:ins w:id="564" w:author="PR Preview" w:date="2024-01-01T00:00:00Z">
        <w:r>
          <w:t xml:space="preserve"> </w:t>
        </w:r>
      </w:ins>
      <w:ins w:id="564" w:author="PR Preview" w:date="2024-01-01T00:00:00Z">
        <w:r>
          <w:t xml:space="preserve">“Why did you use this approach when there’s obviously a better way?”</w:t>
        </w:r>
      </w:ins>
    </w:p>
    <w:p>
      <w:pPr>
        <w:pStyle w:val="BodyText"/>
      </w:pPr>
      <w:ins w:id="565" w:author="PR Preview" w:date="2024-01-01T00:00:00Z">
        <w:r>
          <w:rPr>
            <w:b/>
            <w:bCs/>
          </w:rPr>
          <w:t xml:space="preserve">Better comment</w:t>
        </w:r>
      </w:ins>
      <w:ins w:id="565" w:author="PR Preview" w:date="2024-01-01T00:00:00Z">
        <w:r>
          <w:t xml:space="preserve">:</w:t>
        </w:r>
      </w:ins>
      <w:ins w:id="565" w:author="PR Preview" w:date="2024-01-01T00:00:00Z">
        <w:r>
          <w:t xml:space="preserve"> </w:t>
        </w:r>
      </w:ins>
      <w:ins w:id="565" w:author="PR Preview" w:date="2024-01-01T00:00:00Z">
        <w:r>
          <w:t xml:space="preserve">“This approach adds complexity without clear benefits. Consider using [alternative approach] instead, which would simplify the logic and improve readability.”</w:t>
        </w:r>
      </w:ins>
    </w:p>
    <w:bookmarkEnd w:id="207"/>
    <w:bookmarkStart w:id="208" w:name="mentoring-through-review"/>
    <w:p>
      <w:pPr>
        <w:pStyle w:val="Heading3"/>
      </w:pPr>
      <w:ins w:id="566" w:author="PR Preview" w:date="2024-01-01T00:00:00Z">
        <w:r>
          <w:t xml:space="preserve">6.23.4 Mentoring Through Review</w:t>
        </w:r>
      </w:ins>
    </w:p>
    <w:p>
      <w:pPr>
        <w:pStyle w:val="FirstParagraph"/>
      </w:pPr>
      <w:ins w:id="567" w:author="PR Preview" w:date="2024-01-01T00:00:00Z">
        <w:r>
          <w:t xml:space="preserve">Code review is an excellent opportunity for mentoring. As a reviewer:</w:t>
        </w:r>
      </w:ins>
    </w:p>
    <w:p>
      <w:pPr>
        <w:pStyle w:val="Compact"/>
        <w:numPr>
          <w:ilvl w:val="0"/>
          <w:numId w:val="1058"/>
        </w:numPr>
      </w:pPr>
      <w:ins w:id="568" w:author="PR Preview" w:date="2024-01-01T00:00:00Z">
        <w:r>
          <w:t xml:space="preserve">Leave comments that help authors learn something new</w:t>
        </w:r>
      </w:ins>
    </w:p>
    <w:p>
      <w:pPr>
        <w:pStyle w:val="Compact"/>
        <w:numPr>
          <w:ilvl w:val="0"/>
          <w:numId w:val="1058"/>
        </w:numPr>
      </w:pPr>
      <w:ins w:id="569" w:author="PR Preview" w:date="2024-01-01T00:00:00Z">
        <w:r>
          <w:t xml:space="preserve">Link to relevant sections of style guides or best practices documentation</w:t>
        </w:r>
      </w:ins>
    </w:p>
    <w:p>
      <w:pPr>
        <w:pStyle w:val="Compact"/>
        <w:numPr>
          <w:ilvl w:val="0"/>
          <w:numId w:val="1058"/>
        </w:numPr>
      </w:pPr>
      <w:ins w:id="570" w:author="PR Preview" w:date="2024-01-01T00:00:00Z">
        <w:r>
          <w:t xml:space="preserve">Consider pair programming for complex reviews—live review sessions can be very effective for teaching</w:t>
        </w:r>
      </w:ins>
    </w:p>
    <w:bookmarkEnd w:id="208"/>
    <w:bookmarkStart w:id="213" w:name="giving-constructive-feedback"/>
    <w:p>
      <w:pPr>
        <w:pStyle w:val="Heading3"/>
      </w:pPr>
      <w:ins w:id="571" w:author="PR Preview" w:date="2024-01-01T00:00:00Z">
        <w:r>
          <w:t xml:space="preserve">6.23.5 Giving Constructive Feedback</w:t>
        </w:r>
      </w:ins>
    </w:p>
    <w:p>
      <w:pPr>
        <w:pStyle w:val="FirstParagraph"/>
      </w:pPr>
      <w:ins w:id="572" w:author="PR Preview" w:date="2024-01-01T00:00:00Z">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ins>
    </w:p>
    <w:p>
      <w:pPr>
        <w:pStyle w:val="BodyText"/>
      </w:pPr>
      <w:ins w:id="573" w:author="PR Preview" w:date="2024-01-01T00:00:00Z">
        <w:r>
          <w:t xml:space="preserve">For very small tweaks (typos, comment additions),</w:t>
        </w:r>
      </w:ins>
      <w:ins w:id="573" w:author="PR Preview" w:date="2024-01-01T00:00:00Z">
        <w:r>
          <w:t xml:space="preserve"> </w:t>
        </w:r>
      </w:ins>
      <w:ins w:id="573" w:author="PR Preview" w:date="2024-01-01T00:00:00Z">
        <w:r>
          <w:t xml:space="preserve">use GitHub’s suggestion feature</w:t>
        </w:r>
      </w:ins>
      <w:ins w:id="573" w:author="PR Preview" w:date="2024-01-01T00:00:00Z">
        <w:r>
          <w:t xml:space="preserve"> </w:t>
        </w:r>
      </w:ins>
      <w:ins w:id="573" w:author="PR Preview" w:date="2024-01-01T00:00:00Z">
        <w:r>
          <w:t xml:space="preserve">to allow authors to quickly accept changes directly in the UI.</w:t>
        </w:r>
      </w:ins>
    </w:p>
    <w:tbl>
      <w:tblPr>
        <w:tblStyle w:val="Table"/>
        <w:tblW w:type="pct" w:w="5000"/>
        <w:tblLayout w:type="fixed"/>
        <w:tblLook w:firstRow="0" w:lastRow="0" w:firstColumn="0" w:lastColumn="0" w:noHBand="0" w:noVBand="0" w:val="0000"/>
      </w:tblPr>
      <w:tblGrid>
        <w:gridCol w:w="7920"/>
      </w:tblGrid>
      <w:tr>
        <w:tc>
          <w:tcPr/>
          <w:bookmarkStart w:id="212" w:name="fig-github-suggestion-feature"/>
          <w:p>
            <w:pPr>
              <w:pStyle w:val="Compact"/>
              <w:jc w:val="center"/>
            </w:pPr>
            <w:r>
              <w:drawing>
                <wp:inline>
                  <wp:extent cx="5334000" cy="1989605"/>
                  <wp:effectExtent b="0" l="0" r="0" t="0"/>
                  <wp:docPr descr="" title="" id="210" name="Picture"/>
                  <a:graphic>
                    <a:graphicData uri="http://schemas.openxmlformats.org/drawingml/2006/picture">
                      <pic:pic>
                        <pic:nvPicPr>
                          <pic:cNvPr descr="assets/images/github-suggestion-feature.png" id="211" name="Picture"/>
                          <pic:cNvPicPr>
                            <a:picLocks noChangeArrowheads="1" noChangeAspect="1"/>
                          </pic:cNvPicPr>
                        </pic:nvPicPr>
                        <pic:blipFill>
                          <a:blip r:embed="rId2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12"/>
        </w:tc>
      </w:tr>
    </w:tbl>
    <w:bookmarkEnd w:id="213"/>
    <w:bookmarkStart w:id="218" w:name="ignoring-auto-generated-files"/>
    <w:p>
      <w:pPr>
        <w:pStyle w:val="Heading3"/>
      </w:pPr>
      <w:ins w:id="574" w:author="PR Preview" w:date="2024-01-01T00:00:00Z">
        <w:r>
          <w:t xml:space="preserve">6.23.6 Ignoring Auto-Generated Files</w:t>
        </w:r>
      </w:ins>
    </w:p>
    <w:p>
      <w:pPr>
        <w:pStyle w:val="FirstParagraph"/>
      </w:pPr>
      <w:ins w:id="575" w:author="PR Preview" w:date="2024-01-01T00:00:00Z">
        <w:r>
          <w:t xml:space="preserve">When reviewing pull requests in R package repositories,</w:t>
        </w:r>
      </w:ins>
      <w:ins w:id="575" w:author="PR Preview" w:date="2024-01-01T00:00:00Z">
        <w:r>
          <w:t xml:space="preserve"> </w:t>
        </w:r>
      </w:ins>
      <w:ins w:id="575" w:author="PR Preview" w:date="2024-01-01T00:00:00Z">
        <w:r>
          <w:t xml:space="preserve">you can typically ignore changes to</w:t>
        </w:r>
      </w:ins>
      <w:ins w:id="575" w:author="PR Preview" w:date="2024-01-01T00:00:00Z">
        <w:r>
          <w:t xml:space="preserve"> </w:t>
        </w:r>
      </w:ins>
      <w:ins w:id="575" w:author="PR Preview" w:date="2024-01-01T00:00:00Z">
        <w:r>
          <w:rPr>
            <w:rStyle w:val="VerbatimChar"/>
          </w:rPr>
          <w:t xml:space="preserve">.Rd</w:t>
        </w:r>
      </w:ins>
      <w:ins w:id="575" w:author="PR Preview" w:date="2024-01-01T00:00:00Z">
        <w:r>
          <w:t xml:space="preserve"> </w:t>
        </w:r>
      </w:ins>
      <w:ins w:id="575" w:author="PR Preview" w:date="2024-01-01T00:00:00Z">
        <w:r>
          <w:t xml:space="preserve">files in the</w:t>
        </w:r>
      </w:ins>
      <w:ins w:id="575" w:author="PR Preview" w:date="2024-01-01T00:00:00Z">
        <w:r>
          <w:t xml:space="preserve"> </w:t>
        </w:r>
      </w:ins>
      <w:ins w:id="575" w:author="PR Preview" w:date="2024-01-01T00:00:00Z">
        <w:r>
          <w:rPr>
            <w:rStyle w:val="VerbatimChar"/>
          </w:rPr>
          <w:t xml:space="preserve">man/</w:t>
        </w:r>
      </w:ins>
      <w:ins w:id="575" w:author="PR Preview" w:date="2024-01-01T00:00:00Z">
        <w:r>
          <w:t xml:space="preserve"> </w:t>
        </w:r>
      </w:ins>
      <w:ins w:id="575" w:author="PR Preview" w:date="2024-01-01T00:00:00Z">
        <w:r>
          <w:t xml:space="preserve">directory.</w:t>
        </w:r>
      </w:ins>
      <w:ins w:id="575" w:author="PR Preview" w:date="2024-01-01T00:00:00Z">
        <w:r>
          <w:t xml:space="preserve"> </w:t>
        </w:r>
      </w:ins>
      <w:ins w:id="575" w:author="PR Preview" w:date="2024-01-01T00:00:00Z">
        <w:r>
          <w:t xml:space="preserve">These are R documentation files automatically generated by</w:t>
        </w:r>
      </w:ins>
      <w:ins w:id="575" w:author="PR Preview" w:date="2024-01-01T00:00:00Z">
        <w:r>
          <w:t xml:space="preserve"> </w:t>
        </w:r>
      </w:ins>
      <w:hyperlink r:id="rId88">
        <w:r>
          <w:rPr>
            <w:rStyle w:val="VerbatimChar"/>
          </w:rPr>
          <w:t xml:space="preserve">{roxygen2}</w:t>
        </w:r>
      </w:hyperlink>
      <w:ins w:id="575" w:author="PR Preview" w:date="2024-01-01T00:00:00Z">
        <w:r>
          <w:t xml:space="preserve"> </w:t>
        </w:r>
      </w:ins>
      <w:ins w:id="575" w:author="PR Preview" w:date="2024-01-01T00:00:00Z">
        <w:r>
          <w:t xml:space="preserve">from special comments in the R source code (see</w:t>
        </w:r>
      </w:ins>
      <w:ins w:id="575" w:author="PR Preview" w:date="2024-01-01T00:00:00Z">
        <w:r>
          <w:t xml:space="preserve"> </w:t>
        </w:r>
      </w:ins>
      <w:hyperlink w:anchor="sec-documenting-code">
        <w:r>
          <w:rPr>
            <w:rStyle w:val="Hyperlink"/>
          </w:rPr>
          <w:t xml:space="preserve">Section 6.9</w:t>
        </w:r>
      </w:hyperlink>
      <w:ins w:id="575" w:author="PR Preview" w:date="2024-01-01T00:00:00Z">
        <w:r>
          <w:t xml:space="preserve">).</w:t>
        </w:r>
      </w:ins>
    </w:p>
    <w:p>
      <w:pPr>
        <w:pStyle w:val="BodyText"/>
      </w:pPr>
      <w:ins w:id="576" w:author="PR Preview" w:date="2024-01-01T00:00:00Z">
        <w:r>
          <w:rPr>
            <w:b/>
            <w:bCs/>
          </w:rPr>
          <w:t xml:space="preserve">Why ignore</w:t>
        </w:r>
      </w:ins>
      <w:ins w:id="576" w:author="PR Preview" w:date="2024-01-01T00:00:00Z">
        <w:r>
          <w:rPr>
            <w:b/>
            <w:bCs/>
          </w:rPr>
          <w:t xml:space="preserve"> </w:t>
        </w:r>
      </w:ins>
      <w:ins w:id="576" w:author="PR Preview" w:date="2024-01-01T00:00:00Z">
        <w:r>
          <w:rPr>
            <w:rStyle w:val="VerbatimChar"/>
            <w:b/>
            <w:bCs/>
          </w:rPr>
          <w:t xml:space="preserve">.Rd</w:t>
        </w:r>
      </w:ins>
      <w:ins w:id="576" w:author="PR Preview" w:date="2024-01-01T00:00:00Z">
        <w:r>
          <w:rPr>
            <w:b/>
            <w:bCs/>
          </w:rPr>
          <w:t xml:space="preserve"> </w:t>
        </w:r>
      </w:ins>
      <w:ins w:id="576" w:author="PR Preview" w:date="2024-01-01T00:00:00Z">
        <w:r>
          <w:rPr>
            <w:b/>
            <w:bCs/>
          </w:rPr>
          <w:t xml:space="preserve">files?</w:t>
        </w:r>
      </w:ins>
    </w:p>
    <w:p>
      <w:pPr>
        <w:pStyle w:val="Compact"/>
        <w:numPr>
          <w:ilvl w:val="0"/>
          <w:numId w:val="1059"/>
        </w:numPr>
      </w:pPr>
      <w:ins w:id="577" w:author="PR Preview" w:date="2024-01-01T00:00:00Z">
        <w:r>
          <w:t xml:space="preserve">They are auto-generated and should never be manually edited</w:t>
        </w:r>
      </w:ins>
    </w:p>
    <w:p>
      <w:pPr>
        <w:pStyle w:val="Compact"/>
        <w:numPr>
          <w:ilvl w:val="0"/>
          <w:numId w:val="1059"/>
        </w:numPr>
      </w:pPr>
      <w:ins w:id="578" w:author="PR Preview" w:date="2024-01-01T00:00:00Z">
        <w:r>
          <w:t xml:space="preserve">Changes to</w:t>
        </w:r>
      </w:ins>
      <w:ins w:id="578" w:author="PR Preview" w:date="2024-01-01T00:00:00Z">
        <w:r>
          <w:t xml:space="preserve"> </w:t>
        </w:r>
      </w:ins>
      <w:ins w:id="578" w:author="PR Preview" w:date="2024-01-01T00:00:00Z">
        <w:r>
          <w:rPr>
            <w:rStyle w:val="VerbatimChar"/>
          </w:rPr>
          <w:t xml:space="preserve">.Rd</w:t>
        </w:r>
      </w:ins>
      <w:ins w:id="578" w:author="PR Preview" w:date="2024-01-01T00:00:00Z">
        <w:r>
          <w:t xml:space="preserve"> </w:t>
        </w:r>
      </w:ins>
      <w:ins w:id="578" w:author="PR Preview" w:date="2024-01-01T00:00:00Z">
        <w:r>
          <w:t xml:space="preserve">files simply reflect changes already visible in the roxygen2 comments</w:t>
        </w:r>
      </w:ins>
    </w:p>
    <w:p>
      <w:pPr>
        <w:pStyle w:val="Compact"/>
        <w:numPr>
          <w:ilvl w:val="0"/>
          <w:numId w:val="1059"/>
        </w:numPr>
      </w:pPr>
      <w:ins w:id="579" w:author="PR Preview" w:date="2024-01-01T00:00:00Z">
        <w:r>
          <w:t xml:space="preserve">Reviewing the source roxygen2 comments is more informative and efficient</w:t>
        </w:r>
      </w:ins>
    </w:p>
    <w:p>
      <w:pPr>
        <w:pStyle w:val="Compact"/>
        <w:numPr>
          <w:ilvl w:val="0"/>
          <w:numId w:val="1059"/>
        </w:numPr>
      </w:pPr>
      <w:ins w:id="580" w:author="PR Preview" w:date="2024-01-01T00:00:00Z">
        <w:r>
          <w:t xml:space="preserve">The</w:t>
        </w:r>
      </w:ins>
      <w:ins w:id="580" w:author="PR Preview" w:date="2024-01-01T00:00:00Z">
        <w:r>
          <w:t xml:space="preserve"> </w:t>
        </w:r>
      </w:ins>
      <w:ins w:id="580" w:author="PR Preview" w:date="2024-01-01T00:00:00Z">
        <w:r>
          <w:rPr>
            <w:rStyle w:val="VerbatimChar"/>
          </w:rPr>
          <w:t xml:space="preserve">.Rd</w:t>
        </w:r>
      </w:ins>
      <w:ins w:id="580" w:author="PR Preview" w:date="2024-01-01T00:00:00Z">
        <w:r>
          <w:t xml:space="preserve"> </w:t>
        </w:r>
      </w:ins>
      <w:ins w:id="580" w:author="PR Preview" w:date="2024-01-01T00:00:00Z">
        <w:r>
          <w:t xml:space="preserve">files will be regenerated during the package build process</w:t>
        </w:r>
      </w:ins>
    </w:p>
    <w:p>
      <w:pPr>
        <w:pStyle w:val="FirstParagraph"/>
      </w:pPr>
      <w:ins w:id="581" w:author="PR Preview" w:date="2024-01-01T00:00:00Z">
        <w:r>
          <w:rPr>
            <w:b/>
            <w:bCs/>
          </w:rPr>
          <w:t xml:space="preserve">What to review instead:</w:t>
        </w:r>
      </w:ins>
    </w:p>
    <w:p>
      <w:pPr>
        <w:pStyle w:val="BodyText"/>
      </w:pPr>
      <w:ins w:id="582" w:author="PR Preview" w:date="2024-01-01T00:00:00Z">
        <w:r>
          <w:t xml:space="preserve">Focus your review on the roxygen2 documentation comments in the actual R source files (</w:t>
        </w:r>
      </w:ins>
      <w:ins w:id="582" w:author="PR Preview" w:date="2024-01-01T00:00:00Z">
        <w:r>
          <w:rPr>
            <w:rStyle w:val="VerbatimChar"/>
          </w:rPr>
          <w:t xml:space="preserve">.R</w:t>
        </w:r>
      </w:ins>
      <w:ins w:id="582" w:author="PR Preview" w:date="2024-01-01T00:00:00Z">
        <w:r>
          <w:t xml:space="preserve"> </w:t>
        </w:r>
      </w:ins>
      <w:ins w:id="582" w:author="PR Preview" w:date="2024-01-01T00:00:00Z">
        <w:r>
          <w:t xml:space="preserve">files in the</w:t>
        </w:r>
      </w:ins>
      <w:ins w:id="582" w:author="PR Preview" w:date="2024-01-01T00:00:00Z">
        <w:r>
          <w:t xml:space="preserve"> </w:t>
        </w:r>
      </w:ins>
      <w:ins w:id="582" w:author="PR Preview" w:date="2024-01-01T00:00:00Z">
        <w:r>
          <w:rPr>
            <w:rStyle w:val="VerbatimChar"/>
          </w:rPr>
          <w:t xml:space="preserve">R/</w:t>
        </w:r>
      </w:ins>
      <w:ins w:id="582" w:author="PR Preview" w:date="2024-01-01T00:00:00Z">
        <w:r>
          <w:t xml:space="preserve"> </w:t>
        </w:r>
      </w:ins>
      <w:ins w:id="582" w:author="PR Preview" w:date="2024-01-01T00:00:00Z">
        <w:r>
          <w:t xml:space="preserve">directory).</w:t>
        </w:r>
      </w:ins>
      <w:ins w:id="582" w:author="PR Preview" w:date="2024-01-01T00:00:00Z">
        <w:r>
          <w:t xml:space="preserve"> </w:t>
        </w:r>
      </w:ins>
      <w:ins w:id="582" w:author="PR Preview" w:date="2024-01-01T00:00:00Z">
        <w:r>
          <w:t xml:space="preserve">These special comments start with</w:t>
        </w:r>
      </w:ins>
      <w:ins w:id="582" w:author="PR Preview" w:date="2024-01-01T00:00:00Z">
        <w:r>
          <w:t xml:space="preserve"> </w:t>
        </w:r>
      </w:ins>
      <w:ins w:id="582" w:author="PR Preview" w:date="2024-01-01T00:00:00Z">
        <w:r>
          <w:rPr>
            <w:rStyle w:val="VerbatimChar"/>
          </w:rPr>
          <w:t xml:space="preserve">#'</w:t>
        </w:r>
      </w:ins>
      <w:ins w:id="582" w:author="PR Preview" w:date="2024-01-01T00:00:00Z">
        <w:r>
          <w:t xml:space="preserve"> </w:t>
        </w:r>
      </w:ins>
      <w:ins w:id="582" w:author="PR Preview" w:date="2024-01-01T00:00:00Z">
        <w:r>
          <w:t xml:space="preserve">and appear immediately before function definitions.</w:t>
        </w:r>
      </w:ins>
      <w:ins w:id="582" w:author="PR Preview" w:date="2024-01-01T00:00:00Z">
        <w:r>
          <w:t xml:space="preserve"> </w:t>
        </w:r>
      </w:ins>
      <w:ins w:id="582" w:author="PR Preview" w:date="2024-01-01T00:00:00Z">
        <w:r>
          <w:t xml:space="preserve">Any changes to function documentation will be visible there.</w:t>
        </w:r>
      </w:ins>
    </w:p>
    <w:p>
      <w:pPr>
        <w:pStyle w:val="BodyText"/>
      </w:pPr>
      <w:ins w:id="583" w:author="PR Preview" w:date="2024-01-01T00:00:00Z">
        <w:r>
          <w:t xml:space="preserve">If the repository has a preview workflow</w:t>
        </w:r>
      </w:ins>
      <w:ins w:id="583" w:author="PR Preview" w:date="2024-01-01T00:00:00Z">
        <w:r>
          <w:t xml:space="preserve"> </w:t>
        </w:r>
      </w:ins>
      <w:ins w:id="583" w:author="PR Preview" w:date="2024-01-01T00:00:00Z">
        <w:r>
          <w:t xml:space="preserve">(such as pkgdown for R packages or Quarto for documentation sites),</w:t>
        </w:r>
      </w:ins>
      <w:ins w:id="583" w:author="PR Preview" w:date="2024-01-01T00:00:00Z">
        <w:r>
          <w:t xml:space="preserve"> </w:t>
        </w:r>
      </w:ins>
      <w:ins w:id="583" w:author="PR Preview" w:date="2024-01-01T00:00:00Z">
        <w:r>
          <w:t xml:space="preserve">you can also review the rendered documentation in the preview build.</w:t>
        </w:r>
      </w:ins>
      <w:ins w:id="583" w:author="PR Preview" w:date="2024-01-01T00:00:00Z">
        <w:r>
          <w:t xml:space="preserve"> </w:t>
        </w:r>
      </w:ins>
      <w:ins w:id="583" w:author="PR Preview" w:date="2024-01-01T00:00:00Z">
        <w:r>
          <w:t xml:space="preserve">The preview workflow should automatically post a comment on the PR</w:t>
        </w:r>
      </w:ins>
      <w:ins w:id="583" w:author="PR Preview" w:date="2024-01-01T00:00:00Z">
        <w:r>
          <w:t xml:space="preserve"> </w:t>
        </w:r>
      </w:ins>
      <w:ins w:id="583" w:author="PR Preview" w:date="2024-01-01T00:00:00Z">
        <w:r>
          <w:t xml:space="preserve">containing a link to a preview version of the revised documentation.</w:t>
        </w:r>
      </w:ins>
    </w:p>
    <w:tbl>
      <w:tblPr>
        <w:tblStyle w:val="Table"/>
        <w:tblW w:type="pct" w:w="5000"/>
        <w:tblLayout w:type="fixed"/>
        <w:tblLook w:firstRow="0" w:lastRow="0" w:firstColumn="0" w:lastColumn="0" w:noHBand="0" w:noVBand="0" w:val="0000"/>
      </w:tblPr>
      <w:tblGrid>
        <w:gridCol w:w="7920"/>
      </w:tblGrid>
      <w:tr>
        <w:tc>
          <w:tcPr/>
          <w:bookmarkStart w:id="217" w:name="fig-preview-comment"/>
          <w:p>
            <w:pPr>
              <w:pStyle w:val="Compact"/>
              <w:jc w:val="center"/>
            </w:pPr>
            <w:r>
              <w:drawing>
                <wp:inline>
                  <wp:extent cx="5334000" cy="1333500"/>
                  <wp:effectExtent b="0" l="0" r="0" t="0"/>
                  <wp:docPr descr="" title="" id="215" name="Picture"/>
                  <a:graphic>
                    <a:graphicData uri="http://schemas.openxmlformats.org/drawingml/2006/picture">
                      <pic:pic>
                        <pic:nvPicPr>
                          <pic:cNvPr descr="assets/images/quarto-preview-comment.png" id="216" name="Picture"/>
                          <pic:cNvPicPr>
                            <a:picLocks noChangeArrowheads="1" noChangeAspect="1"/>
                          </pic:cNvPicPr>
                        </pic:nvPicPr>
                        <pic:blipFill>
                          <a:blip r:embed="rId2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17"/>
        </w:tc>
      </w:tr>
    </w:tbl>
    <w:p>
      <w:pPr>
        <w:pStyle w:val="BodyText"/>
      </w:pPr>
      <w:ins w:id="584" w:author="PR Preview" w:date="2024-01-01T00:00:00Z">
        <w:r>
          <w:rPr>
            <w:b/>
            <w:bCs/>
          </w:rPr>
          <w:t xml:space="preserve">GitHub review tip:</w:t>
        </w:r>
      </w:ins>
    </w:p>
    <w:p>
      <w:pPr>
        <w:pStyle w:val="BodyText"/>
      </w:pPr>
      <w:ins w:id="585" w:author="PR Preview" w:date="2024-01-01T00:00:00Z">
        <w:r>
          <w:t xml:space="preserve">In GitHub’s pull request</w:t>
        </w:r>
      </w:ins>
      <w:ins w:id="585" w:author="PR Preview" w:date="2024-01-01T00:00:00Z">
        <w:r>
          <w:t xml:space="preserve"> </w:t>
        </w:r>
      </w:ins>
      <w:ins w:id="585" w:author="PR Preview" w:date="2024-01-01T00:00:00Z">
        <w:r>
          <w:t xml:space="preserve">“Files changed”</w:t>
        </w:r>
      </w:ins>
      <w:ins w:id="585" w:author="PR Preview" w:date="2024-01-01T00:00:00Z">
        <w:r>
          <w:t xml:space="preserve"> </w:t>
        </w:r>
      </w:ins>
      <w:ins w:id="585" w:author="PR Preview" w:date="2024-01-01T00:00:00Z">
        <w:r>
          <w:t xml:space="preserve">view,</w:t>
        </w:r>
      </w:ins>
      <w:ins w:id="585" w:author="PR Preview" w:date="2024-01-01T00:00:00Z">
        <w:r>
          <w:t xml:space="preserve"> </w:t>
        </w:r>
      </w:ins>
      <w:ins w:id="585" w:author="PR Preview" w:date="2024-01-01T00:00:00Z">
        <w:r>
          <w:t xml:space="preserve">you can click the three dots (</w:t>
        </w:r>
      </w:ins>
      <w:ins w:id="585" w:author="PR Preview" w:date="2024-01-01T00:00:00Z">
        <w:r>
          <w:rPr>
            <w:rStyle w:val="VerbatimChar"/>
          </w:rPr>
          <w:t xml:space="preserve">...</w:t>
        </w:r>
      </w:ins>
      <w:ins w:id="585" w:author="PR Preview" w:date="2024-01-01T00:00:00Z">
        <w:r>
          <w:t xml:space="preserve">) next to a file and select</w:t>
        </w:r>
      </w:ins>
      <w:ins w:id="585" w:author="PR Preview" w:date="2024-01-01T00:00:00Z">
        <w:r>
          <w:t xml:space="preserve"> </w:t>
        </w:r>
      </w:ins>
      <w:ins w:id="585" w:author="PR Preview" w:date="2024-01-01T00:00:00Z">
        <w:r>
          <w:t xml:space="preserve">“View file”</w:t>
        </w:r>
      </w:ins>
      <w:ins w:id="585" w:author="PR Preview" w:date="2024-01-01T00:00:00Z">
        <w:r>
          <w:t xml:space="preserve"> </w:t>
        </w:r>
      </w:ins>
      <w:ins w:id="585" w:author="PR Preview" w:date="2024-01-01T00:00:00Z">
        <w:r>
          <w:t xml:space="preserve">to hide it from the diff view.</w:t>
        </w:r>
      </w:ins>
      <w:ins w:id="585" w:author="PR Preview" w:date="2024-01-01T00:00:00Z">
        <w:r>
          <w:t xml:space="preserve"> </w:t>
        </w:r>
      </w:ins>
      <w:ins w:id="585" w:author="PR Preview" w:date="2024-01-01T00:00:00Z">
        <w:r>
          <w:t xml:space="preserve">This helps you focus on the meaningful changes.</w:t>
        </w:r>
      </w:ins>
    </w:p>
    <w:bookmarkEnd w:id="218"/>
    <w:bookmarkStart w:id="219" w:name="X5f65d278c65bbb0dc383f2bf0a669eebfe317ac"/>
    <w:p>
      <w:pPr>
        <w:pStyle w:val="Heading3"/>
      </w:pPr>
      <w:ins w:id="586" w:author="PR Preview" w:date="2024-01-01T00:00:00Z">
        <w:r>
          <w:t xml:space="preserve">6.23.7 Reviewing Copilot-Generated Pull Requests</w:t>
        </w:r>
      </w:ins>
    </w:p>
    <w:p>
      <w:pPr>
        <w:pStyle w:val="FirstParagraph"/>
      </w:pPr>
      <w:ins w:id="587" w:author="PR Preview" w:date="2024-01-01T00:00:00Z">
        <w:r>
          <w:t xml:space="preserve">When reviewing pull requests created by GitHub Copilot coding agents,</w:t>
        </w:r>
      </w:ins>
      <w:ins w:id="587" w:author="PR Preview" w:date="2024-01-01T00:00:00Z">
        <w:r>
          <w:t xml:space="preserve"> </w:t>
        </w:r>
      </w:ins>
      <w:ins w:id="587" w:author="PR Preview" w:date="2024-01-01T00:00:00Z">
        <w:r>
          <w:t xml:space="preserve">apply the same standards and principles as any other PR,</w:t>
        </w:r>
      </w:ins>
      <w:ins w:id="587" w:author="PR Preview" w:date="2024-01-01T00:00:00Z">
        <w:r>
          <w:t xml:space="preserve"> </w:t>
        </w:r>
      </w:ins>
      <w:ins w:id="587" w:author="PR Preview" w:date="2024-01-01T00:00:00Z">
        <w:r>
          <w:t xml:space="preserve">but be aware of some unique considerations:</w:t>
        </w:r>
      </w:ins>
    </w:p>
    <w:p>
      <w:pPr>
        <w:pStyle w:val="BodyText"/>
      </w:pPr>
      <w:ins w:id="588" w:author="PR Preview" w:date="2024-01-01T00:00:00Z">
        <w:r>
          <w:rPr>
            <w:b/>
            <w:bCs/>
          </w:rPr>
          <w:t xml:space="preserve">Workflow approval requirements:</w:t>
        </w:r>
      </w:ins>
    </w:p>
    <w:p>
      <w:pPr>
        <w:pStyle w:val="Compact"/>
        <w:numPr>
          <w:ilvl w:val="0"/>
          <w:numId w:val="1060"/>
        </w:numPr>
      </w:pPr>
      <w:ins w:id="589" w:author="PR Preview" w:date="2024-01-01T00:00:00Z">
        <w:r>
          <w:rPr>
            <w:b/>
            <w:bCs/>
          </w:rPr>
          <w:t xml:space="preserve">You must manually approve GitHub Actions workflows</w:t>
        </w:r>
      </w:ins>
      <w:ins w:id="589" w:author="PR Preview" w:date="2024-01-01T00:00:00Z">
        <w:r>
          <w:t xml:space="preserve"> </w:t>
        </w:r>
      </w:ins>
      <w:ins w:id="589" w:author="PR Preview" w:date="2024-01-01T00:00:00Z">
        <w:r>
          <w:t xml:space="preserve">for Copilot PRs</w:t>
        </w:r>
      </w:ins>
    </w:p>
    <w:p>
      <w:pPr>
        <w:pStyle w:val="Compact"/>
        <w:numPr>
          <w:ilvl w:val="0"/>
          <w:numId w:val="1060"/>
        </w:numPr>
      </w:pPr>
      <w:ins w:id="590" w:author="PR Preview" w:date="2024-01-01T00:00:00Z">
        <w:r>
          <w:t xml:space="preserve">This is a security measure because Copilot can modify any file, including workflow files themselves</w:t>
        </w:r>
      </w:ins>
    </w:p>
    <w:p>
      <w:pPr>
        <w:pStyle w:val="Compact"/>
        <w:numPr>
          <w:ilvl w:val="0"/>
          <w:numId w:val="1060"/>
        </w:numPr>
      </w:pPr>
      <w:ins w:id="591" w:author="PR Preview" w:date="2024-01-01T00:00:00Z">
        <w:r>
          <w:t xml:space="preserve">Click the approval button in the Actions tab or on the PR to trigger workflows</w:t>
        </w:r>
      </w:ins>
    </w:p>
    <w:p>
      <w:pPr>
        <w:pStyle w:val="Compact"/>
        <w:numPr>
          <w:ilvl w:val="0"/>
          <w:numId w:val="1060"/>
        </w:numPr>
      </w:pPr>
      <w:ins w:id="592" w:author="PR Preview" w:date="2024-01-01T00:00:00Z">
        <w:r>
          <w:t xml:space="preserve">There is currently no way to bypass this manual approval,</w:t>
        </w:r>
      </w:ins>
      <w:ins w:id="592" w:author="PR Preview" w:date="2024-01-01T00:00:00Z">
        <w:r>
          <w:t xml:space="preserve"> </w:t>
        </w:r>
      </w:ins>
      <w:ins w:id="592" w:author="PR Preview" w:date="2024-01-01T00:00:00Z">
        <w:r>
          <w:t xml:space="preserve">even if you are the repository owner</w:t>
        </w:r>
      </w:ins>
    </w:p>
    <w:p>
      <w:pPr>
        <w:pStyle w:val="FirstParagraph"/>
      </w:pPr>
      <w:ins w:id="593" w:author="PR Preview" w:date="2024-01-01T00:00:00Z">
        <w:r>
          <w:rPr>
            <w:b/>
            <w:bCs/>
          </w:rPr>
          <w:t xml:space="preserve">Review focus areas:</w:t>
        </w:r>
      </w:ins>
    </w:p>
    <w:p>
      <w:pPr>
        <w:pStyle w:val="Compact"/>
        <w:numPr>
          <w:ilvl w:val="0"/>
          <w:numId w:val="1061"/>
        </w:numPr>
      </w:pPr>
      <w:ins w:id="594" w:author="PR Preview" w:date="2024-01-01T00:00:00Z">
        <w:r>
          <w:rPr>
            <w:b/>
            <w:bCs/>
          </w:rPr>
          <w:t xml:space="preserve">Verify the solution addresses the issue</w:t>
        </w:r>
      </w:ins>
      <w:ins w:id="594" w:author="PR Preview" w:date="2024-01-01T00:00:00Z">
        <w:r>
          <w:t xml:space="preserve">: Ensure Copilot understood the requirements correctly</w:t>
        </w:r>
      </w:ins>
    </w:p>
    <w:p>
      <w:pPr>
        <w:pStyle w:val="Compact"/>
        <w:numPr>
          <w:ilvl w:val="0"/>
          <w:numId w:val="1061"/>
        </w:numPr>
      </w:pPr>
      <w:ins w:id="595" w:author="PR Preview" w:date="2024-01-01T00:00:00Z">
        <w:r>
          <w:rPr>
            <w:b/>
            <w:bCs/>
          </w:rPr>
          <w:t xml:space="preserve">Check for over-engineering</w:t>
        </w:r>
      </w:ins>
      <w:ins w:id="595" w:author="PR Preview" w:date="2024-01-01T00:00:00Z">
        <w:r>
          <w:t xml:space="preserve">: Copilot may sometimes add unnecessary complexity or features beyond what was requested</w:t>
        </w:r>
      </w:ins>
    </w:p>
    <w:p>
      <w:pPr>
        <w:pStyle w:val="Compact"/>
        <w:numPr>
          <w:ilvl w:val="0"/>
          <w:numId w:val="1061"/>
        </w:numPr>
      </w:pPr>
      <w:ins w:id="596" w:author="PR Preview" w:date="2024-01-01T00:00:00Z">
        <w:r>
          <w:rPr>
            <w:b/>
            <w:bCs/>
          </w:rPr>
          <w:t xml:space="preserve">Review test coverage</w:t>
        </w:r>
      </w:ins>
      <w:ins w:id="596" w:author="PR Preview" w:date="2024-01-01T00:00:00Z">
        <w:r>
          <w:t xml:space="preserve">: Verify that tests are appropriate and comprehensive</w:t>
        </w:r>
      </w:ins>
    </w:p>
    <w:p>
      <w:pPr>
        <w:pStyle w:val="Compact"/>
        <w:numPr>
          <w:ilvl w:val="0"/>
          <w:numId w:val="1061"/>
        </w:numPr>
      </w:pPr>
      <w:ins w:id="597" w:author="PR Preview" w:date="2024-01-01T00:00:00Z">
        <w:r>
          <w:rPr>
            <w:b/>
            <w:bCs/>
          </w:rPr>
          <w:t xml:space="preserve">Check documentation</w:t>
        </w:r>
      </w:ins>
      <w:ins w:id="597" w:author="PR Preview" w:date="2024-01-01T00:00:00Z">
        <w:r>
          <w:t xml:space="preserve">: Ensure documentation is clear and follows project conventions</w:t>
        </w:r>
      </w:ins>
    </w:p>
    <w:p>
      <w:pPr>
        <w:pStyle w:val="Compact"/>
        <w:numPr>
          <w:ilvl w:val="0"/>
          <w:numId w:val="1061"/>
        </w:numPr>
      </w:pPr>
      <w:ins w:id="598" w:author="PR Preview" w:date="2024-01-01T00:00:00Z">
        <w:r>
          <w:rPr>
            <w:b/>
            <w:bCs/>
          </w:rPr>
          <w:t xml:space="preserve">Look for edge cases</w:t>
        </w:r>
      </w:ins>
      <w:ins w:id="598" w:author="PR Preview" w:date="2024-01-01T00:00:00Z">
        <w:r>
          <w:t xml:space="preserve">: AI-generated code may miss edge cases or error handling</w:t>
        </w:r>
      </w:ins>
    </w:p>
    <w:p>
      <w:pPr>
        <w:pStyle w:val="FirstParagraph"/>
      </w:pPr>
      <w:ins w:id="599" w:author="PR Preview" w:date="2024-01-01T00:00:00Z">
        <w:r>
          <w:rPr>
            <w:b/>
            <w:bCs/>
          </w:rPr>
          <w:t xml:space="preserve">Iterating on Copilot PRs:</w:t>
        </w:r>
      </w:ins>
    </w:p>
    <w:p>
      <w:pPr>
        <w:pStyle w:val="BodyText"/>
      </w:pPr>
      <w:ins w:id="600" w:author="PR Preview" w:date="2024-01-01T00:00:00Z">
        <w:r>
          <w:t xml:space="preserve">When you find issues in a Copilot PR,</w:t>
        </w:r>
      </w:ins>
      <w:ins w:id="600" w:author="PR Preview" w:date="2024-01-01T00:00:00Z">
        <w:r>
          <w:t xml:space="preserve"> </w:t>
        </w:r>
      </w:ins>
      <w:ins w:id="600" w:author="PR Preview" w:date="2024-01-01T00:00:00Z">
        <w:r>
          <w:t xml:space="preserve">you have two options:</w:t>
        </w:r>
      </w:ins>
    </w:p>
    <w:p>
      <w:pPr>
        <w:numPr>
          <w:ilvl w:val="0"/>
          <w:numId w:val="1062"/>
        </w:numPr>
      </w:pPr>
      <w:ins w:id="601" w:author="PR Preview" w:date="2024-01-01T00:00:00Z">
        <w:r>
          <w:rPr>
            <w:b/>
            <w:bCs/>
          </w:rPr>
          <w:t xml:space="preserve">Request changes from Copilot</w:t>
        </w:r>
      </w:ins>
      <w:ins w:id="601" w:author="PR Preview" w:date="2024-01-01T00:00:00Z">
        <w:r>
          <w:t xml:space="preserve">: Leave review comments and ask Copilot to address them.</w:t>
        </w:r>
      </w:ins>
      <w:ins w:id="601" w:author="PR Preview" w:date="2024-01-01T00:00:00Z">
        <w:r>
          <w:t xml:space="preserve"> </w:t>
        </w:r>
      </w:ins>
      <w:ins w:id="601" w:author="PR Preview" w:date="2024-01-01T00:00:00Z">
        <w:r>
          <w:t xml:space="preserve">This works well for complex changes or when you want to see how Copilot interprets your feedback.</w:t>
        </w:r>
      </w:ins>
    </w:p>
    <w:p>
      <w:pPr>
        <w:numPr>
          <w:ilvl w:val="0"/>
          <w:numId w:val="1062"/>
        </w:numPr>
      </w:pPr>
      <w:ins w:id="602" w:author="PR Preview" w:date="2024-01-01T00:00:00Z">
        <w:r>
          <w:rPr>
            <w:b/>
            <w:bCs/>
          </w:rPr>
          <w:t xml:space="preserve">Make direct changes yourself</w:t>
        </w:r>
      </w:ins>
      <w:ins w:id="602" w:author="PR Preview" w:date="2024-01-01T00:00:00Z">
        <w:r>
          <w:t xml:space="preserve">: Push commits directly to the Copilot PR branch.</w:t>
        </w:r>
      </w:ins>
      <w:ins w:id="602" w:author="PR Preview" w:date="2024-01-01T00:00:00Z">
        <w:r>
          <w:t xml:space="preserve"> </w:t>
        </w:r>
      </w:ins>
      <w:ins w:id="602" w:author="PR Preview" w:date="2024-01-01T00:00:00Z">
        <w:r>
          <w:t xml:space="preserve">This is often faster for simple fixes like typos, formatting, or small adjustments.</w:t>
        </w:r>
      </w:ins>
    </w:p>
    <w:p>
      <w:pPr>
        <w:pStyle w:val="FirstParagraph"/>
      </w:pPr>
      <w:ins w:id="603" w:author="PR Preview" w:date="2024-01-01T00:00:00Z">
        <w:r>
          <w:t xml:space="preserve">For quick fixes,</w:t>
        </w:r>
      </w:ins>
      <w:ins w:id="603" w:author="PR Preview" w:date="2024-01-01T00:00:00Z">
        <w:r>
          <w:t xml:space="preserve"> </w:t>
        </w:r>
      </w:ins>
      <w:ins w:id="603" w:author="PR Preview" w:date="2024-01-01T00:00:00Z">
        <w:r>
          <w:t xml:space="preserve">you can often make changes faster than writing review comments</w:t>
        </w:r>
      </w:ins>
      <w:ins w:id="603" w:author="PR Preview" w:date="2024-01-01T00:00:00Z">
        <w:r>
          <w:t xml:space="preserve"> </w:t>
        </w:r>
      </w:ins>
      <w:ins w:id="603" w:author="PR Preview" w:date="2024-01-01T00:00:00Z">
        <w:r>
          <w:t xml:space="preserve">and waiting for Copilot to respond.</w:t>
        </w:r>
      </w:ins>
    </w:p>
    <w:p>
      <w:pPr>
        <w:pStyle w:val="BodyText"/>
      </w:pPr>
      <w:ins w:id="604" w:author="PR Preview" w:date="2024-01-01T00:00:00Z">
        <w:r>
          <w:rPr>
            <w:b/>
            <w:bCs/>
          </w:rPr>
          <w:t xml:space="preserve">Best practices:</w:t>
        </w:r>
      </w:ins>
    </w:p>
    <w:p>
      <w:pPr>
        <w:pStyle w:val="Compact"/>
        <w:numPr>
          <w:ilvl w:val="0"/>
          <w:numId w:val="1063"/>
        </w:numPr>
      </w:pPr>
      <w:ins w:id="605" w:author="PR Preview" w:date="2024-01-01T00:00:00Z">
        <w:r>
          <w:rPr>
            <w:b/>
            <w:bCs/>
          </w:rPr>
          <w:t xml:space="preserve">Don’t push while Copilot is working</w:t>
        </w:r>
      </w:ins>
      <w:ins w:id="605" w:author="PR Preview" w:date="2024-01-01T00:00:00Z">
        <w:r>
          <w:t xml:space="preserve">: Wait for Copilot to complete its current iteration before pushing your own changes to avoid merge conflicts</w:t>
        </w:r>
      </w:ins>
    </w:p>
    <w:p>
      <w:pPr>
        <w:pStyle w:val="Compact"/>
        <w:numPr>
          <w:ilvl w:val="0"/>
          <w:numId w:val="1063"/>
        </w:numPr>
      </w:pPr>
      <w:ins w:id="606" w:author="PR Preview" w:date="2024-01-01T00:00:00Z">
        <w:r>
          <w:rPr>
            <w:b/>
            <w:bCs/>
          </w:rPr>
          <w:t xml:space="preserve">Review incrementally</w:t>
        </w:r>
      </w:ins>
      <w:ins w:id="606" w:author="PR Preview" w:date="2024-01-01T00:00:00Z">
        <w:r>
          <w:t xml:space="preserve">: If a Copilot PR is large, review it in stages as the agent updates it rather than waiting until the end</w:t>
        </w:r>
      </w:ins>
    </w:p>
    <w:p>
      <w:pPr>
        <w:pStyle w:val="Compact"/>
        <w:numPr>
          <w:ilvl w:val="0"/>
          <w:numId w:val="1063"/>
        </w:numPr>
      </w:pPr>
      <w:ins w:id="607" w:author="PR Preview" w:date="2024-01-01T00:00:00Z">
        <w:r>
          <w:rPr>
            <w:b/>
            <w:bCs/>
          </w:rPr>
          <w:t xml:space="preserve">Trust but verify</w:t>
        </w:r>
      </w:ins>
      <w:ins w:id="607" w:author="PR Preview" w:date="2024-01-01T00:00:00Z">
        <w:r>
          <w:t xml:space="preserve">: Copilot is a powerful tool, but human review is essential for catching issues and ensuring quality</w:t>
        </w:r>
      </w:ins>
    </w:p>
    <w:bookmarkEnd w:id="219"/>
    <w:bookmarkEnd w:id="220"/>
    <w:bookmarkStart w:id="221" w:name="creating-a-pull-request-template"/>
    <w:p>
      <w:pPr>
        <w:pStyle w:val="Heading2"/>
      </w:pPr>
      <w:ins w:id="608" w:author="PR Preview" w:date="2024-01-01T00:00:00Z">
        <w:r>
          <w:t xml:space="preserve">6.24 Creating a Pull Request Template</w:t>
        </w:r>
      </w:ins>
    </w:p>
    <w:p>
      <w:pPr>
        <w:pStyle w:val="FirstParagraph"/>
      </w:pPr>
      <w:ins w:id="609" w:author="PR Preview" w:date="2024-01-01T00:00:00Z">
        <w:r>
          <w:t xml:space="preserve">GitHub allows you to create a pull request template in a repository to standardize the information in pull requests. When you add a template, everyone will automatically see its contents in the pull request body.</w:t>
        </w:r>
      </w:ins>
    </w:p>
    <w:p>
      <w:pPr>
        <w:pStyle w:val="BodyText"/>
      </w:pPr>
      <w:ins w:id="610" w:author="PR Preview" w:date="2024-01-01T00:00:00Z">
        <w:r>
          <w:t xml:space="preserve">Follow these steps to add a pull request template:</w:t>
        </w:r>
      </w:ins>
    </w:p>
    <w:p>
      <w:pPr>
        <w:pStyle w:val="Compact"/>
        <w:numPr>
          <w:ilvl w:val="0"/>
          <w:numId w:val="1064"/>
        </w:numPr>
      </w:pPr>
      <w:ins w:id="611" w:author="PR Preview" w:date="2024-01-01T00:00:00Z">
        <w:r>
          <w:t xml:space="preserve">On GitHub, navigate to the main page of the repository.</w:t>
        </w:r>
      </w:ins>
    </w:p>
    <w:p>
      <w:pPr>
        <w:pStyle w:val="Compact"/>
        <w:numPr>
          <w:ilvl w:val="0"/>
          <w:numId w:val="1064"/>
        </w:numPr>
      </w:pPr>
      <w:ins w:id="612" w:author="PR Preview" w:date="2024-01-01T00:00:00Z">
        <w:r>
          <w:t xml:space="preserve">Above the file list, click</w:t>
        </w:r>
      </w:ins>
      <w:ins w:id="612" w:author="PR Preview" w:date="2024-01-01T00:00:00Z">
        <w:r>
          <w:t xml:space="preserve"> </w:t>
        </w:r>
      </w:ins>
      <w:ins w:id="612" w:author="PR Preview" w:date="2024-01-01T00:00:00Z">
        <w:r>
          <w:rPr>
            <w:rStyle w:val="VerbatimChar"/>
          </w:rPr>
          <w:t xml:space="preserve">Create new file</w:t>
        </w:r>
      </w:ins>
      <w:ins w:id="612" w:author="PR Preview" w:date="2024-01-01T00:00:00Z">
        <w:r>
          <w:t xml:space="preserve">.</w:t>
        </w:r>
      </w:ins>
    </w:p>
    <w:p>
      <w:pPr>
        <w:pStyle w:val="Compact"/>
        <w:numPr>
          <w:ilvl w:val="0"/>
          <w:numId w:val="1064"/>
        </w:numPr>
      </w:pPr>
      <w:ins w:id="613" w:author="PR Preview" w:date="2024-01-01T00:00:00Z">
        <w:r>
          <w:t xml:space="preserve">Name the file</w:t>
        </w:r>
      </w:ins>
      <w:ins w:id="613" w:author="PR Preview" w:date="2024-01-01T00:00:00Z">
        <w:r>
          <w:t xml:space="preserve"> </w:t>
        </w:r>
      </w:ins>
      <w:ins w:id="613" w:author="PR Preview" w:date="2024-01-01T00:00:00Z">
        <w:r>
          <w:rPr>
            <w:rStyle w:val="VerbatimChar"/>
          </w:rPr>
          <w:t xml:space="preserve">pull_request_template.md</w:t>
        </w:r>
      </w:ins>
      <w:ins w:id="613" w:author="PR Preview" w:date="2024-01-01T00:00:00Z">
        <w:r>
          <w:t xml:space="preserve">. GitHub will not recognize this as the template if it is named anything else. The file must be on the default branch.</w:t>
        </w:r>
      </w:ins>
    </w:p>
    <w:p>
      <w:pPr>
        <w:pStyle w:val="Compact"/>
        <w:numPr>
          <w:ilvl w:val="1"/>
          <w:numId w:val="1065"/>
        </w:numPr>
      </w:pPr>
      <w:ins w:id="614" w:author="PR Preview" w:date="2024-01-01T00:00:00Z">
        <w:r>
          <w:t xml:space="preserve">To store the file in a hidden directory, name it</w:t>
        </w:r>
      </w:ins>
      <w:ins w:id="614" w:author="PR Preview" w:date="2024-01-01T00:00:00Z">
        <w:r>
          <w:t xml:space="preserve"> </w:t>
        </w:r>
      </w:ins>
      <w:ins w:id="614" w:author="PR Preview" w:date="2024-01-01T00:00:00Z">
        <w:r>
          <w:rPr>
            <w:rStyle w:val="VerbatimChar"/>
          </w:rPr>
          <w:t xml:space="preserve">.github/pull_request_template.md</w:t>
        </w:r>
      </w:ins>
      <w:ins w:id="614" w:author="PR Preview" w:date="2024-01-01T00:00:00Z">
        <w:r>
          <w:t xml:space="preserve">.</w:t>
        </w:r>
      </w:ins>
    </w:p>
    <w:p>
      <w:pPr>
        <w:pStyle w:val="Compact"/>
        <w:numPr>
          <w:ilvl w:val="0"/>
          <w:numId w:val="1064"/>
        </w:numPr>
      </w:pPr>
      <w:ins w:id="615" w:author="PR Preview" w:date="2024-01-01T00:00:00Z">
        <w:r>
          <w:t xml:space="preserve">In the body of the new file, add your pull request template.</w:t>
        </w:r>
      </w:ins>
    </w:p>
    <w:p>
      <w:pPr>
        <w:pStyle w:val="FirstParagraph"/>
      </w:pPr>
      <w:ins w:id="616" w:author="PR Preview" w:date="2024-01-01T00:00:00Z">
        <w:r>
          <w:t xml:space="preserve">Here is an example pull request template:</w:t>
        </w:r>
      </w:ins>
    </w:p>
    <w:p>
      <w:pPr>
        <w:pStyle w:val="SourceCode"/>
      </w:pPr>
      <w:ins w:id="617" w:author="PR Preview" w:date="2024-01-01T00:00:00Z">
        <w:r>
          <w:rPr>
            <w:rStyle w:val="VerbatimChar"/>
          </w:rPr>
          <w:t xml:space="preserve"># Description</w:t>
        </w:r>
      </w:ins>
      <w:ins w:id="617" w:author="PR Preview" w:date="2024-01-01T00:00:00Z">
        <w:r>
          <w:br/>
        </w:r>
      </w:ins>
      <w:ins w:id="617" w:author="PR Preview" w:date="2024-01-01T00:00:00Z">
        <w:r>
          <w:br/>
        </w:r>
      </w:ins>
      <w:ins w:id="617" w:author="PR Preview" w:date="2024-01-01T00:00:00Z">
        <w:r>
          <w:rPr>
            <w:rStyle w:val="VerbatimChar"/>
          </w:rPr>
          <w:t xml:space="preserve">## Summary of change</w:t>
        </w:r>
      </w:ins>
      <w:ins w:id="617" w:author="PR Preview" w:date="2024-01-01T00:00:00Z">
        <w:r>
          <w:br/>
        </w:r>
      </w:ins>
      <w:ins w:id="617" w:author="PR Preview" w:date="2024-01-01T00:00:00Z">
        <w:r>
          <w:br/>
        </w:r>
      </w:ins>
      <w:ins w:id="617" w:author="PR Preview" w:date="2024-01-01T00:00:00Z">
        <w:r>
          <w:rPr>
            <w:rStyle w:val="VerbatimChar"/>
          </w:rPr>
          <w:t xml:space="preserve">Please include a summary of the change, including any new functions added and example usage.</w:t>
        </w:r>
      </w:ins>
      <w:ins w:id="617" w:author="PR Preview" w:date="2024-01-01T00:00:00Z">
        <w:r>
          <w:br/>
        </w:r>
      </w:ins>
      <w:ins w:id="617" w:author="PR Preview" w:date="2024-01-01T00:00:00Z">
        <w:r>
          <w:br/>
        </w:r>
      </w:ins>
      <w:ins w:id="617" w:author="PR Preview" w:date="2024-01-01T00:00:00Z">
        <w:r>
          <w:rPr>
            <w:rStyle w:val="VerbatimChar"/>
          </w:rPr>
          <w:t xml:space="preserve">## Related Issues</w:t>
        </w:r>
      </w:ins>
      <w:ins w:id="617" w:author="PR Preview" w:date="2024-01-01T00:00:00Z">
        <w:r>
          <w:br/>
        </w:r>
      </w:ins>
      <w:ins w:id="617" w:author="PR Preview" w:date="2024-01-01T00:00:00Z">
        <w:r>
          <w:br/>
        </w:r>
      </w:ins>
      <w:ins w:id="617" w:author="PR Preview" w:date="2024-01-01T00:00:00Z">
        <w:r>
          <w:rPr>
            <w:rStyle w:val="VerbatimChar"/>
          </w:rPr>
          <w:t xml:space="preserve">Closes #(issue number)</w:t>
        </w:r>
      </w:ins>
      <w:ins w:id="617" w:author="PR Preview" w:date="2024-01-01T00:00:00Z">
        <w:r>
          <w:br/>
        </w:r>
      </w:ins>
      <w:ins w:id="617" w:author="PR Preview" w:date="2024-01-01T00:00:00Z">
        <w:r>
          <w:rPr>
            <w:rStyle w:val="VerbatimChar"/>
          </w:rPr>
          <w:t xml:space="preserve">Related to #(issue number)</w:t>
        </w:r>
      </w:ins>
      <w:ins w:id="617" w:author="PR Preview" w:date="2024-01-01T00:00:00Z">
        <w:r>
          <w:br/>
        </w:r>
      </w:ins>
      <w:ins w:id="617" w:author="PR Preview" w:date="2024-01-01T00:00:00Z">
        <w:r>
          <w:br/>
        </w:r>
      </w:ins>
      <w:ins w:id="617" w:author="PR Preview" w:date="2024-01-01T00:00:00Z">
        <w:r>
          <w:rPr>
            <w:rStyle w:val="VerbatimChar"/>
          </w:rPr>
          <w:t xml:space="preserve">## Testing</w:t>
        </w:r>
      </w:ins>
      <w:ins w:id="617" w:author="PR Preview" w:date="2024-01-01T00:00:00Z">
        <w:r>
          <w:br/>
        </w:r>
      </w:ins>
      <w:ins w:id="617" w:author="PR Preview" w:date="2024-01-01T00:00:00Z">
        <w:r>
          <w:br/>
        </w:r>
      </w:ins>
      <w:ins w:id="617" w:author="PR Preview" w:date="2024-01-01T00:00:00Z">
        <w:r>
          <w:rPr>
            <w:rStyle w:val="VerbatimChar"/>
          </w:rPr>
          <w:t xml:space="preserve">Describe how this change has been tested.</w:t>
        </w:r>
      </w:ins>
      <w:ins w:id="617" w:author="PR Preview" w:date="2024-01-01T00:00:00Z">
        <w:r>
          <w:br/>
        </w:r>
      </w:ins>
      <w:ins w:id="617" w:author="PR Preview" w:date="2024-01-01T00:00:00Z">
        <w:r>
          <w:br/>
        </w:r>
      </w:ins>
      <w:ins w:id="617" w:author="PR Preview" w:date="2024-01-01T00:00:00Z">
        <w:r>
          <w:rPr>
            <w:rStyle w:val="VerbatimChar"/>
          </w:rPr>
          <w:t xml:space="preserve">## Checklist</w:t>
        </w:r>
      </w:ins>
      <w:ins w:id="617" w:author="PR Preview" w:date="2024-01-01T00:00:00Z">
        <w:r>
          <w:br/>
        </w:r>
      </w:ins>
      <w:ins w:id="617" w:author="PR Preview" w:date="2024-01-01T00:00:00Z">
        <w:r>
          <w:br/>
        </w:r>
      </w:ins>
      <w:ins w:id="617" w:author="PR Preview" w:date="2024-01-01T00:00:00Z">
        <w:r>
          <w:rPr>
            <w:rStyle w:val="VerbatimChar"/>
          </w:rPr>
          <w:t xml:space="preserve">- [ ] Tests added/updated</w:t>
        </w:r>
      </w:ins>
      <w:ins w:id="617" w:author="PR Preview" w:date="2024-01-01T00:00:00Z">
        <w:r>
          <w:br/>
        </w:r>
      </w:ins>
      <w:ins w:id="617" w:author="PR Preview" w:date="2024-01-01T00:00:00Z">
        <w:r>
          <w:rPr>
            <w:rStyle w:val="VerbatimChar"/>
          </w:rPr>
          <w:t xml:space="preserve">- [ ] Documentation updated</w:t>
        </w:r>
      </w:ins>
      <w:ins w:id="617" w:author="PR Preview" w:date="2024-01-01T00:00:00Z">
        <w:r>
          <w:br/>
        </w:r>
      </w:ins>
      <w:ins w:id="617" w:author="PR Preview" w:date="2024-01-01T00:00:00Z">
        <w:r>
          <w:rPr>
            <w:rStyle w:val="VerbatimChar"/>
          </w:rPr>
          <w:t xml:space="preserve">- [ ] Code follows project style guidelines</w:t>
        </w:r>
      </w:ins>
      <w:ins w:id="617" w:author="PR Preview" w:date="2024-01-01T00:00:00Z">
        <w:r>
          <w:br/>
        </w:r>
      </w:ins>
      <w:ins w:id="617" w:author="PR Preview" w:date="2024-01-01T00:00:00Z">
        <w:r>
          <w:br/>
        </w:r>
      </w:ins>
      <w:ins w:id="617" w:author="PR Preview" w:date="2024-01-01T00:00:00Z">
        <w:r>
          <w:rPr>
            <w:rStyle w:val="VerbatimChar"/>
          </w:rPr>
          <w:t xml:space="preserve">## Who should review the pull request?</w:t>
        </w:r>
      </w:ins>
      <w:ins w:id="617" w:author="PR Preview" w:date="2024-01-01T00:00:00Z">
        <w:r>
          <w:br/>
        </w:r>
      </w:ins>
      <w:ins w:id="617" w:author="PR Preview" w:date="2024-01-01T00:00:00Z">
        <w:r>
          <w:br/>
        </w:r>
      </w:ins>
      <w:ins w:id="617" w:author="PR Preview" w:date="2024-01-01T00:00:00Z">
        <w:r>
          <w:rPr>
            <w:rStyle w:val="VerbatimChar"/>
          </w:rPr>
          <w:t xml:space="preserve">@username</w:t>
        </w:r>
      </w:ins>
    </w:p>
    <w:bookmarkEnd w:id="221"/>
    <w:bookmarkStart w:id="224" w:name="sec-getting-help-with-code"/>
    <w:p>
      <w:pPr>
        <w:pStyle w:val="Heading2"/>
      </w:pPr>
      <w:ins w:id="618" w:author="PR Preview" w:date="2024-01-01T00:00:00Z">
        <w:r>
          <w:t xml:space="preserve">6.25 Getting Help with Code</w:t>
        </w:r>
      </w:ins>
    </w:p>
    <w:p>
      <w:pPr>
        <w:pStyle w:val="FirstParagraph"/>
      </w:pPr>
      <w:ins w:id="619" w:author="PR Preview" w:date="2024-01-01T00:00:00Z">
        <w:r>
          <w:t xml:space="preserve">When you encounter a coding problem,</w:t>
        </w:r>
      </w:ins>
      <w:ins w:id="619" w:author="PR Preview" w:date="2024-01-01T00:00:00Z">
        <w:r>
          <w:t xml:space="preserve"> </w:t>
        </w:r>
      </w:ins>
      <w:ins w:id="619" w:author="PR Preview" w:date="2024-01-01T00:00:00Z">
        <w:r>
          <w:t xml:space="preserve">creating a</w:t>
        </w:r>
      </w:ins>
      <w:ins w:id="619" w:author="PR Preview" w:date="2024-01-01T00:00:00Z">
        <w:r>
          <w:t xml:space="preserve"> </w:t>
        </w:r>
      </w:ins>
      <w:ins w:id="619" w:author="PR Preview" w:date="2024-01-01T00:00:00Z">
        <w:r>
          <w:rPr>
            <w:b/>
            <w:bCs/>
          </w:rPr>
          <w:t xml:space="preserve">reprex</w:t>
        </w:r>
      </w:ins>
      <w:ins w:id="619" w:author="PR Preview" w:date="2024-01-01T00:00:00Z">
        <w:r>
          <w:t xml:space="preserve"> </w:t>
        </w:r>
      </w:ins>
      <w:ins w:id="619" w:author="PR Preview" w:date="2024-01-01T00:00:00Z">
        <w:r>
          <w:t xml:space="preserve">(minimal</w:t>
        </w:r>
      </w:ins>
      <w:ins w:id="619" w:author="PR Preview" w:date="2024-01-01T00:00:00Z">
        <w:r>
          <w:t xml:space="preserve"> </w:t>
        </w:r>
      </w:ins>
      <w:ins w:id="619" w:author="PR Preview" w:date="2024-01-01T00:00:00Z">
        <w:r>
          <w:rPr>
            <w:b/>
            <w:bCs/>
          </w:rPr>
          <w:t xml:space="preserve">repr</w:t>
        </w:r>
      </w:ins>
      <w:ins w:id="619" w:author="PR Preview" w:date="2024-01-01T00:00:00Z">
        <w:r>
          <w:t xml:space="preserve">oducible</w:t>
        </w:r>
      </w:ins>
      <w:ins w:id="619" w:author="PR Preview" w:date="2024-01-01T00:00:00Z">
        <w:r>
          <w:t xml:space="preserve"> </w:t>
        </w:r>
      </w:ins>
      <w:ins w:id="619" w:author="PR Preview" w:date="2024-01-01T00:00:00Z">
        <w:r>
          <w:rPr>
            <w:b/>
            <w:bCs/>
          </w:rPr>
          <w:t xml:space="preserve">ex</w:t>
        </w:r>
      </w:ins>
      <w:ins w:id="619" w:author="PR Preview" w:date="2024-01-01T00:00:00Z">
        <w:r>
          <w:t xml:space="preserve">ample)</w:t>
        </w:r>
      </w:ins>
      <w:ins w:id="619" w:author="PR Preview" w:date="2024-01-01T00:00:00Z">
        <w:r>
          <w:t xml:space="preserve"> </w:t>
        </w:r>
      </w:ins>
      <w:ins w:id="619" w:author="PR Preview" w:date="2024-01-01T00:00:00Z">
        <w:r>
          <w:t xml:space="preserve">is one of the most effective ways to get help—and</w:t>
        </w:r>
      </w:ins>
      <w:ins w:id="619" w:author="PR Preview" w:date="2024-01-01T00:00:00Z">
        <w:r>
          <w:t xml:space="preserve"> </w:t>
        </w:r>
      </w:ins>
      <w:ins w:id="619" w:author="PR Preview" w:date="2024-01-01T00:00:00Z">
        <w:r>
          <w:t xml:space="preserve">often helps you solve the problem yourself.</w:t>
        </w:r>
      </w:ins>
    </w:p>
    <w:p>
      <w:pPr>
        <w:pStyle w:val="BodyText"/>
      </w:pPr>
      <w:ins w:id="620" w:author="PR Preview" w:date="2024-01-01T00:00:00Z">
        <w:r>
          <w:t xml:space="preserve">A good reprex</w:t>
        </w:r>
      </w:ins>
      <w:ins w:id="620" w:author="PR Preview" w:date="2024-01-01T00:00:00Z">
        <w:r>
          <w:t xml:space="preserve"> </w:t>
        </w:r>
      </w:ins>
      <w:ins w:id="620" w:author="PR Preview" w:date="2024-01-01T00:00:00Z">
        <w:r>
          <w:t xml:space="preserve">(Bryan et al. 2024)</w:t>
        </w:r>
      </w:ins>
      <w:ins w:id="620" w:author="PR Preview" w:date="2024-01-01T00:00:00Z">
        <w:r>
          <w:t xml:space="preserve">:</w:t>
        </w:r>
      </w:ins>
    </w:p>
    <w:p>
      <w:pPr>
        <w:pStyle w:val="Compact"/>
        <w:numPr>
          <w:ilvl w:val="0"/>
          <w:numId w:val="1066"/>
        </w:numPr>
      </w:pPr>
      <w:ins w:id="621" w:author="PR Preview" w:date="2024-01-01T00:00:00Z">
        <w:r>
          <w:t xml:space="preserve">Is</w:t>
        </w:r>
      </w:ins>
      <w:ins w:id="621" w:author="PR Preview" w:date="2024-01-01T00:00:00Z">
        <w:r>
          <w:t xml:space="preserve"> </w:t>
        </w:r>
      </w:ins>
      <w:ins w:id="621" w:author="PR Preview" w:date="2024-01-01T00:00:00Z">
        <w:r>
          <w:rPr>
            <w:b/>
            <w:bCs/>
          </w:rPr>
          <w:t xml:space="preserve">reproducible</w:t>
        </w:r>
      </w:ins>
      <w:ins w:id="621" w:author="PR Preview" w:date="2024-01-01T00:00:00Z">
        <w:r>
          <w:t xml:space="preserve">: Contains all necessary code, including</w:t>
        </w:r>
      </w:ins>
      <w:ins w:id="621" w:author="PR Preview" w:date="2024-01-01T00:00:00Z">
        <w:r>
          <w:t xml:space="preserve"> </w:t>
        </w:r>
      </w:ins>
      <w:ins w:id="621" w:author="PR Preview" w:date="2024-01-01T00:00:00Z">
        <w:r>
          <w:rPr>
            <w:rStyle w:val="VerbatimChar"/>
          </w:rPr>
          <w:t xml:space="preserve">library()</w:t>
        </w:r>
      </w:ins>
      <w:ins w:id="621" w:author="PR Preview" w:date="2024-01-01T00:00:00Z">
        <w:r>
          <w:t xml:space="preserve"> </w:t>
        </w:r>
      </w:ins>
      <w:ins w:id="621" w:author="PR Preview" w:date="2024-01-01T00:00:00Z">
        <w:r>
          <w:t xml:space="preserve">calls and data</w:t>
        </w:r>
      </w:ins>
    </w:p>
    <w:p>
      <w:pPr>
        <w:pStyle w:val="Compact"/>
        <w:numPr>
          <w:ilvl w:val="0"/>
          <w:numId w:val="1066"/>
        </w:numPr>
      </w:pPr>
      <w:ins w:id="622" w:author="PR Preview" w:date="2024-01-01T00:00:00Z">
        <w:r>
          <w:t xml:space="preserve">Is</w:t>
        </w:r>
      </w:ins>
      <w:ins w:id="622" w:author="PR Preview" w:date="2024-01-01T00:00:00Z">
        <w:r>
          <w:t xml:space="preserve"> </w:t>
        </w:r>
      </w:ins>
      <w:ins w:id="622" w:author="PR Preview" w:date="2024-01-01T00:00:00Z">
        <w:r>
          <w:rPr>
            <w:b/>
            <w:bCs/>
          </w:rPr>
          <w:t xml:space="preserve">minimal</w:t>
        </w:r>
      </w:ins>
      <w:ins w:id="622" w:author="PR Preview" w:date="2024-01-01T00:00:00Z">
        <w:r>
          <w:t xml:space="preserve">: Strips away everything not directly related to your problem</w:t>
        </w:r>
      </w:ins>
    </w:p>
    <w:p>
      <w:pPr>
        <w:pStyle w:val="Compact"/>
        <w:numPr>
          <w:ilvl w:val="0"/>
          <w:numId w:val="1066"/>
        </w:numPr>
      </w:pPr>
      <w:ins w:id="623" w:author="PR Preview" w:date="2024-01-01T00:00:00Z">
        <w:r>
          <w:t xml:space="preserve">Uses small, simple example data (often built-in datasets)</w:t>
        </w:r>
      </w:ins>
    </w:p>
    <w:p>
      <w:pPr>
        <w:pStyle w:val="FirstParagraph"/>
      </w:pPr>
      <w:ins w:id="624" w:author="PR Preview" w:date="2024-01-01T00:00:00Z">
        <w:r>
          <w:rPr>
            <w:b/>
            <w:bCs/>
          </w:rPr>
          <w:t xml:space="preserve">Why create a reprex:</w:t>
        </w:r>
      </w:ins>
    </w:p>
    <w:p>
      <w:pPr>
        <w:pStyle w:val="Compact"/>
        <w:numPr>
          <w:ilvl w:val="0"/>
          <w:numId w:val="1067"/>
        </w:numPr>
      </w:pPr>
      <w:ins w:id="625" w:author="PR Preview" w:date="2024-01-01T00:00:00Z">
        <w:r>
          <w:t xml:space="preserve">80% of the time, creating a reprex helps you discover the solution yourself</w:t>
        </w:r>
      </w:ins>
    </w:p>
    <w:p>
      <w:pPr>
        <w:pStyle w:val="Compact"/>
        <w:numPr>
          <w:ilvl w:val="0"/>
          <w:numId w:val="1067"/>
        </w:numPr>
      </w:pPr>
      <w:ins w:id="626" w:author="PR Preview" w:date="2024-01-01T00:00:00Z">
        <w:r>
          <w:t xml:space="preserve">20% of the time, you’ll have a clear example that makes it easy for others to help you</w:t>
        </w:r>
      </w:ins>
    </w:p>
    <w:p>
      <w:pPr>
        <w:pStyle w:val="Compact"/>
        <w:numPr>
          <w:ilvl w:val="0"/>
          <w:numId w:val="1067"/>
        </w:numPr>
      </w:pPr>
      <w:ins w:id="627" w:author="PR Preview" w:date="2024-01-01T00:00:00Z">
        <w:r>
          <w:t xml:space="preserve">It respects others’ time by making your problem easy to understand and reproduce</w:t>
        </w:r>
      </w:ins>
    </w:p>
    <w:p>
      <w:pPr>
        <w:pStyle w:val="FirstParagraph"/>
      </w:pPr>
      <w:ins w:id="628" w:author="PR Preview" w:date="2024-01-01T00:00:00Z">
        <w:r>
          <w:rPr>
            <w:b/>
            <w:bCs/>
          </w:rPr>
          <w:t xml:space="preserve">Resources:</w:t>
        </w:r>
      </w:ins>
    </w:p>
    <w:p>
      <w:pPr>
        <w:pStyle w:val="Compact"/>
        <w:numPr>
          <w:ilvl w:val="0"/>
          <w:numId w:val="1068"/>
        </w:numPr>
      </w:pPr>
      <w:hyperlink r:id="rId222">
        <w:r>
          <w:rPr>
            <w:rStyle w:val="VerbatimChar"/>
          </w:rPr>
          <w:t xml:space="preserve">{reprex}</w:t>
        </w:r>
      </w:hyperlink>
      <w:ins w:id="629" w:author="PR Preview" w:date="2024-01-01T00:00:00Z">
        <w:r>
          <w:t xml:space="preserve"> </w:t>
        </w:r>
      </w:ins>
      <w:ins w:id="629" w:author="PR Preview" w:date="2024-01-01T00:00:00Z">
        <w:r>
          <w:t xml:space="preserve">package: Automates creation of reproducible examples</w:t>
        </w:r>
      </w:ins>
    </w:p>
    <w:p>
      <w:pPr>
        <w:pStyle w:val="Compact"/>
        <w:numPr>
          <w:ilvl w:val="0"/>
          <w:numId w:val="1068"/>
        </w:numPr>
      </w:pPr>
      <w:hyperlink r:id="rId223">
        <w:r>
          <w:rPr>
            <w:rStyle w:val="Hyperlink"/>
          </w:rPr>
          <w:t xml:space="preserve">R for Data Science: Making a reprex</w:t>
        </w:r>
      </w:hyperlink>
      <w:ins w:id="630" w:author="PR Preview" w:date="2024-01-01T00:00:00Z">
        <w:r>
          <w:t xml:space="preserve"> </w:t>
        </w:r>
      </w:ins>
      <w:ins w:id="630" w:author="PR Preview" w:date="2024-01-01T00:00:00Z">
        <w:r>
          <w:t xml:space="preserve">(Wickham, Çetinkaya-Rundel, and Grolemund 2023)</w:t>
        </w:r>
      </w:ins>
      <w:ins w:id="630" w:author="PR Preview" w:date="2024-01-01T00:00:00Z">
        <w:r>
          <w:t xml:space="preserve">: Step-by-step guide to creating effective reproducible examples</w:t>
        </w:r>
      </w:ins>
    </w:p>
    <w:bookmarkEnd w:id="224"/>
    <w:bookmarkStart w:id="230" w:name="sec-r-resources"/>
    <w:p>
      <w:pPr>
        <w:pStyle w:val="Heading2"/>
      </w:pPr>
      <w:ins w:id="631" w:author="PR Preview" w:date="2024-01-01T00:00:00Z">
        <w:r>
          <w:t xml:space="preserve">6.26 Additional Resources</w:t>
        </w:r>
      </w:ins>
    </w:p>
    <w:bookmarkStart w:id="226" w:name="r-package-development"/>
    <w:p>
      <w:pPr>
        <w:pStyle w:val="Heading3"/>
      </w:pPr>
      <w:ins w:id="632" w:author="PR Preview" w:date="2024-01-01T00:00:00Z">
        <w:r>
          <w:t xml:space="preserve">6.26.1 R Package Development</w:t>
        </w:r>
      </w:ins>
    </w:p>
    <w:p>
      <w:pPr>
        <w:pStyle w:val="Compact"/>
        <w:numPr>
          <w:ilvl w:val="0"/>
          <w:numId w:val="1069"/>
        </w:numPr>
      </w:pPr>
      <w:ins w:id="633" w:author="PR Preview" w:date="2024-01-01T00:00:00Z">
        <w:r>
          <w:t xml:space="preserve">R Packages</w:t>
        </w:r>
      </w:ins>
      <w:ins w:id="633" w:author="PR Preview" w:date="2024-01-01T00:00:00Z">
        <w:r>
          <w:t xml:space="preserve"> </w:t>
        </w:r>
      </w:ins>
      <w:ins w:id="633" w:author="PR Preview" w:date="2024-01-01T00:00:00Z">
        <w:r>
          <w:t xml:space="preserve">(Wickham and Bryan 2023)</w:t>
        </w:r>
      </w:ins>
      <w:ins w:id="633" w:author="PR Preview" w:date="2024-01-01T00:00:00Z">
        <w:r>
          <w:t xml:space="preserve"> </w:t>
        </w:r>
      </w:ins>
      <w:ins w:id="633" w:author="PR Preview" w:date="2024-01-01T00:00:00Z">
        <w:r>
          <w:t xml:space="preserve">- comprehensive guide to R package development</w:t>
        </w:r>
      </w:ins>
    </w:p>
    <w:p>
      <w:pPr>
        <w:pStyle w:val="Compact"/>
        <w:numPr>
          <w:ilvl w:val="0"/>
          <w:numId w:val="1069"/>
        </w:numPr>
      </w:pPr>
      <w:ins w:id="634" w:author="PR Preview" w:date="2024-01-01T00:00:00Z">
        <w:r>
          <w:t xml:space="preserve">Tidyverse design guide</w:t>
        </w:r>
      </w:ins>
      <w:ins w:id="634" w:author="PR Preview" w:date="2024-01-01T00:00:00Z">
        <w:r>
          <w:t xml:space="preserve"> </w:t>
        </w:r>
      </w:ins>
      <w:ins w:id="634" w:author="PR Preview" w:date="2024-01-01T00:00:00Z">
        <w:r>
          <w:t xml:space="preserve">(Wickham 2023b)</w:t>
        </w:r>
      </w:ins>
      <w:ins w:id="634" w:author="PR Preview" w:date="2024-01-01T00:00:00Z">
        <w:r>
          <w:t xml:space="preserve"> </w:t>
        </w:r>
      </w:ins>
      <w:ins w:id="634" w:author="PR Preview" w:date="2024-01-01T00:00:00Z">
        <w:r>
          <w:t xml:space="preserve">- principles for designing R packages and APIs that are intuitive, composable, and consistent with tidyverse philosophy</w:t>
        </w:r>
      </w:ins>
    </w:p>
    <w:p>
      <w:pPr>
        <w:pStyle w:val="Compact"/>
        <w:numPr>
          <w:ilvl w:val="0"/>
          <w:numId w:val="1069"/>
        </w:numPr>
      </w:pPr>
      <w:hyperlink r:id="rId86">
        <w:r>
          <w:rPr>
            <w:rStyle w:val="Hyperlink"/>
          </w:rPr>
          <w:t xml:space="preserve">usethis documentation</w:t>
        </w:r>
      </w:hyperlink>
      <w:ins w:id="635" w:author="PR Preview" w:date="2024-01-01T00:00:00Z">
        <w:r>
          <w:t xml:space="preserve"> </w:t>
        </w:r>
      </w:ins>
      <w:ins w:id="635" w:author="PR Preview" w:date="2024-01-01T00:00:00Z">
        <w:r>
          <w:t xml:space="preserve">- workflow automation for R projects</w:t>
        </w:r>
      </w:ins>
    </w:p>
    <w:p>
      <w:pPr>
        <w:pStyle w:val="Compact"/>
        <w:numPr>
          <w:ilvl w:val="0"/>
          <w:numId w:val="1069"/>
        </w:numPr>
      </w:pPr>
      <w:hyperlink r:id="rId87">
        <w:r>
          <w:rPr>
            <w:rStyle w:val="Hyperlink"/>
          </w:rPr>
          <w:t xml:space="preserve">devtools documentation</w:t>
        </w:r>
      </w:hyperlink>
      <w:ins w:id="636" w:author="PR Preview" w:date="2024-01-01T00:00:00Z">
        <w:r>
          <w:t xml:space="preserve"> </w:t>
        </w:r>
      </w:ins>
      <w:ins w:id="636" w:author="PR Preview" w:date="2024-01-01T00:00:00Z">
        <w:r>
          <w:t xml:space="preserve">- essential development tools</w:t>
        </w:r>
      </w:ins>
    </w:p>
    <w:p>
      <w:pPr>
        <w:pStyle w:val="Compact"/>
        <w:numPr>
          <w:ilvl w:val="0"/>
          <w:numId w:val="1069"/>
        </w:numPr>
      </w:pPr>
      <w:hyperlink r:id="rId225">
        <w:r>
          <w:rPr>
            <w:rStyle w:val="Hyperlink"/>
          </w:rPr>
          <w:t xml:space="preserve">pkgdown documentation</w:t>
        </w:r>
      </w:hyperlink>
      <w:ins w:id="637" w:author="PR Preview" w:date="2024-01-01T00:00:00Z">
        <w:r>
          <w:t xml:space="preserve"> </w:t>
        </w:r>
      </w:ins>
      <w:ins w:id="637" w:author="PR Preview" w:date="2024-01-01T00:00:00Z">
        <w:r>
          <w:t xml:space="preserve">- create package websites</w:t>
        </w:r>
      </w:ins>
    </w:p>
    <w:p>
      <w:pPr>
        <w:pStyle w:val="Compact"/>
        <w:numPr>
          <w:ilvl w:val="0"/>
          <w:numId w:val="1069"/>
        </w:numPr>
      </w:pPr>
      <w:hyperlink r:id="rId89">
        <w:r>
          <w:rPr>
            <w:rStyle w:val="Hyperlink"/>
          </w:rPr>
          <w:t xml:space="preserve">testthat documentation</w:t>
        </w:r>
      </w:hyperlink>
      <w:ins w:id="638" w:author="PR Preview" w:date="2024-01-01T00:00:00Z">
        <w:r>
          <w:t xml:space="preserve"> </w:t>
        </w:r>
      </w:ins>
      <w:ins w:id="638" w:author="PR Preview" w:date="2024-01-01T00:00:00Z">
        <w:r>
          <w:t xml:space="preserve">- unit testing framework</w:t>
        </w:r>
      </w:ins>
    </w:p>
    <w:bookmarkEnd w:id="226"/>
    <w:bookmarkStart w:id="227" w:name="general-r-programming"/>
    <w:p>
      <w:pPr>
        <w:pStyle w:val="Heading3"/>
      </w:pPr>
      <w:ins w:id="639" w:author="PR Preview" w:date="2024-01-01T00:00:00Z">
        <w:r>
          <w:t xml:space="preserve">6.26.2 General R Programming</w:t>
        </w:r>
      </w:ins>
    </w:p>
    <w:p>
      <w:pPr>
        <w:pStyle w:val="Compact"/>
        <w:numPr>
          <w:ilvl w:val="0"/>
          <w:numId w:val="1070"/>
        </w:numPr>
      </w:pPr>
      <w:ins w:id="640" w:author="PR Preview" w:date="2024-01-01T00:00:00Z">
        <w:r>
          <w:t xml:space="preserve">R for Data Science</w:t>
        </w:r>
      </w:ins>
      <w:ins w:id="640" w:author="PR Preview" w:date="2024-01-01T00:00:00Z">
        <w:r>
          <w:t xml:space="preserve"> </w:t>
        </w:r>
      </w:ins>
      <w:ins w:id="640" w:author="PR Preview" w:date="2024-01-01T00:00:00Z">
        <w:r>
          <w:t xml:space="preserve">(Wickham, Çetinkaya-Rundel, and Grolemund 2023)</w:t>
        </w:r>
      </w:ins>
      <w:ins w:id="640" w:author="PR Preview" w:date="2024-01-01T00:00:00Z">
        <w:r>
          <w:t xml:space="preserve"> </w:t>
        </w:r>
      </w:ins>
      <w:ins w:id="640" w:author="PR Preview" w:date="2024-01-01T00:00:00Z">
        <w:r>
          <w:t xml:space="preserve">- learn data science with the tidyverse</w:t>
        </w:r>
      </w:ins>
    </w:p>
    <w:p>
      <w:pPr>
        <w:pStyle w:val="Compact"/>
        <w:numPr>
          <w:ilvl w:val="0"/>
          <w:numId w:val="1070"/>
        </w:numPr>
      </w:pPr>
      <w:ins w:id="641" w:author="PR Preview" w:date="2024-01-01T00:00:00Z">
        <w:r>
          <w:t xml:space="preserve">Advanced R</w:t>
        </w:r>
      </w:ins>
      <w:ins w:id="641" w:author="PR Preview" w:date="2024-01-01T00:00:00Z">
        <w:r>
          <w:t xml:space="preserve"> </w:t>
        </w:r>
      </w:ins>
      <w:ins w:id="641" w:author="PR Preview" w:date="2024-01-01T00:00:00Z">
        <w:r>
          <w:t xml:space="preserve">(Wickham 2019)</w:t>
        </w:r>
      </w:ins>
      <w:ins w:id="641" w:author="PR Preview" w:date="2024-01-01T00:00:00Z">
        <w:r>
          <w:t xml:space="preserve"> </w:t>
        </w:r>
      </w:ins>
      <w:ins w:id="641" w:author="PR Preview" w:date="2024-01-01T00:00:00Z">
        <w:r>
          <w:t xml:space="preserve">- deep dive into R programming and internals</w:t>
        </w:r>
      </w:ins>
    </w:p>
    <w:bookmarkEnd w:id="227"/>
    <w:bookmarkStart w:id="228" w:name="shiny-development"/>
    <w:p>
      <w:pPr>
        <w:pStyle w:val="Heading3"/>
      </w:pPr>
      <w:ins w:id="642" w:author="PR Preview" w:date="2024-01-01T00:00:00Z">
        <w:r>
          <w:t xml:space="preserve">6.26.3 Shiny Development</w:t>
        </w:r>
      </w:ins>
    </w:p>
    <w:p>
      <w:pPr>
        <w:pStyle w:val="Compact"/>
        <w:numPr>
          <w:ilvl w:val="0"/>
          <w:numId w:val="1071"/>
        </w:numPr>
      </w:pPr>
      <w:ins w:id="643" w:author="PR Preview" w:date="2024-01-01T00:00:00Z">
        <w:r>
          <w:t xml:space="preserve">Mastering Shiny</w:t>
        </w:r>
      </w:ins>
      <w:ins w:id="643" w:author="PR Preview" w:date="2024-01-01T00:00:00Z">
        <w:r>
          <w:t xml:space="preserve"> </w:t>
        </w:r>
      </w:ins>
      <w:ins w:id="643" w:author="PR Preview" w:date="2024-01-01T00:00:00Z">
        <w:r>
          <w:t xml:space="preserve">(Wickham 2021)</w:t>
        </w:r>
      </w:ins>
      <w:ins w:id="643" w:author="PR Preview" w:date="2024-01-01T00:00:00Z">
        <w:r>
          <w:t xml:space="preserve"> </w:t>
        </w:r>
      </w:ins>
      <w:ins w:id="643" w:author="PR Preview" w:date="2024-01-01T00:00:00Z">
        <w:r>
          <w:t xml:space="preserve">- comprehensive guide to building web applications with Shiny</w:t>
        </w:r>
      </w:ins>
    </w:p>
    <w:p>
      <w:pPr>
        <w:pStyle w:val="Compact"/>
        <w:numPr>
          <w:ilvl w:val="0"/>
          <w:numId w:val="1071"/>
        </w:numPr>
      </w:pPr>
      <w:ins w:id="644" w:author="PR Preview" w:date="2024-01-01T00:00:00Z">
        <w:r>
          <w:t xml:space="preserve">Engineering Production-Grade Shiny Apps</w:t>
        </w:r>
      </w:ins>
      <w:ins w:id="644" w:author="PR Preview" w:date="2024-01-01T00:00:00Z">
        <w:r>
          <w:t xml:space="preserve"> </w:t>
        </w:r>
      </w:ins>
      <w:ins w:id="644" w:author="PR Preview" w:date="2024-01-01T00:00:00Z">
        <w:r>
          <w:t xml:space="preserve">(Fay et al. 2021)</w:t>
        </w:r>
      </w:ins>
      <w:ins w:id="644" w:author="PR Preview" w:date="2024-01-01T00:00:00Z">
        <w:r>
          <w:t xml:space="preserve"> </w:t>
        </w:r>
      </w:ins>
      <w:ins w:id="644" w:author="PR Preview" w:date="2024-01-01T00:00:00Z">
        <w:r>
          <w:t xml:space="preserve">- best practices for production Shiny applications</w:t>
        </w:r>
      </w:ins>
    </w:p>
    <w:bookmarkEnd w:id="228"/>
    <w:bookmarkStart w:id="229" w:name="git-and-version-control"/>
    <w:p>
      <w:pPr>
        <w:pStyle w:val="Heading3"/>
      </w:pPr>
      <w:ins w:id="645" w:author="PR Preview" w:date="2024-01-01T00:00:00Z">
        <w:r>
          <w:t xml:space="preserve">6.26.4 Git and Version Control</w:t>
        </w:r>
      </w:ins>
    </w:p>
    <w:p>
      <w:pPr>
        <w:pStyle w:val="Compact"/>
        <w:numPr>
          <w:ilvl w:val="0"/>
          <w:numId w:val="1072"/>
        </w:numPr>
      </w:pPr>
      <w:ins w:id="646" w:author="PR Preview" w:date="2024-01-01T00:00:00Z">
        <w:r>
          <w:t xml:space="preserve">Happy Git and GitHub for the useR</w:t>
        </w:r>
      </w:ins>
      <w:ins w:id="646" w:author="PR Preview" w:date="2024-01-01T00:00:00Z">
        <w:r>
          <w:t xml:space="preserve"> </w:t>
        </w:r>
      </w:ins>
      <w:ins w:id="646" w:author="PR Preview" w:date="2024-01-01T00:00:00Z">
        <w:r>
          <w:t xml:space="preserve">(Bryan 2023)</w:t>
        </w:r>
      </w:ins>
      <w:ins w:id="646" w:author="PR Preview" w:date="2024-01-01T00:00:00Z">
        <w:r>
          <w:t xml:space="preserve"> </w:t>
        </w:r>
      </w:ins>
      <w:ins w:id="646" w:author="PR Preview" w:date="2024-01-01T00:00:00Z">
        <w:r>
          <w:t xml:space="preserve">- essential guide to using Git and GitHub with R</w:t>
        </w:r>
      </w:ins>
    </w:p>
    <w:p>
      <w:ins w:id="647" w:author="PR Preview" w:date="2024-01-01T00:00:00Z">
        <w:r>
          <w:br w:type="page"/>
        </w:r>
      </w:ins>
    </w:p>
    <w:bookmarkEnd w:id="229"/>
    <w:bookmarkEnd w:id="230"/>
    <w:bookmarkEnd w:id="231"/>
    <w:bookmarkStart w:id="260" w:name="sec-r-ci"/>
    <w:p>
      <w:pPr>
        <w:pStyle w:val="Heading1"/>
      </w:pPr>
      <w:ins w:id="648" w:author="PR Preview" w:date="2024-01-01T00:00:00Z">
        <w:r>
          <w:t xml:space="preserve">7. Continuous Integration</w:t>
        </w:r>
      </w:ins>
    </w:p>
    <w:bookmarkStart w:id="233" w:name="understanding-github-actions"/>
    <w:p>
      <w:pPr>
        <w:pStyle w:val="Heading2"/>
      </w:pPr>
      <w:ins w:id="649" w:author="PR Preview" w:date="2024-01-01T00:00:00Z">
        <w:r>
          <w:t xml:space="preserve">7.1 Understanding GitHub Actions</w:t>
        </w:r>
      </w:ins>
    </w:p>
    <w:p>
      <w:pPr>
        <w:pStyle w:val="FirstParagraph"/>
      </w:pPr>
      <w:hyperlink r:id="rId23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7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73"/>
        </w:numPr>
      </w:pPr>
      <w:r>
        <w:rPr>
          <w:b/>
          <w:bCs/>
        </w:rPr>
        <w:t xml:space="preserve">Immediate feedback</w:t>
      </w:r>
      <w:r>
        <w:t xml:space="preserve">: Get notified of problems quickly, when they’re easier to fix</w:t>
      </w:r>
    </w:p>
    <w:p>
      <w:pPr>
        <w:pStyle w:val="Compact"/>
        <w:numPr>
          <w:ilvl w:val="0"/>
          <w:numId w:val="1073"/>
        </w:numPr>
      </w:pPr>
      <w:r>
        <w:rPr>
          <w:b/>
          <w:bCs/>
        </w:rPr>
        <w:t xml:space="preserve">Better collaboration</w:t>
      </w:r>
      <w:r>
        <w:t xml:space="preserve">: External contributors can see if their changes pass all checks before you review</w:t>
      </w:r>
    </w:p>
    <w:p>
      <w:pPr>
        <w:pStyle w:val="Compact"/>
        <w:numPr>
          <w:ilvl w:val="0"/>
          <w:numId w:val="1073"/>
        </w:numPr>
      </w:pPr>
      <w:r>
        <w:rPr>
          <w:b/>
          <w:bCs/>
        </w:rPr>
        <w:t xml:space="preserve">Quality assurance</w:t>
      </w:r>
      <w:r>
        <w:t xml:space="preserve">: Catch platform-specific issues before they reach users</w:t>
      </w:r>
    </w:p>
    <w:p>
      <w:pPr>
        <w:pStyle w:val="Compact"/>
        <w:numPr>
          <w:ilvl w:val="0"/>
          <w:numId w:val="107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33"/>
    <w:bookmarkStart w:id="238" w:name="setting-up-github-actions"/>
    <w:p>
      <w:pPr>
        <w:pStyle w:val="Heading2"/>
      </w:pPr>
      <w:ins w:id="658" w:author="PR Preview" w:date="2024-01-01T00:00:00Z">
        <w:r>
          <w:t xml:space="preserve">7.2 Setting Up GitHub Actions</w:t>
        </w:r>
      </w:ins>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34">
        <w:r>
          <w:rPr>
            <w:rStyle w:val="Hyperlink"/>
          </w:rPr>
          <w:t xml:space="preserve">r-lib/actions</w:t>
        </w:r>
      </w:hyperlink>
      <w:r>
        <w:t xml:space="preserve"> </w:t>
      </w:r>
      <w:r>
        <w:t xml:space="preserve">that handle common R package tasks.</w:t>
      </w:r>
    </w:p>
    <w:bookmarkStart w:id="236" w:name="essential-workflows"/>
    <w:p>
      <w:pPr>
        <w:pStyle w:val="Heading3"/>
      </w:pPr>
      <w:ins w:id="660" w:author="PR Preview" w:date="2024-01-01T00:00:00Z">
        <w:r>
          <w:t xml:space="preserve">7.2.1 Essential Workflows</w:t>
        </w:r>
      </w:ins>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3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36"/>
    <w:bookmarkStart w:id="237" w:name="interactive-setup"/>
    <w:p>
      <w:pPr>
        <w:pStyle w:val="Heading3"/>
      </w:pPr>
      <w:ins w:id="670" w:author="PR Preview" w:date="2024-01-01T00:00:00Z">
        <w:r>
          <w:t xml:space="preserve">7.2.2 Interactive Setup</w:t>
        </w:r>
      </w:ins>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37"/>
    <w:bookmarkEnd w:id="238"/>
    <w:bookmarkStart w:id="239" w:name="how-github-actions-workflows-work"/>
    <w:p>
      <w:pPr>
        <w:pStyle w:val="Heading2"/>
      </w:pPr>
      <w:ins w:id="673" w:author="PR Preview" w:date="2024-01-01T00:00:00Z">
        <w:r>
          <w:t xml:space="preserve">7.3 How GitHub Actions Workflows Work</w:t>
        </w:r>
      </w:ins>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7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7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39"/>
    <w:bookmarkStart w:id="243" w:name="workflow-files-and-security"/>
    <w:p>
      <w:pPr>
        <w:pStyle w:val="Heading2"/>
      </w:pPr>
      <w:ins w:id="679" w:author="PR Preview" w:date="2024-01-01T00:00:00Z">
        <w:r>
          <w:t xml:space="preserve">7.4 Workflow Files and Security</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41" name="Picture"/>
                  <a:graphic>
                    <a:graphicData uri="http://schemas.openxmlformats.org/drawingml/2006/picture">
                      <pic:pic>
                        <pic:nvPicPr>
                          <pic:cNvPr descr="/opt/quarto/share/formats/docx/warning.png" id="242"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75"/>
        </w:numPr>
      </w:pPr>
      <w:r>
        <w:t xml:space="preserve">When to run (on push, pull request, schedule, etc.)</w:t>
      </w:r>
    </w:p>
    <w:p>
      <w:pPr>
        <w:pStyle w:val="Compact"/>
        <w:numPr>
          <w:ilvl w:val="0"/>
          <w:numId w:val="1075"/>
        </w:numPr>
      </w:pPr>
      <w:r>
        <w:t xml:space="preserve">What operating systems and R versions to use</w:t>
      </w:r>
    </w:p>
    <w:p>
      <w:pPr>
        <w:pStyle w:val="Compact"/>
        <w:numPr>
          <w:ilvl w:val="0"/>
          <w:numId w:val="1075"/>
        </w:numPr>
      </w:pPr>
      <w:r>
        <w:t xml:space="preserve">What steps to execute (install dependencies, run checks, etc.)</w:t>
      </w:r>
    </w:p>
    <w:bookmarkEnd w:id="243"/>
    <w:bookmarkStart w:id="244" w:name="troubleshooting-failed-workflows"/>
    <w:p>
      <w:pPr>
        <w:pStyle w:val="Heading2"/>
      </w:pPr>
      <w:ins w:id="684" w:author="PR Preview" w:date="2024-01-01T00:00:00Z">
        <w:r>
          <w:t xml:space="preserve">7.5 Troubleshooting Failed Workflows</w:t>
        </w:r>
      </w:ins>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76"/>
        </w:numPr>
      </w:pPr>
      <w:r>
        <w:rPr>
          <w:b/>
          <w:bCs/>
        </w:rPr>
        <w:t xml:space="preserve">Test failures</w:t>
      </w:r>
      <w:r>
        <w:t xml:space="preserve">: Your tests found a bug (this is good! fix the bug)</w:t>
      </w:r>
    </w:p>
    <w:p>
      <w:pPr>
        <w:pStyle w:val="Compact"/>
        <w:numPr>
          <w:ilvl w:val="0"/>
          <w:numId w:val="1076"/>
        </w:numPr>
      </w:pPr>
      <w:r>
        <w:rPr>
          <w:b/>
          <w:bCs/>
        </w:rPr>
        <w:t xml:space="preserve">Platform-specific issues</w:t>
      </w:r>
      <w:r>
        <w:t xml:space="preserve">: Code works on your machine but not on other platforms</w:t>
      </w:r>
    </w:p>
    <w:p>
      <w:pPr>
        <w:pStyle w:val="Compact"/>
        <w:numPr>
          <w:ilvl w:val="0"/>
          <w:numId w:val="1076"/>
        </w:numPr>
      </w:pPr>
      <w:r>
        <w:rPr>
          <w:b/>
          <w:bCs/>
        </w:rPr>
        <w:t xml:space="preserve">Missing dependencies</w:t>
      </w:r>
      <w:r>
        <w:t xml:space="preserve">: System libraries needed for packages aren’t installed</w:t>
      </w:r>
    </w:p>
    <w:p>
      <w:pPr>
        <w:pStyle w:val="Compact"/>
        <w:numPr>
          <w:ilvl w:val="0"/>
          <w:numId w:val="1076"/>
        </w:numPr>
      </w:pPr>
      <w:r>
        <w:rPr>
          <w:b/>
          <w:bCs/>
        </w:rPr>
        <w:t xml:space="preserve">Linting errors</w:t>
      </w:r>
      <w:r>
        <w:t xml:space="preserve">: Code style issues detected by automated checks</w:t>
      </w:r>
    </w:p>
    <w:p>
      <w:pPr>
        <w:pStyle w:val="FirstParagraph"/>
      </w:pPr>
      <w:ins w:id="690" w:author="PR Preview" w:date="2024-01-01T00:00:00Z">
        <w:r>
          <w:t xml:space="preserve">For help addressing workflow failures,</w:t>
        </w:r>
      </w:ins>
      <w:ins w:id="690" w:author="PR Preview" w:date="2024-01-01T00:00:00Z">
        <w:r>
          <w:t xml:space="preserve"> </w:t>
        </w:r>
      </w:ins>
      <w:ins w:id="690" w:author="PR Preview" w:date="2024-01-01T00:00:00Z">
        <w:r>
          <w:t xml:space="preserve">see</w:t>
        </w:r>
      </w:ins>
      <w:ins w:id="690" w:author="PR Preview" w:date="2024-01-01T00:00:00Z">
        <w:r>
          <w:t xml:space="preserve"> </w:t>
        </w:r>
      </w:ins>
      <w:hyperlink w:anchor="sec-ai-addressing-failing-workflows">
        <w:r>
          <w:rPr>
            <w:rStyle w:val="Hyperlink"/>
          </w:rPr>
          <w:t xml:space="preserve">Section 18.5.6</w:t>
        </w:r>
      </w:hyperlink>
      <w:ins w:id="690" w:author="PR Preview" w:date="2024-01-01T00:00:00Z">
        <w:r>
          <w:t xml:space="preserve">.</w:t>
        </w:r>
      </w:ins>
    </w:p>
    <w:bookmarkEnd w:id="244"/>
    <w:bookmarkStart w:id="255" w:name="sec-pr-comment-automation"/>
    <w:p>
      <w:pPr>
        <w:pStyle w:val="Heading2"/>
      </w:pPr>
      <w:ins w:id="691" w:author="PR Preview" w:date="2024-01-01T00:00:00Z">
        <w:r>
          <w:t xml:space="preserve">7.6 Pull Request Comment Automation</w:t>
        </w:r>
      </w:ins>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45" w:name="common-use-cases"/>
    <w:p>
      <w:pPr>
        <w:pStyle w:val="Heading4"/>
      </w:pPr>
      <w:ins w:id="693" w:author="PR Preview" w:date="2024-01-01T00:00:00Z">
        <w:r>
          <w:t xml:space="preserve">7.6.0.1 Common Use Cases</w:t>
        </w:r>
      </w:ins>
    </w:p>
    <w:p>
      <w:pPr>
        <w:pStyle w:val="FirstParagraph"/>
      </w:pPr>
      <w:r>
        <w:t xml:space="preserve">PR comment automation is particularly useful for:</w:t>
      </w:r>
    </w:p>
    <w:p>
      <w:pPr>
        <w:pStyle w:val="Compact"/>
        <w:numPr>
          <w:ilvl w:val="0"/>
          <w:numId w:val="1077"/>
        </w:numPr>
      </w:pPr>
      <w:r>
        <w:rPr>
          <w:b/>
          <w:bCs/>
        </w:rPr>
        <w:t xml:space="preserve">CI/CD status updates</w:t>
      </w:r>
      <w:r>
        <w:t xml:space="preserve">: Report test results, build status, or deployment progress</w:t>
      </w:r>
    </w:p>
    <w:p>
      <w:pPr>
        <w:pStyle w:val="Compact"/>
        <w:numPr>
          <w:ilvl w:val="0"/>
          <w:numId w:val="1077"/>
        </w:numPr>
      </w:pPr>
      <w:r>
        <w:rPr>
          <w:b/>
          <w:bCs/>
        </w:rPr>
        <w:t xml:space="preserve">Code quality reports</w:t>
      </w:r>
      <w:r>
        <w:t xml:space="preserve">: Post coverage reports, linting results, or security scan findings</w:t>
      </w:r>
      <w:r>
        <w:br/>
      </w:r>
    </w:p>
    <w:p>
      <w:pPr>
        <w:pStyle w:val="Compact"/>
        <w:numPr>
          <w:ilvl w:val="0"/>
          <w:numId w:val="1077"/>
        </w:numPr>
      </w:pPr>
      <w:r>
        <w:rPr>
          <w:b/>
          <w:bCs/>
        </w:rPr>
        <w:t xml:space="preserve">Deployment previews</w:t>
      </w:r>
      <w:r>
        <w:t xml:space="preserve">: Share links to preview deployments (e.g., documentation sites, app previews)</w:t>
      </w:r>
    </w:p>
    <w:p>
      <w:pPr>
        <w:pStyle w:val="Compact"/>
        <w:numPr>
          <w:ilvl w:val="0"/>
          <w:numId w:val="1077"/>
        </w:numPr>
      </w:pPr>
      <w:r>
        <w:rPr>
          <w:b/>
          <w:bCs/>
        </w:rPr>
        <w:t xml:space="preserve">Bot feedback</w:t>
      </w:r>
      <w:r>
        <w:t xml:space="preserve">: Provide automated feedback without cluttering the PR conversation</w:t>
      </w:r>
    </w:p>
    <w:bookmarkEnd w:id="245"/>
    <w:bookmarkStart w:id="249" w:name="comparison-of-popular-actions"/>
    <w:p>
      <w:pPr>
        <w:pStyle w:val="Heading4"/>
      </w:pPr>
      <w:ins w:id="699" w:author="PR Preview" w:date="2024-01-01T00:00:00Z">
        <w:r>
          <w:t xml:space="preserve">7.6.0.2 Comparison of Popular Actions</w:t>
        </w:r>
      </w:ins>
    </w:p>
    <w:p>
      <w:pPr>
        <w:pStyle w:val="FirstParagraph"/>
      </w:pPr>
      <w:hyperlink r:id="rId24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78"/>
        </w:numPr>
      </w:pPr>
      <w:r>
        <w:rPr>
          <w:b/>
          <w:bCs/>
        </w:rPr>
        <w:t xml:space="preserve">Sticky comments</w:t>
      </w:r>
      <w:r>
        <w:t xml:space="preserve">: Creates or updates a comment identified by a unique header</w:t>
      </w:r>
    </w:p>
    <w:p>
      <w:pPr>
        <w:pStyle w:val="Compact"/>
        <w:numPr>
          <w:ilvl w:val="0"/>
          <w:numId w:val="1078"/>
        </w:numPr>
      </w:pPr>
      <w:r>
        <w:rPr>
          <w:b/>
          <w:bCs/>
        </w:rPr>
        <w:t xml:space="preserve">Multiple independent comments</w:t>
      </w:r>
      <w:r>
        <w:t xml:space="preserve">: Different workflows can maintain separate sticky comments using different headers</w:t>
      </w:r>
    </w:p>
    <w:p>
      <w:pPr>
        <w:pStyle w:val="Compact"/>
        <w:numPr>
          <w:ilvl w:val="0"/>
          <w:numId w:val="1078"/>
        </w:numPr>
      </w:pPr>
      <w:r>
        <w:rPr>
          <w:b/>
          <w:bCs/>
        </w:rPr>
        <w:t xml:space="preserve">Flexible update modes</w:t>
      </w:r>
      <w:r>
        <w:t xml:space="preserve">: Replace, append, recreate, delete, or hide comments</w:t>
      </w:r>
    </w:p>
    <w:p>
      <w:pPr>
        <w:pStyle w:val="Compact"/>
        <w:numPr>
          <w:ilvl w:val="0"/>
          <w:numId w:val="1078"/>
        </w:numPr>
      </w:pPr>
      <w:r>
        <w:rPr>
          <w:b/>
          <w:bCs/>
        </w:rPr>
        <w:t xml:space="preserve">File-based messages</w:t>
      </w:r>
      <w:r>
        <w:t xml:space="preserve">: Load comment content from files for complex templates</w:t>
      </w:r>
    </w:p>
    <w:p>
      <w:pPr>
        <w:pStyle w:val="Compact"/>
        <w:numPr>
          <w:ilvl w:val="0"/>
          <w:numId w:val="107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4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79"/>
        </w:numPr>
      </w:pPr>
      <w:r>
        <w:rPr>
          <w:b/>
          <w:bCs/>
        </w:rPr>
        <w:t xml:space="preserve">Progress tracking</w:t>
      </w:r>
      <w:r>
        <w:t xml:space="preserve">: Update comments as workflow steps complete or fail</w:t>
      </w:r>
    </w:p>
    <w:p>
      <w:pPr>
        <w:pStyle w:val="Compact"/>
        <w:numPr>
          <w:ilvl w:val="0"/>
          <w:numId w:val="1079"/>
        </w:numPr>
      </w:pPr>
      <w:r>
        <w:rPr>
          <w:b/>
          <w:bCs/>
        </w:rPr>
        <w:t xml:space="preserve">Identifier-based updates</w:t>
      </w:r>
      <w:r>
        <w:t xml:space="preserve">: Uses a hidden identifier to find and update the correct comment</w:t>
      </w:r>
    </w:p>
    <w:p>
      <w:pPr>
        <w:pStyle w:val="Compact"/>
        <w:numPr>
          <w:ilvl w:val="0"/>
          <w:numId w:val="1079"/>
        </w:numPr>
      </w:pPr>
      <w:r>
        <w:rPr>
          <w:b/>
          <w:bCs/>
        </w:rPr>
        <w:t xml:space="preserve">Multiple update modes</w:t>
      </w:r>
      <w:r>
        <w:t xml:space="preserve">: Append to existing comments, recreate, or delete</w:t>
      </w:r>
    </w:p>
    <w:p>
      <w:pPr>
        <w:pStyle w:val="Compact"/>
        <w:numPr>
          <w:ilvl w:val="0"/>
          <w:numId w:val="1079"/>
        </w:numPr>
      </w:pPr>
      <w:r>
        <w:rPr>
          <w:b/>
          <w:bCs/>
        </w:rPr>
        <w:t xml:space="preserve">Flexible targets</w:t>
      </w:r>
      <w:r>
        <w:t xml:space="preserve">: Comment on PRs, issues, or specific commits</w:t>
      </w:r>
    </w:p>
    <w:p>
      <w:pPr>
        <w:pStyle w:val="Compact"/>
        <w:numPr>
          <w:ilvl w:val="0"/>
          <w:numId w:val="107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4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80"/>
        </w:numPr>
      </w:pPr>
      <w:r>
        <w:rPr>
          <w:b/>
          <w:bCs/>
        </w:rPr>
        <w:t xml:space="preserve">Simple comment creation</w:t>
      </w:r>
      <w:r>
        <w:t xml:space="preserve">: Easy to post one-time or updated comments</w:t>
      </w:r>
    </w:p>
    <w:p>
      <w:pPr>
        <w:pStyle w:val="Compact"/>
        <w:numPr>
          <w:ilvl w:val="0"/>
          <w:numId w:val="1080"/>
        </w:numPr>
      </w:pPr>
      <w:r>
        <w:rPr>
          <w:b/>
          <w:bCs/>
        </w:rPr>
        <w:t xml:space="preserve">Comment updates</w:t>
      </w:r>
      <w:r>
        <w:t xml:space="preserve">: Find and update existing comments by ID or content</w:t>
      </w:r>
    </w:p>
    <w:p>
      <w:pPr>
        <w:pStyle w:val="Compact"/>
        <w:numPr>
          <w:ilvl w:val="0"/>
          <w:numId w:val="1080"/>
        </w:numPr>
      </w:pPr>
      <w:r>
        <w:rPr>
          <w:b/>
          <w:bCs/>
        </w:rPr>
        <w:t xml:space="preserve">Reactions</w:t>
      </w:r>
      <w:r>
        <w:t xml:space="preserve">: Add emoji reactions to comments</w:t>
      </w:r>
    </w:p>
    <w:p>
      <w:pPr>
        <w:pStyle w:val="Compact"/>
        <w:numPr>
          <w:ilvl w:val="0"/>
          <w:numId w:val="1080"/>
        </w:numPr>
      </w:pPr>
      <w:r>
        <w:rPr>
          <w:b/>
          <w:bCs/>
        </w:rPr>
        <w:t xml:space="preserve">Comment deletion</w:t>
      </w:r>
      <w:r>
        <w:t xml:space="preserve">: Remove comments when no longer needed</w:t>
      </w:r>
    </w:p>
    <w:p>
      <w:pPr>
        <w:pStyle w:val="Compact"/>
        <w:numPr>
          <w:ilvl w:val="0"/>
          <w:numId w:val="108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49"/>
    <w:bookmarkStart w:id="250" w:name="tbl-pr-comment-features"/>
    <w:p>
      <w:pPr>
        <w:pStyle w:val="Heading4"/>
      </w:pPr>
      <w:ins w:id="733" w:author="PR Preview" w:date="2024-01-01T00:00:00Z">
        <w:r>
          <w:t xml:space="preserve">7.6.0.3 Feature Comparison</w:t>
        </w:r>
      </w:ins>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50"/>
    <w:bookmarkStart w:id="251" w:name="choosing-the-right-action"/>
    <w:p>
      <w:pPr>
        <w:pStyle w:val="Heading4"/>
      </w:pPr>
      <w:ins w:id="735" w:author="PR Preview" w:date="2024-01-01T00:00:00Z">
        <w:r>
          <w:t xml:space="preserve">7.6.0.4 Choosing the Right Action</w:t>
        </w:r>
      </w:ins>
    </w:p>
    <w:p>
      <w:pPr>
        <w:pStyle w:val="FirstParagraph"/>
      </w:pPr>
      <w:r>
        <w:rPr>
          <w:b/>
          <w:bCs/>
        </w:rPr>
        <w:t xml:space="preserve">Use marocchino/sticky-pull-request-comment when:</w:t>
      </w:r>
    </w:p>
    <w:p>
      <w:pPr>
        <w:pStyle w:val="Compact"/>
        <w:numPr>
          <w:ilvl w:val="0"/>
          <w:numId w:val="1081"/>
        </w:numPr>
      </w:pPr>
      <w:r>
        <w:t xml:space="preserve">You need to maintain multiple independent status comments (test results, coverage, deployment, etc.)</w:t>
      </w:r>
    </w:p>
    <w:p>
      <w:pPr>
        <w:pStyle w:val="Compact"/>
        <w:numPr>
          <w:ilvl w:val="0"/>
          <w:numId w:val="1081"/>
        </w:numPr>
      </w:pPr>
      <w:r>
        <w:t xml:space="preserve">You want to prevent comment spam by updating the same comment</w:t>
      </w:r>
    </w:p>
    <w:p>
      <w:pPr>
        <w:pStyle w:val="Compact"/>
        <w:numPr>
          <w:ilvl w:val="0"/>
          <w:numId w:val="1081"/>
        </w:numPr>
      </w:pPr>
      <w:r>
        <w:t xml:space="preserve">You need advanced features like hiding outdated comments or file-based templates</w:t>
      </w:r>
    </w:p>
    <w:p>
      <w:pPr>
        <w:pStyle w:val="Compact"/>
        <w:numPr>
          <w:ilvl w:val="0"/>
          <w:numId w:val="10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82"/>
        </w:numPr>
      </w:pPr>
      <w:r>
        <w:t xml:space="preserve">You have long-running workflows with multiple stages</w:t>
      </w:r>
    </w:p>
    <w:p>
      <w:pPr>
        <w:pStyle w:val="Compact"/>
        <w:numPr>
          <w:ilvl w:val="0"/>
          <w:numId w:val="1082"/>
        </w:numPr>
      </w:pPr>
      <w:r>
        <w:t xml:space="preserve">You want to provide progressive feedback as each stage completes</w:t>
      </w:r>
    </w:p>
    <w:p>
      <w:pPr>
        <w:pStyle w:val="Compact"/>
        <w:numPr>
          <w:ilvl w:val="0"/>
          <w:numId w:val="1082"/>
        </w:numPr>
      </w:pPr>
      <w:r>
        <w:t xml:space="preserve">You need the workflow to fail and report the failure in the comment</w:t>
      </w:r>
    </w:p>
    <w:p>
      <w:pPr>
        <w:pStyle w:val="Compact"/>
        <w:numPr>
          <w:ilvl w:val="0"/>
          <w:numId w:val="10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83"/>
        </w:numPr>
      </w:pPr>
      <w:r>
        <w:t xml:space="preserve">You need simple comment posting without complex update logic</w:t>
      </w:r>
    </w:p>
    <w:p>
      <w:pPr>
        <w:pStyle w:val="Compact"/>
        <w:numPr>
          <w:ilvl w:val="0"/>
          <w:numId w:val="1083"/>
        </w:numPr>
      </w:pPr>
      <w:r>
        <w:t xml:space="preserve">You want to add emoji reactions to comments</w:t>
      </w:r>
    </w:p>
    <w:p>
      <w:pPr>
        <w:pStyle w:val="Compact"/>
        <w:numPr>
          <w:ilvl w:val="0"/>
          <w:numId w:val="1083"/>
        </w:numPr>
      </w:pPr>
      <w:r>
        <w:t xml:space="preserve">You’re comfortable with the action’s simpler update mechanism</w:t>
      </w:r>
    </w:p>
    <w:p>
      <w:pPr>
        <w:pStyle w:val="Compact"/>
        <w:numPr>
          <w:ilvl w:val="0"/>
          <w:numId w:val="1083"/>
        </w:numPr>
      </w:pPr>
      <w:r>
        <w:t xml:space="preserve">Your use case doesn’t require the advanced features of the other options</w:t>
      </w:r>
    </w:p>
    <w:bookmarkEnd w:id="251"/>
    <w:bookmarkStart w:id="254" w:name="security-considerations"/>
    <w:p>
      <w:pPr>
        <w:pStyle w:val="Heading4"/>
      </w:pPr>
      <w:ins w:id="751" w:author="PR Preview" w:date="2024-01-01T00:00:00Z">
        <w:r>
          <w:t xml:space="preserve">7.6.0.5 Security Considerations</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warning.png" id="253"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54"/>
    <w:bookmarkEnd w:id="255"/>
    <w:bookmarkStart w:id="259" w:name="additional-resources"/>
    <w:p>
      <w:pPr>
        <w:pStyle w:val="Heading2"/>
      </w:pPr>
      <w:ins w:id="752" w:author="PR Preview" w:date="2024-01-01T00:00:00Z">
        <w:r>
          <w:t xml:space="preserve">7.7 Additional Resources</w:t>
        </w:r>
      </w:ins>
    </w:p>
    <w:p>
      <w:pPr>
        <w:pStyle w:val="Compact"/>
        <w:numPr>
          <w:ilvl w:val="0"/>
          <w:numId w:val="1084"/>
        </w:numPr>
      </w:pPr>
      <w:hyperlink r:id="rId232">
        <w:r>
          <w:rPr>
            <w:rStyle w:val="Hyperlink"/>
          </w:rPr>
          <w:t xml:space="preserve">GitHub Actions features overview</w:t>
        </w:r>
      </w:hyperlink>
    </w:p>
    <w:p>
      <w:pPr>
        <w:pStyle w:val="Compact"/>
        <w:numPr>
          <w:ilvl w:val="0"/>
          <w:numId w:val="1084"/>
        </w:numPr>
      </w:pPr>
      <w:hyperlink r:id="rId234">
        <w:r>
          <w:rPr>
            <w:rStyle w:val="Hyperlink"/>
          </w:rPr>
          <w:t xml:space="preserve">r-lib/actions repository</w:t>
        </w:r>
      </w:hyperlink>
      <w:r>
        <w:t xml:space="preserve"> </w:t>
      </w:r>
      <w:r>
        <w:t xml:space="preserve">- R-specific actions and example workflows</w:t>
      </w:r>
    </w:p>
    <w:p>
      <w:pPr>
        <w:pStyle w:val="Compact"/>
        <w:numPr>
          <w:ilvl w:val="0"/>
          <w:numId w:val="1084"/>
        </w:numPr>
      </w:pPr>
      <w:hyperlink r:id="rId256">
        <w:r>
          <w:rPr>
            <w:rStyle w:val="Hyperlink"/>
          </w:rPr>
          <w:t xml:space="preserve">R Packages book: Continuous Integration</w:t>
        </w:r>
      </w:hyperlink>
    </w:p>
    <w:p>
      <w:pPr>
        <w:pStyle w:val="Compact"/>
        <w:numPr>
          <w:ilvl w:val="0"/>
          <w:numId w:val="1084"/>
        </w:numPr>
      </w:pPr>
      <w:hyperlink r:id="rId257">
        <w:r>
          <w:rPr>
            <w:rStyle w:val="Hyperlink"/>
          </w:rPr>
          <w:t xml:space="preserve">GitHub Actions documentation</w:t>
        </w:r>
      </w:hyperlink>
    </w:p>
    <w:p>
      <w:pPr>
        <w:pStyle w:val="Compact"/>
        <w:numPr>
          <w:ilvl w:val="0"/>
          <w:numId w:val="1084"/>
        </w:numPr>
      </w:pPr>
      <w:hyperlink r:id="rId258">
        <w:r>
          <w:rPr>
            <w:rStyle w:val="Hyperlink"/>
          </w:rPr>
          <w:t xml:space="preserve">Where to find help with r-lib/actions</w:t>
        </w:r>
      </w:hyperlink>
    </w:p>
    <w:p>
      <w:ins w:id="758" w:author="PR Preview" w:date="2024-01-01T00:00:00Z">
        <w:r>
          <w:br w:type="page"/>
        </w:r>
      </w:ins>
    </w:p>
    <w:bookmarkEnd w:id="259"/>
    <w:bookmarkEnd w:id="260"/>
    <w:bookmarkStart w:id="309" w:name="sec-r-code-style"/>
    <w:p>
      <w:pPr>
        <w:pStyle w:val="Heading1"/>
      </w:pPr>
      <w:ins w:id="759" w:author="PR Preview" w:date="2024-01-01T00:00:00Z">
        <w:r>
          <w:t xml:space="preserve">8. R Code Style</w:t>
        </w:r>
      </w:ins>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2" w:name="general-principles"/>
    <w:p>
      <w:pPr>
        <w:pStyle w:val="Heading2"/>
      </w:pPr>
      <w:ins w:id="762" w:author="PR Preview" w:date="2024-01-01T00:00:00Z">
        <w:r>
          <w:t xml:space="preserve">8.1 General Principles</w:t>
        </w:r>
      </w:ins>
    </w:p>
    <w:p>
      <w:pPr>
        <w:pStyle w:val="Compact"/>
        <w:numPr>
          <w:ilvl w:val="0"/>
          <w:numId w:val="1085"/>
        </w:numPr>
      </w:pPr>
      <w:r>
        <w:rPr>
          <w:b/>
          <w:bCs/>
        </w:rPr>
        <w:t xml:space="preserve">Follow tidyverse style guide</w:t>
      </w:r>
      <w:r>
        <w:t xml:space="preserve">: https://style.tidyverse.org</w:t>
      </w:r>
    </w:p>
    <w:p>
      <w:pPr>
        <w:pStyle w:val="Compact"/>
        <w:numPr>
          <w:ilvl w:val="0"/>
          <w:numId w:val="108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5"/>
        </w:numPr>
      </w:pPr>
      <w:r>
        <w:rPr>
          <w:b/>
          <w:bCs/>
        </w:rPr>
        <w:t xml:space="preserve">Write tidy code</w:t>
      </w:r>
      <w:r>
        <w:t xml:space="preserve">: Keep code clean, readable, and well-organized</w:t>
      </w:r>
    </w:p>
    <w:p>
      <w:pPr>
        <w:pStyle w:val="Compact"/>
        <w:numPr>
          <w:ilvl w:val="0"/>
          <w:numId w:val="108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62"/>
    <w:bookmarkStart w:id="263" w:name="sec-function-docs"/>
    <w:p>
      <w:pPr>
        <w:pStyle w:val="Heading2"/>
      </w:pPr>
      <w:ins w:id="768" w:author="PR Preview" w:date="2024-01-01T00:00:00Z">
        <w:r>
          <w:t xml:space="preserve">8.2 Function Structure and Documentation</w:t>
        </w:r>
      </w:ins>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ins w:id="771" w:author="PR Preview" w:date="2024-01-01T00:00:00Z">
        <w:r>
          <w:rPr>
            <w:i/>
            <w:iCs/>
          </w:rPr>
          <w:t xml:space="preserve">See also</w:t>
        </w:r>
      </w:ins>
      <w:ins w:id="771" w:author="PR Preview" w:date="2024-01-01T00:00:00Z">
        <w:r>
          <w:rPr>
            <w:i/>
            <w:iCs/>
          </w:rPr>
          <w:t xml:space="preserve"> </w:t>
        </w:r>
      </w:ins>
      <w:hyperlink w:anchor="sec-documenting-code">
        <w:r>
          <w:rPr>
            <w:rStyle w:val="Hyperlink"/>
            <w:i/>
            <w:iCs/>
          </w:rPr>
          <w:t xml:space="preserve">Section 6.9</w:t>
        </w:r>
      </w:hyperlink>
      <w:ins w:id="771" w:author="PR Preview" w:date="2024-01-01T00:00:00Z">
        <w:r>
          <w:rPr>
            <w:i/>
            <w:iCs/>
          </w:rPr>
          <w:t xml:space="preserve"> </w:t>
        </w:r>
      </w:ins>
      <w:ins w:id="771" w:author="PR Preview" w:date="2024-01-01T00:00:00Z">
        <w:r>
          <w:rPr>
            <w:i/>
            <w:iCs/>
          </w:rPr>
          <w:t xml:space="preserve">for general code documentation practices.</w:t>
        </w:r>
      </w:ins>
    </w:p>
    <w:bookmarkEnd w:id="263"/>
    <w:bookmarkStart w:id="267" w:name="comments"/>
    <w:p>
      <w:pPr>
        <w:pStyle w:val="Heading2"/>
      </w:pPr>
      <w:ins w:id="772" w:author="PR Preview" w:date="2024-01-01T00:00:00Z">
        <w:r>
          <w:t xml:space="preserve">8.3 Comments</w:t>
        </w:r>
      </w:ins>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6"/>
        </w:numPr>
      </w:pPr>
      <w:r>
        <w:t xml:space="preserve">source your config =&gt;</w:t>
      </w:r>
    </w:p>
    <w:p>
      <w:pPr>
        <w:pStyle w:val="Compact"/>
        <w:numPr>
          <w:ilvl w:val="0"/>
          <w:numId w:val="1086"/>
        </w:numPr>
      </w:pPr>
      <w:r>
        <w:t xml:space="preserve">load all your data =&gt;</w:t>
      </w:r>
    </w:p>
    <w:p>
      <w:pPr>
        <w:pStyle w:val="Compact"/>
        <w:numPr>
          <w:ilvl w:val="0"/>
          <w:numId w:val="108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7"/>
    <w:bookmarkStart w:id="268" w:name="line-breaks-and-formatting"/>
    <w:p>
      <w:pPr>
        <w:pStyle w:val="Heading2"/>
      </w:pPr>
      <w:ins w:id="787" w:author="PR Preview" w:date="2024-01-01T00:00:00Z">
        <w:r>
          <w:t xml:space="preserve">8.4 Line Breaks and Formatting</w:t>
        </w:r>
      </w:ins>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8"/>
    <w:bookmarkStart w:id="270" w:name="markdown-and-quarto-formatting"/>
    <w:p>
      <w:pPr>
        <w:pStyle w:val="Heading2"/>
      </w:pPr>
      <w:ins w:id="803" w:author="PR Preview" w:date="2024-01-01T00:00:00Z">
        <w:r>
          <w:t xml:space="preserve">8.5 Markdown and Quarto Formatting</w:t>
        </w:r>
      </w:ins>
    </w:p>
    <w:bookmarkStart w:id="269" w:name="writing-about-code-in-quarto-documents"/>
    <w:p>
      <w:pPr>
        <w:pStyle w:val="Heading3"/>
      </w:pPr>
      <w:ins w:id="804" w:author="PR Preview" w:date="2024-01-01T00:00:00Z">
        <w:r>
          <w:t xml:space="preserve">8.5.1 Writing about code in Quarto documents</w:t>
        </w:r>
      </w:ins>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6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69"/>
    <w:bookmarkEnd w:id="270"/>
    <w:bookmarkStart w:id="271" w:name="messaging-and-user-communication"/>
    <w:p>
      <w:pPr>
        <w:pStyle w:val="Heading2"/>
      </w:pPr>
      <w:ins w:id="807" w:author="PR Preview" w:date="2024-01-01T00:00:00Z">
        <w:r>
          <w:t xml:space="preserve">8.6 Messaging and User Communication</w:t>
        </w:r>
      </w:ins>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1"/>
    <w:bookmarkStart w:id="272" w:name="package-code-practices"/>
    <w:p>
      <w:pPr>
        <w:pStyle w:val="Heading2"/>
      </w:pPr>
      <w:ins w:id="810" w:author="PR Preview" w:date="2024-01-01T00:00:00Z">
        <w:r>
          <w:t xml:space="preserve">8.7 Package Code Practices</w:t>
        </w:r>
      </w:ins>
    </w:p>
    <w:p>
      <w:pPr>
        <w:pStyle w:val="Compact"/>
        <w:numPr>
          <w:ilvl w:val="0"/>
          <w:numId w:val="108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8"/>
        </w:numPr>
      </w:pPr>
      <w:r>
        <w:rPr>
          <w:b/>
          <w:bCs/>
        </w:rPr>
        <w:t xml:space="preserve">Avoid code duplication</w:t>
      </w:r>
      <w:r>
        <w:t xml:space="preserve">: Extract repeated logic into helper functions</w:t>
      </w:r>
    </w:p>
    <w:bookmarkEnd w:id="272"/>
    <w:bookmarkStart w:id="273" w:name="sec-tidyverse-replacements"/>
    <w:p>
      <w:pPr>
        <w:pStyle w:val="Heading2"/>
      </w:pPr>
      <w:ins w:id="814" w:author="PR Preview" w:date="2024-01-01T00:00:00Z">
        <w:r>
          <w:t xml:space="preserve">8.8 Tidyverse Replacements</w:t>
        </w:r>
      </w:ins>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ins w:id="817" w:author="PR Preview" w:date="2024-01-01T00:00:00Z">
        <w:r>
          <w:t xml:space="preserve">See also</w:t>
        </w:r>
      </w:ins>
      <w:ins w:id="817" w:author="PR Preview" w:date="2024-01-01T00:00:00Z">
        <w:r>
          <w:t xml:space="preserve"> </w:t>
        </w:r>
      </w:ins>
      <w:hyperlink w:anchor="sec-tidyverse">
        <w:r>
          <w:rPr>
            <w:rStyle w:val="Hyperlink"/>
          </w:rPr>
          <w:t xml:space="preserve">Section 6.15</w:t>
        </w:r>
      </w:hyperlink>
      <w:ins w:id="817" w:author="PR Preview" w:date="2024-01-01T00:00:00Z">
        <w:r>
          <w:t xml:space="preserve">.</w:t>
        </w:r>
      </w:ins>
    </w:p>
    <w:bookmarkEnd w:id="273"/>
    <w:bookmarkStart w:id="274" w:name="sec-here-package-style"/>
    <w:p>
      <w:pPr>
        <w:pStyle w:val="Heading2"/>
      </w:pPr>
      <w:ins w:id="818" w:author="PR Preview" w:date="2024-01-01T00:00:00Z">
        <w:r>
          <w:t xml:space="preserve">8.9 The here Package</w:t>
        </w:r>
      </w:ins>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1">
        <w:r>
          <w:rPr>
            <w:rStyle w:val="Hyperlink"/>
          </w:rPr>
          <w:t xml:space="preserve">here package vignette</w:t>
        </w:r>
      </w:hyperlink>
      <w:r>
        <w:t xml:space="preserve">.</w:t>
      </w:r>
    </w:p>
    <w:p>
      <w:pPr>
        <w:pStyle w:val="BodyText"/>
      </w:pPr>
      <w:ins w:id="823" w:author="PR Preview" w:date="2024-01-01T00:00:00Z">
        <w:r>
          <w:rPr>
            <w:i/>
            <w:iCs/>
          </w:rPr>
          <w:t xml:space="preserve">See also</w:t>
        </w:r>
      </w:ins>
      <w:ins w:id="823" w:author="PR Preview" w:date="2024-01-01T00:00:00Z">
        <w:r>
          <w:rPr>
            <w:i/>
            <w:iCs/>
          </w:rPr>
          <w:t xml:space="preserve"> </w:t>
        </w:r>
      </w:ins>
      <w:hyperlink w:anchor="sec-here-package-practices">
        <w:r>
          <w:rPr>
            <w:rStyle w:val="Hyperlink"/>
            <w:i/>
            <w:iCs/>
          </w:rPr>
          <w:t xml:space="preserve">Section 6.12</w:t>
        </w:r>
      </w:hyperlink>
      <w:ins w:id="823" w:author="PR Preview" w:date="2024-01-01T00:00:00Z">
        <w:r>
          <w:rPr>
            <w:i/>
            <w:iCs/>
          </w:rPr>
          <w:t xml:space="preserve"> </w:t>
        </w:r>
      </w:ins>
      <w:ins w:id="823" w:author="PR Preview" w:date="2024-01-01T00:00:00Z">
        <w:r>
          <w:rPr>
            <w:i/>
            <w:iCs/>
          </w:rPr>
          <w:t xml:space="preserve">for detailed explanation of the here package.</w:t>
        </w:r>
      </w:ins>
    </w:p>
    <w:bookmarkEnd w:id="274"/>
    <w:bookmarkStart w:id="279" w:name="sec-object-naming"/>
    <w:p>
      <w:pPr>
        <w:pStyle w:val="Heading2"/>
      </w:pPr>
      <w:ins w:id="824" w:author="PR Preview" w:date="2024-01-01T00:00:00Z">
        <w:r>
          <w:t xml:space="preserve">8.10 Object Naming</w:t>
        </w:r>
      </w:ins>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opt/quarto/share/formats/docx/note.png" id="27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note.png" id="27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4">
        <w:r>
          <w:rPr>
            <w:rStyle w:val="Hyperlink"/>
          </w:rPr>
          <w:t xml:space="preserve">Be Expressive: How to Give Your Variables Better Names</w:t>
        </w:r>
      </w:hyperlink>
    </w:p>
    <w:bookmarkEnd w:id="279"/>
    <w:bookmarkStart w:id="307" w:name="sec-style-auto-style"/>
    <w:p>
      <w:pPr>
        <w:pStyle w:val="Heading2"/>
      </w:pPr>
      <w:ins w:id="839" w:author="PR Preview" w:date="2024-01-01T00:00:00Z">
        <w:r>
          <w:t xml:space="preserve">8.11 Automated Tools for Style and Project Workflow</w:t>
        </w:r>
      </w:ins>
    </w:p>
    <w:bookmarkStart w:id="306" w:name="styling"/>
    <w:p>
      <w:pPr>
        <w:pStyle w:val="Heading3"/>
      </w:pPr>
      <w:ins w:id="840" w:author="PR Preview" w:date="2024-01-01T00:00:00Z">
        <w:r>
          <w:t xml:space="preserve">8.11.1 Styling</w:t>
        </w:r>
      </w:ins>
    </w:p>
    <w:bookmarkStart w:id="281" w:name="rstudio-shortcuts"/>
    <w:p>
      <w:pPr>
        <w:pStyle w:val="Heading4"/>
      </w:pPr>
      <w:ins w:id="841" w:author="PR Preview" w:date="2024-01-01T00:00:00Z">
        <w:r>
          <w:t xml:space="preserve">8.11.1.1 RStudio shortcuts</w:t>
        </w:r>
      </w:ins>
    </w:p>
    <w:p>
      <w:pPr>
        <w:numPr>
          <w:ilvl w:val="0"/>
          <w:numId w:val="108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9"/>
        </w:numPr>
      </w:pPr>
      <w:r>
        <w:rPr>
          <w:b/>
          <w:bCs/>
        </w:rPr>
        <w:t xml:space="preserve">Assignment Aligner</w:t>
      </w:r>
      <w:r>
        <w:t xml:space="preserve"> </w:t>
      </w:r>
      <w:r>
        <w:t xml:space="preserve">- A</w:t>
      </w:r>
      <w:r>
        <w:t xml:space="preserve"> </w:t>
      </w:r>
      <w:hyperlink r:id="rId2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1"/>
    <w:bookmarkStart w:id="293" w:name="styler"/>
    <w:p>
      <w:pPr>
        <w:pStyle w:val="Heading4"/>
      </w:pPr>
      <w:ins w:id="846" w:author="PR Preview" w:date="2024-01-01T00:00:00Z">
        <w:r>
          <w:t xml:space="preserve">8.11.1.2</w:t>
        </w:r>
      </w:ins>
      <w:ins w:id="846" w:author="PR Preview" w:date="2024-01-01T00:00:00Z">
        <w:r>
          <w:t xml:space="preserve"> </w:t>
        </w:r>
      </w:ins>
      <w:hyperlink r:id="rId282">
        <w:r>
          <w:rPr>
            <w:rStyle w:val="VerbatimChar"/>
          </w:rPr>
          <w:t xml:space="preserve">{styler}</w:t>
        </w:r>
      </w:hyperlink>
    </w:p>
    <w:p>
      <w:pPr>
        <w:pStyle w:val="FirstParagraph"/>
      </w:pPr>
      <w:hyperlink r:id="rId282">
        <w:r>
          <w:rPr>
            <w:rStyle w:val="VerbatimChar"/>
          </w:rPr>
          <w:t xml:space="preserve">{styler}</w:t>
        </w:r>
      </w:hyperlink>
      <w:r>
        <w:t xml:space="preserve"> </w:t>
      </w:r>
      <w:r>
        <w:t xml:space="preserve">is another</w:t>
      </w:r>
      <w:r>
        <w:t xml:space="preserve"> </w:t>
      </w:r>
      <w:hyperlink r:id="rId2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opt/quarto/share/formats/docx/note.png" id="28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2">
              <w:r>
                <w:rPr>
                  <w:rStyle w:val="VerbatimChar"/>
                </w:rPr>
                <w:t xml:space="preserve">{styler}</w:t>
              </w:r>
            </w:hyperlink>
            <w:r>
              <w:t xml:space="preserve"> </w:t>
            </w:r>
            <w:hyperlink r:id="rId2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tip.png" id="2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3"/>
    <w:bookmarkStart w:id="305" w:name="lintr"/>
    <w:p>
      <w:pPr>
        <w:pStyle w:val="Heading4"/>
      </w:pPr>
      <w:ins w:id="850" w:author="PR Preview" w:date="2024-01-01T00:00:00Z">
        <w:r>
          <w:t xml:space="preserve">8.11.1.3</w:t>
        </w:r>
      </w:ins>
      <w:ins w:id="850" w:author="PR Preview" w:date="2024-01-01T00:00:00Z">
        <w:r>
          <w:t xml:space="preserve"> </w:t>
        </w:r>
      </w:ins>
      <w:hyperlink r:id="rId294">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5">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6">
        <w:r>
          <w:rPr>
            <w:rStyle w:val="Hyperlink"/>
          </w:rPr>
          <w:t xml:space="preserve">in this link</w:t>
        </w:r>
      </w:hyperlink>
      <w:r>
        <w:t xml:space="preserve">,</w:t>
      </w:r>
      <w:r>
        <w:t xml:space="preserve"> </w:t>
      </w:r>
      <w:r>
        <w:t xml:space="preserve">and most guidelines are based on the</w:t>
      </w:r>
      <w:r>
        <w:t xml:space="preserve"> </w:t>
      </w:r>
      <w:hyperlink r:id="rId297">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tip.png" id="304"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0"/>
              </w:numPr>
            </w:pPr>
            <w:r>
              <w:t xml:space="preserve">Unused variables</w:t>
            </w:r>
          </w:p>
          <w:p>
            <w:pPr>
              <w:pStyle w:val="Compact"/>
              <w:numPr>
                <w:ilvl w:val="0"/>
                <w:numId w:val="1090"/>
              </w:numPr>
            </w:pPr>
            <w:r>
              <w:t xml:space="preserve">Improper whitespace</w:t>
            </w:r>
          </w:p>
          <w:p>
            <w:pPr>
              <w:pStyle w:val="Compact"/>
              <w:numPr>
                <w:ilvl w:val="0"/>
                <w:numId w:val="1090"/>
              </w:numPr>
            </w:pPr>
            <w:r>
              <w:t xml:space="preserve">Line length issues</w:t>
            </w:r>
          </w:p>
          <w:p>
            <w:pPr>
              <w:pStyle w:val="Compact"/>
              <w:numPr>
                <w:ilvl w:val="0"/>
                <w:numId w:val="109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5"/>
    <w:bookmarkEnd w:id="306"/>
    <w:bookmarkEnd w:id="307"/>
    <w:bookmarkStart w:id="308" w:name="sec-r-resources-style"/>
    <w:p>
      <w:pPr>
        <w:pStyle w:val="Heading2"/>
      </w:pPr>
      <w:ins w:id="854" w:author="PR Preview" w:date="2024-01-01T00:00:00Z">
        <w:r>
          <w:t xml:space="preserve">8.12 Additional Resources</w:t>
        </w:r>
      </w:ins>
    </w:p>
    <w:p>
      <w:pPr>
        <w:pStyle w:val="Compact"/>
        <w:numPr>
          <w:ilvl w:val="0"/>
          <w:numId w:val="109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8"/>
    <w:bookmarkEnd w:id="309"/>
    <w:bookmarkStart w:id="315" w:name="big-data"/>
    <w:p>
      <w:pPr>
        <w:pStyle w:val="Heading1"/>
      </w:pPr>
      <w:ins w:id="857" w:author="PR Preview" w:date="2024-01-01T00:00:00Z">
        <w:r>
          <w:t xml:space="preserve">9. Big data</w:t>
        </w:r>
      </w:ins>
    </w:p>
    <w:p>
      <w:pPr>
        <w:pStyle w:val="FirstParagraph"/>
      </w:pPr>
      <w:r>
        <w:t xml:space="preserve">Adapted by UCD-SeRG team from</w:t>
      </w:r>
      <w:r>
        <w:t xml:space="preserve"> </w:t>
      </w:r>
      <w:hyperlink r:id="rId310">
        <w:r>
          <w:rPr>
            <w:rStyle w:val="Hyperlink"/>
          </w:rPr>
          <w:t xml:space="preserve">original by Kunal Mishra and Jade Benjamin-Chung</w:t>
        </w:r>
      </w:hyperlink>
    </w:p>
    <w:bookmarkStart w:id="312" w:name="the-data.table-package"/>
    <w:p>
      <w:pPr>
        <w:pStyle w:val="Heading2"/>
      </w:pPr>
      <w:ins w:id="859" w:author="PR Preview" w:date="2024-01-01T00:00:00Z">
        <w:r>
          <w:t xml:space="preserve">9.1 The data.table package</w:t>
        </w:r>
      </w:ins>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2"/>
    <w:bookmarkStart w:id="313" w:name="using-downsampled-data"/>
    <w:p>
      <w:pPr>
        <w:pStyle w:val="Heading2"/>
      </w:pPr>
      <w:ins w:id="863" w:author="PR Preview" w:date="2024-01-01T00:00:00Z">
        <w:r>
          <w:t xml:space="preserve">9.2 Using downsampled data</w:t>
        </w:r>
      </w:ins>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3"/>
    <w:bookmarkStart w:id="314" w:name="optimal-rstudio-set-up"/>
    <w:p>
      <w:pPr>
        <w:pStyle w:val="Heading2"/>
      </w:pPr>
      <w:ins w:id="865" w:author="PR Preview" w:date="2024-01-01T00:00:00Z">
        <w:r>
          <w:t xml:space="preserve">9.3 Optimal RStudio set up</w:t>
        </w:r>
      </w:ins>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2"/>
        </w:numPr>
      </w:pPr>
      <w:r>
        <w:rPr>
          <w:b/>
          <w:bCs/>
        </w:rPr>
        <w:t xml:space="preserve">Uncheck</w:t>
      </w:r>
      <w:r>
        <w:t xml:space="preserve"> </w:t>
      </w:r>
      <w:r>
        <w:t xml:space="preserve">Restore RData into workspace at startup</w:t>
      </w:r>
    </w:p>
    <w:p>
      <w:pPr>
        <w:pStyle w:val="Compact"/>
        <w:numPr>
          <w:ilvl w:val="0"/>
          <w:numId w:val="109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4"/>
    <w:bookmarkEnd w:id="315"/>
    <w:bookmarkStart w:id="326" w:name="data-masking"/>
    <w:p>
      <w:pPr>
        <w:pStyle w:val="Heading1"/>
      </w:pPr>
      <w:ins w:id="874" w:author="PR Preview" w:date="2024-01-01T00:00:00Z">
        <w:r>
          <w:t xml:space="preserve">10. Data masking</w:t>
        </w:r>
      </w:ins>
    </w:p>
    <w:p>
      <w:pPr>
        <w:pStyle w:val="FirstParagraph"/>
      </w:pPr>
      <w:r>
        <w:t xml:space="preserve">Adapted by UCD-SeRG team from</w:t>
      </w:r>
      <w:r>
        <w:t xml:space="preserve"> </w:t>
      </w:r>
      <w:hyperlink r:id="rId316">
        <w:r>
          <w:rPr>
            <w:rStyle w:val="Hyperlink"/>
          </w:rPr>
          <w:t xml:space="preserve">original by Anna Nguyen, Jade Benjamin-Chung, and Gabby Barratt Heitmann</w:t>
        </w:r>
      </w:hyperlink>
    </w:p>
    <w:p>
      <w:pPr>
        <w:pStyle w:val="BodyText"/>
      </w:pPr>
      <w:ins w:id="876" w:author="PR Preview" w:date="2024-01-01T00:00:00Z">
        <w:r>
          <w:t xml:space="preserve">For information about UC Davis computing resources for data-intensive work, see</w:t>
        </w:r>
      </w:ins>
      <w:ins w:id="876" w:author="PR Preview" w:date="2024-01-01T00:00:00Z">
        <w:r>
          <w:t xml:space="preserve"> </w:t>
        </w:r>
      </w:ins>
      <w:hyperlink w:anchor="sec-slurm">
        <w:r>
          <w:rPr>
            <w:rStyle w:val="Hyperlink"/>
          </w:rPr>
          <w:t xml:space="preserve">Chapter 17</w:t>
        </w:r>
      </w:hyperlink>
      <w:ins w:id="876" w:author="PR Preview" w:date="2024-01-01T00:00:00Z">
        <w:r>
          <w:t xml:space="preserve">.</w:t>
        </w:r>
      </w:ins>
    </w:p>
    <w:bookmarkStart w:id="323" w:name="general-overview"/>
    <w:p>
      <w:pPr>
        <w:pStyle w:val="Heading2"/>
      </w:pPr>
      <w:ins w:id="877" w:author="PR Preview" w:date="2024-01-01T00:00:00Z">
        <w:r>
          <w:t xml:space="preserve">10.1 General Overview</w:t>
        </w:r>
      </w:ins>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1" w:name="what-is-data-masking"/>
    <w:p>
      <w:pPr>
        <w:pStyle w:val="Heading3"/>
      </w:pPr>
      <w:ins w:id="879" w:author="PR Preview" w:date="2024-01-01T00:00:00Z">
        <w:r>
          <w:t xml:space="preserve">10.1.1 What is Data Masking?</w:t>
        </w:r>
      </w:ins>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0" w:name="fig-data-masking"/>
          <w:p>
            <w:pPr>
              <w:pStyle w:val="Compact"/>
              <w:jc w:val="center"/>
            </w:pPr>
            <w:r>
              <w:drawing>
                <wp:inline>
                  <wp:extent cx="2667000" cy="1103368"/>
                  <wp:effectExtent b="0" l="0" r="0" t="0"/>
                  <wp:docPr descr="" title="" id="318" name="Picture"/>
                  <a:graphic>
                    <a:graphicData uri="http://schemas.openxmlformats.org/drawingml/2006/picture">
                      <pic:pic>
                        <pic:nvPicPr>
                          <pic:cNvPr descr="assets/images/data-masking.PNG" id="319" name="Picture"/>
                          <pic:cNvPicPr>
                            <a:picLocks noChangeArrowheads="1" noChangeAspect="1"/>
                          </pic:cNvPicPr>
                        </pic:nvPicPr>
                        <pic:blipFill>
                          <a:blip r:embed="rId31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20"/>
        </w:tc>
      </w:tr>
    </w:tbl>
    <w:p>
      <w:pPr>
        <w:pStyle w:val="BodyText"/>
      </w:pPr>
      <w:ins w:id="881" w:author="PR Preview" w:date="2024-01-01T00:00:00Z">
        <w:r>
          <w:t xml:space="preserve">However, this behavior may introduce errors when we attempt to incorporate variables from the global environment within these tidyverse pipelines. In the example shown in</w:t>
        </w:r>
      </w:ins>
      <w:ins w:id="881" w:author="PR Preview" w:date="2024-01-01T00:00:00Z">
        <w:r>
          <w:t xml:space="preserve"> </w:t>
        </w:r>
      </w:ins>
      <w:hyperlink w:anchor="fig-data-masking">
        <w:r>
          <w:rPr>
            <w:rStyle w:val="Hyperlink"/>
          </w:rPr>
          <w:t xml:space="preserve">Figure 10.1</w:t>
        </w:r>
      </w:hyperlink>
      <w:ins w:id="881" w:author="PR Preview" w:date="2024-01-01T00:00:00Z">
        <w:r>
          <w:t xml:space="preserve">,</w:t>
        </w:r>
      </w:ins>
      <w:ins w:id="881" w:author="PR Preview" w:date="2024-01-01T00:00:00Z">
        <w:r>
          <w:t xml:space="preserve"> </w:t>
        </w:r>
      </w:ins>
      <w:ins w:id="881" w:author="PR Preview" w:date="2024-01-01T00:00:00Z">
        <w:r>
          <w:rPr>
            <w:rStyle w:val="VerbatimChar"/>
          </w:rPr>
          <w:t xml:space="preserve">column_name = "X"</w:t>
        </w:r>
      </w:ins>
      <w:ins w:id="881" w:author="PR Preview" w:date="2024-01-01T00:00:00Z">
        <w:r>
          <w:t xml:space="preserve"> </w:t>
        </w:r>
      </w:ins>
      <w:ins w:id="881" w:author="PR Preview" w:date="2024-01-01T00:00:00Z">
        <w:r>
          <w:t xml:space="preserve">followed by</w:t>
        </w:r>
      </w:ins>
      <w:ins w:id="881" w:author="PR Preview" w:date="2024-01-01T00:00:00Z">
        <w:r>
          <w:t xml:space="preserve"> </w:t>
        </w:r>
      </w:ins>
      <w:ins w:id="881" w:author="PR Preview" w:date="2024-01-01T00:00:00Z">
        <w:r>
          <w:rPr>
            <w:rStyle w:val="VerbatimChar"/>
          </w:rPr>
          <w:t xml:space="preserve">df |&gt; mutate(X2 = column_name + 1)</w:t>
        </w:r>
      </w:ins>
      <w:ins w:id="881" w:author="PR Preview" w:date="2024-01-01T00:00:00Z">
        <w:r>
          <w:t xml:space="preserve"> </w:t>
        </w:r>
      </w:ins>
      <w:ins w:id="881" w:author="PR Preview" w:date="2024-01-01T00:00:00Z">
        <w:r>
          <w:t xml:space="preserve">would yield an error, since</w:t>
        </w:r>
      </w:ins>
      <w:ins w:id="881" w:author="PR Preview" w:date="2024-01-01T00:00:00Z">
        <w:r>
          <w:t xml:space="preserve"> </w:t>
        </w:r>
      </w:ins>
      <w:ins w:id="881" w:author="PR Preview" w:date="2024-01-01T00:00:00Z">
        <w:r>
          <w:rPr>
            <w:rStyle w:val="VerbatimChar"/>
          </w:rPr>
          <w:t xml:space="preserve">column_name</w:t>
        </w:r>
      </w:ins>
      <w:ins w:id="881" w:author="PR Preview" w:date="2024-01-01T00:00:00Z">
        <w:r>
          <w:t xml:space="preserve"> </w:t>
        </w:r>
      </w:ins>
      <w:ins w:id="881" w:author="PR Preview" w:date="2024-01-01T00:00:00Z">
        <w:r>
          <w:t xml:space="preserve">is not a column in</w:t>
        </w:r>
      </w:ins>
      <w:ins w:id="881" w:author="PR Preview" w:date="2024-01-01T00:00:00Z">
        <w:r>
          <w:t xml:space="preserve"> </w:t>
        </w:r>
      </w:ins>
      <w:ins w:id="881" w:author="PR Preview" w:date="2024-01-01T00:00:00Z">
        <w:r>
          <w:rPr>
            <w:rStyle w:val="VerbatimChar"/>
          </w:rPr>
          <w:t xml:space="preserve">df</w:t>
        </w:r>
      </w:ins>
      <w:ins w:id="881" w:author="PR Preview" w:date="2024-01-01T00:00:00Z">
        <w:r>
          <w:t xml:space="preserve"> </w:t>
        </w:r>
      </w:ins>
      <w:ins w:id="881" w:author="PR Preview" w:date="2024-01-01T00:00:00Z">
        <w:r>
          <w:t xml:space="preserve">and the variable</w:t>
        </w:r>
      </w:ins>
      <w:ins w:id="881" w:author="PR Preview" w:date="2024-01-01T00:00:00Z">
        <w:r>
          <w:t xml:space="preserve"> </w:t>
        </w:r>
      </w:ins>
      <w:ins w:id="881" w:author="PR Preview" w:date="2024-01-01T00:00:00Z">
        <w:r>
          <w:rPr>
            <w:rStyle w:val="VerbatimChar"/>
          </w:rPr>
          <w:t xml:space="preserve">column_name</w:t>
        </w:r>
      </w:ins>
      <w:ins w:id="881" w:author="PR Preview" w:date="2024-01-01T00:00:00Z">
        <w:r>
          <w:t xml:space="preserve"> </w:t>
        </w:r>
      </w:ins>
      <w:ins w:id="881" w:author="PR Preview" w:date="2024-01-01T00:00:00Z">
        <w:r>
          <w:t xml:space="preserve">is not defined within the environment of</w:t>
        </w:r>
      </w:ins>
      <w:ins w:id="881" w:author="PR Preview" w:date="2024-01-01T00:00:00Z">
        <w:r>
          <w:t xml:space="preserve"> </w:t>
        </w:r>
      </w:ins>
      <w:ins w:id="881" w:author="PR Preview" w:date="2024-01-01T00:00:00Z">
        <w:r>
          <w:rPr>
            <w:rStyle w:val="VerbatimChar"/>
          </w:rPr>
          <w:t xml:space="preserve">df</w:t>
        </w:r>
      </w:ins>
    </w:p>
    <w:bookmarkEnd w:id="321"/>
    <w:bookmarkStart w:id="322" w:name="using-tidy-evaluation-for-data-masking"/>
    <w:p>
      <w:pPr>
        <w:pStyle w:val="Heading3"/>
      </w:pPr>
      <w:ins w:id="882" w:author="PR Preview" w:date="2024-01-01T00:00:00Z">
        <w:r>
          <w:t xml:space="preserve">10.1.2 Using tidy evaluation for data masking</w:t>
        </w:r>
      </w:ins>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2"/>
    <w:bookmarkEnd w:id="323"/>
    <w:bookmarkStart w:id="325" w:name="technical-overview"/>
    <w:p>
      <w:pPr>
        <w:pStyle w:val="Heading2"/>
      </w:pPr>
      <w:ins w:id="891" w:author="PR Preview" w:date="2024-01-01T00:00:00Z">
        <w:r>
          <w:t xml:space="preserve">10.2 Technical Overview</w:t>
        </w:r>
      </w:ins>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4" w:name="example"/>
    <w:p>
      <w:pPr>
        <w:pStyle w:val="Heading3"/>
      </w:pPr>
      <w:ins w:id="896" w:author="PR Preview" w:date="2024-01-01T00:00:00Z">
        <w:r>
          <w:t xml:space="preserve">10.2.1 Example</w:t>
        </w:r>
      </w:ins>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4"/>
    <w:bookmarkEnd w:id="325"/>
    <w:bookmarkEnd w:id="326"/>
    <w:bookmarkStart w:id="375" w:name="sec-quarto"/>
    <w:p>
      <w:pPr>
        <w:pStyle w:val="Heading1"/>
      </w:pPr>
      <w:ins w:id="911" w:author="PR Preview" w:date="2024-01-01T00:00:00Z">
        <w:r>
          <w:t xml:space="preserve">11. Quarto</w:t>
        </w:r>
      </w:ins>
    </w:p>
    <w:bookmarkStart w:id="334" w:name="introduction"/>
    <w:p>
      <w:pPr>
        <w:pStyle w:val="Heading2"/>
      </w:pPr>
      <w:ins w:id="912" w:author="PR Preview" w:date="2024-01-01T00:00:00Z">
        <w:r>
          <w:t xml:space="preserve">11.1 Introduction</w:t>
        </w:r>
      </w:ins>
    </w:p>
    <w:p>
      <w:pPr>
        <w:pStyle w:val="FirstParagraph"/>
      </w:pPr>
      <w:hyperlink r:id="rId32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8" w:name="key-features"/>
    <w:p>
      <w:pPr>
        <w:pStyle w:val="Heading3"/>
      </w:pPr>
      <w:ins w:id="918" w:author="PR Preview" w:date="2024-01-01T00:00:00Z">
        <w:r>
          <w:t xml:space="preserve">11.1.1 Key Features</w:t>
        </w:r>
      </w:ins>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8"/>
    <w:bookmarkStart w:id="329" w:name="why-quarto"/>
    <w:p>
      <w:pPr>
        <w:pStyle w:val="Heading3"/>
      </w:pPr>
      <w:ins w:id="925" w:author="PR Preview" w:date="2024-01-01T00:00:00Z">
        <w:r>
          <w:t xml:space="preserve">11.1.2 Why Quarto?</w:t>
        </w:r>
      </w:ins>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29"/>
    <w:bookmarkStart w:id="333" w:name="getting-started"/>
    <w:p>
      <w:pPr>
        <w:pStyle w:val="Heading3"/>
      </w:pPr>
      <w:ins w:id="927" w:author="PR Preview" w:date="2024-01-01T00:00:00Z">
        <w:r>
          <w:t xml:space="preserve">11.1.3 Getting Started</w:t>
        </w:r>
      </w:ins>
    </w:p>
    <w:p>
      <w:pPr>
        <w:pStyle w:val="FirstParagraph"/>
      </w:pPr>
      <w:r>
        <w:t xml:space="preserve">To get started with Quarto:</w:t>
      </w:r>
    </w:p>
    <w:p>
      <w:pPr>
        <w:numPr>
          <w:ilvl w:val="0"/>
          <w:numId w:val="109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0">
        <w:r>
          <w:rPr>
            <w:rStyle w:val="Hyperlink"/>
          </w:rPr>
          <w:t xml:space="preserve">https://quarto.org/docs/get-started/</w:t>
        </w:r>
      </w:hyperlink>
    </w:p>
    <w:p>
      <w:pPr>
        <w:numPr>
          <w:ilvl w:val="0"/>
          <w:numId w:val="1095"/>
        </w:numPr>
      </w:pPr>
      <w:r>
        <w:rPr>
          <w:b/>
          <w:bCs/>
        </w:rPr>
        <w:t xml:space="preserve">Documentation:</w:t>
      </w:r>
      <w:r>
        <w:t xml:space="preserve"> </w:t>
      </w:r>
      <w:r>
        <w:t xml:space="preserve">The official Quarto documentation is available at</w:t>
      </w:r>
      <w:r>
        <w:t xml:space="preserve"> </w:t>
      </w:r>
      <w:hyperlink r:id="rId331">
        <w:r>
          <w:rPr>
            <w:rStyle w:val="Hyperlink"/>
          </w:rPr>
          <w:t xml:space="preserve">https://quarto.org/docs/guide/</w:t>
        </w:r>
      </w:hyperlink>
    </w:p>
    <w:p>
      <w:pPr>
        <w:numPr>
          <w:ilvl w:val="0"/>
          <w:numId w:val="109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p>
    <w:bookmarkEnd w:id="333"/>
    <w:bookmarkEnd w:id="334"/>
    <w:bookmarkStart w:id="342" w:name="quarto-basics"/>
    <w:p>
      <w:pPr>
        <w:pStyle w:val="Heading2"/>
      </w:pPr>
      <w:ins w:id="932" w:author="PR Preview" w:date="2024-01-01T00:00:00Z">
        <w:r>
          <w:t xml:space="preserve">11.2 Quarto Basics</w:t>
        </w:r>
      </w:ins>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5" w:name="creating-a-new-quarto-document"/>
    <w:p>
      <w:pPr>
        <w:pStyle w:val="Heading3"/>
      </w:pPr>
      <w:ins w:id="937" w:author="PR Preview" w:date="2024-01-01T00:00:00Z">
        <w:r>
          <w:t xml:space="preserve">11.2.1 Creating a New Quarto Document</w:t>
        </w:r>
      </w:ins>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5"/>
    <w:bookmarkStart w:id="337" w:name="visual-vs.-source-editor"/>
    <w:p>
      <w:pPr>
        <w:pStyle w:val="Heading3"/>
      </w:pPr>
      <w:ins w:id="939" w:author="PR Preview" w:date="2024-01-01T00:00:00Z">
        <w:r>
          <w:t xml:space="preserve">11.2.2 Visual vs. Source Editor</w:t>
        </w:r>
      </w:ins>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7"/>
    <w:bookmarkStart w:id="338" w:name="rendering-documents"/>
    <w:p>
      <w:pPr>
        <w:pStyle w:val="Heading3"/>
      </w:pPr>
      <w:ins w:id="944" w:author="PR Preview" w:date="2024-01-01T00:00:00Z">
        <w:r>
          <w:t xml:space="preserve">11.2.3 Rendering Documents</w:t>
        </w:r>
      </w:ins>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7"/>
        </w:numPr>
      </w:pPr>
      <w:r>
        <w:t xml:space="preserve">Click</w:t>
      </w:r>
      <w:r>
        <w:t xml:space="preserve"> </w:t>
      </w:r>
      <w:r>
        <w:rPr>
          <w:b/>
          <w:bCs/>
        </w:rPr>
        <w:t xml:space="preserve">“Render”</w:t>
      </w:r>
      <w:r>
        <w:t xml:space="preserve"> </w:t>
      </w:r>
      <w:r>
        <w:t xml:space="preserve">in RStudio, or</w:t>
      </w:r>
    </w:p>
    <w:p>
      <w:pPr>
        <w:pStyle w:val="Compact"/>
        <w:numPr>
          <w:ilvl w:val="0"/>
          <w:numId w:val="1097"/>
        </w:numPr>
      </w:pPr>
      <w:r>
        <w:t xml:space="preserve">Press</w:t>
      </w:r>
      <w:r>
        <w:t xml:space="preserve"> </w:t>
      </w:r>
      <w:r>
        <w:rPr>
          <w:b/>
          <w:bCs/>
        </w:rPr>
        <w:t xml:space="preserve">Cmd/Ctrl + Shift + K</w:t>
      </w:r>
      <w:r>
        <w:t xml:space="preserve">, or</w:t>
      </w:r>
    </w:p>
    <w:p>
      <w:pPr>
        <w:pStyle w:val="Compact"/>
        <w:numPr>
          <w:ilvl w:val="0"/>
          <w:numId w:val="109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8"/>
    <w:bookmarkStart w:id="339" w:name="code-chunks"/>
    <w:p>
      <w:pPr>
        <w:pStyle w:val="Heading3"/>
      </w:pPr>
      <w:ins w:id="951" w:author="PR Preview" w:date="2024-01-01T00:00:00Z">
        <w:r>
          <w:t xml:space="preserve">11.2.4 Code Chunks</w:t>
        </w:r>
      </w:ins>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8"/>
        </w:numPr>
      </w:pPr>
      <w:r>
        <w:t xml:space="preserve">The</w:t>
      </w:r>
      <w:r>
        <w:t xml:space="preserve"> </w:t>
      </w:r>
      <w:r>
        <w:rPr>
          <w:b/>
          <w:bCs/>
        </w:rPr>
        <w:t xml:space="preserve">“Insert”</w:t>
      </w:r>
      <w:r>
        <w:t xml:space="preserve"> </w:t>
      </w:r>
      <w:r>
        <w:t xml:space="preserve">button icon in the editor toolbar</w:t>
      </w:r>
    </w:p>
    <w:p>
      <w:pPr>
        <w:pStyle w:val="Compact"/>
        <w:numPr>
          <w:ilvl w:val="0"/>
          <w:numId w:val="109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9"/>
        </w:numPr>
      </w:pPr>
      <w:r>
        <w:rPr>
          <w:rStyle w:val="VerbatimChar"/>
        </w:rPr>
        <w:t xml:space="preserve">#| label:</w:t>
      </w:r>
      <w:r>
        <w:t xml:space="preserve"> </w:t>
      </w:r>
      <w:r>
        <w:t xml:space="preserve">- give the chunk a name</w:t>
      </w:r>
    </w:p>
    <w:p>
      <w:pPr>
        <w:pStyle w:val="Compact"/>
        <w:numPr>
          <w:ilvl w:val="0"/>
          <w:numId w:val="1099"/>
        </w:numPr>
      </w:pPr>
      <w:r>
        <w:rPr>
          <w:rStyle w:val="VerbatimChar"/>
        </w:rPr>
        <w:t xml:space="preserve">#| echo: false</w:t>
      </w:r>
      <w:r>
        <w:t xml:space="preserve"> </w:t>
      </w:r>
      <w:r>
        <w:t xml:space="preserve">- hide the code but show the output</w:t>
      </w:r>
    </w:p>
    <w:p>
      <w:pPr>
        <w:pStyle w:val="Compact"/>
        <w:numPr>
          <w:ilvl w:val="0"/>
          <w:numId w:val="109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099"/>
        </w:numPr>
      </w:pPr>
      <w:r>
        <w:rPr>
          <w:rStyle w:val="VerbatimChar"/>
        </w:rPr>
        <w:t xml:space="preserve">#| eval: false</w:t>
      </w:r>
      <w:r>
        <w:t xml:space="preserve"> </w:t>
      </w:r>
      <w:r>
        <w:t xml:space="preserve">- show the code but don’t run it</w:t>
      </w:r>
    </w:p>
    <w:p>
      <w:pPr>
        <w:pStyle w:val="Compact"/>
        <w:numPr>
          <w:ilvl w:val="0"/>
          <w:numId w:val="1099"/>
        </w:numPr>
      </w:pPr>
      <w:r>
        <w:rPr>
          <w:rStyle w:val="VerbatimChar"/>
        </w:rPr>
        <w:t xml:space="preserve">#| include: false</w:t>
      </w:r>
      <w:r>
        <w:t xml:space="preserve"> </w:t>
      </w:r>
      <w:r>
        <w:t xml:space="preserve">- run the code but hide both code and output</w:t>
      </w:r>
    </w:p>
    <w:p>
      <w:pPr>
        <w:pStyle w:val="Compact"/>
        <w:numPr>
          <w:ilvl w:val="0"/>
          <w:numId w:val="1099"/>
        </w:numPr>
      </w:pPr>
      <w:r>
        <w:rPr>
          <w:rStyle w:val="VerbatimChar"/>
        </w:rPr>
        <w:t xml:space="preserve">#| warning: false</w:t>
      </w:r>
      <w:r>
        <w:t xml:space="preserve"> </w:t>
      </w:r>
      <w:r>
        <w:t xml:space="preserve">- hide warnings</w:t>
      </w:r>
    </w:p>
    <w:p>
      <w:pPr>
        <w:pStyle w:val="Compact"/>
        <w:numPr>
          <w:ilvl w:val="0"/>
          <w:numId w:val="109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39"/>
    <w:bookmarkStart w:id="340" w:name="format-specific-settings"/>
    <w:p>
      <w:pPr>
        <w:pStyle w:val="Heading3"/>
      </w:pPr>
      <w:ins w:id="967" w:author="PR Preview" w:date="2024-01-01T00:00:00Z">
        <w:r>
          <w:t xml:space="preserve">11.2.5 Format-Specific Settings</w:t>
        </w:r>
      </w:ins>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1"/>
        </w:numPr>
      </w:pPr>
      <w:r>
        <w:t xml:space="preserve">Adjust figure dimensions for different page sizes</w:t>
      </w:r>
    </w:p>
    <w:p>
      <w:pPr>
        <w:pStyle w:val="Compact"/>
        <w:numPr>
          <w:ilvl w:val="0"/>
          <w:numId w:val="1101"/>
        </w:numPr>
      </w:pPr>
      <w:r>
        <w:t xml:space="preserve">Use different table formatting for different outputs</w:t>
      </w:r>
    </w:p>
    <w:p>
      <w:pPr>
        <w:pStyle w:val="Compact"/>
        <w:numPr>
          <w:ilvl w:val="0"/>
          <w:numId w:val="1101"/>
        </w:numPr>
      </w:pPr>
      <w:r>
        <w:t xml:space="preserve">Include or exclude content based on output format</w:t>
      </w:r>
    </w:p>
    <w:p>
      <w:pPr>
        <w:pStyle w:val="Compact"/>
        <w:numPr>
          <w:ilvl w:val="0"/>
          <w:numId w:val="1101"/>
        </w:numPr>
      </w:pPr>
      <w:r>
        <w:t xml:space="preserve">Set format-specific styling or options</w:t>
      </w:r>
    </w:p>
    <w:bookmarkEnd w:id="340"/>
    <w:bookmarkStart w:id="341" w:name="text-formatting"/>
    <w:p>
      <w:pPr>
        <w:pStyle w:val="Heading3"/>
      </w:pPr>
      <w:ins w:id="983" w:author="PR Preview" w:date="2024-01-01T00:00:00Z">
        <w:r>
          <w:t xml:space="preserve">11.2.6 Text Formatting</w:t>
        </w:r>
      </w:ins>
    </w:p>
    <w:p>
      <w:pPr>
        <w:pStyle w:val="FirstParagraph"/>
      </w:pPr>
      <w:r>
        <w:t xml:space="preserve">Quarto uses Pandoc’s markdown for text formatting:</w:t>
      </w:r>
    </w:p>
    <w:p>
      <w:pPr>
        <w:pStyle w:val="Compact"/>
        <w:numPr>
          <w:ilvl w:val="0"/>
          <w:numId w:val="110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2"/>
        </w:numPr>
      </w:pPr>
      <w:r>
        <w:rPr>
          <w:rStyle w:val="VerbatimChar"/>
        </w:rPr>
        <w:t xml:space="preserve">[link text](url)</w:t>
      </w:r>
      <w:r>
        <w:t xml:space="preserve"> </w:t>
      </w:r>
      <w:r>
        <w:t xml:space="preserve">creates hyperlinks</w:t>
      </w:r>
    </w:p>
    <w:p>
      <w:pPr>
        <w:pStyle w:val="Compact"/>
        <w:numPr>
          <w:ilvl w:val="0"/>
          <w:numId w:val="110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r>
        <w:t xml:space="preserve">.</w:t>
      </w:r>
    </w:p>
    <w:bookmarkEnd w:id="341"/>
    <w:bookmarkEnd w:id="342"/>
    <w:bookmarkStart w:id="355" w:name="building-quarto-books"/>
    <w:p>
      <w:pPr>
        <w:pStyle w:val="Heading2"/>
      </w:pPr>
      <w:ins w:id="995" w:author="PR Preview" w:date="2024-01-01T00:00:00Z">
        <w:r>
          <w:t xml:space="preserve">11.3 Building Quarto Books</w:t>
        </w:r>
      </w:ins>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6" w:name="creating-a-quarto-book"/>
    <w:p>
      <w:pPr>
        <w:pStyle w:val="Heading3"/>
      </w:pPr>
      <w:ins w:id="997" w:author="PR Preview" w:date="2024-01-01T00:00:00Z">
        <w:r>
          <w:t xml:space="preserve">11.3.1 Creating a Quarto Book</w:t>
        </w:r>
      </w:ins>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4"/>
        </w:numPr>
      </w:pPr>
      <w:r>
        <w:t xml:space="preserve">Repository:</w:t>
      </w:r>
      <w:r>
        <w:t xml:space="preserve"> </w:t>
      </w:r>
      <w:hyperlink r:id="rId343">
        <w:r>
          <w:rPr>
            <w:rStyle w:val="Hyperlink"/>
          </w:rPr>
          <w:t xml:space="preserve">https://github.com/UCD-SERG/qbt</w:t>
        </w:r>
      </w:hyperlink>
    </w:p>
    <w:p>
      <w:pPr>
        <w:pStyle w:val="Compact"/>
        <w:numPr>
          <w:ilvl w:val="1"/>
          <w:numId w:val="110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4"/>
        </w:numPr>
      </w:pPr>
      <w:r>
        <w:t xml:space="preserve">Clone your new repository and start editing</w:t>
      </w:r>
    </w:p>
    <w:p>
      <w:pPr>
        <w:pStyle w:val="Compact"/>
        <w:numPr>
          <w:ilvl w:val="1"/>
          <w:numId w:val="1104"/>
        </w:numPr>
      </w:pPr>
      <w:r>
        <w:t xml:space="preserve">Includes GitHub Actions for automatic deployment to GitHub Pages</w:t>
      </w:r>
    </w:p>
    <w:p>
      <w:pPr>
        <w:pStyle w:val="Compact"/>
        <w:numPr>
          <w:ilvl w:val="0"/>
          <w:numId w:val="1103"/>
        </w:numPr>
      </w:pPr>
      <w:r>
        <w:rPr>
          <w:b/>
          <w:bCs/>
        </w:rPr>
        <w:t xml:space="preserve">Coatless Tutorials Quarto Book Template</w:t>
      </w:r>
      <w:r>
        <w:t xml:space="preserve"> </w:t>
      </w:r>
      <w:r>
        <w:t xml:space="preserve">- Another template with helpful examples:</w:t>
      </w:r>
    </w:p>
    <w:p>
      <w:pPr>
        <w:pStyle w:val="Compact"/>
        <w:numPr>
          <w:ilvl w:val="1"/>
          <w:numId w:val="1105"/>
        </w:numPr>
      </w:pPr>
      <w:r>
        <w:t xml:space="preserve">Repository:</w:t>
      </w:r>
      <w:r>
        <w:t xml:space="preserve"> </w:t>
      </w:r>
      <w:hyperlink r:id="rId344">
        <w:r>
          <w:rPr>
            <w:rStyle w:val="Hyperlink"/>
          </w:rPr>
          <w:t xml:space="preserve">https://github.com/coatless-tutorials/quarto-book-template</w:t>
        </w:r>
      </w:hyperlink>
    </w:p>
    <w:p>
      <w:pPr>
        <w:pStyle w:val="Compact"/>
        <w:numPr>
          <w:ilvl w:val="1"/>
          <w:numId w:val="1105"/>
        </w:numPr>
      </w:pPr>
      <w:r>
        <w:t xml:space="preserve">Includes examples of common Quarto book features</w:t>
      </w:r>
    </w:p>
    <w:p>
      <w:pPr>
        <w:pStyle w:val="Compact"/>
        <w:numPr>
          <w:ilvl w:val="0"/>
          <w:numId w:val="1103"/>
        </w:numPr>
      </w:pPr>
      <w:r>
        <w:rPr>
          <w:b/>
          <w:bCs/>
        </w:rPr>
        <w:t xml:space="preserve">DataLab Quarto Template</w:t>
      </w:r>
      <w:r>
        <w:t xml:space="preserve"> </w:t>
      </w:r>
      <w:r>
        <w:t xml:space="preserve">- Template from the UC Davis DataLab and Davis R Users Group:</w:t>
      </w:r>
    </w:p>
    <w:p>
      <w:pPr>
        <w:pStyle w:val="Compact"/>
        <w:numPr>
          <w:ilvl w:val="1"/>
          <w:numId w:val="1106"/>
        </w:numPr>
      </w:pPr>
      <w:r>
        <w:t xml:space="preserve">Repository:</w:t>
      </w:r>
      <w:r>
        <w:t xml:space="preserve"> </w:t>
      </w:r>
      <w:hyperlink r:id="rId345">
        <w:r>
          <w:rPr>
            <w:rStyle w:val="Hyperlink"/>
          </w:rPr>
          <w:t xml:space="preserve">https://github.com/d-rug/datalab_template_quarto</w:t>
        </w:r>
      </w:hyperlink>
    </w:p>
    <w:p>
      <w:pPr>
        <w:pStyle w:val="Compact"/>
        <w:numPr>
          <w:ilvl w:val="1"/>
          <w:numId w:val="110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7"/>
        </w:numPr>
      </w:pPr>
      <w:r>
        <w:rPr>
          <w:rStyle w:val="VerbatimChar"/>
        </w:rPr>
        <w:t xml:space="preserve">_quarto.yml</w:t>
      </w:r>
      <w:r>
        <w:t xml:space="preserve"> </w:t>
      </w:r>
      <w:r>
        <w:t xml:space="preserve">- configuration file for your book</w:t>
      </w:r>
    </w:p>
    <w:p>
      <w:pPr>
        <w:pStyle w:val="Compact"/>
        <w:numPr>
          <w:ilvl w:val="0"/>
          <w:numId w:val="1107"/>
        </w:numPr>
      </w:pPr>
      <w:r>
        <w:rPr>
          <w:rStyle w:val="VerbatimChar"/>
        </w:rPr>
        <w:t xml:space="preserve">index.qmd</w:t>
      </w:r>
      <w:r>
        <w:t xml:space="preserve"> </w:t>
      </w:r>
      <w:r>
        <w:t xml:space="preserve">- the home page / preface</w:t>
      </w:r>
    </w:p>
    <w:p>
      <w:pPr>
        <w:pStyle w:val="Compact"/>
        <w:numPr>
          <w:ilvl w:val="0"/>
          <w:numId w:val="1107"/>
        </w:numPr>
      </w:pPr>
      <w:r>
        <w:t xml:space="preserve">Sample chapter files</w:t>
      </w:r>
    </w:p>
    <w:p>
      <w:pPr>
        <w:pStyle w:val="Compact"/>
        <w:numPr>
          <w:ilvl w:val="0"/>
          <w:numId w:val="1107"/>
        </w:numPr>
      </w:pPr>
      <w:r>
        <w:rPr>
          <w:rStyle w:val="VerbatimChar"/>
        </w:rPr>
        <w:t xml:space="preserve">references.qmd</w:t>
      </w:r>
      <w:r>
        <w:t xml:space="preserve"> </w:t>
      </w:r>
      <w:r>
        <w:t xml:space="preserve">- bibliography/references page</w:t>
      </w:r>
    </w:p>
    <w:bookmarkEnd w:id="346"/>
    <w:bookmarkStart w:id="347" w:name="building-and-previewing"/>
    <w:p>
      <w:pPr>
        <w:pStyle w:val="Heading3"/>
      </w:pPr>
      <w:ins w:id="1020" w:author="PR Preview" w:date="2024-01-01T00:00:00Z">
        <w:r>
          <w:t xml:space="preserve">11.3.2 Building and Previewing</w:t>
        </w:r>
      </w:ins>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7"/>
    <w:bookmarkStart w:id="348" w:name="book-structure"/>
    <w:p>
      <w:pPr>
        <w:pStyle w:val="Heading3"/>
      </w:pPr>
      <w:ins w:id="1024" w:author="PR Preview" w:date="2024-01-01T00:00:00Z">
        <w:r>
          <w:t xml:space="preserve">11.3.3 Book Structure</w:t>
        </w:r>
      </w:ins>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8"/>
        </w:numPr>
      </w:pPr>
      <w:r>
        <w:t xml:space="preserve">Book metadata (title, author, date)</w:t>
      </w:r>
    </w:p>
    <w:p>
      <w:pPr>
        <w:pStyle w:val="Compact"/>
        <w:numPr>
          <w:ilvl w:val="0"/>
          <w:numId w:val="1108"/>
        </w:numPr>
      </w:pPr>
      <w:r>
        <w:t xml:space="preserve">Chapter order</w:t>
      </w:r>
    </w:p>
    <w:p>
      <w:pPr>
        <w:pStyle w:val="Compact"/>
        <w:numPr>
          <w:ilvl w:val="0"/>
          <w:numId w:val="1108"/>
        </w:numPr>
      </w:pPr>
      <w:r>
        <w:t xml:space="preserve">Output formats (HTML, PDF, ePub, etc.)</w:t>
      </w:r>
    </w:p>
    <w:p>
      <w:pPr>
        <w:pStyle w:val="Compact"/>
        <w:numPr>
          <w:ilvl w:val="0"/>
          <w:numId w:val="1108"/>
        </w:numPr>
      </w:pPr>
      <w:r>
        <w:t xml:space="preserve">Styling and theme</w:t>
      </w:r>
    </w:p>
    <w:p>
      <w:pPr>
        <w:pStyle w:val="Compact"/>
        <w:numPr>
          <w:ilvl w:val="0"/>
          <w:numId w:val="110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8"/>
    <w:bookmarkStart w:id="349" w:name="book-features"/>
    <w:p>
      <w:pPr>
        <w:pStyle w:val="Heading3"/>
      </w:pPr>
      <w:ins w:id="1035" w:author="PR Preview" w:date="2024-01-01T00:00:00Z">
        <w:r>
          <w:t xml:space="preserve">11.3.4 Book Features</w:t>
        </w:r>
      </w:ins>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49"/>
    <w:bookmarkStart w:id="351" w:name="example-this-lab-manual"/>
    <w:p>
      <w:pPr>
        <w:pStyle w:val="Heading3"/>
      </w:pPr>
      <w:ins w:id="1045" w:author="PR Preview" w:date="2024-01-01T00:00:00Z">
        <w:r>
          <w:t xml:space="preserve">11.3.5 Example: This Lab Manual</w:t>
        </w:r>
      </w:ins>
    </w:p>
    <w:p>
      <w:pPr>
        <w:pStyle w:val="FirstParagraph"/>
      </w:pPr>
      <w:r>
        <w:t xml:space="preserve">This lab manual itself is a Quarto book!</w:t>
      </w:r>
      <w:r>
        <w:t xml:space="preserve"> </w:t>
      </w:r>
      <w:r>
        <w:t xml:space="preserve">You can view its source code at</w:t>
      </w:r>
      <w:r>
        <w:t xml:space="preserve"> </w:t>
      </w:r>
      <w:hyperlink r:id="rId35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1"/>
    <w:bookmarkStart w:id="354" w:name="resources"/>
    <w:p>
      <w:pPr>
        <w:pStyle w:val="Heading3"/>
      </w:pPr>
      <w:ins w:id="1047" w:author="PR Preview" w:date="2024-01-01T00:00:00Z">
        <w:r>
          <w:t xml:space="preserve">11.3.6 Resources</w:t>
        </w:r>
      </w:ins>
    </w:p>
    <w:p>
      <w:pPr>
        <w:pStyle w:val="Compact"/>
        <w:numPr>
          <w:ilvl w:val="0"/>
          <w:numId w:val="1109"/>
        </w:numPr>
      </w:pPr>
      <w:hyperlink r:id="rId352">
        <w:r>
          <w:rPr>
            <w:rStyle w:val="Hyperlink"/>
          </w:rPr>
          <w:t xml:space="preserve">Quarto Books Guide</w:t>
        </w:r>
      </w:hyperlink>
      <w:r>
        <w:t xml:space="preserve"> </w:t>
      </w:r>
      <w:r>
        <w:t xml:space="preserve">- comprehensive documentation for Quarto books</w:t>
      </w:r>
    </w:p>
    <w:p>
      <w:pPr>
        <w:pStyle w:val="Compact"/>
        <w:numPr>
          <w:ilvl w:val="0"/>
          <w:numId w:val="1109"/>
        </w:numPr>
      </w:pPr>
      <w:hyperlink r:id="rId353">
        <w:r>
          <w:rPr>
            <w:rStyle w:val="Hyperlink"/>
          </w:rPr>
          <w:t xml:space="preserve">Quarto Publishing Guide</w:t>
        </w:r>
      </w:hyperlink>
      <w:r>
        <w:t xml:space="preserve"> </w:t>
      </w:r>
      <w:r>
        <w:t xml:space="preserve">- how to publish your book online</w:t>
      </w:r>
    </w:p>
    <w:p>
      <w:pPr>
        <w:pStyle w:val="Compact"/>
        <w:numPr>
          <w:ilvl w:val="0"/>
          <w:numId w:val="1109"/>
        </w:numPr>
      </w:pPr>
      <w:hyperlink r:id="rId332">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4"/>
    <w:bookmarkEnd w:id="355"/>
    <w:bookmarkStart w:id="364" w:name="quarto-profiles"/>
    <w:p>
      <w:pPr>
        <w:pStyle w:val="Heading2"/>
      </w:pPr>
      <w:ins w:id="1051" w:author="PR Preview" w:date="2024-01-01T00:00:00Z">
        <w:r>
          <w:t xml:space="preserve">11.4 Quarto Profiles</w:t>
        </w:r>
      </w:ins>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6" w:name="what-are-profiles"/>
    <w:p>
      <w:pPr>
        <w:pStyle w:val="Heading3"/>
      </w:pPr>
      <w:ins w:id="1053" w:author="PR Preview" w:date="2024-01-01T00:00:00Z">
        <w:r>
          <w:t xml:space="preserve">11.4.1 What are Profiles?</w:t>
        </w:r>
      </w:ins>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0"/>
        </w:numPr>
      </w:pPr>
      <w:r>
        <w:rPr>
          <w:rStyle w:val="VerbatimChar"/>
        </w:rPr>
        <w:t xml:space="preserve">_quarto.yml</w:t>
      </w:r>
      <w:r>
        <w:t xml:space="preserve"> </w:t>
      </w:r>
      <w:r>
        <w:t xml:space="preserve">- default book configuration</w:t>
      </w:r>
    </w:p>
    <w:p>
      <w:pPr>
        <w:pStyle w:val="Compact"/>
        <w:numPr>
          <w:ilvl w:val="0"/>
          <w:numId w:val="1110"/>
        </w:numPr>
      </w:pPr>
      <w:r>
        <w:rPr>
          <w:rStyle w:val="VerbatimChar"/>
        </w:rPr>
        <w:t xml:space="preserve">_quarto-revealjs.yml</w:t>
      </w:r>
      <w:r>
        <w:t xml:space="preserve"> </w:t>
      </w:r>
      <w:r>
        <w:t xml:space="preserve">- configuration for rendering chapters as slide decks</w:t>
      </w:r>
    </w:p>
    <w:p>
      <w:pPr>
        <w:pStyle w:val="Compact"/>
        <w:numPr>
          <w:ilvl w:val="0"/>
          <w:numId w:val="1110"/>
        </w:numPr>
      </w:pPr>
      <w:r>
        <w:rPr>
          <w:rStyle w:val="VerbatimChar"/>
        </w:rPr>
        <w:t xml:space="preserve">_quarto-print.yml</w:t>
      </w:r>
      <w:r>
        <w:t xml:space="preserve"> </w:t>
      </w:r>
      <w:r>
        <w:t xml:space="preserve">- configuration optimized for PDF printing</w:t>
      </w:r>
    </w:p>
    <w:bookmarkEnd w:id="356"/>
    <w:bookmarkStart w:id="358" w:name="example-rendering-chapters-as-slides"/>
    <w:p>
      <w:pPr>
        <w:pStyle w:val="Heading3"/>
      </w:pPr>
      <w:ins w:id="1058" w:author="PR Preview" w:date="2024-01-01T00:00:00Z">
        <w:r>
          <w:t xml:space="preserve">11.4.2 Example: Rendering Chapters as Slides</w:t>
        </w:r>
      </w:ins>
    </w:p>
    <w:p>
      <w:pPr>
        <w:pStyle w:val="FirstParagraph"/>
      </w:pPr>
      <w:r>
        <w:t xml:space="preserve">A excellent example of using Quarto profiles comes from the</w:t>
      </w:r>
      <w:r>
        <w:t xml:space="preserve"> </w:t>
      </w:r>
      <w:hyperlink r:id="rId35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8"/>
    <w:bookmarkStart w:id="359" w:name="creating-a-profile"/>
    <w:p>
      <w:pPr>
        <w:pStyle w:val="Heading3"/>
      </w:pPr>
      <w:ins w:id="1065" w:author="PR Preview" w:date="2024-01-01T00:00:00Z">
        <w:r>
          <w:t xml:space="preserve">11.4.3 Creating a Profile</w:t>
        </w:r>
      </w:ins>
    </w:p>
    <w:p>
      <w:pPr>
        <w:pStyle w:val="FirstParagraph"/>
      </w:pPr>
      <w:r>
        <w:t xml:space="preserve">To create a profile:</w:t>
      </w:r>
    </w:p>
    <w:p>
      <w:pPr>
        <w:pStyle w:val="Compact"/>
        <w:numPr>
          <w:ilvl w:val="0"/>
          <w:numId w:val="1111"/>
        </w:numPr>
      </w:pPr>
      <w:r>
        <w:t xml:space="preserve">Create a new YAML file named</w:t>
      </w:r>
      <w:r>
        <w:t xml:space="preserve"> </w:t>
      </w:r>
      <w:r>
        <w:rPr>
          <w:rStyle w:val="VerbatimChar"/>
        </w:rPr>
        <w:t xml:space="preserve">_quarto-{profile-name}.yml</w:t>
      </w:r>
    </w:p>
    <w:p>
      <w:pPr>
        <w:pStyle w:val="Compact"/>
        <w:numPr>
          <w:ilvl w:val="0"/>
          <w:numId w:val="1111"/>
        </w:numPr>
      </w:pPr>
      <w:r>
        <w:t xml:space="preserve">Include only the configuration options that differ from your default</w:t>
      </w:r>
      <w:r>
        <w:t xml:space="preserve"> </w:t>
      </w:r>
      <w:r>
        <w:rPr>
          <w:rStyle w:val="VerbatimChar"/>
        </w:rPr>
        <w:t xml:space="preserve">_quarto.yml</w:t>
      </w:r>
    </w:p>
    <w:p>
      <w:pPr>
        <w:pStyle w:val="Compact"/>
        <w:numPr>
          <w:ilvl w:val="0"/>
          <w:numId w:val="111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59"/>
    <w:bookmarkStart w:id="360" w:name="common-use-cases-1"/>
    <w:p>
      <w:pPr>
        <w:pStyle w:val="Heading3"/>
      </w:pPr>
      <w:ins w:id="1073" w:author="PR Preview" w:date="2024-01-01T00:00:00Z">
        <w:r>
          <w:t xml:space="preserve">11.4.4 Common Use Cases</w:t>
        </w:r>
      </w:ins>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7">
        <w:r>
          <w:rPr>
            <w:rStyle w:val="Hyperlink"/>
          </w:rPr>
          <w:t xml:space="preserve">RME course</w:t>
        </w:r>
      </w:hyperlink>
      <w:r>
        <w:t xml:space="preserve">.</w:t>
      </w:r>
    </w:p>
    <w:bookmarkEnd w:id="360"/>
    <w:bookmarkStart w:id="363" w:name="resources-1"/>
    <w:p>
      <w:pPr>
        <w:pStyle w:val="Heading3"/>
      </w:pPr>
      <w:ins w:id="1078" w:author="PR Preview" w:date="2024-01-01T00:00:00Z">
        <w:r>
          <w:t xml:space="preserve">11.4.5 Resources</w:t>
        </w:r>
      </w:ins>
    </w:p>
    <w:p>
      <w:pPr>
        <w:pStyle w:val="Compact"/>
        <w:numPr>
          <w:ilvl w:val="0"/>
          <w:numId w:val="1112"/>
        </w:numPr>
      </w:pPr>
      <w:hyperlink r:id="rId361">
        <w:r>
          <w:rPr>
            <w:rStyle w:val="Hyperlink"/>
          </w:rPr>
          <w:t xml:space="preserve">Quarto Profiles Documentation</w:t>
        </w:r>
      </w:hyperlink>
    </w:p>
    <w:p>
      <w:pPr>
        <w:pStyle w:val="Compact"/>
        <w:numPr>
          <w:ilvl w:val="0"/>
          <w:numId w:val="1112"/>
        </w:numPr>
      </w:pPr>
      <w:hyperlink r:id="rId357">
        <w:r>
          <w:rPr>
            <w:rStyle w:val="Hyperlink"/>
          </w:rPr>
          <w:t xml:space="preserve">RME Example</w:t>
        </w:r>
      </w:hyperlink>
      <w:r>
        <w:t xml:space="preserve"> </w:t>
      </w:r>
      <w:r>
        <w:t xml:space="preserve">- see the source at</w:t>
      </w:r>
      <w:r>
        <w:t xml:space="preserve"> </w:t>
      </w:r>
      <w:hyperlink r:id="rId362">
        <w:r>
          <w:rPr>
            <w:rStyle w:val="Hyperlink"/>
          </w:rPr>
          <w:t xml:space="preserve">https://github.com/d-morrison/rme</w:t>
        </w:r>
      </w:hyperlink>
      <w:r>
        <w:t xml:space="preserve"> </w:t>
      </w:r>
      <w:r>
        <w:t xml:space="preserve">for a working example</w:t>
      </w:r>
    </w:p>
    <w:bookmarkEnd w:id="363"/>
    <w:bookmarkEnd w:id="364"/>
    <w:bookmarkStart w:id="369" w:name="advanced-features"/>
    <w:p>
      <w:pPr>
        <w:pStyle w:val="Heading2"/>
      </w:pPr>
      <w:ins w:id="1081" w:author="PR Preview" w:date="2024-01-01T00:00:00Z">
        <w:r>
          <w:t xml:space="preserve">11.5 Advanced Features</w:t>
        </w:r>
      </w:ins>
    </w:p>
    <w:bookmarkStart w:id="366" w:name="cross-references"/>
    <w:p>
      <w:pPr>
        <w:pStyle w:val="Heading3"/>
      </w:pPr>
      <w:ins w:id="1082" w:author="PR Preview" w:date="2024-01-01T00:00:00Z">
        <w:r>
          <w:t xml:space="preserve">11.5.1 Cross-References</w:t>
        </w:r>
      </w:ins>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5"/>
        </w:numPr>
      </w:pPr>
      <w:r>
        <w:t xml:space="preserve">Automatic numbering of figures, tables, and equations</w:t>
      </w:r>
    </w:p>
    <w:p>
      <w:pPr>
        <w:pStyle w:val="Compact"/>
        <w:numPr>
          <w:ilvl w:val="0"/>
          <w:numId w:val="1115"/>
        </w:numPr>
      </w:pPr>
      <w:r>
        <w:t xml:space="preserve">Automatic updates when content is reordered</w:t>
      </w:r>
    </w:p>
    <w:p>
      <w:pPr>
        <w:pStyle w:val="Compact"/>
        <w:numPr>
          <w:ilvl w:val="0"/>
          <w:numId w:val="1115"/>
        </w:numPr>
      </w:pPr>
      <w:r>
        <w:t xml:space="preserve">Clickable cross-references in HTML and PDF output</w:t>
      </w:r>
    </w:p>
    <w:p>
      <w:pPr>
        <w:pStyle w:val="Compact"/>
        <w:numPr>
          <w:ilvl w:val="0"/>
          <w:numId w:val="1115"/>
        </w:numPr>
      </w:pPr>
      <w:r>
        <w:t xml:space="preserve">Consistent formatting across all output formats</w:t>
      </w:r>
    </w:p>
    <w:p>
      <w:pPr>
        <w:pStyle w:val="Compact"/>
        <w:numPr>
          <w:ilvl w:val="0"/>
          <w:numId w:val="111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5">
        <w:r>
          <w:rPr>
            <w:rStyle w:val="Hyperlink"/>
          </w:rPr>
          <w:t xml:space="preserve">Quarto Cross-References documentation</w:t>
        </w:r>
      </w:hyperlink>
      <w:r>
        <w:t xml:space="preserve">.</w:t>
      </w:r>
    </w:p>
    <w:bookmarkEnd w:id="366"/>
    <w:bookmarkStart w:id="368" w:name="using-includes-for-modular-content"/>
    <w:p>
      <w:pPr>
        <w:pStyle w:val="Heading3"/>
      </w:pPr>
      <w:ins w:id="1111" w:author="PR Preview" w:date="2024-01-01T00:00:00Z">
        <w:r>
          <w:t xml:space="preserve">11.5.2 Using Includes for Modular Content</w:t>
        </w:r>
      </w:ins>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6"/>
        </w:numPr>
      </w:pPr>
      <w:r>
        <w:rPr>
          <w:b/>
          <w:bCs/>
        </w:rPr>
        <w:t xml:space="preserve">Easier Code Review:</w:t>
      </w:r>
      <w:r>
        <w:t xml:space="preserve"> </w:t>
      </w:r>
      <w:r>
        <w:t xml:space="preserve">Reviewers can see exactly what changed—either the organization (main file) or the content (include file).</w:t>
      </w:r>
    </w:p>
    <w:p>
      <w:pPr>
        <w:numPr>
          <w:ilvl w:val="0"/>
          <w:numId w:val="111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7">
        <w:r>
          <w:rPr>
            <w:rStyle w:val="Hyperlink"/>
          </w:rPr>
          <w:t xml:space="preserve">Quarto Includes documentation</w:t>
        </w:r>
      </w:hyperlink>
      <w:r>
        <w:t xml:space="preserve">.</w:t>
      </w:r>
    </w:p>
    <w:bookmarkEnd w:id="368"/>
    <w:bookmarkEnd w:id="369"/>
    <w:bookmarkStart w:id="374" w:name="additional-resources-1"/>
    <w:p>
      <w:pPr>
        <w:pStyle w:val="Heading2"/>
      </w:pPr>
      <w:ins w:id="1130" w:author="PR Preview" w:date="2024-01-01T00:00:00Z">
        <w:r>
          <w:t xml:space="preserve">11.6 Additional Resources</w:t>
        </w:r>
      </w:ins>
    </w:p>
    <w:bookmarkStart w:id="370" w:name="official-documentation"/>
    <w:p>
      <w:pPr>
        <w:pStyle w:val="Heading3"/>
      </w:pPr>
      <w:ins w:id="1131" w:author="PR Preview" w:date="2024-01-01T00:00:00Z">
        <w:r>
          <w:t xml:space="preserve">11.6.1 Official Documentation</w:t>
        </w:r>
      </w:ins>
    </w:p>
    <w:p>
      <w:pPr>
        <w:pStyle w:val="Compact"/>
        <w:numPr>
          <w:ilvl w:val="0"/>
          <w:numId w:val="1118"/>
        </w:numPr>
      </w:pPr>
      <w:hyperlink r:id="rId331">
        <w:r>
          <w:rPr>
            <w:rStyle w:val="Hyperlink"/>
          </w:rPr>
          <w:t xml:space="preserve">Quarto Official Guide</w:t>
        </w:r>
      </w:hyperlink>
      <w:r>
        <w:t xml:space="preserve"> </w:t>
      </w:r>
      <w:r>
        <w:t xml:space="preserve">- comprehensive official documentation</w:t>
      </w:r>
    </w:p>
    <w:p>
      <w:pPr>
        <w:pStyle w:val="Compact"/>
        <w:numPr>
          <w:ilvl w:val="0"/>
          <w:numId w:val="1118"/>
        </w:numPr>
      </w:pPr>
      <w:hyperlink r:id="rId352">
        <w:r>
          <w:rPr>
            <w:rStyle w:val="Hyperlink"/>
          </w:rPr>
          <w:t xml:space="preserve">Quarto Books Guide</w:t>
        </w:r>
      </w:hyperlink>
      <w:r>
        <w:t xml:space="preserve"> </w:t>
      </w:r>
      <w:r>
        <w:t xml:space="preserve">- documentation specific to creating books</w:t>
      </w:r>
    </w:p>
    <w:p>
      <w:pPr>
        <w:pStyle w:val="Compact"/>
        <w:numPr>
          <w:ilvl w:val="0"/>
          <w:numId w:val="1118"/>
        </w:numPr>
      </w:pPr>
      <w:hyperlink r:id="rId353">
        <w:r>
          <w:rPr>
            <w:rStyle w:val="Hyperlink"/>
          </w:rPr>
          <w:t xml:space="preserve">Quarto Publishing Guide</w:t>
        </w:r>
      </w:hyperlink>
      <w:r>
        <w:t xml:space="preserve"> </w:t>
      </w:r>
      <w:r>
        <w:t xml:space="preserve">- how to publish your Quarto content online</w:t>
      </w:r>
    </w:p>
    <w:p>
      <w:pPr>
        <w:pStyle w:val="Compact"/>
        <w:numPr>
          <w:ilvl w:val="0"/>
          <w:numId w:val="1118"/>
        </w:numPr>
      </w:pPr>
      <w:hyperlink r:id="rId330">
        <w:r>
          <w:rPr>
            <w:rStyle w:val="Hyperlink"/>
          </w:rPr>
          <w:t xml:space="preserve">Quarto Getting Started</w:t>
        </w:r>
      </w:hyperlink>
      <w:r>
        <w:t xml:space="preserve"> </w:t>
      </w:r>
      <w:r>
        <w:t xml:space="preserve">- installation and basic usage</w:t>
      </w:r>
    </w:p>
    <w:bookmarkEnd w:id="370"/>
    <w:bookmarkStart w:id="371" w:name="learning-resources"/>
    <w:p>
      <w:pPr>
        <w:pStyle w:val="Heading3"/>
      </w:pPr>
      <w:ins w:id="1136" w:author="PR Preview" w:date="2024-01-01T00:00:00Z">
        <w:r>
          <w:t xml:space="preserve">11.6.2 Learning Resources</w:t>
        </w:r>
      </w:ins>
    </w:p>
    <w:p>
      <w:pPr>
        <w:pStyle w:val="Compact"/>
        <w:numPr>
          <w:ilvl w:val="0"/>
          <w:numId w:val="1119"/>
        </w:numPr>
      </w:pPr>
      <w:hyperlink r:id="rId332">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9"/>
        </w:numPr>
      </w:pPr>
      <w:hyperlink r:id="rId35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9"/>
        </w:numPr>
      </w:pPr>
      <w:hyperlink r:id="rId350">
        <w:r>
          <w:rPr>
            <w:rStyle w:val="Hyperlink"/>
          </w:rPr>
          <w:t xml:space="preserve">UCD-SeRG Lab Manual Source</w:t>
        </w:r>
      </w:hyperlink>
      <w:r>
        <w:t xml:space="preserve"> </w:t>
      </w:r>
      <w:r>
        <w:t xml:space="preserve">- this manual’s source code provides examples of:</w:t>
      </w:r>
    </w:p>
    <w:p>
      <w:pPr>
        <w:pStyle w:val="Compact"/>
        <w:numPr>
          <w:ilvl w:val="1"/>
          <w:numId w:val="1120"/>
        </w:numPr>
      </w:pPr>
      <w:r>
        <w:t xml:space="preserve">Book structure and organization</w:t>
      </w:r>
    </w:p>
    <w:p>
      <w:pPr>
        <w:pStyle w:val="Compact"/>
        <w:numPr>
          <w:ilvl w:val="1"/>
          <w:numId w:val="1120"/>
        </w:numPr>
      </w:pPr>
      <w:r>
        <w:t xml:space="preserve">Using includes for modular content</w:t>
      </w:r>
      <w:r>
        <w:br/>
      </w:r>
    </w:p>
    <w:p>
      <w:pPr>
        <w:pStyle w:val="Compact"/>
        <w:numPr>
          <w:ilvl w:val="1"/>
          <w:numId w:val="1120"/>
        </w:numPr>
      </w:pPr>
      <w:r>
        <w:t xml:space="preserve">Configuring multiple output formats (HTML, PDF, ePub, Word)</w:t>
      </w:r>
    </w:p>
    <w:p>
      <w:pPr>
        <w:pStyle w:val="Compact"/>
        <w:numPr>
          <w:ilvl w:val="1"/>
          <w:numId w:val="1120"/>
        </w:numPr>
      </w:pPr>
      <w:r>
        <w:t xml:space="preserve">Cross-references for figures, tables, and sections</w:t>
      </w:r>
    </w:p>
    <w:bookmarkEnd w:id="371"/>
    <w:bookmarkStart w:id="372" w:name="templates"/>
    <w:p>
      <w:pPr>
        <w:pStyle w:val="Heading3"/>
      </w:pPr>
      <w:ins w:id="1144" w:author="PR Preview" w:date="2024-01-01T00:00:00Z">
        <w:r>
          <w:t xml:space="preserve">11.6.3 Templates</w:t>
        </w:r>
      </w:ins>
    </w:p>
    <w:p>
      <w:pPr>
        <w:pStyle w:val="Compact"/>
        <w:numPr>
          <w:ilvl w:val="0"/>
          <w:numId w:val="1121"/>
        </w:numPr>
      </w:pPr>
      <w:hyperlink r:id="rId343">
        <w:r>
          <w:rPr>
            <w:rStyle w:val="Hyperlink"/>
          </w:rPr>
          <w:t xml:space="preserve">UCD-SeRG Quarto Book Template</w:t>
        </w:r>
      </w:hyperlink>
      <w:r>
        <w:t xml:space="preserve"> </w:t>
      </w:r>
      <w:r>
        <w:t xml:space="preserve">- our recommended template</w:t>
      </w:r>
    </w:p>
    <w:p>
      <w:pPr>
        <w:pStyle w:val="Compact"/>
        <w:numPr>
          <w:ilvl w:val="0"/>
          <w:numId w:val="1121"/>
        </w:numPr>
      </w:pPr>
      <w:hyperlink r:id="rId34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1"/>
        </w:numPr>
      </w:pPr>
      <w:hyperlink r:id="rId345">
        <w:r>
          <w:rPr>
            <w:rStyle w:val="Hyperlink"/>
          </w:rPr>
          <w:t xml:space="preserve">DataLab Quarto Template</w:t>
        </w:r>
      </w:hyperlink>
      <w:r>
        <w:t xml:space="preserve"> </w:t>
      </w:r>
      <w:r>
        <w:t xml:space="preserve">- template from the UC Davis DataLab and Davis R Users Group</w:t>
      </w:r>
    </w:p>
    <w:bookmarkEnd w:id="372"/>
    <w:bookmarkStart w:id="373" w:name="related-lab-manual-chapters"/>
    <w:p>
      <w:pPr>
        <w:pStyle w:val="Heading3"/>
      </w:pPr>
      <w:ins w:id="1148" w:author="PR Preview" w:date="2024-01-01T00:00:00Z">
        <w:r>
          <w:t xml:space="preserve">11.6.4 Related Lab Manual Chapters</w:t>
        </w:r>
      </w:ins>
    </w:p>
    <w:p>
      <w:pPr>
        <w:pStyle w:val="FirstParagraph"/>
      </w:pPr>
      <w:r>
        <w:t xml:space="preserve">For additional context about using Quarto in our lab:</w:t>
      </w:r>
    </w:p>
    <w:p>
      <w:pPr>
        <w:pStyle w:val="Compact"/>
        <w:numPr>
          <w:ilvl w:val="0"/>
          <w:numId w:val="112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2"/>
        </w:numPr>
      </w:pPr>
      <w:hyperlink w:anchor="sec-r-code-style">
        <w:r>
          <w:rPr>
            <w:rStyle w:val="Hyperlink"/>
          </w:rPr>
          <w:t xml:space="preserve">Chapter 8</w:t>
        </w:r>
      </w:hyperlink>
      <w:ins w:id="1151" w:author="PR Preview" w:date="2024-01-01T00:00:00Z">
        <w:r>
          <w:t xml:space="preserve"> </w:t>
        </w:r>
      </w:ins>
      <w:ins w:id="1151" w:author="PR Preview" w:date="2024-01-01T00:00:00Z">
        <w:r>
          <w:t xml:space="preserve">- Code style guidelines including formatting for Quarto documents</w:t>
        </w:r>
      </w:ins>
    </w:p>
    <w:p>
      <w:pPr>
        <w:pStyle w:val="Compact"/>
        <w:numPr>
          <w:ilvl w:val="0"/>
          <w:numId w:val="1122"/>
        </w:numPr>
      </w:pPr>
      <w:hyperlink w:anchor="sec-github">
        <w:r>
          <w:rPr>
            <w:rStyle w:val="Hyperlink"/>
          </w:rPr>
          <w:t xml:space="preserve">Chapter 12</w:t>
        </w:r>
      </w:hyperlink>
      <w:ins w:id="1152" w:author="PR Preview" w:date="2024-01-01T00:00:00Z">
        <w:r>
          <w:t xml:space="preserve"> </w:t>
        </w:r>
      </w:ins>
      <w:ins w:id="1152" w:author="PR Preview" w:date="2024-01-01T00:00:00Z">
        <w:r>
          <w:t xml:space="preserve">- Version control for Quarto projects</w:t>
        </w:r>
      </w:ins>
    </w:p>
    <w:p>
      <w:ins w:id="1153" w:author="PR Preview" w:date="2024-01-01T00:00:00Z">
        <w:r>
          <w:br w:type="page"/>
        </w:r>
      </w:ins>
    </w:p>
    <w:bookmarkEnd w:id="373"/>
    <w:bookmarkEnd w:id="374"/>
    <w:bookmarkEnd w:id="375"/>
    <w:bookmarkStart w:id="425" w:name="sec-github"/>
    <w:p>
      <w:pPr>
        <w:pStyle w:val="Heading1"/>
      </w:pPr>
      <w:ins w:id="1154" w:author="PR Preview" w:date="2024-01-01T00:00:00Z">
        <w:r>
          <w:t xml:space="preserve">12. Github</w:t>
        </w:r>
      </w:ins>
    </w:p>
    <w:p>
      <w:pPr>
        <w:pStyle w:val="FirstParagraph"/>
      </w:pPr>
      <w:r>
        <w:t xml:space="preserve">Adapted by UCD-SeRG team from</w:t>
      </w:r>
      <w:r>
        <w:t xml:space="preserve"> </w:t>
      </w:r>
      <w:hyperlink r:id="rId376">
        <w:r>
          <w:rPr>
            <w:rStyle w:val="Hyperlink"/>
          </w:rPr>
          <w:t xml:space="preserve">original by Stephanie Djajadi and Nolan Pokpongkiat</w:t>
        </w:r>
      </w:hyperlink>
    </w:p>
    <w:bookmarkStart w:id="379" w:name="basics"/>
    <w:p>
      <w:pPr>
        <w:pStyle w:val="Heading2"/>
      </w:pPr>
      <w:ins w:id="1156" w:author="PR Preview" w:date="2024-01-01T00:00:00Z">
        <w:r>
          <w:t xml:space="preserve">12.1 Basics</w:t>
        </w:r>
      </w:ins>
    </w:p>
    <w:p>
      <w:pPr>
        <w:pStyle w:val="Compact"/>
        <w:numPr>
          <w:ilvl w:val="0"/>
          <w:numId w:val="1123"/>
        </w:numPr>
      </w:pPr>
      <w:r>
        <w:t xml:space="preserve">A detailed tutorial of Git can be found</w:t>
      </w:r>
      <w:r>
        <w:t xml:space="preserve"> </w:t>
      </w:r>
      <w:hyperlink r:id="rId377">
        <w:r>
          <w:rPr>
            <w:rStyle w:val="Hyperlink"/>
          </w:rPr>
          <w:t xml:space="preserve">here on the CS61B website</w:t>
        </w:r>
      </w:hyperlink>
      <w:r>
        <w:t xml:space="preserve">.</w:t>
      </w:r>
    </w:p>
    <w:p>
      <w:pPr>
        <w:pStyle w:val="Compact"/>
        <w:numPr>
          <w:ilvl w:val="0"/>
          <w:numId w:val="1123"/>
        </w:numPr>
      </w:pPr>
      <w:r>
        <w:t xml:space="preserve">If you are already familiar with Git, you can reference the summary at the end of</w:t>
      </w:r>
      <w:r>
        <w:t xml:space="preserve"> </w:t>
      </w:r>
      <w:hyperlink r:id="rId377">
        <w:r>
          <w:rPr>
            <w:rStyle w:val="Hyperlink"/>
          </w:rPr>
          <w:t xml:space="preserve">Section B</w:t>
        </w:r>
      </w:hyperlink>
      <w:r>
        <w:t xml:space="preserve">.</w:t>
      </w:r>
    </w:p>
    <w:p>
      <w:pPr>
        <w:pStyle w:val="Compact"/>
        <w:numPr>
          <w:ilvl w:val="0"/>
          <w:numId w:val="112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3"/>
        </w:numPr>
      </w:pPr>
      <w:r>
        <w:t xml:space="preserve">For hands-on Git practice, see the</w:t>
      </w:r>
      <w:r>
        <w:t xml:space="preserve"> </w:t>
      </w:r>
      <w:hyperlink r:id="rId378">
        <w:r>
          <w:rPr>
            <w:rStyle w:val="Hyperlink"/>
          </w:rPr>
          <w:t xml:space="preserve">UC Davis DataLab Git Sandbox</w:t>
        </w:r>
      </w:hyperlink>
      <w:r>
        <w:t xml:space="preserve"> </w:t>
      </w:r>
      <w:r>
        <w:t xml:space="preserve">- a collaborative repository for learning Git workflows.</w:t>
      </w:r>
    </w:p>
    <w:bookmarkEnd w:id="379"/>
    <w:bookmarkStart w:id="395" w:name="sec-github-education"/>
    <w:p>
      <w:pPr>
        <w:pStyle w:val="Heading2"/>
      </w:pPr>
      <w:ins w:id="1161" w:author="PR Preview" w:date="2024-01-01T00:00:00Z">
        <w:r>
          <w:t xml:space="preserve">12.2 GitHub Education and Copilot Access</w:t>
        </w:r>
      </w:ins>
    </w:p>
    <w:bookmarkStart w:id="383" w:name="github-education-benefits"/>
    <w:p>
      <w:pPr>
        <w:pStyle w:val="Heading3"/>
      </w:pPr>
      <w:ins w:id="1162" w:author="PR Preview" w:date="2024-01-01T00:00:00Z">
        <w:r>
          <w:t xml:space="preserve">12.2.1 GitHub Education Benefits</w:t>
        </w:r>
      </w:ins>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4"/>
        </w:numPr>
      </w:pPr>
      <w:r>
        <w:t xml:space="preserve">Visit the</w:t>
      </w:r>
      <w:r>
        <w:t xml:space="preserve"> </w:t>
      </w:r>
      <w:hyperlink r:id="rId380">
        <w:r>
          <w:rPr>
            <w:rStyle w:val="Hyperlink"/>
          </w:rPr>
          <w:t xml:space="preserve">GitHub Education website</w:t>
        </w:r>
      </w:hyperlink>
    </w:p>
    <w:p>
      <w:pPr>
        <w:pStyle w:val="Compact"/>
        <w:numPr>
          <w:ilvl w:val="0"/>
          <w:numId w:val="112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4"/>
        </w:numPr>
      </w:pPr>
      <w:r>
        <w:t xml:space="preserve">Sign in with your GitHub account (or create one if you don’t have one)</w:t>
      </w:r>
    </w:p>
    <w:p>
      <w:pPr>
        <w:pStyle w:val="Compact"/>
        <w:numPr>
          <w:ilvl w:val="0"/>
          <w:numId w:val="112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4"/>
        </w:numPr>
      </w:pPr>
      <w:r>
        <w:t xml:space="preserve">Provide proof of your academic affiliation (e.g., upload a photo of your student ID or university letter)</w:t>
      </w:r>
    </w:p>
    <w:p>
      <w:pPr>
        <w:pStyle w:val="Compact"/>
        <w:numPr>
          <w:ilvl w:val="0"/>
          <w:numId w:val="112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1">
        <w:r>
          <w:rPr>
            <w:rStyle w:val="Hyperlink"/>
          </w:rPr>
          <w:t xml:space="preserve">GitHub Student Developer Pack</w:t>
        </w:r>
      </w:hyperlink>
      <w:r>
        <w:t xml:space="preserve"> </w:t>
      </w:r>
      <w:r>
        <w:t xml:space="preserve">(for students)</w:t>
      </w:r>
      <w:r>
        <w:t xml:space="preserve"> </w:t>
      </w:r>
      <w:r>
        <w:t xml:space="preserve">or</w:t>
      </w:r>
      <w:r>
        <w:t xml:space="preserve"> </w:t>
      </w:r>
      <w:hyperlink r:id="rId38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3"/>
    <w:bookmarkStart w:id="394" w:name="X41b56039c71257be4531d08391ae81a73d29f03"/>
    <w:p>
      <w:pPr>
        <w:pStyle w:val="Heading3"/>
      </w:pPr>
      <w:ins w:id="1172" w:author="PR Preview" w:date="2024-01-01T00:00:00Z">
        <w:r>
          <w:t xml:space="preserve">12.2.2 GitHub Copilot Access for UC Davis Members</w:t>
        </w:r>
      </w:ins>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5"/>
        </w:numPr>
      </w:pPr>
      <w:r>
        <w:t xml:space="preserve">Ensure you have a GitHub account and have signed up for GitHub Education (see above)</w:t>
      </w:r>
    </w:p>
    <w:p>
      <w:pPr>
        <w:pStyle w:val="Compact"/>
        <w:numPr>
          <w:ilvl w:val="0"/>
          <w:numId w:val="1125"/>
        </w:numPr>
      </w:pPr>
      <w:r>
        <w:t xml:space="preserve">Go to the</w:t>
      </w:r>
      <w:r>
        <w:t xml:space="preserve"> </w:t>
      </w:r>
      <w:hyperlink r:id="rId384">
        <w:r>
          <w:rPr>
            <w:rStyle w:val="Hyperlink"/>
          </w:rPr>
          <w:t xml:space="preserve">UC Davis IT ServiceHub GitHub page</w:t>
        </w:r>
      </w:hyperlink>
    </w:p>
    <w:p>
      <w:pPr>
        <w:pStyle w:val="Compact"/>
        <w:numPr>
          <w:ilvl w:val="0"/>
          <w:numId w:val="1125"/>
        </w:numPr>
      </w:pPr>
      <w:r>
        <w:t xml:space="preserve">Click the blue</w:t>
      </w:r>
      <w:r>
        <w:t xml:space="preserve"> </w:t>
      </w:r>
      <w:r>
        <w:t xml:space="preserve">“Get GitHub!”</w:t>
      </w:r>
      <w:r>
        <w:t xml:space="preserve"> </w:t>
      </w:r>
      <w:r>
        <w:t xml:space="preserve">button near the top right</w:t>
      </w:r>
    </w:p>
    <w:p>
      <w:pPr>
        <w:pStyle w:val="Compact"/>
        <w:numPr>
          <w:ilvl w:val="0"/>
          <w:numId w:val="1125"/>
        </w:numPr>
      </w:pPr>
      <w:ins w:id="1179" w:author="PR Preview" w:date="2024-01-01T00:00:00Z">
        <w:r>
          <w:t xml:space="preserve">When you receive the invitation email,</w:t>
        </w:r>
      </w:ins>
      <w:ins w:id="1179" w:author="PR Preview" w:date="2024-01-01T00:00:00Z">
        <w:r>
          <w:t xml:space="preserve"> </w:t>
        </w:r>
      </w:ins>
      <w:ins w:id="1179" w:author="PR Preview" w:date="2024-01-01T00:00:00Z">
        <w:r>
          <w:t xml:space="preserve">make sure to check the</w:t>
        </w:r>
      </w:ins>
      <w:ins w:id="1179" w:author="PR Preview" w:date="2024-01-01T00:00:00Z">
        <w:r>
          <w:t xml:space="preserve"> </w:t>
        </w:r>
      </w:ins>
      <w:ins w:id="1179" w:author="PR Preview" w:date="2024-01-01T00:00:00Z">
        <w:r>
          <w:t xml:space="preserve">“Ask for a GitHub Copilot seat (optional)”</w:t>
        </w:r>
      </w:ins>
      <w:ins w:id="1179" w:author="PR Preview" w:date="2024-01-01T00:00:00Z">
        <w:r>
          <w:t xml:space="preserve"> </w:t>
        </w:r>
      </w:ins>
      <w:ins w:id="1179" w:author="PR Preview" w:date="2024-01-01T00:00:00Z">
        <w:r>
          <w:t xml:space="preserve">checkbox before joining (</w:t>
        </w:r>
      </w:ins>
      <w:hyperlink w:anchor="fig-request-copilot-seat">
        <w:r>
          <w:rPr>
            <w:rStyle w:val="Hyperlink"/>
          </w:rPr>
          <w:t xml:space="preserve">Figure 12.1</w:t>
        </w:r>
      </w:hyperlink>
      <w:ins w:id="1179" w:author="PR Preview" w:date="2024-01-01T00:00:00Z">
        <w:r>
          <w:t xml:space="preserve">)</w:t>
        </w:r>
      </w:ins>
    </w:p>
    <w:tbl>
      <w:tblPr>
        <w:tblStyle w:val="Table"/>
        <w:tblW w:type="pct" w:w="5000"/>
        <w:tblLayout w:type="fixed"/>
        <w:tblLook w:firstRow="0" w:lastRow="0" w:firstColumn="0" w:lastColumn="0" w:noHBand="0" w:noVBand="0" w:val="0000"/>
      </w:tblPr>
      <w:tblGrid>
        <w:gridCol w:w="7920"/>
      </w:tblGrid>
      <w:tr>
        <w:tc>
          <w:tcPr/>
          <w:bookmarkStart w:id="388" w:name="fig-request-copilot-seat"/>
          <w:p>
            <w:pPr>
              <w:pStyle w:val="Compact"/>
              <w:jc w:val="center"/>
            </w:pPr>
            <w:r>
              <w:drawing>
                <wp:inline>
                  <wp:extent cx="5334000" cy="3052792"/>
                  <wp:effectExtent b="0" l="0" r="0" t="0"/>
                  <wp:docPr descr="" title="" id="386" name="Picture"/>
                  <a:graphic>
                    <a:graphicData uri="http://schemas.openxmlformats.org/drawingml/2006/picture">
                      <pic:pic>
                        <pic:nvPicPr>
                          <pic:cNvPr descr="assets/images/github-copilot-invitation-email.png" id="387" name="Picture"/>
                          <pic:cNvPicPr>
                            <a:picLocks noChangeArrowheads="1" noChangeAspect="1"/>
                          </pic:cNvPicPr>
                        </pic:nvPicPr>
                        <pic:blipFill>
                          <a:blip r:embed="rId38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388"/>
        </w:tc>
      </w:tr>
    </w:tbl>
    <w:p>
      <w:pPr>
        <w:pStyle w:val="Compact"/>
        <w:numPr>
          <w:ilvl w:val="0"/>
          <w:numId w:val="1126"/>
        </w:numPr>
      </w:pPr>
      <w:r>
        <w:t xml:space="preserve">Click</w:t>
      </w:r>
      <w:r>
        <w:t xml:space="preserve"> </w:t>
      </w:r>
      <w:r>
        <w:t xml:space="preserve">“Join UC Davis”</w:t>
      </w:r>
      <w:r>
        <w:t xml:space="preserve"> </w:t>
      </w:r>
      <w:r>
        <w:t xml:space="preserve">to accept the invitation</w:t>
      </w:r>
    </w:p>
    <w:p>
      <w:pPr>
        <w:pStyle w:val="Compact"/>
        <w:numPr>
          <w:ilvl w:val="0"/>
          <w:numId w:val="112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7"/>
        </w:numPr>
      </w:pPr>
      <w:r>
        <w:t xml:space="preserve">Go to your</w:t>
      </w:r>
      <w:r>
        <w:t xml:space="preserve"> </w:t>
      </w:r>
      <w:hyperlink r:id="rId389">
        <w:r>
          <w:rPr>
            <w:rStyle w:val="Hyperlink"/>
          </w:rPr>
          <w:t xml:space="preserve">GitHub Copilot settings</w:t>
        </w:r>
      </w:hyperlink>
    </w:p>
    <w:p>
      <w:pPr>
        <w:pStyle w:val="Compact"/>
        <w:numPr>
          <w:ilvl w:val="0"/>
          <w:numId w:val="112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3" w:name="fig-copilot-settings-org-options"/>
          <w:p>
            <w:pPr>
              <w:pStyle w:val="Compact"/>
              <w:jc w:val="center"/>
            </w:pPr>
            <w:r>
              <w:drawing>
                <wp:inline>
                  <wp:extent cx="5334000" cy="531962"/>
                  <wp:effectExtent b="0" l="0" r="0" t="0"/>
                  <wp:docPr descr="" title="" id="391" name="Picture"/>
                  <a:graphic>
                    <a:graphicData uri="http://schemas.openxmlformats.org/drawingml/2006/picture">
                      <pic:pic>
                        <pic:nvPicPr>
                          <pic:cNvPr descr="assets/images/github-copilot-settings-page.png" id="392" name="Picture"/>
                          <pic:cNvPicPr>
                            <a:picLocks noChangeArrowheads="1" noChangeAspect="1"/>
                          </pic:cNvPicPr>
                        </pic:nvPicPr>
                        <pic:blipFill>
                          <a:blip r:embed="rId39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393"/>
        </w:tc>
      </w:tr>
    </w:tbl>
    <w:p>
      <w:pPr>
        <w:pStyle w:val="Compact"/>
        <w:numPr>
          <w:ilvl w:val="0"/>
          <w:numId w:val="1128"/>
        </w:numPr>
      </w:pPr>
      <w:r>
        <w:t xml:space="preserve">Wait for approval from the UC Davis GitHub organization administrators</w:t>
      </w:r>
    </w:p>
    <w:p>
      <w:pPr>
        <w:pStyle w:val="Compact"/>
        <w:numPr>
          <w:ilvl w:val="0"/>
          <w:numId w:val="1128"/>
        </w:numPr>
      </w:pPr>
      <w:r>
        <w:t xml:space="preserve">Once approved,</w:t>
      </w:r>
      <w:r>
        <w:t xml:space="preserve"> </w:t>
      </w:r>
      <w:r>
        <w:t xml:space="preserve">follow the setup instructions to install and configure Copilot in your development environment</w:t>
      </w:r>
    </w:p>
    <w:p>
      <w:pPr>
        <w:pStyle w:val="FirstParagraph"/>
      </w:pPr>
      <w:ins w:id="1188" w:author="PR Preview" w:date="2024-01-01T00:00:00Z">
        <w:r>
          <w:t xml:space="preserve">For guidance on using GitHub Copilot effectively,</w:t>
        </w:r>
      </w:ins>
      <w:ins w:id="1188" w:author="PR Preview" w:date="2024-01-01T00:00:00Z">
        <w:r>
          <w:t xml:space="preserve"> </w:t>
        </w:r>
      </w:ins>
      <w:ins w:id="1188" w:author="PR Preview" w:date="2024-01-01T00:00:00Z">
        <w:r>
          <w:t xml:space="preserve">see</w:t>
        </w:r>
      </w:ins>
      <w:ins w:id="1188" w:author="PR Preview" w:date="2024-01-01T00:00:00Z">
        <w:r>
          <w:t xml:space="preserve"> </w:t>
        </w:r>
      </w:ins>
      <w:hyperlink w:anchor="sec-ai-best-practices">
        <w:r>
          <w:rPr>
            <w:rStyle w:val="Hyperlink"/>
          </w:rPr>
          <w:t xml:space="preserve">Section 18.5.8</w:t>
        </w:r>
      </w:hyperlink>
      <w:ins w:id="1188" w:author="PR Preview" w:date="2024-01-01T00:00:00Z">
        <w:r>
          <w:t xml:space="preserve"> </w:t>
        </w:r>
      </w:ins>
      <w:ins w:id="1188" w:author="PR Preview" w:date="2024-01-01T00:00:00Z">
        <w:r>
          <w:t xml:space="preserve">in the Working with AI chapter.</w:t>
        </w:r>
      </w:ins>
    </w:p>
    <w:bookmarkEnd w:id="394"/>
    <w:bookmarkEnd w:id="395"/>
    <w:bookmarkStart w:id="396" w:name="github-desktop"/>
    <w:p>
      <w:pPr>
        <w:pStyle w:val="Heading2"/>
      </w:pPr>
      <w:ins w:id="1189" w:author="PR Preview" w:date="2024-01-01T00:00:00Z">
        <w:r>
          <w:t xml:space="preserve">12.3 Github Desktop</w:t>
        </w:r>
      </w:ins>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6"/>
    <w:bookmarkStart w:id="398" w:name="git-branching"/>
    <w:p>
      <w:pPr>
        <w:pStyle w:val="Heading2"/>
      </w:pPr>
      <w:ins w:id="1191" w:author="PR Preview" w:date="2024-01-01T00:00:00Z">
        <w:r>
          <w:t xml:space="preserve">12.4 Git Branching</w:t>
        </w:r>
      </w:ins>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9"/>
        </w:numPr>
      </w:pPr>
      <w:r>
        <w:t xml:space="preserve">You want to start working on a new part of the project, but you aren’t sure yet if your changes will work and make it to the final product.</w:t>
      </w:r>
    </w:p>
    <w:p>
      <w:pPr>
        <w:pStyle w:val="Compact"/>
        <w:numPr>
          <w:ilvl w:val="0"/>
          <w:numId w:val="112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7">
        <w:r>
          <w:rPr>
            <w:rStyle w:val="Hyperlink"/>
          </w:rPr>
          <w:t xml:space="preserve">here</w:t>
        </w:r>
      </w:hyperlink>
      <w:r>
        <w:t xml:space="preserve">. You can also find instructions on how to handle merge conflicts when joining branches together.</w:t>
      </w:r>
    </w:p>
    <w:bookmarkEnd w:id="398"/>
    <w:bookmarkStart w:id="401" w:name="example-workflow"/>
    <w:p>
      <w:pPr>
        <w:pStyle w:val="Heading2"/>
      </w:pPr>
      <w:ins w:id="1197" w:author="PR Preview" w:date="2024-01-01T00:00:00Z">
        <w:r>
          <w:t xml:space="preserve">12.5 Example Workflow</w:t>
        </w:r>
      </w:ins>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0"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9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0"/>
          <w:p/>
        </w:tc>
      </w:tr>
    </w:tbl>
    <w:p>
      <w:pPr>
        <w:pStyle w:val="BodyText"/>
      </w:pPr>
      <w:r>
        <w:t xml:space="preserve">Other helpful commands are listed below.</w:t>
      </w:r>
    </w:p>
    <w:bookmarkEnd w:id="401"/>
    <w:bookmarkStart w:id="403" w:name="commonly-used-git-commands"/>
    <w:p>
      <w:pPr>
        <w:pStyle w:val="Heading2"/>
      </w:pPr>
      <w:ins w:id="1200" w:author="PR Preview" w:date="2024-01-01T00:00:00Z">
        <w:r>
          <w:t xml:space="preserve">12.6 Commonly Used Git Commands</w:t>
        </w:r>
      </w:ins>
    </w:p>
    <w:tbl>
      <w:tblPr>
        <w:tblStyle w:val="Table"/>
        <w:tblW w:type="pct" w:w="5000"/>
        <w:tblLayout w:type="fixed"/>
        <w:tblLook w:firstRow="0" w:lastRow="0" w:firstColumn="0" w:lastColumn="0" w:noHBand="0" w:noVBand="0" w:val="0000"/>
      </w:tblPr>
      <w:tblGrid>
        <w:gridCol w:w="7920"/>
      </w:tblGrid>
      <w:tr>
        <w:tc>
          <w:tcPr/>
          <w:bookmarkStart w:id="402"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2"/>
          <w:p/>
        </w:tc>
      </w:tr>
    </w:tbl>
    <w:bookmarkEnd w:id="403"/>
    <w:bookmarkStart w:id="404" w:name="how-often-should-i-commit"/>
    <w:p>
      <w:pPr>
        <w:pStyle w:val="Heading2"/>
      </w:pPr>
      <w:ins w:id="1201" w:author="PR Preview" w:date="2024-01-01T00:00:00Z">
        <w:r>
          <w:t xml:space="preserve">12.7 How often should I commit?</w:t>
        </w:r>
      </w:ins>
    </w:p>
    <w:p>
      <w:pPr>
        <w:pStyle w:val="FirstParagraph"/>
      </w:pPr>
      <w:r>
        <w:t xml:space="preserve">It is good practice to commit every 15 minutes, or every time you make a significant change. It is better to commit more rather than less.</w:t>
      </w:r>
    </w:p>
    <w:bookmarkEnd w:id="404"/>
    <w:bookmarkStart w:id="408" w:name="repeated-amend-workflow"/>
    <w:p>
      <w:pPr>
        <w:pStyle w:val="Heading2"/>
      </w:pPr>
      <w:ins w:id="1203" w:author="PR Preview" w:date="2024-01-01T00:00:00Z">
        <w:r>
          <w:t xml:space="preserve">12.8 Repeated Amend Workflow</w:t>
        </w:r>
      </w:ins>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5" w:name="basic-workflow"/>
    <w:p>
      <w:pPr>
        <w:pStyle w:val="Heading3"/>
      </w:pPr>
      <w:ins w:id="1205" w:author="PR Preview" w:date="2024-01-01T00:00:00Z">
        <w:r>
          <w:t xml:space="preserve">12.8.1 Basic Workflow</w:t>
        </w:r>
      </w:ins>
    </w:p>
    <w:p>
      <w:pPr>
        <w:pStyle w:val="FirstParagraph"/>
      </w:pPr>
      <w:r>
        <w:t xml:space="preserve">Start with a clean working tree in a functional state. Then:</w:t>
      </w:r>
    </w:p>
    <w:p>
      <w:pPr>
        <w:pStyle w:val="Compact"/>
        <w:numPr>
          <w:ilvl w:val="0"/>
          <w:numId w:val="1130"/>
        </w:numPr>
      </w:pPr>
      <w:r>
        <w:t xml:space="preserve">Make a small change and verify your project still works</w:t>
      </w:r>
    </w:p>
    <w:p>
      <w:pPr>
        <w:pStyle w:val="Compact"/>
        <w:numPr>
          <w:ilvl w:val="0"/>
          <w:numId w:val="113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0"/>
        </w:numPr>
      </w:pPr>
      <w:r>
        <w:rPr>
          <w:b/>
          <w:bCs/>
        </w:rPr>
        <w:t xml:space="preserve">Do not push yet</w:t>
      </w:r>
    </w:p>
    <w:p>
      <w:pPr>
        <w:pStyle w:val="Compact"/>
        <w:numPr>
          <w:ilvl w:val="0"/>
          <w:numId w:val="1130"/>
        </w:numPr>
      </w:pPr>
      <w:r>
        <w:t xml:space="preserve">Make another small change and verify it works</w:t>
      </w:r>
    </w:p>
    <w:p>
      <w:pPr>
        <w:pStyle w:val="Compact"/>
        <w:numPr>
          <w:ilvl w:val="0"/>
          <w:numId w:val="1130"/>
        </w:numPr>
      </w:pPr>
      <w:r>
        <w:t xml:space="preserve">Stage and amend the previous commit:</w:t>
      </w:r>
      <w:r>
        <w:t xml:space="preserve"> </w:t>
      </w:r>
      <w:r>
        <w:rPr>
          <w:rStyle w:val="VerbatimChar"/>
        </w:rPr>
        <w:t xml:space="preserve">git commit --amend --no-edit</w:t>
      </w:r>
    </w:p>
    <w:p>
      <w:pPr>
        <w:pStyle w:val="Compact"/>
        <w:numPr>
          <w:ilvl w:val="0"/>
          <w:numId w:val="1130"/>
        </w:numPr>
      </w:pPr>
      <w:r>
        <w:t xml:space="preserve">Repeat steps 4-5 as needed</w:t>
      </w:r>
    </w:p>
    <w:p>
      <w:pPr>
        <w:pStyle w:val="Compact"/>
        <w:numPr>
          <w:ilvl w:val="0"/>
          <w:numId w:val="1130"/>
        </w:numPr>
      </w:pPr>
      <w:r>
        <w:t xml:space="preserve">When finished, amend one final time with a proper commit message</w:t>
      </w:r>
    </w:p>
    <w:p>
      <w:pPr>
        <w:pStyle w:val="Compact"/>
        <w:numPr>
          <w:ilvl w:val="0"/>
          <w:numId w:val="113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5"/>
    <w:bookmarkStart w:id="407" w:name="key-points"/>
    <w:p>
      <w:pPr>
        <w:pStyle w:val="Heading3"/>
      </w:pPr>
      <w:ins w:id="1216" w:author="PR Preview" w:date="2024-01-01T00:00:00Z">
        <w:r>
          <w:t xml:space="preserve">12.8.2 Key Points</w:t>
        </w:r>
      </w:ins>
    </w:p>
    <w:p>
      <w:pPr>
        <w:pStyle w:val="Compact"/>
        <w:numPr>
          <w:ilvl w:val="0"/>
          <w:numId w:val="1131"/>
        </w:numPr>
      </w:pPr>
      <w:r>
        <w:t xml:space="preserve">Each amend replaces the previous commit rather than creating a new one</w:t>
      </w:r>
    </w:p>
    <w:p>
      <w:pPr>
        <w:pStyle w:val="Compact"/>
        <w:numPr>
          <w:ilvl w:val="0"/>
          <w:numId w:val="1131"/>
        </w:numPr>
      </w:pPr>
      <w:r>
        <w:t xml:space="preserve">This keeps your history clean while letting you work incrementally</w:t>
      </w:r>
    </w:p>
    <w:p>
      <w:pPr>
        <w:pStyle w:val="Compact"/>
        <w:numPr>
          <w:ilvl w:val="0"/>
          <w:numId w:val="1131"/>
        </w:numPr>
      </w:pPr>
      <w:r>
        <w:t xml:space="preserve">Only use this pattern before pushing - never amend commits that others may have pulled</w:t>
      </w:r>
    </w:p>
    <w:p>
      <w:pPr>
        <w:pStyle w:val="Compact"/>
        <w:numPr>
          <w:ilvl w:val="0"/>
          <w:numId w:val="113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6">
        <w:r>
          <w:rPr>
            <w:rStyle w:val="Hyperlink"/>
          </w:rPr>
          <w:t xml:space="preserve">Repeated Amend chapter</w:t>
        </w:r>
      </w:hyperlink>
      <w:r>
        <w:t xml:space="preserve"> </w:t>
      </w:r>
      <w:r>
        <w:t xml:space="preserve">in Happy Git with R.</w:t>
      </w:r>
    </w:p>
    <w:bookmarkEnd w:id="407"/>
    <w:bookmarkEnd w:id="408"/>
    <w:bookmarkStart w:id="411" w:name="what-should-be-pushed-to-github"/>
    <w:p>
      <w:pPr>
        <w:pStyle w:val="Heading2"/>
      </w:pPr>
      <w:ins w:id="1223" w:author="PR Preview" w:date="2024-01-01T00:00:00Z">
        <w:r>
          <w:t xml:space="preserve">12.9 What should be pushed to Github?</w:t>
        </w:r>
      </w:ins>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0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0">
        <w:r>
          <w:rPr>
            <w:rStyle w:val="Hyperlink"/>
          </w:rPr>
          <w:t xml:space="preserve">great discussion of project-oriented workflows</w:t>
        </w:r>
      </w:hyperlink>
      <w:r>
        <w:t xml:space="preserve">, extolling the virtues of a self-contained, portable projects, for your reference.</w:t>
      </w:r>
    </w:p>
    <w:bookmarkEnd w:id="411"/>
    <w:bookmarkStart w:id="424" w:name="sec-gitattributes"/>
    <w:p>
      <w:pPr>
        <w:pStyle w:val="Heading2"/>
      </w:pPr>
      <w:ins w:id="1226" w:author="PR Preview" w:date="2024-01-01T00:00:00Z">
        <w:r>
          <w:t xml:space="preserve">12.10 Customizing How Files Appear on GitHub</w:t>
        </w:r>
      </w:ins>
    </w:p>
    <w:p>
      <w:pPr>
        <w:pStyle w:val="FirstParagraph"/>
      </w:pPr>
      <w:r>
        <w:t xml:space="preserve">GitHub uses a tool called</w:t>
      </w:r>
      <w:r>
        <w:t xml:space="preserve"> </w:t>
      </w:r>
      <w:hyperlink r:id="rId41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4" w:name="the-linguist-generated-attribute"/>
    <w:p>
      <w:pPr>
        <w:pStyle w:val="Heading3"/>
      </w:pPr>
      <w:ins w:id="1228" w:author="PR Preview" w:date="2024-01-01T00:00:00Z">
        <w:r>
          <w:t xml:space="preserve">12.10.1 The</w:t>
        </w:r>
      </w:ins>
      <w:ins w:id="1228" w:author="PR Preview" w:date="2024-01-01T00:00:00Z">
        <w:r>
          <w:t xml:space="preserve"> </w:t>
        </w:r>
      </w:ins>
      <w:ins w:id="1228" w:author="PR Preview" w:date="2024-01-01T00:00:00Z">
        <w:r>
          <w:rPr>
            <w:rStyle w:val="VerbatimChar"/>
          </w:rPr>
          <w:t xml:space="preserve">linguist-generated</w:t>
        </w:r>
      </w:ins>
      <w:ins w:id="1228" w:author="PR Preview" w:date="2024-01-01T00:00:00Z">
        <w:r>
          <w:t xml:space="preserve"> </w:t>
        </w:r>
      </w:ins>
      <w:ins w:id="1228" w:author="PR Preview" w:date="2024-01-01T00:00:00Z">
        <w:r>
          <w:t xml:space="preserve">Attribute</w:t>
        </w:r>
      </w:ins>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2"/>
        </w:numPr>
      </w:pPr>
      <w:r>
        <w:rPr>
          <w:b/>
          <w:bCs/>
        </w:rPr>
        <w:t xml:space="preserve">Excluded from language statistics</w:t>
      </w:r>
      <w:r>
        <w:t xml:space="preserve"> </w:t>
      </w:r>
      <w:r>
        <w:t xml:space="preserve">- they won’t affect your repository’s language breakdown</w:t>
      </w:r>
    </w:p>
    <w:p>
      <w:pPr>
        <w:pStyle w:val="Compact"/>
        <w:numPr>
          <w:ilvl w:val="0"/>
          <w:numId w:val="113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3"/>
        </w:numPr>
      </w:pPr>
      <w:r>
        <w:t xml:space="preserve">Auto-generated documentation files</w:t>
      </w:r>
    </w:p>
    <w:p>
      <w:pPr>
        <w:pStyle w:val="Compact"/>
        <w:numPr>
          <w:ilvl w:val="0"/>
          <w:numId w:val="1133"/>
        </w:numPr>
      </w:pPr>
      <w:r>
        <w:t xml:space="preserve">Files generated by build tools or code generators</w:t>
      </w:r>
    </w:p>
    <w:p>
      <w:pPr>
        <w:pStyle w:val="Compact"/>
        <w:numPr>
          <w:ilvl w:val="0"/>
          <w:numId w:val="113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3">
        <w:r>
          <w:rPr>
            <w:rStyle w:val="Hyperlink"/>
          </w:rPr>
          <w:t xml:space="preserve">Generated code documentation</w:t>
        </w:r>
      </w:hyperlink>
      <w:r>
        <w:t xml:space="preserve">.</w:t>
      </w:r>
    </w:p>
    <w:bookmarkEnd w:id="414"/>
    <w:bookmarkStart w:id="417" w:name="using-.gitattributes"/>
    <w:p>
      <w:pPr>
        <w:pStyle w:val="Heading3"/>
      </w:pPr>
      <w:ins w:id="1238" w:author="PR Preview" w:date="2024-01-01T00:00:00Z">
        <w:r>
          <w:t xml:space="preserve">12.10.2 Using</w:t>
        </w:r>
      </w:ins>
      <w:ins w:id="1238" w:author="PR Preview" w:date="2024-01-01T00:00:00Z">
        <w:r>
          <w:t xml:space="preserve"> </w:t>
        </w:r>
      </w:ins>
      <w:ins w:id="1238" w:author="PR Preview" w:date="2024-01-01T00:00:00Z">
        <w:r>
          <w:rPr>
            <w:rStyle w:val="VerbatimChar"/>
          </w:rPr>
          <w:t xml:space="preserve">.gitattributes</w:t>
        </w:r>
      </w:ins>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5">
        <w:r>
          <w:rPr>
            <w:rStyle w:val="Hyperlink"/>
          </w:rPr>
          <w:t xml:space="preserve">pattern format documentation</w:t>
        </w:r>
      </w:hyperlink>
      <w:r>
        <w:t xml:space="preserve"> </w:t>
      </w:r>
      <w:r>
        <w:t xml:space="preserve">and the</w:t>
      </w:r>
      <w:r>
        <w:t xml:space="preserve"> </w:t>
      </w:r>
      <w:hyperlink r:id="rId416">
        <w:r>
          <w:rPr>
            <w:rStyle w:val="Hyperlink"/>
          </w:rPr>
          <w:t xml:space="preserve">Using gitattributes guide</w:t>
        </w:r>
      </w:hyperlink>
      <w:r>
        <w:t xml:space="preserve">.</w:t>
      </w:r>
    </w:p>
    <w:bookmarkEnd w:id="417"/>
    <w:bookmarkStart w:id="423" w:name="other-useful-linguist-attributes"/>
    <w:p>
      <w:pPr>
        <w:pStyle w:val="Heading3"/>
      </w:pPr>
      <w:ins w:id="1244" w:author="PR Preview" w:date="2024-01-01T00:00:00Z">
        <w:r>
          <w:t xml:space="preserve">12.10.3 Other Useful Linguist Attributes</w:t>
        </w:r>
      </w:ins>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4"/>
        </w:numPr>
      </w:pPr>
      <w:r>
        <w:rPr>
          <w:rStyle w:val="VerbatimChar"/>
        </w:rPr>
        <w:t xml:space="preserve">linguist-vendored</w:t>
      </w:r>
      <w:r>
        <w:t xml:space="preserve"> </w:t>
      </w:r>
      <w:r>
        <w:t xml:space="preserve">- Marks vendored code (libraries you didn’t write) to exclude from stats (</w:t>
      </w:r>
      <w:hyperlink r:id="rId418">
        <w:r>
          <w:rPr>
            <w:rStyle w:val="Hyperlink"/>
          </w:rPr>
          <w:t xml:space="preserve">documentation</w:t>
        </w:r>
      </w:hyperlink>
      <w:r>
        <w:t xml:space="preserve">)</w:t>
      </w:r>
    </w:p>
    <w:p>
      <w:pPr>
        <w:pStyle w:val="Compact"/>
        <w:numPr>
          <w:ilvl w:val="0"/>
          <w:numId w:val="1134"/>
        </w:numPr>
      </w:pPr>
      <w:r>
        <w:rPr>
          <w:rStyle w:val="VerbatimChar"/>
        </w:rPr>
        <w:t xml:space="preserve">linguist-documentation</w:t>
      </w:r>
      <w:r>
        <w:t xml:space="preserve"> </w:t>
      </w:r>
      <w:r>
        <w:t xml:space="preserve">- Marks documentation files to exclude from stats (</w:t>
      </w:r>
      <w:hyperlink r:id="rId419">
        <w:r>
          <w:rPr>
            <w:rStyle w:val="Hyperlink"/>
          </w:rPr>
          <w:t xml:space="preserve">documentation</w:t>
        </w:r>
      </w:hyperlink>
      <w:r>
        <w:t xml:space="preserve">)</w:t>
      </w:r>
    </w:p>
    <w:p>
      <w:pPr>
        <w:pStyle w:val="Compact"/>
        <w:numPr>
          <w:ilvl w:val="0"/>
          <w:numId w:val="1134"/>
        </w:numPr>
      </w:pPr>
      <w:r>
        <w:rPr>
          <w:rStyle w:val="VerbatimChar"/>
        </w:rPr>
        <w:t xml:space="preserve">linguist-detectable</w:t>
      </w:r>
      <w:r>
        <w:t xml:space="preserve"> </w:t>
      </w:r>
      <w:r>
        <w:t xml:space="preserve">- Forces a file type to be included in language stats (useful for data or prose files) (</w:t>
      </w:r>
      <w:hyperlink r:id="rId420">
        <w:r>
          <w:rPr>
            <w:rStyle w:val="Hyperlink"/>
          </w:rPr>
          <w:t xml:space="preserve">documentation</w:t>
        </w:r>
      </w:hyperlink>
      <w:r>
        <w:t xml:space="preserve">)</w:t>
      </w:r>
    </w:p>
    <w:p>
      <w:pPr>
        <w:pStyle w:val="Compact"/>
        <w:numPr>
          <w:ilvl w:val="0"/>
          <w:numId w:val="1134"/>
        </w:numPr>
      </w:pPr>
      <w:r>
        <w:rPr>
          <w:rStyle w:val="VerbatimChar"/>
        </w:rPr>
        <w:t xml:space="preserve">linguist-language=&lt;name&gt;</w:t>
      </w:r>
      <w:r>
        <w:t xml:space="preserve"> </w:t>
      </w:r>
      <w:r>
        <w:t xml:space="preserve">- Overrides the detected language for syntax highlighting (</w:t>
      </w:r>
      <w:hyperlink r:id="rId41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1">
        <w:r>
          <w:rPr>
            <w:rStyle w:val="Hyperlink"/>
          </w:rPr>
          <w:t xml:space="preserve">Customizing how changed files appear on GitHub</w:t>
        </w:r>
      </w:hyperlink>
      <w:r>
        <w:t xml:space="preserve"> </w:t>
      </w:r>
      <w:r>
        <w:t xml:space="preserve">and the</w:t>
      </w:r>
      <w:r>
        <w:t xml:space="preserve"> </w:t>
      </w:r>
      <w:hyperlink r:id="rId422">
        <w:r>
          <w:rPr>
            <w:rStyle w:val="Hyperlink"/>
          </w:rPr>
          <w:t xml:space="preserve">Linguist overrides documentation</w:t>
        </w:r>
      </w:hyperlink>
      <w:r>
        <w:t xml:space="preserve">.</w:t>
      </w:r>
    </w:p>
    <w:p>
      <w:r>
        <w:br w:type="page"/>
      </w:r>
    </w:p>
    <w:bookmarkEnd w:id="423"/>
    <w:bookmarkEnd w:id="424"/>
    <w:bookmarkEnd w:id="425"/>
    <w:bookmarkStart w:id="448" w:name="sec-unix"/>
    <w:p>
      <w:pPr>
        <w:pStyle w:val="Heading1"/>
      </w:pPr>
      <w:ins w:id="1254" w:author="PR Preview" w:date="2024-01-01T00:00:00Z">
        <w:r>
          <w:t xml:space="preserve">13. Unix</w:t>
        </w:r>
      </w:ins>
    </w:p>
    <w:p>
      <w:pPr>
        <w:pStyle w:val="FirstParagraph"/>
      </w:pPr>
      <w:r>
        <w:t xml:space="preserve">Adapted by UCD-SeRG team from</w:t>
      </w:r>
      <w:r>
        <w:t xml:space="preserve"> </w:t>
      </w:r>
      <w:hyperlink r:id="rId42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5"/>
        </w:numPr>
      </w:pPr>
      <w:r>
        <w:t xml:space="preserve">Run a series of scripts in parallel or in a specific order to reproduce our work</w:t>
      </w:r>
    </w:p>
    <w:p>
      <w:pPr>
        <w:pStyle w:val="Compact"/>
        <w:numPr>
          <w:ilvl w:val="0"/>
          <w:numId w:val="1135"/>
        </w:numPr>
      </w:pPr>
      <w:r>
        <w:t xml:space="preserve">To check on the progress of a batch of jobs</w:t>
      </w:r>
    </w:p>
    <w:p>
      <w:pPr>
        <w:pStyle w:val="Compact"/>
        <w:numPr>
          <w:ilvl w:val="0"/>
          <w:numId w:val="1135"/>
        </w:numPr>
      </w:pPr>
      <w:r>
        <w:t xml:space="preserve">To use git and push to github</w:t>
      </w:r>
    </w:p>
    <w:bookmarkStart w:id="431" w:name="basics-1"/>
    <w:p>
      <w:pPr>
        <w:pStyle w:val="Heading2"/>
      </w:pPr>
      <w:ins w:id="1260" w:author="PR Preview" w:date="2024-01-01T00:00:00Z">
        <w:r>
          <w:t xml:space="preserve">13.1 Basics</w:t>
        </w:r>
      </w:ins>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0" w:name="fig-unix-desktop"/>
          <w:p>
            <w:pPr>
              <w:pStyle w:val="Compact"/>
              <w:jc w:val="center"/>
            </w:pPr>
            <w:r>
              <w:drawing>
                <wp:inline>
                  <wp:extent cx="5334000" cy="3380267"/>
                  <wp:effectExtent b="0" l="0" r="0" t="0"/>
                  <wp:docPr descr="" title="" id="428" name="Picture"/>
                  <a:graphic>
                    <a:graphicData uri="http://schemas.openxmlformats.org/drawingml/2006/picture">
                      <pic:pic>
                        <pic:nvPicPr>
                          <pic:cNvPr descr="assets/images/ex-desktop.jpg" id="429" name="Picture"/>
                          <pic:cNvPicPr>
                            <a:picLocks noChangeArrowheads="1" noChangeAspect="1"/>
                          </pic:cNvPicPr>
                        </pic:nvPicPr>
                        <pic:blipFill>
                          <a:blip r:embed="rId42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30"/>
        </w:tc>
      </w:tr>
    </w:tbl>
    <w:bookmarkEnd w:id="431"/>
    <w:bookmarkStart w:id="437" w:name="syntax-for-both-macwindows"/>
    <w:p>
      <w:pPr>
        <w:pStyle w:val="Heading2"/>
      </w:pPr>
      <w:ins w:id="1262" w:author="PR Preview" w:date="2024-01-01T00:00:00Z">
        <w:r>
          <w:t xml:space="preserve">13.2 Syntax for both Mac/Windows</w:t>
        </w:r>
      </w:ins>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2"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6" w:name="fig-unix-terminal"/>
          <w:p>
            <w:pPr>
              <w:pStyle w:val="Compact"/>
              <w:jc w:val="center"/>
            </w:pPr>
            <w:r>
              <w:drawing>
                <wp:inline>
                  <wp:extent cx="4488872" cy="8862646"/>
                  <wp:effectExtent b="0" l="0" r="0" t="0"/>
                  <wp:docPr descr="" title="" id="434" name="Picture"/>
                  <a:graphic>
                    <a:graphicData uri="http://schemas.openxmlformats.org/drawingml/2006/picture">
                      <pic:pic>
                        <pic:nvPicPr>
                          <pic:cNvPr descr="assets/images/ex-terminal.PNG" id="435" name="Picture"/>
                          <pic:cNvPicPr>
                            <a:picLocks noChangeArrowheads="1" noChangeAspect="1"/>
                          </pic:cNvPicPr>
                        </pic:nvPicPr>
                        <pic:blipFill>
                          <a:blip r:embed="rId43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36"/>
        </w:tc>
      </w:tr>
    </w:tbl>
    <w:bookmarkEnd w:id="437"/>
    <w:bookmarkStart w:id="439" w:name="running-bash-scripts"/>
    <w:p>
      <w:pPr>
        <w:pStyle w:val="Heading2"/>
      </w:pPr>
      <w:ins w:id="1265" w:author="PR Preview" w:date="2024-01-01T00:00:00Z">
        <w:r>
          <w:t xml:space="preserve">13.3 Running Bash Scripts</w:t>
        </w:r>
      </w:ins>
    </w:p>
    <w:tbl>
      <w:tblPr>
        <w:tblStyle w:val="Table"/>
        <w:tblW w:type="pct" w:w="5000"/>
        <w:tblLayout w:type="fixed"/>
        <w:tblLook w:firstRow="0" w:lastRow="0" w:firstColumn="0" w:lastColumn="0" w:noHBand="0" w:noVBand="0" w:val="0000"/>
      </w:tblPr>
      <w:tblGrid>
        <w:gridCol w:w="7920"/>
      </w:tblGrid>
      <w:tr>
        <w:tc>
          <w:tcPr/>
          <w:bookmarkStart w:id="438"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8"/>
          <w:p/>
        </w:tc>
      </w:tr>
    </w:tbl>
    <w:bookmarkEnd w:id="439"/>
    <w:bookmarkStart w:id="442" w:name="running-rscripts-in-windows"/>
    <w:p>
      <w:pPr>
        <w:pStyle w:val="Heading2"/>
      </w:pPr>
      <w:ins w:id="1266" w:author="PR Preview" w:date="2024-01-01T00:00:00Z">
        <w:r>
          <w:t xml:space="preserve">13.4 Running Rscripts in Windows</w:t>
        </w:r>
      </w:ins>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1" w:name="common-mistakes"/>
    <w:p>
      <w:pPr>
        <w:pStyle w:val="Heading3"/>
      </w:pPr>
      <w:ins w:id="1274" w:author="PR Preview" w:date="2024-01-01T00:00:00Z">
        <w:r>
          <w:t xml:space="preserve">13.4.1 Common Mistakes</w:t>
        </w:r>
      </w:ins>
    </w:p>
    <w:p>
      <w:pPr>
        <w:pStyle w:val="Compact"/>
        <w:numPr>
          <w:ilvl w:val="0"/>
          <w:numId w:val="1136"/>
        </w:numPr>
      </w:pPr>
      <w:r>
        <w:t xml:space="preserve">Remember to include all of the quotation marks around file paths that have a spaces.</w:t>
      </w:r>
    </w:p>
    <w:p>
      <w:pPr>
        <w:pStyle w:val="Compact"/>
        <w:numPr>
          <w:ilvl w:val="0"/>
          <w:numId w:val="11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1"/>
    <w:bookmarkEnd w:id="442"/>
    <w:bookmarkStart w:id="443" w:name="checking-tasks-and-killing-jobs"/>
    <w:p>
      <w:pPr>
        <w:pStyle w:val="Heading2"/>
      </w:pPr>
      <w:ins w:id="1277" w:author="PR Preview" w:date="2024-01-01T00:00:00Z">
        <w:r>
          <w:t xml:space="preserve">13.5 Checking tasks and killing jobs</w:t>
        </w:r>
      </w:ins>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3"/>
    <w:bookmarkStart w:id="447" w:name="running-big-jobs"/>
    <w:p>
      <w:pPr>
        <w:pStyle w:val="Heading2"/>
      </w:pPr>
      <w:ins w:id="1279" w:author="PR Preview" w:date="2024-01-01T00:00:00Z">
        <w:r>
          <w:t xml:space="preserve">13.6 Running big jobs</w:t>
        </w:r>
      </w:ins>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5" w:name="example-code-for-runfilesavelogs"/>
    <w:p>
      <w:pPr>
        <w:pStyle w:val="Heading3"/>
      </w:pPr>
      <w:ins w:id="1286" w:author="PR Preview" w:date="2024-01-01T00:00:00Z">
        <w:r>
          <w:t xml:space="preserve">13.6.1 Example code for</w:t>
        </w:r>
      </w:ins>
      <w:ins w:id="1286" w:author="PR Preview" w:date="2024-01-01T00:00:00Z">
        <w:r>
          <w:t xml:space="preserve"> </w:t>
        </w:r>
      </w:ins>
      <w:ins w:id="1286" w:author="PR Preview" w:date="2024-01-01T00:00:00Z">
        <w:r>
          <w:rPr>
            <w:rStyle w:val="VerbatimChar"/>
          </w:rPr>
          <w:t xml:space="preserve">runfileSaveLogs</w:t>
        </w:r>
      </w:ins>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5"/>
    <w:bookmarkStart w:id="446" w:name="example-usage-for-runfilesavelogs"/>
    <w:p>
      <w:pPr>
        <w:pStyle w:val="Heading3"/>
      </w:pPr>
      <w:ins w:id="1288" w:author="PR Preview" w:date="2024-01-01T00:00:00Z">
        <w:r>
          <w:t xml:space="preserve">13.6.2 Example usage for</w:t>
        </w:r>
      </w:ins>
      <w:ins w:id="1288" w:author="PR Preview" w:date="2024-01-01T00:00:00Z">
        <w:r>
          <w:t xml:space="preserve"> </w:t>
        </w:r>
      </w:ins>
      <w:ins w:id="1288" w:author="PR Preview" w:date="2024-01-01T00:00:00Z">
        <w:r>
          <w:rPr>
            <w:rStyle w:val="VerbatimChar"/>
          </w:rPr>
          <w:t xml:space="preserve">runfileSaveLogs</w:t>
        </w:r>
      </w:ins>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6"/>
    <w:bookmarkEnd w:id="447"/>
    <w:bookmarkEnd w:id="448"/>
    <w:bookmarkStart w:id="457" w:name="reproducible-environments"/>
    <w:p>
      <w:pPr>
        <w:pStyle w:val="Heading1"/>
      </w:pPr>
      <w:ins w:id="1292" w:author="PR Preview" w:date="2024-01-01T00:00:00Z">
        <w:r>
          <w:t xml:space="preserve">14. Reproducible Environments</w:t>
        </w:r>
      </w:ins>
    </w:p>
    <w:p>
      <w:pPr>
        <w:pStyle w:val="FirstParagraph"/>
      </w:pPr>
      <w:r>
        <w:t xml:space="preserve">Adapted by UCD-SeRG team from</w:t>
      </w:r>
      <w:r>
        <w:t xml:space="preserve"> </w:t>
      </w:r>
      <w:hyperlink r:id="rId449">
        <w:r>
          <w:rPr>
            <w:rStyle w:val="Hyperlink"/>
          </w:rPr>
          <w:t xml:space="preserve">original by Anna Nguyen</w:t>
        </w:r>
      </w:hyperlink>
    </w:p>
    <w:bookmarkStart w:id="456" w:name="package-version-control-with-renv"/>
    <w:p>
      <w:pPr>
        <w:pStyle w:val="Heading2"/>
      </w:pPr>
      <w:ins w:id="1294" w:author="PR Preview" w:date="2024-01-01T00:00:00Z">
        <w:r>
          <w:t xml:space="preserve">14.1 Package Version Control with renv</w:t>
        </w:r>
      </w:ins>
    </w:p>
    <w:bookmarkStart w:id="450" w:name="introduction-1"/>
    <w:p>
      <w:pPr>
        <w:pStyle w:val="Heading3"/>
      </w:pPr>
      <w:ins w:id="1295" w:author="PR Preview" w:date="2024-01-01T00:00:00Z">
        <w:r>
          <w:t xml:space="preserve">14.1.1 Introduction</w:t>
        </w:r>
      </w:ins>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0"/>
    <w:bookmarkStart w:id="451" w:name="implementing-renv-in-projects"/>
    <w:p>
      <w:pPr>
        <w:pStyle w:val="Heading3"/>
      </w:pPr>
      <w:ins w:id="1301" w:author="PR Preview" w:date="2024-01-01T00:00:00Z">
        <w:r>
          <w:t xml:space="preserve">14.1.2 Implementing renv in projects</w:t>
        </w:r>
      </w:ins>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9"/>
        </w:numPr>
      </w:pPr>
      <w:r>
        <w:t xml:space="preserve">Create an RProject file and ensure that your working directory is set to the correct folder</w:t>
      </w:r>
    </w:p>
    <w:p>
      <w:pPr>
        <w:pStyle w:val="Compact"/>
        <w:numPr>
          <w:ilvl w:val="0"/>
          <w:numId w:val="113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1"/>
    <w:bookmarkStart w:id="454" w:name="configuring-renv-settings"/>
    <w:p>
      <w:pPr>
        <w:pStyle w:val="Heading3"/>
      </w:pPr>
      <w:ins w:id="1310" w:author="PR Preview" w:date="2024-01-01T00:00:00Z">
        <w:r>
          <w:t xml:space="preserve">14.1.3 Configuring renv settings</w:t>
        </w:r>
      </w:ins>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3" w:name="reducing-startup-messages"/>
    <w:p>
      <w:pPr>
        <w:pStyle w:val="Heading4"/>
      </w:pPr>
      <w:ins w:id="1312" w:author="PR Preview" w:date="2024-01-01T00:00:00Z">
        <w:r>
          <w:t xml:space="preserve">14.1.3.1 Reducing startup messages</w:t>
        </w:r>
      </w:ins>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2">
        <w:r>
          <w:rPr>
            <w:rStyle w:val="Hyperlink"/>
          </w:rPr>
          <w:t xml:space="preserve">official renv documentation</w:t>
        </w:r>
      </w:hyperlink>
      <w:r>
        <w:t xml:space="preserve">.</w:t>
      </w:r>
    </w:p>
    <w:bookmarkEnd w:id="453"/>
    <w:bookmarkEnd w:id="454"/>
    <w:bookmarkStart w:id="455" w:name="using-projects-with-renv"/>
    <w:p>
      <w:pPr>
        <w:pStyle w:val="Heading3"/>
      </w:pPr>
      <w:ins w:id="1318" w:author="PR Preview" w:date="2024-01-01T00:00:00Z">
        <w:r>
          <w:t xml:space="preserve">14.1.4 Using projects with renv</w:t>
        </w:r>
      </w:ins>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Pull the most updated version of the project from GitHub</w:t>
      </w:r>
    </w:p>
    <w:p>
      <w:pPr>
        <w:pStyle w:val="Compact"/>
        <w:numPr>
          <w:ilvl w:val="0"/>
          <w:numId w:val="1140"/>
        </w:numPr>
      </w:pPr>
      <w:r>
        <w:t xml:space="preserve">Open the project’s RProject file</w:t>
      </w:r>
    </w:p>
    <w:p>
      <w:pPr>
        <w:pStyle w:val="Compact"/>
        <w:numPr>
          <w:ilvl w:val="0"/>
          <w:numId w:val="11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0"/>
        </w:numPr>
      </w:pPr>
      <w:r>
        <w:t xml:space="preserve">Wait for the correct versions of each package to install/update. This may take some time, depending on how many packages the project uses.</w:t>
      </w:r>
    </w:p>
    <w:p>
      <w:pPr>
        <w:pStyle w:val="Compact"/>
        <w:numPr>
          <w:ilvl w:val="0"/>
          <w:numId w:val="11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0"/>
        </w:numPr>
      </w:pPr>
      <w:r>
        <w:t xml:space="preserve">If you make edits to the code and introduce new/updated packages, see the section above for instructions on how to make updates.</w:t>
      </w:r>
    </w:p>
    <w:p>
      <w:r>
        <w:br w:type="page"/>
      </w:r>
    </w:p>
    <w:bookmarkEnd w:id="455"/>
    <w:bookmarkEnd w:id="456"/>
    <w:bookmarkEnd w:id="457"/>
    <w:bookmarkStart w:id="472" w:name="code-publication"/>
    <w:p>
      <w:pPr>
        <w:pStyle w:val="Heading1"/>
      </w:pPr>
      <w:ins w:id="1329" w:author="PR Preview" w:date="2024-01-01T00:00:00Z">
        <w:r>
          <w:t xml:space="preserve">15. Code Publication</w:t>
        </w:r>
      </w:ins>
    </w:p>
    <w:p>
      <w:pPr>
        <w:pStyle w:val="FirstParagraph"/>
      </w:pPr>
      <w:r>
        <w:t xml:space="preserve">Adapted by UCD-SeRG team from</w:t>
      </w:r>
      <w:r>
        <w:t xml:space="preserve"> </w:t>
      </w:r>
      <w:hyperlink r:id="rId458">
        <w:r>
          <w:rPr>
            <w:rStyle w:val="Hyperlink"/>
          </w:rPr>
          <w:t xml:space="preserve">original by Nolan Pokpongkiat</w:t>
        </w:r>
      </w:hyperlink>
    </w:p>
    <w:bookmarkStart w:id="459" w:name="checklist-overview"/>
    <w:p>
      <w:pPr>
        <w:pStyle w:val="Heading2"/>
      </w:pPr>
      <w:ins w:id="1331" w:author="PR Preview" w:date="2024-01-01T00:00:00Z">
        <w:r>
          <w:t xml:space="preserve">15.1 Checklist overview</w:t>
        </w:r>
      </w:ins>
    </w:p>
    <w:p>
      <w:pPr>
        <w:pStyle w:val="Compact"/>
        <w:numPr>
          <w:ilvl w:val="0"/>
          <w:numId w:val="1141"/>
        </w:numPr>
      </w:pPr>
      <w:hyperlink w:anchor="fill-out-file-headers">
        <w:r>
          <w:rPr>
            <w:rStyle w:val="Hyperlink"/>
          </w:rPr>
          <w:t xml:space="preserve">Fill out file headers</w:t>
        </w:r>
      </w:hyperlink>
    </w:p>
    <w:p>
      <w:pPr>
        <w:pStyle w:val="Compact"/>
        <w:numPr>
          <w:ilvl w:val="0"/>
          <w:numId w:val="1141"/>
        </w:numPr>
      </w:pPr>
      <w:hyperlink w:anchor="clean-up-comments">
        <w:r>
          <w:rPr>
            <w:rStyle w:val="Hyperlink"/>
          </w:rPr>
          <w:t xml:space="preserve">Clean up comments</w:t>
        </w:r>
      </w:hyperlink>
    </w:p>
    <w:p>
      <w:pPr>
        <w:pStyle w:val="Compact"/>
        <w:numPr>
          <w:ilvl w:val="0"/>
          <w:numId w:val="1141"/>
        </w:numPr>
      </w:pPr>
      <w:hyperlink w:anchor="document-functions">
        <w:r>
          <w:rPr>
            <w:rStyle w:val="Hyperlink"/>
          </w:rPr>
          <w:t xml:space="preserve">Document functions</w:t>
        </w:r>
      </w:hyperlink>
    </w:p>
    <w:p>
      <w:pPr>
        <w:pStyle w:val="Compact"/>
        <w:numPr>
          <w:ilvl w:val="0"/>
          <w:numId w:val="1141"/>
        </w:numPr>
      </w:pPr>
      <w:hyperlink w:anchor="remove-deprecated-filepaths">
        <w:r>
          <w:rPr>
            <w:rStyle w:val="Hyperlink"/>
          </w:rPr>
          <w:t xml:space="preserve">Remove deprecated filepaths</w:t>
        </w:r>
      </w:hyperlink>
    </w:p>
    <w:p>
      <w:pPr>
        <w:pStyle w:val="Compact"/>
        <w:numPr>
          <w:ilvl w:val="0"/>
          <w:numId w:val="1141"/>
        </w:numPr>
      </w:pPr>
      <w:hyperlink w:anchor="ensure-project-runs-via-bash">
        <w:r>
          <w:rPr>
            <w:rStyle w:val="Hyperlink"/>
          </w:rPr>
          <w:t xml:space="preserve">Ensure project runs via bash</w:t>
        </w:r>
      </w:hyperlink>
    </w:p>
    <w:p>
      <w:pPr>
        <w:pStyle w:val="Compact"/>
        <w:numPr>
          <w:ilvl w:val="0"/>
          <w:numId w:val="1141"/>
        </w:numPr>
      </w:pPr>
      <w:hyperlink w:anchor="complete-the-readme">
        <w:r>
          <w:rPr>
            <w:rStyle w:val="Hyperlink"/>
          </w:rPr>
          <w:t xml:space="preserve">Complete the README</w:t>
        </w:r>
      </w:hyperlink>
    </w:p>
    <w:p>
      <w:pPr>
        <w:pStyle w:val="Compact"/>
        <w:numPr>
          <w:ilvl w:val="0"/>
          <w:numId w:val="1141"/>
        </w:numPr>
      </w:pPr>
      <w:hyperlink w:anchor="clean-up-feature-branches">
        <w:r>
          <w:rPr>
            <w:rStyle w:val="Hyperlink"/>
          </w:rPr>
          <w:t xml:space="preserve">Clean up feature branches</w:t>
        </w:r>
      </w:hyperlink>
    </w:p>
    <w:p>
      <w:pPr>
        <w:pStyle w:val="Compact"/>
        <w:numPr>
          <w:ilvl w:val="0"/>
          <w:numId w:val="1141"/>
        </w:numPr>
      </w:pPr>
      <w:hyperlink w:anchor="create-github-release">
        <w:r>
          <w:rPr>
            <w:rStyle w:val="Hyperlink"/>
          </w:rPr>
          <w:t xml:space="preserve">Create Github release</w:t>
        </w:r>
      </w:hyperlink>
    </w:p>
    <w:bookmarkEnd w:id="459"/>
    <w:bookmarkStart w:id="461" w:name="fill-out-file-headers"/>
    <w:p>
      <w:pPr>
        <w:pStyle w:val="Heading2"/>
      </w:pPr>
      <w:ins w:id="1340" w:author="PR Preview" w:date="2024-01-01T00:00:00Z">
        <w:r>
          <w:t xml:space="preserve">15.2 Fill out file headers</w:t>
        </w:r>
      </w:ins>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0">
        <w:r>
          <w:rPr>
            <w:rStyle w:val="Hyperlink"/>
          </w:rPr>
          <w:t xml:space="preserve">here.</w:t>
        </w:r>
      </w:hyperlink>
    </w:p>
    <w:bookmarkEnd w:id="461"/>
    <w:bookmarkStart w:id="462" w:name="clean-up-comments"/>
    <w:p>
      <w:pPr>
        <w:pStyle w:val="Heading2"/>
      </w:pPr>
      <w:ins w:id="1342" w:author="PR Preview" w:date="2024-01-01T00:00:00Z">
        <w:r>
          <w:t xml:space="preserve">15.3 Clean up comments</w:t>
        </w:r>
      </w:ins>
    </w:p>
    <w:p>
      <w:pPr>
        <w:pStyle w:val="FirstParagraph"/>
      </w:pPr>
      <w:r>
        <w:t xml:space="preserve">Make sure comments in the code are for code documentation purposes only. Do not leave comments to self in the final script files.</w:t>
      </w:r>
    </w:p>
    <w:bookmarkEnd w:id="462"/>
    <w:bookmarkStart w:id="464" w:name="document-functions"/>
    <w:p>
      <w:pPr>
        <w:pStyle w:val="Heading2"/>
      </w:pPr>
      <w:ins w:id="1344" w:author="PR Preview" w:date="2024-01-01T00:00:00Z">
        <w:r>
          <w:t xml:space="preserve">15.4 Document functions</w:t>
        </w:r>
      </w:ins>
    </w:p>
    <w:p>
      <w:pPr>
        <w:pStyle w:val="FirstParagraph"/>
      </w:pPr>
      <w:r>
        <w:t xml:space="preserve">Every function you write must include a header to document its purpose, inputs, and outputs. See template for the function documentation</w:t>
      </w:r>
      <w:r>
        <w:t xml:space="preserve"> </w:t>
      </w:r>
      <w:hyperlink r:id="rId463">
        <w:r>
          <w:rPr>
            <w:rStyle w:val="Hyperlink"/>
          </w:rPr>
          <w:t xml:space="preserve">here.</w:t>
        </w:r>
      </w:hyperlink>
    </w:p>
    <w:bookmarkEnd w:id="464"/>
    <w:bookmarkStart w:id="465" w:name="remove-deprecated-filepaths"/>
    <w:p>
      <w:pPr>
        <w:pStyle w:val="Heading2"/>
      </w:pPr>
      <w:ins w:id="1346" w:author="PR Preview" w:date="2024-01-01T00:00:00Z">
        <w:r>
          <w:t xml:space="preserve">15.5 Remove deprecated filepaths</w:t>
        </w:r>
      </w:ins>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5"/>
    <w:bookmarkStart w:id="467" w:name="ensure-project-runs-via-bash"/>
    <w:p>
      <w:pPr>
        <w:pStyle w:val="Heading2"/>
      </w:pPr>
      <w:ins w:id="1348" w:author="PR Preview" w:date="2024-01-01T00:00:00Z">
        <w:r>
          <w:t xml:space="preserve">15.6 Ensure project runs via bash</w:t>
        </w:r>
      </w:ins>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6">
        <w:r>
          <w:rPr>
            <w:rStyle w:val="Hyperlink"/>
          </w:rPr>
          <w:t xml:space="preserve">here.</w:t>
        </w:r>
      </w:hyperlink>
    </w:p>
    <w:bookmarkEnd w:id="467"/>
    <w:bookmarkStart w:id="468" w:name="complete-the-readme"/>
    <w:p>
      <w:pPr>
        <w:pStyle w:val="Heading2"/>
      </w:pPr>
      <w:ins w:id="1351" w:author="PR Preview" w:date="2024-01-01T00:00:00Z">
        <w:r>
          <w:t xml:space="preserve">15.7 Complete the README</w:t>
        </w:r>
      </w:ins>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2"/>
        </w:numPr>
      </w:pPr>
      <w:r>
        <w:t xml:space="preserve">0-config.R: configuration file that sets data directories, sources base functions, and loads required libraries</w:t>
      </w:r>
    </w:p>
    <w:p>
      <w:pPr>
        <w:pStyle w:val="BlockText"/>
        <w:numPr>
          <w:ilvl w:val="0"/>
          <w:numId w:val="1142"/>
        </w:numPr>
      </w:pPr>
      <w:r>
        <w:t xml:space="preserve">0-base-functions: folder containing scripts with functions used in the analysis</w:t>
      </w:r>
    </w:p>
    <w:p>
      <w:pPr>
        <w:pStyle w:val="BlockText"/>
        <w:numPr>
          <w:ilvl w:val="1"/>
          <w:numId w:val="1143"/>
        </w:numPr>
      </w:pPr>
      <w:r>
        <w:t xml:space="preserve">0-base-functions.R: R script containing general functions used across the analysis</w:t>
      </w:r>
    </w:p>
    <w:p>
      <w:pPr>
        <w:pStyle w:val="BlockText"/>
        <w:numPr>
          <w:ilvl w:val="1"/>
          <w:numId w:val="1143"/>
        </w:numPr>
      </w:pPr>
      <w:r>
        <w:t xml:space="preserve">0-bias-corr-functions.R: R script containing functions used in bias correction</w:t>
      </w:r>
    </w:p>
    <w:p>
      <w:pPr>
        <w:pStyle w:val="BlockText"/>
        <w:numPr>
          <w:ilvl w:val="1"/>
          <w:numId w:val="11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3"/>
        </w:numPr>
      </w:pPr>
      <w:r>
        <w:t xml:space="preserve">0-prior-functions.R: R script containing functions to generate priors</w:t>
      </w:r>
    </w:p>
    <w:p>
      <w:pPr>
        <w:pStyle w:val="BlockText"/>
        <w:numPr>
          <w:ilvl w:val="0"/>
          <w:numId w:val="1142"/>
        </w:numPr>
      </w:pPr>
      <w:r>
        <w:t xml:space="preserve">1-data: folder containing data processing scripts NOTE: some scripts are deprecated</w:t>
      </w:r>
    </w:p>
    <w:p>
      <w:pPr>
        <w:pStyle w:val="BlockText"/>
        <w:numPr>
          <w:ilvl w:val="0"/>
          <w:numId w:val="1142"/>
        </w:numPr>
      </w:pPr>
      <w:r>
        <w:t xml:space="preserve">2-analysis: folder containing analysis scripts. To rerun all scripts in this subdirectory, run the bash script 0-run-analysis.sh.</w:t>
      </w:r>
    </w:p>
    <w:p>
      <w:pPr>
        <w:pStyle w:val="BlockText"/>
        <w:numPr>
          <w:ilvl w:val="1"/>
          <w:numId w:val="1144"/>
        </w:numPr>
      </w:pPr>
      <w:r>
        <w:t xml:space="preserve">1-obtain-priors-state.R: obtain priors for each state</w:t>
      </w:r>
    </w:p>
    <w:p>
      <w:pPr>
        <w:pStyle w:val="BlockText"/>
        <w:numPr>
          <w:ilvl w:val="1"/>
          <w:numId w:val="1144"/>
        </w:numPr>
      </w:pPr>
      <w:r>
        <w:t xml:space="preserve">2-est-expected-cases-state.R: estimate expected cases in each state</w:t>
      </w:r>
    </w:p>
    <w:p>
      <w:pPr>
        <w:pStyle w:val="BlockText"/>
        <w:numPr>
          <w:ilvl w:val="1"/>
          <w:numId w:val="1144"/>
        </w:numPr>
      </w:pPr>
      <w:r>
        <w:t xml:space="preserve">3-est-expected-cases-state-perf-testing.R: estimate expected cases in each state, estimate the percentage of underestimation due to incomplete testing vs. imperfect test accuracy</w:t>
      </w:r>
    </w:p>
    <w:p>
      <w:pPr>
        <w:pStyle w:val="BlockText"/>
        <w:numPr>
          <w:ilvl w:val="1"/>
          <w:numId w:val="1144"/>
        </w:numPr>
      </w:pPr>
      <w:r>
        <w:t xml:space="preserve">4-obtain-testing-protocols.R: find testing protocols for each state.</w:t>
      </w:r>
    </w:p>
    <w:p>
      <w:pPr>
        <w:pStyle w:val="BlockText"/>
        <w:numPr>
          <w:ilvl w:val="1"/>
          <w:numId w:val="1144"/>
        </w:numPr>
      </w:pPr>
      <w:r>
        <w:t xml:space="preserve">5-summarize-results.R: summarize results; obtain results for in text numerical results.</w:t>
      </w:r>
    </w:p>
    <w:p>
      <w:pPr>
        <w:pStyle w:val="BlockText"/>
        <w:numPr>
          <w:ilvl w:val="0"/>
          <w:numId w:val="1142"/>
        </w:numPr>
      </w:pPr>
      <w:r>
        <w:t xml:space="preserve">3-figure-table-scripts: folder containing figure scripts. To rerun all scripts in this subdirectory, run the bash script 0-run-figs.sh.</w:t>
      </w:r>
    </w:p>
    <w:p>
      <w:pPr>
        <w:pStyle w:val="BlockText"/>
        <w:numPr>
          <w:ilvl w:val="1"/>
          <w:numId w:val="1145"/>
        </w:numPr>
      </w:pPr>
      <w:r>
        <w:t xml:space="preserve">1-fig-testing.R: creates plot of testing patterns by state over time</w:t>
      </w:r>
    </w:p>
    <w:p>
      <w:pPr>
        <w:pStyle w:val="BlockText"/>
        <w:numPr>
          <w:ilvl w:val="1"/>
          <w:numId w:val="1145"/>
        </w:numPr>
      </w:pPr>
      <w:r>
        <w:t xml:space="preserve">2-fig-cases-usa-state-bar.R: creates bar plot of confirmed vs. estimated infections by state</w:t>
      </w:r>
    </w:p>
    <w:p>
      <w:pPr>
        <w:pStyle w:val="BlockText"/>
        <w:numPr>
          <w:ilvl w:val="1"/>
          <w:numId w:val="1145"/>
        </w:numPr>
      </w:pPr>
      <w:r>
        <w:t xml:space="preserve">3a-fig-map-usa-state.R: creates map of confirmed vs. estimated infections by state</w:t>
      </w:r>
    </w:p>
    <w:p>
      <w:pPr>
        <w:pStyle w:val="BlockText"/>
        <w:numPr>
          <w:ilvl w:val="1"/>
          <w:numId w:val="1145"/>
        </w:numPr>
      </w:pPr>
      <w:r>
        <w:t xml:space="preserve">3b-fig-map-usa-state-shiny.R: creates map of confirmed vs. estimated infections by state with search functionality by state</w:t>
      </w:r>
    </w:p>
    <w:p>
      <w:pPr>
        <w:pStyle w:val="BlockText"/>
        <w:numPr>
          <w:ilvl w:val="1"/>
          <w:numId w:val="1145"/>
        </w:numPr>
      </w:pPr>
      <w:r>
        <w:t xml:space="preserve">4-fig-priors.R: creates figure with priors for US as a whole</w:t>
      </w:r>
    </w:p>
    <w:p>
      <w:pPr>
        <w:pStyle w:val="BlockText"/>
        <w:numPr>
          <w:ilvl w:val="1"/>
          <w:numId w:val="1145"/>
        </w:numPr>
      </w:pPr>
      <w:r>
        <w:t xml:space="preserve">5-fig-density-usa.R: creates figure of distribution of estimated cases in the US</w:t>
      </w:r>
    </w:p>
    <w:p>
      <w:pPr>
        <w:pStyle w:val="BlockText"/>
        <w:numPr>
          <w:ilvl w:val="1"/>
          <w:numId w:val="1145"/>
        </w:numPr>
      </w:pPr>
      <w:r>
        <w:t xml:space="preserve">6-table-data-quality.R: creates table of data quality grading from COVID Tracking Project</w:t>
      </w:r>
    </w:p>
    <w:p>
      <w:pPr>
        <w:pStyle w:val="BlockText"/>
        <w:numPr>
          <w:ilvl w:val="1"/>
          <w:numId w:val="1145"/>
        </w:numPr>
      </w:pPr>
      <w:r>
        <w:t xml:space="preserve">7-fig-testpos.R: creates figure of the probability of testing positive among those tested by state</w:t>
      </w:r>
    </w:p>
    <w:p>
      <w:pPr>
        <w:pStyle w:val="BlockText"/>
        <w:numPr>
          <w:ilvl w:val="1"/>
          <w:numId w:val="1145"/>
        </w:numPr>
      </w:pPr>
      <w:r>
        <w:t xml:space="preserve">8-fig-percent-undertesting-state.R: creates figure of the percentage of under estimation due to incomplete testing</w:t>
      </w:r>
    </w:p>
    <w:p>
      <w:pPr>
        <w:pStyle w:val="BlockText"/>
        <w:numPr>
          <w:ilvl w:val="0"/>
          <w:numId w:val="1142"/>
        </w:numPr>
      </w:pPr>
      <w:r>
        <w:t xml:space="preserve">4-figures: folder containing figure files.</w:t>
      </w:r>
    </w:p>
    <w:p>
      <w:pPr>
        <w:pStyle w:val="BlockText"/>
        <w:numPr>
          <w:ilvl w:val="0"/>
          <w:numId w:val="1142"/>
        </w:numPr>
      </w:pPr>
      <w:r>
        <w:t xml:space="preserve">5-results: folder containing analysis results objects.</w:t>
      </w:r>
    </w:p>
    <w:p>
      <w:pPr>
        <w:pStyle w:val="BlockText"/>
        <w:numPr>
          <w:ilvl w:val="0"/>
          <w:numId w:val="11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8"/>
    <w:bookmarkStart w:id="469" w:name="clean-up-feature-branches"/>
    <w:p>
      <w:pPr>
        <w:pStyle w:val="Heading2"/>
      </w:pPr>
      <w:ins w:id="1385" w:author="PR Preview" w:date="2024-01-01T00:00:00Z">
        <w:r>
          <w:t xml:space="preserve">15.8 Clean up feature branches</w:t>
        </w:r>
      </w:ins>
    </w:p>
    <w:p>
      <w:pPr>
        <w:pStyle w:val="FirstParagraph"/>
      </w:pPr>
      <w:r>
        <w:t xml:space="preserve">In the remote repository on Github, all feature branches aside from master should be merged in and deleted. All outstanding PRs should be closed.</w:t>
      </w:r>
    </w:p>
    <w:bookmarkEnd w:id="469"/>
    <w:bookmarkStart w:id="471" w:name="create-github-release"/>
    <w:p>
      <w:pPr>
        <w:pStyle w:val="Heading2"/>
      </w:pPr>
      <w:ins w:id="1387" w:author="PR Preview" w:date="2024-01-01T00:00:00Z">
        <w:r>
          <w:t xml:space="preserve">15.9 Create Github release</w:t>
        </w:r>
      </w:ins>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0">
        <w:r>
          <w:rPr>
            <w:rStyle w:val="Hyperlink"/>
          </w:rPr>
          <w:t xml:space="preserve">here.</w:t>
        </w:r>
      </w:hyperlink>
    </w:p>
    <w:p>
      <w:r>
        <w:br w:type="page"/>
      </w:r>
    </w:p>
    <w:bookmarkEnd w:id="471"/>
    <w:bookmarkEnd w:id="472"/>
    <w:bookmarkStart w:id="492" w:name="data-publication"/>
    <w:p>
      <w:pPr>
        <w:pStyle w:val="Heading1"/>
      </w:pPr>
      <w:ins w:id="1391" w:author="PR Preview" w:date="2024-01-01T00:00:00Z">
        <w:r>
          <w:t xml:space="preserve">16. Data Publication</w:t>
        </w:r>
      </w:ins>
    </w:p>
    <w:p>
      <w:pPr>
        <w:pStyle w:val="FirstParagraph"/>
      </w:pPr>
      <w:r>
        <w:t xml:space="preserve">Adapted from Fanice Nyatigo and Ben Arnold’s chapter in the</w:t>
      </w:r>
      <w:r>
        <w:t xml:space="preserve"> </w:t>
      </w:r>
      <w:hyperlink r:id="rId473">
        <w:r>
          <w:rPr>
            <w:rStyle w:val="Hyperlink"/>
          </w:rPr>
          <w:t xml:space="preserve">Proctor-UCSF Lab Manual</w:t>
        </w:r>
      </w:hyperlink>
    </w:p>
    <w:bookmarkStart w:id="474" w:name="overview"/>
    <w:p>
      <w:pPr>
        <w:pStyle w:val="Heading2"/>
      </w:pPr>
      <w:ins w:id="1393" w:author="PR Preview" w:date="2024-01-01T00:00:00Z">
        <w:r>
          <w:t xml:space="preserve">16.1 Overview</w:t>
        </w:r>
      </w:ins>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4"/>
    <w:bookmarkStart w:id="479" w:name="removing-phi"/>
    <w:p>
      <w:pPr>
        <w:pStyle w:val="Heading2"/>
      </w:pPr>
      <w:ins w:id="1403" w:author="PR Preview" w:date="2024-01-01T00:00:00Z">
        <w:r>
          <w:t xml:space="preserve">16.2 Removing PHI</w:t>
        </w:r>
      </w:ins>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5" w:name="personal-information"/>
    <w:p>
      <w:pPr>
        <w:pStyle w:val="Heading3"/>
      </w:pPr>
      <w:ins w:id="1405" w:author="PR Preview" w:date="2024-01-01T00:00:00Z">
        <w:r>
          <w:t xml:space="preserve">16.2.1 Personal information</w:t>
        </w:r>
      </w:ins>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5"/>
    <w:bookmarkStart w:id="476" w:name="dates"/>
    <w:p>
      <w:pPr>
        <w:pStyle w:val="Heading3"/>
      </w:pPr>
      <w:ins w:id="1407" w:author="PR Preview" w:date="2024-01-01T00:00:00Z">
        <w:r>
          <w:t xml:space="preserve">16.2.2 Dates</w:t>
        </w:r>
      </w:ins>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6"/>
    <w:bookmarkStart w:id="478" w:name="geographic-information"/>
    <w:p>
      <w:pPr>
        <w:pStyle w:val="Heading3"/>
      </w:pPr>
      <w:ins w:id="1412" w:author="PR Preview" w:date="2024-01-01T00:00:00Z">
        <w:r>
          <w:t xml:space="preserve">16.2.3 Geographic information</w:t>
        </w:r>
      </w:ins>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7">
        <w:r>
          <w:rPr>
            <w:rStyle w:val="Hyperlink"/>
          </w:rPr>
          <w:t xml:space="preserve">UC Davis DataLab GIS workshops</w:t>
        </w:r>
      </w:hyperlink>
      <w:r>
        <w:t xml:space="preserve">, including resources on QGIS and spatial SQL.</w:t>
      </w:r>
    </w:p>
    <w:bookmarkEnd w:id="478"/>
    <w:bookmarkEnd w:id="479"/>
    <w:bookmarkStart w:id="483" w:name="create-public-ids"/>
    <w:p>
      <w:pPr>
        <w:pStyle w:val="Heading2"/>
      </w:pPr>
      <w:ins w:id="1418" w:author="PR Preview" w:date="2024-01-01T00:00:00Z">
        <w:r>
          <w:t xml:space="preserve">16.3 Create public IDs</w:t>
        </w:r>
      </w:ins>
    </w:p>
    <w:bookmarkStart w:id="480" w:name="rationale"/>
    <w:p>
      <w:pPr>
        <w:pStyle w:val="Heading3"/>
      </w:pPr>
      <w:ins w:id="1419" w:author="PR Preview" w:date="2024-01-01T00:00:00Z">
        <w:r>
          <w:t xml:space="preserve">16.3.1 Rationale</w:t>
        </w:r>
      </w:ins>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0"/>
    <w:bookmarkStart w:id="481" w:name="X91487d910db01b024f2469582e46c6c56caa238"/>
    <w:p>
      <w:pPr>
        <w:pStyle w:val="Heading3"/>
      </w:pPr>
      <w:ins w:id="1421" w:author="PR Preview" w:date="2024-01-01T00:00:00Z">
        <w:r>
          <w:t xml:space="preserve">16.3.2 A single set of public IDs for each study</w:t>
        </w:r>
      </w:ins>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1"/>
    <w:bookmarkStart w:id="482" w:name="example-scripts"/>
    <w:p>
      <w:pPr>
        <w:pStyle w:val="Heading3"/>
      </w:pPr>
      <w:ins w:id="1428" w:author="PR Preview" w:date="2024-01-01T00:00:00Z">
        <w:r>
          <w:t xml:space="preserve">16.3.3 Example scripts</w:t>
        </w:r>
      </w:ins>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6"/>
        </w:numPr>
      </w:pPr>
      <w:r>
        <w:rPr>
          <w:rStyle w:val="VerbatimChar"/>
        </w:rPr>
        <w:t xml:space="preserve">data/final/</w:t>
      </w:r>
      <w:r>
        <w:t xml:space="preserve">- folder containing the projects final data in both csv and rds formats</w:t>
      </w:r>
      <w:r>
        <w:br/>
      </w:r>
    </w:p>
    <w:p>
      <w:pPr>
        <w:pStyle w:val="Compact"/>
        <w:numPr>
          <w:ilvl w:val="0"/>
          <w:numId w:val="11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2"/>
    <w:bookmarkEnd w:id="483"/>
    <w:bookmarkStart w:id="488" w:name="create-a-data-repository"/>
    <w:p>
      <w:pPr>
        <w:pStyle w:val="Heading2"/>
      </w:pPr>
      <w:ins w:id="1436" w:author="PR Preview" w:date="2024-01-01T00:00:00Z">
        <w:r>
          <w:t xml:space="preserve">16.4 Create a data repository</w:t>
        </w:r>
      </w:ins>
    </w:p>
    <w:p>
      <w:pPr>
        <w:pStyle w:val="FirstParagraph"/>
      </w:pPr>
      <w:r>
        <w:t xml:space="preserve">First, ensure that you create a codebook and metadata file for each public dataset</w:t>
      </w:r>
      <w:r>
        <w:t xml:space="preserve"> </w:t>
      </w:r>
      <w:hyperlink r:id="rId48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5">
        <w:r>
          <w:rPr>
            <w:rStyle w:val="Hyperlink"/>
          </w:rPr>
          <w:t xml:space="preserve">UC Davis DataLab workshop on data documentation</w:t>
        </w:r>
      </w:hyperlink>
      <w:r>
        <w:t xml:space="preserve">.</w:t>
      </w:r>
    </w:p>
    <w:bookmarkStart w:id="487" w:name="X659912a983e12070198566d6758f84b7c139c71"/>
    <w:p>
      <w:pPr>
        <w:pStyle w:val="Heading3"/>
      </w:pPr>
      <w:ins w:id="1439" w:author="PR Preview" w:date="2024-01-01T00:00:00Z">
        <w:r>
          <w:t xml:space="preserve">16.4.1 Steps for creating an Open Science Framework (OSF) repository:</w:t>
        </w:r>
      </w:ins>
    </w:p>
    <w:p>
      <w:pPr>
        <w:pStyle w:val="Compact"/>
        <w:numPr>
          <w:ilvl w:val="0"/>
          <w:numId w:val="1147"/>
        </w:numPr>
      </w:pPr>
      <w:r>
        <w:t xml:space="preserve">Create a new OSF project per these instructions: https://help.osf.io/article/252-create-a-project</w:t>
      </w:r>
    </w:p>
    <w:p>
      <w:pPr>
        <w:pStyle w:val="Compact"/>
        <w:numPr>
          <w:ilvl w:val="0"/>
          <w:numId w:val="11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7"/>
        </w:numPr>
      </w:pPr>
      <w:r>
        <w:t xml:space="preserve">Create a notebook component and upload the final .html files (which will not be on github… but see optional item below)</w:t>
      </w:r>
    </w:p>
    <w:p>
      <w:pPr>
        <w:pStyle w:val="Compact"/>
        <w:numPr>
          <w:ilvl w:val="0"/>
          <w:numId w:val="1147"/>
        </w:numPr>
      </w:pPr>
      <w:r>
        <w:t xml:space="preserve">On the OSF landing Wiki, provide some context. Here is a recent example: https://osf.io/954bt/</w:t>
      </w:r>
    </w:p>
    <w:p>
      <w:pPr>
        <w:pStyle w:val="Compact"/>
        <w:numPr>
          <w:ilvl w:val="0"/>
          <w:numId w:val="1147"/>
        </w:numPr>
      </w:pPr>
      <w:r>
        <w:t xml:space="preserve">Create a Digital Object Identifier (DOI) for the repository. A DOI is a unique identifier that provides a persistent link to content, such as a dataset in this case.</w:t>
      </w:r>
      <w:r>
        <w:t xml:space="preserve"> </w:t>
      </w:r>
      <w:hyperlink r:id="rId486">
        <w:r>
          <w:rPr>
            <w:rStyle w:val="Hyperlink"/>
          </w:rPr>
          <w:t xml:space="preserve">Learn more about DOIs</w:t>
        </w:r>
      </w:hyperlink>
    </w:p>
    <w:p>
      <w:pPr>
        <w:pStyle w:val="Compact"/>
        <w:numPr>
          <w:ilvl w:val="0"/>
          <w:numId w:val="1147"/>
        </w:numPr>
      </w:pPr>
      <w:r>
        <w:t xml:space="preserve">Optional: Complete the software checklist and system requirement guide for the analysis to guide others. Include it on the GitHub README for the project: https://github.com/proctor-ucsf/mordor-antibody</w:t>
      </w:r>
    </w:p>
    <w:bookmarkEnd w:id="487"/>
    <w:bookmarkEnd w:id="488"/>
    <w:bookmarkStart w:id="489" w:name="edit-and-test-analysis-scripts"/>
    <w:p>
      <w:pPr>
        <w:pStyle w:val="Heading2"/>
      </w:pPr>
      <w:ins w:id="1446" w:author="PR Preview" w:date="2024-01-01T00:00:00Z">
        <w:r>
          <w:t xml:space="preserve">16.5 Edit and test analysis scripts</w:t>
        </w:r>
      </w:ins>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89"/>
    <w:bookmarkStart w:id="490" w:name="X9e5a2e412be73507d832915a5b2807bcc43a531"/>
    <w:p>
      <w:pPr>
        <w:pStyle w:val="Heading2"/>
      </w:pPr>
      <w:ins w:id="1448" w:author="PR Preview" w:date="2024-01-01T00:00:00Z">
        <w:r>
          <w:t xml:space="preserve">16.6 Create a public GitHub page for public scripts</w:t>
        </w:r>
      </w:ins>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0"/>
    <w:bookmarkStart w:id="491" w:name="go-live"/>
    <w:p>
      <w:pPr>
        <w:pStyle w:val="Heading2"/>
      </w:pPr>
      <w:ins w:id="1455" w:author="PR Preview" w:date="2024-01-01T00:00:00Z">
        <w:r>
          <w:t xml:space="preserve">16.7 Go live</w:t>
        </w:r>
      </w:ins>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1"/>
    <w:bookmarkEnd w:id="492"/>
    <w:bookmarkStart w:id="512" w:name="sec-slurm"/>
    <w:p>
      <w:pPr>
        <w:pStyle w:val="Heading1"/>
      </w:pPr>
      <w:ins w:id="1459" w:author="PR Preview" w:date="2024-01-01T00:00:00Z">
        <w:r>
          <w:t xml:space="preserve">17. High-performance computing (HPC)</w:t>
        </w:r>
      </w:ins>
    </w:p>
    <w:p>
      <w:pPr>
        <w:pStyle w:val="FirstParagraph"/>
      </w:pPr>
      <w:r>
        <w:t xml:space="preserve">Adapted by UCD-SeRG team from</w:t>
      </w:r>
      <w:r>
        <w:t xml:space="preserve"> </w:t>
      </w:r>
      <w:hyperlink r:id="rId49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7" w:name="uc-davis-computing-resources"/>
    <w:p>
      <w:pPr>
        <w:pStyle w:val="Heading2"/>
      </w:pPr>
      <w:ins w:id="1462" w:author="PR Preview" w:date="2024-01-01T00:00:00Z">
        <w:r>
          <w:t xml:space="preserve">17.1 UC Davis Computing Resources</w:t>
        </w:r>
      </w:ins>
    </w:p>
    <w:bookmarkStart w:id="496" w:name="available-resources"/>
    <w:p>
      <w:pPr>
        <w:pStyle w:val="Heading3"/>
      </w:pPr>
      <w:ins w:id="1463" w:author="PR Preview" w:date="2024-01-01T00:00:00Z">
        <w:r>
          <w:t xml:space="preserve">17.1.1 Available Resources</w:t>
        </w:r>
      </w:ins>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8"/>
        </w:numPr>
      </w:pPr>
      <w:r>
        <w:rPr>
          <w:b/>
          <w:bCs/>
        </w:rPr>
        <w:t xml:space="preserve">Shiva</w:t>
      </w:r>
      <w:r>
        <w:t xml:space="preserve"> </w:t>
      </w:r>
      <w:r>
        <w:t xml:space="preserve">(shiva.ucdavis.edu): SLURM-based cluster for computational work</w:t>
      </w:r>
    </w:p>
    <w:p>
      <w:pPr>
        <w:pStyle w:val="Compact"/>
        <w:numPr>
          <w:ilvl w:val="0"/>
          <w:numId w:val="11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6"/>
    <w:bookmarkEnd w:id="497"/>
    <w:bookmarkStart w:id="499" w:name="getting-started-with-slurm-clusters"/>
    <w:p>
      <w:pPr>
        <w:pStyle w:val="Heading2"/>
      </w:pPr>
      <w:ins w:id="1470" w:author="PR Preview" w:date="2024-01-01T00:00:00Z">
        <w:r>
          <w:t xml:space="preserve">17.2 Getting started with SLURM clusters</w:t>
        </w:r>
      </w:ins>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8" w:name="one-time-system-set-up"/>
    <w:p>
      <w:pPr>
        <w:pStyle w:val="Heading3"/>
      </w:pPr>
      <w:ins w:id="1476" w:author="PR Preview" w:date="2024-01-01T00:00:00Z">
        <w:r>
          <w:t xml:space="preserve">17.2.1 One-Time System Set-Up</w:t>
        </w:r>
      </w:ins>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8"/>
    <w:bookmarkEnd w:id="499"/>
    <w:bookmarkStart w:id="500" w:name="moving-files-to-the-cluster"/>
    <w:p>
      <w:pPr>
        <w:pStyle w:val="Heading2"/>
      </w:pPr>
      <w:ins w:id="1488" w:author="PR Preview" w:date="2024-01-01T00:00:00Z">
        <w:r>
          <w:t xml:space="preserve">17.3 Moving files to the cluster</w:t>
        </w:r>
      </w:ins>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0"/>
    <w:bookmarkStart w:id="501" w:name="installing-packages-on-the-cluster"/>
    <w:p>
      <w:pPr>
        <w:pStyle w:val="Heading2"/>
      </w:pPr>
      <w:ins w:id="1491" w:author="PR Preview" w:date="2024-01-01T00:00:00Z">
        <w:r>
          <w:t xml:space="preserve">17.4 Installing packages on the cluster</w:t>
        </w:r>
      </w:ins>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4">
        <w:r>
          <w:rPr>
            <w:rStyle w:val="Hyperlink"/>
          </w:rPr>
          <w:t xml:space="preserve">hpc.ucdavis.edu</w:t>
        </w:r>
      </w:hyperlink>
      <w:r>
        <w:t xml:space="preserve"> </w:t>
      </w:r>
      <w:r>
        <w:t xml:space="preserve">for support information.</w:t>
      </w:r>
    </w:p>
    <w:bookmarkEnd w:id="501"/>
    <w:bookmarkStart w:id="505" w:name="testing-your-code"/>
    <w:p>
      <w:pPr>
        <w:pStyle w:val="Heading2"/>
      </w:pPr>
      <w:ins w:id="1501" w:author="PR Preview" w:date="2024-01-01T00:00:00Z">
        <w:r>
          <w:t xml:space="preserve">17.5 Testing your code</w:t>
        </w:r>
      </w:ins>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2" w:name="the-command-line"/>
    <w:p>
      <w:pPr>
        <w:pStyle w:val="Heading3"/>
      </w:pPr>
      <w:ins w:id="1503" w:author="PR Preview" w:date="2024-01-01T00:00:00Z">
        <w:r>
          <w:t xml:space="preserve">17.5.1 The command line</w:t>
        </w:r>
      </w:ins>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2"/>
    <w:bookmarkStart w:id="503" w:name="rstudio-server"/>
    <w:p>
      <w:pPr>
        <w:pStyle w:val="Heading3"/>
      </w:pPr>
      <w:ins w:id="1508" w:author="PR Preview" w:date="2024-01-01T00:00:00Z">
        <w:r>
          <w:t xml:space="preserve">17.5.2 RStudio Server</w:t>
        </w:r>
      </w:ins>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3"/>
    <w:bookmarkStart w:id="504" w:name="filepaths-configuration-on-the-cluster"/>
    <w:p>
      <w:pPr>
        <w:pStyle w:val="Heading3"/>
      </w:pPr>
      <w:ins w:id="1512" w:author="PR Preview" w:date="2024-01-01T00:00:00Z">
        <w:r>
          <w:t xml:space="preserve">17.5.3 Filepaths &amp; configuration on the cluster</w:t>
        </w:r>
      </w:ins>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4"/>
    <w:bookmarkEnd w:id="505"/>
    <w:bookmarkStart w:id="510" w:name="storage-group-storage-access"/>
    <w:p>
      <w:pPr>
        <w:pStyle w:val="Heading2"/>
      </w:pPr>
      <w:ins w:id="1515" w:author="PR Preview" w:date="2024-01-01T00:00:00Z">
        <w:r>
          <w:t xml:space="preserve">17.6 Storage &amp; group storage access</w:t>
        </w:r>
      </w:ins>
    </w:p>
    <w:bookmarkStart w:id="506" w:name="individual-storage"/>
    <w:p>
      <w:pPr>
        <w:pStyle w:val="Heading3"/>
      </w:pPr>
      <w:ins w:id="1516" w:author="PR Preview" w:date="2024-01-01T00:00:00Z">
        <w:r>
          <w:t xml:space="preserve">17.6.1 Individual storage</w:t>
        </w:r>
      </w:ins>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4">
        <w:r>
          <w:rPr>
            <w:rStyle w:val="Hyperlink"/>
          </w:rPr>
          <w:t xml:space="preserve">UC Davis HPC documentation</w:t>
        </w:r>
      </w:hyperlink>
      <w:r>
        <w:t xml:space="preserve"> </w:t>
      </w:r>
      <w:r>
        <w:t xml:space="preserve">for specific storage options and quotas.</w:t>
      </w:r>
    </w:p>
    <w:bookmarkEnd w:id="506"/>
    <w:bookmarkStart w:id="507" w:name="group-storage"/>
    <w:p>
      <w:pPr>
        <w:pStyle w:val="Heading3"/>
      </w:pPr>
      <w:ins w:id="1522" w:author="PR Preview" w:date="2024-01-01T00:00:00Z">
        <w:r>
          <w:t xml:space="preserve">17.6.2 Group storage</w:t>
        </w:r>
      </w:ins>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7"/>
    <w:bookmarkStart w:id="509" w:name="folder-permissions"/>
    <w:p>
      <w:pPr>
        <w:pStyle w:val="Heading3"/>
      </w:pPr>
      <w:ins w:id="1526" w:author="PR Preview" w:date="2024-01-01T00:00:00Z">
        <w:r>
          <w:t xml:space="preserve">17.6.3 Folder permissions</w:t>
        </w:r>
      </w:ins>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09"/>
    <w:bookmarkEnd w:id="510"/>
    <w:bookmarkStart w:id="511" w:name="running-big-jobs-1"/>
    <w:p>
      <w:pPr>
        <w:pStyle w:val="Heading2"/>
      </w:pPr>
      <w:ins w:id="1531" w:author="PR Preview" w:date="2024-01-01T00:00:00Z">
        <w:r>
          <w:t xml:space="preserve">17.7 Running big jobs</w:t>
        </w:r>
      </w:ins>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9"/>
        </w:numPr>
      </w:pPr>
      <w:r>
        <w:rPr>
          <w:rStyle w:val="VerbatimChar"/>
        </w:rPr>
        <w:t xml:space="preserve">job-name=run_inc</w:t>
      </w:r>
      <w:r>
        <w:t xml:space="preserve">: Job name that will show up in the SLURM system</w:t>
      </w:r>
    </w:p>
    <w:p>
      <w:pPr>
        <w:pStyle w:val="Compact"/>
        <w:numPr>
          <w:ilvl w:val="0"/>
          <w:numId w:val="1149"/>
        </w:numPr>
      </w:pPr>
      <w:r>
        <w:rPr>
          <w:rStyle w:val="VerbatimChar"/>
        </w:rPr>
        <w:t xml:space="preserve">begin=now</w:t>
      </w:r>
      <w:r>
        <w:t xml:space="preserve">: Requests to start the job as soon as the requested resources are available</w:t>
      </w:r>
    </w:p>
    <w:p>
      <w:pPr>
        <w:pStyle w:val="Compact"/>
        <w:numPr>
          <w:ilvl w:val="0"/>
          <w:numId w:val="1149"/>
        </w:numPr>
      </w:pPr>
      <w:r>
        <w:rPr>
          <w:rStyle w:val="VerbatimChar"/>
        </w:rPr>
        <w:t xml:space="preserve">dependency=singleton</w:t>
      </w:r>
      <w:r>
        <w:t xml:space="preserve">: Jobs can begin after all previously launched jobs with the same name and user have ended.</w:t>
      </w:r>
    </w:p>
    <w:p>
      <w:pPr>
        <w:pStyle w:val="Compact"/>
        <w:numPr>
          <w:ilvl w:val="0"/>
          <w:numId w:val="1149"/>
        </w:numPr>
      </w:pPr>
      <w:r>
        <w:rPr>
          <w:rStyle w:val="VerbatimChar"/>
        </w:rPr>
        <w:t xml:space="preserve">mail-type=ALL</w:t>
      </w:r>
      <w:r>
        <w:t xml:space="preserve">: Receive all types of email notification (e.g., when job starts, fails, ends)</w:t>
      </w:r>
    </w:p>
    <w:p>
      <w:pPr>
        <w:pStyle w:val="Compact"/>
        <w:numPr>
          <w:ilvl w:val="0"/>
          <w:numId w:val="1149"/>
        </w:numPr>
      </w:pPr>
      <w:r>
        <w:rPr>
          <w:rStyle w:val="VerbatimChar"/>
        </w:rPr>
        <w:t xml:space="preserve">cpus-per-task=16</w:t>
      </w:r>
      <w:r>
        <w:t xml:space="preserve">: Request 16 processors per task. The default is one processor per task.</w:t>
      </w:r>
    </w:p>
    <w:p>
      <w:pPr>
        <w:pStyle w:val="Compact"/>
        <w:numPr>
          <w:ilvl w:val="0"/>
          <w:numId w:val="1149"/>
        </w:numPr>
      </w:pPr>
      <w:r>
        <w:rPr>
          <w:rStyle w:val="VerbatimChar"/>
        </w:rPr>
        <w:t xml:space="preserve">mem=64G</w:t>
      </w:r>
      <w:r>
        <w:t xml:space="preserve">: Request 64 GB memory per node.</w:t>
      </w:r>
    </w:p>
    <w:p>
      <w:pPr>
        <w:pStyle w:val="Compact"/>
        <w:numPr>
          <w:ilvl w:val="0"/>
          <w:numId w:val="11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1"/>
    <w:bookmarkEnd w:id="512"/>
    <w:bookmarkStart w:id="626" w:name="working-with-ai"/>
    <w:p>
      <w:pPr>
        <w:pStyle w:val="Heading1"/>
      </w:pPr>
      <w:ins w:id="1548" w:author="PR Preview" w:date="2024-01-01T00:00:00Z">
        <w:r>
          <w:t xml:space="preserve">18. Working with AI</w:t>
        </w:r>
      </w:ins>
    </w:p>
    <w:p>
      <w:pPr>
        <w:pStyle w:val="FirstParagraph"/>
      </w:pPr>
      <w:hyperlink r:id="rId51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6" w:name="responsibility-for-validation"/>
    <w:p>
      <w:pPr>
        <w:pStyle w:val="Heading2"/>
      </w:pPr>
      <w:ins w:id="1550" w:author="PR Preview" w:date="2024-01-01T00:00:00Z">
        <w:r>
          <w:t xml:space="preserve">18.1 Responsibility for validation</w:t>
        </w:r>
      </w:ins>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0"/>
        </w:numPr>
      </w:pPr>
      <w:r>
        <w:t xml:space="preserve">Carefully review the code to ensure you understand what it does</w:t>
      </w:r>
    </w:p>
    <w:p>
      <w:pPr>
        <w:pStyle w:val="Compact"/>
        <w:numPr>
          <w:ilvl w:val="0"/>
          <w:numId w:val="1151"/>
        </w:numPr>
      </w:pPr>
      <w:r>
        <w:t xml:space="preserve">Test the code thoroughly to verify it works as expected</w:t>
      </w:r>
    </w:p>
    <w:p>
      <w:pPr>
        <w:pStyle w:val="Compact"/>
        <w:numPr>
          <w:ilvl w:val="0"/>
          <w:numId w:val="1152"/>
        </w:numPr>
      </w:pPr>
      <w:r>
        <w:t xml:space="preserve">Verify that the logic is appropriate for your specific use case</w:t>
      </w:r>
    </w:p>
    <w:p>
      <w:pPr>
        <w:pStyle w:val="Compact"/>
        <w:numPr>
          <w:ilvl w:val="0"/>
          <w:numId w:val="1153"/>
        </w:numPr>
      </w:pPr>
      <w:r>
        <w:t xml:space="preserve">Check that the code follows our lab’s coding standards and best practices</w:t>
      </w:r>
    </w:p>
    <w:p>
      <w:pPr>
        <w:pStyle w:val="Compact"/>
        <w:numPr>
          <w:ilvl w:val="0"/>
          <w:numId w:val="115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4" name="Picture"/>
                  <a:graphic>
                    <a:graphicData uri="http://schemas.openxmlformats.org/drawingml/2006/picture">
                      <pic:pic>
                        <pic:nvPicPr>
                          <pic:cNvPr descr="/opt/quarto/share/formats/docx/warning.png" id="515"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6"/>
    <w:bookmarkStart w:id="517" w:name="sec-ai-disclosure"/>
    <w:p>
      <w:pPr>
        <w:pStyle w:val="Heading2"/>
      </w:pPr>
      <w:ins w:id="1557" w:author="PR Preview" w:date="2024-01-01T00:00:00Z">
        <w:r>
          <w:t xml:space="preserve">18.2 Disclosure of AI use</w:t>
        </w:r>
      </w:ins>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5"/>
        </w:numPr>
      </w:pPr>
      <w:r>
        <w:t xml:space="preserve">In code comments, note when AI tools were used to generate or significantly modify code</w:t>
      </w:r>
    </w:p>
    <w:p>
      <w:pPr>
        <w:pStyle w:val="Compact"/>
        <w:numPr>
          <w:ilvl w:val="0"/>
          <w:numId w:val="1155"/>
        </w:numPr>
      </w:pPr>
      <w:r>
        <w:t xml:space="preserve">In commit messages, mention if AI tools assisted with the changes</w:t>
      </w:r>
    </w:p>
    <w:p>
      <w:pPr>
        <w:pStyle w:val="Compact"/>
        <w:numPr>
          <w:ilvl w:val="0"/>
          <w:numId w:val="1155"/>
        </w:numPr>
      </w:pPr>
      <w:r>
        <w:t xml:space="preserve">In manuscripts and reports, acknowledge AI tool usage in the methods or acknowledgments section</w:t>
      </w:r>
    </w:p>
    <w:p>
      <w:pPr>
        <w:pStyle w:val="Compact"/>
        <w:numPr>
          <w:ilvl w:val="0"/>
          <w:numId w:val="115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7"/>
    <w:bookmarkStart w:id="518" w:name="attribution-of-sources"/>
    <w:p>
      <w:pPr>
        <w:pStyle w:val="Heading2"/>
      </w:pPr>
      <w:ins w:id="1565" w:author="PR Preview" w:date="2024-01-01T00:00:00Z">
        <w:r>
          <w:t xml:space="preserve">18.3 Attribution of sources</w:t>
        </w:r>
      </w:ins>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6"/>
        </w:numPr>
      </w:pPr>
      <w:r>
        <w:t xml:space="preserve">Ask the AI tool to identify and properly cite sources when it borrows or adapts content</w:t>
      </w:r>
    </w:p>
    <w:p>
      <w:pPr>
        <w:pStyle w:val="Compact"/>
        <w:numPr>
          <w:ilvl w:val="0"/>
          <w:numId w:val="1156"/>
        </w:numPr>
      </w:pPr>
      <w:r>
        <w:t xml:space="preserve">Verify that any content the AI generates includes appropriate citations</w:t>
      </w:r>
    </w:p>
    <w:p>
      <w:pPr>
        <w:pStyle w:val="Compact"/>
        <w:numPr>
          <w:ilvl w:val="0"/>
          <w:numId w:val="1156"/>
        </w:numPr>
      </w:pPr>
      <w:r>
        <w:t xml:space="preserve">Add citations yourself if the AI fails to do so</w:t>
      </w:r>
    </w:p>
    <w:p>
      <w:pPr>
        <w:pStyle w:val="Compact"/>
        <w:numPr>
          <w:ilvl w:val="0"/>
          <w:numId w:val="115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8"/>
    <w:bookmarkStart w:id="526" w:name="sec-ai-journal-articles"/>
    <w:p>
      <w:pPr>
        <w:pStyle w:val="Heading2"/>
      </w:pPr>
      <w:ins w:id="1572" w:author="PR Preview" w:date="2024-01-01T00:00:00Z">
        <w:r>
          <w:t xml:space="preserve">18.4 Using AI for Journal Articles</w:t>
        </w:r>
      </w:ins>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19" w:name="establish-a-clear-track-record"/>
    <w:p>
      <w:pPr>
        <w:pStyle w:val="Heading4"/>
      </w:pPr>
      <w:ins w:id="1574" w:author="PR Preview" w:date="2024-01-01T00:00:00Z">
        <w:r>
          <w:t xml:space="preserve">18.4.0.1 Establish a Clear Track Record</w:t>
        </w:r>
      </w:ins>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7"/>
        </w:numPr>
      </w:pPr>
      <w:r>
        <w:rPr>
          <w:b/>
          <w:bCs/>
        </w:rPr>
        <w:t xml:space="preserve">Audit trail</w:t>
      </w:r>
      <w:r>
        <w:t xml:space="preserve">: The full conversation history shows your instructions and the AI’s responses</w:t>
      </w:r>
    </w:p>
    <w:p>
      <w:pPr>
        <w:pStyle w:val="Compact"/>
        <w:numPr>
          <w:ilvl w:val="0"/>
          <w:numId w:val="1157"/>
        </w:numPr>
      </w:pPr>
      <w:r>
        <w:rPr>
          <w:b/>
          <w:bCs/>
        </w:rPr>
        <w:t xml:space="preserve">Intellectual ownership</w:t>
      </w:r>
      <w:r>
        <w:t xml:space="preserve">: Your prompts and guidance demonstrate that the core ideas are yours</w:t>
      </w:r>
    </w:p>
    <w:p>
      <w:pPr>
        <w:pStyle w:val="Compact"/>
        <w:numPr>
          <w:ilvl w:val="0"/>
          <w:numId w:val="115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19"/>
    <w:bookmarkStart w:id="520" w:name="write-out-your-core-ideas-in-prompts"/>
    <w:p>
      <w:pPr>
        <w:pStyle w:val="Heading4"/>
      </w:pPr>
      <w:ins w:id="1582" w:author="PR Preview" w:date="2024-01-01T00:00:00Z">
        <w:r>
          <w:t xml:space="preserve">18.4.0.2 Write Out Your Core Ideas in Prompts</w:t>
        </w:r>
      </w:ins>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8"/>
        </w:numPr>
      </w:pPr>
      <w:r>
        <w:t xml:space="preserve">State your research question, hypothesis, or argument clearly</w:t>
      </w:r>
    </w:p>
    <w:p>
      <w:pPr>
        <w:pStyle w:val="Compact"/>
        <w:numPr>
          <w:ilvl w:val="0"/>
          <w:numId w:val="1158"/>
        </w:numPr>
      </w:pPr>
      <w:r>
        <w:t xml:space="preserve">Outline the structure and key points you want to make</w:t>
      </w:r>
    </w:p>
    <w:p>
      <w:pPr>
        <w:pStyle w:val="Compact"/>
        <w:numPr>
          <w:ilvl w:val="0"/>
          <w:numId w:val="1158"/>
        </w:numPr>
      </w:pPr>
      <w:r>
        <w:t xml:space="preserve">Specify the evidence or data you want to include</w:t>
      </w:r>
    </w:p>
    <w:p>
      <w:pPr>
        <w:pStyle w:val="Compact"/>
        <w:numPr>
          <w:ilvl w:val="0"/>
          <w:numId w:val="1158"/>
        </w:numPr>
      </w:pPr>
      <w:r>
        <w:t xml:space="preserve">Describe the logic connecting your points</w:t>
      </w:r>
    </w:p>
    <w:p>
      <w:pPr>
        <w:pStyle w:val="Compact"/>
        <w:numPr>
          <w:ilvl w:val="0"/>
          <w:numId w:val="115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0"/>
    <w:bookmarkStart w:id="521" w:name="request-explicit-source-attribution"/>
    <w:p>
      <w:pPr>
        <w:pStyle w:val="Heading4"/>
      </w:pPr>
      <w:ins w:id="1594" w:author="PR Preview" w:date="2024-01-01T00:00:00Z">
        <w:r>
          <w:t xml:space="preserve">18.4.0.3 Request Explicit Source Attribution</w:t>
        </w:r>
      </w:ins>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9"/>
        </w:numPr>
      </w:pPr>
      <w:r>
        <w:t xml:space="preserve">Explicitly ask the AI to cite sources for any borrowed or adapted content</w:t>
      </w:r>
    </w:p>
    <w:p>
      <w:pPr>
        <w:pStyle w:val="Compact"/>
        <w:numPr>
          <w:ilvl w:val="0"/>
          <w:numId w:val="1159"/>
        </w:numPr>
      </w:pPr>
      <w:r>
        <w:t xml:space="preserve">Request that the AI indicate when it is drawing from specific works</w:t>
      </w:r>
    </w:p>
    <w:p>
      <w:pPr>
        <w:pStyle w:val="Compact"/>
        <w:numPr>
          <w:ilvl w:val="0"/>
          <w:numId w:val="1159"/>
        </w:numPr>
      </w:pPr>
      <w:r>
        <w:t xml:space="preserve">Verify that generated text includes proper citations</w:t>
      </w:r>
    </w:p>
    <w:p>
      <w:pPr>
        <w:pStyle w:val="Compact"/>
        <w:numPr>
          <w:ilvl w:val="0"/>
          <w:numId w:val="1159"/>
        </w:numPr>
      </w:pPr>
      <w:r>
        <w:t xml:space="preserve">Add citations yourself if the AI fails to provide them</w:t>
      </w:r>
    </w:p>
    <w:p>
      <w:pPr>
        <w:pStyle w:val="Compact"/>
        <w:numPr>
          <w:ilvl w:val="0"/>
          <w:numId w:val="115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1"/>
    <w:bookmarkStart w:id="524" w:name="example-workflow-1"/>
    <w:p>
      <w:pPr>
        <w:pStyle w:val="Heading4"/>
      </w:pPr>
      <w:ins w:id="1606" w:author="PR Preview" w:date="2024-01-01T00:00:00Z">
        <w:r>
          <w:t xml:space="preserve">18.4.0.4 Example Workflow</w:t>
        </w:r>
      </w:ins>
    </w:p>
    <w:p>
      <w:pPr>
        <w:pStyle w:val="FirstParagraph"/>
      </w:pPr>
      <w:r>
        <w:t xml:space="preserve">The development of this documentation section demonstrates these practices.</w:t>
      </w:r>
      <w:r>
        <w:t xml:space="preserve"> </w:t>
      </w:r>
      <w:r>
        <w:t xml:space="preserve">See</w:t>
      </w:r>
      <w:r>
        <w:t xml:space="preserve"> </w:t>
      </w:r>
      <w:hyperlink r:id="rId522">
        <w:r>
          <w:rPr>
            <w:rStyle w:val="Hyperlink"/>
          </w:rPr>
          <w:t xml:space="preserve">Issue #112</w:t>
        </w:r>
      </w:hyperlink>
      <w:r>
        <w:t xml:space="preserve"> </w:t>
      </w:r>
      <w:r>
        <w:t xml:space="preserve">and</w:t>
      </w:r>
      <w:r>
        <w:t xml:space="preserve"> </w:t>
      </w:r>
      <w:hyperlink r:id="rId52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0"/>
        </w:numPr>
      </w:pPr>
      <w:r>
        <w:rPr>
          <w:b/>
          <w:bCs/>
        </w:rPr>
        <w:t xml:space="preserve">Detailed instructions</w:t>
      </w:r>
      <w:r>
        <w:t xml:space="preserve">: The guidance specified what content should be created and how it should be structured</w:t>
      </w:r>
    </w:p>
    <w:p>
      <w:pPr>
        <w:pStyle w:val="Compact"/>
        <w:numPr>
          <w:ilvl w:val="0"/>
          <w:numId w:val="1160"/>
        </w:numPr>
      </w:pPr>
      <w:r>
        <w:rPr>
          <w:b/>
          <w:bCs/>
        </w:rPr>
        <w:t xml:space="preserve">Transparent record</w:t>
      </w:r>
      <w:r>
        <w:t xml:space="preserve">: The development history shows what was human-directed versus AI-generated</w:t>
      </w:r>
    </w:p>
    <w:p>
      <w:pPr>
        <w:pStyle w:val="Compact"/>
        <w:numPr>
          <w:ilvl w:val="0"/>
          <w:numId w:val="116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4"/>
    <w:bookmarkStart w:id="525" w:name="additional-considerations"/>
    <w:p>
      <w:pPr>
        <w:pStyle w:val="Heading4"/>
      </w:pPr>
      <w:ins w:id="1613" w:author="PR Preview" w:date="2024-01-01T00:00:00Z">
        <w:r>
          <w:t xml:space="preserve">18.4.0.5 Additional Considerations</w:t>
        </w:r>
      </w:ins>
    </w:p>
    <w:p>
      <w:pPr>
        <w:pStyle w:val="FirstParagraph"/>
      </w:pPr>
      <w:r>
        <w:t xml:space="preserve">When using AI for academic writing,</w:t>
      </w:r>
      <w:r>
        <w:t xml:space="preserve"> </w:t>
      </w:r>
      <w:r>
        <w:t xml:space="preserve">also remember to:</w:t>
      </w:r>
    </w:p>
    <w:p>
      <w:pPr>
        <w:pStyle w:val="Compact"/>
        <w:numPr>
          <w:ilvl w:val="0"/>
          <w:numId w:val="1161"/>
        </w:numPr>
      </w:pPr>
      <w:ins w:id="1615" w:author="PR Preview" w:date="2024-01-01T00:00:00Z">
        <w:r>
          <w:rPr>
            <w:b/>
            <w:bCs/>
          </w:rPr>
          <w:t xml:space="preserve">Disclose AI use</w:t>
        </w:r>
      </w:ins>
      <w:ins w:id="1615" w:author="PR Preview" w:date="2024-01-01T00:00:00Z">
        <w:r>
          <w:t xml:space="preserve">: Follow journal policies on acknowledging AI assistance (see</w:t>
        </w:r>
      </w:ins>
      <w:ins w:id="1615" w:author="PR Preview" w:date="2024-01-01T00:00:00Z">
        <w:r>
          <w:t xml:space="preserve"> </w:t>
        </w:r>
      </w:ins>
      <w:hyperlink w:anchor="sec-ai-disclosure">
        <w:r>
          <w:rPr>
            <w:rStyle w:val="Hyperlink"/>
          </w:rPr>
          <w:t xml:space="preserve">Section 18.2</w:t>
        </w:r>
      </w:hyperlink>
      <w:ins w:id="1615" w:author="PR Preview" w:date="2024-01-01T00:00:00Z">
        <w:r>
          <w:t xml:space="preserve">)</w:t>
        </w:r>
      </w:ins>
    </w:p>
    <w:p>
      <w:pPr>
        <w:pStyle w:val="Compact"/>
        <w:numPr>
          <w:ilvl w:val="0"/>
          <w:numId w:val="1161"/>
        </w:numPr>
      </w:pPr>
      <w:r>
        <w:rPr>
          <w:b/>
          <w:bCs/>
        </w:rPr>
        <w:t xml:space="preserve">Maintain responsibility</w:t>
      </w:r>
      <w:r>
        <w:t xml:space="preserve">: You are accountable for all content, including AI-generated text</w:t>
      </w:r>
    </w:p>
    <w:p>
      <w:pPr>
        <w:pStyle w:val="Compact"/>
        <w:numPr>
          <w:ilvl w:val="0"/>
          <w:numId w:val="1161"/>
        </w:numPr>
      </w:pPr>
      <w:r>
        <w:rPr>
          <w:b/>
          <w:bCs/>
        </w:rPr>
        <w:t xml:space="preserve">Verify accuracy</w:t>
      </w:r>
      <w:r>
        <w:t xml:space="preserve">: Always fact-check AI-generated claims and citations</w:t>
      </w:r>
    </w:p>
    <w:p>
      <w:pPr>
        <w:pStyle w:val="Compact"/>
        <w:numPr>
          <w:ilvl w:val="0"/>
          <w:numId w:val="1161"/>
        </w:numPr>
      </w:pPr>
      <w:r>
        <w:rPr>
          <w:b/>
          <w:bCs/>
        </w:rPr>
        <w:t xml:space="preserve">Preserve your voice</w:t>
      </w:r>
      <w:r>
        <w:t xml:space="preserve">: Ensure the writing reflects your thinking and style, not just AI’s patterns</w:t>
      </w:r>
    </w:p>
    <w:p>
      <w:pPr>
        <w:pStyle w:val="Compact"/>
        <w:numPr>
          <w:ilvl w:val="0"/>
          <w:numId w:val="116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5"/>
    <w:bookmarkEnd w:id="526"/>
    <w:bookmarkStart w:id="625" w:name="coding-agents"/>
    <w:p>
      <w:pPr>
        <w:pStyle w:val="Heading2"/>
      </w:pPr>
      <w:ins w:id="1621" w:author="PR Preview" w:date="2024-01-01T00:00:00Z">
        <w:r>
          <w:t xml:space="preserve">18.5 Coding Agents</w:t>
        </w:r>
      </w:ins>
    </w:p>
    <w:p>
      <w:pPr>
        <w:pStyle w:val="FirstParagraph"/>
      </w:pPr>
      <w:r>
        <w:t xml:space="preserve">We recommend working with</w:t>
      </w:r>
      <w:r>
        <w:t xml:space="preserve"> </w:t>
      </w:r>
      <w:hyperlink r:id="rId527">
        <w:r>
          <w:rPr>
            <w:rStyle w:val="Hyperlink"/>
            <w:b/>
            <w:bCs/>
          </w:rPr>
          <w:t xml:space="preserve">AI coding agents</w:t>
        </w:r>
      </w:hyperlink>
      <w:r>
        <w:t xml:space="preserve"> </w:t>
      </w:r>
      <w:r>
        <w:t xml:space="preserve">to</w:t>
      </w:r>
      <w:r>
        <w:t xml:space="preserve"> </w:t>
      </w:r>
      <w:hyperlink r:id="rId513">
        <w:r>
          <w:rPr>
            <w:rStyle w:val="Hyperlink"/>
          </w:rPr>
          <w:t xml:space="preserve">help you code</w:t>
        </w:r>
      </w:hyperlink>
      <w:r>
        <w:t xml:space="preserve">.</w:t>
      </w:r>
    </w:p>
    <w:bookmarkStart w:id="529" w:name="what-are-ai-coding-agents"/>
    <w:p>
      <w:pPr>
        <w:pStyle w:val="Heading3"/>
      </w:pPr>
      <w:ins w:id="1623" w:author="PR Preview" w:date="2024-01-01T00:00:00Z">
        <w:r>
          <w:t xml:space="preserve">18.5.1 What are AI coding agents?</w:t>
        </w:r>
      </w:ins>
    </w:p>
    <w:p>
      <w:pPr>
        <w:pStyle w:val="FirstParagraph"/>
      </w:pPr>
      <w:r>
        <w:t xml:space="preserve">AI coding agents are</w:t>
      </w:r>
      <w:r>
        <w:t xml:space="preserve"> </w:t>
      </w:r>
      <w:hyperlink r:id="rId52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3"/>
        </w:numPr>
      </w:pPr>
      <w:r>
        <w:t xml:space="preserve">Reviewing the agent’s work</w:t>
      </w:r>
    </w:p>
    <w:p>
      <w:pPr>
        <w:pStyle w:val="Compact"/>
        <w:numPr>
          <w:ilvl w:val="0"/>
          <w:numId w:val="1163"/>
        </w:numPr>
      </w:pPr>
      <w:r>
        <w:t xml:space="preserve">Ensuring the solution meets requirements</w:t>
      </w:r>
    </w:p>
    <w:p>
      <w:pPr>
        <w:pStyle w:val="Compact"/>
        <w:numPr>
          <w:ilvl w:val="0"/>
          <w:numId w:val="1163"/>
        </w:numPr>
      </w:pPr>
      <w:r>
        <w:t xml:space="preserve">Verifying code quality and security</w:t>
      </w:r>
    </w:p>
    <w:p>
      <w:pPr>
        <w:pStyle w:val="Compact"/>
        <w:numPr>
          <w:ilvl w:val="0"/>
          <w:numId w:val="1163"/>
        </w:numPr>
      </w:pPr>
      <w:r>
        <w:t xml:space="preserve">Making the final decision to merge changes</w:t>
      </w:r>
    </w:p>
    <w:bookmarkEnd w:id="529"/>
    <w:bookmarkStart w:id="537" w:name="X9f4c11ae04cc9485e43baf6a6309f5c2ca7049b"/>
    <w:p>
      <w:pPr>
        <w:pStyle w:val="Heading3"/>
      </w:pPr>
      <w:ins w:id="1640" w:author="PR Preview" w:date="2024-01-01T00:00:00Z">
        <w:r>
          <w:t xml:space="preserve">18.5.2 AI Agents and the Technological Singularity</w:t>
        </w:r>
      </w:ins>
    </w:p>
    <w:p>
      <w:pPr>
        <w:pStyle w:val="FirstParagraph"/>
      </w:pPr>
      <w:r>
        <w:t xml:space="preserve">The emergence of sophisticated</w:t>
      </w:r>
      <w:r>
        <w:t xml:space="preserve"> </w:t>
      </w:r>
      <w:hyperlink r:id="rId53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2" w:name="what-is-the-technological-singularity"/>
    <w:p>
      <w:pPr>
        <w:pStyle w:val="Heading4"/>
      </w:pPr>
      <w:ins w:id="1642" w:author="PR Preview" w:date="2024-01-01T00:00:00Z">
        <w:r>
          <w:t xml:space="preserve">18.5.2.1 What is the technological singularity?</w:t>
        </w:r>
      </w:ins>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2"/>
    <w:bookmarkStart w:id="533" w:name="X6232a8e050102ddacd6ff22d335da20b6c2adec"/>
    <w:p>
      <w:pPr>
        <w:pStyle w:val="Heading4"/>
      </w:pPr>
      <w:ins w:id="1644" w:author="PR Preview" w:date="2024-01-01T00:00:00Z">
        <w:r>
          <w:t xml:space="preserve">18.5.2.2 Do current AI agents represent the singularity?</w:t>
        </w:r>
      </w:ins>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3"/>
    <w:bookmarkStart w:id="534" w:name="why-this-matters-for-responsible-ai-use"/>
    <w:p>
      <w:pPr>
        <w:pStyle w:val="Heading4"/>
      </w:pPr>
      <w:ins w:id="1652" w:author="PR Preview" w:date="2024-01-01T00:00:00Z">
        <w:r>
          <w:t xml:space="preserve">18.5.2.3 Why this matters for responsible AI use</w:t>
        </w:r>
      </w:ins>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4"/>
    <w:bookmarkStart w:id="536" w:name="further-reading"/>
    <w:p>
      <w:pPr>
        <w:pStyle w:val="Heading4"/>
      </w:pPr>
      <w:ins w:id="1659" w:author="PR Preview" w:date="2024-01-01T00:00:00Z">
        <w:r>
          <w:t xml:space="preserve">18.5.2.4 Further reading</w:t>
        </w:r>
      </w:ins>
    </w:p>
    <w:p>
      <w:pPr>
        <w:pStyle w:val="FirstParagraph"/>
      </w:pPr>
      <w:r>
        <w:t xml:space="preserve">For thoughtful perspectives on AI consciousness and intelligence,</w:t>
      </w:r>
      <w:r>
        <w:t xml:space="preserve"> </w:t>
      </w:r>
      <w:r>
        <w:t xml:space="preserve">see Douglas Hofstadter’s reflections in</w:t>
      </w:r>
      <w:r>
        <w:t xml:space="preserve"> </w:t>
      </w:r>
      <w:hyperlink r:id="rId535">
        <w:r>
          <w:rPr>
            <w:rStyle w:val="Hyperlink"/>
          </w:rPr>
          <w:t xml:space="preserve">“I Thought I Was in an AI Apocalypse. Then I Started Looking Closer.”</w:t>
        </w:r>
      </w:hyperlink>
    </w:p>
    <w:bookmarkEnd w:id="536"/>
    <w:bookmarkEnd w:id="537"/>
    <w:bookmarkStart w:id="554" w:name="relative-advantages-of-ai-and-humans"/>
    <w:p>
      <w:pPr>
        <w:pStyle w:val="Heading3"/>
      </w:pPr>
      <w:ins w:id="1661" w:author="PR Preview" w:date="2024-01-01T00:00:00Z">
        <w:r>
          <w:t xml:space="preserve">18.5.3 Relative Advantages of AI and Humans</w:t>
        </w:r>
      </w:ins>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2" w:name="Xd4b14538cacfc1a6b4e96642aaf3a62c42920b7"/>
    <w:p>
      <w:pPr>
        <w:pStyle w:val="Heading4"/>
      </w:pPr>
      <w:ins w:id="1663" w:author="PR Preview" w:date="2024-01-01T00:00:00Z">
        <w:r>
          <w:t xml:space="preserve">18.5.3.1 Comparative Strengths: Humans vs. AI Agents</w:t>
        </w:r>
      </w:ins>
    </w:p>
    <w:p>
      <w:pPr>
        <w:pStyle w:val="FirstParagraph"/>
      </w:pPr>
      <w:hyperlink w:anchor="tbl-ai-human-comparison">
        <w:r>
          <w:rPr>
            <w:rStyle w:val="Hyperlink"/>
          </w:rPr>
          <w:t xml:space="preserve">Table 18.1</w:t>
        </w:r>
      </w:hyperlink>
      <w:ins w:id="1664" w:author="PR Preview" w:date="2024-01-01T00:00:00Z">
        <w:r>
          <w:t xml:space="preserve"> </w:t>
        </w:r>
      </w:ins>
      <w:ins w:id="1664" w:author="PR Preview" w:date="2024-01-01T00:00:00Z">
        <w:r>
          <w:t xml:space="preserve">summarizes the relative advantages of human coders</w:t>
        </w:r>
      </w:ins>
      <w:ins w:id="1664" w:author="PR Preview" w:date="2024-01-01T00:00:00Z">
        <w:r>
          <w:t xml:space="preserve"> </w:t>
        </w:r>
      </w:ins>
      <w:ins w:id="1664" w:author="PR Preview" w:date="2024-01-01T00:00:00Z">
        <w:r>
          <w:t xml:space="preserve">and AI coding agents across different types of tasks:</w:t>
        </w:r>
      </w:ins>
    </w:p>
    <w:tbl>
      <w:tblPr>
        <w:tblStyle w:val="Table"/>
        <w:tblW w:type="pct" w:w="5000"/>
        <w:tblLayout w:type="fixed"/>
        <w:tblLook w:firstRow="0" w:lastRow="0" w:firstColumn="0" w:lastColumn="0" w:noHBand="0" w:noVBand="0" w:val="0000"/>
      </w:tblPr>
      <w:tblGrid>
        <w:gridCol w:w="7920"/>
      </w:tblGrid>
      <w:tr>
        <w:tc>
          <w:tcPr/>
          <w:bookmarkStart w:id="538"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1"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0" name="Picture"/>
                        <a:graphic>
                          <a:graphicData uri="http://schemas.openxmlformats.org/drawingml/2006/picture">
                            <pic:pic>
                              <pic:nvPicPr>
                                <pic:cNvPr descr="assets/images/The-Matrix-Neo-Flying.png" id="541" name="Picture"/>
                                <pic:cNvPicPr>
                                  <a:picLocks noChangeArrowheads="1" noChangeAspect="1"/>
                                </pic:cNvPicPr>
                              </pic:nvPicPr>
                              <pic:blipFill>
                                <a:blip r:embed="rId53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3" name="Picture"/>
                        <a:graphic>
                          <a:graphicData uri="http://schemas.openxmlformats.org/drawingml/2006/picture">
                            <pic:pic>
                              <pic:nvPicPr>
                                <pic:cNvPr descr="assets/images/agent-smith-no-its-not-fair.jpg" id="544" name="Picture"/>
                                <pic:cNvPicPr>
                                  <a:picLocks noChangeArrowheads="1" noChangeAspect="1"/>
                                </pic:cNvPicPr>
                              </pic:nvPicPr>
                              <pic:blipFill>
                                <a:blip r:embed="rId54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6" name="Picture"/>
                        <a:graphic>
                          <a:graphicData uri="http://schemas.openxmlformats.org/drawingml/2006/picture">
                            <pic:pic>
                              <pic:nvPicPr>
                                <pic:cNvPr descr="assets/images/sad-keanu.png" id="547" name="Picture"/>
                                <pic:cNvPicPr>
                                  <a:picLocks noChangeArrowheads="1" noChangeAspect="1"/>
                                </pic:cNvPicPr>
                              </pic:nvPicPr>
                              <pic:blipFill>
                                <a:blip r:embed="rId54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49" name="Picture"/>
                        <a:graphic>
                          <a:graphicData uri="http://schemas.openxmlformats.org/drawingml/2006/picture">
                            <pic:pic>
                              <pic:nvPicPr>
                                <pic:cNvPr descr="assets/images/grinning-smith.png" id="550" name="Picture"/>
                                <pic:cNvPicPr>
                                  <a:picLocks noChangeArrowheads="1" noChangeAspect="1"/>
                                </pic:cNvPicPr>
                              </pic:nvPicPr>
                              <pic:blipFill>
                                <a:blip r:embed="rId54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6"/>
        </w:numPr>
      </w:pPr>
      <w:r>
        <w:t xml:space="preserve">Supervise and validate AI-generated code</w:t>
      </w:r>
    </w:p>
    <w:p>
      <w:pPr>
        <w:pStyle w:val="Compact"/>
        <w:numPr>
          <w:ilvl w:val="0"/>
          <w:numId w:val="1166"/>
        </w:numPr>
      </w:pPr>
      <w:r>
        <w:t xml:space="preserve">Handle edge cases that agents struggle with</w:t>
      </w:r>
    </w:p>
    <w:p>
      <w:pPr>
        <w:pStyle w:val="Compact"/>
        <w:numPr>
          <w:ilvl w:val="0"/>
          <w:numId w:val="1166"/>
        </w:numPr>
      </w:pPr>
      <w:r>
        <w:t xml:space="preserve">Make creative decisions about architecture and design</w:t>
      </w:r>
    </w:p>
    <w:p>
      <w:pPr>
        <w:pStyle w:val="Compact"/>
        <w:numPr>
          <w:ilvl w:val="0"/>
          <w:numId w:val="1166"/>
        </w:numPr>
      </w:pPr>
      <w:r>
        <w:t xml:space="preserve">Understand when agent suggestions are incorrect or suboptimal</w:t>
      </w:r>
    </w:p>
    <w:bookmarkEnd w:id="552"/>
    <w:bookmarkStart w:id="553" w:name="future-developments-world-models"/>
    <w:p>
      <w:pPr>
        <w:pStyle w:val="Heading4"/>
      </w:pPr>
      <w:ins w:id="1674" w:author="PR Preview" w:date="2024-01-01T00:00:00Z">
        <w:r>
          <w:t xml:space="preserve">18.5.3.2 Future Developments: World Models</w:t>
        </w:r>
      </w:ins>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3"/>
    <w:bookmarkEnd w:id="554"/>
    <w:bookmarkStart w:id="567" w:name="how-to-work-with-coding-agents"/>
    <w:p>
      <w:pPr>
        <w:pStyle w:val="Heading3"/>
      </w:pPr>
      <w:ins w:id="1681" w:author="PR Preview" w:date="2024-01-01T00:00:00Z">
        <w:r>
          <w:t xml:space="preserve">18.5.4 How to Work with Coding Agents</w:t>
        </w:r>
      </w:ins>
    </w:p>
    <w:p>
      <w:pPr>
        <w:pStyle w:val="FirstParagraph"/>
      </w:pPr>
      <w:r>
        <w:t xml:space="preserve">GitHub Copilot coding agents can be used in several ways to automate development tasks:</w:t>
      </w:r>
    </w:p>
    <w:bookmarkStart w:id="555" w:name="assigning-issues-to-copilot"/>
    <w:p>
      <w:pPr>
        <w:pStyle w:val="Heading4"/>
      </w:pPr>
      <w:ins w:id="1683" w:author="PR Preview" w:date="2024-01-01T00:00:00Z">
        <w:r>
          <w:t xml:space="preserve">18.5.4.1 Assigning Issues to Copilot</w:t>
        </w:r>
      </w:ins>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8"/>
        </w:numPr>
      </w:pPr>
      <w:r>
        <w:rPr>
          <w:b/>
          <w:bCs/>
        </w:rPr>
        <w:t xml:space="preserve">On GitHub.com</w:t>
      </w:r>
      <w:r>
        <w:t xml:space="preserve">:</w:t>
      </w:r>
      <w:r>
        <w:t xml:space="preserve"> </w:t>
      </w:r>
      <w:r>
        <w:t xml:space="preserve">Navigate to an issue and assign it to Copilot in the assignees section</w:t>
      </w:r>
    </w:p>
    <w:p>
      <w:pPr>
        <w:numPr>
          <w:ilvl w:val="0"/>
          <w:numId w:val="116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8"/>
        </w:numPr>
      </w:pPr>
      <w:r>
        <w:rPr>
          <w:b/>
          <w:bCs/>
        </w:rPr>
        <w:t xml:space="preserve">From Copilot Chat</w:t>
      </w:r>
      <w:r>
        <w:t xml:space="preserve">:</w:t>
      </w:r>
      <w:r>
        <w:t xml:space="preserve"> </w:t>
      </w:r>
      <w:r>
        <w:t xml:space="preserve">Delegate tasks to Copilot directly from the chat interface in supported editors</w:t>
      </w:r>
    </w:p>
    <w:bookmarkEnd w:id="555"/>
    <w:bookmarkStart w:id="556" w:name="the-agent-workflow"/>
    <w:p>
      <w:pPr>
        <w:pStyle w:val="Heading4"/>
      </w:pPr>
      <w:ins w:id="1688" w:author="PR Preview" w:date="2024-01-01T00:00:00Z">
        <w:r>
          <w:t xml:space="preserve">18.5.4.2 The Agent Workflow</w:t>
        </w:r>
      </w:ins>
    </w:p>
    <w:p>
      <w:pPr>
        <w:pStyle w:val="FirstParagraph"/>
      </w:pPr>
      <w:r>
        <w:t xml:space="preserve">Once assigned an issue,</w:t>
      </w:r>
      <w:r>
        <w:t xml:space="preserve"> </w:t>
      </w:r>
      <w:r>
        <w:t xml:space="preserve">the coding agent follows an autonomous workflow:</w:t>
      </w:r>
    </w:p>
    <w:p>
      <w:pPr>
        <w:numPr>
          <w:ilvl w:val="0"/>
          <w:numId w:val="116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9"/>
        </w:numPr>
      </w:pPr>
      <w:r>
        <w:rPr>
          <w:b/>
          <w:bCs/>
        </w:rPr>
        <w:t xml:space="preserve">Planning</w:t>
      </w:r>
      <w:r>
        <w:t xml:space="preserve">:</w:t>
      </w:r>
      <w:r>
        <w:t xml:space="preserve"> </w:t>
      </w:r>
      <w:r>
        <w:t xml:space="preserve">Determines what changes are needed and creates a work plan</w:t>
      </w:r>
    </w:p>
    <w:p>
      <w:pPr>
        <w:numPr>
          <w:ilvl w:val="0"/>
          <w:numId w:val="116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6"/>
    <w:bookmarkStart w:id="559" w:name="example-this-document"/>
    <w:p>
      <w:pPr>
        <w:pStyle w:val="Heading4"/>
      </w:pPr>
      <w:ins w:id="1695" w:author="PR Preview" w:date="2024-01-01T00:00:00Z">
        <w:r>
          <w:t xml:space="preserve">18.5.4.3 Example: This Document</w:t>
        </w:r>
      </w:ins>
    </w:p>
    <w:p>
      <w:pPr>
        <w:pStyle w:val="FirstParagraph"/>
      </w:pPr>
      <w:r>
        <w:t xml:space="preserve">This very section you’re reading was created through the coding agent workflow:</w:t>
      </w:r>
    </w:p>
    <w:p>
      <w:pPr>
        <w:numPr>
          <w:ilvl w:val="0"/>
          <w:numId w:val="1170"/>
        </w:numPr>
      </w:pPr>
      <w:r>
        <w:rPr>
          <w:b/>
          <w:bCs/>
        </w:rPr>
        <w:t xml:space="preserve">Issue created</w:t>
      </w:r>
      <w:r>
        <w:t xml:space="preserve">:</w:t>
      </w:r>
      <w:r>
        <w:t xml:space="preserve"> </w:t>
      </w:r>
      <w:hyperlink r:id="rId5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0"/>
        </w:numPr>
      </w:pPr>
      <w:r>
        <w:rPr>
          <w:b/>
          <w:bCs/>
        </w:rPr>
        <w:t xml:space="preserve">Agent assigned</w:t>
      </w:r>
      <w:r>
        <w:t xml:space="preserve">: The issue was assigned to</w:t>
      </w:r>
      <w:r>
        <w:t xml:space="preserve"> </w:t>
      </w:r>
      <w:r>
        <w:rPr>
          <w:rStyle w:val="VerbatimChar"/>
        </w:rPr>
        <w:t xml:space="preserve">@copilot</w:t>
      </w:r>
    </w:p>
    <w:p>
      <w:pPr>
        <w:numPr>
          <w:ilvl w:val="0"/>
          <w:numId w:val="117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0"/>
        </w:numPr>
      </w:pPr>
      <w:r>
        <w:rPr>
          <w:b/>
          <w:bCs/>
        </w:rPr>
        <w:t xml:space="preserve">Pull request</w:t>
      </w:r>
      <w:r>
        <w:t xml:space="preserve">:</w:t>
      </w:r>
      <w:r>
        <w:t xml:space="preserve"> </w:t>
      </w:r>
      <w:hyperlink r:id="rId5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59"/>
    <w:bookmarkStart w:id="560" w:name="collaborating-with-coding-agents"/>
    <w:p>
      <w:pPr>
        <w:pStyle w:val="Heading4"/>
      </w:pPr>
      <w:ins w:id="1703" w:author="PR Preview" w:date="2024-01-01T00:00:00Z">
        <w:r>
          <w:t xml:space="preserve">18.5.4.4 Collaborating with Coding Agents</w:t>
        </w:r>
      </w:ins>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2"/>
        </w:numPr>
      </w:pPr>
      <w:r>
        <w:t xml:space="preserve">Need to be manually resolved</w:t>
      </w:r>
    </w:p>
    <w:p>
      <w:pPr>
        <w:pStyle w:val="Compact"/>
        <w:numPr>
          <w:ilvl w:val="0"/>
          <w:numId w:val="1172"/>
        </w:numPr>
      </w:pPr>
      <w:r>
        <w:t xml:space="preserve">May confuse both human and AI collaborators</w:t>
      </w:r>
    </w:p>
    <w:p>
      <w:pPr>
        <w:pStyle w:val="Compact"/>
        <w:numPr>
          <w:ilvl w:val="0"/>
          <w:numId w:val="117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0"/>
    <w:bookmarkStart w:id="561" w:name="directly-prompting-for-pull-requests"/>
    <w:p>
      <w:pPr>
        <w:pStyle w:val="Heading4"/>
      </w:pPr>
      <w:ins w:id="1712" w:author="PR Preview" w:date="2024-01-01T00:00:00Z">
        <w:r>
          <w:t xml:space="preserve">18.5.4.5 Directly Prompting for Pull Requests</w:t>
        </w:r>
      </w:ins>
    </w:p>
    <w:p>
      <w:pPr>
        <w:pStyle w:val="FirstParagraph"/>
      </w:pPr>
      <w:r>
        <w:t xml:space="preserve">You can also prompt Copilot to create pull requests without first creating an issue:</w:t>
      </w:r>
    </w:p>
    <w:p>
      <w:pPr>
        <w:pStyle w:val="Compact"/>
        <w:numPr>
          <w:ilvl w:val="0"/>
          <w:numId w:val="1173"/>
        </w:numPr>
      </w:pPr>
      <w:r>
        <w:t xml:space="preserve">Use Copilot Chat in your editor to describe the changes you want</w:t>
      </w:r>
    </w:p>
    <w:p>
      <w:pPr>
        <w:pStyle w:val="Compact"/>
        <w:numPr>
          <w:ilvl w:val="0"/>
          <w:numId w:val="1173"/>
        </w:numPr>
      </w:pPr>
      <w:r>
        <w:t xml:space="preserve">The agent will analyze your request and create a pull request</w:t>
      </w:r>
    </w:p>
    <w:p>
      <w:pPr>
        <w:pStyle w:val="Compact"/>
        <w:numPr>
          <w:ilvl w:val="0"/>
          <w:numId w:val="1173"/>
        </w:numPr>
      </w:pPr>
      <w:r>
        <w:t xml:space="preserve">This is useful for quick fixes or well-defined tasks</w:t>
      </w:r>
    </w:p>
    <w:bookmarkEnd w:id="561"/>
    <w:bookmarkStart w:id="562" w:name="important-safeguards"/>
    <w:p>
      <w:pPr>
        <w:pStyle w:val="Heading4"/>
      </w:pPr>
      <w:ins w:id="1717" w:author="PR Preview" w:date="2024-01-01T00:00:00Z">
        <w:r>
          <w:t xml:space="preserve">18.5.4.6 Important Safeguards</w:t>
        </w:r>
      </w:ins>
    </w:p>
    <w:p>
      <w:pPr>
        <w:pStyle w:val="Compact"/>
        <w:numPr>
          <w:ilvl w:val="0"/>
          <w:numId w:val="1174"/>
        </w:numPr>
      </w:pPr>
      <w:r>
        <w:rPr>
          <w:b/>
          <w:bCs/>
        </w:rPr>
        <w:t xml:space="preserve">Human approval required</w:t>
      </w:r>
      <w:r>
        <w:t xml:space="preserve">:</w:t>
      </w:r>
      <w:r>
        <w:t xml:space="preserve"> </w:t>
      </w:r>
      <w:r>
        <w:t xml:space="preserve">Coding agents cannot merge their own changes</w:t>
      </w:r>
    </w:p>
    <w:p>
      <w:pPr>
        <w:pStyle w:val="Compact"/>
        <w:numPr>
          <w:ilvl w:val="0"/>
          <w:numId w:val="117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4"/>
        </w:numPr>
      </w:pPr>
      <w:r>
        <w:rPr>
          <w:b/>
          <w:bCs/>
        </w:rPr>
        <w:t xml:space="preserve">Full transparency</w:t>
      </w:r>
      <w:r>
        <w:t xml:space="preserve">:</w:t>
      </w:r>
      <w:r>
        <w:t xml:space="preserve"> </w:t>
      </w:r>
      <w:r>
        <w:t xml:space="preserve">All agent actions are logged and visible in the PR</w:t>
      </w:r>
    </w:p>
    <w:bookmarkEnd w:id="562"/>
    <w:bookmarkStart w:id="566" w:name="workflow-approval-requirements"/>
    <w:p>
      <w:pPr>
        <w:pStyle w:val="Heading4"/>
      </w:pPr>
      <w:ins w:id="1721" w:author="PR Preview" w:date="2024-01-01T00:00:00Z">
        <w:r>
          <w:t xml:space="preserve">18.5.4.7 Workflow Approval Requirements</w:t>
        </w:r>
      </w:ins>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6"/>
        </w:numPr>
      </w:pPr>
      <w:hyperlink r:id="rId56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6"/>
        </w:numPr>
      </w:pPr>
      <w:hyperlink r:id="rId56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5">
        <w:r>
          <w:rPr>
            <w:rStyle w:val="Hyperlink"/>
          </w:rPr>
          <w:t xml:space="preserve">GitHub Copilot coding agent documentation</w:t>
        </w:r>
      </w:hyperlink>
      <w:r>
        <w:t xml:space="preserve">.</w:t>
      </w:r>
    </w:p>
    <w:bookmarkEnd w:id="566"/>
    <w:bookmarkEnd w:id="567"/>
    <w:bookmarkStart w:id="570" w:name="useful-prompt-formats"/>
    <w:p>
      <w:pPr>
        <w:pStyle w:val="Heading3"/>
      </w:pPr>
      <w:ins w:id="1734" w:author="PR Preview" w:date="2024-01-01T00:00:00Z">
        <w:r>
          <w:t xml:space="preserve">18.5.5 Useful Prompt Formats</w:t>
        </w:r>
      </w:ins>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8" w:name="common-task-patterns"/>
    <w:p>
      <w:pPr>
        <w:pStyle w:val="Heading4"/>
      </w:pPr>
      <w:ins w:id="1736" w:author="PR Preview" w:date="2024-01-01T00:00:00Z">
        <w:r>
          <w:t xml:space="preserve">18.5.5.1 Common Task Patterns</w:t>
        </w:r>
      </w:ins>
    </w:p>
    <w:p>
      <w:pPr>
        <w:pStyle w:val="FirstParagraph"/>
      </w:pPr>
      <w:r>
        <w:rPr>
          <w:b/>
          <w:bCs/>
        </w:rPr>
        <w:t xml:space="preserve">Tidying up code:</w:t>
      </w:r>
    </w:p>
    <w:p>
      <w:pPr>
        <w:pStyle w:val="Compact"/>
        <w:numPr>
          <w:ilvl w:val="0"/>
          <w:numId w:val="1177"/>
        </w:numPr>
      </w:pPr>
      <w:r>
        <w:t xml:space="preserve">“tidy up [file, function, module, whole project]”</w:t>
      </w:r>
    </w:p>
    <w:p>
      <w:pPr>
        <w:pStyle w:val="Compact"/>
        <w:numPr>
          <w:ilvl w:val="0"/>
          <w:numId w:val="1177"/>
        </w:numPr>
      </w:pPr>
      <w:r>
        <w:t xml:space="preserve">Useful for improving code organization, consistency, and readability</w:t>
      </w:r>
    </w:p>
    <w:p>
      <w:pPr>
        <w:pStyle w:val="Compact"/>
        <w:numPr>
          <w:ilvl w:val="0"/>
          <w:numId w:val="117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8"/>
        </w:numPr>
      </w:pPr>
      <w:r>
        <w:t xml:space="preserve">“address failing workflows”</w:t>
      </w:r>
    </w:p>
    <w:p>
      <w:pPr>
        <w:pStyle w:val="Compact"/>
        <w:numPr>
          <w:ilvl w:val="0"/>
          <w:numId w:val="1178"/>
        </w:numPr>
      </w:pPr>
      <w:r>
        <w:t xml:space="preserve">Helps fix continuous integration (CI) failures, build errors, or test failures</w:t>
      </w:r>
    </w:p>
    <w:p>
      <w:pPr>
        <w:pStyle w:val="Compact"/>
        <w:numPr>
          <w:ilvl w:val="0"/>
          <w:numId w:val="117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9"/>
        </w:numPr>
      </w:pPr>
      <w:r>
        <w:t xml:space="preserve">“decompose [function, quarto-file, etc]”</w:t>
      </w:r>
    </w:p>
    <w:p>
      <w:pPr>
        <w:pStyle w:val="Compact"/>
        <w:numPr>
          <w:ilvl w:val="0"/>
          <w:numId w:val="1179"/>
        </w:numPr>
      </w:pPr>
      <w:r>
        <w:t xml:space="preserve">Breaks down large or complex code into smaller, more manageable pieces</w:t>
      </w:r>
    </w:p>
    <w:p>
      <w:pPr>
        <w:pStyle w:val="Compact"/>
        <w:numPr>
          <w:ilvl w:val="0"/>
          <w:numId w:val="117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0"/>
        </w:numPr>
      </w:pPr>
      <w:r>
        <w:t xml:space="preserve">“update [links, content, etc]”</w:t>
      </w:r>
    </w:p>
    <w:p>
      <w:pPr>
        <w:pStyle w:val="Compact"/>
        <w:numPr>
          <w:ilvl w:val="0"/>
          <w:numId w:val="1180"/>
        </w:numPr>
      </w:pPr>
      <w:r>
        <w:t xml:space="preserve">Refreshes outdated information, fixes broken links, or modernizes code</w:t>
      </w:r>
    </w:p>
    <w:p>
      <w:pPr>
        <w:pStyle w:val="Compact"/>
        <w:numPr>
          <w:ilvl w:val="0"/>
          <w:numId w:val="118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1"/>
        </w:numPr>
      </w:pPr>
      <w:r>
        <w:t xml:space="preserve">“expand [a section in a document]”</w:t>
      </w:r>
    </w:p>
    <w:p>
      <w:pPr>
        <w:pStyle w:val="Compact"/>
        <w:numPr>
          <w:ilvl w:val="0"/>
          <w:numId w:val="1181"/>
        </w:numPr>
      </w:pPr>
      <w:r>
        <w:t xml:space="preserve">Adds more detail, examples, or explanation to existing content</w:t>
      </w:r>
    </w:p>
    <w:p>
      <w:pPr>
        <w:pStyle w:val="Compact"/>
        <w:numPr>
          <w:ilvl w:val="0"/>
          <w:numId w:val="118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2"/>
        </w:numPr>
      </w:pPr>
      <w:r>
        <w:t xml:space="preserve">“condense [a section in a document]”</w:t>
      </w:r>
    </w:p>
    <w:p>
      <w:pPr>
        <w:pStyle w:val="Compact"/>
        <w:numPr>
          <w:ilvl w:val="0"/>
          <w:numId w:val="1182"/>
        </w:numPr>
      </w:pPr>
      <w:r>
        <w:t xml:space="preserve">Reduces verbosity while preserving essential information</w:t>
      </w:r>
    </w:p>
    <w:p>
      <w:pPr>
        <w:pStyle w:val="Compact"/>
        <w:numPr>
          <w:ilvl w:val="0"/>
          <w:numId w:val="118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3"/>
        </w:numPr>
      </w:pPr>
      <w:r>
        <w:t xml:space="preserve">“clarify [a section in a document]”</w:t>
      </w:r>
    </w:p>
    <w:p>
      <w:pPr>
        <w:pStyle w:val="Compact"/>
        <w:numPr>
          <w:ilvl w:val="0"/>
          <w:numId w:val="1183"/>
        </w:numPr>
      </w:pPr>
      <w:r>
        <w:t xml:space="preserve">Improves clarity, removes ambiguity, or simplifies complex explanations</w:t>
      </w:r>
    </w:p>
    <w:p>
      <w:pPr>
        <w:pStyle w:val="Compact"/>
        <w:numPr>
          <w:ilvl w:val="0"/>
          <w:numId w:val="1183"/>
        </w:numPr>
      </w:pPr>
      <w:r>
        <w:t xml:space="preserve">Example:</w:t>
      </w:r>
      <w:r>
        <w:t xml:space="preserve"> </w:t>
      </w:r>
      <w:r>
        <w:t xml:space="preserve">“clarify the explanation of the analysis workflow”</w:t>
      </w:r>
    </w:p>
    <w:bookmarkEnd w:id="568"/>
    <w:bookmarkStart w:id="569" w:name="tips-for-effective-prompts"/>
    <w:p>
      <w:pPr>
        <w:pStyle w:val="Heading4"/>
      </w:pPr>
      <w:ins w:id="1765" w:author="PR Preview" w:date="2024-01-01T00:00:00Z">
        <w:r>
          <w:t xml:space="preserve">18.5.5.2 Tips for Effective Prompts</w:t>
        </w:r>
      </w:ins>
    </w:p>
    <w:p>
      <w:pPr>
        <w:pStyle w:val="Compact"/>
        <w:numPr>
          <w:ilvl w:val="0"/>
          <w:numId w:val="1184"/>
        </w:numPr>
      </w:pPr>
      <w:r>
        <w:rPr>
          <w:b/>
          <w:bCs/>
        </w:rPr>
        <w:t xml:space="preserve">Be specific</w:t>
      </w:r>
      <w:r>
        <w:t xml:space="preserve">: Include file names, function names, or specific sections when possible</w:t>
      </w:r>
    </w:p>
    <w:p>
      <w:pPr>
        <w:pStyle w:val="Compact"/>
        <w:numPr>
          <w:ilvl w:val="0"/>
          <w:numId w:val="1184"/>
        </w:numPr>
      </w:pPr>
      <w:r>
        <w:rPr>
          <w:b/>
          <w:bCs/>
        </w:rPr>
        <w:t xml:space="preserve">Provide context</w:t>
      </w:r>
      <w:r>
        <w:t xml:space="preserve">: Explain what you want to achieve and why</w:t>
      </w:r>
    </w:p>
    <w:p>
      <w:pPr>
        <w:pStyle w:val="Compact"/>
        <w:numPr>
          <w:ilvl w:val="0"/>
          <w:numId w:val="1184"/>
        </w:numPr>
      </w:pPr>
      <w:r>
        <w:rPr>
          <w:b/>
          <w:bCs/>
        </w:rPr>
        <w:t xml:space="preserve">Set boundaries</w:t>
      </w:r>
      <w:r>
        <w:t xml:space="preserve">: Specify what should or shouldn’t change</w:t>
      </w:r>
    </w:p>
    <w:p>
      <w:pPr>
        <w:pStyle w:val="Compact"/>
        <w:numPr>
          <w:ilvl w:val="0"/>
          <w:numId w:val="1184"/>
        </w:numPr>
      </w:pPr>
      <w:r>
        <w:rPr>
          <w:b/>
          <w:bCs/>
        </w:rPr>
        <w:t xml:space="preserve">Request validation</w:t>
      </w:r>
      <w:r>
        <w:t xml:space="preserve">: Ask the agent to test or verify its changes when appropriate</w:t>
      </w:r>
    </w:p>
    <w:bookmarkEnd w:id="569"/>
    <w:bookmarkEnd w:id="570"/>
    <w:bookmarkStart w:id="577" w:name="sec-ai-addressing-failing-workflows"/>
    <w:p>
      <w:pPr>
        <w:pStyle w:val="Heading3"/>
      </w:pPr>
      <w:ins w:id="1770" w:author="PR Preview" w:date="2024-01-01T00:00:00Z">
        <w:r>
          <w:t xml:space="preserve">18.5.6 Addressing Failing GitHub Actions Workflows</w:t>
        </w:r>
      </w:ins>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1" w:name="X16724e8c4d0535f38e98d560729d113d43f9447"/>
    <w:p>
      <w:pPr>
        <w:pStyle w:val="Heading4"/>
      </w:pPr>
      <w:ins w:id="1772" w:author="PR Preview" w:date="2024-01-01T00:00:00Z">
        <w:r>
          <w:t xml:space="preserve">18.5.6.1 Scenario 1: Code Issues Found by Workflows (Most Common)</w:t>
        </w:r>
      </w:ins>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5"/>
        </w:numPr>
      </w:pPr>
      <w:r>
        <w:t xml:space="preserve">“fix the code issues found by the failing workflows”</w:t>
      </w:r>
    </w:p>
    <w:p>
      <w:pPr>
        <w:pStyle w:val="Compact"/>
        <w:numPr>
          <w:ilvl w:val="0"/>
          <w:numId w:val="1185"/>
        </w:numPr>
      </w:pPr>
      <w:r>
        <w:t xml:space="preserve">“address the linting errors reported in the GitHub Actions checks”</w:t>
      </w:r>
    </w:p>
    <w:p>
      <w:pPr>
        <w:pStyle w:val="Compact"/>
        <w:numPr>
          <w:ilvl w:val="0"/>
          <w:numId w:val="1185"/>
        </w:numPr>
      </w:pPr>
      <w:r>
        <w:t xml:space="preserve">“fix the test failures in the CI pipeline”</w:t>
      </w:r>
    </w:p>
    <w:p>
      <w:pPr>
        <w:pStyle w:val="Compact"/>
        <w:numPr>
          <w:ilvl w:val="0"/>
          <w:numId w:val="118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1"/>
    <w:bookmarkStart w:id="574" w:name="X609a80533191ba40baf6d2372d9b8d862b0620d"/>
    <w:p>
      <w:pPr>
        <w:pStyle w:val="Heading4"/>
      </w:pPr>
      <w:ins w:id="1782" w:author="PR Preview" w:date="2024-01-01T00:00:00Z">
        <w:r>
          <w:t xml:space="preserve">18.5.6.2 Scenario 2: Issues with Workflow Files Themselves</w:t>
        </w:r>
      </w:ins>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6"/>
        </w:numPr>
      </w:pPr>
      <w:r>
        <w:t xml:space="preserve">“fix the syntax error in the GitHub Actions workflow file at line X”</w:t>
      </w:r>
    </w:p>
    <w:p>
      <w:pPr>
        <w:pStyle w:val="Compact"/>
        <w:numPr>
          <w:ilvl w:val="0"/>
          <w:numId w:val="1186"/>
        </w:numPr>
      </w:pPr>
      <w:r>
        <w:t xml:space="preserve">“update the workflow to use the latest version of action Y”</w:t>
      </w:r>
    </w:p>
    <w:p>
      <w:pPr>
        <w:pStyle w:val="Compact"/>
        <w:numPr>
          <w:ilvl w:val="0"/>
          <w:numId w:val="118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warning.png" id="573"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7"/>
              </w:numPr>
            </w:pPr>
            <w:r>
              <w:rPr>
                <w:b/>
                <w:bCs/>
              </w:rPr>
              <w:t xml:space="preserve">Review every line</w:t>
            </w:r>
            <w:r>
              <w:t xml:space="preserve"> </w:t>
            </w:r>
            <w:r>
              <w:t xml:space="preserve">of the proposed changes</w:t>
            </w:r>
          </w:p>
          <w:p>
            <w:pPr>
              <w:pStyle w:val="Compact"/>
              <w:numPr>
                <w:ilvl w:val="0"/>
                <w:numId w:val="1187"/>
              </w:numPr>
            </w:pPr>
            <w:r>
              <w:rPr>
                <w:b/>
                <w:bCs/>
              </w:rPr>
              <w:t xml:space="preserve">Verify</w:t>
            </w:r>
            <w:r>
              <w:t xml:space="preserve"> </w:t>
            </w:r>
            <w:r>
              <w:t xml:space="preserve">the changes only address the specific issue</w:t>
            </w:r>
          </w:p>
          <w:p>
            <w:pPr>
              <w:pStyle w:val="Compact"/>
              <w:numPr>
                <w:ilvl w:val="0"/>
                <w:numId w:val="1187"/>
              </w:numPr>
            </w:pPr>
            <w:r>
              <w:rPr>
                <w:b/>
                <w:bCs/>
              </w:rPr>
              <w:t xml:space="preserve">Check</w:t>
            </w:r>
            <w:r>
              <w:t xml:space="preserve"> </w:t>
            </w:r>
            <w:r>
              <w:t xml:space="preserve">that no new secret access or command execution has been added</w:t>
            </w:r>
          </w:p>
          <w:p>
            <w:pPr>
              <w:pStyle w:val="Compact"/>
              <w:numPr>
                <w:ilvl w:val="0"/>
                <w:numId w:val="118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ins w:id="1790" w:author="PR Preview" w:date="2024-01-01T00:00:00Z">
        <w:r>
          <w:rPr>
            <w:b/>
            <w:bCs/>
          </w:rPr>
          <w:t xml:space="preserve">When to do it yourself:</w:t>
        </w:r>
      </w:ins>
      <w:ins w:id="1790" w:author="PR Preview" w:date="2024-01-01T00:00:00Z">
        <w:r>
          <w:t xml:space="preserve"> </w:t>
        </w:r>
      </w:ins>
      <w:ins w:id="1790" w:author="PR Preview" w:date="2024-01-01T00:00:00Z">
        <w:r>
          <w:t xml:space="preserve">Workflow syntax errors and configuration issues</w:t>
        </w:r>
      </w:ins>
      <w:ins w:id="1790" w:author="PR Preview" w:date="2024-01-01T00:00:00Z">
        <w:r>
          <w:t xml:space="preserve"> </w:t>
        </w:r>
      </w:ins>
      <w:ins w:id="1790" w:author="PR Preview" w:date="2024-01-01T00:00:00Z">
        <w:r>
          <w:t xml:space="preserve">are often faster to fix manually than with Copilot,</w:t>
        </w:r>
      </w:ins>
      <w:ins w:id="1790" w:author="PR Preview" w:date="2024-01-01T00:00:00Z">
        <w:r>
          <w:t xml:space="preserve"> </w:t>
        </w:r>
      </w:ins>
      <w:ins w:id="1790" w:author="PR Preview" w:date="2024-01-01T00:00:00Z">
        <w:r>
          <w:t xml:space="preserve">especially if you’re familiar with GitHub Actions.</w:t>
        </w:r>
      </w:ins>
      <w:ins w:id="1790" w:author="PR Preview" w:date="2024-01-01T00:00:00Z">
        <w:r>
          <w:t xml:space="preserve"> </w:t>
        </w:r>
      </w:ins>
      <w:ins w:id="1790" w:author="PR Preview" w:date="2024-01-01T00:00:00Z">
        <w:r>
          <w:t xml:space="preserve">See</w:t>
        </w:r>
      </w:ins>
      <w:ins w:id="1790" w:author="PR Preview" w:date="2024-01-01T00:00:00Z">
        <w:r>
          <w:t xml:space="preserve"> </w:t>
        </w:r>
      </w:ins>
      <w:hyperlink w:anchor="sec-ai-when-to-use">
        <w:r>
          <w:rPr>
            <w:rStyle w:val="Hyperlink"/>
          </w:rPr>
          <w:t xml:space="preserve">Section 18.5.12</w:t>
        </w:r>
      </w:hyperlink>
      <w:ins w:id="1790" w:author="PR Preview" w:date="2024-01-01T00:00:00Z">
        <w:r>
          <w:t xml:space="preserve"> </w:t>
        </w:r>
      </w:ins>
      <w:ins w:id="1790" w:author="PR Preview" w:date="2024-01-01T00:00:00Z">
        <w:r>
          <w:t xml:space="preserve">for more guidance.</w:t>
        </w:r>
      </w:ins>
    </w:p>
    <w:bookmarkEnd w:id="574"/>
    <w:bookmarkStart w:id="575" w:name="X73d86ac2fd20fdb79b2a5c7f2662f883788810e"/>
    <w:p>
      <w:pPr>
        <w:pStyle w:val="Heading4"/>
      </w:pPr>
      <w:ins w:id="1791" w:author="PR Preview" w:date="2024-01-01T00:00:00Z">
        <w:r>
          <w:t xml:space="preserve">18.5.6.3 Scenario 3: Uncertain Which Scenario Applies</w:t>
        </w:r>
      </w:ins>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8"/>
        </w:numPr>
      </w:pPr>
      <w:r>
        <w:rPr>
          <w:b/>
          <w:bCs/>
        </w:rPr>
        <w:t xml:space="preserve">First, examine the workflow logs</w:t>
      </w:r>
      <w:r>
        <w:t xml:space="preserve">:</w:t>
      </w:r>
    </w:p>
    <w:p>
      <w:pPr>
        <w:pStyle w:val="Compact"/>
        <w:numPr>
          <w:ilvl w:val="1"/>
          <w:numId w:val="1189"/>
        </w:numPr>
      </w:pPr>
      <w:r>
        <w:t xml:space="preserve">Look at the error messages in the GitHub Actions tab</w:t>
      </w:r>
    </w:p>
    <w:p>
      <w:pPr>
        <w:pStyle w:val="Compact"/>
        <w:numPr>
          <w:ilvl w:val="1"/>
          <w:numId w:val="1189"/>
        </w:numPr>
      </w:pPr>
      <w:r>
        <w:t xml:space="preserve">Identify whether the error is in your code or the workflow itself</w:t>
      </w:r>
    </w:p>
    <w:p>
      <w:pPr>
        <w:pStyle w:val="Compact"/>
        <w:numPr>
          <w:ilvl w:val="1"/>
          <w:numId w:val="1189"/>
        </w:numPr>
      </w:pPr>
      <w:r>
        <w:t xml:space="preserve">Common code issues: test failures, linting errors, compilation errors</w:t>
      </w:r>
    </w:p>
    <w:p>
      <w:pPr>
        <w:pStyle w:val="Compact"/>
        <w:numPr>
          <w:ilvl w:val="1"/>
          <w:numId w:val="1189"/>
        </w:numPr>
      </w:pPr>
      <w:r>
        <w:t xml:space="preserve">Common workflow issues: YAML syntax errors, missing actions, permission errors</w:t>
      </w:r>
    </w:p>
    <w:p>
      <w:pPr>
        <w:pStyle w:val="Compact"/>
        <w:numPr>
          <w:ilvl w:val="0"/>
          <w:numId w:val="1188"/>
        </w:numPr>
      </w:pPr>
      <w:r>
        <w:rPr>
          <w:b/>
          <w:bCs/>
        </w:rPr>
        <w:t xml:space="preserve">Use a diagnostic prompt</w:t>
      </w:r>
      <w:r>
        <w:t xml:space="preserve">:</w:t>
      </w:r>
    </w:p>
    <w:p>
      <w:pPr>
        <w:pStyle w:val="Compact"/>
        <w:numPr>
          <w:ilvl w:val="1"/>
          <w:numId w:val="1190"/>
        </w:numPr>
      </w:pPr>
      <w:r>
        <w:t xml:space="preserve">“examine the failing workflow logs and identify whether the issue is in the code or the workflow configuration”</w:t>
      </w:r>
    </w:p>
    <w:p>
      <w:pPr>
        <w:pStyle w:val="Compact"/>
        <w:numPr>
          <w:ilvl w:val="1"/>
          <w:numId w:val="1190"/>
        </w:numPr>
      </w:pPr>
      <w:r>
        <w:t xml:space="preserve">“diagnose the root cause of the workflow failure”</w:t>
      </w:r>
    </w:p>
    <w:p>
      <w:pPr>
        <w:pStyle w:val="Compact"/>
        <w:numPr>
          <w:ilvl w:val="0"/>
          <w:numId w:val="118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5"/>
    <w:bookmarkStart w:id="576" w:name="additional-resources-2"/>
    <w:p>
      <w:pPr>
        <w:pStyle w:val="Heading4"/>
      </w:pPr>
      <w:ins w:id="1805" w:author="PR Preview" w:date="2024-01-01T00:00:00Z">
        <w:r>
          <w:t xml:space="preserve">18.5.6.4 Additional Resources</w:t>
        </w:r>
      </w:ins>
    </w:p>
    <w:p>
      <w:pPr>
        <w:pStyle w:val="Compact"/>
        <w:numPr>
          <w:ilvl w:val="0"/>
          <w:numId w:val="1191"/>
        </w:numPr>
      </w:pPr>
      <w:ins w:id="1806" w:author="PR Preview" w:date="2024-01-01T00:00:00Z">
        <w:r>
          <w:t xml:space="preserve">See</w:t>
        </w:r>
      </w:ins>
      <w:ins w:id="1806" w:author="PR Preview" w:date="2024-01-01T00:00:00Z">
        <w:r>
          <w:t xml:space="preserve"> </w:t>
        </w:r>
      </w:ins>
      <w:hyperlink w:anchor="sec-r-ci">
        <w:r>
          <w:rPr>
            <w:rStyle w:val="Hyperlink"/>
          </w:rPr>
          <w:t xml:space="preserve">Chapter 7</w:t>
        </w:r>
      </w:hyperlink>
      <w:ins w:id="1806" w:author="PR Preview" w:date="2024-01-01T00:00:00Z">
        <w:r>
          <w:t xml:space="preserve"> </w:t>
        </w:r>
      </w:ins>
      <w:ins w:id="1806" w:author="PR Preview" w:date="2024-01-01T00:00:00Z">
        <w:r>
          <w:t xml:space="preserve">for setting up GitHub Actions workflows</w:t>
        </w:r>
      </w:ins>
    </w:p>
    <w:p>
      <w:pPr>
        <w:pStyle w:val="Compact"/>
        <w:numPr>
          <w:ilvl w:val="0"/>
          <w:numId w:val="1191"/>
        </w:numPr>
      </w:pPr>
      <w:ins w:id="1807" w:author="PR Preview" w:date="2024-01-01T00:00:00Z">
        <w:r>
          <w:t xml:space="preserve">See</w:t>
        </w:r>
      </w:ins>
      <w:ins w:id="1807" w:author="PR Preview" w:date="2024-01-01T00:00:00Z">
        <w:r>
          <w:t xml:space="preserve"> </w:t>
        </w:r>
      </w:ins>
      <w:hyperlink w:anchor="sec-ai-best-practices">
        <w:r>
          <w:rPr>
            <w:rStyle w:val="Hyperlink"/>
          </w:rPr>
          <w:t xml:space="preserve">Section 18.5.8</w:t>
        </w:r>
      </w:hyperlink>
      <w:ins w:id="1807" w:author="PR Preview" w:date="2024-01-01T00:00:00Z">
        <w:r>
          <w:t xml:space="preserve"> </w:t>
        </w:r>
      </w:ins>
      <w:ins w:id="1807" w:author="PR Preview" w:date="2024-01-01T00:00:00Z">
        <w:r>
          <w:t xml:space="preserve">and</w:t>
        </w:r>
      </w:ins>
      <w:ins w:id="1807" w:author="PR Preview" w:date="2024-01-01T00:00:00Z">
        <w:r>
          <w:t xml:space="preserve"> </w:t>
        </w:r>
      </w:ins>
      <w:hyperlink w:anchor="sec-ai-benefits-hazards">
        <w:r>
          <w:rPr>
            <w:rStyle w:val="Hyperlink"/>
          </w:rPr>
          <w:t xml:space="preserve">Section 18.5.7</w:t>
        </w:r>
      </w:hyperlink>
      <w:ins w:id="1807" w:author="PR Preview" w:date="2024-01-01T00:00:00Z">
        <w:r>
          <w:t xml:space="preserve"> </w:t>
        </w:r>
      </w:ins>
      <w:ins w:id="1807" w:author="PR Preview" w:date="2024-01-01T00:00:00Z">
        <w:r>
          <w:t xml:space="preserve">for security considerations with workflow files</w:t>
        </w:r>
      </w:ins>
    </w:p>
    <w:p>
      <w:pPr>
        <w:pStyle w:val="Compact"/>
        <w:numPr>
          <w:ilvl w:val="0"/>
          <w:numId w:val="1191"/>
        </w:numPr>
      </w:pPr>
      <w:ins w:id="1808" w:author="PR Preview" w:date="2024-01-01T00:00:00Z">
        <w:r>
          <w:t xml:space="preserve">See</w:t>
        </w:r>
      </w:ins>
      <w:ins w:id="1808" w:author="PR Preview" w:date="2024-01-01T00:00:00Z">
        <w:r>
          <w:t xml:space="preserve"> </w:t>
        </w:r>
      </w:ins>
      <w:hyperlink w:anchor="sec-ai-when-to-use">
        <w:r>
          <w:rPr>
            <w:rStyle w:val="Hyperlink"/>
          </w:rPr>
          <w:t xml:space="preserve">Section 18.5.12</w:t>
        </w:r>
      </w:hyperlink>
      <w:ins w:id="1808" w:author="PR Preview" w:date="2024-01-01T00:00:00Z">
        <w:r>
          <w:t xml:space="preserve"> </w:t>
        </w:r>
      </w:ins>
      <w:ins w:id="1808" w:author="PR Preview" w:date="2024-01-01T00:00:00Z">
        <w:r>
          <w:t xml:space="preserve">for guidance on when to use Copilot vs. fixing issues yourself</w:t>
        </w:r>
      </w:ins>
    </w:p>
    <w:p>
      <w:pPr>
        <w:pStyle w:val="Compact"/>
        <w:numPr>
          <w:ilvl w:val="0"/>
          <w:numId w:val="1191"/>
        </w:numPr>
      </w:pPr>
      <w:r>
        <w:t xml:space="preserve">See the</w:t>
      </w:r>
      <w:r>
        <w:t xml:space="preserve"> </w:t>
      </w:r>
      <w:hyperlink r:id="rId257">
        <w:r>
          <w:rPr>
            <w:rStyle w:val="Hyperlink"/>
          </w:rPr>
          <w:t xml:space="preserve">GitHub Actions documentation</w:t>
        </w:r>
      </w:hyperlink>
      <w:r>
        <w:t xml:space="preserve"> </w:t>
      </w:r>
      <w:r>
        <w:t xml:space="preserve">for workflow syntax and troubleshooting</w:t>
      </w:r>
    </w:p>
    <w:bookmarkEnd w:id="576"/>
    <w:bookmarkEnd w:id="577"/>
    <w:bookmarkStart w:id="583" w:name="sec-ai-benefits-hazards"/>
    <w:p>
      <w:pPr>
        <w:pStyle w:val="Heading3"/>
      </w:pPr>
      <w:ins w:id="1810" w:author="PR Preview" w:date="2024-01-01T00:00:00Z">
        <w:r>
          <w:t xml:space="preserve">18.5.7 Benefits and Hazards</w:t>
        </w:r>
      </w:ins>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3"/>
        </w:numPr>
      </w:pPr>
      <w:r>
        <w:rPr>
          <w:b/>
          <w:bCs/>
        </w:rPr>
        <w:t xml:space="preserve">Subtle bugs</w:t>
      </w:r>
      <w:r>
        <w:t xml:space="preserve">:</w:t>
      </w:r>
      <w:r>
        <w:t xml:space="preserve"> </w:t>
      </w:r>
      <w:r>
        <w:t xml:space="preserve">AI-generated code may contain logic errors that are not immediately obvious</w:t>
      </w:r>
    </w:p>
    <w:p>
      <w:pPr>
        <w:numPr>
          <w:ilvl w:val="0"/>
          <w:numId w:val="119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2" w:name="further-readingviewing"/>
    <w:p>
      <w:pPr>
        <w:pStyle w:val="Heading4"/>
      </w:pPr>
      <w:ins w:id="1827" w:author="PR Preview" w:date="2024-01-01T00:00:00Z">
        <w:r>
          <w:t xml:space="preserve">18.5.7.1 Further reading/viewing</w:t>
        </w:r>
      </w:ins>
    </w:p>
    <w:p>
      <w:pPr>
        <w:pStyle w:val="Compact"/>
        <w:numPr>
          <w:ilvl w:val="0"/>
          <w:numId w:val="1194"/>
        </w:numPr>
      </w:pPr>
      <w:r>
        <w:rPr>
          <w:i/>
          <w:iCs/>
        </w:rPr>
        <w:t xml:space="preserve">I Robot</w:t>
      </w:r>
      <w:r>
        <w:t xml:space="preserve"> </w:t>
      </w:r>
      <w:r>
        <w:t xml:space="preserve">(Asimov 1950)</w:t>
      </w:r>
    </w:p>
    <w:p>
      <w:pPr>
        <w:pStyle w:val="Compact"/>
        <w:numPr>
          <w:ilvl w:val="0"/>
          <w:numId w:val="1194"/>
        </w:numPr>
      </w:pPr>
      <w:r>
        <w:rPr>
          <w:i/>
          <w:iCs/>
        </w:rPr>
        <w:t xml:space="preserve">Dune</w:t>
      </w:r>
      <w:r>
        <w:t xml:space="preserve"> </w:t>
      </w:r>
      <w:r>
        <w:t xml:space="preserve">(Herbert 1965)</w:t>
      </w:r>
    </w:p>
    <w:p>
      <w:pPr>
        <w:pStyle w:val="Compact"/>
        <w:numPr>
          <w:ilvl w:val="0"/>
          <w:numId w:val="1194"/>
        </w:numPr>
      </w:pPr>
      <w:r>
        <w:t xml:space="preserve">“2001: A Space Odyssey”</w:t>
      </w:r>
      <w:r>
        <w:t xml:space="preserve"> </w:t>
      </w:r>
      <w:r>
        <w:t xml:space="preserve">(1968)</w:t>
      </w:r>
    </w:p>
    <w:p>
      <w:pPr>
        <w:pStyle w:val="Compact"/>
        <w:numPr>
          <w:ilvl w:val="0"/>
          <w:numId w:val="1194"/>
        </w:numPr>
      </w:pPr>
      <w:r>
        <w:t xml:space="preserve">“Terminator 3: Rise of the Machines”</w:t>
      </w:r>
      <w:r>
        <w:t xml:space="preserve"> </w:t>
      </w:r>
      <w:r>
        <w:t xml:space="preserve">(2003)</w:t>
      </w:r>
    </w:p>
    <w:p>
      <w:pPr>
        <w:pStyle w:val="Compact"/>
        <w:numPr>
          <w:ilvl w:val="0"/>
          <w:numId w:val="1194"/>
        </w:numPr>
      </w:pPr>
      <w:r>
        <w:t xml:space="preserve">“The Matrix”</w:t>
      </w:r>
      <w:r>
        <w:t xml:space="preserve"> </w:t>
      </w:r>
      <w:r>
        <w:t xml:space="preserve">(1999)</w:t>
      </w:r>
    </w:p>
    <w:p>
      <w:pPr>
        <w:pStyle w:val="Compact"/>
        <w:numPr>
          <w:ilvl w:val="0"/>
          <w:numId w:val="1194"/>
        </w:numPr>
      </w:pPr>
      <w:r>
        <w:t xml:space="preserve">“Blade Runner”</w:t>
      </w:r>
      <w:r>
        <w:t xml:space="preserve"> </w:t>
      </w:r>
      <w:r>
        <w:t xml:space="preserve">(1982)</w:t>
      </w:r>
    </w:p>
    <w:p>
      <w:pPr>
        <w:pStyle w:val="Compact"/>
        <w:numPr>
          <w:ilvl w:val="0"/>
          <w:numId w:val="1194"/>
        </w:numPr>
      </w:pPr>
      <w:r>
        <w:t xml:space="preserve">“WarGames”</w:t>
      </w:r>
      <w:r>
        <w:t xml:space="preserve"> </w:t>
      </w:r>
      <w:r>
        <w:t xml:space="preserve">(1983)</w:t>
      </w:r>
    </w:p>
    <w:p>
      <w:pPr>
        <w:pStyle w:val="Compact"/>
        <w:numPr>
          <w:ilvl w:val="0"/>
          <w:numId w:val="119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4"/>
        </w:numPr>
      </w:pPr>
      <w:r>
        <w:rPr>
          <w:i/>
          <w:iCs/>
        </w:rPr>
        <w:t xml:space="preserve">Ender’s Game</w:t>
      </w:r>
      <w:r>
        <w:t xml:space="preserve"> </w:t>
      </w:r>
      <w:r>
        <w:t xml:space="preserve">(Card 1985)</w:t>
      </w:r>
    </w:p>
    <w:p>
      <w:pPr>
        <w:pStyle w:val="Compact"/>
        <w:numPr>
          <w:ilvl w:val="0"/>
          <w:numId w:val="119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79" name="Picture"/>
            <a:graphic>
              <a:graphicData uri="http://schemas.openxmlformats.org/drawingml/2006/picture">
                <pic:pic>
                  <pic:nvPicPr>
                    <pic:cNvPr descr="assets/images/matrix-agents.png" id="580" name="Picture"/>
                    <pic:cNvPicPr>
                      <a:picLocks noChangeArrowheads="1" noChangeAspect="1"/>
                    </pic:cNvPicPr>
                  </pic:nvPicPr>
                  <pic:blipFill>
                    <a:blip r:embed="rId57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1">
        <w:r>
          <w:rPr>
            <w:rStyle w:val="Hyperlink"/>
          </w:rPr>
          <w:t xml:space="preserve">Agents</w:t>
        </w:r>
      </w:hyperlink>
    </w:p>
    <w:bookmarkEnd w:id="582"/>
    <w:bookmarkEnd w:id="583"/>
    <w:bookmarkStart w:id="586" w:name="sec-ai-best-practices"/>
    <w:p>
      <w:pPr>
        <w:pStyle w:val="Heading3"/>
      </w:pPr>
      <w:ins w:id="1840" w:author="PR Preview" w:date="2024-01-01T00:00:00Z">
        <w:r>
          <w:t xml:space="preserve">18.5.8 Best Practices for Safe and Successful Use</w:t>
        </w:r>
      </w:ins>
    </w:p>
    <w:p>
      <w:pPr>
        <w:pStyle w:val="FirstParagraph"/>
      </w:pPr>
      <w:r>
        <w:t xml:space="preserve">To work with coding agents safely and successfully:</w:t>
      </w:r>
    </w:p>
    <w:p>
      <w:pPr>
        <w:numPr>
          <w:ilvl w:val="0"/>
          <w:numId w:val="119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opt/quarto/share/formats/docx/warning.png" id="585"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6"/>
              </w:numPr>
            </w:pPr>
            <w:r>
              <w:t xml:space="preserve">Access secrets and credentials</w:t>
            </w:r>
          </w:p>
          <w:p>
            <w:pPr>
              <w:pStyle w:val="Compact"/>
              <w:numPr>
                <w:ilvl w:val="0"/>
                <w:numId w:val="1196"/>
              </w:numPr>
            </w:pPr>
            <w:r>
              <w:t xml:space="preserve">Deploy code to production</w:t>
            </w:r>
          </w:p>
          <w:p>
            <w:pPr>
              <w:pStyle w:val="Compact"/>
              <w:numPr>
                <w:ilvl w:val="0"/>
                <w:numId w:val="119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6"/>
    <w:bookmarkStart w:id="596" w:name="firewall-and-network-configuration"/>
    <w:p>
      <w:pPr>
        <w:pStyle w:val="Heading3"/>
      </w:pPr>
      <w:ins w:id="1852" w:author="PR Preview" w:date="2024-01-01T00:00:00Z">
        <w:r>
          <w:t xml:space="preserve">18.5.9 Firewall and Network Configuration</w:t>
        </w:r>
      </w:ins>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8" w:name="built-in-agent-firewall"/>
    <w:p>
      <w:pPr>
        <w:pStyle w:val="Heading4"/>
      </w:pPr>
      <w:ins w:id="1854" w:author="PR Preview" w:date="2024-01-01T00:00:00Z">
        <w:r>
          <w:t xml:space="preserve">18.5.9.1 Built-in Agent Firewall</w:t>
        </w:r>
      </w:ins>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7"/>
        </w:numPr>
      </w:pPr>
      <w:r>
        <w:t xml:space="preserve">Data exfiltration</w:t>
      </w:r>
    </w:p>
    <w:p>
      <w:pPr>
        <w:pStyle w:val="Compact"/>
        <w:numPr>
          <w:ilvl w:val="0"/>
          <w:numId w:val="1197"/>
        </w:numPr>
      </w:pPr>
      <w:r>
        <w:t xml:space="preserve">Accidental leaks of sensitive information</w:t>
      </w:r>
    </w:p>
    <w:p>
      <w:pPr>
        <w:pStyle w:val="Compact"/>
        <w:numPr>
          <w:ilvl w:val="0"/>
          <w:numId w:val="1197"/>
        </w:numPr>
      </w:pPr>
      <w:r>
        <w:t xml:space="preserve">Execution of malicious instructions</w:t>
      </w:r>
    </w:p>
    <w:p>
      <w:pPr>
        <w:pStyle w:val="FirstParagraph"/>
      </w:pPr>
      <w:r>
        <w:t xml:space="preserve">By default, the agent’s firewall allows access to:</w:t>
      </w:r>
    </w:p>
    <w:p>
      <w:pPr>
        <w:pStyle w:val="Compact"/>
        <w:numPr>
          <w:ilvl w:val="0"/>
          <w:numId w:val="1198"/>
        </w:numPr>
      </w:pPr>
      <w:r>
        <w:t xml:space="preserve">Common OS package repositories (Debian, Ubuntu, Red Hat, etc.)</w:t>
      </w:r>
    </w:p>
    <w:p>
      <w:pPr>
        <w:pStyle w:val="Compact"/>
        <w:numPr>
          <w:ilvl w:val="0"/>
          <w:numId w:val="1198"/>
        </w:numPr>
      </w:pPr>
      <w:r>
        <w:t xml:space="preserve">Popular container registries (Docker Hub, Azure Container Registry, AWS ECR, etc.)</w:t>
      </w:r>
    </w:p>
    <w:p>
      <w:pPr>
        <w:pStyle w:val="Compact"/>
        <w:numPr>
          <w:ilvl w:val="0"/>
          <w:numId w:val="1198"/>
        </w:numPr>
      </w:pPr>
      <w:r>
        <w:t xml:space="preserve">Language-specific package registries (npm, PyPI, Maven, RubyGems, etc.)</w:t>
      </w:r>
    </w:p>
    <w:p>
      <w:pPr>
        <w:pStyle w:val="Compact"/>
        <w:numPr>
          <w:ilvl w:val="0"/>
          <w:numId w:val="119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7">
        <w:r>
          <w:rPr>
            <w:rStyle w:val="Hyperlink"/>
          </w:rPr>
          <w:t xml:space="preserve">Copilot allowlist reference</w:t>
        </w:r>
      </w:hyperlink>
      <w:r>
        <w:t xml:space="preserve">.</w:t>
      </w:r>
    </w:p>
    <w:bookmarkEnd w:id="588"/>
    <w:bookmarkStart w:id="590" w:name="customizing-agent-firewall-settings"/>
    <w:p>
      <w:pPr>
        <w:pStyle w:val="Heading4"/>
      </w:pPr>
      <w:ins w:id="1865" w:author="PR Preview" w:date="2024-01-01T00:00:00Z">
        <w:r>
          <w:t xml:space="preserve">18.5.9.2 Customizing Agent Firewall Settings</w:t>
        </w:r>
      </w:ins>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9"/>
        </w:numPr>
      </w:pPr>
      <w:r>
        <w:t xml:space="preserve">Add custom hosts to the allowlist (for internal dependencies or additional registries)</w:t>
      </w:r>
    </w:p>
    <w:p>
      <w:pPr>
        <w:pStyle w:val="Compact"/>
        <w:numPr>
          <w:ilvl w:val="0"/>
          <w:numId w:val="1199"/>
        </w:numPr>
      </w:pPr>
      <w:r>
        <w:t xml:space="preserve">Opt out of the default recommended allowlist for stricter security</w:t>
      </w:r>
    </w:p>
    <w:p>
      <w:pPr>
        <w:pStyle w:val="Compact"/>
        <w:numPr>
          <w:ilvl w:val="0"/>
          <w:numId w:val="119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89">
        <w:r>
          <w:rPr>
            <w:rStyle w:val="Hyperlink"/>
          </w:rPr>
          <w:t xml:space="preserve">Customizing or disabling the firewall for GitHub Copilot coding agent</w:t>
        </w:r>
      </w:hyperlink>
      <w:r>
        <w:t xml:space="preserve">.</w:t>
      </w:r>
    </w:p>
    <w:bookmarkEnd w:id="590"/>
    <w:bookmarkStart w:id="595" w:name="Xbbad9df60dbc05443efb3cae36c1e0daa9b491b"/>
    <w:p>
      <w:pPr>
        <w:pStyle w:val="Heading4"/>
      </w:pPr>
      <w:ins w:id="1872" w:author="PR Preview" w:date="2024-01-01T00:00:00Z">
        <w:r>
          <w:t xml:space="preserve">18.5.9.3 Recommended URLs for Data Science Repositories</w:t>
        </w:r>
      </w:ins>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1"/>
        </w:numPr>
      </w:pPr>
      <w:r>
        <w:rPr>
          <w:rStyle w:val="VerbatimChar"/>
        </w:rPr>
        <w:t xml:space="preserve">cran.r-project.org</w:t>
      </w:r>
      <w:r>
        <w:t xml:space="preserve"> </w:t>
      </w:r>
      <w:r>
        <w:t xml:space="preserve">- The Comprehensive R Archive Network</w:t>
      </w:r>
    </w:p>
    <w:p>
      <w:pPr>
        <w:pStyle w:val="Compact"/>
        <w:numPr>
          <w:ilvl w:val="0"/>
          <w:numId w:val="1201"/>
        </w:numPr>
      </w:pPr>
      <w:r>
        <w:rPr>
          <w:rStyle w:val="VerbatimChar"/>
        </w:rPr>
        <w:t xml:space="preserve">cloud.r-project.org</w:t>
      </w:r>
      <w:r>
        <w:t xml:space="preserve"> </w:t>
      </w:r>
      <w:r>
        <w:t xml:space="preserve">- CRAN mirror (cloud-based)</w:t>
      </w:r>
    </w:p>
    <w:p>
      <w:pPr>
        <w:pStyle w:val="Compact"/>
        <w:numPr>
          <w:ilvl w:val="0"/>
          <w:numId w:val="120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3"/>
        </w:numPr>
      </w:pPr>
      <w:r>
        <w:rPr>
          <w:rStyle w:val="VerbatimChar"/>
        </w:rPr>
        <w:t xml:space="preserve">en.wikipedia.org</w:t>
      </w:r>
      <w:r>
        <w:t xml:space="preserve"> </w:t>
      </w:r>
      <w:r>
        <w:t xml:space="preserve">- General reference and technical documentation</w:t>
      </w:r>
    </w:p>
    <w:p>
      <w:pPr>
        <w:pStyle w:val="Compact"/>
        <w:numPr>
          <w:ilvl w:val="0"/>
          <w:numId w:val="1203"/>
        </w:numPr>
      </w:pPr>
      <w:r>
        <w:rPr>
          <w:rStyle w:val="VerbatimChar"/>
        </w:rPr>
        <w:t xml:space="preserve">r-project.org</w:t>
      </w:r>
      <w:r>
        <w:t xml:space="preserve"> </w:t>
      </w:r>
      <w:r>
        <w:t xml:space="preserve">- Official R project website</w:t>
      </w:r>
    </w:p>
    <w:p>
      <w:pPr>
        <w:pStyle w:val="Compact"/>
        <w:numPr>
          <w:ilvl w:val="0"/>
          <w:numId w:val="1203"/>
        </w:numPr>
      </w:pPr>
      <w:r>
        <w:rPr>
          <w:rStyle w:val="VerbatimChar"/>
        </w:rPr>
        <w:t xml:space="preserve">quarto.org</w:t>
      </w:r>
      <w:r>
        <w:t xml:space="preserve"> </w:t>
      </w:r>
      <w:r>
        <w:t xml:space="preserve">- Quarto publishing system documentation</w:t>
      </w:r>
    </w:p>
    <w:p>
      <w:pPr>
        <w:pStyle w:val="Compact"/>
        <w:numPr>
          <w:ilvl w:val="0"/>
          <w:numId w:val="120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4"/>
        </w:numPr>
      </w:pPr>
      <w:r>
        <w:rPr>
          <w:rStyle w:val="VerbatimChar"/>
        </w:rPr>
        <w:t xml:space="preserve">github.com/tidyverse/*</w:t>
      </w:r>
      <w:r>
        <w:t xml:space="preserve"> </w:t>
      </w:r>
      <w:r>
        <w:t xml:space="preserve">- Tidyverse package source code</w:t>
      </w:r>
    </w:p>
    <w:p>
      <w:pPr>
        <w:pStyle w:val="Compact"/>
        <w:numPr>
          <w:ilvl w:val="0"/>
          <w:numId w:val="1204"/>
        </w:numPr>
      </w:pPr>
      <w:r>
        <w:rPr>
          <w:rStyle w:val="VerbatimChar"/>
        </w:rPr>
        <w:t xml:space="preserve">github.com/r-lib/*</w:t>
      </w:r>
      <w:r>
        <w:t xml:space="preserve"> </w:t>
      </w:r>
      <w:r>
        <w:t xml:space="preserve">- R-lib package source code</w:t>
      </w:r>
    </w:p>
    <w:p>
      <w:pPr>
        <w:pStyle w:val="Compact"/>
        <w:numPr>
          <w:ilvl w:val="0"/>
          <w:numId w:val="1204"/>
        </w:numPr>
      </w:pPr>
      <w:r>
        <w:rPr>
          <w:rStyle w:val="VerbatimChar"/>
        </w:rPr>
        <w:t xml:space="preserve">github.com/rstudio/*</w:t>
      </w:r>
      <w:r>
        <w:t xml:space="preserve"> </w:t>
      </w:r>
      <w:r>
        <w:t xml:space="preserve">- RStudio package source code</w:t>
      </w:r>
    </w:p>
    <w:p>
      <w:pPr>
        <w:pStyle w:val="Compact"/>
        <w:numPr>
          <w:ilvl w:val="0"/>
          <w:numId w:val="120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1" name="Picture"/>
                  <a:graphic>
                    <a:graphicData uri="http://schemas.openxmlformats.org/drawingml/2006/picture">
                      <pic:pic>
                        <pic:nvPicPr>
                          <pic:cNvPr descr="/opt/quarto/share/formats/docx/tip.png" id="5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5"/>
              </w:numPr>
            </w:pPr>
            <w:r>
              <w:t xml:space="preserve">Coding agents report blocked access to these sites</w:t>
            </w:r>
          </w:p>
          <w:p>
            <w:pPr>
              <w:pStyle w:val="Compact"/>
              <w:numPr>
                <w:ilvl w:val="0"/>
                <w:numId w:val="1205"/>
              </w:numPr>
            </w:pPr>
            <w:r>
              <w:t xml:space="preserve">You’re working on R or data science projects that use these packages</w:t>
            </w:r>
          </w:p>
          <w:p>
            <w:pPr>
              <w:pStyle w:val="Compact"/>
              <w:numPr>
                <w:ilvl w:val="0"/>
                <w:numId w:val="120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3" name="Picture"/>
                  <a:graphic>
                    <a:graphicData uri="http://schemas.openxmlformats.org/drawingml/2006/picture">
                      <pic:pic>
                        <pic:nvPicPr>
                          <pic:cNvPr descr="/opt/quarto/share/formats/docx/note.png" id="59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6"/>
              </w:numPr>
            </w:pPr>
            <w:r>
              <w:t xml:space="preserve">Maintained by reputable organizations (Tidyverse, RStudio/Posit, R Core Team, rOpenSci)</w:t>
            </w:r>
          </w:p>
          <w:p>
            <w:pPr>
              <w:pStyle w:val="Compact"/>
              <w:numPr>
                <w:ilvl w:val="0"/>
                <w:numId w:val="1206"/>
              </w:numPr>
            </w:pPr>
            <w:r>
              <w:t xml:space="preserve">Widely used in the R community</w:t>
            </w:r>
          </w:p>
          <w:p>
            <w:pPr>
              <w:pStyle w:val="Compact"/>
              <w:numPr>
                <w:ilvl w:val="0"/>
                <w:numId w:val="1206"/>
              </w:numPr>
            </w:pPr>
            <w:r>
              <w:t xml:space="preserve">Focused on documentation and package distribution</w:t>
            </w:r>
          </w:p>
          <w:p>
            <w:pPr>
              <w:pStyle w:val="Compact"/>
              <w:numPr>
                <w:ilvl w:val="0"/>
                <w:numId w:val="120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5"/>
    <w:bookmarkEnd w:id="596"/>
    <w:bookmarkStart w:id="601" w:name="sec-ai-copilot-settings"/>
    <w:p>
      <w:pPr>
        <w:pStyle w:val="Heading3"/>
      </w:pPr>
      <w:ins w:id="1906" w:author="PR Preview" w:date="2024-01-01T00:00:00Z">
        <w:r>
          <w:t xml:space="preserve">18.5.10 Configuring GitHub Copilot Settings</w:t>
        </w:r>
      </w:ins>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7" w:name="model-selection-options"/>
    <w:p>
      <w:pPr>
        <w:pStyle w:val="Heading4"/>
      </w:pPr>
      <w:ins w:id="1908" w:author="PR Preview" w:date="2024-01-01T00:00:00Z">
        <w:r>
          <w:t xml:space="preserve">18.5.10.1 Model Selection Options</w:t>
        </w:r>
      </w:ins>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7"/>
        </w:numPr>
      </w:pPr>
      <w:r>
        <w:rPr>
          <w:b/>
          <w:bCs/>
        </w:rPr>
        <w:t xml:space="preserve">Claude Opus 4.1</w:t>
      </w:r>
      <w:r>
        <w:t xml:space="preserve">: Most capable model for complex reasoning and analysis</w:t>
      </w:r>
    </w:p>
    <w:p>
      <w:pPr>
        <w:pStyle w:val="Compact"/>
        <w:numPr>
          <w:ilvl w:val="1"/>
          <w:numId w:val="1208"/>
        </w:numPr>
      </w:pPr>
      <w:r>
        <w:rPr>
          <w:i/>
          <w:iCs/>
        </w:rPr>
        <w:t xml:space="preserve">Pros</w:t>
      </w:r>
      <w:r>
        <w:t xml:space="preserve">: Excellent at understanding nuanced requirements, handling complex codebases, superior code quality</w:t>
      </w:r>
    </w:p>
    <w:p>
      <w:pPr>
        <w:pStyle w:val="Compact"/>
        <w:numPr>
          <w:ilvl w:val="1"/>
          <w:numId w:val="1208"/>
        </w:numPr>
      </w:pPr>
      <w:r>
        <w:rPr>
          <w:i/>
          <w:iCs/>
        </w:rPr>
        <w:t xml:space="preserve">Cons</w:t>
      </w:r>
      <w:r>
        <w:t xml:space="preserve">: Slower response times, may be overkill for simple tasks, limited availability (select option required)</w:t>
      </w:r>
    </w:p>
    <w:p>
      <w:pPr>
        <w:pStyle w:val="Compact"/>
        <w:numPr>
          <w:ilvl w:val="1"/>
          <w:numId w:val="1208"/>
        </w:numPr>
      </w:pPr>
      <w:r>
        <w:rPr>
          <w:i/>
          <w:iCs/>
        </w:rPr>
        <w:t xml:space="preserve">When to use</w:t>
      </w:r>
      <w:r>
        <w:t xml:space="preserve">: Complex refactoring, architectural decisions, thorough code reviews</w:t>
      </w:r>
    </w:p>
    <w:p>
      <w:pPr>
        <w:pStyle w:val="Compact"/>
        <w:numPr>
          <w:ilvl w:val="0"/>
          <w:numId w:val="1207"/>
        </w:numPr>
      </w:pPr>
      <w:r>
        <w:rPr>
          <w:b/>
          <w:bCs/>
        </w:rPr>
        <w:t xml:space="preserve">Claude Opus 4.5</w:t>
      </w:r>
      <w:r>
        <w:t xml:space="preserve">: Latest version with enhanced capabilities</w:t>
      </w:r>
    </w:p>
    <w:p>
      <w:pPr>
        <w:pStyle w:val="Compact"/>
        <w:numPr>
          <w:ilvl w:val="1"/>
          <w:numId w:val="1209"/>
        </w:numPr>
      </w:pPr>
      <w:r>
        <w:rPr>
          <w:i/>
          <w:iCs/>
        </w:rPr>
        <w:t xml:space="preserve">Pros</w:t>
      </w:r>
      <w:r>
        <w:t xml:space="preserve">: State-of-the-art performance, improved reasoning over 4.1</w:t>
      </w:r>
    </w:p>
    <w:p>
      <w:pPr>
        <w:pStyle w:val="Compact"/>
        <w:numPr>
          <w:ilvl w:val="1"/>
          <w:numId w:val="1209"/>
        </w:numPr>
      </w:pPr>
      <w:r>
        <w:rPr>
          <w:i/>
          <w:iCs/>
        </w:rPr>
        <w:t xml:space="preserve">Cons</w:t>
      </w:r>
      <w:r>
        <w:t xml:space="preserve">: Similar trade-offs to Opus 4.1, requires selection</w:t>
      </w:r>
    </w:p>
    <w:p>
      <w:pPr>
        <w:pStyle w:val="Compact"/>
        <w:numPr>
          <w:ilvl w:val="1"/>
          <w:numId w:val="1209"/>
        </w:numPr>
      </w:pPr>
      <w:r>
        <w:rPr>
          <w:i/>
          <w:iCs/>
        </w:rPr>
        <w:t xml:space="preserve">When to use</w:t>
      </w:r>
      <w:r>
        <w:t xml:space="preserve">: Most demanding tasks requiring cutting-edge capabilities</w:t>
      </w:r>
    </w:p>
    <w:p>
      <w:pPr>
        <w:pStyle w:val="Compact"/>
        <w:numPr>
          <w:ilvl w:val="0"/>
          <w:numId w:val="1207"/>
        </w:numPr>
      </w:pPr>
      <w:r>
        <w:rPr>
          <w:b/>
          <w:bCs/>
        </w:rPr>
        <w:t xml:space="preserve">Claude Sonnet 4</w:t>
      </w:r>
      <w:r>
        <w:t xml:space="preserve">: Balanced model optimizing capability and speed</w:t>
      </w:r>
    </w:p>
    <w:p>
      <w:pPr>
        <w:pStyle w:val="Compact"/>
        <w:numPr>
          <w:ilvl w:val="1"/>
          <w:numId w:val="1210"/>
        </w:numPr>
      </w:pPr>
      <w:r>
        <w:rPr>
          <w:i/>
          <w:iCs/>
        </w:rPr>
        <w:t xml:space="preserve">Pros</w:t>
      </w:r>
      <w:r>
        <w:t xml:space="preserve">: Fast responses, strong performance, good default choice</w:t>
      </w:r>
    </w:p>
    <w:p>
      <w:pPr>
        <w:pStyle w:val="Compact"/>
        <w:numPr>
          <w:ilvl w:val="1"/>
          <w:numId w:val="1210"/>
        </w:numPr>
      </w:pPr>
      <w:r>
        <w:rPr>
          <w:i/>
          <w:iCs/>
        </w:rPr>
        <w:t xml:space="preserve">Cons</w:t>
      </w:r>
      <w:r>
        <w:t xml:space="preserve">: Slightly less capable than Opus models for very complex tasks</w:t>
      </w:r>
    </w:p>
    <w:p>
      <w:pPr>
        <w:pStyle w:val="Compact"/>
        <w:numPr>
          <w:ilvl w:val="1"/>
          <w:numId w:val="1210"/>
        </w:numPr>
      </w:pPr>
      <w:r>
        <w:rPr>
          <w:i/>
          <w:iCs/>
        </w:rPr>
        <w:t xml:space="preserve">When to use</w:t>
      </w:r>
      <w:r>
        <w:t xml:space="preserve">: General development work, most coding tasks</w:t>
      </w:r>
    </w:p>
    <w:p>
      <w:pPr>
        <w:pStyle w:val="Compact"/>
        <w:numPr>
          <w:ilvl w:val="0"/>
          <w:numId w:val="1207"/>
        </w:numPr>
      </w:pPr>
      <w:r>
        <w:rPr>
          <w:b/>
          <w:bCs/>
        </w:rPr>
        <w:t xml:space="preserve">Claude Sonnet 4.5</w:t>
      </w:r>
      <w:r>
        <w:t xml:space="preserve">: Enhanced version of Sonnet</w:t>
      </w:r>
    </w:p>
    <w:p>
      <w:pPr>
        <w:pStyle w:val="Compact"/>
        <w:numPr>
          <w:ilvl w:val="1"/>
          <w:numId w:val="1211"/>
        </w:numPr>
      </w:pPr>
      <w:r>
        <w:rPr>
          <w:i/>
          <w:iCs/>
        </w:rPr>
        <w:t xml:space="preserve">Pros</w:t>
      </w:r>
      <w:r>
        <w:t xml:space="preserve">: Improved over Sonnet 4 while maintaining speed</w:t>
      </w:r>
    </w:p>
    <w:p>
      <w:pPr>
        <w:pStyle w:val="Compact"/>
        <w:numPr>
          <w:ilvl w:val="1"/>
          <w:numId w:val="1211"/>
        </w:numPr>
      </w:pPr>
      <w:r>
        <w:rPr>
          <w:i/>
          <w:iCs/>
        </w:rPr>
        <w:t xml:space="preserve">Cons</w:t>
      </w:r>
      <w:r>
        <w:t xml:space="preserve">: Still not as powerful as Opus for extremely complex scenarios</w:t>
      </w:r>
    </w:p>
    <w:p>
      <w:pPr>
        <w:pStyle w:val="Compact"/>
        <w:numPr>
          <w:ilvl w:val="1"/>
          <w:numId w:val="1211"/>
        </w:numPr>
      </w:pPr>
      <w:r>
        <w:rPr>
          <w:i/>
          <w:iCs/>
        </w:rPr>
        <w:t xml:space="preserve">When to use</w:t>
      </w:r>
      <w:r>
        <w:t xml:space="preserve">: Most daily development tasks</w:t>
      </w:r>
    </w:p>
    <w:p>
      <w:pPr>
        <w:pStyle w:val="Compact"/>
        <w:numPr>
          <w:ilvl w:val="0"/>
          <w:numId w:val="1207"/>
        </w:numPr>
      </w:pPr>
      <w:r>
        <w:rPr>
          <w:b/>
          <w:bCs/>
        </w:rPr>
        <w:t xml:space="preserve">Claude Haiku 4.5</w:t>
      </w:r>
      <w:r>
        <w:t xml:space="preserve">: Fast, efficient model for simpler tasks</w:t>
      </w:r>
    </w:p>
    <w:p>
      <w:pPr>
        <w:pStyle w:val="Compact"/>
        <w:numPr>
          <w:ilvl w:val="1"/>
          <w:numId w:val="1212"/>
        </w:numPr>
      </w:pPr>
      <w:r>
        <w:rPr>
          <w:i/>
          <w:iCs/>
        </w:rPr>
        <w:t xml:space="preserve">Pros</w:t>
      </w:r>
      <w:r>
        <w:t xml:space="preserve">: Very fast responses, cost-effective, good for quick questions</w:t>
      </w:r>
    </w:p>
    <w:p>
      <w:pPr>
        <w:pStyle w:val="Compact"/>
        <w:numPr>
          <w:ilvl w:val="1"/>
          <w:numId w:val="1212"/>
        </w:numPr>
      </w:pPr>
      <w:r>
        <w:rPr>
          <w:i/>
          <w:iCs/>
        </w:rPr>
        <w:t xml:space="preserve">Cons</w:t>
      </w:r>
      <w:r>
        <w:t xml:space="preserve">: Less capable for complex reasoning or large codebases</w:t>
      </w:r>
    </w:p>
    <w:p>
      <w:pPr>
        <w:pStyle w:val="Compact"/>
        <w:numPr>
          <w:ilvl w:val="1"/>
          <w:numId w:val="121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3"/>
        </w:numPr>
      </w:pPr>
      <w:r>
        <w:rPr>
          <w:b/>
          <w:bCs/>
        </w:rPr>
        <w:t xml:space="preserve">GPT-5.2-Codex</w:t>
      </w:r>
      <w:r>
        <w:t xml:space="preserve">: Specialized for code generation</w:t>
      </w:r>
    </w:p>
    <w:p>
      <w:pPr>
        <w:pStyle w:val="Compact"/>
        <w:numPr>
          <w:ilvl w:val="1"/>
          <w:numId w:val="1214"/>
        </w:numPr>
      </w:pPr>
      <w:r>
        <w:rPr>
          <w:i/>
          <w:iCs/>
        </w:rPr>
        <w:t xml:space="preserve">Pros</w:t>
      </w:r>
      <w:r>
        <w:t xml:space="preserve">: Strong code completion, good at common patterns</w:t>
      </w:r>
    </w:p>
    <w:p>
      <w:pPr>
        <w:pStyle w:val="Compact"/>
        <w:numPr>
          <w:ilvl w:val="1"/>
          <w:numId w:val="1214"/>
        </w:numPr>
      </w:pPr>
      <w:r>
        <w:rPr>
          <w:i/>
          <w:iCs/>
        </w:rPr>
        <w:t xml:space="preserve">Cons</w:t>
      </w:r>
      <w:r>
        <w:t xml:space="preserve">: May hallucinate package names or APIs</w:t>
      </w:r>
    </w:p>
    <w:p>
      <w:pPr>
        <w:pStyle w:val="Compact"/>
        <w:numPr>
          <w:ilvl w:val="1"/>
          <w:numId w:val="1214"/>
        </w:numPr>
      </w:pPr>
      <w:r>
        <w:rPr>
          <w:i/>
          <w:iCs/>
        </w:rPr>
        <w:t xml:space="preserve">When to use</w:t>
      </w:r>
      <w:r>
        <w:t xml:space="preserve">: Code completion, common coding patterns</w:t>
      </w:r>
    </w:p>
    <w:p>
      <w:pPr>
        <w:pStyle w:val="Compact"/>
        <w:numPr>
          <w:ilvl w:val="0"/>
          <w:numId w:val="1213"/>
        </w:numPr>
      </w:pPr>
      <w:r>
        <w:rPr>
          <w:b/>
          <w:bCs/>
        </w:rPr>
        <w:t xml:space="preserve">GPT-5</w:t>
      </w:r>
      <w:r>
        <w:t xml:space="preserve">: Latest general-purpose model</w:t>
      </w:r>
    </w:p>
    <w:p>
      <w:pPr>
        <w:pStyle w:val="Compact"/>
        <w:numPr>
          <w:ilvl w:val="1"/>
          <w:numId w:val="1215"/>
        </w:numPr>
      </w:pPr>
      <w:r>
        <w:rPr>
          <w:i/>
          <w:iCs/>
        </w:rPr>
        <w:t xml:space="preserve">Pros</w:t>
      </w:r>
      <w:r>
        <w:t xml:space="preserve">: Broad knowledge, good general performance</w:t>
      </w:r>
    </w:p>
    <w:p>
      <w:pPr>
        <w:pStyle w:val="Compact"/>
        <w:numPr>
          <w:ilvl w:val="1"/>
          <w:numId w:val="1215"/>
        </w:numPr>
      </w:pPr>
      <w:r>
        <w:rPr>
          <w:i/>
          <w:iCs/>
        </w:rPr>
        <w:t xml:space="preserve">Cons</w:t>
      </w:r>
      <w:r>
        <w:t xml:space="preserve">: Not specifically optimized for code</w:t>
      </w:r>
    </w:p>
    <w:p>
      <w:pPr>
        <w:pStyle w:val="Compact"/>
        <w:numPr>
          <w:ilvl w:val="1"/>
          <w:numId w:val="1215"/>
        </w:numPr>
      </w:pPr>
      <w:r>
        <w:rPr>
          <w:i/>
          <w:iCs/>
        </w:rPr>
        <w:t xml:space="preserve">When to use</w:t>
      </w:r>
      <w:r>
        <w:t xml:space="preserve">: Mixed tasks involving code and documentation</w:t>
      </w:r>
    </w:p>
    <w:p>
      <w:pPr>
        <w:pStyle w:val="Compact"/>
        <w:numPr>
          <w:ilvl w:val="0"/>
          <w:numId w:val="1213"/>
        </w:numPr>
      </w:pPr>
      <w:r>
        <w:rPr>
          <w:b/>
          <w:bCs/>
        </w:rPr>
        <w:t xml:space="preserve">GPT-5-Codex</w:t>
      </w:r>
      <w:r>
        <w:t xml:space="preserve"> </w:t>
      </w:r>
      <w:r>
        <w:t xml:space="preserve">(various versions including Mini and Max):</w:t>
      </w:r>
    </w:p>
    <w:p>
      <w:pPr>
        <w:pStyle w:val="Compact"/>
        <w:numPr>
          <w:ilvl w:val="1"/>
          <w:numId w:val="1216"/>
        </w:numPr>
      </w:pPr>
      <w:r>
        <w:rPr>
          <w:i/>
          <w:iCs/>
        </w:rPr>
        <w:t xml:space="preserve">Pros</w:t>
      </w:r>
      <w:r>
        <w:t xml:space="preserve">: Specialized variants for different use cases</w:t>
      </w:r>
    </w:p>
    <w:p>
      <w:pPr>
        <w:pStyle w:val="Compact"/>
        <w:numPr>
          <w:ilvl w:val="1"/>
          <w:numId w:val="1216"/>
        </w:numPr>
      </w:pPr>
      <w:r>
        <w:rPr>
          <w:i/>
          <w:iCs/>
        </w:rPr>
        <w:t xml:space="preserve">Cons</w:t>
      </w:r>
      <w:r>
        <w:t xml:space="preserve">: Fragmented options can be confusing</w:t>
      </w:r>
    </w:p>
    <w:p>
      <w:pPr>
        <w:pStyle w:val="Compact"/>
        <w:numPr>
          <w:ilvl w:val="1"/>
          <w:numId w:val="121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7"/>
        </w:numPr>
      </w:pPr>
      <w:r>
        <w:rPr>
          <w:b/>
          <w:bCs/>
        </w:rPr>
        <w:t xml:space="preserve">Gemini 2.5 Pro</w:t>
      </w:r>
      <w:r>
        <w:t xml:space="preserve">: High-capability model</w:t>
      </w:r>
    </w:p>
    <w:p>
      <w:pPr>
        <w:pStyle w:val="Compact"/>
        <w:numPr>
          <w:ilvl w:val="1"/>
          <w:numId w:val="1218"/>
        </w:numPr>
      </w:pPr>
      <w:r>
        <w:rPr>
          <w:i/>
          <w:iCs/>
        </w:rPr>
        <w:t xml:space="preserve">Pros</w:t>
      </w:r>
      <w:r>
        <w:t xml:space="preserve">: Strong multimodal capabilities, good at understanding context</w:t>
      </w:r>
    </w:p>
    <w:p>
      <w:pPr>
        <w:pStyle w:val="Compact"/>
        <w:numPr>
          <w:ilvl w:val="1"/>
          <w:numId w:val="1218"/>
        </w:numPr>
      </w:pPr>
      <w:r>
        <w:rPr>
          <w:i/>
          <w:iCs/>
        </w:rPr>
        <w:t xml:space="preserve">Cons</w:t>
      </w:r>
      <w:r>
        <w:t xml:space="preserve">: Less proven in coding scenarios than Claude or GPT</w:t>
      </w:r>
    </w:p>
    <w:p>
      <w:pPr>
        <w:pStyle w:val="Compact"/>
        <w:numPr>
          <w:ilvl w:val="1"/>
          <w:numId w:val="1218"/>
        </w:numPr>
      </w:pPr>
      <w:r>
        <w:rPr>
          <w:i/>
          <w:iCs/>
        </w:rPr>
        <w:t xml:space="preserve">When to use</w:t>
      </w:r>
      <w:r>
        <w:t xml:space="preserve">: Tasks involving images or complex context</w:t>
      </w:r>
    </w:p>
    <w:p>
      <w:pPr>
        <w:pStyle w:val="Compact"/>
        <w:numPr>
          <w:ilvl w:val="0"/>
          <w:numId w:val="1217"/>
        </w:numPr>
      </w:pPr>
      <w:r>
        <w:rPr>
          <w:b/>
          <w:bCs/>
        </w:rPr>
        <w:t xml:space="preserve">Gemini 3 Pro/Flash</w:t>
      </w:r>
      <w:r>
        <w:t xml:space="preserve"> </w:t>
      </w:r>
      <w:r>
        <w:t xml:space="preserve">(Preview): Latest generation</w:t>
      </w:r>
    </w:p>
    <w:p>
      <w:pPr>
        <w:pStyle w:val="Compact"/>
        <w:numPr>
          <w:ilvl w:val="1"/>
          <w:numId w:val="1219"/>
        </w:numPr>
      </w:pPr>
      <w:r>
        <w:rPr>
          <w:i/>
          <w:iCs/>
        </w:rPr>
        <w:t xml:space="preserve">Pros</w:t>
      </w:r>
      <w:r>
        <w:t xml:space="preserve">: Cutting-edge capabilities, flash variant offers speed</w:t>
      </w:r>
    </w:p>
    <w:p>
      <w:pPr>
        <w:pStyle w:val="Compact"/>
        <w:numPr>
          <w:ilvl w:val="1"/>
          <w:numId w:val="1219"/>
        </w:numPr>
      </w:pPr>
      <w:r>
        <w:rPr>
          <w:i/>
          <w:iCs/>
        </w:rPr>
        <w:t xml:space="preserve">Cons</w:t>
      </w:r>
      <w:r>
        <w:t xml:space="preserve">: Preview status means less stable, limited track record</w:t>
      </w:r>
    </w:p>
    <w:p>
      <w:pPr>
        <w:pStyle w:val="Compact"/>
        <w:numPr>
          <w:ilvl w:val="1"/>
          <w:numId w:val="121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7"/>
    <w:bookmarkStart w:id="598" w:name="feature-settings"/>
    <w:p>
      <w:pPr>
        <w:pStyle w:val="Heading4"/>
      </w:pPr>
      <w:ins w:id="1954" w:author="PR Preview" w:date="2024-01-01T00:00:00Z">
        <w:r>
          <w:t xml:space="preserve">18.5.10.2 Feature Settings</w:t>
        </w:r>
      </w:ins>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0"/>
        </w:numPr>
      </w:pPr>
      <w:r>
        <w:rPr>
          <w:i/>
          <w:iCs/>
        </w:rPr>
        <w:t xml:space="preserve">What it does</w:t>
      </w:r>
      <w:r>
        <w:t xml:space="preserve">: Enables previews of experimental features in your editor</w:t>
      </w:r>
    </w:p>
    <w:p>
      <w:pPr>
        <w:pStyle w:val="Compact"/>
        <w:numPr>
          <w:ilvl w:val="0"/>
          <w:numId w:val="1220"/>
        </w:numPr>
      </w:pPr>
      <w:r>
        <w:rPr>
          <w:i/>
          <w:iCs/>
        </w:rPr>
        <w:t xml:space="preserve">Pros</w:t>
      </w:r>
      <w:r>
        <w:t xml:space="preserve">: Access to latest capabilities before general release</w:t>
      </w:r>
    </w:p>
    <w:p>
      <w:pPr>
        <w:pStyle w:val="Compact"/>
        <w:numPr>
          <w:ilvl w:val="0"/>
          <w:numId w:val="1220"/>
        </w:numPr>
      </w:pPr>
      <w:r>
        <w:rPr>
          <w:i/>
          <w:iCs/>
        </w:rPr>
        <w:t xml:space="preserve">Cons</w:t>
      </w:r>
      <w:r>
        <w:t xml:space="preserve">: May have bugs or unstable behavior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1"/>
        </w:numPr>
      </w:pPr>
      <w:r>
        <w:rPr>
          <w:i/>
          <w:iCs/>
        </w:rPr>
        <w:t xml:space="preserve">What it does</w:t>
      </w:r>
      <w:r>
        <w:t xml:space="preserve">: Enables Copilot chat interface on GitHub.com</w:t>
      </w:r>
    </w:p>
    <w:p>
      <w:pPr>
        <w:pStyle w:val="Compact"/>
        <w:numPr>
          <w:ilvl w:val="0"/>
          <w:numId w:val="1221"/>
        </w:numPr>
      </w:pPr>
      <w:r>
        <w:rPr>
          <w:i/>
          <w:iCs/>
        </w:rPr>
        <w:t xml:space="preserve">Pros</w:t>
      </w:r>
      <w:r>
        <w:t xml:space="preserve">: Quick access to Copilot without opening an editor, useful for reviewing PRs</w:t>
      </w:r>
    </w:p>
    <w:p>
      <w:pPr>
        <w:pStyle w:val="Compact"/>
        <w:numPr>
          <w:ilvl w:val="0"/>
          <w:numId w:val="1221"/>
        </w:numPr>
      </w:pPr>
      <w:r>
        <w:rPr>
          <w:i/>
          <w:iCs/>
        </w:rPr>
        <w:t xml:space="preserve">Cons</w:t>
      </w:r>
      <w:r>
        <w:t xml:space="preserve">: Only available with paid license</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2"/>
        </w:numPr>
      </w:pPr>
      <w:r>
        <w:rPr>
          <w:i/>
          <w:iCs/>
        </w:rPr>
        <w:t xml:space="preserve">What it does</w:t>
      </w:r>
      <w:r>
        <w:t xml:space="preserve">: GitHub Copilot for assistance in terminal</w:t>
      </w:r>
    </w:p>
    <w:p>
      <w:pPr>
        <w:pStyle w:val="Compact"/>
        <w:numPr>
          <w:ilvl w:val="0"/>
          <w:numId w:val="1222"/>
        </w:numPr>
      </w:pPr>
      <w:r>
        <w:rPr>
          <w:i/>
          <w:iCs/>
        </w:rPr>
        <w:t xml:space="preserve">Pros</w:t>
      </w:r>
      <w:r>
        <w:t xml:space="preserve">: AI help for command-line operations, shell commands, and git operations</w:t>
      </w:r>
    </w:p>
    <w:p>
      <w:pPr>
        <w:pStyle w:val="Compact"/>
        <w:numPr>
          <w:ilvl w:val="0"/>
          <w:numId w:val="1222"/>
        </w:numPr>
      </w:pPr>
      <w:r>
        <w:rPr>
          <w:i/>
          <w:iCs/>
        </w:rPr>
        <w:t xml:space="preserve">Cons</w:t>
      </w:r>
      <w:r>
        <w:t xml:space="preserve">: Requires separate installation and setup</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3"/>
        </w:numPr>
      </w:pPr>
      <w:r>
        <w:rPr>
          <w:i/>
          <w:iCs/>
        </w:rPr>
        <w:t xml:space="preserve">What it does</w:t>
      </w:r>
      <w:r>
        <w:t xml:space="preserve">: Enables Copilot in GitHub Desktop app</w:t>
      </w:r>
    </w:p>
    <w:p>
      <w:pPr>
        <w:pStyle w:val="Compact"/>
        <w:numPr>
          <w:ilvl w:val="0"/>
          <w:numId w:val="1223"/>
        </w:numPr>
      </w:pPr>
      <w:r>
        <w:rPr>
          <w:i/>
          <w:iCs/>
        </w:rPr>
        <w:t xml:space="preserve">Pros</w:t>
      </w:r>
      <w:r>
        <w:t xml:space="preserve">: AI assistance in GUI git client</w:t>
      </w:r>
    </w:p>
    <w:p>
      <w:pPr>
        <w:pStyle w:val="Compact"/>
        <w:numPr>
          <w:ilvl w:val="0"/>
          <w:numId w:val="1223"/>
        </w:numPr>
      </w:pPr>
      <w:r>
        <w:rPr>
          <w:i/>
          <w:iCs/>
        </w:rPr>
        <w:t xml:space="preserve">Cons</w:t>
      </w:r>
      <w:r>
        <w:t xml:space="preserve">: Limited compared to editor integration</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4"/>
        </w:numPr>
      </w:pPr>
      <w:r>
        <w:rPr>
          <w:i/>
          <w:iCs/>
        </w:rPr>
        <w:t xml:space="preserve">What it does</w:t>
      </w:r>
      <w:r>
        <w:t xml:space="preserve">: Enables chat interface in your code editor</w:t>
      </w:r>
    </w:p>
    <w:p>
      <w:pPr>
        <w:pStyle w:val="Compact"/>
        <w:numPr>
          <w:ilvl w:val="0"/>
          <w:numId w:val="1224"/>
        </w:numPr>
      </w:pPr>
      <w:r>
        <w:rPr>
          <w:i/>
          <w:iCs/>
        </w:rPr>
        <w:t xml:space="preserve">Pros</w:t>
      </w:r>
      <w:r>
        <w:t xml:space="preserve">: Context-aware help, refactoring assistance, code explanation</w:t>
      </w:r>
    </w:p>
    <w:p>
      <w:pPr>
        <w:pStyle w:val="Compact"/>
        <w:numPr>
          <w:ilvl w:val="0"/>
          <w:numId w:val="1224"/>
        </w:numPr>
      </w:pPr>
      <w:r>
        <w:rPr>
          <w:i/>
          <w:iCs/>
        </w:rPr>
        <w:t xml:space="preserve">Cons</w:t>
      </w:r>
      <w:r>
        <w:t xml:space="preserve">: Can be distracting if overused</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5"/>
        </w:numPr>
      </w:pPr>
      <w:r>
        <w:rPr>
          <w:i/>
          <w:iCs/>
        </w:rPr>
        <w:t xml:space="preserve">What it does</w:t>
      </w:r>
      <w:r>
        <w:t xml:space="preserve">: Enables Copilot chat in mobile app</w:t>
      </w:r>
    </w:p>
    <w:p>
      <w:pPr>
        <w:pStyle w:val="Compact"/>
        <w:numPr>
          <w:ilvl w:val="0"/>
          <w:numId w:val="1225"/>
        </w:numPr>
      </w:pPr>
      <w:r>
        <w:rPr>
          <w:i/>
          <w:iCs/>
        </w:rPr>
        <w:t xml:space="preserve">Pros</w:t>
      </w:r>
      <w:r>
        <w:t xml:space="preserve">: Quick access on mobile devices</w:t>
      </w:r>
    </w:p>
    <w:p>
      <w:pPr>
        <w:pStyle w:val="Compact"/>
        <w:numPr>
          <w:ilvl w:val="0"/>
          <w:numId w:val="1225"/>
        </w:numPr>
      </w:pPr>
      <w:r>
        <w:rPr>
          <w:i/>
          <w:iCs/>
        </w:rPr>
        <w:t xml:space="preserve">Cons</w:t>
      </w:r>
      <w:r>
        <w:t xml:space="preserve">: Limited by mobile interface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6"/>
        </w:numPr>
      </w:pPr>
      <w:r>
        <w:rPr>
          <w:i/>
          <w:iCs/>
        </w:rPr>
        <w:t xml:space="preserve">What it does</w:t>
      </w:r>
      <w:r>
        <w:t xml:space="preserve">: Allows Copilot to search internet for up-to-date information</w:t>
      </w:r>
    </w:p>
    <w:p>
      <w:pPr>
        <w:pStyle w:val="Compact"/>
        <w:numPr>
          <w:ilvl w:val="0"/>
          <w:numId w:val="1226"/>
        </w:numPr>
      </w:pPr>
      <w:r>
        <w:rPr>
          <w:i/>
          <w:iCs/>
        </w:rPr>
        <w:t xml:space="preserve">Pros</w:t>
      </w:r>
      <w:r>
        <w:t xml:space="preserve">: Access to current documentation, recent library changes, latest best practices</w:t>
      </w:r>
    </w:p>
    <w:p>
      <w:pPr>
        <w:pStyle w:val="Compact"/>
        <w:numPr>
          <w:ilvl w:val="0"/>
          <w:numId w:val="1226"/>
        </w:numPr>
      </w:pPr>
      <w:r>
        <w:rPr>
          <w:i/>
          <w:iCs/>
        </w:rPr>
        <w:t xml:space="preserve">Cons</w:t>
      </w:r>
      <w:r>
        <w:t xml:space="preserve">: May introduce latency, results depend on search quality</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8"/>
    <w:bookmarkStart w:id="599" w:name="advanced-settings"/>
    <w:p>
      <w:pPr>
        <w:pStyle w:val="Heading4"/>
      </w:pPr>
      <w:ins w:id="1991" w:author="PR Preview" w:date="2024-01-01T00:00:00Z">
        <w:r>
          <w:t xml:space="preserve">18.5.10.3 Advanced Settings</w:t>
        </w:r>
      </w:ins>
    </w:p>
    <w:p>
      <w:pPr>
        <w:pStyle w:val="FirstParagraph"/>
      </w:pPr>
      <w:r>
        <w:rPr>
          <w:b/>
          <w:bCs/>
        </w:rPr>
        <w:t xml:space="preserve">Dashboard Entry Point:</w:t>
      </w:r>
    </w:p>
    <w:p>
      <w:pPr>
        <w:pStyle w:val="Compact"/>
        <w:numPr>
          <w:ilvl w:val="0"/>
          <w:numId w:val="1227"/>
        </w:numPr>
      </w:pPr>
      <w:r>
        <w:rPr>
          <w:i/>
          <w:iCs/>
        </w:rPr>
        <w:t xml:space="preserve">What it does</w:t>
      </w:r>
      <w:r>
        <w:t xml:space="preserve">: Allows instant chatting when landing on GitHub.com</w:t>
      </w:r>
    </w:p>
    <w:p>
      <w:pPr>
        <w:pStyle w:val="Compact"/>
        <w:numPr>
          <w:ilvl w:val="0"/>
          <w:numId w:val="1227"/>
        </w:numPr>
      </w:pPr>
      <w:r>
        <w:rPr>
          <w:i/>
          <w:iCs/>
        </w:rPr>
        <w:t xml:space="preserve">Pros</w:t>
      </w:r>
      <w:r>
        <w:t xml:space="preserve">: Quick access to Copilot without navigating menus</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8"/>
        </w:numPr>
      </w:pPr>
      <w:r>
        <w:rPr>
          <w:i/>
          <w:iCs/>
        </w:rPr>
        <w:t xml:space="preserve">What it does</w:t>
      </w:r>
      <w:r>
        <w:t xml:space="preserve">: Use Copilot to review your code and generate pull request summaries</w:t>
      </w:r>
    </w:p>
    <w:p>
      <w:pPr>
        <w:pStyle w:val="Compact"/>
        <w:numPr>
          <w:ilvl w:val="0"/>
          <w:numId w:val="1228"/>
        </w:numPr>
      </w:pPr>
      <w:r>
        <w:rPr>
          <w:i/>
          <w:iCs/>
        </w:rPr>
        <w:t xml:space="preserve">Pros</w:t>
      </w:r>
      <w:r>
        <w:t xml:space="preserve">: Automated code review suggestions, PR summary generation, catches common issues</w:t>
      </w:r>
    </w:p>
    <w:p>
      <w:pPr>
        <w:pStyle w:val="Compact"/>
        <w:numPr>
          <w:ilvl w:val="0"/>
          <w:numId w:val="1228"/>
        </w:numPr>
      </w:pPr>
      <w:r>
        <w:rPr>
          <w:i/>
          <w:iCs/>
        </w:rPr>
        <w:t xml:space="preserve">Cons</w:t>
      </w:r>
      <w:r>
        <w:t xml:space="preserve">: May generate false positives, shouldn’t replace human review</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9"/>
        </w:numPr>
      </w:pPr>
      <w:r>
        <w:rPr>
          <w:i/>
          <w:iCs/>
        </w:rPr>
        <w:t xml:space="preserve">What it does</w:t>
      </w:r>
      <w:r>
        <w:t xml:space="preserve">: Automatically reviews all pull requests you create</w:t>
      </w:r>
    </w:p>
    <w:p>
      <w:pPr>
        <w:pStyle w:val="Compact"/>
        <w:numPr>
          <w:ilvl w:val="0"/>
          <w:numId w:val="1229"/>
        </w:numPr>
      </w:pPr>
      <w:r>
        <w:rPr>
          <w:i/>
          <w:iCs/>
        </w:rPr>
        <w:t xml:space="preserve">Pros</w:t>
      </w:r>
      <w:r>
        <w:t xml:space="preserve">: Catches issues early without manual triggering</w:t>
      </w:r>
    </w:p>
    <w:p>
      <w:pPr>
        <w:pStyle w:val="Compact"/>
        <w:numPr>
          <w:ilvl w:val="0"/>
          <w:numId w:val="1229"/>
        </w:numPr>
      </w:pPr>
      <w:r>
        <w:rPr>
          <w:i/>
          <w:iCs/>
        </w:rPr>
        <w:t xml:space="preserve">Cons</w:t>
      </w:r>
      <w:r>
        <w:t xml:space="preserve">: May be noisy on simple PRs, uses API quota</w:t>
      </w:r>
    </w:p>
    <w:p>
      <w:pPr>
        <w:pStyle w:val="Compact"/>
        <w:numPr>
          <w:ilvl w:val="0"/>
          <w:numId w:val="122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0"/>
        </w:numPr>
      </w:pPr>
      <w:r>
        <w:rPr>
          <w:i/>
          <w:iCs/>
        </w:rPr>
        <w:t xml:space="preserve">What it does</w:t>
      </w:r>
      <w:r>
        <w:t xml:space="preserve">: Delegate tasks to Copilot coding agent in repositories where it is enabled</w:t>
      </w:r>
    </w:p>
    <w:p>
      <w:pPr>
        <w:pStyle w:val="Compact"/>
        <w:numPr>
          <w:ilvl w:val="0"/>
          <w:numId w:val="1230"/>
        </w:numPr>
      </w:pPr>
      <w:r>
        <w:rPr>
          <w:i/>
          <w:iCs/>
        </w:rPr>
        <w:t xml:space="preserve">Pros</w:t>
      </w:r>
      <w:r>
        <w:t xml:space="preserve">: Autonomous multi-file edits, can execute complex refactoring, runs tests and fixes issues</w:t>
      </w:r>
    </w:p>
    <w:p>
      <w:pPr>
        <w:pStyle w:val="Compact"/>
        <w:numPr>
          <w:ilvl w:val="0"/>
          <w:numId w:val="1230"/>
        </w:numPr>
      </w:pPr>
      <w:r>
        <w:rPr>
          <w:i/>
          <w:iCs/>
        </w:rPr>
        <w:t xml:space="preserve">Cons</w:t>
      </w:r>
      <w:r>
        <w:t xml:space="preserve">: Requires careful oversight, can make unwanted changes if instructions unclear</w:t>
      </w:r>
    </w:p>
    <w:p>
      <w:pPr>
        <w:pStyle w:val="Compact"/>
        <w:numPr>
          <w:ilvl w:val="0"/>
          <w:numId w:val="1230"/>
        </w:numPr>
      </w:pPr>
      <w:ins w:id="2011" w:author="PR Preview" w:date="2024-01-01T00:00:00Z">
        <w:r>
          <w:rPr>
            <w:i/>
            <w:iCs/>
          </w:rPr>
          <w:t xml:space="preserve">Recommendation</w:t>
        </w:r>
      </w:ins>
      <w:ins w:id="2011" w:author="PR Preview" w:date="2024-01-01T00:00:00Z">
        <w:r>
          <w:t xml:space="preserve">:</w:t>
        </w:r>
      </w:ins>
      <w:ins w:id="2011" w:author="PR Preview" w:date="2024-01-01T00:00:00Z">
        <w:r>
          <w:t xml:space="preserve"> </w:t>
        </w:r>
      </w:ins>
      <w:ins w:id="2011" w:author="PR Preview" w:date="2024-01-01T00:00:00Z">
        <w:r>
          <w:rPr>
            <w:b/>
            <w:bCs/>
          </w:rPr>
          <w:t xml:space="preserve">Enable</w:t>
        </w:r>
      </w:ins>
      <w:ins w:id="2011" w:author="PR Preview" w:date="2024-01-01T00:00:00Z">
        <w:r>
          <w:t xml:space="preserve"> </w:t>
        </w:r>
      </w:ins>
      <w:ins w:id="2011" w:author="PR Preview" w:date="2024-01-01T00:00:00Z">
        <w:r>
          <w:t xml:space="preserve">(see</w:t>
        </w:r>
      </w:ins>
      <w:ins w:id="2011" w:author="PR Preview" w:date="2024-01-01T00:00:00Z">
        <w:r>
          <w:t xml:space="preserve"> </w:t>
        </w:r>
      </w:ins>
      <w:hyperlink w:anchor="sec-ai-best-practices">
        <w:r>
          <w:rPr>
            <w:rStyle w:val="Hyperlink"/>
          </w:rPr>
          <w:t xml:space="preserve">Section 18.5.8</w:t>
        </w:r>
      </w:hyperlink>
      <w:ins w:id="2011" w:author="PR Preview" w:date="2024-01-01T00:00:00Z">
        <w:r>
          <w:t xml:space="preserve"> </w:t>
        </w:r>
      </w:ins>
      <w:ins w:id="2011" w:author="PR Preview" w:date="2024-01-01T00:00:00Z">
        <w:r>
          <w:t xml:space="preserve">for safe usage guidelines)</w:t>
        </w:r>
      </w:ins>
    </w:p>
    <w:p>
      <w:pPr>
        <w:pStyle w:val="FirstParagraph"/>
      </w:pPr>
      <w:r>
        <w:rPr>
          <w:b/>
          <w:bCs/>
        </w:rPr>
        <w:t xml:space="preserve">Copilot Memory (Preview):</w:t>
      </w:r>
    </w:p>
    <w:p>
      <w:pPr>
        <w:pStyle w:val="Compact"/>
        <w:numPr>
          <w:ilvl w:val="0"/>
          <w:numId w:val="1231"/>
        </w:numPr>
      </w:pPr>
      <w:r>
        <w:rPr>
          <w:i/>
          <w:iCs/>
        </w:rPr>
        <w:t xml:space="preserve">What it does</w:t>
      </w:r>
      <w:r>
        <w:t xml:space="preserve">: Remember repository context across Copilot agent interactions</w:t>
      </w:r>
    </w:p>
    <w:p>
      <w:pPr>
        <w:pStyle w:val="Compact"/>
        <w:numPr>
          <w:ilvl w:val="0"/>
          <w:numId w:val="1231"/>
        </w:numPr>
      </w:pPr>
      <w:r>
        <w:rPr>
          <w:i/>
          <w:iCs/>
        </w:rPr>
        <w:t xml:space="preserve">Pros</w:t>
      </w:r>
      <w:r>
        <w:t xml:space="preserve">: Better context awareness, learns repository patterns and conventions</w:t>
      </w:r>
    </w:p>
    <w:p>
      <w:pPr>
        <w:pStyle w:val="Compact"/>
        <w:numPr>
          <w:ilvl w:val="0"/>
          <w:numId w:val="1231"/>
        </w:numPr>
      </w:pPr>
      <w:r>
        <w:rPr>
          <w:i/>
          <w:iCs/>
        </w:rPr>
        <w:t xml:space="preserve">Cons</w:t>
      </w:r>
      <w:r>
        <w:t xml:space="preserve">: Preview feature governed by pre-release terms, potential privacy implications</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2"/>
        </w:numPr>
      </w:pPr>
      <w:r>
        <w:rPr>
          <w:i/>
          <w:iCs/>
        </w:rPr>
        <w:t xml:space="preserve">What it does</w:t>
      </w:r>
      <w:r>
        <w:t xml:space="preserve">: Connect MCP servers to Copilot in all editors and Coding Agent</w:t>
      </w:r>
    </w:p>
    <w:p>
      <w:pPr>
        <w:pStyle w:val="Compact"/>
        <w:numPr>
          <w:ilvl w:val="0"/>
          <w:numId w:val="1232"/>
        </w:numPr>
      </w:pPr>
      <w:r>
        <w:rPr>
          <w:i/>
          <w:iCs/>
        </w:rPr>
        <w:t xml:space="preserve">Pros</w:t>
      </w:r>
      <w:r>
        <w:t xml:space="preserve">: Extend Copilot with custom tools and integrations</w:t>
      </w:r>
    </w:p>
    <w:p>
      <w:pPr>
        <w:pStyle w:val="Compact"/>
        <w:numPr>
          <w:ilvl w:val="0"/>
          <w:numId w:val="1232"/>
        </w:numPr>
      </w:pPr>
      <w:r>
        <w:rPr>
          <w:i/>
          <w:iCs/>
        </w:rPr>
        <w:t xml:space="preserve">Cons</w:t>
      </w:r>
      <w:r>
        <w:t xml:space="preserve">: Requires MCP server setup and maintenance</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3"/>
        </w:numPr>
      </w:pPr>
      <w:r>
        <w:rPr>
          <w:i/>
          <w:iCs/>
        </w:rPr>
        <w:t xml:space="preserve">What it does</w:t>
      </w:r>
      <w:r>
        <w:t xml:space="preserve">: Allow Copilot to suggest commit messages when you make changes</w:t>
      </w:r>
    </w:p>
    <w:p>
      <w:pPr>
        <w:pStyle w:val="Compact"/>
        <w:numPr>
          <w:ilvl w:val="0"/>
          <w:numId w:val="1233"/>
        </w:numPr>
      </w:pPr>
      <w:r>
        <w:rPr>
          <w:i/>
          <w:iCs/>
        </w:rPr>
        <w:t xml:space="preserve">Pros</w:t>
      </w:r>
      <w:r>
        <w:t xml:space="preserve">: Saves time, generates descriptive messages based on code changes</w:t>
      </w:r>
    </w:p>
    <w:p>
      <w:pPr>
        <w:pStyle w:val="Compact"/>
        <w:numPr>
          <w:ilvl w:val="0"/>
          <w:numId w:val="1233"/>
        </w:numPr>
      </w:pPr>
      <w:r>
        <w:rPr>
          <w:i/>
          <w:iCs/>
        </w:rPr>
        <w:t xml:space="preserve">Cons</w:t>
      </w:r>
      <w:r>
        <w:t xml:space="preserve">: May miss important context, still requires review</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4"/>
        </w:numPr>
      </w:pPr>
      <w:r>
        <w:rPr>
          <w:i/>
          <w:iCs/>
        </w:rPr>
        <w:t xml:space="preserve">What it does</w:t>
      </w:r>
      <w:r>
        <w:t xml:space="preserve">: View and create Copilot Spaces (collaborative AI environments)</w:t>
      </w:r>
    </w:p>
    <w:p>
      <w:pPr>
        <w:pStyle w:val="Compact"/>
        <w:numPr>
          <w:ilvl w:val="0"/>
          <w:numId w:val="1234"/>
        </w:numPr>
      </w:pPr>
      <w:r>
        <w:rPr>
          <w:i/>
          <w:iCs/>
        </w:rPr>
        <w:t xml:space="preserve">Pros</w:t>
      </w:r>
      <w:r>
        <w:t xml:space="preserve">: Share AI context with team members</w:t>
      </w:r>
    </w:p>
    <w:p>
      <w:pPr>
        <w:pStyle w:val="Compact"/>
        <w:numPr>
          <w:ilvl w:val="0"/>
          <w:numId w:val="1234"/>
        </w:numPr>
      </w:pPr>
      <w:r>
        <w:rPr>
          <w:i/>
          <w:iCs/>
        </w:rPr>
        <w:t xml:space="preserve">Cons</w:t>
      </w:r>
      <w:r>
        <w:t xml:space="preserve">: Additional complexity for individual work</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5"/>
        </w:numPr>
      </w:pPr>
      <w:r>
        <w:rPr>
          <w:i/>
          <w:iCs/>
        </w:rPr>
        <w:t xml:space="preserve">What it does</w:t>
      </w:r>
      <w:r>
        <w:t xml:space="preserve">: Create individually owned Copilot Spaces</w:t>
      </w:r>
    </w:p>
    <w:p>
      <w:pPr>
        <w:pStyle w:val="Compact"/>
        <w:numPr>
          <w:ilvl w:val="0"/>
          <w:numId w:val="1235"/>
        </w:numPr>
      </w:pPr>
      <w:r>
        <w:rPr>
          <w:i/>
          <w:iCs/>
        </w:rPr>
        <w:t xml:space="preserve">Pros</w:t>
      </w:r>
      <w:r>
        <w:t xml:space="preserve">: Personal AI workspaces for complex projects</w:t>
      </w:r>
    </w:p>
    <w:p>
      <w:pPr>
        <w:pStyle w:val="Compact"/>
        <w:numPr>
          <w:ilvl w:val="0"/>
          <w:numId w:val="1235"/>
        </w:numPr>
      </w:pPr>
      <w:r>
        <w:rPr>
          <w:i/>
          <w:iCs/>
        </w:rPr>
        <w:t xml:space="preserve">Cons</w:t>
      </w:r>
      <w:r>
        <w:t xml:space="preserve">: May fragment your workflow</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6"/>
        </w:numPr>
      </w:pPr>
      <w:r>
        <w:rPr>
          <w:i/>
          <w:iCs/>
        </w:rPr>
        <w:t xml:space="preserve">What it does</w:t>
      </w:r>
      <w:r>
        <w:t xml:space="preserve">: Share individually owned Copilot Spaces</w:t>
      </w:r>
    </w:p>
    <w:p>
      <w:pPr>
        <w:pStyle w:val="Compact"/>
        <w:numPr>
          <w:ilvl w:val="0"/>
          <w:numId w:val="1236"/>
        </w:numPr>
      </w:pPr>
      <w:r>
        <w:rPr>
          <w:i/>
          <w:iCs/>
        </w:rPr>
        <w:t xml:space="preserve">Pros</w:t>
      </w:r>
      <w:r>
        <w:t xml:space="preserve">: Collaborate while maintaining ownership</w:t>
      </w:r>
    </w:p>
    <w:p>
      <w:pPr>
        <w:pStyle w:val="Compact"/>
        <w:numPr>
          <w:ilvl w:val="0"/>
          <w:numId w:val="1236"/>
        </w:numPr>
      </w:pPr>
      <w:r>
        <w:rPr>
          <w:i/>
          <w:iCs/>
        </w:rPr>
        <w:t xml:space="preserve">Cons</w:t>
      </w:r>
      <w:r>
        <w:t xml:space="preserve">: None significant</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99"/>
    <w:bookmarkStart w:id="600" w:name="summary-of-recommended-settings"/>
    <w:p>
      <w:pPr>
        <w:pStyle w:val="Heading4"/>
      </w:pPr>
      <w:ins w:id="2042" w:author="PR Preview" w:date="2024-01-01T00:00:00Z">
        <w:r>
          <w:t xml:space="preserve">18.5.10.4 Summary of Recommended Settings</w:t>
        </w:r>
      </w:ins>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7"/>
        </w:numPr>
      </w:pPr>
      <w:r>
        <w:t xml:space="preserve">All Copilot Chat options (GitHub.com, CLI, IDE, Mobile)</w:t>
      </w:r>
    </w:p>
    <w:p>
      <w:pPr>
        <w:pStyle w:val="Compact"/>
        <w:numPr>
          <w:ilvl w:val="0"/>
          <w:numId w:val="1237"/>
        </w:numPr>
      </w:pPr>
      <w:r>
        <w:t xml:space="preserve">Web search capability</w:t>
      </w:r>
    </w:p>
    <w:p>
      <w:pPr>
        <w:pStyle w:val="Compact"/>
        <w:numPr>
          <w:ilvl w:val="0"/>
          <w:numId w:val="1237"/>
        </w:numPr>
      </w:pPr>
      <w:r>
        <w:t xml:space="preserve">Dashboard Entry Point</w:t>
      </w:r>
    </w:p>
    <w:p>
      <w:pPr>
        <w:pStyle w:val="Compact"/>
        <w:numPr>
          <w:ilvl w:val="0"/>
          <w:numId w:val="1237"/>
        </w:numPr>
      </w:pPr>
      <w:r>
        <w:t xml:space="preserve">Copilot code review (but not automatic review initially)</w:t>
      </w:r>
    </w:p>
    <w:p>
      <w:pPr>
        <w:pStyle w:val="Compact"/>
        <w:numPr>
          <w:ilvl w:val="0"/>
          <w:numId w:val="1237"/>
        </w:numPr>
      </w:pPr>
      <w:r>
        <w:t xml:space="preserve">Copilot coding agent</w:t>
      </w:r>
    </w:p>
    <w:p>
      <w:pPr>
        <w:pStyle w:val="Compact"/>
        <w:numPr>
          <w:ilvl w:val="0"/>
          <w:numId w:val="1237"/>
        </w:numPr>
      </w:pPr>
      <w:r>
        <w:t xml:space="preserve">Copilot Memory</w:t>
      </w:r>
    </w:p>
    <w:p>
      <w:pPr>
        <w:pStyle w:val="Compact"/>
        <w:numPr>
          <w:ilvl w:val="0"/>
          <w:numId w:val="1237"/>
        </w:numPr>
      </w:pPr>
      <w:r>
        <w:t xml:space="preserve">MCP servers (if configured)</w:t>
      </w:r>
    </w:p>
    <w:p>
      <w:pPr>
        <w:pStyle w:val="Compact"/>
        <w:numPr>
          <w:ilvl w:val="0"/>
          <w:numId w:val="1237"/>
        </w:numPr>
      </w:pPr>
      <w:r>
        <w:t xml:space="preserve">Copilot-generated commit messages</w:t>
      </w:r>
    </w:p>
    <w:p>
      <w:pPr>
        <w:pStyle w:val="Compact"/>
        <w:numPr>
          <w:ilvl w:val="0"/>
          <w:numId w:val="1237"/>
        </w:numPr>
      </w:pPr>
      <w:r>
        <w:t xml:space="preserve">All Copilot Spaces options</w:t>
      </w:r>
    </w:p>
    <w:p>
      <w:pPr>
        <w:pStyle w:val="FirstParagraph"/>
      </w:pPr>
      <w:r>
        <w:rPr>
          <w:b/>
          <w:bCs/>
        </w:rPr>
        <w:t xml:space="preserve">Model selection:</w:t>
      </w:r>
    </w:p>
    <w:p>
      <w:pPr>
        <w:pStyle w:val="Compact"/>
        <w:numPr>
          <w:ilvl w:val="0"/>
          <w:numId w:val="1238"/>
        </w:numPr>
      </w:pPr>
      <w:r>
        <w:t xml:space="preserve">Default: Claude Sonnet 4.5</w:t>
      </w:r>
    </w:p>
    <w:p>
      <w:pPr>
        <w:pStyle w:val="Compact"/>
        <w:numPr>
          <w:ilvl w:val="0"/>
          <w:numId w:val="1238"/>
        </w:numPr>
      </w:pPr>
      <w:r>
        <w:t xml:space="preserve">Complex tasks: Claude Opus 4.5</w:t>
      </w:r>
    </w:p>
    <w:p>
      <w:pPr>
        <w:pStyle w:val="Compact"/>
        <w:numPr>
          <w:ilvl w:val="0"/>
          <w:numId w:val="1238"/>
        </w:numPr>
      </w:pPr>
      <w:r>
        <w:t xml:space="preserve">Quick completions: Claude Haiku 4.5</w:t>
      </w:r>
    </w:p>
    <w:p>
      <w:pPr>
        <w:pStyle w:val="FirstParagraph"/>
      </w:pPr>
      <w:r>
        <w:rPr>
          <w:b/>
          <w:bCs/>
        </w:rPr>
        <w:t xml:space="preserve">Enable with caution:</w:t>
      </w:r>
    </w:p>
    <w:p>
      <w:pPr>
        <w:pStyle w:val="Compact"/>
        <w:numPr>
          <w:ilvl w:val="0"/>
          <w:numId w:val="1239"/>
        </w:numPr>
      </w:pPr>
      <w:r>
        <w:t xml:space="preserve">Editor preview features (only if comfortable with potential instability)</w:t>
      </w:r>
    </w:p>
    <w:p>
      <w:pPr>
        <w:pStyle w:val="Compact"/>
        <w:numPr>
          <w:ilvl w:val="0"/>
          <w:numId w:val="1239"/>
        </w:numPr>
      </w:pPr>
      <w:r>
        <w:t xml:space="preserve">Automatic Copilot code review (wait until familiar with review quality)</w:t>
      </w:r>
    </w:p>
    <w:p>
      <w:pPr>
        <w:pStyle w:val="FirstParagraph"/>
      </w:pPr>
      <w:ins w:id="2061" w:author="PR Preview" w:date="2024-01-01T00:00:00Z">
        <w:r>
          <w:t xml:space="preserve">Following these guidelines will help establish an effective Copilot configuration.</w:t>
        </w:r>
      </w:ins>
      <w:ins w:id="2061" w:author="PR Preview" w:date="2024-01-01T00:00:00Z">
        <w:r>
          <w:t xml:space="preserve"> </w:t>
        </w:r>
      </w:ins>
      <w:ins w:id="2061" w:author="PR Preview" w:date="2024-01-01T00:00:00Z">
        <w:r>
          <w:t xml:space="preserve">The key is to enable features that add value to your workflow</w:t>
        </w:r>
      </w:ins>
      <w:ins w:id="2061" w:author="PR Preview" w:date="2024-01-01T00:00:00Z">
        <w:r>
          <w:t xml:space="preserve"> </w:t>
        </w:r>
      </w:ins>
      <w:ins w:id="2061" w:author="PR Preview" w:date="2024-01-01T00:00:00Z">
        <w:r>
          <w:t xml:space="preserve">while maintaining awareness that AI assistance requires validation</w:t>
        </w:r>
      </w:ins>
      <w:ins w:id="2061" w:author="PR Preview" w:date="2024-01-01T00:00:00Z">
        <w:r>
          <w:t xml:space="preserve"> </w:t>
        </w:r>
      </w:ins>
      <w:ins w:id="2061" w:author="PR Preview" w:date="2024-01-01T00:00:00Z">
        <w:r>
          <w:t xml:space="preserve">(see</w:t>
        </w:r>
      </w:ins>
      <w:ins w:id="2061" w:author="PR Preview" w:date="2024-01-01T00:00:00Z">
        <w:r>
          <w:t xml:space="preserve"> </w:t>
        </w:r>
      </w:ins>
      <w:hyperlink w:anchor="sec-ai-best-practices">
        <w:r>
          <w:rPr>
            <w:rStyle w:val="Hyperlink"/>
          </w:rPr>
          <w:t xml:space="preserve">Section 18.5.8</w:t>
        </w:r>
      </w:hyperlink>
      <w:ins w:id="2061" w:author="PR Preview" w:date="2024-01-01T00:00:00Z">
        <w:r>
          <w:t xml:space="preserve">).</w:t>
        </w:r>
      </w:ins>
    </w:p>
    <w:bookmarkEnd w:id="600"/>
    <w:bookmarkEnd w:id="601"/>
    <w:bookmarkStart w:id="614" w:name="configuring-the-agent-environment"/>
    <w:p>
      <w:pPr>
        <w:pStyle w:val="Heading3"/>
      </w:pPr>
      <w:ins w:id="2062" w:author="PR Preview" w:date="2024-01-01T00:00:00Z">
        <w:r>
          <w:t xml:space="preserve">18.5.11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2" w:name="why-configure-the-environment"/>
    <w:p>
      <w:pPr>
        <w:pStyle w:val="Heading4"/>
      </w:pPr>
      <w:ins w:id="2064" w:author="PR Preview" w:date="2024-01-01T00:00:00Z">
        <w:r>
          <w:t xml:space="preserve">18.5.11.1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0"/>
        </w:numPr>
      </w:pPr>
      <w:r>
        <w:t xml:space="preserve">Faster agent startup and execution</w:t>
      </w:r>
    </w:p>
    <w:p>
      <w:pPr>
        <w:pStyle w:val="Compact"/>
        <w:numPr>
          <w:ilvl w:val="0"/>
          <w:numId w:val="1240"/>
        </w:numPr>
      </w:pPr>
      <w:r>
        <w:t xml:space="preserve">More reliable builds and tests</w:t>
      </w:r>
    </w:p>
    <w:p>
      <w:pPr>
        <w:pStyle w:val="Compact"/>
        <w:numPr>
          <w:ilvl w:val="0"/>
          <w:numId w:val="1240"/>
        </w:numPr>
      </w:pPr>
      <w:r>
        <w:t xml:space="preserve">Access to private or authenticated dependencies</w:t>
      </w:r>
    </w:p>
    <w:p>
      <w:pPr>
        <w:pStyle w:val="Compact"/>
        <w:numPr>
          <w:ilvl w:val="0"/>
          <w:numId w:val="1240"/>
        </w:numPr>
      </w:pPr>
      <w:r>
        <w:t xml:space="preserve">Consistent development environment across all agent sessions</w:t>
      </w:r>
    </w:p>
    <w:bookmarkEnd w:id="602"/>
    <w:bookmarkStart w:id="603" w:name="file-location-and-structure"/>
    <w:p>
      <w:pPr>
        <w:pStyle w:val="Heading4"/>
      </w:pPr>
      <w:ins w:id="2070" w:author="PR Preview" w:date="2024-01-01T00:00:00Z">
        <w:r>
          <w:t xml:space="preserve">18.5.11.2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3"/>
    <w:bookmarkStart w:id="604" w:name="basic-configuration-example"/>
    <w:p>
      <w:pPr>
        <w:pStyle w:val="Heading4"/>
      </w:pPr>
      <w:ins w:id="2072" w:author="PR Preview" w:date="2024-01-01T00:00:00Z">
        <w:r>
          <w:t xml:space="preserve">18.5.11.3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4"/>
    <w:bookmarkStart w:id="607" w:name="using-actionscheckout"/>
    <w:p>
      <w:pPr>
        <w:pStyle w:val="Heading4"/>
      </w:pPr>
      <w:ins w:id="2074" w:author="PR Preview" w:date="2024-01-01T00:00:00Z">
        <w:r>
          <w:t xml:space="preserve">18.5.11.4 Using</w:t>
        </w:r>
      </w:ins>
      <w:ins w:id="2074" w:author="PR Preview" w:date="2024-01-01T00:00:00Z">
        <w:r>
          <w:t xml:space="preserve"> </w:t>
        </w:r>
      </w:ins>
      <w:ins w:id="2074" w:author="PR Preview" w:date="2024-01-01T00:00:00Z">
        <w:r>
          <w:rPr>
            <w:rStyle w:val="VerbatimChar"/>
          </w:rPr>
          <w:t xml:space="preserve">actions/checkout</w:t>
        </w:r>
      </w:ins>
    </w:p>
    <w:p>
      <w:pPr>
        <w:pStyle w:val="FirstParagraph"/>
      </w:pPr>
      <w:r>
        <w:t xml:space="preserve">The</w:t>
      </w:r>
      <w:r>
        <w:t xml:space="preserve"> </w:t>
      </w:r>
      <w:hyperlink r:id="rId60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7"/>
    <w:bookmarkStart w:id="608" w:name="configurable-options"/>
    <w:p>
      <w:pPr>
        <w:pStyle w:val="Heading4"/>
      </w:pPr>
      <w:ins w:id="2087" w:author="PR Preview" w:date="2024-01-01T00:00:00Z">
        <w:r>
          <w:t xml:space="preserve">18.5.11.5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2"/>
        </w:numPr>
      </w:pPr>
      <w:r>
        <w:rPr>
          <w:rStyle w:val="VerbatimChar"/>
        </w:rPr>
        <w:t xml:space="preserve">steps</w:t>
      </w:r>
      <w:r>
        <w:t xml:space="preserve">: Setup commands and actions to run</w:t>
      </w:r>
    </w:p>
    <w:p>
      <w:pPr>
        <w:pStyle w:val="Compact"/>
        <w:numPr>
          <w:ilvl w:val="0"/>
          <w:numId w:val="12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2"/>
        </w:numPr>
      </w:pPr>
      <w:r>
        <w:rPr>
          <w:rStyle w:val="VerbatimChar"/>
        </w:rPr>
        <w:t xml:space="preserve">runs-on</w:t>
      </w:r>
      <w:r>
        <w:t xml:space="preserve">: Runner type (Ubuntu x64 Linux only)</w:t>
      </w:r>
    </w:p>
    <w:p>
      <w:pPr>
        <w:pStyle w:val="Compact"/>
        <w:numPr>
          <w:ilvl w:val="0"/>
          <w:numId w:val="1242"/>
        </w:numPr>
      </w:pPr>
      <w:r>
        <w:rPr>
          <w:rStyle w:val="VerbatimChar"/>
        </w:rPr>
        <w:t xml:space="preserve">services</w:t>
      </w:r>
      <w:r>
        <w:t xml:space="preserve">: Database or service containers</w:t>
      </w:r>
    </w:p>
    <w:p>
      <w:pPr>
        <w:pStyle w:val="Compact"/>
        <w:numPr>
          <w:ilvl w:val="0"/>
          <w:numId w:val="1242"/>
        </w:numPr>
      </w:pPr>
      <w:r>
        <w:rPr>
          <w:rStyle w:val="VerbatimChar"/>
        </w:rPr>
        <w:t xml:space="preserve">snapshot</w:t>
      </w:r>
      <w:r>
        <w:t xml:space="preserve">: Save environment state</w:t>
      </w:r>
    </w:p>
    <w:p>
      <w:pPr>
        <w:pStyle w:val="Compact"/>
        <w:numPr>
          <w:ilvl w:val="0"/>
          <w:numId w:val="1242"/>
        </w:numPr>
      </w:pPr>
      <w:r>
        <w:rPr>
          <w:rStyle w:val="VerbatimChar"/>
        </w:rPr>
        <w:t xml:space="preserve">timeout-minutes</w:t>
      </w:r>
      <w:r>
        <w:t xml:space="preserve">: Maximum 59 minutes</w:t>
      </w:r>
    </w:p>
    <w:p>
      <w:pPr>
        <w:pStyle w:val="FirstParagraph"/>
      </w:pPr>
      <w:r>
        <w:t xml:space="preserve">All other workflow settings are ignored by Copilot.</w:t>
      </w:r>
    </w:p>
    <w:bookmarkEnd w:id="608"/>
    <w:bookmarkStart w:id="609" w:name="common-setup-tasks"/>
    <w:p>
      <w:pPr>
        <w:pStyle w:val="Heading4"/>
      </w:pPr>
      <w:ins w:id="2096" w:author="PR Preview" w:date="2024-01-01T00:00:00Z">
        <w:r>
          <w:t xml:space="preserve">18.5.11.6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09"/>
    <w:bookmarkStart w:id="610" w:name="environment-variables-and-secrets"/>
    <w:p>
      <w:pPr>
        <w:pStyle w:val="Heading4"/>
      </w:pPr>
      <w:ins w:id="2103" w:author="PR Preview" w:date="2024-01-01T00:00:00Z">
        <w:r>
          <w:t xml:space="preserve">18.5.11.7 Environment Variables and Secrets</w:t>
        </w:r>
      </w:ins>
    </w:p>
    <w:p>
      <w:pPr>
        <w:pStyle w:val="FirstParagraph"/>
      </w:pPr>
      <w:r>
        <w:t xml:space="preserve">To set environment variables for Copilot:</w:t>
      </w:r>
    </w:p>
    <w:p>
      <w:pPr>
        <w:pStyle w:val="Compact"/>
        <w:numPr>
          <w:ilvl w:val="0"/>
          <w:numId w:val="1243"/>
        </w:numPr>
      </w:pPr>
      <w:r>
        <w:t xml:space="preserve">Navigate to your repository’s</w:t>
      </w:r>
      <w:r>
        <w:t xml:space="preserve"> </w:t>
      </w:r>
      <w:r>
        <w:rPr>
          <w:b/>
          <w:bCs/>
        </w:rPr>
        <w:t xml:space="preserve">Settings</w:t>
      </w:r>
    </w:p>
    <w:p>
      <w:pPr>
        <w:pStyle w:val="Compact"/>
        <w:numPr>
          <w:ilvl w:val="0"/>
          <w:numId w:val="1243"/>
        </w:numPr>
      </w:pPr>
      <w:r>
        <w:t xml:space="preserve">Go to</w:t>
      </w:r>
      <w:r>
        <w:t xml:space="preserve"> </w:t>
      </w:r>
      <w:r>
        <w:rPr>
          <w:b/>
          <w:bCs/>
        </w:rPr>
        <w:t xml:space="preserve">Environments</w:t>
      </w:r>
    </w:p>
    <w:p>
      <w:pPr>
        <w:pStyle w:val="Compact"/>
        <w:numPr>
          <w:ilvl w:val="0"/>
          <w:numId w:val="12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3"/>
        </w:numPr>
      </w:pPr>
      <w:r>
        <w:t xml:space="preserve">Add environment variables or secrets as needed</w:t>
      </w:r>
    </w:p>
    <w:p>
      <w:pPr>
        <w:pStyle w:val="FirstParagraph"/>
      </w:pPr>
      <w:r>
        <w:t xml:space="preserve">Use secrets for sensitive values like API keys or passwords.</w:t>
      </w:r>
    </w:p>
    <w:bookmarkEnd w:id="610"/>
    <w:bookmarkStart w:id="611" w:name="testing-your-configuration"/>
    <w:p>
      <w:pPr>
        <w:pStyle w:val="Heading4"/>
      </w:pPr>
      <w:ins w:id="2110" w:author="PR Preview" w:date="2024-01-01T00:00:00Z">
        <w:r>
          <w:t xml:space="preserve">18.5.11.8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1"/>
    <w:bookmarkStart w:id="612" w:name="advanced-configuration"/>
    <w:p>
      <w:pPr>
        <w:pStyle w:val="Heading4"/>
      </w:pPr>
      <w:ins w:id="2113" w:author="PR Preview" w:date="2024-01-01T00:00:00Z">
        <w:r>
          <w:t xml:space="preserve">18.5.11.9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2"/>
    <w:bookmarkStart w:id="613" w:name="further-reading-1"/>
    <w:p>
      <w:pPr>
        <w:pStyle w:val="Heading4"/>
      </w:pPr>
      <w:ins w:id="2121" w:author="PR Preview" w:date="2024-01-01T00:00:00Z">
        <w:r>
          <w:t xml:space="preserve">18.5.11.10 Further Reading</w:t>
        </w:r>
      </w:ins>
    </w:p>
    <w:p>
      <w:pPr>
        <w:pStyle w:val="FirstParagraph"/>
      </w:pPr>
      <w:r>
        <w:t xml:space="preserve">For complete details,</w:t>
      </w:r>
      <w:r>
        <w:t xml:space="preserve"> </w:t>
      </w:r>
      <w:r>
        <w:t xml:space="preserve">see</w:t>
      </w:r>
      <w:r>
        <w:t xml:space="preserve"> </w:t>
      </w:r>
      <w:hyperlink r:id="rId606">
        <w:r>
          <w:rPr>
            <w:rStyle w:val="Hyperlink"/>
          </w:rPr>
          <w:t xml:space="preserve">Customizing the development environment for GitHub Copilot coding agent</w:t>
        </w:r>
      </w:hyperlink>
      <w:r>
        <w:t xml:space="preserve">.</w:t>
      </w:r>
    </w:p>
    <w:bookmarkEnd w:id="613"/>
    <w:bookmarkEnd w:id="614"/>
    <w:bookmarkStart w:id="618" w:name="sec-ai-when-to-use"/>
    <w:p>
      <w:pPr>
        <w:pStyle w:val="Heading3"/>
      </w:pPr>
      <w:ins w:id="2123" w:author="PR Preview" w:date="2024-01-01T00:00:00Z">
        <w:r>
          <w:t xml:space="preserve">18.5.12 When to use a coding agent</w:t>
        </w:r>
      </w:ins>
    </w:p>
    <w:p>
      <w:pPr>
        <w:pStyle w:val="FirstParagraph"/>
      </w:pPr>
      <w:r>
        <w:t xml:space="preserve">Coding agent sessions are currently</w:t>
      </w:r>
      <w:r>
        <w:rPr>
          <w:rStyle w:val="FootnoteReference"/>
        </w:rPr>
        <w:footnoteReference w:id="61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8"/>
    <w:bookmarkStart w:id="623" w:name="editing-with-.docx-files"/>
    <w:p>
      <w:pPr>
        <w:pStyle w:val="Heading3"/>
      </w:pPr>
      <w:ins w:id="2126" w:author="PR Preview" w:date="2024-01-01T00:00:00Z">
        <w:r>
          <w:t xml:space="preserve">18.5.13 Editing with</w:t>
        </w:r>
      </w:ins>
      <w:ins w:id="2126" w:author="PR Preview" w:date="2024-01-01T00:00:00Z">
        <w:r>
          <w:t xml:space="preserve"> </w:t>
        </w:r>
      </w:ins>
      <w:ins w:id="2126" w:author="PR Preview" w:date="2024-01-01T00:00:00Z">
        <w:r>
          <w:rPr>
            <w:rStyle w:val="VerbatimChar"/>
          </w:rPr>
          <w:t xml:space="preserve">.docx</w:t>
        </w:r>
      </w:ins>
      <w:ins w:id="2126" w:author="PR Preview" w:date="2024-01-01T00:00:00Z">
        <w:r>
          <w:t xml:space="preserve"> </w:t>
        </w:r>
      </w:ins>
      <w:ins w:id="2126"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4"/>
        </w:numPr>
      </w:pPr>
      <w:r>
        <w:t xml:space="preserve">Lab members can export Quarto content to Word format for review</w:t>
      </w:r>
    </w:p>
    <w:p>
      <w:pPr>
        <w:pStyle w:val="Compact"/>
        <w:numPr>
          <w:ilvl w:val="0"/>
          <w:numId w:val="1244"/>
        </w:numPr>
      </w:pPr>
      <w:r>
        <w:t xml:space="preserve">Reviewers can make edits, add tracked changes, and insert comments in Word</w:t>
      </w:r>
    </w:p>
    <w:p>
      <w:pPr>
        <w:pStyle w:val="Compact"/>
        <w:numPr>
          <w:ilvl w:val="0"/>
          <w:numId w:val="12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2" w:name="known-issue-document-1-warning-in-word"/>
    <w:p>
      <w:pPr>
        <w:pStyle w:val="Heading4"/>
      </w:pPr>
      <w:ins w:id="2136" w:author="PR Preview" w:date="2024-01-01T00:00:00Z">
        <w:r>
          <w:t xml:space="preserve">18.5.13.1 Known Issue:</w:t>
        </w:r>
      </w:ins>
      <w:ins w:id="2136" w:author="PR Preview" w:date="2024-01-01T00:00:00Z">
        <w:r>
          <w:t xml:space="preserve"> </w:t>
        </w:r>
      </w:ins>
      <w:ins w:id="2136" w:author="PR Preview" w:date="2024-01-01T00:00:00Z">
        <w:r>
          <w:t xml:space="preserve">“Document 1”</w:t>
        </w:r>
      </w:ins>
      <w:ins w:id="2136" w:author="PR Preview" w:date="2024-01-01T00:00:00Z">
        <w:r>
          <w:t xml:space="preserve"> </w:t>
        </w:r>
      </w:ins>
      <w:ins w:id="2136"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6"/>
        </w:numPr>
      </w:pPr>
      <w:hyperlink r:id="rId619">
        <w:r>
          <w:rPr>
            <w:rStyle w:val="Hyperlink"/>
          </w:rPr>
          <w:t xml:space="preserve">Quarto CLI Issue #6357</w:t>
        </w:r>
      </w:hyperlink>
    </w:p>
    <w:p>
      <w:pPr>
        <w:pStyle w:val="Compact"/>
        <w:numPr>
          <w:ilvl w:val="0"/>
          <w:numId w:val="1246"/>
        </w:numPr>
      </w:pPr>
      <w:hyperlink r:id="rId620">
        <w:r>
          <w:rPr>
            <w:rStyle w:val="Hyperlink"/>
          </w:rPr>
          <w:t xml:space="preserve">Quarto Discussion #6544</w:t>
        </w:r>
      </w:hyperlink>
    </w:p>
    <w:p>
      <w:pPr>
        <w:pStyle w:val="Compact"/>
        <w:numPr>
          <w:ilvl w:val="0"/>
          <w:numId w:val="1246"/>
        </w:numPr>
      </w:pPr>
      <w:hyperlink r:id="rId62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7"/>
        </w:numPr>
      </w:pPr>
      <w:r>
        <w:t xml:space="preserve">Open the generated DOCX file in Microsoft Word</w:t>
      </w:r>
    </w:p>
    <w:p>
      <w:pPr>
        <w:pStyle w:val="Compact"/>
        <w:numPr>
          <w:ilvl w:val="0"/>
          <w:numId w:val="1247"/>
        </w:numPr>
      </w:pPr>
      <w:r>
        <w:t xml:space="preserve">Immediately save the file (File → Save, or Ctrl+S/Cmd+S)</w:t>
      </w:r>
    </w:p>
    <w:p>
      <w:pPr>
        <w:pStyle w:val="Compact"/>
        <w:numPr>
          <w:ilvl w:val="0"/>
          <w:numId w:val="1247"/>
        </w:numPr>
      </w:pPr>
      <w:r>
        <w:t xml:space="preserve">Close and re-open the file to verify it no longer shows</w:t>
      </w:r>
      <w:r>
        <w:t xml:space="preserve"> </w:t>
      </w:r>
      <w:r>
        <w:t xml:space="preserve">“Document 1”</w:t>
      </w:r>
    </w:p>
    <w:p>
      <w:pPr>
        <w:pStyle w:val="Compact"/>
        <w:numPr>
          <w:ilvl w:val="0"/>
          <w:numId w:val="124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2"/>
    <w:bookmarkEnd w:id="623"/>
    <w:bookmarkStart w:id="624" w:name="copilot-instructions-for-this-repository"/>
    <w:p>
      <w:pPr>
        <w:pStyle w:val="Heading3"/>
      </w:pPr>
      <w:ins w:id="2148" w:author="PR Preview" w:date="2024-01-01T00:00:00Z">
        <w:r>
          <w:t xml:space="preserve">18.5.14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8"/>
        </w:numPr>
      </w:pPr>
      <w:r>
        <w:t xml:space="preserve">Markdown and Quarto formatting rules (e.g., blank lines before lists, line breaks in prose)</w:t>
      </w:r>
    </w:p>
    <w:p>
      <w:pPr>
        <w:pStyle w:val="Compact"/>
        <w:numPr>
          <w:ilvl w:val="0"/>
          <w:numId w:val="12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8"/>
        </w:numPr>
      </w:pPr>
      <w:r>
        <w:t xml:space="preserve">File organization patterns (e.g., using Quarto includes for modular content)</w:t>
      </w:r>
    </w:p>
    <w:p>
      <w:pPr>
        <w:pStyle w:val="Compact"/>
        <w:numPr>
          <w:ilvl w:val="0"/>
          <w:numId w:val="1248"/>
        </w:numPr>
      </w:pPr>
      <w:r>
        <w:t xml:space="preserve">How to work with DOCX files for hybrid editing workflows</w:t>
      </w:r>
    </w:p>
    <w:p>
      <w:pPr>
        <w:pStyle w:val="Compact"/>
        <w:numPr>
          <w:ilvl w:val="0"/>
          <w:numId w:val="12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4"/>
    <w:bookmarkEnd w:id="625"/>
    <w:bookmarkEnd w:id="626"/>
    <w:bookmarkStart w:id="636" w:name="checklists"/>
    <w:p>
      <w:pPr>
        <w:pStyle w:val="Heading1"/>
      </w:pPr>
      <w:ins w:id="2159" w:author="PR Preview" w:date="2024-01-01T00:00:00Z">
        <w:r>
          <w:t xml:space="preserve">19. Checklists</w:t>
        </w:r>
      </w:ins>
    </w:p>
    <w:p>
      <w:pPr>
        <w:pStyle w:val="FirstParagraph"/>
      </w:pPr>
      <w:r>
        <w:t xml:space="preserve">Adapted by UCD-SeRG team from</w:t>
      </w:r>
      <w:r>
        <w:t xml:space="preserve"> </w:t>
      </w:r>
      <w:hyperlink r:id="rId627">
        <w:r>
          <w:rPr>
            <w:rStyle w:val="Hyperlink"/>
          </w:rPr>
          <w:t xml:space="preserve">original by Jade Benjamin-Chung</w:t>
        </w:r>
      </w:hyperlink>
    </w:p>
    <w:bookmarkStart w:id="628" w:name="pre-analysis-plan-checklist"/>
    <w:p>
      <w:pPr>
        <w:pStyle w:val="Heading2"/>
      </w:pPr>
      <w:ins w:id="2161" w:author="PR Preview" w:date="2024-01-01T00:00:00Z">
        <w:r>
          <w:t xml:space="preserve">19.1 Pre-analysis plan checklist</w:t>
        </w:r>
      </w:ins>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628"/>
    <w:bookmarkStart w:id="630" w:name="code-checklist"/>
    <w:p>
      <w:pPr>
        <w:pStyle w:val="Heading2"/>
      </w:pPr>
      <w:ins w:id="2177" w:author="PR Preview" w:date="2024-01-01T00:00:00Z">
        <w:r>
          <w:t xml:space="preserve">19.2 Code checklist</w:t>
        </w:r>
      </w:ins>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629">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630"/>
    <w:bookmarkStart w:id="632" w:name="manuscript-checklist"/>
    <w:p>
      <w:pPr>
        <w:pStyle w:val="Heading2"/>
      </w:pPr>
      <w:ins w:id="2185" w:author="PR Preview" w:date="2024-01-01T00:00:00Z">
        <w:r>
          <w:t xml:space="preserve">19.3 Manuscript checklist</w:t>
        </w:r>
      </w:ins>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1">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2"/>
    <w:bookmarkStart w:id="635" w:name="figure-checklist"/>
    <w:p>
      <w:pPr>
        <w:pStyle w:val="Heading2"/>
      </w:pPr>
      <w:ins w:id="2204" w:author="PR Preview" w:date="2024-01-01T00:00:00Z">
        <w:r>
          <w:t xml:space="preserve">19.4 Figure checklist</w:t>
        </w:r>
      </w:ins>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633">
        <w:r>
          <w:rPr>
            <w:rStyle w:val="Hyperlink"/>
          </w:rPr>
          <w:t xml:space="preserve">here</w:t>
        </w:r>
      </w:hyperlink>
      <w:r>
        <w:t xml:space="preserve">, a neat palette generator with colorblind options</w:t>
      </w:r>
      <w:r>
        <w:t xml:space="preserve"> </w:t>
      </w:r>
      <w:hyperlink r:id="rId6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635"/>
    <w:bookmarkEnd w:id="636"/>
    <w:bookmarkStart w:id="679" w:name="resources-2"/>
    <w:p>
      <w:pPr>
        <w:pStyle w:val="Heading1"/>
      </w:pPr>
      <w:ins w:id="2215" w:author="PR Preview" w:date="2024-01-01T00:00:00Z">
        <w:r>
          <w:t xml:space="preserve">20. Resources</w:t>
        </w:r>
      </w:ins>
    </w:p>
    <w:p>
      <w:pPr>
        <w:pStyle w:val="FirstParagraph"/>
      </w:pPr>
      <w:r>
        <w:t xml:space="preserve">Adapted by UCD-SeRG team from</w:t>
      </w:r>
      <w:r>
        <w:t xml:space="preserve"> </w:t>
      </w:r>
      <w:hyperlink r:id="rId637">
        <w:r>
          <w:rPr>
            <w:rStyle w:val="Hyperlink"/>
          </w:rPr>
          <w:t xml:space="preserve">original by Jade Benjamin-Chung and Kunal Mishra</w:t>
        </w:r>
      </w:hyperlink>
    </w:p>
    <w:bookmarkStart w:id="653" w:name="resources-for-r"/>
    <w:p>
      <w:pPr>
        <w:pStyle w:val="Heading2"/>
      </w:pPr>
      <w:ins w:id="2217" w:author="PR Preview" w:date="2024-01-01T00:00:00Z">
        <w:r>
          <w:t xml:space="preserve">20.1 Resources for R</w:t>
        </w:r>
      </w:ins>
    </w:p>
    <w:bookmarkStart w:id="639" w:name="books-and-comprehensive-guides"/>
    <w:p>
      <w:pPr>
        <w:pStyle w:val="Heading3"/>
      </w:pPr>
      <w:ins w:id="2218" w:author="PR Preview" w:date="2024-01-01T00:00:00Z">
        <w:r>
          <w:t xml:space="preserve">20.1.1 Books and Comprehensive Guides</w:t>
        </w:r>
      </w:ins>
    </w:p>
    <w:p>
      <w:pPr>
        <w:pStyle w:val="Compact"/>
        <w:numPr>
          <w:ilvl w:val="0"/>
          <w:numId w:val="12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638">
        <w:r>
          <w:rPr>
            <w:rStyle w:val="Hyperlink"/>
          </w:rPr>
          <w:t xml:space="preserve">Jade’s R-for-epi course</w:t>
        </w:r>
      </w:hyperlink>
    </w:p>
    <w:bookmarkEnd w:id="639"/>
    <w:bookmarkStart w:id="644" w:name="uc-davis-datalab-workshops-and-tutorials"/>
    <w:p>
      <w:pPr>
        <w:pStyle w:val="Heading3"/>
      </w:pPr>
      <w:ins w:id="2226" w:author="PR Preview" w:date="2024-01-01T00:00:00Z">
        <w:r>
          <w:t xml:space="preserve">20.1.2 UC Davis DataLab Workshops and Tutorials</w:t>
        </w:r>
      </w:ins>
    </w:p>
    <w:p>
      <w:pPr>
        <w:pStyle w:val="FirstParagraph"/>
      </w:pPr>
      <w:r>
        <w:t xml:space="preserve">The</w:t>
      </w:r>
      <w:r>
        <w:t xml:space="preserve"> </w:t>
      </w:r>
      <w:hyperlink r:id="rId477">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640">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641">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642">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643">
        <w:r>
          <w:rPr>
            <w:rStyle w:val="Hyperlink"/>
          </w:rPr>
          <w:t xml:space="preserve">Install Guides</w:t>
        </w:r>
      </w:hyperlink>
      <w:r>
        <w:t xml:space="preserve"> </w:t>
      </w:r>
      <w:r>
        <w:t xml:space="preserve">- setup instructions for data science software</w:t>
      </w:r>
    </w:p>
    <w:bookmarkEnd w:id="644"/>
    <w:bookmarkStart w:id="649" w:name="cheat-sheets"/>
    <w:p>
      <w:pPr>
        <w:pStyle w:val="Heading3"/>
      </w:pPr>
      <w:ins w:id="2232" w:author="PR Preview" w:date="2024-01-01T00:00:00Z">
        <w:r>
          <w:t xml:space="preserve">20.1.3 Cheat Sheets</w:t>
        </w:r>
      </w:ins>
    </w:p>
    <w:p>
      <w:pPr>
        <w:pStyle w:val="Compact"/>
        <w:numPr>
          <w:ilvl w:val="0"/>
          <w:numId w:val="1255"/>
        </w:numPr>
      </w:pPr>
      <w:hyperlink r:id="rId645">
        <w:r>
          <w:rPr>
            <w:rStyle w:val="Hyperlink"/>
          </w:rPr>
          <w:t xml:space="preserve">dplyr and tidyr cheat sheet</w:t>
        </w:r>
      </w:hyperlink>
    </w:p>
    <w:p>
      <w:pPr>
        <w:pStyle w:val="Compact"/>
        <w:numPr>
          <w:ilvl w:val="0"/>
          <w:numId w:val="1255"/>
        </w:numPr>
      </w:pPr>
      <w:hyperlink r:id="rId646">
        <w:r>
          <w:rPr>
            <w:rStyle w:val="Hyperlink"/>
          </w:rPr>
          <w:t xml:space="preserve">ggplot cheat sheet</w:t>
        </w:r>
      </w:hyperlink>
    </w:p>
    <w:p>
      <w:pPr>
        <w:pStyle w:val="Compact"/>
        <w:numPr>
          <w:ilvl w:val="0"/>
          <w:numId w:val="1255"/>
        </w:numPr>
      </w:pPr>
      <w:hyperlink r:id="rId647">
        <w:r>
          <w:rPr>
            <w:rStyle w:val="Hyperlink"/>
          </w:rPr>
          <w:t xml:space="preserve">data table cheat sheet</w:t>
        </w:r>
      </w:hyperlink>
    </w:p>
    <w:p>
      <w:pPr>
        <w:pStyle w:val="Compact"/>
        <w:numPr>
          <w:ilvl w:val="0"/>
          <w:numId w:val="1255"/>
        </w:numPr>
      </w:pPr>
      <w:hyperlink r:id="rId648">
        <w:r>
          <w:rPr>
            <w:rStyle w:val="Hyperlink"/>
          </w:rPr>
          <w:t xml:space="preserve">RMarkdown cheat sheet</w:t>
        </w:r>
      </w:hyperlink>
    </w:p>
    <w:bookmarkEnd w:id="649"/>
    <w:bookmarkStart w:id="651" w:name="style-and-best-practices"/>
    <w:p>
      <w:pPr>
        <w:pStyle w:val="Heading3"/>
      </w:pPr>
      <w:ins w:id="2237" w:author="PR Preview" w:date="2024-01-01T00:00:00Z">
        <w:r>
          <w:t xml:space="preserve">20.1.4 Style and Best Practices</w:t>
        </w:r>
      </w:ins>
    </w:p>
    <w:p>
      <w:pPr>
        <w:pStyle w:val="Compact"/>
        <w:numPr>
          <w:ilvl w:val="0"/>
          <w:numId w:val="1256"/>
        </w:numPr>
      </w:pPr>
      <w:hyperlink r:id="rId650">
        <w:r>
          <w:rPr>
            <w:rStyle w:val="Hyperlink"/>
          </w:rPr>
          <w:t xml:space="preserve">Hadley Wickham’s R Style Guide</w:t>
        </w:r>
      </w:hyperlink>
    </w:p>
    <w:bookmarkEnd w:id="651"/>
    <w:bookmarkStart w:id="652" w:name="tidy-evaluation-resources"/>
    <w:p>
      <w:pPr>
        <w:pStyle w:val="Heading3"/>
      </w:pPr>
      <w:ins w:id="2239" w:author="PR Preview" w:date="2024-01-01T00:00:00Z">
        <w:r>
          <w:t xml:space="preserve">20.1.5 Tidy Evaluation Resources</w:t>
        </w:r>
      </w:ins>
    </w:p>
    <w:p>
      <w:pPr>
        <w:pStyle w:val="Compact"/>
        <w:numPr>
          <w:ilvl w:val="0"/>
          <w:numId w:val="1257"/>
        </w:numPr>
      </w:pPr>
      <w:hyperlink r:id="rId183">
        <w:r>
          <w:rPr>
            <w:rStyle w:val="Hyperlink"/>
          </w:rPr>
          <w:t xml:space="preserve">Tidy Eval in 5 Minutes</w:t>
        </w:r>
      </w:hyperlink>
      <w:r>
        <w:t xml:space="preserve"> </w:t>
      </w:r>
      <w:r>
        <w:t xml:space="preserve">(video)</w:t>
      </w:r>
    </w:p>
    <w:p>
      <w:pPr>
        <w:pStyle w:val="Compact"/>
        <w:numPr>
          <w:ilvl w:val="0"/>
          <w:numId w:val="1257"/>
        </w:numPr>
      </w:pPr>
      <w:hyperlink r:id="rId181">
        <w:r>
          <w:rPr>
            <w:rStyle w:val="Hyperlink"/>
          </w:rPr>
          <w:t xml:space="preserve">Tidy Evaluation</w:t>
        </w:r>
      </w:hyperlink>
      <w:r>
        <w:t xml:space="preserve"> </w:t>
      </w:r>
      <w:r>
        <w:t xml:space="preserve">(e-book)</w:t>
      </w:r>
    </w:p>
    <w:p>
      <w:pPr>
        <w:pStyle w:val="Compact"/>
        <w:numPr>
          <w:ilvl w:val="0"/>
          <w:numId w:val="1257"/>
        </w:numPr>
      </w:pPr>
      <w:hyperlink r:id="rId185">
        <w:r>
          <w:rPr>
            <w:rStyle w:val="Hyperlink"/>
          </w:rPr>
          <w:t xml:space="preserve">Data Frame Columns as Arguments to Dplyr Functions</w:t>
        </w:r>
      </w:hyperlink>
      <w:r>
        <w:t xml:space="preserve"> </w:t>
      </w:r>
      <w:r>
        <w:t xml:space="preserve">(blog)</w:t>
      </w:r>
    </w:p>
    <w:p>
      <w:pPr>
        <w:pStyle w:val="Compact"/>
        <w:numPr>
          <w:ilvl w:val="0"/>
          <w:numId w:val="1257"/>
        </w:numPr>
      </w:pPr>
      <w:hyperlink r:id="rId186">
        <w:r>
          <w:rPr>
            <w:rStyle w:val="Hyperlink"/>
          </w:rPr>
          <w:t xml:space="preserve">Standard Evaluation for *_join</w:t>
        </w:r>
      </w:hyperlink>
      <w:r>
        <w:t xml:space="preserve"> </w:t>
      </w:r>
      <w:r>
        <w:t xml:space="preserve">(stackoverflow)</w:t>
      </w:r>
    </w:p>
    <w:p>
      <w:pPr>
        <w:pStyle w:val="Compact"/>
        <w:numPr>
          <w:ilvl w:val="0"/>
          <w:numId w:val="1257"/>
        </w:numPr>
      </w:pPr>
      <w:hyperlink r:id="rId181">
        <w:r>
          <w:rPr>
            <w:rStyle w:val="Hyperlink"/>
          </w:rPr>
          <w:t xml:space="preserve">Programming with dplyr</w:t>
        </w:r>
      </w:hyperlink>
      <w:r>
        <w:t xml:space="preserve"> </w:t>
      </w:r>
      <w:r>
        <w:t xml:space="preserve">(package vignette)</w:t>
      </w:r>
    </w:p>
    <w:bookmarkEnd w:id="652"/>
    <w:bookmarkEnd w:id="653"/>
    <w:bookmarkStart w:id="655" w:name="resources-for-git-github"/>
    <w:p>
      <w:pPr>
        <w:pStyle w:val="Heading2"/>
      </w:pPr>
      <w:ins w:id="2245" w:author="PR Preview" w:date="2024-01-01T00:00:00Z">
        <w:r>
          <w:t xml:space="preserve">20.2 Resources for Git &amp; Github</w:t>
        </w:r>
      </w:ins>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654">
        <w:r>
          <w:rPr>
            <w:rStyle w:val="Hyperlink"/>
          </w:rPr>
          <w:t xml:space="preserve">GitHub Skills: Introduction to GitHub</w:t>
        </w:r>
      </w:hyperlink>
    </w:p>
    <w:p>
      <w:pPr>
        <w:pStyle w:val="Compact"/>
        <w:numPr>
          <w:ilvl w:val="0"/>
          <w:numId w:val="1258"/>
        </w:numPr>
      </w:pPr>
      <w:hyperlink r:id="rId378">
        <w:r>
          <w:rPr>
            <w:rStyle w:val="Hyperlink"/>
          </w:rPr>
          <w:t xml:space="preserve">UC Davis DataLab Git Sandbox</w:t>
        </w:r>
      </w:hyperlink>
      <w:r>
        <w:t xml:space="preserve"> </w:t>
      </w:r>
      <w:r>
        <w:t xml:space="preserve">- hands-on Git practice repository</w:t>
      </w:r>
    </w:p>
    <w:bookmarkEnd w:id="655"/>
    <w:bookmarkStart w:id="658" w:name="resources-for-python"/>
    <w:p>
      <w:pPr>
        <w:pStyle w:val="Heading2"/>
      </w:pPr>
      <w:ins w:id="2249" w:author="PR Preview" w:date="2024-01-01T00:00:00Z">
        <w:r>
          <w:t xml:space="preserve">20.3 Resources for Python</w:t>
        </w:r>
      </w:ins>
    </w:p>
    <w:p>
      <w:pPr>
        <w:pStyle w:val="Compact"/>
        <w:numPr>
          <w:ilvl w:val="0"/>
          <w:numId w:val="1259"/>
        </w:numPr>
      </w:pPr>
      <w:hyperlink r:id="rId656">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657">
        <w:r>
          <w:rPr>
            <w:rStyle w:val="Hyperlink"/>
          </w:rPr>
          <w:t xml:space="preserve">Natural Language Processing with Python</w:t>
        </w:r>
      </w:hyperlink>
      <w:r>
        <w:t xml:space="preserve"> </w:t>
      </w:r>
      <w:r>
        <w:t xml:space="preserve">- text analysis and NLP techniques</w:t>
      </w:r>
    </w:p>
    <w:bookmarkEnd w:id="658"/>
    <w:bookmarkStart w:id="660" w:name="resources-for-julia"/>
    <w:p>
      <w:pPr>
        <w:pStyle w:val="Heading2"/>
      </w:pPr>
      <w:ins w:id="2252" w:author="PR Preview" w:date="2024-01-01T00:00:00Z">
        <w:r>
          <w:t xml:space="preserve">20.4 Resources for Julia</w:t>
        </w:r>
      </w:ins>
    </w:p>
    <w:p>
      <w:pPr>
        <w:pStyle w:val="Compact"/>
        <w:numPr>
          <w:ilvl w:val="0"/>
          <w:numId w:val="1260"/>
        </w:numPr>
      </w:pPr>
      <w:hyperlink r:id="rId659">
        <w:r>
          <w:rPr>
            <w:rStyle w:val="Hyperlink"/>
          </w:rPr>
          <w:t xml:space="preserve">UC Davis Julia Users Group Julia Basics Workshop</w:t>
        </w:r>
      </w:hyperlink>
      <w:r>
        <w:t xml:space="preserve"> </w:t>
      </w:r>
      <w:r>
        <w:t xml:space="preserve">- foundational Julia programming</w:t>
      </w:r>
    </w:p>
    <w:bookmarkEnd w:id="660"/>
    <w:bookmarkStart w:id="661" w:name="scientific-figures"/>
    <w:p>
      <w:pPr>
        <w:pStyle w:val="Heading2"/>
      </w:pPr>
      <w:ins w:id="2254" w:author="PR Preview" w:date="2024-01-01T00:00:00Z">
        <w:r>
          <w:t xml:space="preserve">20.5 Scientific figures</w:t>
        </w:r>
      </w:ins>
    </w:p>
    <w:p>
      <w:pPr>
        <w:pStyle w:val="Compact"/>
        <w:numPr>
          <w:ilvl w:val="0"/>
          <w:numId w:val="1261"/>
        </w:numPr>
      </w:pPr>
      <w:r>
        <w:t xml:space="preserve">Ten Simple Rules for Better Figures</w:t>
      </w:r>
      <w:r>
        <w:t xml:space="preserve"> </w:t>
      </w:r>
      <w:r>
        <w:t xml:space="preserve">(Rougier, Droettboom, and Bourne 2014)</w:t>
      </w:r>
    </w:p>
    <w:bookmarkEnd w:id="661"/>
    <w:bookmarkStart w:id="665" w:name="writing"/>
    <w:p>
      <w:pPr>
        <w:pStyle w:val="Heading2"/>
      </w:pPr>
      <w:ins w:id="2256" w:author="PR Preview" w:date="2024-01-01T00:00:00Z">
        <w:r>
          <w:t xml:space="preserve">20.6 Writing</w:t>
        </w:r>
      </w:ins>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662">
        <w:r>
          <w:rPr>
            <w:rStyle w:val="Hyperlink"/>
          </w:rPr>
          <w:t xml:space="preserve">The Pathway to Publishing: A Guide to Quantitative Writing in the Health Sciences</w:t>
        </w:r>
      </w:hyperlink>
    </w:p>
    <w:p>
      <w:pPr>
        <w:pStyle w:val="Compact"/>
        <w:numPr>
          <w:ilvl w:val="0"/>
          <w:numId w:val="1262"/>
        </w:numPr>
      </w:pPr>
      <w:hyperlink r:id="rId66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664">
        <w:r>
          <w:rPr>
            <w:rStyle w:val="Hyperlink"/>
          </w:rPr>
          <w:t xml:space="preserve">Secret, actionable writing tips</w:t>
        </w:r>
      </w:hyperlink>
    </w:p>
    <w:bookmarkEnd w:id="665"/>
    <w:bookmarkStart w:id="669" w:name="presentations"/>
    <w:p>
      <w:pPr>
        <w:pStyle w:val="Heading2"/>
      </w:pPr>
      <w:ins w:id="2263" w:author="PR Preview" w:date="2024-01-01T00:00:00Z">
        <w:r>
          <w:t xml:space="preserve">20.7 Presentations</w:t>
        </w:r>
      </w:ins>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666">
        <w:r>
          <w:rPr>
            <w:rStyle w:val="Hyperlink"/>
          </w:rPr>
          <w:t xml:space="preserve">How to give a killer narratively-driven scientific talk</w:t>
        </w:r>
      </w:hyperlink>
    </w:p>
    <w:p>
      <w:pPr>
        <w:pStyle w:val="Compact"/>
        <w:numPr>
          <w:ilvl w:val="0"/>
          <w:numId w:val="1263"/>
        </w:numPr>
      </w:pPr>
      <w:hyperlink r:id="rId667">
        <w:r>
          <w:rPr>
            <w:rStyle w:val="Hyperlink"/>
          </w:rPr>
          <w:t xml:space="preserve">How to make a better poster</w:t>
        </w:r>
      </w:hyperlink>
    </w:p>
    <w:p>
      <w:pPr>
        <w:pStyle w:val="Compact"/>
        <w:numPr>
          <w:ilvl w:val="0"/>
          <w:numId w:val="1263"/>
        </w:numPr>
      </w:pPr>
      <w:hyperlink r:id="rId668">
        <w:r>
          <w:rPr>
            <w:rStyle w:val="Hyperlink"/>
          </w:rPr>
          <w:t xml:space="preserve">How to make an even better poster</w:t>
        </w:r>
      </w:hyperlink>
    </w:p>
    <w:bookmarkEnd w:id="669"/>
    <w:bookmarkStart w:id="672" w:name="professional-advice"/>
    <w:p>
      <w:pPr>
        <w:pStyle w:val="Heading2"/>
      </w:pPr>
      <w:ins w:id="2268" w:author="PR Preview" w:date="2024-01-01T00:00:00Z">
        <w:r>
          <w:t xml:space="preserve">20.8 Professional advice</w:t>
        </w:r>
      </w:ins>
    </w:p>
    <w:p>
      <w:pPr>
        <w:pStyle w:val="Compact"/>
        <w:numPr>
          <w:ilvl w:val="0"/>
          <w:numId w:val="1264"/>
        </w:numPr>
      </w:pPr>
      <w:hyperlink r:id="rId670">
        <w:r>
          <w:rPr>
            <w:rStyle w:val="Hyperlink"/>
          </w:rPr>
          <w:t xml:space="preserve">Professional advice, especially for your first job</w:t>
        </w:r>
      </w:hyperlink>
    </w:p>
    <w:p>
      <w:pPr>
        <w:pStyle w:val="Compact"/>
        <w:numPr>
          <w:ilvl w:val="0"/>
          <w:numId w:val="1264"/>
        </w:numPr>
      </w:pPr>
      <w:hyperlink r:id="rId671">
        <w:r>
          <w:rPr>
            <w:rStyle w:val="Hyperlink"/>
          </w:rPr>
          <w:t xml:space="preserve">Team Public Health Substack</w:t>
        </w:r>
      </w:hyperlink>
    </w:p>
    <w:bookmarkEnd w:id="672"/>
    <w:bookmarkStart w:id="675" w:name="funding"/>
    <w:p>
      <w:pPr>
        <w:pStyle w:val="Heading2"/>
      </w:pPr>
      <w:ins w:id="2271" w:author="PR Preview" w:date="2024-01-01T00:00:00Z">
        <w:r>
          <w:t xml:space="preserve">20.9 Funding</w:t>
        </w:r>
      </w:ins>
    </w:p>
    <w:p>
      <w:pPr>
        <w:pStyle w:val="Compact"/>
        <w:numPr>
          <w:ilvl w:val="0"/>
          <w:numId w:val="1265"/>
        </w:numPr>
      </w:pPr>
      <w:hyperlink r:id="rId673">
        <w:r>
          <w:rPr>
            <w:rStyle w:val="Hyperlink"/>
          </w:rPr>
          <w:t xml:space="preserve">Building Your Funding Train</w:t>
        </w:r>
      </w:hyperlink>
    </w:p>
    <w:p>
      <w:pPr>
        <w:pStyle w:val="Compact"/>
        <w:numPr>
          <w:ilvl w:val="0"/>
          <w:numId w:val="1265"/>
        </w:numPr>
      </w:pPr>
      <w:hyperlink r:id="rId674">
        <w:r>
          <w:rPr>
            <w:rStyle w:val="Hyperlink"/>
          </w:rPr>
          <w:t xml:space="preserve">NIH Grant Writing Resources</w:t>
        </w:r>
      </w:hyperlink>
    </w:p>
    <w:bookmarkEnd w:id="675"/>
    <w:bookmarkStart w:id="678" w:name="ethics-and-global-health-research"/>
    <w:p>
      <w:pPr>
        <w:pStyle w:val="Heading2"/>
      </w:pPr>
      <w:ins w:id="2274" w:author="PR Preview" w:date="2024-01-01T00:00:00Z">
        <w:r>
          <w:t xml:space="preserve">20.10 Ethics and global health research</w:t>
        </w:r>
      </w:ins>
    </w:p>
    <w:p>
      <w:pPr>
        <w:pStyle w:val="Compact"/>
        <w:numPr>
          <w:ilvl w:val="0"/>
          <w:numId w:val="1266"/>
        </w:numPr>
      </w:pPr>
      <w:hyperlink r:id="rId676">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(Abimbola et al. 2022)</w:t>
      </w:r>
    </w:p>
    <w:p>
      <w:pPr>
        <w:pStyle w:val="Compact"/>
        <w:numPr>
          <w:ilvl w:val="0"/>
          <w:numId w:val="1266"/>
        </w:numPr>
      </w:pPr>
      <w:hyperlink r:id="rId677">
        <w:r>
          <w:rPr>
            <w:rStyle w:val="Hyperlink"/>
          </w:rPr>
          <w:t xml:space="preserve">Transforming Global Health Partnerships</w:t>
        </w:r>
      </w:hyperlink>
    </w:p>
    <w:p>
      <w:r>
        <w:br w:type="page"/>
      </w:r>
    </w:p>
    <w:bookmarkEnd w:id="678"/>
    <w:bookmarkEnd w:id="679"/>
    <w:bookmarkStart w:id="706" w:name="professional-development"/>
    <w:p>
      <w:pPr>
        <w:pStyle w:val="Heading1"/>
      </w:pPr>
      <w:ins w:id="2279" w:author="PR Preview" w:date="2024-01-01T00:00:00Z">
        <w:r>
          <w:t xml:space="preserve">21. Professional Development</w:t>
        </w:r>
      </w:ins>
    </w:p>
    <w:p>
      <w:pPr>
        <w:pStyle w:val="FirstParagraph"/>
      </w:pPr>
      <w:r>
        <w:t xml:space="preserve">Adapted by UCD-SeRG team from</w:t>
      </w:r>
      <w:r>
        <w:t xml:space="preserve"> </w:t>
      </w:r>
      <w:hyperlink r:id="rId680">
        <w:r>
          <w:rPr>
            <w:rStyle w:val="Hyperlink"/>
          </w:rPr>
          <w:t xml:space="preserve">original by Jade Benjamin-Chung</w:t>
        </w:r>
      </w:hyperlink>
    </w:p>
    <w:bookmarkStart w:id="681" w:name="mentoring-philosophy"/>
    <w:p>
      <w:pPr>
        <w:pStyle w:val="Heading2"/>
      </w:pPr>
      <w:ins w:id="2281" w:author="PR Preview" w:date="2024-01-01T00:00:00Z">
        <w:r>
          <w:t xml:space="preserve">21.1 Mentoring Philosophy</w:t>
        </w:r>
      </w:ins>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681"/>
    <w:bookmarkStart w:id="684" w:name="individual-development-plans"/>
    <w:p>
      <w:pPr>
        <w:pStyle w:val="Heading2"/>
      </w:pPr>
      <w:ins w:id="2288" w:author="PR Preview" w:date="2024-01-01T00:00:00Z">
        <w:r>
          <w:t xml:space="preserve">21.2 Individual Development Plans</w:t>
        </w:r>
      </w:ins>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682">
        <w:r>
          <w:rPr>
            <w:rStyle w:val="Hyperlink"/>
          </w:rPr>
          <w:t xml:space="preserve">myIDP - Individual Development Plan tool</w:t>
        </w:r>
      </w:hyperlink>
    </w:p>
    <w:p>
      <w:pPr>
        <w:pStyle w:val="Compact"/>
        <w:numPr>
          <w:ilvl w:val="0"/>
          <w:numId w:val="1269"/>
        </w:numPr>
      </w:pPr>
      <w:hyperlink r:id="rId683">
        <w:r>
          <w:rPr>
            <w:rStyle w:val="Hyperlink"/>
          </w:rPr>
          <w:t xml:space="preserve">NIH OITE Career Resources</w:t>
        </w:r>
      </w:hyperlink>
    </w:p>
    <w:bookmarkEnd w:id="684"/>
    <w:bookmarkStart w:id="687" w:name="presentations-and-conferences"/>
    <w:p>
      <w:pPr>
        <w:pStyle w:val="Heading2"/>
      </w:pPr>
      <w:ins w:id="2298" w:author="PR Preview" w:date="2024-01-01T00:00:00Z">
        <w:r>
          <w:t xml:space="preserve">21.3 Presentations and Conferences</w:t>
        </w:r>
      </w:ins>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685">
        <w:r>
          <w:rPr>
            <w:rStyle w:val="Hyperlink"/>
          </w:rPr>
          <w:t xml:space="preserve">How to tell a compelling story in scientific presentations</w:t>
        </w:r>
      </w:hyperlink>
    </w:p>
    <w:p>
      <w:pPr>
        <w:pStyle w:val="Compact"/>
        <w:numPr>
          <w:ilvl w:val="0"/>
          <w:numId w:val="1271"/>
        </w:numPr>
      </w:pPr>
      <w:hyperlink r:id="rId666">
        <w:r>
          <w:rPr>
            <w:rStyle w:val="Hyperlink"/>
          </w:rPr>
          <w:t xml:space="preserve">How to give a killer narratively-driven scientific talk</w:t>
        </w:r>
      </w:hyperlink>
    </w:p>
    <w:p>
      <w:pPr>
        <w:pStyle w:val="Compact"/>
        <w:numPr>
          <w:ilvl w:val="0"/>
          <w:numId w:val="1271"/>
        </w:numPr>
      </w:pPr>
      <w:hyperlink r:id="rId686">
        <w:r>
          <w:rPr>
            <w:rStyle w:val="Hyperlink"/>
          </w:rPr>
          <w:t xml:space="preserve">How to make a better poster</w:t>
        </w:r>
      </w:hyperlink>
    </w:p>
    <w:p>
      <w:pPr>
        <w:pStyle w:val="Compact"/>
        <w:numPr>
          <w:ilvl w:val="0"/>
          <w:numId w:val="1271"/>
        </w:numPr>
      </w:pPr>
      <w:hyperlink r:id="rId668">
        <w:r>
          <w:rPr>
            <w:rStyle w:val="Hyperlink"/>
          </w:rPr>
          <w:t xml:space="preserve">How to make an even better poster</w:t>
        </w:r>
      </w:hyperlink>
    </w:p>
    <w:bookmarkEnd w:id="687"/>
    <w:bookmarkStart w:id="691" w:name="scientific-figures-1"/>
    <w:p>
      <w:pPr>
        <w:pStyle w:val="Heading2"/>
      </w:pPr>
      <w:ins w:id="2309" w:author="PR Preview" w:date="2024-01-01T00:00:00Z">
        <w:r>
          <w:t xml:space="preserve">21.4 Scientific Figures</w:t>
        </w:r>
      </w:ins>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688">
        <w:r>
          <w:rPr>
            <w:rStyle w:val="Hyperlink"/>
          </w:rPr>
          <w:t xml:space="preserve">ColorBrewer</w:t>
        </w:r>
      </w:hyperlink>
      <w:r>
        <w:t xml:space="preserve"> </w:t>
      </w:r>
      <w:r>
        <w:t xml:space="preserve">or</w:t>
      </w:r>
      <w:r>
        <w:t xml:space="preserve"> </w:t>
      </w:r>
      <w:hyperlink r:id="rId689">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690">
        <w:r>
          <w:rPr>
            <w:rStyle w:val="Hyperlink"/>
          </w:rPr>
          <w:t xml:space="preserve">Ten Simple Rules for Better Figures</w:t>
        </w:r>
      </w:hyperlink>
    </w:p>
    <w:bookmarkEnd w:id="691"/>
    <w:bookmarkStart w:id="694" w:name="grant-writing"/>
    <w:p>
      <w:pPr>
        <w:pStyle w:val="Heading2"/>
      </w:pPr>
      <w:ins w:id="2322" w:author="PR Preview" w:date="2024-01-01T00:00:00Z">
        <w:r>
          <w:t xml:space="preserve">21.5 Grant Writing</w:t>
        </w:r>
      </w:ins>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692">
        <w:r>
          <w:rPr>
            <w:rStyle w:val="Hyperlink"/>
          </w:rPr>
          <w:t xml:space="preserve">Building Your Funding Train</w:t>
        </w:r>
      </w:hyperlink>
    </w:p>
    <w:p>
      <w:pPr>
        <w:pStyle w:val="Compact"/>
        <w:numPr>
          <w:ilvl w:val="0"/>
          <w:numId w:val="1275"/>
        </w:numPr>
      </w:pPr>
      <w:hyperlink r:id="rId693">
        <w:r>
          <w:rPr>
            <w:rStyle w:val="Hyperlink"/>
          </w:rPr>
          <w:t xml:space="preserve">NIH Funding Opportunities</w:t>
        </w:r>
      </w:hyperlink>
    </w:p>
    <w:p>
      <w:pPr>
        <w:pStyle w:val="Compact"/>
        <w:numPr>
          <w:ilvl w:val="0"/>
          <w:numId w:val="1275"/>
        </w:numPr>
      </w:pPr>
      <w:hyperlink r:id="rId674">
        <w:r>
          <w:rPr>
            <w:rStyle w:val="Hyperlink"/>
          </w:rPr>
          <w:t xml:space="preserve">NIH Grant Writing Resources</w:t>
        </w:r>
      </w:hyperlink>
    </w:p>
    <w:bookmarkEnd w:id="694"/>
    <w:bookmarkStart w:id="703" w:name="sec-dissertation-requirements"/>
    <w:p>
      <w:pPr>
        <w:pStyle w:val="Heading2"/>
      </w:pPr>
      <w:ins w:id="2331" w:author="PR Preview" w:date="2024-01-01T00:00:00Z">
        <w:r>
          <w:t xml:space="preserve">21.6 PhD Dissertation Requirements</w:t>
        </w:r>
      </w:ins>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5" w:name="review-previous-dissertations"/>
    <w:p>
      <w:pPr>
        <w:pStyle w:val="Heading3"/>
      </w:pPr>
      <w:ins w:id="2333" w:author="PR Preview" w:date="2024-01-01T00:00:00Z">
        <w:r>
          <w:t xml:space="preserve">21.6.1 Review Previous Dissertations</w:t>
        </w:r>
      </w:ins>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5"/>
    <w:bookmarkStart w:id="696" w:name="publication-requirements"/>
    <w:p>
      <w:pPr>
        <w:pStyle w:val="Heading3"/>
      </w:pPr>
      <w:ins w:id="2340" w:author="PR Preview" w:date="2024-01-01T00:00:00Z">
        <w:r>
          <w:t xml:space="preserve">21.6.2 Publication Requirements</w:t>
        </w:r>
      </w:ins>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696"/>
    <w:bookmarkStart w:id="697" w:name="external-validation-and-fast-tracking"/>
    <w:p>
      <w:pPr>
        <w:pStyle w:val="Heading3"/>
      </w:pPr>
      <w:ins w:id="2347" w:author="PR Preview" w:date="2024-01-01T00:00:00Z">
        <w:r>
          <w:t xml:space="preserve">21.6.3 External Validation and Fast-Tracking</w:t>
        </w:r>
      </w:ins>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97"/>
    <w:bookmarkStart w:id="699" w:name="Xf7e5f1b0b64a3c55df6fef626e920eee1335225"/>
    <w:p>
      <w:pPr>
        <w:pStyle w:val="Heading3"/>
      </w:pPr>
      <w:ins w:id="2350" w:author="PR Preview" w:date="2024-01-01T00:00:00Z">
        <w:r>
          <w:t xml:space="preserve">21.6.4 Historical Context: The Masterpiece Tradition</w:t>
        </w:r>
      </w:ins>
    </w:p>
    <w:p>
      <w:pPr>
        <w:pStyle w:val="FirstParagraph"/>
      </w:pPr>
      <w:r>
        <w:t xml:space="preserve">The dissertation is a spiritual successor to an apprentice’s</w:t>
      </w:r>
      <w:r>
        <w:t xml:space="preserve"> </w:t>
      </w:r>
      <w:hyperlink r:id="rId6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699"/>
    <w:bookmarkStart w:id="700" w:name="setting-realistic-expectations"/>
    <w:p>
      <w:pPr>
        <w:pStyle w:val="Heading3"/>
      </w:pPr>
      <w:ins w:id="2358" w:author="PR Preview" w:date="2024-01-01T00:00:00Z">
        <w:r>
          <w:t xml:space="preserve">21.6.5 Setting Realistic Expectations</w:t>
        </w:r>
      </w:ins>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0"/>
    <w:bookmarkStart w:id="702" w:name="resources-3"/>
    <w:p>
      <w:pPr>
        <w:pStyle w:val="Heading3"/>
      </w:pPr>
      <w:ins w:id="2365" w:author="PR Preview" w:date="2024-01-01T00:00:00Z">
        <w:r>
          <w:t xml:space="preserve">21.6.6 Resources</w:t>
        </w:r>
      </w:ins>
    </w:p>
    <w:p>
      <w:pPr>
        <w:pStyle w:val="FirstParagraph"/>
      </w:pPr>
      <w:r>
        <w:rPr>
          <w:b/>
          <w:bCs/>
        </w:rPr>
        <w:t xml:space="preserve">Dissertation writing tools:</w:t>
      </w:r>
    </w:p>
    <w:p>
      <w:pPr>
        <w:pStyle w:val="Compact"/>
        <w:numPr>
          <w:ilvl w:val="0"/>
          <w:numId w:val="1280"/>
        </w:numPr>
      </w:pPr>
      <w:hyperlink r:id="rId701">
        <w:r>
          <w:rPr>
            <w:rStyle w:val="Hyperlink"/>
          </w:rPr>
          <w:t xml:space="preserve">quarto-thesis</w:t>
        </w:r>
      </w:hyperlink>
      <w:r>
        <w:t xml:space="preserve"> </w:t>
      </w:r>
      <w:r>
        <w:t xml:space="preserve">- Quarto extension for creating masters or PhD theses with professional LaTeX formatting</w:t>
      </w:r>
    </w:p>
    <w:bookmarkEnd w:id="702"/>
    <w:bookmarkEnd w:id="703"/>
    <w:bookmarkStart w:id="704" w:name="teaching-and-outreach"/>
    <w:p>
      <w:pPr>
        <w:pStyle w:val="Heading2"/>
      </w:pPr>
      <w:ins w:id="2368" w:author="PR Preview" w:date="2024-01-01T00:00:00Z">
        <w:r>
          <w:t xml:space="preserve">21.7 Teaching and Outreach</w:t>
        </w:r>
      </w:ins>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47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0">
        <w:r>
          <w:rPr>
            <w:rStyle w:val="Hyperlink"/>
          </w:rPr>
          <w:t xml:space="preserve">workshop index</w:t>
        </w:r>
      </w:hyperlink>
      <w:r>
        <w:t xml:space="preserve"> </w:t>
      </w:r>
      <w:r>
        <w:t xml:space="preserve">provides a comprehensive catalog of available resources.</w:t>
      </w:r>
    </w:p>
    <w:bookmarkEnd w:id="704"/>
    <w:bookmarkStart w:id="705" w:name="networking"/>
    <w:p>
      <w:pPr>
        <w:pStyle w:val="Heading2"/>
      </w:pPr>
      <w:ins w:id="2374" w:author="PR Preview" w:date="2024-01-01T00:00:00Z">
        <w:r>
          <w:t xml:space="preserve">21.8 Networking</w:t>
        </w:r>
      </w:ins>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705"/>
    <w:bookmarkEnd w:id="706"/>
    <w:bookmarkStart w:id="708" w:name="sec-writing"/>
    <w:p>
      <w:pPr>
        <w:pStyle w:val="Heading1"/>
      </w:pPr>
      <w:ins w:id="2381" w:author="PR Preview" w:date="2024-01-01T00:00:00Z">
        <w:r>
          <w:t xml:space="preserve">22. Writing</w:t>
        </w:r>
      </w:ins>
    </w:p>
    <w:bookmarkStart w:id="707" w:name="writing-to-clarify-your-thinking"/>
    <w:p>
      <w:pPr>
        <w:pStyle w:val="Heading2"/>
      </w:pPr>
      <w:ins w:id="2382" w:author="PR Preview" w:date="2024-01-01T00:00:00Z">
        <w:r>
          <w:t xml:space="preserve">22.1 Writing to Clarify Your Thinking</w:t>
        </w:r>
      </w:ins>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07"/>
    <w:bookmarkEnd w:id="708"/>
    <w:bookmarkStart w:id="717" w:name="manuscript-preparation-and-publication"/>
    <w:p>
      <w:pPr>
        <w:pStyle w:val="Heading1"/>
      </w:pPr>
      <w:ins w:id="2389" w:author="PR Preview" w:date="2024-01-01T00:00:00Z">
        <w:r>
          <w:t xml:space="preserve">23. Manuscript Preparation and Publication</w:t>
        </w:r>
      </w:ins>
    </w:p>
    <w:p>
      <w:pPr>
        <w:pStyle w:val="FirstParagraph"/>
      </w:pPr>
      <w:r>
        <w:t xml:space="preserve">Adapted by UCD-SeRG team from</w:t>
      </w:r>
      <w:r>
        <w:t xml:space="preserve"> </w:t>
      </w:r>
      <w:hyperlink r:id="rId680">
        <w:r>
          <w:rPr>
            <w:rStyle w:val="Hyperlink"/>
          </w:rPr>
          <w:t xml:space="preserve">original by Jade Benjamin-Chung</w:t>
        </w:r>
      </w:hyperlink>
    </w:p>
    <w:bookmarkStart w:id="709" w:name="publication-process"/>
    <w:p>
      <w:pPr>
        <w:pStyle w:val="Heading2"/>
      </w:pPr>
      <w:ins w:id="2391" w:author="PR Preview" w:date="2024-01-01T00:00:00Z">
        <w:r>
          <w:t xml:space="preserve">23.1 Publication Process</w:t>
        </w:r>
      </w:ins>
    </w:p>
    <w:p>
      <w:pPr>
        <w:pStyle w:val="FirstParagraph"/>
      </w:pPr>
      <w:r>
        <w:t xml:space="preserve">The typical workflow for manuscript preparation and publication:</w:t>
      </w:r>
    </w:p>
    <w:p>
      <w:pPr>
        <w:pStyle w:val="Compact"/>
        <w:numPr>
          <w:ilvl w:val="0"/>
          <w:numId w:val="1284"/>
        </w:numPr>
      </w:pPr>
      <w:r>
        <w:rPr>
          <w:b/>
          <w:bCs/>
        </w:rPr>
        <w:t xml:space="preserve">Planning</w:t>
      </w:r>
      <w:r>
        <w:t xml:space="preserve">: Discuss target journals, outline, and timeline with PIs</w:t>
      </w:r>
    </w:p>
    <w:p>
      <w:pPr>
        <w:pStyle w:val="Compact"/>
        <w:numPr>
          <w:ilvl w:val="0"/>
          <w:numId w:val="1284"/>
        </w:numPr>
      </w:pPr>
      <w:r>
        <w:rPr>
          <w:b/>
          <w:bCs/>
        </w:rPr>
        <w:t xml:space="preserve">Drafting</w:t>
      </w:r>
      <w:r>
        <w:t xml:space="preserve">: Lead author prepares initial draft</w:t>
      </w:r>
    </w:p>
    <w:p>
      <w:pPr>
        <w:pStyle w:val="Compact"/>
        <w:numPr>
          <w:ilvl w:val="0"/>
          <w:numId w:val="1284"/>
        </w:numPr>
      </w:pPr>
      <w:r>
        <w:rPr>
          <w:b/>
          <w:bCs/>
        </w:rPr>
        <w:t xml:space="preserve">Internal review</w:t>
      </w:r>
      <w:r>
        <w:t xml:space="preserve">: Co-authors review and provide feedback</w:t>
      </w:r>
    </w:p>
    <w:p>
      <w:pPr>
        <w:pStyle w:val="Compact"/>
        <w:numPr>
          <w:ilvl w:val="0"/>
          <w:numId w:val="1284"/>
        </w:numPr>
      </w:pPr>
      <w:r>
        <w:rPr>
          <w:b/>
          <w:bCs/>
        </w:rPr>
        <w:t xml:space="preserve">Revision</w:t>
      </w:r>
      <w:r>
        <w:t xml:space="preserve">: Lead author incorporates feedback iteratively</w:t>
      </w:r>
    </w:p>
    <w:p>
      <w:pPr>
        <w:pStyle w:val="Compact"/>
        <w:numPr>
          <w:ilvl w:val="0"/>
          <w:numId w:val="1284"/>
        </w:numPr>
      </w:pPr>
      <w:r>
        <w:rPr>
          <w:b/>
          <w:bCs/>
        </w:rPr>
        <w:t xml:space="preserve">PI approval</w:t>
      </w:r>
      <w:r>
        <w:t xml:space="preserve">: Obtain final approval from PIs before submission</w:t>
      </w:r>
    </w:p>
    <w:p>
      <w:pPr>
        <w:pStyle w:val="Compact"/>
        <w:numPr>
          <w:ilvl w:val="0"/>
          <w:numId w:val="1284"/>
        </w:numPr>
      </w:pPr>
      <w:r>
        <w:rPr>
          <w:b/>
          <w:bCs/>
        </w:rPr>
        <w:t xml:space="preserve">Submission</w:t>
      </w:r>
      <w:r>
        <w:t xml:space="preserve">: Submit to journal</w:t>
      </w:r>
    </w:p>
    <w:p>
      <w:pPr>
        <w:pStyle w:val="Compact"/>
        <w:numPr>
          <w:ilvl w:val="0"/>
          <w:numId w:val="1284"/>
        </w:numPr>
      </w:pPr>
      <w:r>
        <w:rPr>
          <w:b/>
          <w:bCs/>
        </w:rPr>
        <w:t xml:space="preserve">Revisions</w:t>
      </w:r>
      <w:r>
        <w:t xml:space="preserve">: Lead author coordinates response to peer reviewers</w:t>
      </w:r>
    </w:p>
    <w:p>
      <w:pPr>
        <w:pStyle w:val="Compact"/>
        <w:numPr>
          <w:ilvl w:val="0"/>
          <w:numId w:val="1284"/>
        </w:numPr>
      </w:pPr>
      <w:r>
        <w:rPr>
          <w:b/>
          <w:bCs/>
        </w:rPr>
        <w:t xml:space="preserve">Publication</w:t>
      </w:r>
      <w:r>
        <w:t xml:space="preserve">: Celebrate and share!</w:t>
      </w:r>
    </w:p>
    <w:bookmarkEnd w:id="709"/>
    <w:bookmarkStart w:id="712" w:name="preprints-and-open-access"/>
    <w:p>
      <w:pPr>
        <w:pStyle w:val="Heading2"/>
      </w:pPr>
      <w:ins w:id="2401" w:author="PR Preview" w:date="2024-01-01T00:00:00Z">
        <w:r>
          <w:t xml:space="preserve">23.2 Preprints and Open Access</w:t>
        </w:r>
      </w:ins>
    </w:p>
    <w:p>
      <w:pPr>
        <w:pStyle w:val="Compact"/>
        <w:numPr>
          <w:ilvl w:val="0"/>
          <w:numId w:val="1285"/>
        </w:numPr>
      </w:pPr>
      <w:r>
        <w:t xml:space="preserve">We encourage posting preprints prior to or during peer review on platforms like</w:t>
      </w:r>
      <w:r>
        <w:t xml:space="preserve"> </w:t>
      </w:r>
      <w:hyperlink r:id="rId710">
        <w:r>
          <w:rPr>
            <w:rStyle w:val="Hyperlink"/>
          </w:rPr>
          <w:t xml:space="preserve">medRxiv</w:t>
        </w:r>
      </w:hyperlink>
      <w:r>
        <w:t xml:space="preserve"> </w:t>
      </w:r>
      <w:r>
        <w:t xml:space="preserve">or</w:t>
      </w:r>
      <w:r>
        <w:t xml:space="preserve"> </w:t>
      </w:r>
      <w:hyperlink r:id="rId711">
        <w:r>
          <w:rPr>
            <w:rStyle w:val="Hyperlink"/>
          </w:rPr>
          <w:t xml:space="preserve">bioRxiv</w:t>
        </w:r>
      </w:hyperlink>
    </w:p>
    <w:p>
      <w:pPr>
        <w:pStyle w:val="Compact"/>
        <w:numPr>
          <w:ilvl w:val="0"/>
          <w:numId w:val="1285"/>
        </w:numPr>
      </w:pPr>
      <w:r>
        <w:t xml:space="preserve">Preprints allow rapid dissemination of findings and can be cited in grant applications</w:t>
      </w:r>
    </w:p>
    <w:p>
      <w:pPr>
        <w:pStyle w:val="Compact"/>
        <w:numPr>
          <w:ilvl w:val="0"/>
          <w:numId w:val="1285"/>
        </w:numPr>
      </w:pPr>
      <w:r>
        <w:t xml:space="preserve">We support publishing in open access journals when possible to maximize accessibility</w:t>
      </w:r>
    </w:p>
    <w:p>
      <w:pPr>
        <w:pStyle w:val="Compact"/>
        <w:numPr>
          <w:ilvl w:val="0"/>
          <w:numId w:val="128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0">
        <w:r>
          <w:rPr>
            <w:rStyle w:val="Hyperlink"/>
          </w:rPr>
          <w:t xml:space="preserve">medRxiv</w:t>
        </w:r>
      </w:hyperlink>
      <w:r>
        <w:t xml:space="preserve">.</w:t>
      </w:r>
    </w:p>
    <w:bookmarkEnd w:id="712"/>
    <w:bookmarkStart w:id="714" w:name="reporting-checklists"/>
    <w:p>
      <w:pPr>
        <w:pStyle w:val="Heading2"/>
      </w:pPr>
      <w:ins w:id="2407" w:author="PR Preview" w:date="2024-01-01T00:00:00Z">
        <w:r>
          <w:t xml:space="preserve">23.3 Reporting Checklists</w:t>
        </w:r>
      </w:ins>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6"/>
        </w:numPr>
      </w:pPr>
      <w:r>
        <w:t xml:space="preserve">CONSORT for randomized trials</w:t>
      </w:r>
    </w:p>
    <w:p>
      <w:pPr>
        <w:pStyle w:val="Compact"/>
        <w:numPr>
          <w:ilvl w:val="0"/>
          <w:numId w:val="1286"/>
        </w:numPr>
      </w:pPr>
      <w:r>
        <w:t xml:space="preserve">STROBE for observational studies</w:t>
      </w:r>
    </w:p>
    <w:p>
      <w:pPr>
        <w:pStyle w:val="Compact"/>
        <w:numPr>
          <w:ilvl w:val="0"/>
          <w:numId w:val="1286"/>
        </w:numPr>
      </w:pPr>
      <w:r>
        <w:t xml:space="preserve">PRISMA for systematic reviews</w:t>
      </w:r>
    </w:p>
    <w:p>
      <w:pPr>
        <w:pStyle w:val="Compact"/>
        <w:numPr>
          <w:ilvl w:val="0"/>
          <w:numId w:val="1286"/>
        </w:numPr>
      </w:pPr>
      <w:r>
        <w:t xml:space="preserve">Others as appropriate (see</w:t>
      </w:r>
      <w:r>
        <w:t xml:space="preserve"> </w:t>
      </w:r>
      <w:hyperlink r:id="rId713">
        <w:r>
          <w:rPr>
            <w:rStyle w:val="Hyperlink"/>
          </w:rPr>
          <w:t xml:space="preserve">EQUATOR Network</w:t>
        </w:r>
      </w:hyperlink>
      <w:r>
        <w:t xml:space="preserve">)</w:t>
      </w:r>
    </w:p>
    <w:bookmarkEnd w:id="714"/>
    <w:bookmarkStart w:id="715" w:name="manuscript-checklist-1"/>
    <w:p>
      <w:pPr>
        <w:pStyle w:val="Heading2"/>
      </w:pPr>
      <w:ins w:id="2413" w:author="PR Preview" w:date="2024-01-01T00:00:00Z">
        <w:r>
          <w:t xml:space="preserve">23.4 Manuscript Checklist</w:t>
        </w:r>
      </w:ins>
    </w:p>
    <w:p>
      <w:pPr>
        <w:pStyle w:val="FirstParagraph"/>
      </w:pPr>
      <w:r>
        <w:t xml:space="preserve">Before submitting a manuscript:</w:t>
      </w:r>
    </w:p>
    <w:p>
      <w:pPr>
        <w:pStyle w:val="Compact"/>
        <w:numPr>
          <w:ilvl w:val="0"/>
          <w:numId w:val="1287"/>
        </w:numPr>
      </w:pPr>
      <w:r>
        <w:t xml:space="preserve">Completed relevant reporting checklist</w:t>
      </w:r>
    </w:p>
    <w:p>
      <w:pPr>
        <w:pStyle w:val="Compact"/>
        <w:numPr>
          <w:ilvl w:val="0"/>
          <w:numId w:val="1288"/>
        </w:numPr>
      </w:pPr>
      <w:r>
        <w:t xml:space="preserve">Results are reproducible (rerunning code replicates tables/figures exactly)</w:t>
      </w:r>
    </w:p>
    <w:p>
      <w:pPr>
        <w:pStyle w:val="Compact"/>
        <w:numPr>
          <w:ilvl w:val="0"/>
          <w:numId w:val="1289"/>
        </w:numPr>
      </w:pPr>
      <w:r>
        <w:t xml:space="preserve">Target journal selected</w:t>
      </w:r>
    </w:p>
    <w:p>
      <w:pPr>
        <w:pStyle w:val="Compact"/>
        <w:numPr>
          <w:ilvl w:val="0"/>
          <w:numId w:val="1290"/>
        </w:numPr>
      </w:pPr>
      <w:r>
        <w:t xml:space="preserve">Title is declarative and states findings clearly</w:t>
      </w:r>
    </w:p>
    <w:p>
      <w:pPr>
        <w:pStyle w:val="Compact"/>
        <w:numPr>
          <w:ilvl w:val="0"/>
          <w:numId w:val="1291"/>
        </w:numPr>
      </w:pPr>
      <w:r>
        <w:t xml:space="preserve">Word count meets journal requirements</w:t>
      </w:r>
    </w:p>
    <w:p>
      <w:pPr>
        <w:pStyle w:val="Compact"/>
        <w:numPr>
          <w:ilvl w:val="0"/>
          <w:numId w:val="1292"/>
        </w:numPr>
      </w:pPr>
      <w:r>
        <w:t xml:space="preserve">Manuscript follows journal formatting guidelines</w:t>
      </w:r>
    </w:p>
    <w:p>
      <w:pPr>
        <w:pStyle w:val="Compact"/>
        <w:numPr>
          <w:ilvl w:val="0"/>
          <w:numId w:val="1293"/>
        </w:numPr>
      </w:pPr>
      <w:r>
        <w:t xml:space="preserve">Consistent voice throughout (typically active voice)</w:t>
      </w:r>
    </w:p>
    <w:p>
      <w:pPr>
        <w:pStyle w:val="Compact"/>
        <w:numPr>
          <w:ilvl w:val="0"/>
          <w:numId w:val="1294"/>
        </w:numPr>
      </w:pPr>
      <w:r>
        <w:t xml:space="preserve">All figures and tables referenced in main text</w:t>
      </w:r>
    </w:p>
    <w:p>
      <w:pPr>
        <w:pStyle w:val="Compact"/>
        <w:numPr>
          <w:ilvl w:val="0"/>
          <w:numId w:val="1295"/>
        </w:numPr>
      </w:pPr>
      <w:r>
        <w:t xml:space="preserve">Captions for all figures and tables</w:t>
      </w:r>
    </w:p>
    <w:p>
      <w:pPr>
        <w:pStyle w:val="Compact"/>
        <w:numPr>
          <w:ilvl w:val="0"/>
          <w:numId w:val="1296"/>
        </w:numPr>
      </w:pPr>
      <w:r>
        <w:t xml:space="preserve">Tables/figures numbered by order of appearance</w:t>
      </w:r>
    </w:p>
    <w:p>
      <w:pPr>
        <w:pStyle w:val="Compact"/>
        <w:numPr>
          <w:ilvl w:val="0"/>
          <w:numId w:val="1297"/>
        </w:numPr>
      </w:pPr>
      <w:r>
        <w:t xml:space="preserve">Abbreviations defined at first use and used sparingly</w:t>
      </w:r>
    </w:p>
    <w:p>
      <w:pPr>
        <w:pStyle w:val="Compact"/>
        <w:numPr>
          <w:ilvl w:val="0"/>
          <w:numId w:val="129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Avoid directionless statements (specify direction of associations)</w:t>
      </w:r>
    </w:p>
    <w:p>
      <w:pPr>
        <w:pStyle w:val="Compact"/>
        <w:numPr>
          <w:ilvl w:val="0"/>
          <w:numId w:val="1300"/>
        </w:numPr>
      </w:pPr>
      <w:r>
        <w:t xml:space="preserve">Causal language only when supported by study design</w:t>
      </w:r>
    </w:p>
    <w:p>
      <w:pPr>
        <w:pStyle w:val="Compact"/>
        <w:numPr>
          <w:ilvl w:val="0"/>
          <w:numId w:val="130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2"/>
        </w:numPr>
      </w:pPr>
      <w:r>
        <w:t xml:space="preserve">Author contributions drafted using CRediT Taxonomy</w:t>
      </w:r>
    </w:p>
    <w:bookmarkEnd w:id="715"/>
    <w:bookmarkStart w:id="716" w:name="scientific-writing-claims-and-evidence"/>
    <w:p>
      <w:pPr>
        <w:pStyle w:val="Heading2"/>
      </w:pPr>
      <w:ins w:id="2431" w:author="PR Preview" w:date="2024-01-01T00:00:00Z">
        <w:r>
          <w:t xml:space="preserve">23.5 Scientific Writing: Claims and Evidence</w:t>
        </w:r>
      </w:ins>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3"/>
        </w:numPr>
      </w:pPr>
      <w:r>
        <w:rPr>
          <w:b/>
          <w:bCs/>
        </w:rPr>
        <w:t xml:space="preserve">Cite primary sources</w:t>
      </w:r>
      <w:r>
        <w:t xml:space="preserve"> </w:t>
      </w:r>
      <w:r>
        <w:t xml:space="preserve">for factual statements about established knowledge, methods, or findings</w:t>
      </w:r>
    </w:p>
    <w:p>
      <w:pPr>
        <w:pStyle w:val="Compact"/>
        <w:numPr>
          <w:ilvl w:val="0"/>
          <w:numId w:val="1303"/>
        </w:numPr>
      </w:pPr>
      <w:r>
        <w:rPr>
          <w:b/>
          <w:bCs/>
        </w:rPr>
        <w:t xml:space="preserve">Cite official documentation</w:t>
      </w:r>
      <w:r>
        <w:t xml:space="preserve"> </w:t>
      </w:r>
      <w:r>
        <w:t xml:space="preserve">when describing how software, tools, or systems work</w:t>
      </w:r>
    </w:p>
    <w:p>
      <w:pPr>
        <w:pStyle w:val="Compact"/>
        <w:numPr>
          <w:ilvl w:val="0"/>
          <w:numId w:val="130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4"/>
        </w:numPr>
      </w:pPr>
      <w:r>
        <w:rPr>
          <w:b/>
          <w:bCs/>
        </w:rPr>
        <w:t xml:space="preserve">Demonstrate directly</w:t>
      </w:r>
      <w:r>
        <w:t xml:space="preserve">: Show the behavior through experiments, data, or explicit examples</w:t>
      </w:r>
    </w:p>
    <w:p>
      <w:pPr>
        <w:pStyle w:val="Compact"/>
        <w:numPr>
          <w:ilvl w:val="0"/>
          <w:numId w:val="130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5"/>
        </w:numPr>
      </w:pPr>
      <w:r>
        <w:t xml:space="preserve">Builds reader trust and credibility</w:t>
      </w:r>
    </w:p>
    <w:p>
      <w:pPr>
        <w:pStyle w:val="Compact"/>
        <w:numPr>
          <w:ilvl w:val="0"/>
          <w:numId w:val="1305"/>
        </w:numPr>
      </w:pPr>
      <w:r>
        <w:t xml:space="preserve">Enables readers to verify information independently</w:t>
      </w:r>
    </w:p>
    <w:p>
      <w:pPr>
        <w:pStyle w:val="Compact"/>
        <w:numPr>
          <w:ilvl w:val="0"/>
          <w:numId w:val="1305"/>
        </w:numPr>
      </w:pPr>
      <w:r>
        <w:t xml:space="preserve">Maintains scientific rigor in all communications</w:t>
      </w:r>
    </w:p>
    <w:p>
      <w:pPr>
        <w:pStyle w:val="Compact"/>
        <w:numPr>
          <w:ilvl w:val="0"/>
          <w:numId w:val="130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ins w:id="2449" w:author="PR Preview" w:date="2024-01-01T00:00:00Z">
        <w:r>
          <w:t xml:space="preserve">When using AI tools to help develop manuscripts or other academic writing,</w:t>
        </w:r>
      </w:ins>
      <w:ins w:id="2449" w:author="PR Preview" w:date="2024-01-01T00:00:00Z">
        <w:r>
          <w:t xml:space="preserve"> </w:t>
        </w:r>
      </w:ins>
      <w:ins w:id="2449" w:author="PR Preview" w:date="2024-01-01T00:00:00Z">
        <w:r>
          <w:t xml:space="preserve">follow the special guidance in</w:t>
        </w:r>
      </w:ins>
      <w:ins w:id="2449" w:author="PR Preview" w:date="2024-01-01T00:00:00Z">
        <w:r>
          <w:t xml:space="preserve"> </w:t>
        </w:r>
      </w:ins>
      <w:hyperlink w:anchor="sec-ai-journal-articles">
        <w:r>
          <w:rPr>
            <w:rStyle w:val="Hyperlink"/>
          </w:rPr>
          <w:t xml:space="preserve">Section 18.4</w:t>
        </w:r>
      </w:hyperlink>
      <w:ins w:id="2449" w:author="PR Preview" w:date="2024-01-01T00:00:00Z">
        <w:r>
          <w:t xml:space="preserve"> </w:t>
        </w:r>
      </w:ins>
      <w:ins w:id="2449" w:author="PR Preview" w:date="2024-01-01T00:00:00Z">
        <w:r>
          <w:t xml:space="preserve">to ensure transparency,</w:t>
        </w:r>
      </w:ins>
      <w:ins w:id="2449" w:author="PR Preview" w:date="2024-01-01T00:00:00Z">
        <w:r>
          <w:t xml:space="preserve"> </w:t>
        </w:r>
      </w:ins>
      <w:ins w:id="2449" w:author="PR Preview" w:date="2024-01-01T00:00:00Z">
        <w:r>
          <w:t xml:space="preserve">maintain intellectual ownership,</w:t>
        </w:r>
      </w:ins>
      <w:ins w:id="2449" w:author="PR Preview" w:date="2024-01-01T00:00:00Z">
        <w:r>
          <w:t xml:space="preserve"> </w:t>
        </w:r>
      </w:ins>
      <w:ins w:id="2449" w:author="PR Preview" w:date="2024-01-01T00:00:00Z">
        <w:r>
          <w:t xml:space="preserve">and avoid plagiarism.</w:t>
        </w:r>
      </w:ins>
    </w:p>
    <w:p>
      <w:r>
        <w:br w:type="page"/>
      </w:r>
    </w:p>
    <w:bookmarkEnd w:id="716"/>
    <w:bookmarkEnd w:id="717"/>
    <w:bookmarkStart w:id="801" w:name="references"/>
    <w:p>
      <w:pPr>
        <w:pStyle w:val="Heading1"/>
      </w:pPr>
      <w:r>
        <w:t xml:space="preserve">References</w:t>
      </w:r>
    </w:p>
    <w:bookmarkStart w:id="800" w:name="refs"/>
    <w:bookmarkStart w:id="719" w:name="ref-space_odyssey"/>
    <w:p>
      <w:pPr>
        <w:pStyle w:val="Bibliography"/>
      </w:pPr>
      <w:r>
        <w:t xml:space="preserve">“2001: A Space Odyssey.”</w:t>
      </w:r>
      <w:r>
        <w:t xml:space="preserve"> </w:t>
      </w:r>
      <w:r>
        <w:t xml:space="preserve">1968. Film.</w:t>
      </w:r>
      <w:r>
        <w:t xml:space="preserve"> </w:t>
      </w:r>
      <w:hyperlink r:id="rId718">
        <w:r>
          <w:rPr>
            <w:rStyle w:val="Hyperlink"/>
          </w:rPr>
          <w:t xml:space="preserve">https://en.wikipedia.org/wiki/2001:_A_Space_Odyssey_(film)</w:t>
        </w:r>
      </w:hyperlink>
      <w:r>
        <w:t xml:space="preserve">.</w:t>
      </w:r>
    </w:p>
    <w:bookmarkEnd w:id="719"/>
    <w:bookmarkStart w:id="72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0">
        <w:r>
          <w:rPr>
            <w:rStyle w:val="Hyperlink"/>
          </w:rPr>
          <w:t xml:space="preserve">https://doi.org/10.1371/journal.pgph.0002269</w:t>
        </w:r>
      </w:hyperlink>
      <w:r>
        <w:t xml:space="preserve">.</w:t>
      </w:r>
    </w:p>
    <w:bookmarkEnd w:id="721"/>
    <w:bookmarkStart w:id="72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2">
        <w:r>
          <w:rPr>
            <w:rStyle w:val="Hyperlink"/>
          </w:rPr>
          <w:t xml:space="preserve">https://search.library.ucdavis.edu/permalink/01UCD_INST/9fle3i/alma990000226350403126</w:t>
        </w:r>
      </w:hyperlink>
      <w:r>
        <w:t xml:space="preserve">.</w:t>
      </w:r>
    </w:p>
    <w:bookmarkEnd w:id="723"/>
    <w:bookmarkStart w:id="72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4">
        <w:r>
          <w:rPr>
            <w:rStyle w:val="Hyperlink"/>
          </w:rPr>
          <w:t xml:space="preserve">https://doi.org/10.1038/d41586-019-01431-z</w:t>
        </w:r>
      </w:hyperlink>
      <w:r>
        <w:t xml:space="preserve">.</w:t>
      </w:r>
    </w:p>
    <w:bookmarkEnd w:id="725"/>
    <w:bookmarkStart w:id="727" w:name="ref-battlestar_galactica_2004"/>
    <w:p>
      <w:pPr>
        <w:pStyle w:val="Bibliography"/>
      </w:pPr>
      <w:r>
        <w:t xml:space="preserve">“Battlestar Galactica.”</w:t>
      </w:r>
      <w:r>
        <w:t xml:space="preserve"> </w:t>
      </w:r>
      <w:r>
        <w:t xml:space="preserve">2004. Television Series.</w:t>
      </w:r>
      <w:r>
        <w:t xml:space="preserve"> </w:t>
      </w:r>
      <w:hyperlink r:id="rId726">
        <w:r>
          <w:rPr>
            <w:rStyle w:val="Hyperlink"/>
          </w:rPr>
          <w:t xml:space="preserve">https://en.wikipedia.org/wiki/Battlestar_Galactica_(2004_TV_series)</w:t>
        </w:r>
      </w:hyperlink>
      <w:r>
        <w:t xml:space="preserve">.</w:t>
      </w:r>
    </w:p>
    <w:bookmarkEnd w:id="727"/>
    <w:bookmarkStart w:id="72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0">
        <w:r>
          <w:rPr>
            <w:rStyle w:val="Hyperlink"/>
          </w:rPr>
          <w:t xml:space="preserve">https://jadebc.github.io/lab-manual/</w:t>
        </w:r>
      </w:hyperlink>
      <w:r>
        <w:t xml:space="preserve">.</w:t>
      </w:r>
    </w:p>
    <w:bookmarkEnd w:id="728"/>
    <w:bookmarkStart w:id="730" w:name="ref-blade_runner"/>
    <w:p>
      <w:pPr>
        <w:pStyle w:val="Bibliography"/>
      </w:pPr>
      <w:r>
        <w:t xml:space="preserve">“Blade Runner.”</w:t>
      </w:r>
      <w:r>
        <w:t xml:space="preserve"> </w:t>
      </w:r>
      <w:r>
        <w:t xml:space="preserve">1982. Film.</w:t>
      </w:r>
      <w:r>
        <w:t xml:space="preserve"> </w:t>
      </w:r>
      <w:hyperlink r:id="rId729">
        <w:r>
          <w:rPr>
            <w:rStyle w:val="Hyperlink"/>
          </w:rPr>
          <w:t xml:space="preserve">https://en.wikipedia.org/wiki/Blade_Runner</w:t>
        </w:r>
      </w:hyperlink>
      <w:r>
        <w:t xml:space="preserve">.</w:t>
      </w:r>
    </w:p>
    <w:bookmarkEnd w:id="730"/>
    <w:bookmarkStart w:id="7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1">
        <w:r>
          <w:rPr>
            <w:rStyle w:val="Hyperlink"/>
          </w:rPr>
          <w:t xml:space="preserve">https://happygitwithr.com/</w:t>
        </w:r>
      </w:hyperlink>
      <w:r>
        <w:t xml:space="preserve">.</w:t>
      </w:r>
    </w:p>
    <w:bookmarkEnd w:id="732"/>
    <w:bookmarkStart w:id="7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22">
        <w:r>
          <w:rPr>
            <w:rStyle w:val="Hyperlink"/>
          </w:rPr>
          <w:t xml:space="preserve">https://reprex.tidyverse.org/</w:t>
        </w:r>
      </w:hyperlink>
      <w:r>
        <w:t xml:space="preserve">.</w:t>
      </w:r>
    </w:p>
    <w:bookmarkEnd w:id="733"/>
    <w:bookmarkStart w:id="73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4">
        <w:r>
          <w:rPr>
            <w:rStyle w:val="Hyperlink"/>
          </w:rPr>
          <w:t xml:space="preserve">https://en.wikipedia.org/wiki/Ender%27s_Game</w:t>
        </w:r>
      </w:hyperlink>
      <w:r>
        <w:t xml:space="preserve">.</w:t>
      </w:r>
    </w:p>
    <w:bookmarkEnd w:id="735"/>
    <w:bookmarkStart w:id="73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6">
        <w:r>
          <w:rPr>
            <w:rStyle w:val="Hyperlink"/>
          </w:rPr>
          <w:t xml:space="preserve">https://doi.org/10.1038/s41467-020-19160-7</w:t>
        </w:r>
      </w:hyperlink>
      <w:r>
        <w:t xml:space="preserve">.</w:t>
      </w:r>
    </w:p>
    <w:bookmarkEnd w:id="737"/>
    <w:bookmarkStart w:id="73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38">
        <w:r>
          <w:rPr>
            <w:rStyle w:val="Hyperlink"/>
          </w:rPr>
          <w:t xml:space="preserve">http://creativecommons.org/licenses/by-nc/4.0/</w:t>
        </w:r>
      </w:hyperlink>
      <w:r>
        <w:t xml:space="preserve">.</w:t>
      </w:r>
    </w:p>
    <w:bookmarkEnd w:id="739"/>
    <w:bookmarkStart w:id="741" w:name="ref-credit"/>
    <w:p>
      <w:pPr>
        <w:pStyle w:val="Bibliography"/>
      </w:pPr>
      <w:r>
        <w:t xml:space="preserve">“CRediT: Contributor Roles Taxonomy.”</w:t>
      </w:r>
      <w:r>
        <w:t xml:space="preserve"> </w:t>
      </w:r>
      <w:r>
        <w:t xml:space="preserve">n.d. PLOS ONE.</w:t>
      </w:r>
      <w:r>
        <w:t xml:space="preserve"> </w:t>
      </w:r>
      <w:hyperlink r:id="rId740">
        <w:r>
          <w:rPr>
            <w:rStyle w:val="Hyperlink"/>
          </w:rPr>
          <w:t xml:space="preserve">https://journals.plos.org/plosone/s/authorship</w:t>
        </w:r>
      </w:hyperlink>
      <w:r>
        <w:t xml:space="preserve">.</w:t>
      </w:r>
    </w:p>
    <w:bookmarkEnd w:id="741"/>
    <w:bookmarkStart w:id="743" w:name="ref-dryad"/>
    <w:p>
      <w:pPr>
        <w:pStyle w:val="Bibliography"/>
      </w:pPr>
      <w:r>
        <w:t xml:space="preserve">“Dryad Digital Repository.”</w:t>
      </w:r>
      <w:r>
        <w:t xml:space="preserve"> </w:t>
      </w:r>
      <w:r>
        <w:t xml:space="preserve">n.d. Dryad.</w:t>
      </w:r>
      <w:r>
        <w:t xml:space="preserve"> </w:t>
      </w:r>
      <w:hyperlink r:id="rId742">
        <w:r>
          <w:rPr>
            <w:rStyle w:val="Hyperlink"/>
          </w:rPr>
          <w:t xml:space="preserve">https://datadryad.org/</w:t>
        </w:r>
      </w:hyperlink>
      <w:r>
        <w:t xml:space="preserve">.</w:t>
      </w:r>
    </w:p>
    <w:bookmarkEnd w:id="743"/>
    <w:bookmarkStart w:id="74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3">
        <w:r>
          <w:rPr>
            <w:rStyle w:val="Hyperlink"/>
          </w:rPr>
          <w:t xml:space="preserve">https://www.equator-network.org/</w:t>
        </w:r>
      </w:hyperlink>
      <w:r>
        <w:t xml:space="preserve">.</w:t>
      </w:r>
    </w:p>
    <w:bookmarkEnd w:id="744"/>
    <w:bookmarkStart w:id="7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5">
        <w:r>
          <w:rPr>
            <w:rStyle w:val="Hyperlink"/>
          </w:rPr>
          <w:t xml:space="preserve">https://engineering-shiny.org/</w:t>
        </w:r>
      </w:hyperlink>
      <w:r>
        <w:t xml:space="preserve">.</w:t>
      </w:r>
    </w:p>
    <w:bookmarkEnd w:id="746"/>
    <w:bookmarkStart w:id="74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47">
        <w:r>
          <w:rPr>
            <w:rStyle w:val="Hyperlink"/>
          </w:rPr>
          <w:t xml:space="preserve">https://www.youtube.com/watch?v=B1BdQcJ2ZYY</w:t>
        </w:r>
      </w:hyperlink>
      <w:r>
        <w:t xml:space="preserve">.</w:t>
      </w:r>
    </w:p>
    <w:bookmarkEnd w:id="748"/>
    <w:bookmarkStart w:id="750" w:name="ref-githubdesktop"/>
    <w:p>
      <w:pPr>
        <w:pStyle w:val="Bibliography"/>
      </w:pPr>
      <w:r>
        <w:t xml:space="preserve">“GitHub Desktop.”</w:t>
      </w:r>
      <w:r>
        <w:t xml:space="preserve"> </w:t>
      </w:r>
      <w:r>
        <w:t xml:space="preserve">n.d. GitHub.</w:t>
      </w:r>
      <w:r>
        <w:t xml:space="preserve"> </w:t>
      </w:r>
      <w:hyperlink r:id="rId749">
        <w:r>
          <w:rPr>
            <w:rStyle w:val="Hyperlink"/>
          </w:rPr>
          <w:t xml:space="preserve">https://desktop.github.com/</w:t>
        </w:r>
      </w:hyperlink>
      <w:r>
        <w:t xml:space="preserve">.</w:t>
      </w:r>
    </w:p>
    <w:bookmarkEnd w:id="750"/>
    <w:bookmarkStart w:id="752" w:name="ref-dune"/>
    <w:p>
      <w:pPr>
        <w:pStyle w:val="Bibliography"/>
      </w:pPr>
      <w:r>
        <w:t xml:space="preserve">Herbert, Frank. 1965.</w:t>
      </w:r>
      <w:r>
        <w:t xml:space="preserve"> </w:t>
      </w:r>
      <w:r>
        <w:t xml:space="preserve">“Dune.”</w:t>
      </w:r>
      <w:r>
        <w:t xml:space="preserve"> </w:t>
      </w:r>
      <w:r>
        <w:t xml:space="preserve">Novel.</w:t>
      </w:r>
      <w:r>
        <w:t xml:space="preserve"> </w:t>
      </w:r>
      <w:hyperlink r:id="rId751">
        <w:r>
          <w:rPr>
            <w:rStyle w:val="Hyperlink"/>
          </w:rPr>
          <w:t xml:space="preserve">https://en.wikipedia.org/wiki/Organizations_of_the_Dune_universe#Thinking_machines</w:t>
        </w:r>
      </w:hyperlink>
      <w:r>
        <w:t xml:space="preserve">.</w:t>
      </w:r>
    </w:p>
    <w:bookmarkEnd w:id="752"/>
    <w:bookmarkStart w:id="754" w:name="ref-plos_data"/>
    <w:p>
      <w:pPr>
        <w:pStyle w:val="Bibliography"/>
      </w:pPr>
      <w:r>
        <w:t xml:space="preserve">“How to Store and Manage Your Data.”</w:t>
      </w:r>
      <w:r>
        <w:t xml:space="preserve"> </w:t>
      </w:r>
      <w:r>
        <w:t xml:space="preserve">n.d. PLOS.</w:t>
      </w:r>
      <w:r>
        <w:t xml:space="preserve"> </w:t>
      </w:r>
      <w:hyperlink r:id="rId753">
        <w:r>
          <w:rPr>
            <w:rStyle w:val="Hyperlink"/>
          </w:rPr>
          <w:t xml:space="preserve">https://plos.org/resource/how-to-store-and-manage-your-data/</w:t>
        </w:r>
      </w:hyperlink>
      <w:r>
        <w:t xml:space="preserve">.</w:t>
      </w:r>
    </w:p>
    <w:bookmarkEnd w:id="754"/>
    <w:bookmarkStart w:id="75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5"/>
    <w:bookmarkStart w:id="757"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6">
        <w:r>
          <w:rPr>
            <w:rStyle w:val="Hyperlink"/>
          </w:rPr>
          <w:t xml:space="preserve">https://mentors.fm/2019/08/13/think-and-write-with-leslie-lamport/</w:t>
        </w:r>
      </w:hyperlink>
      <w:r>
        <w:t xml:space="preserve">.</w:t>
      </w:r>
    </w:p>
    <w:bookmarkEnd w:id="757"/>
    <w:bookmarkStart w:id="759"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58">
        <w:r>
          <w:rPr>
            <w:rStyle w:val="Hyperlink"/>
          </w:rPr>
          <w:t xml:space="preserve">https://openreview.net/forum?id=BZ5a1r-kVsf</w:t>
        </w:r>
      </w:hyperlink>
      <w:r>
        <w:t xml:space="preserve">.</w:t>
      </w:r>
    </w:p>
    <w:bookmarkEnd w:id="759"/>
    <w:bookmarkStart w:id="760" w:name="ref-medRxiv"/>
    <w:p>
      <w:pPr>
        <w:pStyle w:val="Bibliography"/>
      </w:pPr>
      <w:r>
        <w:t xml:space="preserve">“medRxiv: The Preprint Server for Health Sciences.”</w:t>
      </w:r>
      <w:r>
        <w:t xml:space="preserve"> </w:t>
      </w:r>
      <w:r>
        <w:t xml:space="preserve">n.d. Cold Spring Harbor Laboratory.</w:t>
      </w:r>
      <w:r>
        <w:t xml:space="preserve"> </w:t>
      </w:r>
      <w:hyperlink r:id="rId710">
        <w:r>
          <w:rPr>
            <w:rStyle w:val="Hyperlink"/>
          </w:rPr>
          <w:t xml:space="preserve">https://www.medrxiv.org/</w:t>
        </w:r>
      </w:hyperlink>
      <w:r>
        <w:t xml:space="preserve">.</w:t>
      </w:r>
    </w:p>
    <w:bookmarkEnd w:id="760"/>
    <w:bookmarkStart w:id="76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1">
        <w:r>
          <w:rPr>
            <w:rStyle w:val="Hyperlink"/>
          </w:rPr>
          <w:t xml:space="preserve">https://doi.org/10.1038/467775a</w:t>
        </w:r>
      </w:hyperlink>
      <w:r>
        <w:t xml:space="preserve">.</w:t>
      </w:r>
    </w:p>
    <w:bookmarkEnd w:id="762"/>
    <w:bookmarkStart w:id="76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3">
        <w:r>
          <w:rPr>
            <w:rStyle w:val="Hyperlink"/>
          </w:rPr>
          <w:t xml:space="preserve">https://doi.org/10.1038/s41562-016-0021</w:t>
        </w:r>
      </w:hyperlink>
      <w:r>
        <w:t xml:space="preserve">.</w:t>
      </w:r>
    </w:p>
    <w:bookmarkEnd w:id="764"/>
    <w:bookmarkStart w:id="76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5">
        <w:r>
          <w:rPr>
            <w:rStyle w:val="Hyperlink"/>
          </w:rPr>
          <w:t xml:space="preserve">https://doi.org/10.1038/526182a</w:t>
        </w:r>
      </w:hyperlink>
      <w:r>
        <w:t xml:space="preserve">.</w:t>
      </w:r>
    </w:p>
    <w:bookmarkEnd w:id="766"/>
    <w:bookmarkStart w:id="768" w:name="ref-osf"/>
    <w:p>
      <w:pPr>
        <w:pStyle w:val="Bibliography"/>
      </w:pPr>
      <w:r>
        <w:t xml:space="preserve">“Open Science Framework.”</w:t>
      </w:r>
      <w:r>
        <w:t xml:space="preserve"> </w:t>
      </w:r>
      <w:r>
        <w:t xml:space="preserve">n.d. Center for Open Science.</w:t>
      </w:r>
      <w:r>
        <w:t xml:space="preserve"> </w:t>
      </w:r>
      <w:hyperlink r:id="rId767">
        <w:r>
          <w:rPr>
            <w:rStyle w:val="Hyperlink"/>
          </w:rPr>
          <w:t xml:space="preserve">https://osf.io/</w:t>
        </w:r>
      </w:hyperlink>
      <w:r>
        <w:t xml:space="preserve">.</w:t>
      </w:r>
    </w:p>
    <w:bookmarkEnd w:id="768"/>
    <w:bookmarkStart w:id="770" w:name="ref-gitfixum"/>
    <w:p>
      <w:pPr>
        <w:pStyle w:val="Bibliography"/>
      </w:pPr>
      <w:r>
        <w:t xml:space="preserve">Robertson, Seth. n.d.</w:t>
      </w:r>
      <w:r>
        <w:t xml:space="preserve"> </w:t>
      </w:r>
      <w:r>
        <w:t xml:space="preserve">“On Undoing, Fixing, or Removing Commits in Git.”</w:t>
      </w:r>
      <w:r>
        <w:t xml:space="preserve"> </w:t>
      </w:r>
      <w:hyperlink r:id="rId769">
        <w:r>
          <w:rPr>
            <w:rStyle w:val="Hyperlink"/>
          </w:rPr>
          <w:t xml:space="preserve">https://sethrobertson.github.io/GitFixUm/fixup.html</w:t>
        </w:r>
      </w:hyperlink>
      <w:r>
        <w:t xml:space="preserve">.</w:t>
      </w:r>
    </w:p>
    <w:bookmarkEnd w:id="770"/>
    <w:bookmarkStart w:id="7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1">
        <w:r>
          <w:rPr>
            <w:rStyle w:val="Hyperlink"/>
          </w:rPr>
          <w:t xml:space="preserve">https://doi.org/10.1371/journal.pcbi.1003833</w:t>
        </w:r>
      </w:hyperlink>
      <w:r>
        <w:t xml:space="preserve">.</w:t>
      </w:r>
    </w:p>
    <w:bookmarkEnd w:id="772"/>
    <w:bookmarkStart w:id="7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3">
        <w:r>
          <w:rPr>
            <w:rStyle w:val="Hyperlink"/>
          </w:rPr>
          <w:t xml:space="preserve">https://doi.org/10.1038/d41586-019-02918-5</w:t>
        </w:r>
      </w:hyperlink>
      <w:r>
        <w:t xml:space="preserve">.</w:t>
      </w:r>
    </w:p>
    <w:bookmarkEnd w:id="774"/>
    <w:bookmarkStart w:id="776" w:name="ref-slurm"/>
    <w:p>
      <w:pPr>
        <w:pStyle w:val="Bibliography"/>
      </w:pPr>
      <w:r>
        <w:t xml:space="preserve">“Slurm Workload Manager: Sbatch Documentation.”</w:t>
      </w:r>
      <w:r>
        <w:t xml:space="preserve"> </w:t>
      </w:r>
      <w:r>
        <w:t xml:space="preserve">n.d. SchedMD.</w:t>
      </w:r>
      <w:r>
        <w:t xml:space="preserve"> </w:t>
      </w:r>
      <w:hyperlink r:id="rId775">
        <w:r>
          <w:rPr>
            <w:rStyle w:val="Hyperlink"/>
          </w:rPr>
          <w:t xml:space="preserve">https://slurm.schedmd.com/sbatch.html</w:t>
        </w:r>
      </w:hyperlink>
      <w:r>
        <w:t xml:space="preserve">.</w:t>
      </w:r>
    </w:p>
    <w:bookmarkEnd w:id="776"/>
    <w:bookmarkStart w:id="77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77">
        <w:r>
          <w:rPr>
            <w:rStyle w:val="Hyperlink"/>
          </w:rPr>
          <w:t xml:space="preserve">https://doi.org/10.1038/d41586-019-00067-3</w:t>
        </w:r>
      </w:hyperlink>
      <w:r>
        <w:t xml:space="preserve">.</w:t>
      </w:r>
    </w:p>
    <w:bookmarkEnd w:id="778"/>
    <w:bookmarkStart w:id="780" w:name="ref-terminator"/>
    <w:p>
      <w:pPr>
        <w:pStyle w:val="Bibliography"/>
      </w:pPr>
      <w:r>
        <w:t xml:space="preserve">“Terminator 3: Rise of the Machines.”</w:t>
      </w:r>
      <w:r>
        <w:t xml:space="preserve"> </w:t>
      </w:r>
      <w:r>
        <w:t xml:space="preserve">2003. Film.</w:t>
      </w:r>
      <w:r>
        <w:t xml:space="preserve"> </w:t>
      </w:r>
      <w:hyperlink r:id="rId779">
        <w:r>
          <w:rPr>
            <w:rStyle w:val="Hyperlink"/>
          </w:rPr>
          <w:t xml:space="preserve">https://en.wikipedia.org/wiki/Terminator_3:_Rise_of_the_Machines</w:t>
        </w:r>
      </w:hyperlink>
      <w:r>
        <w:t xml:space="preserve">.</w:t>
      </w:r>
    </w:p>
    <w:bookmarkEnd w:id="780"/>
    <w:bookmarkStart w:id="782" w:name="ref-matrix"/>
    <w:p>
      <w:pPr>
        <w:pStyle w:val="Bibliography"/>
      </w:pPr>
      <w:r>
        <w:t xml:space="preserve">“The Matrix.”</w:t>
      </w:r>
      <w:r>
        <w:t xml:space="preserve"> </w:t>
      </w:r>
      <w:r>
        <w:t xml:space="preserve">1999. Film.</w:t>
      </w:r>
      <w:r>
        <w:t xml:space="preserve"> </w:t>
      </w:r>
      <w:hyperlink r:id="rId781">
        <w:r>
          <w:rPr>
            <w:rStyle w:val="Hyperlink"/>
          </w:rPr>
          <w:t xml:space="preserve">https://en.wikipedia.org/wiki/The_Matrix</w:t>
        </w:r>
      </w:hyperlink>
      <w:r>
        <w:t xml:space="preserve">.</w:t>
      </w:r>
    </w:p>
    <w:bookmarkEnd w:id="782"/>
    <w:bookmarkStart w:id="78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3"/>
    <w:bookmarkStart w:id="78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4">
        <w:r>
          <w:rPr>
            <w:rStyle w:val="Hyperlink"/>
          </w:rPr>
          <w:t xml:space="preserve">https://doi.org/10.1038/d41586-021-03603-2</w:t>
        </w:r>
      </w:hyperlink>
      <w:r>
        <w:t xml:space="preserve">.</w:t>
      </w:r>
    </w:p>
    <w:bookmarkEnd w:id="785"/>
    <w:bookmarkStart w:id="787" w:name="ref-wargames"/>
    <w:p>
      <w:pPr>
        <w:pStyle w:val="Bibliography"/>
      </w:pPr>
      <w:r>
        <w:t xml:space="preserve">“WarGames.”</w:t>
      </w:r>
      <w:r>
        <w:t xml:space="preserve"> </w:t>
      </w:r>
      <w:r>
        <w:t xml:space="preserve">1983. Film.</w:t>
      </w:r>
      <w:r>
        <w:t xml:space="preserve"> </w:t>
      </w:r>
      <w:hyperlink r:id="rId786">
        <w:r>
          <w:rPr>
            <w:rStyle w:val="Hyperlink"/>
          </w:rPr>
          <w:t xml:space="preserve">https://en.wikipedia.org/wiki/WarGames</w:t>
        </w:r>
      </w:hyperlink>
      <w:r>
        <w:t xml:space="preserve">.</w:t>
      </w:r>
    </w:p>
    <w:bookmarkEnd w:id="787"/>
    <w:bookmarkStart w:id="7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88">
        <w:r>
          <w:rPr>
            <w:rStyle w:val="Hyperlink"/>
          </w:rPr>
          <w:t xml:space="preserve">https://adv-r.hadley.nz/</w:t>
        </w:r>
      </w:hyperlink>
      <w:r>
        <w:t xml:space="preserve">.</w:t>
      </w:r>
    </w:p>
    <w:bookmarkEnd w:id="789"/>
    <w:bookmarkStart w:id="791" w:name="ref-wickham2021shiny"/>
    <w:p>
      <w:pPr>
        <w:pStyle w:val="Bibliography"/>
      </w:pPr>
      <w:r>
        <w:t xml:space="preserve">———. 2021.</w:t>
      </w:r>
      <w:r>
        <w:t xml:space="preserve"> </w:t>
      </w:r>
      <w:r>
        <w:rPr>
          <w:i/>
          <w:iCs/>
        </w:rPr>
        <w:t xml:space="preserve">Mastering Shiny</w:t>
      </w:r>
      <w:r>
        <w:t xml:space="preserve">. O’Reilly Media.</w:t>
      </w:r>
      <w:r>
        <w:t xml:space="preserve"> </w:t>
      </w:r>
      <w:hyperlink r:id="rId790">
        <w:r>
          <w:rPr>
            <w:rStyle w:val="Hyperlink"/>
          </w:rPr>
          <w:t xml:space="preserve">https://mastering-shiny.org/</w:t>
        </w:r>
      </w:hyperlink>
      <w:r>
        <w:t xml:space="preserve">.</w:t>
      </w:r>
    </w:p>
    <w:bookmarkEnd w:id="791"/>
    <w:bookmarkStart w:id="792" w:name="ref-wickham2023tidyverse"/>
    <w:p>
      <w:pPr>
        <w:pStyle w:val="Bibliography"/>
      </w:pPr>
      <w:r>
        <w:t xml:space="preserve">———. 2023a.</w:t>
      </w:r>
      <w:r>
        <w:t xml:space="preserve"> </w:t>
      </w:r>
      <w:r>
        <w:rPr>
          <w:i/>
          <w:iCs/>
        </w:rPr>
        <w:t xml:space="preserve">The Tidyverse Style Guide</w:t>
      </w:r>
      <w:r>
        <w:t xml:space="preserve">.</w:t>
      </w:r>
      <w:r>
        <w:t xml:space="preserve"> </w:t>
      </w:r>
      <w:hyperlink r:id="rId297">
        <w:r>
          <w:rPr>
            <w:rStyle w:val="Hyperlink"/>
          </w:rPr>
          <w:t xml:space="preserve">https://style.tidyverse.org/</w:t>
        </w:r>
      </w:hyperlink>
      <w:r>
        <w:t xml:space="preserve">.</w:t>
      </w:r>
    </w:p>
    <w:bookmarkEnd w:id="792"/>
    <w:bookmarkStart w:id="794" w:name="ref-wickham2023tidydesign"/>
    <w:p>
      <w:pPr>
        <w:pStyle w:val="Bibliography"/>
      </w:pPr>
      <w:r>
        <w:t xml:space="preserve">———. 2023b.</w:t>
      </w:r>
      <w:r>
        <w:t xml:space="preserve"> </w:t>
      </w:r>
      <w:r>
        <w:rPr>
          <w:i/>
          <w:iCs/>
        </w:rPr>
        <w:t xml:space="preserve">Tidyverse Design Guide</w:t>
      </w:r>
      <w:r>
        <w:t xml:space="preserve">.</w:t>
      </w:r>
      <w:r>
        <w:t xml:space="preserve"> </w:t>
      </w:r>
      <w:hyperlink r:id="rId793">
        <w:r>
          <w:rPr>
            <w:rStyle w:val="Hyperlink"/>
          </w:rPr>
          <w:t xml:space="preserve">https://design.tidyverse.org/</w:t>
        </w:r>
      </w:hyperlink>
      <w:r>
        <w:t xml:space="preserve">.</w:t>
      </w:r>
    </w:p>
    <w:bookmarkEnd w:id="794"/>
    <w:bookmarkStart w:id="7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5">
        <w:r>
          <w:rPr>
            <w:rStyle w:val="Hyperlink"/>
          </w:rPr>
          <w:t xml:space="preserve">https://r-pkgs.org/</w:t>
        </w:r>
      </w:hyperlink>
      <w:r>
        <w:t xml:space="preserve">.</w:t>
      </w:r>
    </w:p>
    <w:bookmarkEnd w:id="796"/>
    <w:bookmarkStart w:id="7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97">
        <w:r>
          <w:rPr>
            <w:rStyle w:val="Hyperlink"/>
          </w:rPr>
          <w:t xml:space="preserve">https://r4ds.hadley.nz/</w:t>
        </w:r>
      </w:hyperlink>
      <w:r>
        <w:t xml:space="preserve">.</w:t>
      </w:r>
    </w:p>
    <w:bookmarkEnd w:id="798"/>
    <w:bookmarkStart w:id="7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99"/>
    <w:bookmarkEnd w:id="800"/>
    <w:p>
      <w:r>
        <w:br w:type="page"/>
      </w:r>
    </w:p>
    <w:bookmarkEnd w:id="801"/>
    <w:bookmarkStart w:id="8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2">
        <w:r>
          <w:rPr>
            <w:rStyle w:val="Hyperlink"/>
          </w:rPr>
          <w:t xml:space="preserve">https://ucd-serg.github.io/lab-manual/appendix-copilot-instructions.html</w:t>
        </w:r>
      </w:hyperlink>
    </w:p>
    <w:p>
      <w:r>
        <w:br w:type="page"/>
      </w:r>
    </w:p>
    <w:bookmarkEnd w:id="803"/>
    <w:bookmarkStart w:id="8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4">
        <w:r>
          <w:rPr>
            <w:rStyle w:val="Hyperlink"/>
          </w:rPr>
          <w:t xml:space="preserve">https://ucd-serg.github.io/lab-manual/appendix-copilot-setup-steps.html</w:t>
        </w:r>
      </w:hyperlink>
    </w:p>
    <w:p>
      <w:r>
        <w:br w:type="page"/>
      </w:r>
    </w:p>
    <w:bookmarkEnd w:id="805"/>
    <w:bookmarkStart w:id="8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06"/>
        </w:numPr>
      </w:pPr>
      <w:ins w:id="2506" w:author="PR Preview" w:date="2024-01-01T00:00:00Z">
        <w:r>
          <w:rPr>
            <w:b/>
            <w:bCs/>
          </w:rPr>
          <w:t xml:space="preserve">Branch:</w:t>
        </w:r>
      </w:ins>
      <w:ins w:id="2506" w:author="PR Preview" w:date="2024-01-01T00:00:00Z">
        <w:r>
          <w:t xml:space="preserve"> </w:t>
        </w:r>
      </w:ins>
      <w:ins w:id="2506" w:author="PR Preview" w:date="2024-01-01T00:00:00Z">
        <w:r>
          <w:t xml:space="preserve">HEAD</w:t>
        </w:r>
      </w:ins>
    </w:p>
    <w:p>
      <w:pPr>
        <w:pStyle w:val="Compact"/>
        <w:numPr>
          <w:ilvl w:val="0"/>
          <w:numId w:val="1306"/>
        </w:numPr>
      </w:pPr>
      <w:ins w:id="2507" w:author="PR Preview" w:date="2024-01-01T00:00:00Z">
        <w:r>
          <w:rPr>
            <w:b/>
            <w:bCs/>
          </w:rPr>
          <w:t xml:space="preserve">Commit:</w:t>
        </w:r>
      </w:ins>
      <w:ins w:id="2507" w:author="PR Preview" w:date="2024-01-01T00:00:00Z">
        <w:r>
          <w:t xml:space="preserve"> </w:t>
        </w:r>
      </w:ins>
      <w:ins w:id="2507" w:author="PR Preview" w:date="2024-01-01T00:00:00Z">
        <w:r>
          <w:t xml:space="preserve">4c0cb55</w:t>
        </w:r>
      </w:ins>
    </w:p>
    <w:p>
      <w:pPr>
        <w:pStyle w:val="Compact"/>
        <w:numPr>
          <w:ilvl w:val="0"/>
          <w:numId w:val="1306"/>
        </w:numPr>
      </w:pPr>
      <w:ins w:id="2508" w:author="PR Preview" w:date="2024-01-01T00:00:00Z">
        <w:r>
          <w:rPr>
            <w:b/>
            <w:bCs/>
          </w:rPr>
          <w:t xml:space="preserve">Full commit hash:</w:t>
        </w:r>
      </w:ins>
      <w:ins w:id="2508" w:author="PR Preview" w:date="2024-01-01T00:00:00Z">
        <w:r>
          <w:t xml:space="preserve"> </w:t>
        </w:r>
      </w:ins>
      <w:ins w:id="2508" w:author="PR Preview" w:date="2024-01-01T00:00:00Z">
        <w:r>
          <w:t xml:space="preserve">4c0cb55a007fd1f66427031794d4ffd1d6fc7909</w:t>
        </w:r>
      </w:ins>
    </w:p>
    <w:p>
      <w:pPr>
        <w:pStyle w:val="Compact"/>
        <w:numPr>
          <w:ilvl w:val="0"/>
          <w:numId w:val="1306"/>
        </w:numPr>
      </w:pPr>
      <w:ins w:id="2509" w:author="PR Preview" w:date="2024-01-01T00:00:00Z">
        <w:r>
          <w:rPr>
            <w:b/>
            <w:bCs/>
          </w:rPr>
          <w:t xml:space="preserve">Commit date:</w:t>
        </w:r>
      </w:ins>
      <w:ins w:id="2509" w:author="PR Preview" w:date="2024-01-01T00:00:00Z">
        <w:r>
          <w:t xml:space="preserve"> </w:t>
        </w:r>
      </w:ins>
      <w:ins w:id="2509" w:author="PR Preview" w:date="2024-01-01T00:00:00Z">
        <w:r>
          <w:t xml:space="preserve">2026-01-27 11:11:13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2"/>
  </w:num>
  <w:num w:numId="1151">
    <w:abstractNumId w:val="992"/>
  </w:num>
  <w:num w:numId="1152">
    <w:abstractNumId w:val="992"/>
  </w:num>
  <w:num w:numId="1153">
    <w:abstractNumId w:val="992"/>
  </w:num>
  <w:num w:numId="1154">
    <w:abstractNumId w:val="992"/>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1"/>
  </w:num>
  <w:num w:numId="1304">
    <w:abstractNumId w:val="991"/>
  </w:num>
  <w:num w:numId="1305">
    <w:abstractNumId w:val="991"/>
  </w:num>
  <w:num w:numId="13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0" Type="http://schemas.openxmlformats.org/officeDocument/2006/relationships/image" Target="media/rId120.png"/><Relationship Id="rId290" Type="http://schemas.openxmlformats.org/officeDocument/2006/relationships/image" Target="media/rId290.png"/><Relationship Id="rId240" Type="http://schemas.openxmlformats.org/officeDocument/2006/relationships/image" Target="media/rId240.png"/><Relationship Id="rId539" Type="http://schemas.openxmlformats.org/officeDocument/2006/relationships/image" Target="media/rId539.png"/><Relationship Id="rId542" Type="http://schemas.openxmlformats.org/officeDocument/2006/relationships/image" Target="media/rId542.jpg"/><Relationship Id="rId317" Type="http://schemas.openxmlformats.org/officeDocument/2006/relationships/image" Target="media/rId317.png"/><Relationship Id="rId427" Type="http://schemas.openxmlformats.org/officeDocument/2006/relationships/image" Target="media/rId427.jpg"/><Relationship Id="rId433" Type="http://schemas.openxmlformats.org/officeDocument/2006/relationships/image" Target="media/rId433.png"/><Relationship Id="rId385" Type="http://schemas.openxmlformats.org/officeDocument/2006/relationships/image" Target="media/rId385.png"/><Relationship Id="rId390" Type="http://schemas.openxmlformats.org/officeDocument/2006/relationships/image" Target="media/rId390.png"/><Relationship Id="rId209" Type="http://schemas.openxmlformats.org/officeDocument/2006/relationships/image" Target="media/rId209.png"/><Relationship Id="rId548" Type="http://schemas.openxmlformats.org/officeDocument/2006/relationships/image" Target="media/rId548.png"/><Relationship Id="rId578" Type="http://schemas.openxmlformats.org/officeDocument/2006/relationships/image" Target="media/rId578.png"/><Relationship Id="rId214" Type="http://schemas.openxmlformats.org/officeDocument/2006/relationships/image" Target="media/rId214.png"/><Relationship Id="rId545" Type="http://schemas.openxmlformats.org/officeDocument/2006/relationships/image" Target="media/rId545.png"/><Relationship Id="rId495"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0" Type="http://schemas.openxmlformats.org/officeDocument/2006/relationships/hyperlink" Target="http://adv-r.had.co.nz/Style.html" TargetMode="External"/><Relationship Id="rId688" Type="http://schemas.openxmlformats.org/officeDocument/2006/relationships/hyperlink" Target="http://colorbrewer2.org/" TargetMode="External"/><Relationship Id="rId738" Type="http://schemas.openxmlformats.org/officeDocument/2006/relationships/hyperlink" Target="http://creativecommons.org/licenses/by-nc/4.0/" TargetMode="External"/><Relationship Id="rId287" Type="http://schemas.openxmlformats.org/officeDocument/2006/relationships/hyperlink" Target="http://styler.r-lib.org/articles/customizing_styler.html" TargetMode="External"/><Relationship Id="rId6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35" Type="http://schemas.openxmlformats.org/officeDocument/2006/relationships/hyperlink" Target="https://about.codecov.io" TargetMode="External"/><Relationship Id="rId788" Type="http://schemas.openxmlformats.org/officeDocument/2006/relationships/hyperlink" Target="https://adv-r.hadley.nz/" TargetMode="External"/><Relationship Id="rId184" Type="http://schemas.openxmlformats.org/officeDocument/2006/relationships/hyperlink" Target="https://adv-r.hadley.nz/evaluation.html" TargetMode="External"/><Relationship Id="rId189" Type="http://schemas.openxmlformats.org/officeDocument/2006/relationships/hyperlink" Target="https://blog.rstudio.com/2016/03/29/feather/" TargetMode="External"/><Relationship Id="rId127"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6" Type="http://schemas.openxmlformats.org/officeDocument/2006/relationships/hyperlink" Target="https://cran.r-project.org/web/packages/lintr/readme/README.html#available-linters" TargetMode="External"/><Relationship Id="rId300"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7" Type="http://schemas.openxmlformats.org/officeDocument/2006/relationships/hyperlink" Target="https://d-morrison.github.io/rme/" TargetMode="External"/><Relationship Id="rId742" Type="http://schemas.openxmlformats.org/officeDocument/2006/relationships/hyperlink" Target="https://datadryad.org/" TargetMode="External"/><Relationship Id="rId793" Type="http://schemas.openxmlformats.org/officeDocument/2006/relationships/hyperlink" Target="https://design.tidyverse.org/" TargetMode="External"/><Relationship Id="rId749" Type="http://schemas.openxmlformats.org/officeDocument/2006/relationships/hyperlink" Target="https://desktop.github.com/" TargetMode="External"/><Relationship Id="rId87" Type="http://schemas.openxmlformats.org/officeDocument/2006/relationships/hyperlink" Target="https://devtools.r-lib.org/" TargetMode="External"/><Relationship Id="rId257" Type="http://schemas.openxmlformats.org/officeDocument/2006/relationships/hyperlink" Target="https://docs.github.com/en/actions" TargetMode="External"/><Relationship Id="rId565" Type="http://schemas.openxmlformats.org/officeDocument/2006/relationships/hyperlink" Target="https://docs.github.com/en/copilot/how-tos/use-copilot-agents/coding-agent" TargetMode="External"/><Relationship Id="rId606" Type="http://schemas.openxmlformats.org/officeDocument/2006/relationships/hyperlink" Target="https://docs.github.com/en/copilot/how-tos/use-copilot-agents/coding-agent/customize-the-agent-environment" TargetMode="External"/><Relationship Id="rId617" Type="http://schemas.openxmlformats.org/officeDocument/2006/relationships/hyperlink" Target="https://docs.github.com/en/copilot/how-tos/use-copilot-agents/coding-agent/customize-the-agent-environment#preinstalling-tools-or-dependencies-in-copilots-environment" TargetMode="External"/><Relationship Id="rId589" Type="http://schemas.openxmlformats.org/officeDocument/2006/relationships/hyperlink" Target="https://docs.github.com/en/copilot/how-tos/use-copilot-agents/coding-agent/customize-the-agent-firewall" TargetMode="External"/><Relationship Id="rId587" Type="http://schemas.openxmlformats.org/officeDocument/2006/relationships/hyperlink" Target="https://docs.github.com/en/copilot/reference/copilot-allowlist-reference" TargetMode="External"/><Relationship Id="rId470" Type="http://schemas.openxmlformats.org/officeDocument/2006/relationships/hyperlink" Target="https://docs.github.com/en/enterprise/2.13/user/articles/creating-releases" TargetMode="External"/><Relationship Id="rId421" Type="http://schemas.openxmlformats.org/officeDocument/2006/relationships/hyperlink" Target="https://docs.github.com/en/repositories/working-with-files/managing-files/customizing-how-changed-files-appear-on-github" TargetMode="External"/><Relationship Id="rId670" Type="http://schemas.openxmlformats.org/officeDocument/2006/relationships/hyperlink" Target="https://docs.google.com/document/d/1ckgRCcr7FFPyymyMA6Y_-cB_vftOyrrxT28c6gRg0PI/edit" TargetMode="External"/><Relationship Id="rId761" Type="http://schemas.openxmlformats.org/officeDocument/2006/relationships/hyperlink" Target="https://doi.org/10.1038/467775a" TargetMode="External"/><Relationship Id="rId765" Type="http://schemas.openxmlformats.org/officeDocument/2006/relationships/hyperlink" Target="https://doi.org/10.1038/526182a" TargetMode="External"/><Relationship Id="rId777" Type="http://schemas.openxmlformats.org/officeDocument/2006/relationships/hyperlink" Target="https://doi.org/10.1038/d41586-019-00067-3" TargetMode="External"/><Relationship Id="rId724" Type="http://schemas.openxmlformats.org/officeDocument/2006/relationships/hyperlink" Target="https://doi.org/10.1038/d41586-019-01431-z" TargetMode="External"/><Relationship Id="rId773" Type="http://schemas.openxmlformats.org/officeDocument/2006/relationships/hyperlink" Target="https://doi.org/10.1038/d41586-019-02918-5" TargetMode="External"/><Relationship Id="rId784" Type="http://schemas.openxmlformats.org/officeDocument/2006/relationships/hyperlink" Target="https://doi.org/10.1038/d41586-021-03603-2" TargetMode="External"/><Relationship Id="rId736" Type="http://schemas.openxmlformats.org/officeDocument/2006/relationships/hyperlink" Target="https://doi.org/10.1038/s41467-020-19160-7" TargetMode="External"/><Relationship Id="rId763" Type="http://schemas.openxmlformats.org/officeDocument/2006/relationships/hyperlink" Target="https://doi.org/10.1038/s41562-016-0021" TargetMode="External"/><Relationship Id="rId771" Type="http://schemas.openxmlformats.org/officeDocument/2006/relationships/hyperlink" Target="https://doi.org/10.1371/journal.pcbi.1003833" TargetMode="External"/><Relationship Id="rId720" Type="http://schemas.openxmlformats.org/officeDocument/2006/relationships/hyperlink" Target="https://doi.org/10.1371/journal.pgph.0002269" TargetMode="External"/><Relationship Id="rId160" Type="http://schemas.openxmlformats.org/officeDocument/2006/relationships/hyperlink" Target="https://dplyr.tidyverse.org/" TargetMode="External"/><Relationship Id="rId182" Type="http://schemas.openxmlformats.org/officeDocument/2006/relationships/hyperlink" Target="https://dplyr.tidyverse.org/articles/in-packages.html" TargetMode="External"/><Relationship Id="rId181" Type="http://schemas.openxmlformats.org/officeDocument/2006/relationships/hyperlink" Target="https://dplyr.tidyverse.org/articles/programming.html" TargetMode="External"/><Relationship Id="rId155" Type="http://schemas.openxmlformats.org/officeDocument/2006/relationships/hyperlink" Target="https://dtplyr.tidyverse.org/" TargetMode="External"/><Relationship Id="rId380" Type="http://schemas.openxmlformats.org/officeDocument/2006/relationships/hyperlink" Target="https://education.github.com/" TargetMode="External"/><Relationship Id="rId381" Type="http://schemas.openxmlformats.org/officeDocument/2006/relationships/hyperlink" Target="https://education.github.com/pack" TargetMode="External"/><Relationship Id="rId382" Type="http://schemas.openxmlformats.org/officeDocument/2006/relationships/hyperlink" Target="https://education.github.com/teachers" TargetMode="External"/><Relationship Id="rId118" Type="http://schemas.openxmlformats.org/officeDocument/2006/relationships/hyperlink" Target="https://ellipsis.r-lib.org/" TargetMode="External"/><Relationship Id="rId718" Type="http://schemas.openxmlformats.org/officeDocument/2006/relationships/hyperlink" Target="https://en.wikipedia.org/wiki/2001:_A_Space_Odyssey_(film)" TargetMode="External"/><Relationship Id="rId513" Type="http://schemas.openxmlformats.org/officeDocument/2006/relationships/hyperlink" Target="https://en.wikipedia.org/wiki/AI-assisted_software_development" TargetMode="External"/><Relationship Id="rId528" Type="http://schemas.openxmlformats.org/officeDocument/2006/relationships/hyperlink" Target="https://en.wikipedia.org/wiki/AI_agent" TargetMode="External"/><Relationship Id="rId581" Type="http://schemas.openxmlformats.org/officeDocument/2006/relationships/hyperlink" Target="https://en.wikipedia.org/wiki/Agent_(The_Matrix)" TargetMode="External"/><Relationship Id="rId726" Type="http://schemas.openxmlformats.org/officeDocument/2006/relationships/hyperlink" Target="https://en.wikipedia.org/wiki/Battlestar_Galactica_(2004_TV_series)" TargetMode="External"/><Relationship Id="rId729" Type="http://schemas.openxmlformats.org/officeDocument/2006/relationships/hyperlink" Target="https://en.wikipedia.org/wiki/Blade_Runner" TargetMode="External"/><Relationship Id="rId734" Type="http://schemas.openxmlformats.org/officeDocument/2006/relationships/hyperlink" Target="https://en.wikipedia.org/wiki/Ender%27s_Game" TargetMode="External"/><Relationship Id="rId168" Type="http://schemas.openxmlformats.org/officeDocument/2006/relationships/hyperlink" Target="https://en.wikipedia.org/wiki/Functional_programming" TargetMode="External"/><Relationship Id="rId530" Type="http://schemas.openxmlformats.org/officeDocument/2006/relationships/hyperlink" Target="https://en.wikipedia.org/wiki/Intelligent_agent" TargetMode="External"/><Relationship Id="rId698" Type="http://schemas.openxmlformats.org/officeDocument/2006/relationships/hyperlink" Target="https://en.wikipedia.org/wiki/Masterpiece#History" TargetMode="External"/><Relationship Id="rId751" Type="http://schemas.openxmlformats.org/officeDocument/2006/relationships/hyperlink" Target="https://en.wikipedia.org/wiki/Organizations_of_the_Dune_universe#Thinking_machines" TargetMode="External"/><Relationship Id="rId531" Type="http://schemas.openxmlformats.org/officeDocument/2006/relationships/hyperlink" Target="https://en.wikipedia.org/wiki/Technological_singularity" TargetMode="External"/><Relationship Id="rId779" Type="http://schemas.openxmlformats.org/officeDocument/2006/relationships/hyperlink" Target="https://en.wikipedia.org/wiki/Terminator_3:_Rise_of_the_Machines" TargetMode="External"/><Relationship Id="rId781" Type="http://schemas.openxmlformats.org/officeDocument/2006/relationships/hyperlink" Target="https://en.wikipedia.org/wiki/The_Matrix" TargetMode="External"/><Relationship Id="rId336" Type="http://schemas.openxmlformats.org/officeDocument/2006/relationships/hyperlink" Target="https://en.wikipedia.org/wiki/WYSIWYM" TargetMode="External"/><Relationship Id="rId786" Type="http://schemas.openxmlformats.org/officeDocument/2006/relationships/hyperlink" Target="https://en.wikipedia.org/wiki/WarGames" TargetMode="External"/><Relationship Id="rId745" Type="http://schemas.openxmlformats.org/officeDocument/2006/relationships/hyperlink" Target="https://engineering-shiny.org/" TargetMode="External"/><Relationship Id="rId174" Type="http://schemas.openxmlformats.org/officeDocument/2006/relationships/hyperlink" Target="https://forcats.tidyverse.org/" TargetMode="External"/><Relationship Id="rId158" Type="http://schemas.openxmlformats.org/officeDocument/2006/relationships/hyperlink" Target="https://ggplot2.tidyverse.org/" TargetMode="External"/><Relationship Id="rId350" Type="http://schemas.openxmlformats.org/officeDocument/2006/relationships/hyperlink" Target="https://github.com/UCD-SERG/lab-manual" TargetMode="External"/><Relationship Id="rId522" Type="http://schemas.openxmlformats.org/officeDocument/2006/relationships/hyperlink" Target="https://github.com/UCD-SERG/lab-manual/issues/112" TargetMode="External"/><Relationship Id="rId557" Type="http://schemas.openxmlformats.org/officeDocument/2006/relationships/hyperlink" Target="https://github.com/UCD-SERG/lab-manual/issues/42" TargetMode="External"/><Relationship Id="rId523" Type="http://schemas.openxmlformats.org/officeDocument/2006/relationships/hyperlink" Target="https://github.com/UCD-SERG/lab-manual/pull/145" TargetMode="External"/><Relationship Id="rId558" Type="http://schemas.openxmlformats.org/officeDocument/2006/relationships/hyperlink" Target="https://github.com/UCD-SERG/lab-manual/pull/50" TargetMode="External"/><Relationship Id="rId205"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5" Type="http://schemas.openxmlformats.org/officeDocument/2006/relationships/hyperlink" Target="https://github.com/actions/checkout" TargetMode="External"/><Relationship Id="rId344" Type="http://schemas.openxmlformats.org/officeDocument/2006/relationships/hyperlink" Target="https://github.com/coatless-tutorials/quarto-book-template" TargetMode="External"/><Relationship Id="rId663" Type="http://schemas.openxmlformats.org/officeDocument/2006/relationships/hyperlink" Target="https://github.com/d-morrison/psw" TargetMode="External"/><Relationship Id="rId362" Type="http://schemas.openxmlformats.org/officeDocument/2006/relationships/hyperlink" Target="https://github.com/d-morrison/rme" TargetMode="External"/><Relationship Id="rId345" Type="http://schemas.openxmlformats.org/officeDocument/2006/relationships/hyperlink" Target="https://github.com/d-rug/datalab_template_quarto" TargetMode="External"/><Relationship Id="rId232" Type="http://schemas.openxmlformats.org/officeDocument/2006/relationships/hyperlink" Target="https://github.com/features/actions" TargetMode="External"/><Relationship Id="rId527" Type="http://schemas.openxmlformats.org/officeDocument/2006/relationships/hyperlink" Target="https://github.com/features/copilot/agents" TargetMode="External"/><Relationship Id="rId616" Type="http://schemas.openxmlformats.org/officeDocument/2006/relationships/hyperlink" Target="https://github.com/features/copilot/plans" TargetMode="External"/><Relationship Id="rId412" Type="http://schemas.openxmlformats.org/officeDocument/2006/relationships/hyperlink" Target="https://github.com/github-linguist/linguist/" TargetMode="External"/><Relationship Id="rId422" Type="http://schemas.openxmlformats.org/officeDocument/2006/relationships/hyperlink" Target="https://github.com/github-linguist/linguist/blob/main/docs/overrides.md" TargetMode="External"/><Relationship Id="rId420" Type="http://schemas.openxmlformats.org/officeDocument/2006/relationships/hyperlink" Target="https://github.com/github-linguist/linguist/blob/main/docs/overrides.md#detectable" TargetMode="External"/><Relationship Id="rId419" Type="http://schemas.openxmlformats.org/officeDocument/2006/relationships/hyperlink" Target="https://github.com/github-linguist/linguist/blob/main/docs/overrides.md#documentation" TargetMode="External"/><Relationship Id="rId413" Type="http://schemas.openxmlformats.org/officeDocument/2006/relationships/hyperlink" Target="https://github.com/github-linguist/linguist/blob/main/docs/overrides.md#generated-code" TargetMode="External"/><Relationship Id="rId416" Type="http://schemas.openxmlformats.org/officeDocument/2006/relationships/hyperlink" Target="https://github.com/github-linguist/linguist/blob/main/docs/overrides.md#using-gitattributes" TargetMode="External"/><Relationship Id="rId418" Type="http://schemas.openxmlformats.org/officeDocument/2006/relationships/hyperlink" Target="https://github.com/github-linguist/linguist/blob/main/docs/overrides.md#vendored-code" TargetMode="External"/><Relationship Id="rId409" Type="http://schemas.openxmlformats.org/officeDocument/2006/relationships/hyperlink" Target="https://github.com/github/gitignore/blob/master/R.gitignore" TargetMode="External"/><Relationship Id="rId247" Type="http://schemas.openxmlformats.org/officeDocument/2006/relationships/hyperlink" Target="https://github.com/hasura/comment-progress" TargetMode="External"/><Relationship Id="rId141" Type="http://schemas.openxmlformats.org/officeDocument/2006/relationships/hyperlink" Target="https://github.com/jennybc/here_here" TargetMode="External"/><Relationship Id="rId151" Type="http://schemas.openxmlformats.org/officeDocument/2006/relationships/hyperlink" Target="https://github.com/karthik/rdrop2" TargetMode="External"/><Relationship Id="rId131" Type="http://schemas.openxmlformats.org/officeDocument/2006/relationships/hyperlink" Target="https://github.com/kmishra9/Flu-Absenteeism/blob/master/Master's%20Thesis%20-%20Spatial%20Epidemiology%20of%20Influenza/1b%20-%20Map-Management.R" TargetMode="External"/><Relationship Id="rId264" Type="http://schemas.openxmlformats.org/officeDocument/2006/relationships/hyperlink" Target="https://github.com/kmishra9/Flu-Absenteeism/blob/master/Master's%20Thesis%20-%20Spatial%20Epidemiology%20of%20Influenza/2a%20-%20Statistical-Inputs.R" TargetMode="External"/><Relationship Id="rId246" Type="http://schemas.openxmlformats.org/officeDocument/2006/relationships/hyperlink" Target="https://github.com/marocchino/sticky-pull-request-comment" TargetMode="External"/><Relationship Id="rId701" Type="http://schemas.openxmlformats.org/officeDocument/2006/relationships/hyperlink" Target="https://github.com/nmfs-opensci/quarto-thesis" TargetMode="External"/><Relationship Id="rId563" Type="http://schemas.openxmlformats.org/officeDocument/2006/relationships/hyperlink" Target="https://github.com/orgs/community/discussions/162826" TargetMode="External"/><Relationship Id="rId564" Type="http://schemas.openxmlformats.org/officeDocument/2006/relationships/hyperlink" Target="https://github.com/orgs/community/discussions/183966" TargetMode="External"/><Relationship Id="rId620" Type="http://schemas.openxmlformats.org/officeDocument/2006/relationships/hyperlink" Target="https://github.com/orgs/quarto-dev/discussions/6544" TargetMode="External"/><Relationship Id="rId204" Type="http://schemas.openxmlformats.org/officeDocument/2006/relationships/hyperlink" Target="https://github.com/pulls/review-requested" TargetMode="External"/><Relationship Id="rId621" Type="http://schemas.openxmlformats.org/officeDocument/2006/relationships/hyperlink" Target="https://github.com/quarto-dev/quarto-cli/issues/10587" TargetMode="External"/><Relationship Id="rId619" Type="http://schemas.openxmlformats.org/officeDocument/2006/relationships/hyperlink" Target="https://github.com/quarto-dev/quarto-cli/issues/6357" TargetMode="External"/><Relationship Id="rId149" Type="http://schemas.openxmlformats.org/officeDocument/2006/relationships/hyperlink" Target="https://github.com/r-box/boxr" TargetMode="External"/><Relationship Id="rId234" Type="http://schemas.openxmlformats.org/officeDocument/2006/relationships/hyperlink" Target="https://github.com/r-lib/actions" TargetMode="External"/><Relationship Id="rId258" Type="http://schemas.openxmlformats.org/officeDocument/2006/relationships/hyperlink" Target="https://github.com/r-lib/actions#where-to-find-help" TargetMode="External"/><Relationship Id="rId389" Type="http://schemas.openxmlformats.org/officeDocument/2006/relationships/hyperlink" Target="https://github.com/settings/copilot/features" TargetMode="External"/><Relationship Id="rId654" Type="http://schemas.openxmlformats.org/officeDocument/2006/relationships/hyperlink" Target="https://github.com/skills/introduction-to-github" TargetMode="External"/><Relationship Id="rId248" Type="http://schemas.openxmlformats.org/officeDocument/2006/relationships/hyperlink" Target="https://github.com/thollander/actions-comment-pull-request" TargetMode="External"/><Relationship Id="rId477" Type="http://schemas.openxmlformats.org/officeDocument/2006/relationships/hyperlink" Target="https://github.com/ucdavisdatalab" TargetMode="External"/><Relationship Id="rId642" Type="http://schemas.openxmlformats.org/officeDocument/2006/relationships/hyperlink" Target="https://github.com/ucdavisdatalab/research-toolkits" TargetMode="External"/><Relationship Id="rId378" Type="http://schemas.openxmlformats.org/officeDocument/2006/relationships/hyperlink" Target="https://github.com/ucdavisdatalab/sandbox_git" TargetMode="External"/><Relationship Id="rId485" Type="http://schemas.openxmlformats.org/officeDocument/2006/relationships/hyperlink" Target="https://github.com/ucdavisdatalab/workshop_how-to-data-documentation" TargetMode="External"/><Relationship Id="rId657" Type="http://schemas.openxmlformats.org/officeDocument/2006/relationships/hyperlink" Target="https://github.com/ucdavisdatalab/workshop_nlp_with_python" TargetMode="External"/><Relationship Id="rId656" Type="http://schemas.openxmlformats.org/officeDocument/2006/relationships/hyperlink" Target="https://github.com/ucdavisdatalab/workshop_python_basics" TargetMode="External"/><Relationship Id="rId641"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3" Type="http://schemas.openxmlformats.org/officeDocument/2006/relationships/hyperlink" Target="https://grants.nih.gov" TargetMode="External"/><Relationship Id="rId692" Type="http://schemas.openxmlformats.org/officeDocument/2006/relationships/hyperlink" Target="https://grantwriting.stanford.edu/funding-train/" TargetMode="External"/><Relationship Id="rId673" Type="http://schemas.openxmlformats.org/officeDocument/2006/relationships/hyperlink" Target="https://grantwriting.stanford.edu/funding-train/#ep" TargetMode="External"/><Relationship Id="rId731" Type="http://schemas.openxmlformats.org/officeDocument/2006/relationships/hyperlink" Target="https://happygitwithr.com/" TargetMode="External"/><Relationship Id="rId406" Type="http://schemas.openxmlformats.org/officeDocument/2006/relationships/hyperlink" Target="https://happygitwithr.com/repeated-amend.html" TargetMode="External"/><Relationship Id="rId399" Type="http://schemas.openxmlformats.org/officeDocument/2006/relationships/hyperlink" Target="https://help.github.com/en/github/collaborating-with-issues-and-pull-requests/creating-a-pull-request#creating-the-pull-request" TargetMode="External"/><Relationship Id="rId494" Type="http://schemas.openxmlformats.org/officeDocument/2006/relationships/hyperlink" Target="https://hpc.ucdavis.edu/" TargetMode="External"/><Relationship Id="rId680" Type="http://schemas.openxmlformats.org/officeDocument/2006/relationships/hyperlink" Target="https://jadebc.github.io/lab-manual/" TargetMode="External"/><Relationship Id="rId627" Type="http://schemas.openxmlformats.org/officeDocument/2006/relationships/hyperlink" Target="https://jadebc.github.io/lab-manual/checklists.html" TargetMode="External"/><Relationship Id="rId458"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6" Type="http://schemas.openxmlformats.org/officeDocument/2006/relationships/hyperlink" Target="https://jadebc.github.io/lab-manual/data-masking.html" TargetMode="External"/><Relationship Id="rId37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49" Type="http://schemas.openxmlformats.org/officeDocument/2006/relationships/hyperlink" Target="https://jadebc.github.io/lab-manual/reproducible-environments.html" TargetMode="External"/><Relationship Id="rId637" Type="http://schemas.openxmlformats.org/officeDocument/2006/relationships/hyperlink" Target="https://jadebc.github.io/lab-manual/resources.html" TargetMode="External"/><Relationship Id="rId493" Type="http://schemas.openxmlformats.org/officeDocument/2006/relationships/hyperlink" Target="https://jadebc.github.io/lab-manual/slurm.html" TargetMode="External"/><Relationship Id="rId426" Type="http://schemas.openxmlformats.org/officeDocument/2006/relationships/hyperlink" Target="https://jadebc.github.io/lab-manual/unix.html" TargetMode="External"/><Relationship Id="rId310" Type="http://schemas.openxmlformats.org/officeDocument/2006/relationships/hyperlink" Target="https://jadebc.github.io/lab-manual/working-with-big-data.html" TargetMode="External"/><Relationship Id="rId631" Type="http://schemas.openxmlformats.org/officeDocument/2006/relationships/hyperlink" Target="https://journals.lww.com/epidem/Fulltext/2001/05000/The_Value_of_P.2.aspx" TargetMode="External"/><Relationship Id="rId690" Type="http://schemas.openxmlformats.org/officeDocument/2006/relationships/hyperlink" Target="https://journals.plos.org/ploscompbiol/article?id=10.1371/journal.pcbi.1003833" TargetMode="External"/><Relationship Id="rId740" Type="http://schemas.openxmlformats.org/officeDocument/2006/relationships/hyperlink" Target="https://journals.plos.org/plosone/s/authorship" TargetMode="External"/><Relationship Id="rId662" Type="http://schemas.openxmlformats.org/officeDocument/2006/relationships/hyperlink" Target="https://link.springer.com/book/10.1007/978-3-030-98175-4" TargetMode="External"/><Relationship Id="rId677" Type="http://schemas.openxmlformats.org/officeDocument/2006/relationships/hyperlink" Target="https://link.springer.com/book/9783031537929" TargetMode="External"/><Relationship Id="rId294" Type="http://schemas.openxmlformats.org/officeDocument/2006/relationships/hyperlink" Target="https://lintr.r-lib.org/" TargetMode="External"/><Relationship Id="rId176" Type="http://schemas.openxmlformats.org/officeDocument/2006/relationships/hyperlink" Target="https://lubridate.tidyverse.org/" TargetMode="External"/><Relationship Id="rId790" Type="http://schemas.openxmlformats.org/officeDocument/2006/relationships/hyperlink" Target="https://mastering-shiny.org/" TargetMode="External"/><Relationship Id="rId689" Type="http://schemas.openxmlformats.org/officeDocument/2006/relationships/hyperlink" Target="https://medialab.github.io/iwanthue/" TargetMode="External"/><Relationship Id="rId634" Type="http://schemas.openxmlformats.org/officeDocument/2006/relationships/hyperlink" Target="https://medialab.github.io/iwanthue/?utm_source=Nature+Briefing&amp;utm_campaign=2c68711076-briefing-dy-20211006&amp;utm_medium=email&amp;utm_term=0_c9dfd39373-2c68711076-44335685" TargetMode="External"/><Relationship Id="rId444" Type="http://schemas.openxmlformats.org/officeDocument/2006/relationships/hyperlink" Target="https://medium.com/@jeongwhanchoi/install-tmux-on-osx-and-basics-commands-for-beginners-be22520fd95e" TargetMode="External"/><Relationship Id="rId756" Type="http://schemas.openxmlformats.org/officeDocument/2006/relationships/hyperlink" Target="https://mentors.fm/2019/08/13/think-and-write-with-leslie-lamport/" TargetMode="External"/><Relationship Id="rId668" Type="http://schemas.openxmlformats.org/officeDocument/2006/relationships/hyperlink" Target="https://mitcommlab.mit.edu/be/2023/09/27/toward-an-evenbetterposter-improving-the-betterposter-template/" TargetMode="External"/><Relationship Id="rId682" Type="http://schemas.openxmlformats.org/officeDocument/2006/relationships/hyperlink" Target="https://myidp.sciencecareers.org/" TargetMode="External"/><Relationship Id="rId758" Type="http://schemas.openxmlformats.org/officeDocument/2006/relationships/hyperlink" Target="https://openreview.net/forum?id=BZ5a1r-kVsf" TargetMode="External"/><Relationship Id="rId767" Type="http://schemas.openxmlformats.org/officeDocument/2006/relationships/hyperlink" Target="https://osf.io/" TargetMode="External"/><Relationship Id="rId50" Type="http://schemas.openxmlformats.org/officeDocument/2006/relationships/hyperlink" Target="https://osf.io/tgbxr/" TargetMode="External"/><Relationship Id="rId225" Type="http://schemas.openxmlformats.org/officeDocument/2006/relationships/hyperlink" Target="https://pkgdown.r-lib.org/" TargetMode="External"/><Relationship Id="rId753" Type="http://schemas.openxmlformats.org/officeDocument/2006/relationships/hyperlink" Target="https://plos.org/resource/how-to-store-and-manage-your-data/" TargetMode="External"/><Relationship Id="rId484" Type="http://schemas.openxmlformats.org/officeDocument/2006/relationships/hyperlink" Target="https://proctor-ucsf.github.io/dcc-handbook/datawrangling.html#documenting-datasets" TargetMode="External"/><Relationship Id="rId167" Type="http://schemas.openxmlformats.org/officeDocument/2006/relationships/hyperlink" Target="https://purrr.tidyverse.org/" TargetMode="External"/><Relationship Id="rId327" Type="http://schemas.openxmlformats.org/officeDocument/2006/relationships/hyperlink" Target="https://quarto.org/" TargetMode="External"/><Relationship Id="rId365" Type="http://schemas.openxmlformats.org/officeDocument/2006/relationships/hyperlink" Target="https://quarto.org/docs/authoring/cross-references.html" TargetMode="External"/><Relationship Id="rId367" Type="http://schemas.openxmlformats.org/officeDocument/2006/relationships/hyperlink" Target="https://quarto.org/docs/authoring/includes.html" TargetMode="External"/><Relationship Id="rId352" Type="http://schemas.openxmlformats.org/officeDocument/2006/relationships/hyperlink" Target="https://quarto.org/docs/books/" TargetMode="External"/><Relationship Id="rId330" Type="http://schemas.openxmlformats.org/officeDocument/2006/relationships/hyperlink" Target="https://quarto.org/docs/get-started/" TargetMode="External"/><Relationship Id="rId331" Type="http://schemas.openxmlformats.org/officeDocument/2006/relationships/hyperlink" Target="https://quarto.org/docs/guide/" TargetMode="External"/><Relationship Id="rId361" Type="http://schemas.openxmlformats.org/officeDocument/2006/relationships/hyperlink" Target="https://quarto.org/docs/projects/profiles.html" TargetMode="External"/><Relationship Id="rId353" Type="http://schemas.openxmlformats.org/officeDocument/2006/relationships/hyperlink" Target="https://quarto.org/docs/publishing/" TargetMode="External"/><Relationship Id="rId148" Type="http://schemas.openxmlformats.org/officeDocument/2006/relationships/hyperlink" Target="https://r-box.github.io/boxr/articles/boxr-app-interactive.html#create" TargetMode="External"/><Relationship Id="rId795" Type="http://schemas.openxmlformats.org/officeDocument/2006/relationships/hyperlink" Target="https://r-pkgs.org/" TargetMode="External"/><Relationship Id="rId256" Type="http://schemas.openxmlformats.org/officeDocument/2006/relationships/hyperlink" Target="https://r-pkgs.org/software-development-practices.html#sec-sw-dev-practices-ci" TargetMode="External"/><Relationship Id="rId797" Type="http://schemas.openxmlformats.org/officeDocument/2006/relationships/hyperlink" Target="https://r4ds.hadley.nz/" TargetMode="External"/><Relationship Id="rId332" Type="http://schemas.openxmlformats.org/officeDocument/2006/relationships/hyperlink" Target="https://r4ds.hadley.nz/quarto.html" TargetMode="External"/><Relationship Id="rId223" Type="http://schemas.openxmlformats.org/officeDocument/2006/relationships/hyperlink" Target="https://r4ds.hadley.nz/workflow-help.html#making-a-reprex" TargetMode="External"/><Relationship Id="rId165" Type="http://schemas.openxmlformats.org/officeDocument/2006/relationships/hyperlink" Target="https://readr.tidyverse.org/" TargetMode="External"/><Relationship Id="rId222"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6"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19" Type="http://schemas.openxmlformats.org/officeDocument/2006/relationships/hyperlink" Target="https://roxygen2.r-lib.org/articles/rd.html#inheriting-documentation" TargetMode="External"/><Relationship Id="rId452" Type="http://schemas.openxmlformats.org/officeDocument/2006/relationships/hyperlink" Target="https://rstudio.github.io/renv/" TargetMode="External"/><Relationship Id="rId154" Type="http://schemas.openxmlformats.org/officeDocument/2006/relationships/hyperlink" Target="https://rviews.rstudio.com/2017/06/08/what-is-the-tidyverse/" TargetMode="External"/><Relationship Id="rId647" Type="http://schemas.openxmlformats.org/officeDocument/2006/relationships/hyperlink" Target="https://s3.amazonaws.com/assets.datacamp.com/blog_assets/datatable_Cheat_Sheet_R.pdf" TargetMode="External"/><Relationship Id="rId722" Type="http://schemas.openxmlformats.org/officeDocument/2006/relationships/hyperlink" Target="https://search.library.ucdavis.edu/permalink/01UCD_INST/9fle3i/alma990000226350403126" TargetMode="External"/><Relationship Id="rId384"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69" Type="http://schemas.openxmlformats.org/officeDocument/2006/relationships/hyperlink" Target="https://sethrobertson.github.io/GitFixUm/fixup.html" TargetMode="External"/><Relationship Id="rId775" Type="http://schemas.openxmlformats.org/officeDocument/2006/relationships/hyperlink" Target="https://slurm.schedmd.com/sbatch.html" TargetMode="External"/><Relationship Id="rId377" Type="http://schemas.openxmlformats.org/officeDocument/2006/relationships/hyperlink" Target="https://sp19.datastructur.es/materials/guides/using-git#b-local-repositories-narrative-introduction" TargetMode="External"/><Relationship Id="rId397" Type="http://schemas.openxmlformats.org/officeDocument/2006/relationships/hyperlink" Target="https://sp19.datastructur.es/materials/guides/using-git#e-git-branching-advanced-git-optional" TargetMode="External"/><Relationship Id="rId134" Type="http://schemas.openxmlformats.org/officeDocument/2006/relationships/hyperlink" Target="https://spin.atomicobject.com/2017/11/01/good-variable-names/" TargetMode="External"/><Relationship Id="rId311" Type="http://schemas.openxmlformats.org/officeDocument/2006/relationships/hyperlink" Target="https://stackoverflow.com/questions/21435339/data-table-vs-dplyr-can-one-do-something-well-the-other-cant-or-does-poorly/27840349#27840349" TargetMode="External"/><Relationship Id="rId186" Type="http://schemas.openxmlformats.org/officeDocument/2006/relationships/hyperlink" Target="https://stackoverflow.com/questions/28125816/r-standard-evaluation-for-join-dplyr" TargetMode="External"/><Relationship Id="rId172" Type="http://schemas.openxmlformats.org/officeDocument/2006/relationships/hyperlink" Target="https://stringr.tidyverse.org/" TargetMode="External"/><Relationship Id="rId297" Type="http://schemas.openxmlformats.org/officeDocument/2006/relationships/hyperlink" Target="https://style.tidyverse.org/" TargetMode="External"/><Relationship Id="rId282" Type="http://schemas.openxmlformats.org/officeDocument/2006/relationships/hyperlink" Target="https://styler.r-lib.org/" TargetMode="External"/><Relationship Id="rId129" Type="http://schemas.openxmlformats.org/officeDocument/2006/relationships/hyperlink" Target="https://support.rstudio.com/hc/en-us/articles/200484568-Code-Folding-and-Sections" TargetMode="External"/><Relationship Id="rId179" Type="http://schemas.openxmlformats.org/officeDocument/2006/relationships/hyperlink" Target="https://tavareshugo.github.io/data_carpentry_extras/base-r_tidyverse_equivalents/base-r_tidyverse_equivalents.html" TargetMode="External"/><Relationship Id="rId671"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70" Type="http://schemas.openxmlformats.org/officeDocument/2006/relationships/hyperlink" Target="https://tibble.tidyverse.org/" TargetMode="External"/><Relationship Id="rId162" Type="http://schemas.openxmlformats.org/officeDocument/2006/relationships/hyperlink" Target="https://tidyr.tidyverse.org/" TargetMode="External"/><Relationship Id="rId283" Type="http://schemas.openxmlformats.org/officeDocument/2006/relationships/hyperlink" Target="https://tidyverse.org/blog/2017/12/styler-1.0.0/" TargetMode="External"/><Relationship Id="rId410" Type="http://schemas.openxmlformats.org/officeDocument/2006/relationships/hyperlink" Target="https://tidyverse.org/blog/2017/12/workflow-vs-script/" TargetMode="External"/><Relationship Id="rId638" Type="http://schemas.openxmlformats.org/officeDocument/2006/relationships/hyperlink" Target="https://ucb-epi-r.github.io" TargetMode="External"/><Relationship Id="rId802" Type="http://schemas.openxmlformats.org/officeDocument/2006/relationships/hyperlink" Target="https://ucd-serg.github.io/lab-manual/appendix-copilot-instructions.html" TargetMode="External"/><Relationship Id="rId804" Type="http://schemas.openxmlformats.org/officeDocument/2006/relationships/hyperlink" Target="https://ucd-serg.github.io/lab-manual/appendix-copilot-setup-steps.html" TargetMode="External"/><Relationship Id="rId460" Type="http://schemas.openxmlformats.org/officeDocument/2006/relationships/hyperlink" Target="https://ucd-serg.github.io/lab-manual/coding-practices.html#file-headers" TargetMode="External"/><Relationship Id="rId463" Type="http://schemas.openxmlformats.org/officeDocument/2006/relationships/hyperlink" Target="https://ucd-serg.github.io/lab-manual/coding-practices.html#function-documentation" TargetMode="External"/><Relationship Id="rId629" Type="http://schemas.openxmlformats.org/officeDocument/2006/relationships/hyperlink" Target="https://ucd-serg.github.io/lab-manual/coding-style.html" TargetMode="External"/><Relationship Id="rId466" Type="http://schemas.openxmlformats.org/officeDocument/2006/relationships/hyperlink" Target="https://ucd-serg.github.io/lab-manual/unix.html#example-code-for-runfilesavelogs" TargetMode="External"/><Relationship Id="rId643" Type="http://schemas.openxmlformats.org/officeDocument/2006/relationships/hyperlink" Target="https://ucdavisdatalab.github.io/install_guides/" TargetMode="External"/><Relationship Id="rId640"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59" Type="http://schemas.openxmlformats.org/officeDocument/2006/relationships/hyperlink" Target="https://ucjug.github.io/workshop_julia_basics/" TargetMode="External"/><Relationship Id="rId47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1" Type="http://schemas.openxmlformats.org/officeDocument/2006/relationships/hyperlink" Target="https://www.biorxiv.org/" TargetMode="External"/><Relationship Id="rId185" Type="http://schemas.openxmlformats.org/officeDocument/2006/relationships/hyperlink" Target="https://www.brodrigues.co/blog/2016-07-18-data-frame-columns-as-arguments-to-dplyr-functions/" TargetMode="External"/><Relationship Id="rId508" Type="http://schemas.openxmlformats.org/officeDocument/2006/relationships/hyperlink" Target="https://www.chriswrites.com/how-to-change-file-permissions-using-the-terminal/" TargetMode="External"/><Relationship Id="rId713" Type="http://schemas.openxmlformats.org/officeDocument/2006/relationships/hyperlink" Target="https://www.equator-network.org/" TargetMode="External"/><Relationship Id="rId415" Type="http://schemas.openxmlformats.org/officeDocument/2006/relationships/hyperlink" Target="https://www.git-scm.com/docs/gitignore#_pattern_format" TargetMode="External"/><Relationship Id="rId676" Type="http://schemas.openxmlformats.org/officeDocument/2006/relationships/hyperlink" Target="https://www.globalcodeofconduct.org/" TargetMode="External"/><Relationship Id="rId440" Type="http://schemas.openxmlformats.org/officeDocument/2006/relationships/hyperlink" Target="https://www.howtogeek.com/118594/how-to-edit-your-system-path-for-easy-command-line-access/" TargetMode="External"/><Relationship Id="rId710" Type="http://schemas.openxmlformats.org/officeDocument/2006/relationships/hyperlink" Target="https://www.medrxiv.org/" TargetMode="External"/><Relationship Id="rId685" Type="http://schemas.openxmlformats.org/officeDocument/2006/relationships/hyperlink" Target="https://www.nature.com/articles/d41586-021-03603-2" TargetMode="External"/><Relationship Id="rId674" Type="http://schemas.openxmlformats.org/officeDocument/2006/relationships/hyperlink" Target="https://www.niaid.nih.gov/grants-contracts/write-grant-application" TargetMode="External"/><Relationship Id="rId535" Type="http://schemas.openxmlformats.org/officeDocument/2006/relationships/hyperlink" Target="https://www.nytimes.com/2023/07/13/opinion/ai-chatgpt-consciousness-hofstadter.html" TargetMode="External"/><Relationship Id="rId280" Type="http://schemas.openxmlformats.org/officeDocument/2006/relationships/hyperlink" Target="https://www.r-bloggers.com/align-assign-rstudio-addin-to-align-assignment-operators/" TargetMode="External"/><Relationship Id="rId188" Type="http://schemas.openxmlformats.org/officeDocument/2006/relationships/hyperlink" Target="https://www.rdocumentation.org/packages/feather/versions/0.3.3" TargetMode="External"/><Relationship Id="rId295" Type="http://schemas.openxmlformats.org/officeDocument/2006/relationships/hyperlink" Target="https://www.rdocumentation.org/packages/lintr/versions/1.0.3" TargetMode="External"/><Relationship Id="rId284" Type="http://schemas.openxmlformats.org/officeDocument/2006/relationships/hyperlink" Target="https://www.rdocumentation.org/packages/styler/versions/1.1.0/topics/style_dir" TargetMode="External"/><Relationship Id="rId645" Type="http://schemas.openxmlformats.org/officeDocument/2006/relationships/hyperlink" Target="https://www.rstudio.com/wp-content/uploads/2015/02/data-wrangling-cheatsheet.pdf" TargetMode="External"/><Relationship Id="rId648" Type="http://schemas.openxmlformats.org/officeDocument/2006/relationships/hyperlink" Target="https://www.rstudio.com/wp-content/uploads/2015/02/rmarkdown-cheatsheet.pdf" TargetMode="External"/><Relationship Id="rId646" Type="http://schemas.openxmlformats.org/officeDocument/2006/relationships/hyperlink" Target="https://www.rstudio.com/wp-content/uploads/2015/03/ggplot2-cheatsheet.pdf" TargetMode="External"/><Relationship Id="rId666" Type="http://schemas.openxmlformats.org/officeDocument/2006/relationships/hyperlink" Target="https://www.sciencedirect.com/science/article/pii/S1471491423000928" TargetMode="External"/><Relationship Id="rId157" Type="http://schemas.openxmlformats.org/officeDocument/2006/relationships/hyperlink" Target="https://www.tidyverse.org/" TargetMode="External"/><Relationship Id="rId683" Type="http://schemas.openxmlformats.org/officeDocument/2006/relationships/hyperlink" Target="https://www.training.nih.gov/career-services/" TargetMode="External"/><Relationship Id="rId686" Type="http://schemas.openxmlformats.org/officeDocument/2006/relationships/hyperlink" Target="https://www.youtube.com/watch?v=1RwJbhkCA58" TargetMode="External"/><Relationship Id="rId667" Type="http://schemas.openxmlformats.org/officeDocument/2006/relationships/hyperlink" Target="https://www.youtube.com/watch?v=1RwJbhkCA58&amp;t=1171s" TargetMode="External"/><Relationship Id="rId74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83" Type="http://schemas.openxmlformats.org/officeDocument/2006/relationships/hyperlink" Target="https://www.youtube.com/watch?v=nERXS3ssntw" TargetMode="External"/><Relationship Id="rId66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95"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0" Type="http://schemas.openxmlformats.org/officeDocument/2006/relationships/hyperlink" Target="http://adv-r.had.co.nz/Style.html" TargetMode="External"/><Relationship Id="rId688" Type="http://schemas.openxmlformats.org/officeDocument/2006/relationships/hyperlink" Target="http://colorbrewer2.org/" TargetMode="External"/><Relationship Id="rId738" Type="http://schemas.openxmlformats.org/officeDocument/2006/relationships/hyperlink" Target="http://creativecommons.org/licenses/by-nc/4.0/" TargetMode="External"/><Relationship Id="rId287" Type="http://schemas.openxmlformats.org/officeDocument/2006/relationships/hyperlink" Target="http://styler.r-lib.org/articles/customizing_styler.html" TargetMode="External"/><Relationship Id="rId6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35" Type="http://schemas.openxmlformats.org/officeDocument/2006/relationships/hyperlink" Target="https://about.codecov.io" TargetMode="External"/><Relationship Id="rId788" Type="http://schemas.openxmlformats.org/officeDocument/2006/relationships/hyperlink" Target="https://adv-r.hadley.nz/" TargetMode="External"/><Relationship Id="rId184" Type="http://schemas.openxmlformats.org/officeDocument/2006/relationships/hyperlink" Target="https://adv-r.hadley.nz/evaluation.html" TargetMode="External"/><Relationship Id="rId189" Type="http://schemas.openxmlformats.org/officeDocument/2006/relationships/hyperlink" Target="https://blog.rstudio.com/2016/03/29/feather/" TargetMode="External"/><Relationship Id="rId127"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6" Type="http://schemas.openxmlformats.org/officeDocument/2006/relationships/hyperlink" Target="https://cran.r-project.org/web/packages/lintr/readme/README.html#available-linters" TargetMode="External"/><Relationship Id="rId300"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7" Type="http://schemas.openxmlformats.org/officeDocument/2006/relationships/hyperlink" Target="https://d-morrison.github.io/rme/" TargetMode="External"/><Relationship Id="rId742" Type="http://schemas.openxmlformats.org/officeDocument/2006/relationships/hyperlink" Target="https://datadryad.org/" TargetMode="External"/><Relationship Id="rId793" Type="http://schemas.openxmlformats.org/officeDocument/2006/relationships/hyperlink" Target="https://design.tidyverse.org/" TargetMode="External"/><Relationship Id="rId749" Type="http://schemas.openxmlformats.org/officeDocument/2006/relationships/hyperlink" Target="https://desktop.github.com/" TargetMode="External"/><Relationship Id="rId87" Type="http://schemas.openxmlformats.org/officeDocument/2006/relationships/hyperlink" Target="https://devtools.r-lib.org/" TargetMode="External"/><Relationship Id="rId257" Type="http://schemas.openxmlformats.org/officeDocument/2006/relationships/hyperlink" Target="https://docs.github.com/en/actions" TargetMode="External"/><Relationship Id="rId565" Type="http://schemas.openxmlformats.org/officeDocument/2006/relationships/hyperlink" Target="https://docs.github.com/en/copilot/how-tos/use-copilot-agents/coding-agent" TargetMode="External"/><Relationship Id="rId606" Type="http://schemas.openxmlformats.org/officeDocument/2006/relationships/hyperlink" Target="https://docs.github.com/en/copilot/how-tos/use-copilot-agents/coding-agent/customize-the-agent-environment" TargetMode="External"/><Relationship Id="rId617" Type="http://schemas.openxmlformats.org/officeDocument/2006/relationships/hyperlink" Target="https://docs.github.com/en/copilot/how-tos/use-copilot-agents/coding-agent/customize-the-agent-environment#preinstalling-tools-or-dependencies-in-copilots-environment" TargetMode="External"/><Relationship Id="rId589" Type="http://schemas.openxmlformats.org/officeDocument/2006/relationships/hyperlink" Target="https://docs.github.com/en/copilot/how-tos/use-copilot-agents/coding-agent/customize-the-agent-firewall" TargetMode="External"/><Relationship Id="rId587" Type="http://schemas.openxmlformats.org/officeDocument/2006/relationships/hyperlink" Target="https://docs.github.com/en/copilot/reference/copilot-allowlist-reference" TargetMode="External"/><Relationship Id="rId470" Type="http://schemas.openxmlformats.org/officeDocument/2006/relationships/hyperlink" Target="https://docs.github.com/en/enterprise/2.13/user/articles/creating-releases" TargetMode="External"/><Relationship Id="rId421" Type="http://schemas.openxmlformats.org/officeDocument/2006/relationships/hyperlink" Target="https://docs.github.com/en/repositories/working-with-files/managing-files/customizing-how-changed-files-appear-on-github" TargetMode="External"/><Relationship Id="rId670" Type="http://schemas.openxmlformats.org/officeDocument/2006/relationships/hyperlink" Target="https://docs.google.com/document/d/1ckgRCcr7FFPyymyMA6Y_-cB_vftOyrrxT28c6gRg0PI/edit" TargetMode="External"/><Relationship Id="rId761" Type="http://schemas.openxmlformats.org/officeDocument/2006/relationships/hyperlink" Target="https://doi.org/10.1038/467775a" TargetMode="External"/><Relationship Id="rId765" Type="http://schemas.openxmlformats.org/officeDocument/2006/relationships/hyperlink" Target="https://doi.org/10.1038/526182a" TargetMode="External"/><Relationship Id="rId777" Type="http://schemas.openxmlformats.org/officeDocument/2006/relationships/hyperlink" Target="https://doi.org/10.1038/d41586-019-00067-3" TargetMode="External"/><Relationship Id="rId724" Type="http://schemas.openxmlformats.org/officeDocument/2006/relationships/hyperlink" Target="https://doi.org/10.1038/d41586-019-01431-z" TargetMode="External"/><Relationship Id="rId773" Type="http://schemas.openxmlformats.org/officeDocument/2006/relationships/hyperlink" Target="https://doi.org/10.1038/d41586-019-02918-5" TargetMode="External"/><Relationship Id="rId784" Type="http://schemas.openxmlformats.org/officeDocument/2006/relationships/hyperlink" Target="https://doi.org/10.1038/d41586-021-03603-2" TargetMode="External"/><Relationship Id="rId736" Type="http://schemas.openxmlformats.org/officeDocument/2006/relationships/hyperlink" Target="https://doi.org/10.1038/s41467-020-19160-7" TargetMode="External"/><Relationship Id="rId763" Type="http://schemas.openxmlformats.org/officeDocument/2006/relationships/hyperlink" Target="https://doi.org/10.1038/s41562-016-0021" TargetMode="External"/><Relationship Id="rId771" Type="http://schemas.openxmlformats.org/officeDocument/2006/relationships/hyperlink" Target="https://doi.org/10.1371/journal.pcbi.1003833" TargetMode="External"/><Relationship Id="rId720" Type="http://schemas.openxmlformats.org/officeDocument/2006/relationships/hyperlink" Target="https://doi.org/10.1371/journal.pgph.0002269" TargetMode="External"/><Relationship Id="rId160" Type="http://schemas.openxmlformats.org/officeDocument/2006/relationships/hyperlink" Target="https://dplyr.tidyverse.org/" TargetMode="External"/><Relationship Id="rId182" Type="http://schemas.openxmlformats.org/officeDocument/2006/relationships/hyperlink" Target="https://dplyr.tidyverse.org/articles/in-packages.html" TargetMode="External"/><Relationship Id="rId181" Type="http://schemas.openxmlformats.org/officeDocument/2006/relationships/hyperlink" Target="https://dplyr.tidyverse.org/articles/programming.html" TargetMode="External"/><Relationship Id="rId155" Type="http://schemas.openxmlformats.org/officeDocument/2006/relationships/hyperlink" Target="https://dtplyr.tidyverse.org/" TargetMode="External"/><Relationship Id="rId380" Type="http://schemas.openxmlformats.org/officeDocument/2006/relationships/hyperlink" Target="https://education.github.com/" TargetMode="External"/><Relationship Id="rId381" Type="http://schemas.openxmlformats.org/officeDocument/2006/relationships/hyperlink" Target="https://education.github.com/pack" TargetMode="External"/><Relationship Id="rId382" Type="http://schemas.openxmlformats.org/officeDocument/2006/relationships/hyperlink" Target="https://education.github.com/teachers" TargetMode="External"/><Relationship Id="rId118" Type="http://schemas.openxmlformats.org/officeDocument/2006/relationships/hyperlink" Target="https://ellipsis.r-lib.org/" TargetMode="External"/><Relationship Id="rId718" Type="http://schemas.openxmlformats.org/officeDocument/2006/relationships/hyperlink" Target="https://en.wikipedia.org/wiki/2001:_A_Space_Odyssey_(film)" TargetMode="External"/><Relationship Id="rId513" Type="http://schemas.openxmlformats.org/officeDocument/2006/relationships/hyperlink" Target="https://en.wikipedia.org/wiki/AI-assisted_software_development" TargetMode="External"/><Relationship Id="rId528" Type="http://schemas.openxmlformats.org/officeDocument/2006/relationships/hyperlink" Target="https://en.wikipedia.org/wiki/AI_agent" TargetMode="External"/><Relationship Id="rId581" Type="http://schemas.openxmlformats.org/officeDocument/2006/relationships/hyperlink" Target="https://en.wikipedia.org/wiki/Agent_(The_Matrix)" TargetMode="External"/><Relationship Id="rId726" Type="http://schemas.openxmlformats.org/officeDocument/2006/relationships/hyperlink" Target="https://en.wikipedia.org/wiki/Battlestar_Galactica_(2004_TV_series)" TargetMode="External"/><Relationship Id="rId729" Type="http://schemas.openxmlformats.org/officeDocument/2006/relationships/hyperlink" Target="https://en.wikipedia.org/wiki/Blade_Runner" TargetMode="External"/><Relationship Id="rId734" Type="http://schemas.openxmlformats.org/officeDocument/2006/relationships/hyperlink" Target="https://en.wikipedia.org/wiki/Ender%27s_Game" TargetMode="External"/><Relationship Id="rId168" Type="http://schemas.openxmlformats.org/officeDocument/2006/relationships/hyperlink" Target="https://en.wikipedia.org/wiki/Functional_programming" TargetMode="External"/><Relationship Id="rId530" Type="http://schemas.openxmlformats.org/officeDocument/2006/relationships/hyperlink" Target="https://en.wikipedia.org/wiki/Intelligent_agent" TargetMode="External"/><Relationship Id="rId698" Type="http://schemas.openxmlformats.org/officeDocument/2006/relationships/hyperlink" Target="https://en.wikipedia.org/wiki/Masterpiece#History" TargetMode="External"/><Relationship Id="rId751" Type="http://schemas.openxmlformats.org/officeDocument/2006/relationships/hyperlink" Target="https://en.wikipedia.org/wiki/Organizations_of_the_Dune_universe#Thinking_machines" TargetMode="External"/><Relationship Id="rId531" Type="http://schemas.openxmlformats.org/officeDocument/2006/relationships/hyperlink" Target="https://en.wikipedia.org/wiki/Technological_singularity" TargetMode="External"/><Relationship Id="rId779" Type="http://schemas.openxmlformats.org/officeDocument/2006/relationships/hyperlink" Target="https://en.wikipedia.org/wiki/Terminator_3:_Rise_of_the_Machines" TargetMode="External"/><Relationship Id="rId781" Type="http://schemas.openxmlformats.org/officeDocument/2006/relationships/hyperlink" Target="https://en.wikipedia.org/wiki/The_Matrix" TargetMode="External"/><Relationship Id="rId336" Type="http://schemas.openxmlformats.org/officeDocument/2006/relationships/hyperlink" Target="https://en.wikipedia.org/wiki/WYSIWYM" TargetMode="External"/><Relationship Id="rId786" Type="http://schemas.openxmlformats.org/officeDocument/2006/relationships/hyperlink" Target="https://en.wikipedia.org/wiki/WarGames" TargetMode="External"/><Relationship Id="rId745" Type="http://schemas.openxmlformats.org/officeDocument/2006/relationships/hyperlink" Target="https://engineering-shiny.org/" TargetMode="External"/><Relationship Id="rId174" Type="http://schemas.openxmlformats.org/officeDocument/2006/relationships/hyperlink" Target="https://forcats.tidyverse.org/" TargetMode="External"/><Relationship Id="rId158" Type="http://schemas.openxmlformats.org/officeDocument/2006/relationships/hyperlink" Target="https://ggplot2.tidyverse.org/" TargetMode="External"/><Relationship Id="rId350" Type="http://schemas.openxmlformats.org/officeDocument/2006/relationships/hyperlink" Target="https://github.com/UCD-SERG/lab-manual" TargetMode="External"/><Relationship Id="rId522" Type="http://schemas.openxmlformats.org/officeDocument/2006/relationships/hyperlink" Target="https://github.com/UCD-SERG/lab-manual/issues/112" TargetMode="External"/><Relationship Id="rId557" Type="http://schemas.openxmlformats.org/officeDocument/2006/relationships/hyperlink" Target="https://github.com/UCD-SERG/lab-manual/issues/42" TargetMode="External"/><Relationship Id="rId523" Type="http://schemas.openxmlformats.org/officeDocument/2006/relationships/hyperlink" Target="https://github.com/UCD-SERG/lab-manual/pull/145" TargetMode="External"/><Relationship Id="rId558" Type="http://schemas.openxmlformats.org/officeDocument/2006/relationships/hyperlink" Target="https://github.com/UCD-SERG/lab-manual/pull/50" TargetMode="External"/><Relationship Id="rId205"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5" Type="http://schemas.openxmlformats.org/officeDocument/2006/relationships/hyperlink" Target="https://github.com/actions/checkout" TargetMode="External"/><Relationship Id="rId344" Type="http://schemas.openxmlformats.org/officeDocument/2006/relationships/hyperlink" Target="https://github.com/coatless-tutorials/quarto-book-template" TargetMode="External"/><Relationship Id="rId663" Type="http://schemas.openxmlformats.org/officeDocument/2006/relationships/hyperlink" Target="https://github.com/d-morrison/psw" TargetMode="External"/><Relationship Id="rId362" Type="http://schemas.openxmlformats.org/officeDocument/2006/relationships/hyperlink" Target="https://github.com/d-morrison/rme" TargetMode="External"/><Relationship Id="rId345" Type="http://schemas.openxmlformats.org/officeDocument/2006/relationships/hyperlink" Target="https://github.com/d-rug/datalab_template_quarto" TargetMode="External"/><Relationship Id="rId232" Type="http://schemas.openxmlformats.org/officeDocument/2006/relationships/hyperlink" Target="https://github.com/features/actions" TargetMode="External"/><Relationship Id="rId527" Type="http://schemas.openxmlformats.org/officeDocument/2006/relationships/hyperlink" Target="https://github.com/features/copilot/agents" TargetMode="External"/><Relationship Id="rId616" Type="http://schemas.openxmlformats.org/officeDocument/2006/relationships/hyperlink" Target="https://github.com/features/copilot/plans" TargetMode="External"/><Relationship Id="rId412" Type="http://schemas.openxmlformats.org/officeDocument/2006/relationships/hyperlink" Target="https://github.com/github-linguist/linguist/" TargetMode="External"/><Relationship Id="rId422" Type="http://schemas.openxmlformats.org/officeDocument/2006/relationships/hyperlink" Target="https://github.com/github-linguist/linguist/blob/main/docs/overrides.md" TargetMode="External"/><Relationship Id="rId420" Type="http://schemas.openxmlformats.org/officeDocument/2006/relationships/hyperlink" Target="https://github.com/github-linguist/linguist/blob/main/docs/overrides.md#detectable" TargetMode="External"/><Relationship Id="rId419" Type="http://schemas.openxmlformats.org/officeDocument/2006/relationships/hyperlink" Target="https://github.com/github-linguist/linguist/blob/main/docs/overrides.md#documentation" TargetMode="External"/><Relationship Id="rId413" Type="http://schemas.openxmlformats.org/officeDocument/2006/relationships/hyperlink" Target="https://github.com/github-linguist/linguist/blob/main/docs/overrides.md#generated-code" TargetMode="External"/><Relationship Id="rId416" Type="http://schemas.openxmlformats.org/officeDocument/2006/relationships/hyperlink" Target="https://github.com/github-linguist/linguist/blob/main/docs/overrides.md#using-gitattributes" TargetMode="External"/><Relationship Id="rId418" Type="http://schemas.openxmlformats.org/officeDocument/2006/relationships/hyperlink" Target="https://github.com/github-linguist/linguist/blob/main/docs/overrides.md#vendored-code" TargetMode="External"/><Relationship Id="rId409" Type="http://schemas.openxmlformats.org/officeDocument/2006/relationships/hyperlink" Target="https://github.com/github/gitignore/blob/master/R.gitignore" TargetMode="External"/><Relationship Id="rId247" Type="http://schemas.openxmlformats.org/officeDocument/2006/relationships/hyperlink" Target="https://github.com/hasura/comment-progress" TargetMode="External"/><Relationship Id="rId141" Type="http://schemas.openxmlformats.org/officeDocument/2006/relationships/hyperlink" Target="https://github.com/jennybc/here_here" TargetMode="External"/><Relationship Id="rId151" Type="http://schemas.openxmlformats.org/officeDocument/2006/relationships/hyperlink" Target="https://github.com/karthik/rdrop2" TargetMode="External"/><Relationship Id="rId131" Type="http://schemas.openxmlformats.org/officeDocument/2006/relationships/hyperlink" Target="https://github.com/kmishra9/Flu-Absenteeism/blob/master/Master's%20Thesis%20-%20Spatial%20Epidemiology%20of%20Influenza/1b%20-%20Map-Management.R" TargetMode="External"/><Relationship Id="rId264" Type="http://schemas.openxmlformats.org/officeDocument/2006/relationships/hyperlink" Target="https://github.com/kmishra9/Flu-Absenteeism/blob/master/Master's%20Thesis%20-%20Spatial%20Epidemiology%20of%20Influenza/2a%20-%20Statistical-Inputs.R" TargetMode="External"/><Relationship Id="rId246" Type="http://schemas.openxmlformats.org/officeDocument/2006/relationships/hyperlink" Target="https://github.com/marocchino/sticky-pull-request-comment" TargetMode="External"/><Relationship Id="rId701" Type="http://schemas.openxmlformats.org/officeDocument/2006/relationships/hyperlink" Target="https://github.com/nmfs-opensci/quarto-thesis" TargetMode="External"/><Relationship Id="rId563" Type="http://schemas.openxmlformats.org/officeDocument/2006/relationships/hyperlink" Target="https://github.com/orgs/community/discussions/162826" TargetMode="External"/><Relationship Id="rId564" Type="http://schemas.openxmlformats.org/officeDocument/2006/relationships/hyperlink" Target="https://github.com/orgs/community/discussions/183966" TargetMode="External"/><Relationship Id="rId620" Type="http://schemas.openxmlformats.org/officeDocument/2006/relationships/hyperlink" Target="https://github.com/orgs/quarto-dev/discussions/6544" TargetMode="External"/><Relationship Id="rId204" Type="http://schemas.openxmlformats.org/officeDocument/2006/relationships/hyperlink" Target="https://github.com/pulls/review-requested" TargetMode="External"/><Relationship Id="rId621" Type="http://schemas.openxmlformats.org/officeDocument/2006/relationships/hyperlink" Target="https://github.com/quarto-dev/quarto-cli/issues/10587" TargetMode="External"/><Relationship Id="rId619" Type="http://schemas.openxmlformats.org/officeDocument/2006/relationships/hyperlink" Target="https://github.com/quarto-dev/quarto-cli/issues/6357" TargetMode="External"/><Relationship Id="rId149" Type="http://schemas.openxmlformats.org/officeDocument/2006/relationships/hyperlink" Target="https://github.com/r-box/boxr" TargetMode="External"/><Relationship Id="rId234" Type="http://schemas.openxmlformats.org/officeDocument/2006/relationships/hyperlink" Target="https://github.com/r-lib/actions" TargetMode="External"/><Relationship Id="rId258" Type="http://schemas.openxmlformats.org/officeDocument/2006/relationships/hyperlink" Target="https://github.com/r-lib/actions#where-to-find-help" TargetMode="External"/><Relationship Id="rId389" Type="http://schemas.openxmlformats.org/officeDocument/2006/relationships/hyperlink" Target="https://github.com/settings/copilot/features" TargetMode="External"/><Relationship Id="rId654" Type="http://schemas.openxmlformats.org/officeDocument/2006/relationships/hyperlink" Target="https://github.com/skills/introduction-to-github" TargetMode="External"/><Relationship Id="rId248" Type="http://schemas.openxmlformats.org/officeDocument/2006/relationships/hyperlink" Target="https://github.com/thollander/actions-comment-pull-request" TargetMode="External"/><Relationship Id="rId477" Type="http://schemas.openxmlformats.org/officeDocument/2006/relationships/hyperlink" Target="https://github.com/ucdavisdatalab" TargetMode="External"/><Relationship Id="rId642" Type="http://schemas.openxmlformats.org/officeDocument/2006/relationships/hyperlink" Target="https://github.com/ucdavisdatalab/research-toolkits" TargetMode="External"/><Relationship Id="rId378" Type="http://schemas.openxmlformats.org/officeDocument/2006/relationships/hyperlink" Target="https://github.com/ucdavisdatalab/sandbox_git" TargetMode="External"/><Relationship Id="rId485" Type="http://schemas.openxmlformats.org/officeDocument/2006/relationships/hyperlink" Target="https://github.com/ucdavisdatalab/workshop_how-to-data-documentation" TargetMode="External"/><Relationship Id="rId657" Type="http://schemas.openxmlformats.org/officeDocument/2006/relationships/hyperlink" Target="https://github.com/ucdavisdatalab/workshop_nlp_with_python" TargetMode="External"/><Relationship Id="rId656" Type="http://schemas.openxmlformats.org/officeDocument/2006/relationships/hyperlink" Target="https://github.com/ucdavisdatalab/workshop_python_basics" TargetMode="External"/><Relationship Id="rId641"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3" Type="http://schemas.openxmlformats.org/officeDocument/2006/relationships/hyperlink" Target="https://grants.nih.gov" TargetMode="External"/><Relationship Id="rId692" Type="http://schemas.openxmlformats.org/officeDocument/2006/relationships/hyperlink" Target="https://grantwriting.stanford.edu/funding-train/" TargetMode="External"/><Relationship Id="rId673" Type="http://schemas.openxmlformats.org/officeDocument/2006/relationships/hyperlink" Target="https://grantwriting.stanford.edu/funding-train/#ep" TargetMode="External"/><Relationship Id="rId731" Type="http://schemas.openxmlformats.org/officeDocument/2006/relationships/hyperlink" Target="https://happygitwithr.com/" TargetMode="External"/><Relationship Id="rId406" Type="http://schemas.openxmlformats.org/officeDocument/2006/relationships/hyperlink" Target="https://happygitwithr.com/repeated-amend.html" TargetMode="External"/><Relationship Id="rId399" Type="http://schemas.openxmlformats.org/officeDocument/2006/relationships/hyperlink" Target="https://help.github.com/en/github/collaborating-with-issues-and-pull-requests/creating-a-pull-request#creating-the-pull-request" TargetMode="External"/><Relationship Id="rId494" Type="http://schemas.openxmlformats.org/officeDocument/2006/relationships/hyperlink" Target="https://hpc.ucdavis.edu/" TargetMode="External"/><Relationship Id="rId680" Type="http://schemas.openxmlformats.org/officeDocument/2006/relationships/hyperlink" Target="https://jadebc.github.io/lab-manual/" TargetMode="External"/><Relationship Id="rId627" Type="http://schemas.openxmlformats.org/officeDocument/2006/relationships/hyperlink" Target="https://jadebc.github.io/lab-manual/checklists.html" TargetMode="External"/><Relationship Id="rId458"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6" Type="http://schemas.openxmlformats.org/officeDocument/2006/relationships/hyperlink" Target="https://jadebc.github.io/lab-manual/data-masking.html" TargetMode="External"/><Relationship Id="rId37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49" Type="http://schemas.openxmlformats.org/officeDocument/2006/relationships/hyperlink" Target="https://jadebc.github.io/lab-manual/reproducible-environments.html" TargetMode="External"/><Relationship Id="rId637" Type="http://schemas.openxmlformats.org/officeDocument/2006/relationships/hyperlink" Target="https://jadebc.github.io/lab-manual/resources.html" TargetMode="External"/><Relationship Id="rId493" Type="http://schemas.openxmlformats.org/officeDocument/2006/relationships/hyperlink" Target="https://jadebc.github.io/lab-manual/slurm.html" TargetMode="External"/><Relationship Id="rId426" Type="http://schemas.openxmlformats.org/officeDocument/2006/relationships/hyperlink" Target="https://jadebc.github.io/lab-manual/unix.html" TargetMode="External"/><Relationship Id="rId310" Type="http://schemas.openxmlformats.org/officeDocument/2006/relationships/hyperlink" Target="https://jadebc.github.io/lab-manual/working-with-big-data.html" TargetMode="External"/><Relationship Id="rId631" Type="http://schemas.openxmlformats.org/officeDocument/2006/relationships/hyperlink" Target="https://journals.lww.com/epidem/Fulltext/2001/05000/The_Value_of_P.2.aspx" TargetMode="External"/><Relationship Id="rId690" Type="http://schemas.openxmlformats.org/officeDocument/2006/relationships/hyperlink" Target="https://journals.plos.org/ploscompbiol/article?id=10.1371/journal.pcbi.1003833" TargetMode="External"/><Relationship Id="rId740" Type="http://schemas.openxmlformats.org/officeDocument/2006/relationships/hyperlink" Target="https://journals.plos.org/plosone/s/authorship" TargetMode="External"/><Relationship Id="rId662" Type="http://schemas.openxmlformats.org/officeDocument/2006/relationships/hyperlink" Target="https://link.springer.com/book/10.1007/978-3-030-98175-4" TargetMode="External"/><Relationship Id="rId677" Type="http://schemas.openxmlformats.org/officeDocument/2006/relationships/hyperlink" Target="https://link.springer.com/book/9783031537929" TargetMode="External"/><Relationship Id="rId294" Type="http://schemas.openxmlformats.org/officeDocument/2006/relationships/hyperlink" Target="https://lintr.r-lib.org/" TargetMode="External"/><Relationship Id="rId176" Type="http://schemas.openxmlformats.org/officeDocument/2006/relationships/hyperlink" Target="https://lubridate.tidyverse.org/" TargetMode="External"/><Relationship Id="rId790" Type="http://schemas.openxmlformats.org/officeDocument/2006/relationships/hyperlink" Target="https://mastering-shiny.org/" TargetMode="External"/><Relationship Id="rId689" Type="http://schemas.openxmlformats.org/officeDocument/2006/relationships/hyperlink" Target="https://medialab.github.io/iwanthue/" TargetMode="External"/><Relationship Id="rId634" Type="http://schemas.openxmlformats.org/officeDocument/2006/relationships/hyperlink" Target="https://medialab.github.io/iwanthue/?utm_source=Nature+Briefing&amp;utm_campaign=2c68711076-briefing-dy-20211006&amp;utm_medium=email&amp;utm_term=0_c9dfd39373-2c68711076-44335685" TargetMode="External"/><Relationship Id="rId444" Type="http://schemas.openxmlformats.org/officeDocument/2006/relationships/hyperlink" Target="https://medium.com/@jeongwhanchoi/install-tmux-on-osx-and-basics-commands-for-beginners-be22520fd95e" TargetMode="External"/><Relationship Id="rId756" Type="http://schemas.openxmlformats.org/officeDocument/2006/relationships/hyperlink" Target="https://mentors.fm/2019/08/13/think-and-write-with-leslie-lamport/" TargetMode="External"/><Relationship Id="rId668" Type="http://schemas.openxmlformats.org/officeDocument/2006/relationships/hyperlink" Target="https://mitcommlab.mit.edu/be/2023/09/27/toward-an-evenbetterposter-improving-the-betterposter-template/" TargetMode="External"/><Relationship Id="rId682" Type="http://schemas.openxmlformats.org/officeDocument/2006/relationships/hyperlink" Target="https://myidp.sciencecareers.org/" TargetMode="External"/><Relationship Id="rId758" Type="http://schemas.openxmlformats.org/officeDocument/2006/relationships/hyperlink" Target="https://openreview.net/forum?id=BZ5a1r-kVsf" TargetMode="External"/><Relationship Id="rId767" Type="http://schemas.openxmlformats.org/officeDocument/2006/relationships/hyperlink" Target="https://osf.io/" TargetMode="External"/><Relationship Id="rId50" Type="http://schemas.openxmlformats.org/officeDocument/2006/relationships/hyperlink" Target="https://osf.io/tgbxr/" TargetMode="External"/><Relationship Id="rId225" Type="http://schemas.openxmlformats.org/officeDocument/2006/relationships/hyperlink" Target="https://pkgdown.r-lib.org/" TargetMode="External"/><Relationship Id="rId753" Type="http://schemas.openxmlformats.org/officeDocument/2006/relationships/hyperlink" Target="https://plos.org/resource/how-to-store-and-manage-your-data/" TargetMode="External"/><Relationship Id="rId484" Type="http://schemas.openxmlformats.org/officeDocument/2006/relationships/hyperlink" Target="https://proctor-ucsf.github.io/dcc-handbook/datawrangling.html#documenting-datasets" TargetMode="External"/><Relationship Id="rId167" Type="http://schemas.openxmlformats.org/officeDocument/2006/relationships/hyperlink" Target="https://purrr.tidyverse.org/" TargetMode="External"/><Relationship Id="rId327" Type="http://schemas.openxmlformats.org/officeDocument/2006/relationships/hyperlink" Target="https://quarto.org/" TargetMode="External"/><Relationship Id="rId365" Type="http://schemas.openxmlformats.org/officeDocument/2006/relationships/hyperlink" Target="https://quarto.org/docs/authoring/cross-references.html" TargetMode="External"/><Relationship Id="rId367" Type="http://schemas.openxmlformats.org/officeDocument/2006/relationships/hyperlink" Target="https://quarto.org/docs/authoring/includes.html" TargetMode="External"/><Relationship Id="rId352" Type="http://schemas.openxmlformats.org/officeDocument/2006/relationships/hyperlink" Target="https://quarto.org/docs/books/" TargetMode="External"/><Relationship Id="rId330" Type="http://schemas.openxmlformats.org/officeDocument/2006/relationships/hyperlink" Target="https://quarto.org/docs/get-started/" TargetMode="External"/><Relationship Id="rId331" Type="http://schemas.openxmlformats.org/officeDocument/2006/relationships/hyperlink" Target="https://quarto.org/docs/guide/" TargetMode="External"/><Relationship Id="rId361" Type="http://schemas.openxmlformats.org/officeDocument/2006/relationships/hyperlink" Target="https://quarto.org/docs/projects/profiles.html" TargetMode="External"/><Relationship Id="rId353" Type="http://schemas.openxmlformats.org/officeDocument/2006/relationships/hyperlink" Target="https://quarto.org/docs/publishing/" TargetMode="External"/><Relationship Id="rId148" Type="http://schemas.openxmlformats.org/officeDocument/2006/relationships/hyperlink" Target="https://r-box.github.io/boxr/articles/boxr-app-interactive.html#create" TargetMode="External"/><Relationship Id="rId795" Type="http://schemas.openxmlformats.org/officeDocument/2006/relationships/hyperlink" Target="https://r-pkgs.org/" TargetMode="External"/><Relationship Id="rId256" Type="http://schemas.openxmlformats.org/officeDocument/2006/relationships/hyperlink" Target="https://r-pkgs.org/software-development-practices.html#sec-sw-dev-practices-ci" TargetMode="External"/><Relationship Id="rId797" Type="http://schemas.openxmlformats.org/officeDocument/2006/relationships/hyperlink" Target="https://r4ds.hadley.nz/" TargetMode="External"/><Relationship Id="rId332" Type="http://schemas.openxmlformats.org/officeDocument/2006/relationships/hyperlink" Target="https://r4ds.hadley.nz/quarto.html" TargetMode="External"/><Relationship Id="rId223" Type="http://schemas.openxmlformats.org/officeDocument/2006/relationships/hyperlink" Target="https://r4ds.hadley.nz/workflow-help.html#making-a-reprex" TargetMode="External"/><Relationship Id="rId165" Type="http://schemas.openxmlformats.org/officeDocument/2006/relationships/hyperlink" Target="https://readr.tidyverse.org/" TargetMode="External"/><Relationship Id="rId222"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6"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19" Type="http://schemas.openxmlformats.org/officeDocument/2006/relationships/hyperlink" Target="https://roxygen2.r-lib.org/articles/rd.html#inheriting-documentation" TargetMode="External"/><Relationship Id="rId452" Type="http://schemas.openxmlformats.org/officeDocument/2006/relationships/hyperlink" Target="https://rstudio.github.io/renv/" TargetMode="External"/><Relationship Id="rId154" Type="http://schemas.openxmlformats.org/officeDocument/2006/relationships/hyperlink" Target="https://rviews.rstudio.com/2017/06/08/what-is-the-tidyverse/" TargetMode="External"/><Relationship Id="rId647" Type="http://schemas.openxmlformats.org/officeDocument/2006/relationships/hyperlink" Target="https://s3.amazonaws.com/assets.datacamp.com/blog_assets/datatable_Cheat_Sheet_R.pdf" TargetMode="External"/><Relationship Id="rId722" Type="http://schemas.openxmlformats.org/officeDocument/2006/relationships/hyperlink" Target="https://search.library.ucdavis.edu/permalink/01UCD_INST/9fle3i/alma990000226350403126" TargetMode="External"/><Relationship Id="rId384"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69" Type="http://schemas.openxmlformats.org/officeDocument/2006/relationships/hyperlink" Target="https://sethrobertson.github.io/GitFixUm/fixup.html" TargetMode="External"/><Relationship Id="rId775" Type="http://schemas.openxmlformats.org/officeDocument/2006/relationships/hyperlink" Target="https://slurm.schedmd.com/sbatch.html" TargetMode="External"/><Relationship Id="rId377" Type="http://schemas.openxmlformats.org/officeDocument/2006/relationships/hyperlink" Target="https://sp19.datastructur.es/materials/guides/using-git#b-local-repositories-narrative-introduction" TargetMode="External"/><Relationship Id="rId397" Type="http://schemas.openxmlformats.org/officeDocument/2006/relationships/hyperlink" Target="https://sp19.datastructur.es/materials/guides/using-git#e-git-branching-advanced-git-optional" TargetMode="External"/><Relationship Id="rId134" Type="http://schemas.openxmlformats.org/officeDocument/2006/relationships/hyperlink" Target="https://spin.atomicobject.com/2017/11/01/good-variable-names/" TargetMode="External"/><Relationship Id="rId311" Type="http://schemas.openxmlformats.org/officeDocument/2006/relationships/hyperlink" Target="https://stackoverflow.com/questions/21435339/data-table-vs-dplyr-can-one-do-something-well-the-other-cant-or-does-poorly/27840349#27840349" TargetMode="External"/><Relationship Id="rId186" Type="http://schemas.openxmlformats.org/officeDocument/2006/relationships/hyperlink" Target="https://stackoverflow.com/questions/28125816/r-standard-evaluation-for-join-dplyr" TargetMode="External"/><Relationship Id="rId172" Type="http://schemas.openxmlformats.org/officeDocument/2006/relationships/hyperlink" Target="https://stringr.tidyverse.org/" TargetMode="External"/><Relationship Id="rId297" Type="http://schemas.openxmlformats.org/officeDocument/2006/relationships/hyperlink" Target="https://style.tidyverse.org/" TargetMode="External"/><Relationship Id="rId282" Type="http://schemas.openxmlformats.org/officeDocument/2006/relationships/hyperlink" Target="https://styler.r-lib.org/" TargetMode="External"/><Relationship Id="rId129" Type="http://schemas.openxmlformats.org/officeDocument/2006/relationships/hyperlink" Target="https://support.rstudio.com/hc/en-us/articles/200484568-Code-Folding-and-Sections" TargetMode="External"/><Relationship Id="rId179" Type="http://schemas.openxmlformats.org/officeDocument/2006/relationships/hyperlink" Target="https://tavareshugo.github.io/data_carpentry_extras/base-r_tidyverse_equivalents/base-r_tidyverse_equivalents.html" TargetMode="External"/><Relationship Id="rId671"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70" Type="http://schemas.openxmlformats.org/officeDocument/2006/relationships/hyperlink" Target="https://tibble.tidyverse.org/" TargetMode="External"/><Relationship Id="rId162" Type="http://schemas.openxmlformats.org/officeDocument/2006/relationships/hyperlink" Target="https://tidyr.tidyverse.org/" TargetMode="External"/><Relationship Id="rId283" Type="http://schemas.openxmlformats.org/officeDocument/2006/relationships/hyperlink" Target="https://tidyverse.org/blog/2017/12/styler-1.0.0/" TargetMode="External"/><Relationship Id="rId410" Type="http://schemas.openxmlformats.org/officeDocument/2006/relationships/hyperlink" Target="https://tidyverse.org/blog/2017/12/workflow-vs-script/" TargetMode="External"/><Relationship Id="rId638" Type="http://schemas.openxmlformats.org/officeDocument/2006/relationships/hyperlink" Target="https://ucb-epi-r.github.io" TargetMode="External"/><Relationship Id="rId802" Type="http://schemas.openxmlformats.org/officeDocument/2006/relationships/hyperlink" Target="https://ucd-serg.github.io/lab-manual/appendix-copilot-instructions.html" TargetMode="External"/><Relationship Id="rId804" Type="http://schemas.openxmlformats.org/officeDocument/2006/relationships/hyperlink" Target="https://ucd-serg.github.io/lab-manual/appendix-copilot-setup-steps.html" TargetMode="External"/><Relationship Id="rId460" Type="http://schemas.openxmlformats.org/officeDocument/2006/relationships/hyperlink" Target="https://ucd-serg.github.io/lab-manual/coding-practices.html#file-headers" TargetMode="External"/><Relationship Id="rId463" Type="http://schemas.openxmlformats.org/officeDocument/2006/relationships/hyperlink" Target="https://ucd-serg.github.io/lab-manual/coding-practices.html#function-documentation" TargetMode="External"/><Relationship Id="rId629" Type="http://schemas.openxmlformats.org/officeDocument/2006/relationships/hyperlink" Target="https://ucd-serg.github.io/lab-manual/coding-style.html" TargetMode="External"/><Relationship Id="rId466" Type="http://schemas.openxmlformats.org/officeDocument/2006/relationships/hyperlink" Target="https://ucd-serg.github.io/lab-manual/unix.html#example-code-for-runfilesavelogs" TargetMode="External"/><Relationship Id="rId643" Type="http://schemas.openxmlformats.org/officeDocument/2006/relationships/hyperlink" Target="https://ucdavisdatalab.github.io/install_guides/" TargetMode="External"/><Relationship Id="rId640"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59" Type="http://schemas.openxmlformats.org/officeDocument/2006/relationships/hyperlink" Target="https://ucjug.github.io/workshop_julia_basics/" TargetMode="External"/><Relationship Id="rId47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1" Type="http://schemas.openxmlformats.org/officeDocument/2006/relationships/hyperlink" Target="https://www.biorxiv.org/" TargetMode="External"/><Relationship Id="rId185" Type="http://schemas.openxmlformats.org/officeDocument/2006/relationships/hyperlink" Target="https://www.brodrigues.co/blog/2016-07-18-data-frame-columns-as-arguments-to-dplyr-functions/" TargetMode="External"/><Relationship Id="rId508" Type="http://schemas.openxmlformats.org/officeDocument/2006/relationships/hyperlink" Target="https://www.chriswrites.com/how-to-change-file-permissions-using-the-terminal/" TargetMode="External"/><Relationship Id="rId713" Type="http://schemas.openxmlformats.org/officeDocument/2006/relationships/hyperlink" Target="https://www.equator-network.org/" TargetMode="External"/><Relationship Id="rId415" Type="http://schemas.openxmlformats.org/officeDocument/2006/relationships/hyperlink" Target="https://www.git-scm.com/docs/gitignore#_pattern_format" TargetMode="External"/><Relationship Id="rId676" Type="http://schemas.openxmlformats.org/officeDocument/2006/relationships/hyperlink" Target="https://www.globalcodeofconduct.org/" TargetMode="External"/><Relationship Id="rId440" Type="http://schemas.openxmlformats.org/officeDocument/2006/relationships/hyperlink" Target="https://www.howtogeek.com/118594/how-to-edit-your-system-path-for-easy-command-line-access/" TargetMode="External"/><Relationship Id="rId710" Type="http://schemas.openxmlformats.org/officeDocument/2006/relationships/hyperlink" Target="https://www.medrxiv.org/" TargetMode="External"/><Relationship Id="rId685" Type="http://schemas.openxmlformats.org/officeDocument/2006/relationships/hyperlink" Target="https://www.nature.com/articles/d41586-021-03603-2" TargetMode="External"/><Relationship Id="rId674" Type="http://schemas.openxmlformats.org/officeDocument/2006/relationships/hyperlink" Target="https://www.niaid.nih.gov/grants-contracts/write-grant-application" TargetMode="External"/><Relationship Id="rId535" Type="http://schemas.openxmlformats.org/officeDocument/2006/relationships/hyperlink" Target="https://www.nytimes.com/2023/07/13/opinion/ai-chatgpt-consciousness-hofstadter.html" TargetMode="External"/><Relationship Id="rId280" Type="http://schemas.openxmlformats.org/officeDocument/2006/relationships/hyperlink" Target="https://www.r-bloggers.com/align-assign-rstudio-addin-to-align-assignment-operators/" TargetMode="External"/><Relationship Id="rId188" Type="http://schemas.openxmlformats.org/officeDocument/2006/relationships/hyperlink" Target="https://www.rdocumentation.org/packages/feather/versions/0.3.3" TargetMode="External"/><Relationship Id="rId295" Type="http://schemas.openxmlformats.org/officeDocument/2006/relationships/hyperlink" Target="https://www.rdocumentation.org/packages/lintr/versions/1.0.3" TargetMode="External"/><Relationship Id="rId284" Type="http://schemas.openxmlformats.org/officeDocument/2006/relationships/hyperlink" Target="https://www.rdocumentation.org/packages/styler/versions/1.1.0/topics/style_dir" TargetMode="External"/><Relationship Id="rId645" Type="http://schemas.openxmlformats.org/officeDocument/2006/relationships/hyperlink" Target="https://www.rstudio.com/wp-content/uploads/2015/02/data-wrangling-cheatsheet.pdf" TargetMode="External"/><Relationship Id="rId648" Type="http://schemas.openxmlformats.org/officeDocument/2006/relationships/hyperlink" Target="https://www.rstudio.com/wp-content/uploads/2015/02/rmarkdown-cheatsheet.pdf" TargetMode="External"/><Relationship Id="rId646" Type="http://schemas.openxmlformats.org/officeDocument/2006/relationships/hyperlink" Target="https://www.rstudio.com/wp-content/uploads/2015/03/ggplot2-cheatsheet.pdf" TargetMode="External"/><Relationship Id="rId666" Type="http://schemas.openxmlformats.org/officeDocument/2006/relationships/hyperlink" Target="https://www.sciencedirect.com/science/article/pii/S1471491423000928" TargetMode="External"/><Relationship Id="rId157" Type="http://schemas.openxmlformats.org/officeDocument/2006/relationships/hyperlink" Target="https://www.tidyverse.org/" TargetMode="External"/><Relationship Id="rId683" Type="http://schemas.openxmlformats.org/officeDocument/2006/relationships/hyperlink" Target="https://www.training.nih.gov/career-services/" TargetMode="External"/><Relationship Id="rId686" Type="http://schemas.openxmlformats.org/officeDocument/2006/relationships/hyperlink" Target="https://www.youtube.com/watch?v=1RwJbhkCA58" TargetMode="External"/><Relationship Id="rId667" Type="http://schemas.openxmlformats.org/officeDocument/2006/relationships/hyperlink" Target="https://www.youtube.com/watch?v=1RwJbhkCA58&amp;t=1171s" TargetMode="External"/><Relationship Id="rId74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83" Type="http://schemas.openxmlformats.org/officeDocument/2006/relationships/hyperlink" Target="https://www.youtube.com/watch?v=nERXS3ssntw" TargetMode="External"/><Relationship Id="rId66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2026-01-27T11:27:19Z</dcterms:created>
  <dcterms:modified xsi:type="dcterms:W3CDTF">2026-01-27T11:27:19Z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