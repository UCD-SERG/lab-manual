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696">
        <w:r>
          <w:rPr>
            <w:rStyle w:val="Hyperlink"/>
          </w:rPr>
          <w:t xml:space="preserve">acknowledgments</w:t>
        </w:r>
      </w:hyperlink>
      <w:r>
        <w:t xml:space="preserve">,</w:t>
      </w:r>
      <w:r>
        <w:t xml:space="preserve"> </w:t>
      </w:r>
      <w:r>
        <w:t xml:space="preserve">the guide is a modified fork of</w:t>
      </w:r>
      <w:r>
        <w:t xml:space="preserve"> </w:t>
      </w:r>
      <w:hyperlink r:id="rId697">
        <w:r>
          <w:rPr>
            <w:rStyle w:val="Hyperlink"/>
          </w:rPr>
          <w:t xml:space="preserve">Google’s Code Review Developer Guide</w:t>
        </w:r>
      </w:hyperlink>
      <w:r>
        <w:t xml:space="preserve">.</w:t>
      </w:r>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695">
        <w:r>
          <w:rPr>
            <w:rStyle w:val="Hyperlink"/>
          </w:rPr>
          <w:t xml:space="preserve">Tidyverse code review principles</w:t>
        </w:r>
      </w:hyperlink>
      <w:r>
        <w:t xml:space="preserve"> </w:t>
      </w:r>
      <w:r>
        <w:t xml:space="preserve">(see</w:t>
      </w:r>
      <w:r>
        <w:t xml:space="preserve"> </w:t>
      </w:r>
      <w:hyperlink r:id="rId696">
        <w:r>
          <w:rPr>
            <w:rStyle w:val="Hyperlink"/>
          </w:rPr>
          <w:t xml:space="preserve">acknowledgments</w:t>
        </w:r>
      </w:hyperlink>
      <w:r>
        <w:t xml:space="preserve">)</w:t>
      </w:r>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20"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10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bookmarkStart w:id="1096"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2"/>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2"/>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2"/>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2"/>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2"/>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096"/>
    <w:bookmarkStart w:id="1099" w:name="sec-presentation-resources"/>
    <w:p>
      <w:pPr>
        <w:pStyle w:val="Heading3"/>
      </w:pPr>
      <w:r>
        <w:t xml:space="preserve">22.4.2 Presentation and Poster Resources</w:t>
      </w:r>
    </w:p>
    <w:p>
      <w:pPr>
        <w:pStyle w:val="Compact"/>
        <w:numPr>
          <w:ilvl w:val="0"/>
          <w:numId w:val="1333"/>
        </w:numPr>
      </w:pPr>
      <w:hyperlink r:id="rId1097">
        <w:r>
          <w:rPr>
            <w:rStyle w:val="Hyperlink"/>
          </w:rPr>
          <w:t xml:space="preserve">How to tell a compelling story in scientific presentations</w:t>
        </w:r>
      </w:hyperlink>
    </w:p>
    <w:p>
      <w:pPr>
        <w:pStyle w:val="Compact"/>
        <w:numPr>
          <w:ilvl w:val="0"/>
          <w:numId w:val="1333"/>
        </w:numPr>
      </w:pPr>
      <w:hyperlink r:id="rId1057">
        <w:r>
          <w:rPr>
            <w:rStyle w:val="Hyperlink"/>
          </w:rPr>
          <w:t xml:space="preserve">How to give a killer narratively-driven scientific talk</w:t>
        </w:r>
      </w:hyperlink>
    </w:p>
    <w:p>
      <w:pPr>
        <w:pStyle w:val="Compact"/>
        <w:numPr>
          <w:ilvl w:val="0"/>
          <w:numId w:val="1333"/>
        </w:numPr>
      </w:pPr>
      <w:hyperlink r:id="rId1098">
        <w:r>
          <w:rPr>
            <w:rStyle w:val="Hyperlink"/>
          </w:rPr>
          <w:t xml:space="preserve">How to make a better poster</w:t>
        </w:r>
      </w:hyperlink>
    </w:p>
    <w:p>
      <w:pPr>
        <w:pStyle w:val="Compact"/>
        <w:numPr>
          <w:ilvl w:val="0"/>
          <w:numId w:val="1333"/>
        </w:numPr>
      </w:pPr>
      <w:hyperlink r:id="rId1059">
        <w:r>
          <w:rPr>
            <w:rStyle w:val="Hyperlink"/>
          </w:rPr>
          <w:t xml:space="preserve">How to make an even better poster</w:t>
        </w:r>
      </w:hyperlink>
    </w:p>
    <w:bookmarkEnd w:id="1099"/>
    <w:bookmarkEnd w:id="1100"/>
    <w:bookmarkStart w:id="110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4"/>
        </w:numPr>
      </w:pPr>
      <w:r>
        <w:t xml:space="preserve">Label x-axis and y-axis clearly</w:t>
      </w:r>
    </w:p>
    <w:p>
      <w:pPr>
        <w:pStyle w:val="Compact"/>
        <w:numPr>
          <w:ilvl w:val="0"/>
          <w:numId w:val="1334"/>
        </w:numPr>
      </w:pPr>
      <w:r>
        <w:t xml:space="preserve">Use panel labels when including multiple subplots</w:t>
      </w:r>
    </w:p>
    <w:p>
      <w:pPr>
        <w:pStyle w:val="Compact"/>
        <w:numPr>
          <w:ilvl w:val="0"/>
          <w:numId w:val="1334"/>
        </w:numPr>
      </w:pPr>
      <w:r>
        <w:t xml:space="preserve">Include sufficient tick marks and labels</w:t>
      </w:r>
    </w:p>
    <w:p>
      <w:pPr>
        <w:pStyle w:val="Compact"/>
        <w:numPr>
          <w:ilvl w:val="0"/>
          <w:numId w:val="1334"/>
        </w:numPr>
      </w:pPr>
      <w:r>
        <w:t xml:space="preserve">Use appropriate font sizes (readable but not distracting)</w:t>
      </w:r>
    </w:p>
    <w:p>
      <w:pPr>
        <w:pStyle w:val="Compact"/>
        <w:numPr>
          <w:ilvl w:val="0"/>
          <w:numId w:val="1334"/>
        </w:numPr>
      </w:pPr>
      <w:r>
        <w:t xml:space="preserve">Use colorblind-friendly palettes (see</w:t>
      </w:r>
      <w:r>
        <w:t xml:space="preserve"> </w:t>
      </w:r>
      <w:hyperlink r:id="rId1101">
        <w:r>
          <w:rPr>
            <w:rStyle w:val="Hyperlink"/>
          </w:rPr>
          <w:t xml:space="preserve">ColorBrewer</w:t>
        </w:r>
      </w:hyperlink>
      <w:r>
        <w:t xml:space="preserve"> </w:t>
      </w:r>
      <w:r>
        <w:t xml:space="preserve">or</w:t>
      </w:r>
      <w:r>
        <w:t xml:space="preserve"> </w:t>
      </w:r>
      <w:hyperlink r:id="rId1102">
        <w:r>
          <w:rPr>
            <w:rStyle w:val="Hyperlink"/>
          </w:rPr>
          <w:t xml:space="preserve">iwanthue</w:t>
        </w:r>
      </w:hyperlink>
      <w:r>
        <w:t xml:space="preserve">)</w:t>
      </w:r>
    </w:p>
    <w:p>
      <w:pPr>
        <w:pStyle w:val="Compact"/>
        <w:numPr>
          <w:ilvl w:val="0"/>
          <w:numId w:val="1334"/>
        </w:numPr>
      </w:pPr>
      <w:r>
        <w:t xml:space="preserve">Define colors, shapes, and line types in legends</w:t>
      </w:r>
    </w:p>
    <w:p>
      <w:pPr>
        <w:pStyle w:val="Compact"/>
        <w:numPr>
          <w:ilvl w:val="0"/>
          <w:numId w:val="1334"/>
        </w:numPr>
      </w:pPr>
      <w:r>
        <w:t xml:space="preserve">Minimize abbreviations in labels and legends</w:t>
      </w:r>
    </w:p>
    <w:p>
      <w:pPr>
        <w:pStyle w:val="Compact"/>
        <w:numPr>
          <w:ilvl w:val="0"/>
          <w:numId w:val="1334"/>
        </w:numPr>
      </w:pPr>
      <w:r>
        <w:t xml:space="preserve">Use transparency to show overlapping data</w:t>
      </w:r>
    </w:p>
    <w:p>
      <w:pPr>
        <w:pStyle w:val="Compact"/>
        <w:numPr>
          <w:ilvl w:val="0"/>
          <w:numId w:val="1334"/>
        </w:numPr>
      </w:pPr>
      <w:r>
        <w:t xml:space="preserve">Show measures of precision (e.g., 95% confidence intervals)</w:t>
      </w:r>
    </w:p>
    <w:p>
      <w:pPr>
        <w:pStyle w:val="FirstParagraph"/>
      </w:pPr>
      <w:r>
        <w:rPr>
          <w:b/>
          <w:bCs/>
        </w:rPr>
        <w:t xml:space="preserve">Resources:</w:t>
      </w:r>
    </w:p>
    <w:p>
      <w:pPr>
        <w:pStyle w:val="Compact"/>
        <w:numPr>
          <w:ilvl w:val="0"/>
          <w:numId w:val="1335"/>
        </w:numPr>
      </w:pPr>
      <w:hyperlink r:id="rId1103">
        <w:r>
          <w:rPr>
            <w:rStyle w:val="Hyperlink"/>
          </w:rPr>
          <w:t xml:space="preserve">Ten Simple Rules for Better Figures</w:t>
        </w:r>
      </w:hyperlink>
    </w:p>
    <w:bookmarkEnd w:id="1104"/>
    <w:bookmarkStart w:id="1106" w:name="grant-writing"/>
    <w:p>
      <w:pPr>
        <w:pStyle w:val="Heading2"/>
      </w:pPr>
      <w:r>
        <w:t xml:space="preserve">22.6 Grant Writing</w:t>
      </w:r>
    </w:p>
    <w:p>
      <w:pPr>
        <w:pStyle w:val="Compact"/>
        <w:numPr>
          <w:ilvl w:val="0"/>
          <w:numId w:val="1336"/>
        </w:numPr>
      </w:pPr>
      <w:r>
        <w:t xml:space="preserve">Graduate students and postdocs are encouraged to apply for fellowships (e.g., NIH F31, NSF GRFP, K awards)</w:t>
      </w:r>
    </w:p>
    <w:p>
      <w:pPr>
        <w:pStyle w:val="Compact"/>
        <w:numPr>
          <w:ilvl w:val="0"/>
          <w:numId w:val="1336"/>
        </w:numPr>
      </w:pPr>
      <w:r>
        <w:t xml:space="preserve">PIs will support fellowship applications with feedback, letters of support, and mentoring</w:t>
      </w:r>
    </w:p>
    <w:p>
      <w:pPr>
        <w:pStyle w:val="Compact"/>
        <w:numPr>
          <w:ilvl w:val="0"/>
          <w:numId w:val="1336"/>
        </w:numPr>
      </w:pPr>
      <w:r>
        <w:t xml:space="preserve">Start planning fellowship applications well in advance of deadlines (typically 3-6 months)</w:t>
      </w:r>
    </w:p>
    <w:p>
      <w:pPr>
        <w:pStyle w:val="Compact"/>
        <w:numPr>
          <w:ilvl w:val="0"/>
          <w:numId w:val="1336"/>
        </w:numPr>
      </w:pPr>
      <w:r>
        <w:t xml:space="preserve">Attend grant writing workshops and seek feedback from multiple sources</w:t>
      </w:r>
    </w:p>
    <w:p>
      <w:pPr>
        <w:pStyle w:val="FirstParagraph"/>
      </w:pPr>
      <w:r>
        <w:rPr>
          <w:b/>
          <w:bCs/>
        </w:rPr>
        <w:t xml:space="preserve">Resources:</w:t>
      </w:r>
    </w:p>
    <w:p>
      <w:pPr>
        <w:pStyle w:val="Compact"/>
        <w:numPr>
          <w:ilvl w:val="0"/>
          <w:numId w:val="1337"/>
        </w:numPr>
      </w:pPr>
      <w:hyperlink r:id="rId1064">
        <w:r>
          <w:rPr>
            <w:rStyle w:val="Hyperlink"/>
          </w:rPr>
          <w:t xml:space="preserve">Building Your Funding Train</w:t>
        </w:r>
      </w:hyperlink>
    </w:p>
    <w:p>
      <w:pPr>
        <w:pStyle w:val="Compact"/>
        <w:numPr>
          <w:ilvl w:val="0"/>
          <w:numId w:val="1337"/>
        </w:numPr>
      </w:pPr>
      <w:hyperlink r:id="rId1105">
        <w:r>
          <w:rPr>
            <w:rStyle w:val="Hyperlink"/>
          </w:rPr>
          <w:t xml:space="preserve">NIH Funding Opportunities</w:t>
        </w:r>
      </w:hyperlink>
    </w:p>
    <w:p>
      <w:pPr>
        <w:pStyle w:val="Compact"/>
        <w:numPr>
          <w:ilvl w:val="0"/>
          <w:numId w:val="1337"/>
        </w:numPr>
      </w:pPr>
      <w:hyperlink r:id="rId1065">
        <w:r>
          <w:rPr>
            <w:rStyle w:val="Hyperlink"/>
          </w:rPr>
          <w:t xml:space="preserve">NIH Grant Writing Resources</w:t>
        </w:r>
      </w:hyperlink>
    </w:p>
    <w:bookmarkEnd w:id="1106"/>
    <w:bookmarkStart w:id="111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8"/>
        </w:numPr>
      </w:pPr>
      <w:r>
        <w:t xml:space="preserve">Understand the typical scope and depth expected</w:t>
      </w:r>
    </w:p>
    <w:p>
      <w:pPr>
        <w:pStyle w:val="Compact"/>
        <w:numPr>
          <w:ilvl w:val="0"/>
          <w:numId w:val="1338"/>
        </w:numPr>
      </w:pPr>
      <w:r>
        <w:t xml:space="preserve">See different approaches to structure and presentation</w:t>
      </w:r>
    </w:p>
    <w:p>
      <w:pPr>
        <w:pStyle w:val="Compact"/>
        <w:numPr>
          <w:ilvl w:val="0"/>
          <w:numId w:val="1338"/>
        </w:numPr>
      </w:pPr>
      <w:r>
        <w:t xml:space="preserve">Calibrate your expectations based on successful examples</w:t>
      </w:r>
    </w:p>
    <w:p>
      <w:pPr>
        <w:pStyle w:val="Compact"/>
        <w:numPr>
          <w:ilvl w:val="0"/>
          <w:numId w:val="133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7"/>
    <w:bookmarkStart w:id="110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9"/>
        </w:numPr>
      </w:pPr>
      <w:r>
        <w:t xml:space="preserve">Independent research capability</w:t>
      </w:r>
    </w:p>
    <w:p>
      <w:pPr>
        <w:pStyle w:val="Compact"/>
        <w:numPr>
          <w:ilvl w:val="0"/>
          <w:numId w:val="1339"/>
        </w:numPr>
      </w:pPr>
      <w:r>
        <w:t xml:space="preserve">Ability to communicate findings effectively</w:t>
      </w:r>
    </w:p>
    <w:p>
      <w:pPr>
        <w:pStyle w:val="Compact"/>
        <w:numPr>
          <w:ilvl w:val="0"/>
          <w:numId w:val="1339"/>
        </w:numPr>
      </w:pPr>
      <w:r>
        <w:t xml:space="preserve">Contribution to the scientific literature</w:t>
      </w:r>
    </w:p>
    <w:p>
      <w:pPr>
        <w:pStyle w:val="Compact"/>
        <w:numPr>
          <w:ilvl w:val="0"/>
          <w:numId w:val="1339"/>
        </w:numPr>
      </w:pPr>
      <w:r>
        <w:t xml:space="preserve">Readiness for an academic or research career</w:t>
      </w:r>
    </w:p>
    <w:bookmarkEnd w:id="1108"/>
    <w:bookmarkStart w:id="110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9"/>
    <w:bookmarkStart w:id="111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1">
        <w:r>
          <w:rPr>
            <w:rStyle w:val="Hyperlink"/>
          </w:rPr>
          <w:t xml:space="preserve">PhD</w:t>
        </w:r>
      </w:hyperlink>
      <w:r>
        <w:t xml:space="preserve">,</w:t>
      </w:r>
      <w:r>
        <w:t xml:space="preserve"> </w:t>
      </w:r>
      <w:r>
        <w:t xml:space="preserve">is a spiritual successor to an apprentice’s</w:t>
      </w:r>
      <w:r>
        <w:t xml:space="preserve"> </w:t>
      </w:r>
      <w:hyperlink r:id="rId111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0"/>
        </w:numPr>
      </w:pPr>
      <w:r>
        <w:t xml:space="preserve">The dissertation proves you can conduct rigorous research</w:t>
      </w:r>
    </w:p>
    <w:p>
      <w:pPr>
        <w:pStyle w:val="Compact"/>
        <w:numPr>
          <w:ilvl w:val="0"/>
          <w:numId w:val="1340"/>
        </w:numPr>
      </w:pPr>
      <w:r>
        <w:t xml:space="preserve">It doesn’t need to solve every problem in your field</w:t>
      </w:r>
    </w:p>
    <w:p>
      <w:pPr>
        <w:pStyle w:val="Compact"/>
        <w:numPr>
          <w:ilvl w:val="0"/>
          <w:numId w:val="1340"/>
        </w:numPr>
      </w:pPr>
      <w:r>
        <w:t xml:space="preserve">It doesn’t need to be flawless</w:t>
      </w:r>
    </w:p>
    <w:p>
      <w:pPr>
        <w:pStyle w:val="Compact"/>
        <w:numPr>
          <w:ilvl w:val="0"/>
          <w:numId w:val="1340"/>
        </w:numPr>
      </w:pPr>
      <w:r>
        <w:t xml:space="preserve">It doesn’t need to be all-encompassing</w:t>
      </w:r>
    </w:p>
    <w:p>
      <w:pPr>
        <w:pStyle w:val="Compact"/>
        <w:numPr>
          <w:ilvl w:val="0"/>
          <w:numId w:val="1340"/>
        </w:numPr>
      </w:pPr>
      <w:r>
        <w:t xml:space="preserve">It just needs to constitute incremental progress in your field</w:t>
      </w:r>
    </w:p>
    <w:bookmarkEnd w:id="1113"/>
    <w:bookmarkStart w:id="111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1"/>
        </w:numPr>
      </w:pPr>
      <w:r>
        <w:t xml:space="preserve">Done is better than perfect when it comes to dissertations</w:t>
      </w:r>
    </w:p>
    <w:p>
      <w:pPr>
        <w:pStyle w:val="Compact"/>
        <w:numPr>
          <w:ilvl w:val="0"/>
          <w:numId w:val="1341"/>
        </w:numPr>
      </w:pPr>
      <w:r>
        <w:t xml:space="preserve">You’ll have your entire career to refine and expand on these ideas</w:t>
      </w:r>
    </w:p>
    <w:p>
      <w:pPr>
        <w:pStyle w:val="Compact"/>
        <w:numPr>
          <w:ilvl w:val="0"/>
          <w:numId w:val="1341"/>
        </w:numPr>
      </w:pPr>
      <w:r>
        <w:t xml:space="preserve">The goal is to finish and move forward,</w:t>
      </w:r>
      <w:r>
        <w:t xml:space="preserve"> </w:t>
      </w:r>
      <w:r>
        <w:t xml:space="preserve">not to write the definitive work on your topic</w:t>
      </w:r>
    </w:p>
    <w:p>
      <w:pPr>
        <w:pStyle w:val="Compact"/>
        <w:numPr>
          <w:ilvl w:val="0"/>
          <w:numId w:val="134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4"/>
    <w:bookmarkStart w:id="1116" w:name="resources-3"/>
    <w:p>
      <w:pPr>
        <w:pStyle w:val="Heading3"/>
      </w:pPr>
      <w:r>
        <w:t xml:space="preserve">22.7.6 Resources</w:t>
      </w:r>
    </w:p>
    <w:p>
      <w:pPr>
        <w:pStyle w:val="FirstParagraph"/>
      </w:pPr>
      <w:r>
        <w:rPr>
          <w:b/>
          <w:bCs/>
        </w:rPr>
        <w:t xml:space="preserve">Dissertation writing tools:</w:t>
      </w:r>
    </w:p>
    <w:p>
      <w:pPr>
        <w:pStyle w:val="Compact"/>
        <w:numPr>
          <w:ilvl w:val="0"/>
          <w:numId w:val="1342"/>
        </w:numPr>
      </w:pPr>
      <w:hyperlink r:id="rId1115">
        <w:r>
          <w:rPr>
            <w:rStyle w:val="Hyperlink"/>
          </w:rPr>
          <w:t xml:space="preserve">quarto-thesis</w:t>
        </w:r>
      </w:hyperlink>
      <w:r>
        <w:t xml:space="preserve"> </w:t>
      </w:r>
      <w:r>
        <w:t xml:space="preserve">- Quarto extension for creating masters or PhD theses with professional LaTeX formatting</w:t>
      </w:r>
    </w:p>
    <w:bookmarkEnd w:id="1116"/>
    <w:bookmarkEnd w:id="1117"/>
    <w:bookmarkStart w:id="111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3"/>
        </w:numPr>
      </w:pPr>
      <w:r>
        <w:t xml:space="preserve">Graduate students are encouraged to gain teaching experience</w:t>
      </w:r>
    </w:p>
    <w:p>
      <w:pPr>
        <w:pStyle w:val="Compact"/>
        <w:numPr>
          <w:ilvl w:val="0"/>
          <w:numId w:val="1343"/>
        </w:numPr>
      </w:pPr>
      <w:r>
        <w:t xml:space="preserve">We support science communication and outreach activities</w:t>
      </w:r>
    </w:p>
    <w:p>
      <w:pPr>
        <w:pStyle w:val="Compact"/>
        <w:numPr>
          <w:ilvl w:val="0"/>
          <w:numId w:val="1343"/>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8"/>
    <w:bookmarkStart w:id="111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4"/>
        </w:numPr>
      </w:pPr>
      <w:r>
        <w:t xml:space="preserve">Attend seminars and departmental events</w:t>
      </w:r>
    </w:p>
    <w:p>
      <w:pPr>
        <w:pStyle w:val="Compact"/>
        <w:numPr>
          <w:ilvl w:val="0"/>
          <w:numId w:val="1344"/>
        </w:numPr>
      </w:pPr>
      <w:r>
        <w:t xml:space="preserve">Connect with researchers in your field</w:t>
      </w:r>
    </w:p>
    <w:p>
      <w:pPr>
        <w:pStyle w:val="Compact"/>
        <w:numPr>
          <w:ilvl w:val="0"/>
          <w:numId w:val="1344"/>
        </w:numPr>
      </w:pPr>
      <w:r>
        <w:t xml:space="preserve">Join professional societies</w:t>
      </w:r>
    </w:p>
    <w:p>
      <w:pPr>
        <w:pStyle w:val="Compact"/>
        <w:numPr>
          <w:ilvl w:val="0"/>
          <w:numId w:val="1344"/>
        </w:numPr>
      </w:pPr>
      <w:r>
        <w:t xml:space="preserve">Use professional social media platforms to share research and engage with the scientific community</w:t>
      </w:r>
    </w:p>
    <w:p>
      <w:r>
        <w:br w:type="page"/>
      </w:r>
    </w:p>
    <w:bookmarkEnd w:id="1119"/>
    <w:bookmarkEnd w:id="1120"/>
    <w:bookmarkStart w:id="1128" w:name="sec-writing"/>
    <w:p>
      <w:pPr>
        <w:pStyle w:val="Heading1"/>
      </w:pPr>
      <w:r>
        <w:t xml:space="preserve">23. Writing</w:t>
      </w:r>
    </w:p>
    <w:bookmarkStart w:id="112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5"/>
        </w:numPr>
      </w:pPr>
      <w:r>
        <w:t xml:space="preserve">Organize your thoughts and identify what you actually need to know</w:t>
      </w:r>
    </w:p>
    <w:p>
      <w:pPr>
        <w:pStyle w:val="Compact"/>
        <w:numPr>
          <w:ilvl w:val="0"/>
          <w:numId w:val="1345"/>
        </w:numPr>
      </w:pPr>
      <w:r>
        <w:t xml:space="preserve">Articulate the problem more precisely</w:t>
      </w:r>
    </w:p>
    <w:p>
      <w:pPr>
        <w:pStyle w:val="Compact"/>
        <w:numPr>
          <w:ilvl w:val="0"/>
          <w:numId w:val="134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1"/>
    <w:bookmarkStart w:id="1123"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3"/>
    <w:bookmarkStart w:id="112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4"/>
    <w:bookmarkStart w:id="112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5" w:name="in-scientific-manuscripts-and-reports"/>
    <w:p>
      <w:pPr>
        <w:pStyle w:val="Heading3"/>
      </w:pPr>
      <w:r>
        <w:t xml:space="preserve">23.4.1 In scientific manuscripts and reports</w:t>
      </w:r>
    </w:p>
    <w:p>
      <w:pPr>
        <w:pStyle w:val="Compact"/>
        <w:numPr>
          <w:ilvl w:val="0"/>
          <w:numId w:val="134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5"/>
    <w:bookmarkStart w:id="1126" w:name="in-conference-and-lab-presentations"/>
    <w:p>
      <w:pPr>
        <w:pStyle w:val="Heading3"/>
      </w:pPr>
      <w:r>
        <w:t xml:space="preserve">23.4.2 In conference and lab presentations</w:t>
      </w:r>
    </w:p>
    <w:p>
      <w:pPr>
        <w:pStyle w:val="Compact"/>
        <w:numPr>
          <w:ilvl w:val="0"/>
          <w:numId w:val="134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6"/>
    <w:bookmarkEnd w:id="1127"/>
    <w:bookmarkEnd w:id="1128"/>
    <w:bookmarkStart w:id="1143" w:name="manuscript-preparation-and-publication"/>
    <w:p>
      <w:pPr>
        <w:pStyle w:val="Heading1"/>
      </w:pPr>
      <w:r>
        <w:t xml:space="preserve">24. Manuscript Preparation and Publication</w:t>
      </w:r>
    </w:p>
    <w:bookmarkStart w:id="112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0"/>
        </w:numPr>
      </w:pPr>
      <w:r>
        <w:rPr>
          <w:b/>
          <w:bCs/>
        </w:rPr>
        <w:t xml:space="preserve">Planning</w:t>
      </w:r>
      <w:r>
        <w:t xml:space="preserve">: Discuss target journals, outline, and timeline with PIs</w:t>
      </w:r>
    </w:p>
    <w:p>
      <w:pPr>
        <w:pStyle w:val="Compact"/>
        <w:numPr>
          <w:ilvl w:val="0"/>
          <w:numId w:val="1350"/>
        </w:numPr>
      </w:pPr>
      <w:r>
        <w:rPr>
          <w:b/>
          <w:bCs/>
        </w:rPr>
        <w:t xml:space="preserve">Drafting</w:t>
      </w:r>
      <w:r>
        <w:t xml:space="preserve">: Lead author prepares initial draft</w:t>
      </w:r>
    </w:p>
    <w:p>
      <w:pPr>
        <w:pStyle w:val="Compact"/>
        <w:numPr>
          <w:ilvl w:val="0"/>
          <w:numId w:val="1350"/>
        </w:numPr>
      </w:pPr>
      <w:r>
        <w:rPr>
          <w:b/>
          <w:bCs/>
        </w:rPr>
        <w:t xml:space="preserve">Internal review</w:t>
      </w:r>
      <w:r>
        <w:t xml:space="preserve">: Co-authors review and provide feedback</w:t>
      </w:r>
    </w:p>
    <w:p>
      <w:pPr>
        <w:pStyle w:val="Compact"/>
        <w:numPr>
          <w:ilvl w:val="0"/>
          <w:numId w:val="1350"/>
        </w:numPr>
      </w:pPr>
      <w:r>
        <w:rPr>
          <w:b/>
          <w:bCs/>
        </w:rPr>
        <w:t xml:space="preserve">Revision</w:t>
      </w:r>
      <w:r>
        <w:t xml:space="preserve">: Lead author incorporates feedback iteratively</w:t>
      </w:r>
    </w:p>
    <w:p>
      <w:pPr>
        <w:pStyle w:val="Compact"/>
        <w:numPr>
          <w:ilvl w:val="0"/>
          <w:numId w:val="1350"/>
        </w:numPr>
      </w:pPr>
      <w:r>
        <w:rPr>
          <w:b/>
          <w:bCs/>
        </w:rPr>
        <w:t xml:space="preserve">PI approval</w:t>
      </w:r>
      <w:r>
        <w:t xml:space="preserve">: Obtain final approval from PIs before submission</w:t>
      </w:r>
    </w:p>
    <w:p>
      <w:pPr>
        <w:pStyle w:val="Compact"/>
        <w:numPr>
          <w:ilvl w:val="0"/>
          <w:numId w:val="1350"/>
        </w:numPr>
      </w:pPr>
      <w:r>
        <w:rPr>
          <w:b/>
          <w:bCs/>
        </w:rPr>
        <w:t xml:space="preserve">Submission</w:t>
      </w:r>
      <w:r>
        <w:t xml:space="preserve">: Submit to journal</w:t>
      </w:r>
    </w:p>
    <w:p>
      <w:pPr>
        <w:pStyle w:val="Compact"/>
        <w:numPr>
          <w:ilvl w:val="0"/>
          <w:numId w:val="1350"/>
        </w:numPr>
      </w:pPr>
      <w:r>
        <w:rPr>
          <w:b/>
          <w:bCs/>
        </w:rPr>
        <w:t xml:space="preserve">Revisions</w:t>
      </w:r>
      <w:r>
        <w:t xml:space="preserve">: Lead author coordinates response to peer reviewers</w:t>
      </w:r>
    </w:p>
    <w:p>
      <w:pPr>
        <w:pStyle w:val="Compact"/>
        <w:numPr>
          <w:ilvl w:val="0"/>
          <w:numId w:val="1350"/>
        </w:numPr>
      </w:pPr>
      <w:r>
        <w:rPr>
          <w:b/>
          <w:bCs/>
        </w:rPr>
        <w:t xml:space="preserve">Publication</w:t>
      </w:r>
      <w:r>
        <w:t xml:space="preserve">: Celebrate and share!</w:t>
      </w:r>
    </w:p>
    <w:bookmarkEnd w:id="1129"/>
    <w:bookmarkStart w:id="113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1">
        <w:r>
          <w:rPr>
            <w:rStyle w:val="Hyperlink"/>
          </w:rPr>
          <w:t xml:space="preserve">implicature</w:t>
        </w:r>
      </w:hyperlink>
      <w:r>
        <w:t xml:space="preserve">.</w:t>
      </w:r>
    </w:p>
    <w:p>
      <w:pPr>
        <w:pStyle w:val="BodyText"/>
      </w:pPr>
      <w:r>
        <w:rPr>
          <w:b/>
          <w:bCs/>
        </w:rPr>
        <w:t xml:space="preserve">Additional tips:</w:t>
      </w:r>
    </w:p>
    <w:p>
      <w:pPr>
        <w:pStyle w:val="Compact"/>
        <w:numPr>
          <w:ilvl w:val="0"/>
          <w:numId w:val="1351"/>
        </w:numPr>
      </w:pPr>
      <w:r>
        <w:t xml:space="preserve">Always thank reviewers for their time and feedback</w:t>
      </w:r>
    </w:p>
    <w:p>
      <w:pPr>
        <w:pStyle w:val="Compact"/>
        <w:numPr>
          <w:ilvl w:val="0"/>
          <w:numId w:val="1351"/>
        </w:numPr>
      </w:pPr>
      <w:r>
        <w:t xml:space="preserve">Quote page numbers from the revised manuscript</w:t>
      </w:r>
    </w:p>
    <w:p>
      <w:pPr>
        <w:pStyle w:val="Compact"/>
        <w:numPr>
          <w:ilvl w:val="0"/>
          <w:numId w:val="1351"/>
        </w:numPr>
      </w:pPr>
      <w:r>
        <w:t xml:space="preserve">Use direct quotes from your revised text when possible</w:t>
      </w:r>
    </w:p>
    <w:p>
      <w:pPr>
        <w:pStyle w:val="Compact"/>
        <w:numPr>
          <w:ilvl w:val="0"/>
          <w:numId w:val="1351"/>
        </w:numPr>
      </w:pPr>
      <w:r>
        <w:t xml:space="preserve">Maintain a respectful and collaborative tone throughout</w:t>
      </w:r>
    </w:p>
    <w:p>
      <w:pPr>
        <w:pStyle w:val="Compact"/>
        <w:numPr>
          <w:ilvl w:val="0"/>
          <w:numId w:val="1351"/>
        </w:numPr>
      </w:pPr>
      <w:r>
        <w:t xml:space="preserve">If you make changes beyond what the reviewer requested, mention them briefly</w:t>
      </w:r>
    </w:p>
    <w:bookmarkEnd w:id="1132"/>
    <w:bookmarkStart w:id="1135" w:name="preprints-and-open-access"/>
    <w:p>
      <w:pPr>
        <w:pStyle w:val="Heading2"/>
      </w:pPr>
      <w:r>
        <w:t xml:space="preserve">24.3 Preprints and Open Access</w:t>
      </w:r>
    </w:p>
    <w:p>
      <w:pPr>
        <w:pStyle w:val="Compact"/>
        <w:numPr>
          <w:ilvl w:val="0"/>
          <w:numId w:val="1352"/>
        </w:numPr>
      </w:pPr>
      <w:r>
        <w:t xml:space="preserve">We encourage posting preprints prior to or during peer review on platforms like</w:t>
      </w:r>
      <w:r>
        <w:t xml:space="preserve"> </w:t>
      </w:r>
      <w:hyperlink r:id="rId1133">
        <w:r>
          <w:rPr>
            <w:rStyle w:val="Hyperlink"/>
          </w:rPr>
          <w:t xml:space="preserve">medRxiv</w:t>
        </w:r>
      </w:hyperlink>
      <w:r>
        <w:t xml:space="preserve"> </w:t>
      </w:r>
      <w:r>
        <w:t xml:space="preserve">or</w:t>
      </w:r>
      <w:r>
        <w:t xml:space="preserve"> </w:t>
      </w:r>
      <w:hyperlink r:id="rId1134">
        <w:r>
          <w:rPr>
            <w:rStyle w:val="Hyperlink"/>
          </w:rPr>
          <w:t xml:space="preserve">bioRxiv</w:t>
        </w:r>
      </w:hyperlink>
    </w:p>
    <w:p>
      <w:pPr>
        <w:pStyle w:val="Compact"/>
        <w:numPr>
          <w:ilvl w:val="0"/>
          <w:numId w:val="1352"/>
        </w:numPr>
      </w:pPr>
      <w:r>
        <w:t xml:space="preserve">Preprints allow rapid dissemination of findings and can be cited in grant applications</w:t>
      </w:r>
    </w:p>
    <w:p>
      <w:pPr>
        <w:pStyle w:val="Compact"/>
        <w:numPr>
          <w:ilvl w:val="0"/>
          <w:numId w:val="1352"/>
        </w:numPr>
      </w:pPr>
      <w:r>
        <w:t xml:space="preserve">We support publishing in open access journals when possible to maximize accessibility</w:t>
      </w:r>
    </w:p>
    <w:p>
      <w:pPr>
        <w:pStyle w:val="Compact"/>
        <w:numPr>
          <w:ilvl w:val="0"/>
          <w:numId w:val="135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3">
        <w:r>
          <w:rPr>
            <w:rStyle w:val="Hyperlink"/>
          </w:rPr>
          <w:t xml:space="preserve">medRxiv</w:t>
        </w:r>
      </w:hyperlink>
      <w:r>
        <w:t xml:space="preserve">.</w:t>
      </w:r>
    </w:p>
    <w:bookmarkEnd w:id="1135"/>
    <w:bookmarkStart w:id="113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3"/>
        </w:numPr>
      </w:pPr>
      <w:r>
        <w:t xml:space="preserve">CONSORT for randomized trials</w:t>
      </w:r>
    </w:p>
    <w:p>
      <w:pPr>
        <w:pStyle w:val="Compact"/>
        <w:numPr>
          <w:ilvl w:val="0"/>
          <w:numId w:val="1353"/>
        </w:numPr>
      </w:pPr>
      <w:r>
        <w:t xml:space="preserve">STROBE for observational studies</w:t>
      </w:r>
    </w:p>
    <w:p>
      <w:pPr>
        <w:pStyle w:val="Compact"/>
        <w:numPr>
          <w:ilvl w:val="0"/>
          <w:numId w:val="1353"/>
        </w:numPr>
      </w:pPr>
      <w:r>
        <w:t xml:space="preserve">PRISMA for systematic reviews</w:t>
      </w:r>
    </w:p>
    <w:p>
      <w:pPr>
        <w:pStyle w:val="Compact"/>
        <w:numPr>
          <w:ilvl w:val="0"/>
          <w:numId w:val="1353"/>
        </w:numPr>
      </w:pPr>
      <w:r>
        <w:t xml:space="preserve">Others as appropriate (see</w:t>
      </w:r>
      <w:r>
        <w:t xml:space="preserve"> </w:t>
      </w:r>
      <w:hyperlink r:id="rId48">
        <w:r>
          <w:rPr>
            <w:rStyle w:val="Hyperlink"/>
          </w:rPr>
          <w:t xml:space="preserve">EQUATOR Network</w:t>
        </w:r>
      </w:hyperlink>
      <w:r>
        <w:t xml:space="preserve">)</w:t>
      </w:r>
    </w:p>
    <w:bookmarkEnd w:id="1136"/>
    <w:bookmarkStart w:id="1137" w:name="manuscript-checklist-1"/>
    <w:p>
      <w:pPr>
        <w:pStyle w:val="Heading2"/>
      </w:pPr>
      <w:r>
        <w:t xml:space="preserve">24.5 Manuscript Checklist</w:t>
      </w:r>
    </w:p>
    <w:p>
      <w:pPr>
        <w:pStyle w:val="FirstParagraph"/>
      </w:pPr>
      <w:r>
        <w:t xml:space="preserve">Before submitting a manuscript:</w:t>
      </w:r>
    </w:p>
    <w:p>
      <w:pPr>
        <w:pStyle w:val="Compact"/>
        <w:numPr>
          <w:ilvl w:val="0"/>
          <w:numId w:val="1354"/>
        </w:numPr>
      </w:pPr>
      <w:r>
        <w:t xml:space="preserve">Completed relevant reporting checklist</w:t>
      </w:r>
    </w:p>
    <w:p>
      <w:pPr>
        <w:pStyle w:val="Compact"/>
        <w:numPr>
          <w:ilvl w:val="0"/>
          <w:numId w:val="1355"/>
        </w:numPr>
      </w:pPr>
      <w:r>
        <w:t xml:space="preserve">Results are reproducible (rerunning code replicates tables/figures exactly)</w:t>
      </w:r>
    </w:p>
    <w:p>
      <w:pPr>
        <w:pStyle w:val="Compact"/>
        <w:numPr>
          <w:ilvl w:val="0"/>
          <w:numId w:val="1356"/>
        </w:numPr>
      </w:pPr>
      <w:r>
        <w:t xml:space="preserve">Target journal selected</w:t>
      </w:r>
    </w:p>
    <w:p>
      <w:pPr>
        <w:pStyle w:val="Compact"/>
        <w:numPr>
          <w:ilvl w:val="0"/>
          <w:numId w:val="1357"/>
        </w:numPr>
      </w:pPr>
      <w:r>
        <w:t xml:space="preserve">Title is declarative and states findings clearly</w:t>
      </w:r>
    </w:p>
    <w:p>
      <w:pPr>
        <w:pStyle w:val="Compact"/>
        <w:numPr>
          <w:ilvl w:val="0"/>
          <w:numId w:val="1358"/>
        </w:numPr>
      </w:pPr>
      <w:r>
        <w:t xml:space="preserve">Word count meets journal requirements</w:t>
      </w:r>
    </w:p>
    <w:p>
      <w:pPr>
        <w:pStyle w:val="Compact"/>
        <w:numPr>
          <w:ilvl w:val="0"/>
          <w:numId w:val="1359"/>
        </w:numPr>
      </w:pPr>
      <w:r>
        <w:t xml:space="preserve">Manuscript follows journal formatting guidelines</w:t>
      </w:r>
    </w:p>
    <w:p>
      <w:pPr>
        <w:pStyle w:val="Compact"/>
        <w:numPr>
          <w:ilvl w:val="0"/>
          <w:numId w:val="1360"/>
        </w:numPr>
      </w:pPr>
      <w:r>
        <w:t xml:space="preserve">Consistent voice throughout (typically active voice)</w:t>
      </w:r>
    </w:p>
    <w:p>
      <w:pPr>
        <w:pStyle w:val="Compact"/>
        <w:numPr>
          <w:ilvl w:val="0"/>
          <w:numId w:val="1361"/>
        </w:numPr>
      </w:pPr>
      <w:r>
        <w:t xml:space="preserve">All figures and tables referenced in main text</w:t>
      </w:r>
    </w:p>
    <w:p>
      <w:pPr>
        <w:pStyle w:val="Compact"/>
        <w:numPr>
          <w:ilvl w:val="0"/>
          <w:numId w:val="1362"/>
        </w:numPr>
      </w:pPr>
      <w:r>
        <w:t xml:space="preserve">Captions for all figures and tables</w:t>
      </w:r>
    </w:p>
    <w:p>
      <w:pPr>
        <w:pStyle w:val="Compact"/>
        <w:numPr>
          <w:ilvl w:val="0"/>
          <w:numId w:val="1363"/>
        </w:numPr>
      </w:pPr>
      <w:r>
        <w:t xml:space="preserve">Tables/figures numbered by order of appearance</w:t>
      </w:r>
    </w:p>
    <w:p>
      <w:pPr>
        <w:pStyle w:val="Compact"/>
        <w:numPr>
          <w:ilvl w:val="0"/>
          <w:numId w:val="1364"/>
        </w:numPr>
      </w:pPr>
      <w:r>
        <w:t xml:space="preserve">Abbreviations defined at first use and used sparingly</w:t>
      </w:r>
    </w:p>
    <w:p>
      <w:pPr>
        <w:pStyle w:val="Compact"/>
        <w:numPr>
          <w:ilvl w:val="0"/>
          <w:numId w:val="136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6"/>
        </w:numPr>
      </w:pPr>
      <w:r>
        <w:t xml:space="preserve">Avoid directionless statements (specify direction of associations)</w:t>
      </w:r>
    </w:p>
    <w:p>
      <w:pPr>
        <w:pStyle w:val="Compact"/>
        <w:numPr>
          <w:ilvl w:val="0"/>
          <w:numId w:val="1367"/>
        </w:numPr>
      </w:pPr>
      <w:r>
        <w:t xml:space="preserve">Causal language only when supported by study design</w:t>
      </w:r>
    </w:p>
    <w:p>
      <w:pPr>
        <w:pStyle w:val="Compact"/>
        <w:numPr>
          <w:ilvl w:val="0"/>
          <w:numId w:val="136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9"/>
        </w:numPr>
      </w:pPr>
      <w:r>
        <w:t xml:space="preserve">Author contributions drafted using CRediT Taxonomy</w:t>
      </w:r>
    </w:p>
    <w:bookmarkEnd w:id="1137"/>
    <w:bookmarkStart w:id="114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0"/>
    <w:bookmarkStart w:id="114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1"/>
        </w:numPr>
      </w:pPr>
      <w:r>
        <w:rPr>
          <w:b/>
          <w:bCs/>
        </w:rPr>
        <w:t xml:space="preserve">Cite primary sources</w:t>
      </w:r>
      <w:r>
        <w:t xml:space="preserve"> </w:t>
      </w:r>
      <w:r>
        <w:t xml:space="preserve">for factual statements about established knowledge, methods, or findings</w:t>
      </w:r>
    </w:p>
    <w:p>
      <w:pPr>
        <w:pStyle w:val="Compact"/>
        <w:numPr>
          <w:ilvl w:val="0"/>
          <w:numId w:val="1371"/>
        </w:numPr>
      </w:pPr>
      <w:r>
        <w:rPr>
          <w:b/>
          <w:bCs/>
        </w:rPr>
        <w:t xml:space="preserve">Cite official documentation</w:t>
      </w:r>
      <w:r>
        <w:t xml:space="preserve"> </w:t>
      </w:r>
      <w:r>
        <w:t xml:space="preserve">when describing how software, tools, or systems work</w:t>
      </w:r>
    </w:p>
    <w:p>
      <w:pPr>
        <w:pStyle w:val="Compact"/>
        <w:numPr>
          <w:ilvl w:val="0"/>
          <w:numId w:val="137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2"/>
        </w:numPr>
      </w:pPr>
      <w:r>
        <w:rPr>
          <w:b/>
          <w:bCs/>
        </w:rPr>
        <w:t xml:space="preserve">Demonstrate directly</w:t>
      </w:r>
      <w:r>
        <w:t xml:space="preserve">: Show the behavior through experiments, data, or explicit examples</w:t>
      </w:r>
    </w:p>
    <w:p>
      <w:pPr>
        <w:pStyle w:val="Compact"/>
        <w:numPr>
          <w:ilvl w:val="0"/>
          <w:numId w:val="137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3"/>
        </w:numPr>
      </w:pPr>
      <w:r>
        <w:t xml:space="preserve">Builds reader trust and credibility</w:t>
      </w:r>
    </w:p>
    <w:p>
      <w:pPr>
        <w:pStyle w:val="Compact"/>
        <w:numPr>
          <w:ilvl w:val="0"/>
          <w:numId w:val="1373"/>
        </w:numPr>
      </w:pPr>
      <w:r>
        <w:t xml:space="preserve">Enables readers to verify information independently</w:t>
      </w:r>
    </w:p>
    <w:p>
      <w:pPr>
        <w:pStyle w:val="Compact"/>
        <w:numPr>
          <w:ilvl w:val="0"/>
          <w:numId w:val="1373"/>
        </w:numPr>
      </w:pPr>
      <w:r>
        <w:t xml:space="preserve">Maintains scientific rigor in all communications</w:t>
      </w:r>
    </w:p>
    <w:p>
      <w:pPr>
        <w:pStyle w:val="Compact"/>
        <w:numPr>
          <w:ilvl w:val="0"/>
          <w:numId w:val="137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2"/>
    <w:bookmarkEnd w:id="1143"/>
    <w:bookmarkStart w:id="1229" w:name="references"/>
    <w:p>
      <w:pPr>
        <w:pStyle w:val="Heading1"/>
      </w:pPr>
      <w:r>
        <w:t xml:space="preserve">References</w:t>
      </w:r>
    </w:p>
    <w:bookmarkStart w:id="1228" w:name="refs"/>
    <w:bookmarkStart w:id="114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4">
        <w:r>
          <w:rPr>
            <w:rStyle w:val="Hyperlink"/>
          </w:rPr>
          <w:t xml:space="preserve">https://doi.org/10.1371/journal.pgph.0002269</w:t>
        </w:r>
      </w:hyperlink>
      <w:r>
        <w:t xml:space="preserve">.</w:t>
      </w:r>
    </w:p>
    <w:bookmarkEnd w:id="1145"/>
    <w:bookmarkStart w:id="1146"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6"/>
    <w:bookmarkStart w:id="11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7">
        <w:r>
          <w:rPr>
            <w:rStyle w:val="Hyperlink"/>
          </w:rPr>
          <w:t xml:space="preserve">https://doi.org/10.1038/d41586-019-01431-z</w:t>
        </w:r>
      </w:hyperlink>
      <w:r>
        <w:t xml:space="preserve">.</w:t>
      </w:r>
    </w:p>
    <w:bookmarkEnd w:id="1148"/>
    <w:bookmarkStart w:id="114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9"/>
    <w:bookmarkStart w:id="115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0">
        <w:r>
          <w:rPr>
            <w:rStyle w:val="Hyperlink"/>
          </w:rPr>
          <w:t xml:space="preserve">https://happygitwithr.com/</w:t>
        </w:r>
      </w:hyperlink>
      <w:r>
        <w:t xml:space="preserve">.</w:t>
      </w:r>
    </w:p>
    <w:bookmarkEnd w:id="1151"/>
    <w:bookmarkStart w:id="115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2"/>
    <w:bookmarkStart w:id="115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3">
        <w:r>
          <w:rPr>
            <w:rStyle w:val="Hyperlink"/>
          </w:rPr>
          <w:t xml:space="preserve">https://doi.org/10.1038/s41467-020-19160-7</w:t>
        </w:r>
      </w:hyperlink>
      <w:r>
        <w:t xml:space="preserve">.</w:t>
      </w:r>
    </w:p>
    <w:bookmarkEnd w:id="1154"/>
    <w:bookmarkStart w:id="115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5">
        <w:r>
          <w:rPr>
            <w:rStyle w:val="Hyperlink"/>
          </w:rPr>
          <w:t xml:space="preserve">http://creativecommons.org/licenses/by-nc/4.0/</w:t>
        </w:r>
      </w:hyperlink>
      <w:r>
        <w:t xml:space="preserve">.</w:t>
      </w:r>
    </w:p>
    <w:bookmarkEnd w:id="1156"/>
    <w:bookmarkStart w:id="1158" w:name="ref-credit"/>
    <w:p>
      <w:pPr>
        <w:pStyle w:val="Bibliography"/>
      </w:pPr>
      <w:r>
        <w:t xml:space="preserve">“CRediT: Contributor Roles Taxonomy.”</w:t>
      </w:r>
      <w:r>
        <w:t xml:space="preserve"> </w:t>
      </w:r>
      <w:r>
        <w:t xml:space="preserve">n.d. PLOS ONE.</w:t>
      </w:r>
      <w:r>
        <w:t xml:space="preserve"> </w:t>
      </w:r>
      <w:hyperlink r:id="rId1157">
        <w:r>
          <w:rPr>
            <w:rStyle w:val="Hyperlink"/>
          </w:rPr>
          <w:t xml:space="preserve">https://journals.plos.org/plosone/s/authorship</w:t>
        </w:r>
      </w:hyperlink>
      <w:r>
        <w:t xml:space="preserve">.</w:t>
      </w:r>
    </w:p>
    <w:bookmarkEnd w:id="1158"/>
    <w:bookmarkStart w:id="1160" w:name="ref-dryad"/>
    <w:p>
      <w:pPr>
        <w:pStyle w:val="Bibliography"/>
      </w:pPr>
      <w:r>
        <w:t xml:space="preserve">“Dryad Digital Repository.”</w:t>
      </w:r>
      <w:r>
        <w:t xml:space="preserve"> </w:t>
      </w:r>
      <w:r>
        <w:t xml:space="preserve">n.d. Dryad.</w:t>
      </w:r>
      <w:r>
        <w:t xml:space="preserve"> </w:t>
      </w:r>
      <w:hyperlink r:id="rId1159">
        <w:r>
          <w:rPr>
            <w:rStyle w:val="Hyperlink"/>
          </w:rPr>
          <w:t xml:space="preserve">https://datadryad.org/</w:t>
        </w:r>
      </w:hyperlink>
      <w:r>
        <w:t xml:space="preserve">.</w:t>
      </w:r>
    </w:p>
    <w:bookmarkEnd w:id="1160"/>
    <w:bookmarkStart w:id="116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61"/>
    <w:bookmarkStart w:id="116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2">
        <w:r>
          <w:rPr>
            <w:rStyle w:val="Hyperlink"/>
          </w:rPr>
          <w:t xml:space="preserve">https://doi.org/10.1201/9781003029878</w:t>
        </w:r>
      </w:hyperlink>
      <w:r>
        <w:t xml:space="preserve">.</w:t>
      </w:r>
    </w:p>
    <w:bookmarkEnd w:id="1163"/>
    <w:bookmarkStart w:id="116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4"/>
    <w:bookmarkStart w:id="1165"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5"/>
    <w:bookmarkStart w:id="1166"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6"/>
    <w:bookmarkStart w:id="1167"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7"/>
    <w:bookmarkStart w:id="1169" w:name="ref-plos_data"/>
    <w:p>
      <w:pPr>
        <w:pStyle w:val="Bibliography"/>
      </w:pPr>
      <w:r>
        <w:t xml:space="preserve">“How to Store and Manage Your Data.”</w:t>
      </w:r>
      <w:r>
        <w:t xml:space="preserve"> </w:t>
      </w:r>
      <w:r>
        <w:t xml:space="preserve">n.d. PLOS.</w:t>
      </w:r>
      <w:r>
        <w:t xml:space="preserve"> </w:t>
      </w:r>
      <w:hyperlink r:id="rId1168">
        <w:r>
          <w:rPr>
            <w:rStyle w:val="Hyperlink"/>
          </w:rPr>
          <w:t xml:space="preserve">https://plos.org/resource/how-to-store-and-manage-your-data/</w:t>
        </w:r>
      </w:hyperlink>
      <w:r>
        <w:t xml:space="preserve">.</w:t>
      </w:r>
    </w:p>
    <w:bookmarkEnd w:id="1169"/>
    <w:bookmarkStart w:id="1170"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0"/>
    <w:bookmarkStart w:id="117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1"/>
    <w:bookmarkStart w:id="117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2">
        <w:r>
          <w:rPr>
            <w:rStyle w:val="Hyperlink"/>
          </w:rPr>
          <w:t xml:space="preserve">https://mentors.fm/2019/08/13/think-and-write-with-leslie-lamport/</w:t>
        </w:r>
      </w:hyperlink>
      <w:r>
        <w:t xml:space="preserve">.</w:t>
      </w:r>
    </w:p>
    <w:bookmarkEnd w:id="1173"/>
    <w:bookmarkStart w:id="1174"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4"/>
    <w:bookmarkStart w:id="1175" w:name="ref-medRxiv"/>
    <w:p>
      <w:pPr>
        <w:pStyle w:val="Bibliography"/>
      </w:pPr>
      <w:r>
        <w:t xml:space="preserve">“medRxiv: The Preprint Server for Health Sciences.”</w:t>
      </w:r>
      <w:r>
        <w:t xml:space="preserve"> </w:t>
      </w:r>
      <w:r>
        <w:t xml:space="preserve">n.d. Cold Spring Harbor Laboratory.</w:t>
      </w:r>
      <w:r>
        <w:t xml:space="preserve"> </w:t>
      </w:r>
      <w:hyperlink r:id="rId1133">
        <w:r>
          <w:rPr>
            <w:rStyle w:val="Hyperlink"/>
          </w:rPr>
          <w:t xml:space="preserve">https://www.medrxiv.org/</w:t>
        </w:r>
      </w:hyperlink>
      <w:r>
        <w:t xml:space="preserve">.</w:t>
      </w:r>
    </w:p>
    <w:bookmarkEnd w:id="1175"/>
    <w:bookmarkStart w:id="117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6">
        <w:r>
          <w:rPr>
            <w:rStyle w:val="Hyperlink"/>
          </w:rPr>
          <w:t xml:space="preserve">https://doi.org/10.1038/467775a</w:t>
        </w:r>
      </w:hyperlink>
      <w:r>
        <w:t xml:space="preserve">.</w:t>
      </w:r>
    </w:p>
    <w:bookmarkEnd w:id="1177"/>
    <w:bookmarkStart w:id="117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8">
        <w:r>
          <w:rPr>
            <w:rStyle w:val="Hyperlink"/>
          </w:rPr>
          <w:t xml:space="preserve">https://doi.org/10.1038/s41562-016-0021</w:t>
        </w:r>
      </w:hyperlink>
      <w:r>
        <w:t xml:space="preserve">.</w:t>
      </w:r>
    </w:p>
    <w:bookmarkEnd w:id="1179"/>
    <w:bookmarkStart w:id="118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0">
        <w:r>
          <w:rPr>
            <w:rStyle w:val="Hyperlink"/>
          </w:rPr>
          <w:t xml:space="preserve">https://doi.org/10.1038/526182a</w:t>
        </w:r>
      </w:hyperlink>
      <w:r>
        <w:t xml:space="preserve">.</w:t>
      </w:r>
    </w:p>
    <w:bookmarkEnd w:id="1181"/>
    <w:bookmarkStart w:id="1183" w:name="ref-osf"/>
    <w:p>
      <w:pPr>
        <w:pStyle w:val="Bibliography"/>
      </w:pPr>
      <w:r>
        <w:t xml:space="preserve">“Open Science Framework.”</w:t>
      </w:r>
      <w:r>
        <w:t xml:space="preserve"> </w:t>
      </w:r>
      <w:r>
        <w:t xml:space="preserve">n.d. Center for Open Science.</w:t>
      </w:r>
      <w:r>
        <w:t xml:space="preserve"> </w:t>
      </w:r>
      <w:hyperlink r:id="rId1182">
        <w:r>
          <w:rPr>
            <w:rStyle w:val="Hyperlink"/>
          </w:rPr>
          <w:t xml:space="preserve">https://osf.io/</w:t>
        </w:r>
      </w:hyperlink>
      <w:r>
        <w:t xml:space="preserve">.</w:t>
      </w:r>
    </w:p>
    <w:bookmarkEnd w:id="1183"/>
    <w:bookmarkStart w:id="118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4"/>
    <w:bookmarkStart w:id="1186" w:name="ref-githubaccountarchive"/>
    <w:p>
      <w:pPr>
        <w:pStyle w:val="Bibliography"/>
      </w:pPr>
      <w:r>
        <w:t xml:space="preserve">“Requesting an Archive of Your Personal Account’s Data.”</w:t>
      </w:r>
      <w:r>
        <w:t xml:space="preserve"> </w:t>
      </w:r>
      <w:r>
        <w:t xml:space="preserve">n.d. GitHub.</w:t>
      </w:r>
      <w:r>
        <w:t xml:space="preserve"> </w:t>
      </w:r>
      <w:hyperlink r:id="rId1185">
        <w:r>
          <w:rPr>
            <w:rStyle w:val="Hyperlink"/>
          </w:rPr>
          <w:t xml:space="preserve">https://docs.github.com/en/get-started/archiving-your-github-personal-account-and-public-repositories/requesting-an-archive-of-your-personal-accounts-data</w:t>
        </w:r>
      </w:hyperlink>
      <w:r>
        <w:t xml:space="preserve">.</w:t>
      </w:r>
    </w:p>
    <w:bookmarkEnd w:id="1186"/>
    <w:bookmarkStart w:id="1188" w:name="ref-githuborgmigrations"/>
    <w:p>
      <w:pPr>
        <w:pStyle w:val="Bibliography"/>
      </w:pPr>
      <w:r>
        <w:t xml:space="preserve">“REST API Endpoints for Organization Migrations.”</w:t>
      </w:r>
      <w:r>
        <w:t xml:space="preserve"> </w:t>
      </w:r>
      <w:r>
        <w:t xml:space="preserve">n.d. GitHub.</w:t>
      </w:r>
      <w:r>
        <w:t xml:space="preserve"> </w:t>
      </w:r>
      <w:hyperlink r:id="rId1187">
        <w:r>
          <w:rPr>
            <w:rStyle w:val="Hyperlink"/>
          </w:rPr>
          <w:t xml:space="preserve">https://docs.github.com/en/rest/migrations/orgs</w:t>
        </w:r>
      </w:hyperlink>
      <w:r>
        <w:t xml:space="preserve">.</w:t>
      </w:r>
    </w:p>
    <w:bookmarkEnd w:id="1188"/>
    <w:bookmarkStart w:id="1190" w:name="ref-githubusermigrations"/>
    <w:p>
      <w:pPr>
        <w:pStyle w:val="Bibliography"/>
      </w:pPr>
      <w:r>
        <w:t xml:space="preserve">“REST API Endpoints for User Migrations.”</w:t>
      </w:r>
      <w:r>
        <w:t xml:space="preserve"> </w:t>
      </w:r>
      <w:r>
        <w:t xml:space="preserve">n.d. GitHub.</w:t>
      </w:r>
      <w:r>
        <w:t xml:space="preserve"> </w:t>
      </w:r>
      <w:hyperlink r:id="rId1189">
        <w:r>
          <w:rPr>
            <w:rStyle w:val="Hyperlink"/>
          </w:rPr>
          <w:t xml:space="preserve">https://docs.github.com/en/rest/migrations/users</w:t>
        </w:r>
      </w:hyperlink>
      <w:r>
        <w:t xml:space="preserve">.</w:t>
      </w:r>
    </w:p>
    <w:bookmarkEnd w:id="1190"/>
    <w:bookmarkStart w:id="1192" w:name="ref-gitfixum"/>
    <w:p>
      <w:pPr>
        <w:pStyle w:val="Bibliography"/>
      </w:pPr>
      <w:r>
        <w:t xml:space="preserve">Robertson, Seth. n.d.</w:t>
      </w:r>
      <w:r>
        <w:t xml:space="preserve"> </w:t>
      </w:r>
      <w:r>
        <w:t xml:space="preserve">“On Undoing, Fixing, or Removing Commits in Git.”</w:t>
      </w:r>
      <w:r>
        <w:t xml:space="preserve"> </w:t>
      </w:r>
      <w:hyperlink r:id="rId1191">
        <w:r>
          <w:rPr>
            <w:rStyle w:val="Hyperlink"/>
          </w:rPr>
          <w:t xml:space="preserve">https://sethrobertson.github.io/GitFixUm/fixup.html</w:t>
        </w:r>
      </w:hyperlink>
      <w:r>
        <w:t xml:space="preserve">.</w:t>
      </w:r>
    </w:p>
    <w:bookmarkEnd w:id="1192"/>
    <w:bookmarkStart w:id="119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3">
        <w:r>
          <w:rPr>
            <w:rStyle w:val="Hyperlink"/>
          </w:rPr>
          <w:t xml:space="preserve">https://doi.org/10.1371/journal.pcbi.1003833</w:t>
        </w:r>
      </w:hyperlink>
      <w:r>
        <w:t xml:space="preserve">.</w:t>
      </w:r>
    </w:p>
    <w:bookmarkEnd w:id="1194"/>
    <w:bookmarkStart w:id="119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5">
        <w:r>
          <w:rPr>
            <w:rStyle w:val="Hyperlink"/>
          </w:rPr>
          <w:t xml:space="preserve">https://doi.org/10.1038/d41586-019-02918-5</w:t>
        </w:r>
      </w:hyperlink>
      <w:r>
        <w:t xml:space="preserve">.</w:t>
      </w:r>
    </w:p>
    <w:bookmarkEnd w:id="1196"/>
    <w:bookmarkStart w:id="1198" w:name="ref-slurm-salloc"/>
    <w:p>
      <w:pPr>
        <w:pStyle w:val="Bibliography"/>
      </w:pPr>
      <w:r>
        <w:t xml:space="preserve">“Slurm Workload Manager: Salloc Documentation.”</w:t>
      </w:r>
      <w:r>
        <w:t xml:space="preserve"> </w:t>
      </w:r>
      <w:r>
        <w:t xml:space="preserve">n.d.-a. SchedMD.</w:t>
      </w:r>
      <w:r>
        <w:t xml:space="preserve"> </w:t>
      </w:r>
      <w:hyperlink r:id="rId1197">
        <w:r>
          <w:rPr>
            <w:rStyle w:val="Hyperlink"/>
          </w:rPr>
          <w:t xml:space="preserve">https://slurm.schedmd.com/salloc.html</w:t>
        </w:r>
      </w:hyperlink>
      <w:r>
        <w:t xml:space="preserve">.</w:t>
      </w:r>
    </w:p>
    <w:bookmarkEnd w:id="1198"/>
    <w:bookmarkStart w:id="1200" w:name="ref-slurm-sattach"/>
    <w:p>
      <w:pPr>
        <w:pStyle w:val="Bibliography"/>
      </w:pPr>
      <w:r>
        <w:t xml:space="preserve">“Slurm Workload Manager: Sattach Documentation.”</w:t>
      </w:r>
      <w:r>
        <w:t xml:space="preserve"> </w:t>
      </w:r>
      <w:r>
        <w:t xml:space="preserve">n.d.-b. SchedMD.</w:t>
      </w:r>
      <w:r>
        <w:t xml:space="preserve"> </w:t>
      </w:r>
      <w:hyperlink r:id="rId1199">
        <w:r>
          <w:rPr>
            <w:rStyle w:val="Hyperlink"/>
          </w:rPr>
          <w:t xml:space="preserve">https://slurm.schedmd.com/sattach.html</w:t>
        </w:r>
      </w:hyperlink>
      <w:r>
        <w:t xml:space="preserve">.</w:t>
      </w:r>
    </w:p>
    <w:bookmarkEnd w:id="1200"/>
    <w:bookmarkStart w:id="1202" w:name="ref-slurm"/>
    <w:p>
      <w:pPr>
        <w:pStyle w:val="Bibliography"/>
      </w:pPr>
      <w:r>
        <w:t xml:space="preserve">“Slurm Workload Manager: Sbatch Documentation.”</w:t>
      </w:r>
      <w:r>
        <w:t xml:space="preserve"> </w:t>
      </w:r>
      <w:r>
        <w:t xml:space="preserve">n.d.-c. SchedMD.</w:t>
      </w:r>
      <w:r>
        <w:t xml:space="preserve"> </w:t>
      </w:r>
      <w:hyperlink r:id="rId1201">
        <w:r>
          <w:rPr>
            <w:rStyle w:val="Hyperlink"/>
          </w:rPr>
          <w:t xml:space="preserve">https://slurm.schedmd.com/sbatch.html</w:t>
        </w:r>
      </w:hyperlink>
      <w:r>
        <w:t xml:space="preserve">.</w:t>
      </w:r>
    </w:p>
    <w:bookmarkEnd w:id="1202"/>
    <w:bookmarkStart w:id="1204" w:name="ref-slurm-squeue"/>
    <w:p>
      <w:pPr>
        <w:pStyle w:val="Bibliography"/>
      </w:pPr>
      <w:r>
        <w:t xml:space="preserve">“Slurm Workload Manager: Squeue Documentation.”</w:t>
      </w:r>
      <w:r>
        <w:t xml:space="preserve"> </w:t>
      </w:r>
      <w:r>
        <w:t xml:space="preserve">n.d.-d. SchedMD.</w:t>
      </w:r>
      <w:r>
        <w:t xml:space="preserve"> </w:t>
      </w:r>
      <w:hyperlink r:id="rId1203">
        <w:r>
          <w:rPr>
            <w:rStyle w:val="Hyperlink"/>
          </w:rPr>
          <w:t xml:space="preserve">https://slurm.schedmd.com/squeue.html</w:t>
        </w:r>
      </w:hyperlink>
      <w:r>
        <w:t xml:space="preserve">.</w:t>
      </w:r>
    </w:p>
    <w:bookmarkEnd w:id="1204"/>
    <w:bookmarkStart w:id="1206" w:name="ref-slurm-srun"/>
    <w:p>
      <w:pPr>
        <w:pStyle w:val="Bibliography"/>
      </w:pPr>
      <w:r>
        <w:t xml:space="preserve">“Slurm Workload Manager: Srun Documentation.”</w:t>
      </w:r>
      <w:r>
        <w:t xml:space="preserve"> </w:t>
      </w:r>
      <w:r>
        <w:t xml:space="preserve">n.d.-e. SchedMD.</w:t>
      </w:r>
      <w:r>
        <w:t xml:space="preserve"> </w:t>
      </w:r>
      <w:hyperlink r:id="rId1205">
        <w:r>
          <w:rPr>
            <w:rStyle w:val="Hyperlink"/>
          </w:rPr>
          <w:t xml:space="preserve">https://slurm.schedmd.com/srun.html</w:t>
        </w:r>
      </w:hyperlink>
      <w:r>
        <w:t xml:space="preserve">.</w:t>
      </w:r>
    </w:p>
    <w:bookmarkEnd w:id="1206"/>
    <w:bookmarkStart w:id="1208" w:name="ref-openssh-ssh-config"/>
    <w:p>
      <w:pPr>
        <w:pStyle w:val="Bibliography"/>
      </w:pPr>
      <w:r>
        <w:t xml:space="preserve">“Ssh_config(5) Manual Page.”</w:t>
      </w:r>
      <w:r>
        <w:t xml:space="preserve"> </w:t>
      </w:r>
      <w:r>
        <w:t xml:space="preserve">n.d. OpenBSD.</w:t>
      </w:r>
      <w:r>
        <w:t xml:space="preserve"> </w:t>
      </w:r>
      <w:hyperlink r:id="rId1207">
        <w:r>
          <w:rPr>
            <w:rStyle w:val="Hyperlink"/>
          </w:rPr>
          <w:t xml:space="preserve">https://man.openbsd.org/ssh_config</w:t>
        </w:r>
      </w:hyperlink>
      <w:r>
        <w:t xml:space="preserve">.</w:t>
      </w:r>
    </w:p>
    <w:bookmarkEnd w:id="1208"/>
    <w:bookmarkStart w:id="1210" w:name="ref-openssh-ssh-config-debian"/>
    <w:p>
      <w:pPr>
        <w:pStyle w:val="Bibliography"/>
      </w:pPr>
      <w:r>
        <w:t xml:space="preserve">“Ssh_config(5) Manual Page, Debian Edition.”</w:t>
      </w:r>
      <w:r>
        <w:t xml:space="preserve"> </w:t>
      </w:r>
      <w:r>
        <w:t xml:space="preserve">n.d. Debian Project.</w:t>
      </w:r>
      <w:r>
        <w:t xml:space="preserve"> </w:t>
      </w:r>
      <w:hyperlink r:id="rId1209">
        <w:r>
          <w:rPr>
            <w:rStyle w:val="Hyperlink"/>
          </w:rPr>
          <w:t xml:space="preserve">https://manpages.debian.org/stable/openssh-client/ssh_config.5.en.html</w:t>
        </w:r>
      </w:hyperlink>
      <w:r>
        <w:t xml:space="preserve">.</w:t>
      </w:r>
    </w:p>
    <w:bookmarkEnd w:id="1210"/>
    <w:bookmarkStart w:id="12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1">
        <w:r>
          <w:rPr>
            <w:rStyle w:val="Hyperlink"/>
          </w:rPr>
          <w:t xml:space="preserve">https://doi.org/10.1038/d41586-019-00067-3</w:t>
        </w:r>
      </w:hyperlink>
      <w:r>
        <w:t xml:space="preserve">.</w:t>
      </w:r>
    </w:p>
    <w:bookmarkEnd w:id="1212"/>
    <w:bookmarkStart w:id="12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3"/>
    <w:bookmarkStart w:id="12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4">
        <w:r>
          <w:rPr>
            <w:rStyle w:val="Hyperlink"/>
          </w:rPr>
          <w:t xml:space="preserve">https://doi.org/10.1038/d41586-021-03603-2</w:t>
        </w:r>
      </w:hyperlink>
      <w:r>
        <w:t xml:space="preserve">.</w:t>
      </w:r>
    </w:p>
    <w:bookmarkEnd w:id="1215"/>
    <w:bookmarkStart w:id="121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6">
        <w:r>
          <w:rPr>
            <w:rStyle w:val="Hyperlink"/>
          </w:rPr>
          <w:t xml:space="preserve">https://doi.org/10.1201/9781351201315</w:t>
        </w:r>
      </w:hyperlink>
      <w:r>
        <w:t xml:space="preserve">.</w:t>
      </w:r>
    </w:p>
    <w:bookmarkEnd w:id="1217"/>
    <w:bookmarkStart w:id="121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8">
        <w:r>
          <w:rPr>
            <w:rStyle w:val="Hyperlink"/>
          </w:rPr>
          <w:t xml:space="preserve">https://mastering-shiny.org/</w:t>
        </w:r>
      </w:hyperlink>
      <w:r>
        <w:t xml:space="preserve">.</w:t>
      </w:r>
    </w:p>
    <w:bookmarkEnd w:id="1219"/>
    <w:bookmarkStart w:id="122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20"/>
    <w:bookmarkStart w:id="122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1">
        <w:r>
          <w:rPr>
            <w:rStyle w:val="Hyperlink"/>
          </w:rPr>
          <w:t xml:space="preserve">https://design.tidyverse.org/</w:t>
        </w:r>
      </w:hyperlink>
      <w:r>
        <w:t xml:space="preserve">.</w:t>
      </w:r>
    </w:p>
    <w:bookmarkEnd w:id="1222"/>
    <w:bookmarkStart w:id="122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3">
        <w:r>
          <w:rPr>
            <w:rStyle w:val="Hyperlink"/>
          </w:rPr>
          <w:t xml:space="preserve">https://r-pkgs.org/</w:t>
        </w:r>
      </w:hyperlink>
      <w:r>
        <w:t xml:space="preserve">.</w:t>
      </w:r>
    </w:p>
    <w:bookmarkEnd w:id="1224"/>
    <w:bookmarkStart w:id="122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5">
        <w:r>
          <w:rPr>
            <w:rStyle w:val="Hyperlink"/>
          </w:rPr>
          <w:t xml:space="preserve">https://r4ds.hadley.nz/</w:t>
        </w:r>
      </w:hyperlink>
      <w:r>
        <w:t xml:space="preserve">.</w:t>
      </w:r>
    </w:p>
    <w:bookmarkEnd w:id="1226"/>
    <w:bookmarkStart w:id="122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7"/>
    <w:bookmarkEnd w:id="1228"/>
    <w:p>
      <w:r>
        <w:br w:type="page"/>
      </w:r>
    </w:p>
    <w:bookmarkEnd w:id="1229"/>
    <w:bookmarkStart w:id="123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https://ucd-serg.github.io/lab-manual/appendix-copilot-instructions.html</w:t>
        </w:r>
      </w:hyperlink>
    </w:p>
    <w:p>
      <w:r>
        <w:br w:type="page"/>
      </w:r>
    </w:p>
    <w:bookmarkEnd w:id="1231"/>
    <w:bookmarkStart w:id="123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2">
        <w:r>
          <w:rPr>
            <w:rStyle w:val="Hyperlink"/>
          </w:rPr>
          <w:t xml:space="preserve">https://ucd-serg.github.io/lab-manual/appendix-copilot-setup-steps.html</w:t>
        </w:r>
      </w:hyperlink>
    </w:p>
    <w:p>
      <w:r>
        <w:br w:type="page"/>
      </w:r>
    </w:p>
    <w:bookmarkEnd w:id="1233"/>
    <w:bookmarkStart w:id="123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4"/>
        </w:numPr>
      </w:pPr>
      <w:ins w:id="3442" w:author="PR Preview" w:date="2024-01-01T00:00:00Z">
        <w:r>
          <w:rPr>
            <w:b/>
            <w:bCs/>
          </w:rPr>
          <w:t xml:space="preserve">Branch:</w:t>
        </w:r>
      </w:ins>
      <w:ins w:id="3442" w:author="PR Preview" w:date="2024-01-01T00:00:00Z">
        <w:r>
          <w:t xml:space="preserve"> </w:t>
        </w:r>
      </w:ins>
      <w:ins w:id="3442" w:author="PR Preview" w:date="2024-01-01T00:00:00Z">
        <w:r>
          <w:t xml:space="preserve">HEAD</w:t>
        </w:r>
      </w:ins>
    </w:p>
    <w:p>
      <w:pPr>
        <w:pStyle w:val="Compact"/>
        <w:numPr>
          <w:ilvl w:val="0"/>
          <w:numId w:val="1374"/>
        </w:numPr>
      </w:pPr>
      <w:ins w:id="3443" w:author="PR Preview" w:date="2024-01-01T00:00:00Z">
        <w:r>
          <w:rPr>
            <w:b/>
            <w:bCs/>
          </w:rPr>
          <w:t xml:space="preserve">Commit:</w:t>
        </w:r>
      </w:ins>
      <w:ins w:id="3443" w:author="PR Preview" w:date="2024-01-01T00:00:00Z">
        <w:r>
          <w:t xml:space="preserve"> </w:t>
        </w:r>
      </w:ins>
      <w:ins w:id="3443" w:author="PR Preview" w:date="2024-01-01T00:00:00Z">
        <w:r>
          <w:t xml:space="preserve">5bd105b</w:t>
        </w:r>
      </w:ins>
    </w:p>
    <w:p>
      <w:pPr>
        <w:pStyle w:val="Compact"/>
        <w:numPr>
          <w:ilvl w:val="0"/>
          <w:numId w:val="1374"/>
        </w:numPr>
      </w:pPr>
      <w:ins w:id="3444" w:author="PR Preview" w:date="2024-01-01T00:00:00Z">
        <w:r>
          <w:rPr>
            <w:b/>
            <w:bCs/>
          </w:rPr>
          <w:t xml:space="preserve">Full commit hash:</w:t>
        </w:r>
      </w:ins>
      <w:ins w:id="3444" w:author="PR Preview" w:date="2024-01-01T00:00:00Z">
        <w:r>
          <w:t xml:space="preserve"> </w:t>
        </w:r>
      </w:ins>
      <w:ins w:id="3444" w:author="PR Preview" w:date="2024-01-01T00:00:00Z">
        <w:r>
          <w:t xml:space="preserve">5bd105b6ec382c8de18667f25f1971ebe135f154</w:t>
        </w:r>
      </w:ins>
    </w:p>
    <w:p>
      <w:pPr>
        <w:pStyle w:val="Compact"/>
        <w:numPr>
          <w:ilvl w:val="0"/>
          <w:numId w:val="1374"/>
        </w:numPr>
      </w:pPr>
      <w:ins w:id="3445" w:author="PR Preview" w:date="2024-01-01T00:00:00Z">
        <w:r>
          <w:rPr>
            <w:b/>
            <w:bCs/>
          </w:rPr>
          <w:t xml:space="preserve">Commit date:</w:t>
        </w:r>
      </w:ins>
      <w:ins w:id="3445" w:author="PR Preview" w:date="2024-01-01T00:00:00Z">
        <w:r>
          <w:t xml:space="preserve"> </w:t>
        </w:r>
      </w:ins>
      <w:ins w:id="3445" w:author="PR Preview" w:date="2024-01-01T00:00:00Z">
        <w:r>
          <w:t xml:space="preserve">2026-09-04 19:27:45 -0700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1"/>
  </w:num>
  <w:num w:numId="1371">
    <w:abstractNumId w:val="991"/>
  </w:num>
  <w:num w:numId="1372">
    <w:abstractNumId w:val="991"/>
  </w:num>
  <w:num w:numId="1373">
    <w:abstractNumId w:val="991"/>
  </w:num>
  <w:num w:numId="13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2" Type="http://schemas.openxmlformats.org/officeDocument/2006/relationships/image" Target="media/rId742.png"/><Relationship Id="rId481" Type="http://schemas.openxmlformats.org/officeDocument/2006/relationships/image" Target="media/rId481.png"/><Relationship Id="rId791" Type="http://schemas.openxmlformats.org/officeDocument/2006/relationships/image" Target="media/rId791.jpg"/><Relationship Id="rId813" Type="http://schemas.openxmlformats.org/officeDocument/2006/relationships/image" Target="media/rId813.png"/><Relationship Id="rId596" Type="http://schemas.openxmlformats.org/officeDocument/2006/relationships/image" Target="media/rId596.png"/><Relationship Id="rId601" Type="http://schemas.openxmlformats.org/officeDocument/2006/relationships/image" Target="media/rId601.png"/><Relationship Id="rId704" Type="http://schemas.openxmlformats.org/officeDocument/2006/relationships/image" Target="media/rId704.png"/><Relationship Id="rId709" Type="http://schemas.openxmlformats.org/officeDocument/2006/relationships/image" Target="media/rId709.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101" Type="http://schemas.openxmlformats.org/officeDocument/2006/relationships/hyperlink" Target="http://colorbrewer2.org/" TargetMode="External"/><Relationship Id="rId1155"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9"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9" Type="http://schemas.openxmlformats.org/officeDocument/2006/relationships/hyperlink" Target="https://datadryad.org/" TargetMode="External"/><Relationship Id="rId1138"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21"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5"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7" Type="http://schemas.openxmlformats.org/officeDocument/2006/relationships/hyperlink" Target="https://docs.github.com/en/rest/migrations/orgs" TargetMode="External"/><Relationship Id="rId1189"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6" Type="http://schemas.openxmlformats.org/officeDocument/2006/relationships/hyperlink" Target="https://doi.org/10.1038/467775a" TargetMode="External"/><Relationship Id="rId1180" Type="http://schemas.openxmlformats.org/officeDocument/2006/relationships/hyperlink" Target="https://doi.org/10.1038/526182a" TargetMode="External"/><Relationship Id="rId1211" Type="http://schemas.openxmlformats.org/officeDocument/2006/relationships/hyperlink" Target="https://doi.org/10.1038/d41586-019-00067-3" TargetMode="External"/><Relationship Id="rId1147" Type="http://schemas.openxmlformats.org/officeDocument/2006/relationships/hyperlink" Target="https://doi.org/10.1038/d41586-019-01431-z" TargetMode="External"/><Relationship Id="rId1195" Type="http://schemas.openxmlformats.org/officeDocument/2006/relationships/hyperlink" Target="https://doi.org/10.1038/d41586-019-02918-5" TargetMode="External"/><Relationship Id="rId1214" Type="http://schemas.openxmlformats.org/officeDocument/2006/relationships/hyperlink" Target="https://doi.org/10.1038/d41586-021-03603-2" TargetMode="External"/><Relationship Id="rId1153" Type="http://schemas.openxmlformats.org/officeDocument/2006/relationships/hyperlink" Target="https://doi.org/10.1038/s41467-020-19160-7" TargetMode="External"/><Relationship Id="rId1178" Type="http://schemas.openxmlformats.org/officeDocument/2006/relationships/hyperlink" Target="https://doi.org/10.1038/s41562-016-0021" TargetMode="External"/><Relationship Id="rId1162" Type="http://schemas.openxmlformats.org/officeDocument/2006/relationships/hyperlink" Target="https://doi.org/10.1201/9781003029878" TargetMode="External"/><Relationship Id="rId1216" Type="http://schemas.openxmlformats.org/officeDocument/2006/relationships/hyperlink" Target="https://doi.org/10.1201/9781351201315" TargetMode="External"/><Relationship Id="rId1193" Type="http://schemas.openxmlformats.org/officeDocument/2006/relationships/hyperlink" Target="https://doi.org/10.1371/journal.pcbi.1003833" TargetMode="External"/><Relationship Id="rId1144"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11"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31"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2"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10"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30"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5"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5"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50"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3" Type="http://schemas.openxmlformats.org/officeDocument/2006/relationships/hyperlink" Target="https://journals.plos.org/ploscompbiol/article?id=10.1371/journal.pcbi.1003833" TargetMode="External"/><Relationship Id="rId1157"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7" Type="http://schemas.openxmlformats.org/officeDocument/2006/relationships/hyperlink" Target="https://man.openbsd.org/ssh_config" TargetMode="External"/><Relationship Id="rId1209" Type="http://schemas.openxmlformats.org/officeDocument/2006/relationships/hyperlink" Target="https://manpages.debian.org/stable/openssh-client/ssh_config.5.en.html" TargetMode="External"/><Relationship Id="rId1218" Type="http://schemas.openxmlformats.org/officeDocument/2006/relationships/hyperlink" Target="https://mastering-shiny.org/" TargetMode="External"/><Relationship Id="rId1102"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2"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2"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41"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2"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8"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3"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5"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91"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7" Type="http://schemas.openxmlformats.org/officeDocument/2006/relationships/hyperlink" Target="https://slurm.schedmd.com/salloc.html" TargetMode="External"/><Relationship Id="rId1199" Type="http://schemas.openxmlformats.org/officeDocument/2006/relationships/hyperlink" Target="https://slurm.schedmd.com/sattach.html" TargetMode="External"/><Relationship Id="rId1201" Type="http://schemas.openxmlformats.org/officeDocument/2006/relationships/hyperlink" Target="https://slurm.schedmd.com/sbatch.html" TargetMode="External"/><Relationship Id="rId1203" Type="http://schemas.openxmlformats.org/officeDocument/2006/relationships/hyperlink" Target="https://slurm.schedmd.com/squeue.html" TargetMode="External"/><Relationship Id="rId1205"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30" Type="http://schemas.openxmlformats.org/officeDocument/2006/relationships/hyperlink" Target="https://ucd-serg.github.io/lab-manual/appendix-copilot-instructions.html" TargetMode="External"/><Relationship Id="rId1232"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4"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3" Type="http://schemas.openxmlformats.org/officeDocument/2006/relationships/hyperlink" Target="https://www.medrxiv.org/" TargetMode="External"/><Relationship Id="rId1097"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8"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101" Type="http://schemas.openxmlformats.org/officeDocument/2006/relationships/hyperlink" Target="http://colorbrewer2.org/" TargetMode="External"/><Relationship Id="rId1155"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9"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9" Type="http://schemas.openxmlformats.org/officeDocument/2006/relationships/hyperlink" Target="https://datadryad.org/" TargetMode="External"/><Relationship Id="rId1138"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21"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5"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7" Type="http://schemas.openxmlformats.org/officeDocument/2006/relationships/hyperlink" Target="https://docs.github.com/en/rest/migrations/orgs" TargetMode="External"/><Relationship Id="rId1189"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6" Type="http://schemas.openxmlformats.org/officeDocument/2006/relationships/hyperlink" Target="https://doi.org/10.1038/467775a" TargetMode="External"/><Relationship Id="rId1180" Type="http://schemas.openxmlformats.org/officeDocument/2006/relationships/hyperlink" Target="https://doi.org/10.1038/526182a" TargetMode="External"/><Relationship Id="rId1211" Type="http://schemas.openxmlformats.org/officeDocument/2006/relationships/hyperlink" Target="https://doi.org/10.1038/d41586-019-00067-3" TargetMode="External"/><Relationship Id="rId1147" Type="http://schemas.openxmlformats.org/officeDocument/2006/relationships/hyperlink" Target="https://doi.org/10.1038/d41586-019-01431-z" TargetMode="External"/><Relationship Id="rId1195" Type="http://schemas.openxmlformats.org/officeDocument/2006/relationships/hyperlink" Target="https://doi.org/10.1038/d41586-019-02918-5" TargetMode="External"/><Relationship Id="rId1214" Type="http://schemas.openxmlformats.org/officeDocument/2006/relationships/hyperlink" Target="https://doi.org/10.1038/d41586-021-03603-2" TargetMode="External"/><Relationship Id="rId1153" Type="http://schemas.openxmlformats.org/officeDocument/2006/relationships/hyperlink" Target="https://doi.org/10.1038/s41467-020-19160-7" TargetMode="External"/><Relationship Id="rId1178" Type="http://schemas.openxmlformats.org/officeDocument/2006/relationships/hyperlink" Target="https://doi.org/10.1038/s41562-016-0021" TargetMode="External"/><Relationship Id="rId1162" Type="http://schemas.openxmlformats.org/officeDocument/2006/relationships/hyperlink" Target="https://doi.org/10.1201/9781003029878" TargetMode="External"/><Relationship Id="rId1216" Type="http://schemas.openxmlformats.org/officeDocument/2006/relationships/hyperlink" Target="https://doi.org/10.1201/9781351201315" TargetMode="External"/><Relationship Id="rId1193" Type="http://schemas.openxmlformats.org/officeDocument/2006/relationships/hyperlink" Target="https://doi.org/10.1371/journal.pcbi.1003833" TargetMode="External"/><Relationship Id="rId1144"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11"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31"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2"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10"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30"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5"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5"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50"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3" Type="http://schemas.openxmlformats.org/officeDocument/2006/relationships/hyperlink" Target="https://journals.plos.org/ploscompbiol/article?id=10.1371/journal.pcbi.1003833" TargetMode="External"/><Relationship Id="rId1157"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7" Type="http://schemas.openxmlformats.org/officeDocument/2006/relationships/hyperlink" Target="https://man.openbsd.org/ssh_config" TargetMode="External"/><Relationship Id="rId1209" Type="http://schemas.openxmlformats.org/officeDocument/2006/relationships/hyperlink" Target="https://manpages.debian.org/stable/openssh-client/ssh_config.5.en.html" TargetMode="External"/><Relationship Id="rId1218" Type="http://schemas.openxmlformats.org/officeDocument/2006/relationships/hyperlink" Target="https://mastering-shiny.org/" TargetMode="External"/><Relationship Id="rId1102"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2"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2"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41"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2"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8"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3"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5"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91"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7" Type="http://schemas.openxmlformats.org/officeDocument/2006/relationships/hyperlink" Target="https://slurm.schedmd.com/salloc.html" TargetMode="External"/><Relationship Id="rId1199" Type="http://schemas.openxmlformats.org/officeDocument/2006/relationships/hyperlink" Target="https://slurm.schedmd.com/sattach.html" TargetMode="External"/><Relationship Id="rId1201" Type="http://schemas.openxmlformats.org/officeDocument/2006/relationships/hyperlink" Target="https://slurm.schedmd.com/sbatch.html" TargetMode="External"/><Relationship Id="rId1203" Type="http://schemas.openxmlformats.org/officeDocument/2006/relationships/hyperlink" Target="https://slurm.schedmd.com/squeue.html" TargetMode="External"/><Relationship Id="rId1205"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30" Type="http://schemas.openxmlformats.org/officeDocument/2006/relationships/hyperlink" Target="https://ucd-serg.github.io/lab-manual/appendix-copilot-instructions.html" TargetMode="External"/><Relationship Id="rId1232"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4"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3" Type="http://schemas.openxmlformats.org/officeDocument/2006/relationships/hyperlink" Target="https://www.medrxiv.org/" TargetMode="External"/><Relationship Id="rId1097"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8"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2026-09-05T02:32:37Z</dcterms:created>
  <dcterms:modified xsi:type="dcterms:W3CDTF">2026-09-05T02:32:37Z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