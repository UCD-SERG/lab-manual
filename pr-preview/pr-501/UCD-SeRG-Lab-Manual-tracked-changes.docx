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ins w:id="2691" w:author="PR Preview" w:date="2024-01-01T00:00:00Z">
        <w:r>
          <w:t xml:space="preserve">Our notes on working responsibly and effectively with AI coding assistants</w:t>
        </w:r>
      </w:ins>
      <w:ins w:id="2691" w:author="PR Preview" w:date="2024-01-01T00:00:00Z">
        <w:r>
          <w:t xml:space="preserve"> </w:t>
        </w:r>
      </w:ins>
      <w:ins w:id="2691" w:author="PR Preview" w:date="2024-01-01T00:00:00Z">
        <w:r>
          <w:t xml:space="preserve">have moved to a dedicated site:</w:t>
        </w:r>
      </w:ins>
      <w:ins w:id="2691" w:author="PR Preview" w:date="2024-01-01T00:00:00Z">
        <w:r>
          <w:t xml:space="preserve"> </w:t>
        </w:r>
      </w:ins>
      <w:hyperlink r:id="rId896">
        <w:r>
          <w:rPr>
            <w:rStyle w:val="Hyperlink"/>
            <w:b/>
            <w:bCs/>
          </w:rPr>
          <w:t xml:space="preserve">Working with AI</w:t>
        </w:r>
      </w:hyperlink>
      <w:ins w:id="2691" w:author="PR Preview" w:date="2024-01-01T00:00:00Z">
        <w:r>
          <w:t xml:space="preserve"> </w:t>
        </w:r>
      </w:ins>
      <w:ins w:id="2691" w:author="PR Preview" w:date="2024-01-01T00:00:00Z">
        <w:r>
          <w:t xml:space="preserve">(source:</w:t>
        </w:r>
      </w:ins>
      <w:ins w:id="2691" w:author="PR Preview" w:date="2024-01-01T00:00:00Z">
        <w:r>
          <w:t xml:space="preserve"> </w:t>
        </w:r>
      </w:ins>
      <w:hyperlink r:id="rId897">
        <w:r>
          <w:rPr>
            <w:rStyle w:val="Hyperlink"/>
          </w:rPr>
          <w:t xml:space="preserve">https://github.com/morrison-lab/wai</w:t>
        </w:r>
      </w:hyperlink>
      <w:ins w:id="2691" w:author="PR Preview" w:date="2024-01-01T00:00:00Z">
        <w:r>
          <w:t xml:space="preserve">).</w:t>
        </w:r>
      </w:ins>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7"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artificial-intelligence-coding-agents"/>
    <w:p>
      <w:pPr>
        <w:pStyle w:val="Heading2"/>
      </w:pPr>
      <w:ins w:id="2796" w:author="PR Preview" w:date="2024-01-01T00:00:00Z">
        <w:r>
          <w:t xml:space="preserve">21.5 Artificial Intelligence &amp; Coding Agents</w:t>
        </w:r>
      </w:ins>
    </w:p>
    <w:p>
      <w:pPr>
        <w:pStyle w:val="Compact"/>
        <w:numPr>
          <w:ilvl w:val="0"/>
          <w:numId w:val="1269"/>
        </w:numPr>
      </w:pPr>
      <w:hyperlink r:id="rId896">
        <w:r>
          <w:rPr>
            <w:rStyle w:val="Hyperlink"/>
          </w:rPr>
          <w:t xml:space="preserve">Working with AI (wai)</w:t>
        </w:r>
      </w:hyperlink>
      <w:ins w:id="2797" w:author="PR Preview" w:date="2024-01-01T00:00:00Z">
        <w:r>
          <w:t xml:space="preserve"> </w:t>
        </w:r>
      </w:ins>
      <w:ins w:id="2797" w:author="PR Preview" w:date="2024-01-01T00:00:00Z">
        <w:r>
          <w:t xml:space="preserve">- our lab’s comprehensive guide</w:t>
        </w:r>
      </w:ins>
      <w:ins w:id="2797" w:author="PR Preview" w:date="2024-01-01T00:00:00Z">
        <w:r>
          <w:t xml:space="preserve"> </w:t>
        </w:r>
      </w:ins>
      <w:ins w:id="2797" w:author="PR Preview" w:date="2024-01-01T00:00:00Z">
        <w:r>
          <w:t xml:space="preserve">to AI coding agents, harnesses, policies, and workflows</w:t>
        </w:r>
      </w:ins>
    </w:p>
    <w:p>
      <w:pPr>
        <w:pStyle w:val="Compact"/>
        <w:numPr>
          <w:ilvl w:val="0"/>
          <w:numId w:val="1269"/>
        </w:numPr>
      </w:pPr>
      <w:hyperlink r:id="rId956">
        <w:r>
          <w:rPr>
            <w:rStyle w:val="VerbatimChar"/>
          </w:rPr>
          <w:t xml:space="preserve">pi</w:t>
        </w:r>
      </w:hyperlink>
      <w:ins w:id="2798" w:author="PR Preview" w:date="2024-01-01T00:00:00Z">
        <w:r>
          <w:t xml:space="preserve"> </w:t>
        </w:r>
      </w:ins>
      <w:ins w:id="2798" w:author="PR Preview" w:date="2024-01-01T00:00:00Z">
        <w:r>
          <w:t xml:space="preserve">- minimalist, extensible AI agent toolkit</w:t>
        </w:r>
      </w:ins>
      <w:ins w:id="2798" w:author="PR Preview" w:date="2024-01-01T00:00:00Z">
        <w:r>
          <w:t xml:space="preserve"> </w:t>
        </w:r>
      </w:ins>
      <w:ins w:id="2798" w:author="PR Preview" w:date="2024-01-01T00:00:00Z">
        <w:r>
          <w:t xml:space="preserve">providing a unified LLM API, interactive TUI, and terminal coding agent CLI</w:t>
        </w:r>
      </w:ins>
    </w:p>
    <w:bookmarkEnd w:id="957"/>
    <w:bookmarkStart w:id="959" w:name="scientific-figures"/>
    <w:p>
      <w:pPr>
        <w:pStyle w:val="Heading2"/>
      </w:pPr>
      <w:ins w:id="2799" w:author="PR Preview" w:date="2024-01-01T00:00:00Z">
        <w:r>
          <w:t xml:space="preserve">21.6 Scientific figures</w:t>
        </w:r>
      </w:ins>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ins w:id="2802" w:author="PR Preview" w:date="2024-01-01T00:00:00Z">
        <w:r>
          <w:t xml:space="preserve">21.7 Writing</w:t>
        </w:r>
      </w:ins>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ins w:id="2809" w:author="PR Preview" w:date="2024-01-01T00:00:00Z">
        <w:r>
          <w:t xml:space="preserve">21.8 Presentations</w:t>
        </w:r>
      </w:ins>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ins w:id="2814" w:author="PR Preview" w:date="2024-01-01T00:00:00Z">
        <w:r>
          <w:t xml:space="preserve">21.9 Professional advice</w:t>
        </w:r>
      </w:ins>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ins w:id="2817" w:author="PR Preview" w:date="2024-01-01T00:00:00Z">
        <w:r>
          <w:t xml:space="preserve">21.10 Funding</w:t>
        </w:r>
      </w:ins>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ins w:id="2820" w:author="PR Preview" w:date="2024-01-01T00:00:00Z">
        <w:r>
          <w:t xml:space="preserve">21.11 Ethics and global health research</w:t>
        </w:r>
      </w:ins>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3" w:author="PR Preview" w:date="2024-01-01T00:00:00Z">
        <w:r>
          <w:rPr>
            <w:b/>
            <w:bCs/>
          </w:rPr>
          <w:t xml:space="preserve">Branch:</w:t>
        </w:r>
      </w:ins>
      <w:ins w:id="3093" w:author="PR Preview" w:date="2024-01-01T00:00:00Z">
        <w:r>
          <w:t xml:space="preserve"> </w:t>
        </w:r>
      </w:ins>
      <w:ins w:id="3093" w:author="PR Preview" w:date="2024-01-01T00:00:00Z">
        <w:r>
          <w:t xml:space="preserve">HEAD</w:t>
        </w:r>
      </w:ins>
    </w:p>
    <w:p>
      <w:pPr>
        <w:pStyle w:val="Compact"/>
        <w:numPr>
          <w:ilvl w:val="0"/>
          <w:numId w:val="1319"/>
        </w:numPr>
      </w:pPr>
      <w:ins w:id="3094" w:author="PR Preview" w:date="2024-01-01T00:00:00Z">
        <w:r>
          <w:rPr>
            <w:b/>
            <w:bCs/>
          </w:rPr>
          <w:t xml:space="preserve">Commit:</w:t>
        </w:r>
      </w:ins>
      <w:ins w:id="3094" w:author="PR Preview" w:date="2024-01-01T00:00:00Z">
        <w:r>
          <w:t xml:space="preserve"> </w:t>
        </w:r>
      </w:ins>
      <w:ins w:id="3094" w:author="PR Preview" w:date="2024-01-01T00:00:00Z">
        <w:r>
          <w:t xml:space="preserve">3df1298</w:t>
        </w:r>
      </w:ins>
    </w:p>
    <w:p>
      <w:pPr>
        <w:pStyle w:val="Compact"/>
        <w:numPr>
          <w:ilvl w:val="0"/>
          <w:numId w:val="1319"/>
        </w:numPr>
      </w:pPr>
      <w:ins w:id="3095" w:author="PR Preview" w:date="2024-01-01T00:00:00Z">
        <w:r>
          <w:rPr>
            <w:b/>
            <w:bCs/>
          </w:rPr>
          <w:t xml:space="preserve">Full commit hash:</w:t>
        </w:r>
      </w:ins>
      <w:ins w:id="3095" w:author="PR Preview" w:date="2024-01-01T00:00:00Z">
        <w:r>
          <w:t xml:space="preserve"> </w:t>
        </w:r>
      </w:ins>
      <w:ins w:id="3095" w:author="PR Preview" w:date="2024-01-01T00:00:00Z">
        <w:r>
          <w:t xml:space="preserve">3df12989b662bbac1ed0025cc6bf8ef6df7cb980</w:t>
        </w:r>
      </w:ins>
    </w:p>
    <w:p>
      <w:pPr>
        <w:pStyle w:val="Compact"/>
        <w:numPr>
          <w:ilvl w:val="0"/>
          <w:numId w:val="1319"/>
        </w:numPr>
      </w:pPr>
      <w:ins w:id="3096" w:author="PR Preview" w:date="2024-01-01T00:00:00Z">
        <w:r>
          <w:rPr>
            <w:b/>
            <w:bCs/>
          </w:rPr>
          <w:t xml:space="preserve">Commit date:</w:t>
        </w:r>
      </w:ins>
      <w:ins w:id="3096" w:author="PR Preview" w:date="2024-01-01T00:00:00Z">
        <w:r>
          <w:t xml:space="preserve"> </w:t>
        </w:r>
      </w:ins>
      <w:ins w:id="3096" w:author="PR Preview" w:date="2024-01-01T00:00:00Z">
        <w:r>
          <w:t xml:space="preserve">2026-09-01 16:26:11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956" Type="http://schemas.openxmlformats.org/officeDocument/2006/relationships/hyperlink" Target="https://github.com/earendil-works/pi"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97" Type="http://schemas.openxmlformats.org/officeDocument/2006/relationships/hyperlink" Target="https://github.com/morrison-lab/wai"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956" Type="http://schemas.openxmlformats.org/officeDocument/2006/relationships/hyperlink" Target="https://github.com/earendil-works/pi"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97" Type="http://schemas.openxmlformats.org/officeDocument/2006/relationships/hyperlink" Target="https://github.com/morrison-lab/wai"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2026-09-01T16:31:29Z</dcterms:created>
  <dcterms:modified xsi:type="dcterms:W3CDTF">2026-09-01T16:31:29Z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