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2"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17"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End w:id="317"/>
    <w:bookmarkStart w:id="320" w:name="github-actions"/>
    <w:p>
      <w:pPr>
        <w:pStyle w:val="Heading2"/>
      </w:pPr>
      <w:r>
        <w:t xml:space="preserve">6.36 GitHub Actions</w:t>
      </w:r>
    </w:p>
    <w:bookmarkStart w:id="319" w:name="sec-r-lib-actions"/>
    <w:p>
      <w:pPr>
        <w:pStyle w:val="Heading3"/>
      </w:pPr>
      <w:r>
        <w:t xml:space="preserve">6.36.1</w:t>
      </w:r>
      <w:r>
        <w:t xml:space="preserve"> </w:t>
      </w:r>
      <w:hyperlink r:id="rId318">
        <w:r>
          <w:rPr>
            <w:rStyle w:val="Hyperlink"/>
          </w:rPr>
          <w:t xml:space="preserve">actions</w:t>
        </w:r>
      </w:hyperlink>
    </w:p>
    <w:p>
      <w:pPr>
        <w:pStyle w:val="FirstParagraph"/>
      </w:pPr>
      <w:r>
        <w:t xml:space="preserve">The</w:t>
      </w:r>
      <w:r>
        <w:t xml:space="preserve"> </w:t>
      </w:r>
      <w:hyperlink r:id="rId318">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0"/>
        </w:numPr>
      </w:pPr>
      <w:r>
        <w:rPr>
          <w:rStyle w:val="VerbatimChar"/>
        </w:rPr>
        <w:t xml:space="preserve">r-lib/actions/setup-r</w:t>
      </w:r>
      <w:r>
        <w:t xml:space="preserve"> </w:t>
      </w:r>
      <w:r>
        <w:t xml:space="preserve">— installs R</w:t>
      </w:r>
    </w:p>
    <w:p>
      <w:pPr>
        <w:pStyle w:val="Compact"/>
        <w:numPr>
          <w:ilvl w:val="0"/>
          <w:numId w:val="109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19"/>
    <w:bookmarkEnd w:id="320"/>
    <w:bookmarkStart w:id="323"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1">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2">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3"/>
    <w:bookmarkStart w:id="343" w:name="core-tidyverse-packages"/>
    <w:p>
      <w:pPr>
        <w:pStyle w:val="Heading2"/>
      </w:pPr>
      <w:r>
        <w:t xml:space="preserve">6.38 Core Tidyverse Packages</w:t>
      </w:r>
    </w:p>
    <w:p>
      <w:pPr>
        <w:pStyle w:val="FirstParagraph"/>
      </w:pPr>
      <w:r>
        <w:t xml:space="preserve">The</w:t>
      </w:r>
      <w:r>
        <w:t xml:space="preserve"> </w:t>
      </w:r>
      <w:hyperlink r:id="rId324">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5"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5"/>
    <w:bookmarkStart w:id="327" w:name="sec-dplyr"/>
    <w:p>
      <w:pPr>
        <w:pStyle w:val="Heading3"/>
      </w:pPr>
      <w:r>
        <w:t xml:space="preserve">6.38.2</w:t>
      </w:r>
      <w:r>
        <w:t xml:space="preserve"> </w:t>
      </w:r>
      <w:hyperlink r:id="rId326">
        <w:r>
          <w:rPr>
            <w:rStyle w:val="Hyperlink"/>
          </w:rPr>
          <w:t xml:space="preserve">dplyr</w:t>
        </w:r>
      </w:hyperlink>
    </w:p>
    <w:p>
      <w:pPr>
        <w:pStyle w:val="FirstParagraph"/>
      </w:pPr>
      <w:hyperlink r:id="rId326">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27"/>
    <w:bookmarkStart w:id="330" w:name="sec-tidyr"/>
    <w:p>
      <w:pPr>
        <w:pStyle w:val="Heading3"/>
      </w:pPr>
      <w:r>
        <w:t xml:space="preserve">6.38.3</w:t>
      </w:r>
      <w:r>
        <w:t xml:space="preserve"> </w:t>
      </w:r>
      <w:hyperlink r:id="rId328">
        <w:r>
          <w:rPr>
            <w:rStyle w:val="Hyperlink"/>
          </w:rPr>
          <w:t xml:space="preserve">tidyr</w:t>
        </w:r>
      </w:hyperlink>
    </w:p>
    <w:p>
      <w:pPr>
        <w:pStyle w:val="FirstParagraph"/>
      </w:pPr>
      <w:hyperlink r:id="rId328">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29" w:name="when-to-use-dplyr-vs-tidyr"/>
    <w:p>
      <w:pPr>
        <w:pStyle w:val="Heading4"/>
      </w:pPr>
      <w:r>
        <w:t xml:space="preserve">6.38.3.1 When to use dplyr vs tidyr</w:t>
      </w:r>
    </w:p>
    <w:p>
      <w:pPr>
        <w:pStyle w:val="FirstParagraph"/>
      </w:pPr>
      <w:r>
        <w:t xml:space="preserve">While both</w:t>
      </w:r>
      <w:r>
        <w:t xml:space="preserve"> </w:t>
      </w:r>
      <w:hyperlink r:id="rId326">
        <w:r>
          <w:rPr>
            <w:rStyle w:val="VerbatimChar"/>
          </w:rPr>
          <w:t xml:space="preserve">{dplyr}</w:t>
        </w:r>
      </w:hyperlink>
      <w:r>
        <w:t xml:space="preserve"> </w:t>
      </w:r>
      <w:r>
        <w:t xml:space="preserve">and</w:t>
      </w:r>
      <w:r>
        <w:t xml:space="preserve"> </w:t>
      </w:r>
      <w:hyperlink r:id="rId328">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29"/>
    <w:bookmarkEnd w:id="330"/>
    <w:bookmarkStart w:id="332" w:name="sec-readr"/>
    <w:p>
      <w:pPr>
        <w:pStyle w:val="Heading3"/>
      </w:pPr>
      <w:r>
        <w:t xml:space="preserve">6.38.4</w:t>
      </w:r>
      <w:r>
        <w:t xml:space="preserve"> </w:t>
      </w:r>
      <w:hyperlink r:id="rId331">
        <w:r>
          <w:rPr>
            <w:rStyle w:val="Hyperlink"/>
          </w:rPr>
          <w:t xml:space="preserve">readr</w:t>
        </w:r>
      </w:hyperlink>
    </w:p>
    <w:p>
      <w:pPr>
        <w:pStyle w:val="FirstParagraph"/>
      </w:pPr>
      <w:hyperlink r:id="rId331">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2"/>
    <w:bookmarkStart w:id="334"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3">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4"/>
    <w:bookmarkStart w:id="336" w:name="sec-tibble"/>
    <w:p>
      <w:pPr>
        <w:pStyle w:val="Heading3"/>
      </w:pPr>
      <w:r>
        <w:t xml:space="preserve">6.38.6</w:t>
      </w:r>
      <w:r>
        <w:t xml:space="preserve"> </w:t>
      </w:r>
      <w:hyperlink r:id="rId335">
        <w:r>
          <w:rPr>
            <w:rStyle w:val="Hyperlink"/>
          </w:rPr>
          <w:t xml:space="preserve">tibble</w:t>
        </w:r>
      </w:hyperlink>
    </w:p>
    <w:p>
      <w:pPr>
        <w:pStyle w:val="FirstParagraph"/>
      </w:pPr>
      <w:hyperlink r:id="rId335">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6"/>
    <w:bookmarkStart w:id="338" w:name="sec-stringr"/>
    <w:p>
      <w:pPr>
        <w:pStyle w:val="Heading3"/>
      </w:pPr>
      <w:r>
        <w:t xml:space="preserve">6.38.7</w:t>
      </w:r>
      <w:r>
        <w:t xml:space="preserve"> </w:t>
      </w:r>
      <w:hyperlink r:id="rId337">
        <w:r>
          <w:rPr>
            <w:rStyle w:val="Hyperlink"/>
          </w:rPr>
          <w:t xml:space="preserve">stringr</w:t>
        </w:r>
      </w:hyperlink>
    </w:p>
    <w:p>
      <w:pPr>
        <w:pStyle w:val="FirstParagraph"/>
      </w:pPr>
      <w:hyperlink r:id="rId337">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38"/>
    <w:bookmarkStart w:id="340" w:name="sec-forcats"/>
    <w:p>
      <w:pPr>
        <w:pStyle w:val="Heading3"/>
      </w:pPr>
      <w:r>
        <w:t xml:space="preserve">6.38.8</w:t>
      </w:r>
      <w:r>
        <w:t xml:space="preserve"> </w:t>
      </w:r>
      <w:hyperlink r:id="rId339">
        <w:r>
          <w:rPr>
            <w:rStyle w:val="Hyperlink"/>
          </w:rPr>
          <w:t xml:space="preserve">forcats</w:t>
        </w:r>
      </w:hyperlink>
    </w:p>
    <w:p>
      <w:pPr>
        <w:pStyle w:val="FirstParagraph"/>
      </w:pPr>
      <w:hyperlink r:id="rId339">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0"/>
    <w:bookmarkStart w:id="342" w:name="sec-lubridate"/>
    <w:p>
      <w:pPr>
        <w:pStyle w:val="Heading3"/>
      </w:pPr>
      <w:r>
        <w:t xml:space="preserve">6.38.9</w:t>
      </w:r>
      <w:r>
        <w:t xml:space="preserve"> </w:t>
      </w:r>
      <w:hyperlink r:id="rId341">
        <w:r>
          <w:rPr>
            <w:rStyle w:val="Hyperlink"/>
          </w:rPr>
          <w:t xml:space="preserve">lubridate</w:t>
        </w:r>
      </w:hyperlink>
    </w:p>
    <w:p>
      <w:pPr>
        <w:pStyle w:val="FirstParagraph"/>
      </w:pPr>
      <w:hyperlink r:id="rId341">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2"/>
    <w:bookmarkEnd w:id="343"/>
    <w:bookmarkStart w:id="345"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4">
        <w:r>
          <w:rPr>
            <w:rStyle w:val="Hyperlink"/>
          </w:rPr>
          <w:t xml:space="preserve">this document</w:t>
        </w:r>
      </w:hyperlink>
      <w:r>
        <w:t xml:space="preserve">.</w:t>
      </w:r>
    </w:p>
    <w:bookmarkEnd w:id="345"/>
    <w:bookmarkStart w:id="352"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2"/>
        </w:numPr>
      </w:pPr>
      <w:hyperlink r:id="rId346">
        <w:r>
          <w:rPr>
            <w:rStyle w:val="Hyperlink"/>
          </w:rPr>
          <w:t xml:space="preserve">Programming with dplyr</w:t>
        </w:r>
      </w:hyperlink>
      <w:r>
        <w:t xml:space="preserve"> </w:t>
      </w:r>
      <w:r>
        <w:t xml:space="preserve">(package vignette)</w:t>
      </w:r>
    </w:p>
    <w:p>
      <w:pPr>
        <w:pStyle w:val="Compact"/>
        <w:numPr>
          <w:ilvl w:val="0"/>
          <w:numId w:val="1092"/>
        </w:numPr>
      </w:pPr>
      <w:hyperlink r:id="rId347">
        <w:r>
          <w:rPr>
            <w:rStyle w:val="Hyperlink"/>
          </w:rPr>
          <w:t xml:space="preserve">Using dplyr in packages</w:t>
        </w:r>
      </w:hyperlink>
      <w:r>
        <w:t xml:space="preserve"> </w:t>
      </w:r>
      <w:r>
        <w:t xml:space="preserve">(package vignette)</w:t>
      </w:r>
    </w:p>
    <w:p>
      <w:pPr>
        <w:pStyle w:val="Compact"/>
        <w:numPr>
          <w:ilvl w:val="0"/>
          <w:numId w:val="1092"/>
        </w:numPr>
      </w:pPr>
      <w:hyperlink r:id="rId348">
        <w:r>
          <w:rPr>
            <w:rStyle w:val="Hyperlink"/>
          </w:rPr>
          <w:t xml:space="preserve">Tidy Eval in 5 Minutes</w:t>
        </w:r>
      </w:hyperlink>
      <w:r>
        <w:t xml:space="preserve"> </w:t>
      </w:r>
      <w:r>
        <w:t xml:space="preserve">(video)</w:t>
      </w:r>
    </w:p>
    <w:p>
      <w:pPr>
        <w:pStyle w:val="Compact"/>
        <w:numPr>
          <w:ilvl w:val="0"/>
          <w:numId w:val="1092"/>
        </w:numPr>
      </w:pPr>
      <w:hyperlink r:id="rId346">
        <w:r>
          <w:rPr>
            <w:rStyle w:val="Hyperlink"/>
          </w:rPr>
          <w:t xml:space="preserve">Tidy Evaluation</w:t>
        </w:r>
      </w:hyperlink>
      <w:r>
        <w:t xml:space="preserve"> </w:t>
      </w:r>
      <w:r>
        <w:t xml:space="preserve">(e-book)</w:t>
      </w:r>
    </w:p>
    <w:p>
      <w:pPr>
        <w:pStyle w:val="Compact"/>
        <w:numPr>
          <w:ilvl w:val="0"/>
          <w:numId w:val="1092"/>
        </w:numPr>
      </w:pPr>
      <w:hyperlink r:id="rId349">
        <w:r>
          <w:rPr>
            <w:rStyle w:val="Hyperlink"/>
          </w:rPr>
          <w:t xml:space="preserve">Evaluation</w:t>
        </w:r>
      </w:hyperlink>
      <w:r>
        <w:t xml:space="preserve"> </w:t>
      </w:r>
      <w:r>
        <w:t xml:space="preserve">(advanced details)</w:t>
      </w:r>
    </w:p>
    <w:p>
      <w:pPr>
        <w:pStyle w:val="Compact"/>
        <w:numPr>
          <w:ilvl w:val="0"/>
          <w:numId w:val="1092"/>
        </w:numPr>
      </w:pPr>
      <w:hyperlink r:id="rId350">
        <w:r>
          <w:rPr>
            <w:rStyle w:val="Hyperlink"/>
          </w:rPr>
          <w:t xml:space="preserve">Data Frame Columns as Arguments to Dplyr Functions</w:t>
        </w:r>
      </w:hyperlink>
      <w:r>
        <w:t xml:space="preserve"> </w:t>
      </w:r>
      <w:r>
        <w:t xml:space="preserve">(blog)</w:t>
      </w:r>
    </w:p>
    <w:p>
      <w:pPr>
        <w:pStyle w:val="Compact"/>
        <w:numPr>
          <w:ilvl w:val="0"/>
          <w:numId w:val="1092"/>
        </w:numPr>
      </w:pPr>
      <w:hyperlink r:id="rId351">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2"/>
    <w:bookmarkStart w:id="355"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3">
        <w:r>
          <w:rPr>
            <w:rStyle w:val="Hyperlink"/>
          </w:rPr>
          <w:t xml:space="preserve">Feather package</w:t>
        </w:r>
      </w:hyperlink>
      <w:r>
        <w:t xml:space="preserve"> </w:t>
      </w:r>
      <w:r>
        <w:t xml:space="preserve">for exchanging data between the two languages</w:t>
      </w:r>
      <w:r>
        <w:t xml:space="preserve"> </w:t>
      </w:r>
      <w:hyperlink r:id="rId354">
        <w:r>
          <w:rPr>
            <w:rStyle w:val="Hyperlink"/>
          </w:rPr>
          <w:t xml:space="preserve">extremely quickly</w:t>
        </w:r>
      </w:hyperlink>
      <w:r>
        <w:t xml:space="preserve">.</w:t>
      </w:r>
    </w:p>
    <w:bookmarkEnd w:id="355"/>
    <w:bookmarkStart w:id="361"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6"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6"/>
    <w:bookmarkStart w:id="357"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7"/>
    <w:bookmarkStart w:id="360"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58"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58"/>
    <w:bookmarkStart w:id="359"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59"/>
    <w:bookmarkEnd w:id="360"/>
    <w:bookmarkEnd w:id="361"/>
    <w:bookmarkStart w:id="362"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2"/>
    <w:bookmarkStart w:id="365"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3"/>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3"/>
        </w:numPr>
      </w:pPr>
      <w:r>
        <w:t xml:space="preserve">Is</w:t>
      </w:r>
      <w:r>
        <w:t xml:space="preserve"> </w:t>
      </w:r>
      <w:r>
        <w:rPr>
          <w:b/>
          <w:bCs/>
        </w:rPr>
        <w:t xml:space="preserve">minimal</w:t>
      </w:r>
      <w:r>
        <w:t xml:space="preserve">: Strips away everything not directly related to your problem</w:t>
      </w:r>
    </w:p>
    <w:p>
      <w:pPr>
        <w:pStyle w:val="Compact"/>
        <w:numPr>
          <w:ilvl w:val="0"/>
          <w:numId w:val="1093"/>
        </w:numPr>
      </w:pPr>
      <w:r>
        <w:t xml:space="preserve">Uses small, simple example data (often built-in datasets)</w:t>
      </w:r>
    </w:p>
    <w:p>
      <w:pPr>
        <w:pStyle w:val="FirstParagraph"/>
      </w:pPr>
      <w:r>
        <w:rPr>
          <w:b/>
          <w:bCs/>
        </w:rPr>
        <w:t xml:space="preserve">Why create a reprex:</w:t>
      </w:r>
    </w:p>
    <w:p>
      <w:pPr>
        <w:pStyle w:val="Compact"/>
        <w:numPr>
          <w:ilvl w:val="0"/>
          <w:numId w:val="1094"/>
        </w:numPr>
      </w:pPr>
      <w:r>
        <w:t xml:space="preserve">80% of the time, creating a reprex helps you discover the solution yourself</w:t>
      </w:r>
    </w:p>
    <w:p>
      <w:pPr>
        <w:pStyle w:val="Compact"/>
        <w:numPr>
          <w:ilvl w:val="0"/>
          <w:numId w:val="1094"/>
        </w:numPr>
      </w:pPr>
      <w:r>
        <w:t xml:space="preserve">20% of the time, you’ll have a clear example that makes it easy for others to help you</w:t>
      </w:r>
    </w:p>
    <w:p>
      <w:pPr>
        <w:pStyle w:val="Compact"/>
        <w:numPr>
          <w:ilvl w:val="0"/>
          <w:numId w:val="1094"/>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5"/>
        </w:numPr>
      </w:pPr>
      <w:hyperlink r:id="rId363">
        <w:r>
          <w:rPr>
            <w:rStyle w:val="VerbatimChar"/>
          </w:rPr>
          <w:t xml:space="preserve">{reprex}</w:t>
        </w:r>
      </w:hyperlink>
      <w:r>
        <w:t xml:space="preserve"> </w:t>
      </w:r>
      <w:r>
        <w:t xml:space="preserve">package: Automates creation of reproducible examples</w:t>
      </w:r>
    </w:p>
    <w:p>
      <w:pPr>
        <w:pStyle w:val="Compact"/>
        <w:numPr>
          <w:ilvl w:val="0"/>
          <w:numId w:val="1095"/>
        </w:numPr>
      </w:pPr>
      <w:hyperlink r:id="rId36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5"/>
    <w:bookmarkStart w:id="371" w:name="sec-r-resources"/>
    <w:p>
      <w:pPr>
        <w:pStyle w:val="Heading2"/>
      </w:pPr>
      <w:r>
        <w:t xml:space="preserve">6.45 Additional Resources</w:t>
      </w:r>
    </w:p>
    <w:bookmarkStart w:id="366" w:name="r-package-development"/>
    <w:p>
      <w:pPr>
        <w:pStyle w:val="Heading3"/>
      </w:pPr>
      <w:r>
        <w:t xml:space="preserve">6.45.1 R Package Development</w:t>
      </w:r>
    </w:p>
    <w:p>
      <w:pPr>
        <w:pStyle w:val="Compact"/>
        <w:numPr>
          <w:ilvl w:val="0"/>
          <w:numId w:val="109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6"/>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6"/>
        </w:numPr>
      </w:pPr>
      <w:hyperlink r:id="rId95">
        <w:r>
          <w:rPr>
            <w:rStyle w:val="Hyperlink"/>
          </w:rPr>
          <w:t xml:space="preserve">devtools documentation</w:t>
        </w:r>
      </w:hyperlink>
      <w:r>
        <w:t xml:space="preserve"> </w:t>
      </w:r>
      <w:r>
        <w:t xml:space="preserve">- essential development tools</w:t>
      </w:r>
    </w:p>
    <w:p>
      <w:pPr>
        <w:pStyle w:val="Compact"/>
        <w:numPr>
          <w:ilvl w:val="0"/>
          <w:numId w:val="1096"/>
        </w:numPr>
      </w:pPr>
      <w:hyperlink r:id="rId82">
        <w:r>
          <w:rPr>
            <w:rStyle w:val="Hyperlink"/>
          </w:rPr>
          <w:t xml:space="preserve">pkgdown documentation</w:t>
        </w:r>
      </w:hyperlink>
      <w:r>
        <w:t xml:space="preserve"> </w:t>
      </w:r>
      <w:r>
        <w:t xml:space="preserve">- create package websites</w:t>
      </w:r>
    </w:p>
    <w:p>
      <w:pPr>
        <w:pStyle w:val="Compact"/>
        <w:numPr>
          <w:ilvl w:val="0"/>
          <w:numId w:val="1096"/>
        </w:numPr>
      </w:pPr>
      <w:hyperlink r:id="rId97">
        <w:r>
          <w:rPr>
            <w:rStyle w:val="Hyperlink"/>
          </w:rPr>
          <w:t xml:space="preserve">testthat documentation</w:t>
        </w:r>
      </w:hyperlink>
      <w:r>
        <w:t xml:space="preserve"> </w:t>
      </w:r>
      <w:r>
        <w:t xml:space="preserve">- unit testing framework</w:t>
      </w:r>
    </w:p>
    <w:bookmarkEnd w:id="366"/>
    <w:bookmarkStart w:id="367" w:name="general-r-programming"/>
    <w:p>
      <w:pPr>
        <w:pStyle w:val="Heading3"/>
      </w:pPr>
      <w:r>
        <w:t xml:space="preserve">6.45.2 General R Programming</w:t>
      </w:r>
    </w:p>
    <w:p>
      <w:pPr>
        <w:pStyle w:val="Compact"/>
        <w:numPr>
          <w:ilvl w:val="0"/>
          <w:numId w:val="1097"/>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7"/>
        </w:numPr>
      </w:pPr>
      <w:r>
        <w:t xml:space="preserve">Advanced R</w:t>
      </w:r>
      <w:r>
        <w:t xml:space="preserve"> </w:t>
      </w:r>
      <w:r>
        <w:t xml:space="preserve">(Wickham 2019)</w:t>
      </w:r>
      <w:r>
        <w:t xml:space="preserve"> </w:t>
      </w:r>
      <w:r>
        <w:t xml:space="preserve">- deep dive into R programming and internals</w:t>
      </w:r>
    </w:p>
    <w:bookmarkEnd w:id="367"/>
    <w:bookmarkStart w:id="368" w:name="shiny-development"/>
    <w:p>
      <w:pPr>
        <w:pStyle w:val="Heading3"/>
      </w:pPr>
      <w:r>
        <w:t xml:space="preserve">6.45.3 Shiny Development</w:t>
      </w:r>
    </w:p>
    <w:p>
      <w:pPr>
        <w:pStyle w:val="Compact"/>
        <w:numPr>
          <w:ilvl w:val="0"/>
          <w:numId w:val="109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8"/>
        </w:numPr>
      </w:pPr>
      <w:r>
        <w:t xml:space="preserve">Engineering Production-Grade Shiny Apps</w:t>
      </w:r>
      <w:r>
        <w:t xml:space="preserve"> </w:t>
      </w:r>
      <w:r>
        <w:t xml:space="preserve">(Fay et al. 2021)</w:t>
      </w:r>
      <w:r>
        <w:t xml:space="preserve"> </w:t>
      </w:r>
      <w:r>
        <w:t xml:space="preserve">- best practices for production Shiny applications</w:t>
      </w:r>
    </w:p>
    <w:bookmarkEnd w:id="368"/>
    <w:bookmarkStart w:id="370" w:name="git-and-version-control"/>
    <w:p>
      <w:pPr>
        <w:pStyle w:val="Heading3"/>
      </w:pPr>
      <w:r>
        <w:t xml:space="preserve">6.45.4 Git and Version Control</w:t>
      </w:r>
    </w:p>
    <w:p>
      <w:pPr>
        <w:pStyle w:val="Compact"/>
        <w:numPr>
          <w:ilvl w:val="0"/>
          <w:numId w:val="1099"/>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99"/>
        </w:numPr>
      </w:pPr>
      <w:hyperlink r:id="rId36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0"/>
    <w:bookmarkEnd w:id="371"/>
    <w:bookmarkEnd w:id="372"/>
    <w:bookmarkStart w:id="448" w:name="sec-r-code-style"/>
    <w:p>
      <w:pPr>
        <w:pStyle w:val="Heading1"/>
      </w:pPr>
      <w:r>
        <w:t xml:space="preserve">7. R Code Style</w:t>
      </w:r>
    </w:p>
    <w:p>
      <w:pPr>
        <w:pStyle w:val="FirstParagraph"/>
      </w:pPr>
      <w:r>
        <w:t xml:space="preserve">Follow these code style guidelines for all R code:</w:t>
      </w:r>
    </w:p>
    <w:bookmarkStart w:id="377" w:name="general-principles"/>
    <w:p>
      <w:pPr>
        <w:pStyle w:val="Heading2"/>
      </w:pPr>
      <w:r>
        <w:t xml:space="preserve">7.1 General Principles</w:t>
      </w:r>
    </w:p>
    <w:p>
      <w:pPr>
        <w:pStyle w:val="FirstParagraph"/>
      </w:pPr>
      <w:r>
        <w:t xml:space="preserve">Our lab follows the</w:t>
      </w:r>
      <w:r>
        <w:t xml:space="preserve"> </w:t>
      </w:r>
      <w:hyperlink r:id="rId373">
        <w:r>
          <w:rPr>
            <w:rStyle w:val="Hyperlink"/>
          </w:rPr>
          <w:t xml:space="preserve">Google R Style Guide</w:t>
        </w:r>
      </w:hyperlink>
      <w:r>
        <w:t xml:space="preserve">,</w:t>
      </w:r>
      <w:r>
        <w:t xml:space="preserve"> </w:t>
      </w:r>
      <w:r>
        <w:t xml:space="preserve">which in turn mostly follows the</w:t>
      </w:r>
      <w:r>
        <w:t xml:space="preserve"> </w:t>
      </w:r>
      <w:hyperlink r:id="rId37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0"/>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0"/>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0"/>
        </w:numPr>
      </w:pPr>
      <w:r>
        <w:rPr>
          <w:b/>
          <w:bCs/>
        </w:rPr>
        <w:t xml:space="preserve">Write tidy code</w:t>
      </w:r>
      <w:r>
        <w:t xml:space="preserve">: Keep code clean, readable, and well-organized</w:t>
      </w:r>
    </w:p>
    <w:p>
      <w:pPr>
        <w:numPr>
          <w:ilvl w:val="0"/>
          <w:numId w:val="110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0"/>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5">
        <w:r>
          <w:rPr>
            <w:rStyle w:val="Hyperlink"/>
          </w:rPr>
          <w:t xml:space="preserve">tidyverse design principles</w:t>
        </w:r>
      </w:hyperlink>
      <w:r>
        <w:t xml:space="preserve"> </w:t>
      </w:r>
      <w:r>
        <w:t xml:space="preserve">for more details.</w:t>
      </w:r>
    </w:p>
    <w:p>
      <w:pPr>
        <w:numPr>
          <w:ilvl w:val="0"/>
          <w:numId w:val="110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7"/>
    <w:bookmarkStart w:id="380"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79" w:name="explicit-return-statements"/>
    <w:p>
      <w:pPr>
        <w:pStyle w:val="Heading3"/>
      </w:pPr>
      <w:r>
        <w:t xml:space="preserve">7.2.1 Explicit Return Statements</w:t>
      </w:r>
    </w:p>
    <w:p>
      <w:pPr>
        <w:pStyle w:val="FirstParagraph"/>
      </w:pPr>
      <w:r>
        <w:t xml:space="preserve">Following the</w:t>
      </w:r>
      <w:r>
        <w:t xml:space="preserve"> </w:t>
      </w:r>
      <w:hyperlink r:id="rId378">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79"/>
    <w:bookmarkEnd w:id="380"/>
    <w:bookmarkStart w:id="381"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1"/>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1"/>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1"/>
    <w:bookmarkStart w:id="384"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2">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3">
        <w:r>
          <w:rPr>
            <w:rStyle w:val="VerbatimChar"/>
          </w:rPr>
          <w:t xml:space="preserve">measure-performance</w:t>
        </w:r>
      </w:hyperlink>
      <w:r>
        <w:t xml:space="preserve">, not by</w:t>
      </w:r>
      <w:r>
        <w:t xml:space="preserve"> </w:t>
      </w:r>
      <w:r>
        <w:t xml:space="preserve">assumption.</w:t>
      </w:r>
    </w:p>
    <w:bookmarkEnd w:id="384"/>
    <w:bookmarkStart w:id="387"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5">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6">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7"/>
    <w:bookmarkStart w:id="389"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2"/>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2"/>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88">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89"/>
    <w:bookmarkStart w:id="391"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0">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1"/>
    <w:bookmarkStart w:id="392"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3"/>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3"/>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2"/>
    <w:bookmarkStart w:id="395"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4"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4"/>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4"/>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3">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5"/>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5"/>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5"/>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5"/>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4"/>
    <w:bookmarkEnd w:id="395"/>
    <w:bookmarkStart w:id="397"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6">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7"/>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7"/>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7"/>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7"/>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7"/>
    <w:bookmarkStart w:id="398"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398"/>
    <w:bookmarkStart w:id="401"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8"/>
        </w:numPr>
      </w:pPr>
      <w:r>
        <w:t xml:space="preserve">source your config =&gt;</w:t>
      </w:r>
    </w:p>
    <w:p>
      <w:pPr>
        <w:pStyle w:val="Compact"/>
        <w:numPr>
          <w:ilvl w:val="0"/>
          <w:numId w:val="1108"/>
        </w:numPr>
      </w:pPr>
      <w:r>
        <w:t xml:space="preserve">load all your data =&gt;</w:t>
      </w:r>
    </w:p>
    <w:p>
      <w:pPr>
        <w:pStyle w:val="Compact"/>
        <w:numPr>
          <w:ilvl w:val="0"/>
          <w:numId w:val="110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9" name="Picture"/>
                  <a:graphic>
                    <a:graphicData uri="http://schemas.openxmlformats.org/drawingml/2006/picture">
                      <pic:pic>
                        <pic:nvPicPr>
                          <pic:cNvPr descr="/opt/quarto/share/formats/docx/note.png" id="400"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1"/>
    <w:bookmarkStart w:id="406" w:name="line-breaks-and-formatting"/>
    <w:p>
      <w:pPr>
        <w:pStyle w:val="Heading2"/>
      </w:pPr>
      <w:r>
        <w:t xml:space="preserve">7.13 Line Breaks and Formatting</w:t>
      </w:r>
    </w:p>
    <w:bookmarkStart w:id="402"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2"/>
    <w:bookmarkStart w:id="404"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0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0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3">
        <w:r>
          <w:rPr>
            <w:rStyle w:val="Hyperlink"/>
          </w:rPr>
          <w:t xml:space="preserve">semantic line breaks</w:t>
        </w:r>
      </w:hyperlink>
      <w:r>
        <w:t xml:space="preserve">.</w:t>
      </w:r>
    </w:p>
    <w:p>
      <w:pPr>
        <w:pStyle w:val="BodyText"/>
      </w:pPr>
      <w:r>
        <w:rPr>
          <w:b/>
          <w:bCs/>
        </w:rPr>
        <w:t xml:space="preserve">Guidelines:</w:t>
      </w:r>
    </w:p>
    <w:p>
      <w:pPr>
        <w:pStyle w:val="Compact"/>
        <w:numPr>
          <w:ilvl w:val="0"/>
          <w:numId w:val="1110"/>
        </w:numPr>
      </w:pPr>
      <w:r>
        <w:t xml:space="preserve">Break after complete sentences (at periods)</w:t>
      </w:r>
    </w:p>
    <w:p>
      <w:pPr>
        <w:pStyle w:val="Compact"/>
        <w:numPr>
          <w:ilvl w:val="0"/>
          <w:numId w:val="1110"/>
        </w:numPr>
      </w:pPr>
      <w:r>
        <w:t xml:space="preserve">Break after long phrases or clauses (at commas or conjunctions)</w:t>
      </w:r>
    </w:p>
    <w:p>
      <w:pPr>
        <w:pStyle w:val="Compact"/>
        <w:numPr>
          <w:ilvl w:val="0"/>
          <w:numId w:val="1110"/>
        </w:numPr>
      </w:pPr>
      <w:r>
        <w:t xml:space="preserve">Aim for lines under 80 characters</w:t>
      </w:r>
    </w:p>
    <w:p>
      <w:pPr>
        <w:pStyle w:val="Compact"/>
        <w:numPr>
          <w:ilvl w:val="0"/>
          <w:numId w:val="1110"/>
        </w:numPr>
      </w:pPr>
      <w:r>
        <w:t xml:space="preserve">Keep related short phrases together on one line</w:t>
      </w:r>
    </w:p>
    <w:p>
      <w:pPr>
        <w:pStyle w:val="Compact"/>
        <w:numPr>
          <w:ilvl w:val="0"/>
          <w:numId w:val="1110"/>
        </w:numPr>
      </w:pPr>
      <w:r>
        <w:t xml:space="preserve">Do not break in the middle of inline code, links, or formatting</w:t>
      </w:r>
    </w:p>
    <w:bookmarkEnd w:id="404"/>
    <w:bookmarkStart w:id="405" w:name="line-breaks-in-code"/>
    <w:p>
      <w:pPr>
        <w:pStyle w:val="Heading3"/>
      </w:pPr>
      <w:r>
        <w:t xml:space="preserve">7.13.3 Line Breaks in Code</w:t>
      </w:r>
    </w:p>
    <w:p>
      <w:pPr>
        <w:pStyle w:val="Compact"/>
        <w:numPr>
          <w:ilvl w:val="0"/>
          <w:numId w:val="111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5"/>
    <w:bookmarkEnd w:id="406"/>
    <w:bookmarkStart w:id="408" w:name="markdown-and-quarto-formatting"/>
    <w:p>
      <w:pPr>
        <w:pStyle w:val="Heading2"/>
      </w:pPr>
      <w:r>
        <w:t xml:space="preserve">7.14 Markdown and Quarto Formatting</w:t>
      </w:r>
    </w:p>
    <w:bookmarkStart w:id="407"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6">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7"/>
    <w:bookmarkEnd w:id="408"/>
    <w:bookmarkStart w:id="409"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09"/>
    <w:bookmarkStart w:id="411" w:name="package-code-practices"/>
    <w:p>
      <w:pPr>
        <w:pStyle w:val="Heading2"/>
      </w:pPr>
      <w:r>
        <w:t xml:space="preserve">7.16 Package Code Practices</w:t>
      </w:r>
    </w:p>
    <w:p>
      <w:pPr>
        <w:pStyle w:val="Compact"/>
        <w:numPr>
          <w:ilvl w:val="0"/>
          <w:numId w:val="111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4"/>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4"/>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4"/>
        </w:numPr>
      </w:pPr>
      <w:r>
        <w:rPr>
          <w:rStyle w:val="VerbatimChar"/>
        </w:rPr>
        <w:t xml:space="preserve">withr::local_package()</w:t>
      </w:r>
      <w:r>
        <w:t xml:space="preserve"> </w:t>
      </w:r>
      <w:r>
        <w:t xml:space="preserve">for temporary package loading in tests</w:t>
      </w:r>
    </w:p>
    <w:p>
      <w:pPr>
        <w:pStyle w:val="Compact"/>
        <w:numPr>
          <w:ilvl w:val="0"/>
          <w:numId w:val="1113"/>
        </w:numPr>
      </w:pPr>
      <w:r>
        <w:t xml:space="preserve">This keeps the global search path clean and makes dependencies explicit.</w:t>
      </w:r>
      <w:r>
        <w:t xml:space="preserve"> </w:t>
      </w:r>
      <w:r>
        <w:t xml:space="preserve">See</w:t>
      </w:r>
      <w:r>
        <w:t xml:space="preserve"> </w:t>
      </w:r>
      <w:hyperlink r:id="rId410">
        <w:r>
          <w:rPr>
            <w:rStyle w:val="Hyperlink"/>
          </w:rPr>
          <w:t xml:space="preserve">R Packages - The R landscape</w:t>
        </w:r>
      </w:hyperlink>
      <w:r>
        <w:t xml:space="preserve"> </w:t>
      </w:r>
      <w:r>
        <w:t xml:space="preserve">for more details.</w:t>
      </w:r>
    </w:p>
    <w:p>
      <w:pPr>
        <w:pStyle w:val="Compact"/>
        <w:numPr>
          <w:ilvl w:val="0"/>
          <w:numId w:val="111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3"/>
        </w:numPr>
      </w:pPr>
      <w:r>
        <w:rPr>
          <w:b/>
          <w:bCs/>
        </w:rPr>
        <w:t xml:space="preserve">Avoid code duplication</w:t>
      </w:r>
      <w:r>
        <w:t xml:space="preserve">: Extract repeated logic into helper functions</w:t>
      </w:r>
    </w:p>
    <w:bookmarkEnd w:id="411"/>
    <w:bookmarkStart w:id="412"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2"/>
    <w:bookmarkStart w:id="413"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3"/>
    <w:bookmarkStart w:id="418"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5"/>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5"/>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4" name="Picture"/>
                  <a:graphic>
                    <a:graphicData uri="http://schemas.openxmlformats.org/drawingml/2006/picture">
                      <pic:pic>
                        <pic:nvPicPr>
                          <pic:cNvPr descr="/opt/quarto/share/formats/docx/note.png" id="41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18"/>
    <w:bookmarkStart w:id="446" w:name="sec-style-auto-style"/>
    <w:p>
      <w:pPr>
        <w:pStyle w:val="Heading2"/>
      </w:pPr>
      <w:r>
        <w:t xml:space="preserve">7.20 Automated Tools for Style and Project Workflow</w:t>
      </w:r>
    </w:p>
    <w:bookmarkStart w:id="439" w:name="styling"/>
    <w:p>
      <w:pPr>
        <w:pStyle w:val="Heading3"/>
      </w:pPr>
      <w:r>
        <w:t xml:space="preserve">7.20.1 Styling</w:t>
      </w:r>
    </w:p>
    <w:bookmarkStart w:id="420" w:name="rstudio-shortcuts"/>
    <w:p>
      <w:pPr>
        <w:pStyle w:val="Heading4"/>
      </w:pPr>
      <w:r>
        <w:t xml:space="preserve">7.20.1.1 RStudio shortcuts</w:t>
      </w:r>
    </w:p>
    <w:p>
      <w:pPr>
        <w:numPr>
          <w:ilvl w:val="0"/>
          <w:numId w:val="1116"/>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6"/>
        </w:numPr>
      </w:pPr>
      <w:r>
        <w:rPr>
          <w:b/>
          <w:bCs/>
        </w:rPr>
        <w:t xml:space="preserve">Assignment Aligner</w:t>
      </w:r>
      <w:r>
        <w:t xml:space="preserve"> </w:t>
      </w:r>
      <w:r>
        <w:t xml:space="preserve">- A</w:t>
      </w:r>
      <w:r>
        <w:t xml:space="preserve"> </w:t>
      </w:r>
      <w:hyperlink r:id="rId419">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0"/>
    <w:bookmarkStart w:id="431"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3" name="Picture"/>
                  <a:graphic>
                    <a:graphicData uri="http://schemas.openxmlformats.org/drawingml/2006/picture">
                      <pic:pic>
                        <pic:nvPicPr>
                          <pic:cNvPr descr="/opt/quarto/share/formats/docx/note.png" id="4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6" name="Picture"/>
                  <a:graphic>
                    <a:graphicData uri="http://schemas.openxmlformats.org/drawingml/2006/picture">
                      <pic:pic>
                        <pic:nvPicPr>
                          <pic:cNvPr descr="/opt/quarto/share/formats/docx/note.png" id="42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29" name="Picture"/>
                  <a:graphic>
                    <a:graphicData uri="http://schemas.openxmlformats.org/drawingml/2006/picture">
                      <pic:pic>
                        <pic:nvPicPr>
                          <pic:cNvPr descr="/opt/quarto/share/formats/docx/tip.png" id="430"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1"/>
    <w:bookmarkStart w:id="438"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2">
        <w:r>
          <w:rPr>
            <w:rStyle w:val="Hyperlink"/>
          </w:rPr>
          <w:t xml:space="preserve">in this link</w:t>
        </w:r>
      </w:hyperlink>
      <w:r>
        <w:t xml:space="preserve">,</w:t>
      </w:r>
      <w:r>
        <w:t xml:space="preserve"> </w:t>
      </w:r>
      <w:r>
        <w:t xml:space="preserve">and most guidelines are based on the</w:t>
      </w:r>
      <w:r>
        <w:t xml:space="preserve"> </w:t>
      </w:r>
      <w:hyperlink r:id="rId37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3" name="Picture"/>
                  <a:graphic>
                    <a:graphicData uri="http://schemas.openxmlformats.org/drawingml/2006/picture">
                      <pic:pic>
                        <pic:nvPicPr>
                          <pic:cNvPr descr="/opt/quarto/share/formats/docx/note.png" id="43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5">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note.png" id="43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38"/>
    <w:bookmarkEnd w:id="439"/>
    <w:bookmarkStart w:id="442"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4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7"/>
              </w:numPr>
            </w:pPr>
            <w:r>
              <w:t xml:space="preserve">Unused variables</w:t>
            </w:r>
          </w:p>
          <w:p>
            <w:pPr>
              <w:pStyle w:val="Compact"/>
              <w:numPr>
                <w:ilvl w:val="0"/>
                <w:numId w:val="1117"/>
              </w:numPr>
            </w:pPr>
            <w:r>
              <w:t xml:space="preserve">Improper whitespace</w:t>
            </w:r>
          </w:p>
          <w:p>
            <w:pPr>
              <w:pStyle w:val="Compact"/>
              <w:numPr>
                <w:ilvl w:val="0"/>
                <w:numId w:val="1117"/>
              </w:numPr>
            </w:pPr>
            <w:r>
              <w:t xml:space="preserve">Line length issues</w:t>
            </w:r>
          </w:p>
          <w:p>
            <w:pPr>
              <w:pStyle w:val="Compact"/>
              <w:numPr>
                <w:ilvl w:val="0"/>
                <w:numId w:val="1117"/>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2"/>
    <w:bookmarkStart w:id="443"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8"/>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8"/>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8"/>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8"/>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19"/>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78">
        <w:r>
          <w:rPr>
            <w:rStyle w:val="Hyperlink"/>
          </w:rPr>
          <w:t xml:space="preserve">Google R Style Guide</w:t>
        </w:r>
      </w:hyperlink>
      <w:r>
        <w:t xml:space="preserve">.</w:t>
      </w:r>
    </w:p>
    <w:p>
      <w:pPr>
        <w:pStyle w:val="Compact"/>
        <w:numPr>
          <w:ilvl w:val="0"/>
          <w:numId w:val="1119"/>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0"/>
        </w:numPr>
      </w:pPr>
      <w:r>
        <w:rPr>
          <w:rStyle w:val="VerbatimChar"/>
        </w:rPr>
        <w:t xml:space="preserve">data-raw/</w:t>
      </w:r>
      <w:r>
        <w:t xml:space="preserve">: Pipe consistency and undesirable function rules relaxed (exploratory scripts)</w:t>
      </w:r>
    </w:p>
    <w:p>
      <w:pPr>
        <w:pStyle w:val="Compact"/>
        <w:numPr>
          <w:ilvl w:val="0"/>
          <w:numId w:val="1120"/>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0"/>
        </w:numPr>
      </w:pPr>
      <w:r>
        <w:rPr>
          <w:rStyle w:val="VerbatimChar"/>
        </w:rPr>
        <w:t xml:space="preserve">inst/examples/</w:t>
      </w:r>
      <w:r>
        <w:t xml:space="preserve">: Undesirable function rules relaxed</w:t>
      </w:r>
    </w:p>
    <w:p>
      <w:pPr>
        <w:pStyle w:val="Compact"/>
        <w:numPr>
          <w:ilvl w:val="0"/>
          <w:numId w:val="1120"/>
        </w:numPr>
      </w:pPr>
      <w:r>
        <w:rPr>
          <w:rStyle w:val="VerbatimChar"/>
        </w:rPr>
        <w:t xml:space="preserve">tests/testthat.R</w:t>
      </w:r>
      <w:r>
        <w:t xml:space="preserve">: Undesirable function rules relaxed</w:t>
      </w:r>
    </w:p>
    <w:bookmarkEnd w:id="443"/>
    <w:bookmarkStart w:id="445"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5"/>
    <w:bookmarkEnd w:id="446"/>
    <w:bookmarkStart w:id="447" w:name="sec-r-resources-style"/>
    <w:p>
      <w:pPr>
        <w:pStyle w:val="Heading2"/>
      </w:pPr>
      <w:r>
        <w:t xml:space="preserve">7.21 Additional Resources</w:t>
      </w:r>
    </w:p>
    <w:p>
      <w:pPr>
        <w:pStyle w:val="Compact"/>
        <w:numPr>
          <w:ilvl w:val="0"/>
          <w:numId w:val="112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7"/>
    <w:bookmarkEnd w:id="448"/>
    <w:bookmarkStart w:id="453" w:name="big-data"/>
    <w:p>
      <w:pPr>
        <w:pStyle w:val="Heading1"/>
      </w:pPr>
      <w:r>
        <w:t xml:space="preserve">8. Big data</w:t>
      </w:r>
    </w:p>
    <w:bookmarkStart w:id="4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0"/>
    <w:bookmarkStart w:id="4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1"/>
    <w:bookmarkStart w:id="4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2"/>
        </w:numPr>
      </w:pPr>
      <w:r>
        <w:rPr>
          <w:b/>
          <w:bCs/>
        </w:rPr>
        <w:t xml:space="preserve">Uncheck</w:t>
      </w:r>
      <w:r>
        <w:t xml:space="preserve"> </w:t>
      </w:r>
      <w:r>
        <w:t xml:space="preserve">Restore RData into workspace at startup</w:t>
      </w:r>
    </w:p>
    <w:p>
      <w:pPr>
        <w:pStyle w:val="Compact"/>
        <w:numPr>
          <w:ilvl w:val="0"/>
          <w:numId w:val="112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2"/>
    <w:bookmarkEnd w:id="453"/>
    <w:bookmarkStart w:id="47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7" w:name="fig-data-masking"/>
          <w:p>
            <w:pPr>
              <w:pStyle w:val="Compact"/>
              <w:jc w:val="center"/>
            </w:pPr>
            <w:r>
              <w:drawing>
                <wp:inline>
                  <wp:extent cx="2667000" cy="1103368"/>
                  <wp:effectExtent b="0" l="0" r="0" t="0"/>
                  <wp:docPr descr="" title="" id="455" name="Picture"/>
                  <a:graphic>
                    <a:graphicData uri="http://schemas.openxmlformats.org/drawingml/2006/picture">
                      <pic:pic>
                        <pic:nvPicPr>
                          <pic:cNvPr descr="assets/images/data-masking.PNG" id="456" name="Picture"/>
                          <pic:cNvPicPr>
                            <a:picLocks noChangeArrowheads="1" noChangeAspect="1"/>
                          </pic:cNvPicPr>
                        </pic:nvPicPr>
                        <pic:blipFill>
                          <a:blip r:embed="rId4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58"/>
    <w:bookmarkStart w:id="4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59"/>
    <w:bookmarkEnd w:id="460"/>
    <w:bookmarkStart w:id="467" w:name="sec-data-masking-vs-tidy-selection"/>
    <w:p>
      <w:pPr>
        <w:pStyle w:val="Heading2"/>
      </w:pPr>
      <w:r>
        <w:t xml:space="preserve">9.2 Data masking vs. tidy selection</w:t>
      </w:r>
    </w:p>
    <w:p>
      <w:pPr>
        <w:pStyle w:val="FirstParagraph"/>
      </w:pPr>
      <w:r>
        <w:t xml:space="preserve">Many</w:t>
      </w:r>
      <w:r>
        <w:t xml:space="preserve"> </w:t>
      </w:r>
      <w:hyperlink r:id="rId324">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4"/>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6">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4"/>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28">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2">
        <w:r>
          <w:rPr>
            <w:rStyle w:val="VerbatimChar"/>
          </w:rPr>
          <w:t xml:space="preserve">{tidyselect}</w:t>
        </w:r>
      </w:hyperlink>
      <w:r>
        <w:t xml:space="preserve"> </w:t>
      </w:r>
      <w:r>
        <w:t xml:space="preserve">1.2.0</w:t>
      </w:r>
      <w:r>
        <w:t xml:space="preserve"> </w:t>
      </w:r>
      <w:r>
        <w:t xml:space="preserve">(</w:t>
      </w:r>
      <w:hyperlink r:id="rId4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6"/>
    <w:bookmarkEnd w:id="467"/>
    <w:bookmarkStart w:id="46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6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68"/>
    <w:bookmarkEnd w:id="469"/>
    <w:bookmarkEnd w:id="470"/>
    <w:bookmarkStart w:id="556" w:name="sec-quarto"/>
    <w:p>
      <w:pPr>
        <w:pStyle w:val="Heading1"/>
      </w:pPr>
      <w:r>
        <w:t xml:space="preserve">10. Quarto</w:t>
      </w:r>
    </w:p>
    <w:bookmarkStart w:id="478" w:name="introduction"/>
    <w:p>
      <w:pPr>
        <w:pStyle w:val="Heading2"/>
      </w:pPr>
      <w:r>
        <w:t xml:space="preserve">10.1 Introduction</w:t>
      </w:r>
    </w:p>
    <w:p>
      <w:pPr>
        <w:pStyle w:val="FirstParagraph"/>
      </w:pPr>
      <w:hyperlink r:id="rId47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5"/>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5"/>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5"/>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2"/>
    <w:bookmarkStart w:id="47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3"/>
    <w:bookmarkStart w:id="477" w:name="getting-started"/>
    <w:p>
      <w:pPr>
        <w:pStyle w:val="Heading3"/>
      </w:pPr>
      <w:r>
        <w:t xml:space="preserve">10.1.3 Getting Started</w:t>
      </w:r>
    </w:p>
    <w:p>
      <w:pPr>
        <w:pStyle w:val="FirstParagraph"/>
      </w:pPr>
      <w:r>
        <w:t xml:space="preserve">To get started with Quarto:</w:t>
      </w:r>
    </w:p>
    <w:p>
      <w:pPr>
        <w:numPr>
          <w:ilvl w:val="0"/>
          <w:numId w:val="1126"/>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4">
        <w:r>
          <w:rPr>
            <w:rStyle w:val="Hyperlink"/>
          </w:rPr>
          <w:t xml:space="preserve">https://quarto.org/docs/get-started/</w:t>
        </w:r>
      </w:hyperlink>
    </w:p>
    <w:p>
      <w:pPr>
        <w:numPr>
          <w:ilvl w:val="0"/>
          <w:numId w:val="1126"/>
        </w:numPr>
      </w:pPr>
      <w:r>
        <w:rPr>
          <w:b/>
          <w:bCs/>
        </w:rPr>
        <w:t xml:space="preserve">Documentation:</w:t>
      </w:r>
      <w:r>
        <w:t xml:space="preserve"> </w:t>
      </w:r>
      <w:r>
        <w:t xml:space="preserve">The official Quarto documentation is available at</w:t>
      </w:r>
      <w:r>
        <w:t xml:space="preserve"> </w:t>
      </w:r>
      <w:hyperlink r:id="rId475">
        <w:r>
          <w:rPr>
            <w:rStyle w:val="Hyperlink"/>
          </w:rPr>
          <w:t xml:space="preserve">https://quarto.org/docs/guide/</w:t>
        </w:r>
      </w:hyperlink>
    </w:p>
    <w:p>
      <w:pPr>
        <w:numPr>
          <w:ilvl w:val="0"/>
          <w:numId w:val="1126"/>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p>
    <w:bookmarkEnd w:id="477"/>
    <w:bookmarkEnd w:id="478"/>
    <w:bookmarkStart w:id="48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7"/>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7"/>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7"/>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7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79"/>
    <w:bookmarkStart w:id="48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1"/>
    <w:bookmarkStart w:id="48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8"/>
        </w:numPr>
      </w:pPr>
      <w:r>
        <w:t xml:space="preserve">Click</w:t>
      </w:r>
      <w:r>
        <w:t xml:space="preserve"> </w:t>
      </w:r>
      <w:r>
        <w:rPr>
          <w:b/>
          <w:bCs/>
        </w:rPr>
        <w:t xml:space="preserve">“Render”</w:t>
      </w:r>
      <w:r>
        <w:t xml:space="preserve"> </w:t>
      </w:r>
      <w:r>
        <w:t xml:space="preserve">in RStudio, or</w:t>
      </w:r>
    </w:p>
    <w:p>
      <w:pPr>
        <w:pStyle w:val="Compact"/>
        <w:numPr>
          <w:ilvl w:val="0"/>
          <w:numId w:val="1128"/>
        </w:numPr>
      </w:pPr>
      <w:r>
        <w:t xml:space="preserve">Press</w:t>
      </w:r>
      <w:r>
        <w:t xml:space="preserve"> </w:t>
      </w:r>
      <w:r>
        <w:rPr>
          <w:b/>
          <w:bCs/>
        </w:rPr>
        <w:t xml:space="preserve">Cmd/Ctrl + Shift + K</w:t>
      </w:r>
      <w:r>
        <w:t xml:space="preserve">, or</w:t>
      </w:r>
    </w:p>
    <w:p>
      <w:pPr>
        <w:pStyle w:val="Compact"/>
        <w:numPr>
          <w:ilvl w:val="0"/>
          <w:numId w:val="1128"/>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8"/>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2"/>
    <w:bookmarkStart w:id="48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29"/>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29"/>
        </w:numPr>
      </w:pPr>
      <w:r>
        <w:t xml:space="preserve">The</w:t>
      </w:r>
      <w:r>
        <w:t xml:space="preserve"> </w:t>
      </w:r>
      <w:r>
        <w:rPr>
          <w:b/>
          <w:bCs/>
        </w:rPr>
        <w:t xml:space="preserve">“Insert”</w:t>
      </w:r>
      <w:r>
        <w:t xml:space="preserve"> </w:t>
      </w:r>
      <w:r>
        <w:t xml:space="preserve">button icon in the editor toolbar</w:t>
      </w:r>
    </w:p>
    <w:p>
      <w:pPr>
        <w:pStyle w:val="Compact"/>
        <w:numPr>
          <w:ilvl w:val="0"/>
          <w:numId w:val="1129"/>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0"/>
        </w:numPr>
      </w:pPr>
      <w:r>
        <w:rPr>
          <w:rStyle w:val="VerbatimChar"/>
        </w:rPr>
        <w:t xml:space="preserve">#| label:</w:t>
      </w:r>
      <w:r>
        <w:t xml:space="preserve"> </w:t>
      </w:r>
      <w:r>
        <w:t xml:space="preserve">- give the chunk a name</w:t>
      </w:r>
    </w:p>
    <w:p>
      <w:pPr>
        <w:pStyle w:val="Compact"/>
        <w:numPr>
          <w:ilvl w:val="0"/>
          <w:numId w:val="1130"/>
        </w:numPr>
      </w:pPr>
      <w:r>
        <w:rPr>
          <w:rStyle w:val="VerbatimChar"/>
        </w:rPr>
        <w:t xml:space="preserve">#| echo: false</w:t>
      </w:r>
      <w:r>
        <w:t xml:space="preserve"> </w:t>
      </w:r>
      <w:r>
        <w:t xml:space="preserve">- hide the code but show the output</w:t>
      </w:r>
    </w:p>
    <w:p>
      <w:pPr>
        <w:pStyle w:val="Compact"/>
        <w:numPr>
          <w:ilvl w:val="0"/>
          <w:numId w:val="1130"/>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0"/>
        </w:numPr>
      </w:pPr>
      <w:r>
        <w:rPr>
          <w:rStyle w:val="VerbatimChar"/>
        </w:rPr>
        <w:t xml:space="preserve">#| eval: false</w:t>
      </w:r>
      <w:r>
        <w:t xml:space="preserve"> </w:t>
      </w:r>
      <w:r>
        <w:t xml:space="preserve">- show the code but don’t run it</w:t>
      </w:r>
    </w:p>
    <w:p>
      <w:pPr>
        <w:pStyle w:val="Compact"/>
        <w:numPr>
          <w:ilvl w:val="0"/>
          <w:numId w:val="1130"/>
        </w:numPr>
      </w:pPr>
      <w:r>
        <w:rPr>
          <w:rStyle w:val="VerbatimChar"/>
        </w:rPr>
        <w:t xml:space="preserve">#| include: false</w:t>
      </w:r>
      <w:r>
        <w:t xml:space="preserve"> </w:t>
      </w:r>
      <w:r>
        <w:t xml:space="preserve">- run the code but hide both code and output</w:t>
      </w:r>
    </w:p>
    <w:p>
      <w:pPr>
        <w:pStyle w:val="Compact"/>
        <w:numPr>
          <w:ilvl w:val="0"/>
          <w:numId w:val="1130"/>
        </w:numPr>
      </w:pPr>
      <w:r>
        <w:rPr>
          <w:rStyle w:val="VerbatimChar"/>
        </w:rPr>
        <w:t xml:space="preserve">#| warning: false</w:t>
      </w:r>
      <w:r>
        <w:t xml:space="preserve"> </w:t>
      </w:r>
      <w:r>
        <w:t xml:space="preserve">- hide warnings</w:t>
      </w:r>
    </w:p>
    <w:p>
      <w:pPr>
        <w:pStyle w:val="Compact"/>
        <w:numPr>
          <w:ilvl w:val="0"/>
          <w:numId w:val="1130"/>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3"/>
    <w:bookmarkStart w:id="48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1"/>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1"/>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1"/>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1"/>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2"/>
        </w:numPr>
      </w:pPr>
      <w:r>
        <w:t xml:space="preserve">Adjust figure dimensions for different page sizes</w:t>
      </w:r>
    </w:p>
    <w:p>
      <w:pPr>
        <w:pStyle w:val="Compact"/>
        <w:numPr>
          <w:ilvl w:val="0"/>
          <w:numId w:val="1132"/>
        </w:numPr>
      </w:pPr>
      <w:r>
        <w:t xml:space="preserve">Use different table formatting for different outputs</w:t>
      </w:r>
    </w:p>
    <w:p>
      <w:pPr>
        <w:pStyle w:val="Compact"/>
        <w:numPr>
          <w:ilvl w:val="0"/>
          <w:numId w:val="1132"/>
        </w:numPr>
      </w:pPr>
      <w:r>
        <w:t xml:space="preserve">Include or exclude content based on output format</w:t>
      </w:r>
    </w:p>
    <w:p>
      <w:pPr>
        <w:pStyle w:val="Compact"/>
        <w:numPr>
          <w:ilvl w:val="0"/>
          <w:numId w:val="1132"/>
        </w:numPr>
      </w:pPr>
      <w:r>
        <w:t xml:space="preserve">Set format-specific styling or options</w:t>
      </w:r>
    </w:p>
    <w:bookmarkEnd w:id="484"/>
    <w:bookmarkStart w:id="48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3"/>
        </w:numPr>
      </w:pPr>
      <w:r>
        <w:rPr>
          <w:rStyle w:val="VerbatimChar"/>
        </w:rPr>
        <w:t xml:space="preserve">[link text](url)</w:t>
      </w:r>
      <w:r>
        <w:t xml:space="preserve"> </w:t>
      </w:r>
      <w:r>
        <w:t xml:space="preserve">creates hyperlinks</w:t>
      </w:r>
    </w:p>
    <w:p>
      <w:pPr>
        <w:pStyle w:val="Compact"/>
        <w:numPr>
          <w:ilvl w:val="0"/>
          <w:numId w:val="113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6">
        <w:r>
          <w:rPr>
            <w:rStyle w:val="Hyperlink"/>
          </w:rPr>
          <w:t xml:space="preserve">Quarto chapter in R for Data Science</w:t>
        </w:r>
      </w:hyperlink>
      <w:r>
        <w:t xml:space="preserve"> </w:t>
      </w:r>
      <w:r>
        <w:t xml:space="preserve">(Wickham et al. 2023)</w:t>
      </w:r>
      <w:r>
        <w:t xml:space="preserve">.</w:t>
      </w:r>
    </w:p>
    <w:bookmarkEnd w:id="485"/>
    <w:bookmarkEnd w:id="486"/>
    <w:bookmarkStart w:id="49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5"/>
        </w:numPr>
      </w:pPr>
      <w:r>
        <w:t xml:space="preserve">Repository:</w:t>
      </w:r>
      <w:r>
        <w:t xml:space="preserve"> </w:t>
      </w:r>
      <w:hyperlink r:id="rId487">
        <w:r>
          <w:rPr>
            <w:rStyle w:val="Hyperlink"/>
          </w:rPr>
          <w:t xml:space="preserve">https://github.com/UCD-SERG/qbt</w:t>
        </w:r>
      </w:hyperlink>
    </w:p>
    <w:p>
      <w:pPr>
        <w:pStyle w:val="Compact"/>
        <w:numPr>
          <w:ilvl w:val="1"/>
          <w:numId w:val="113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5"/>
        </w:numPr>
      </w:pPr>
      <w:r>
        <w:t xml:space="preserve">Clone your new repository and start editing</w:t>
      </w:r>
    </w:p>
    <w:p>
      <w:pPr>
        <w:pStyle w:val="Compact"/>
        <w:numPr>
          <w:ilvl w:val="1"/>
          <w:numId w:val="1135"/>
        </w:numPr>
      </w:pPr>
      <w:r>
        <w:t xml:space="preserve">Includes GitHub Actions for automatic deployment to GitHub Pages</w:t>
      </w:r>
    </w:p>
    <w:p>
      <w:pPr>
        <w:pStyle w:val="Compact"/>
        <w:numPr>
          <w:ilvl w:val="0"/>
          <w:numId w:val="1134"/>
        </w:numPr>
      </w:pPr>
      <w:r>
        <w:rPr>
          <w:b/>
          <w:bCs/>
        </w:rPr>
        <w:t xml:space="preserve">Coatless Tutorials Quarto Book Template</w:t>
      </w:r>
      <w:r>
        <w:t xml:space="preserve"> </w:t>
      </w:r>
      <w:r>
        <w:t xml:space="preserve">- Another template with helpful examples:</w:t>
      </w:r>
    </w:p>
    <w:p>
      <w:pPr>
        <w:pStyle w:val="Compact"/>
        <w:numPr>
          <w:ilvl w:val="1"/>
          <w:numId w:val="1136"/>
        </w:numPr>
      </w:pPr>
      <w:r>
        <w:t xml:space="preserve">Repository:</w:t>
      </w:r>
      <w:r>
        <w:t xml:space="preserve"> </w:t>
      </w:r>
      <w:hyperlink r:id="rId488">
        <w:r>
          <w:rPr>
            <w:rStyle w:val="Hyperlink"/>
          </w:rPr>
          <w:t xml:space="preserve">https://github.com/coatless-tutorials/quarto-book-template</w:t>
        </w:r>
      </w:hyperlink>
    </w:p>
    <w:p>
      <w:pPr>
        <w:pStyle w:val="Compact"/>
        <w:numPr>
          <w:ilvl w:val="1"/>
          <w:numId w:val="1136"/>
        </w:numPr>
      </w:pPr>
      <w:r>
        <w:t xml:space="preserve">Includes examples of common Quarto book features</w:t>
      </w:r>
    </w:p>
    <w:p>
      <w:pPr>
        <w:pStyle w:val="Compact"/>
        <w:numPr>
          <w:ilvl w:val="0"/>
          <w:numId w:val="1134"/>
        </w:numPr>
      </w:pPr>
      <w:r>
        <w:rPr>
          <w:b/>
          <w:bCs/>
        </w:rPr>
        <w:t xml:space="preserve">DataLab Quarto Template</w:t>
      </w:r>
      <w:r>
        <w:t xml:space="preserve"> </w:t>
      </w:r>
      <w:r>
        <w:t xml:space="preserve">- Template from the UC Davis DataLab and Davis R Users Group:</w:t>
      </w:r>
    </w:p>
    <w:p>
      <w:pPr>
        <w:pStyle w:val="Compact"/>
        <w:numPr>
          <w:ilvl w:val="1"/>
          <w:numId w:val="1137"/>
        </w:numPr>
      </w:pPr>
      <w:r>
        <w:t xml:space="preserve">Repository:</w:t>
      </w:r>
      <w:r>
        <w:t xml:space="preserve"> </w:t>
      </w:r>
      <w:hyperlink r:id="rId489">
        <w:r>
          <w:rPr>
            <w:rStyle w:val="Hyperlink"/>
          </w:rPr>
          <w:t xml:space="preserve">https://github.com/d-rug/datalab_template_quarto</w:t>
        </w:r>
      </w:hyperlink>
    </w:p>
    <w:p>
      <w:pPr>
        <w:pStyle w:val="Compact"/>
        <w:numPr>
          <w:ilvl w:val="1"/>
          <w:numId w:val="1137"/>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8"/>
        </w:numPr>
      </w:pPr>
      <w:r>
        <w:rPr>
          <w:rStyle w:val="VerbatimChar"/>
        </w:rPr>
        <w:t xml:space="preserve">_quarto.yml</w:t>
      </w:r>
      <w:r>
        <w:t xml:space="preserve"> </w:t>
      </w:r>
      <w:r>
        <w:t xml:space="preserve">- configuration file for your book</w:t>
      </w:r>
    </w:p>
    <w:p>
      <w:pPr>
        <w:pStyle w:val="Compact"/>
        <w:numPr>
          <w:ilvl w:val="0"/>
          <w:numId w:val="1138"/>
        </w:numPr>
      </w:pPr>
      <w:r>
        <w:rPr>
          <w:rStyle w:val="VerbatimChar"/>
        </w:rPr>
        <w:t xml:space="preserve">index.qmd</w:t>
      </w:r>
      <w:r>
        <w:t xml:space="preserve"> </w:t>
      </w:r>
      <w:r>
        <w:t xml:space="preserve">- the home page / preface</w:t>
      </w:r>
    </w:p>
    <w:p>
      <w:pPr>
        <w:pStyle w:val="Compact"/>
        <w:numPr>
          <w:ilvl w:val="0"/>
          <w:numId w:val="1138"/>
        </w:numPr>
      </w:pPr>
      <w:r>
        <w:t xml:space="preserve">Sample chapter files</w:t>
      </w:r>
    </w:p>
    <w:p>
      <w:pPr>
        <w:pStyle w:val="Compact"/>
        <w:numPr>
          <w:ilvl w:val="0"/>
          <w:numId w:val="1138"/>
        </w:numPr>
      </w:pPr>
      <w:r>
        <w:rPr>
          <w:rStyle w:val="VerbatimChar"/>
        </w:rPr>
        <w:t xml:space="preserve">references.qmd</w:t>
      </w:r>
      <w:r>
        <w:t xml:space="preserve"> </w:t>
      </w:r>
      <w:r>
        <w:t xml:space="preserve">- bibliography/references page</w:t>
      </w:r>
    </w:p>
    <w:bookmarkEnd w:id="490"/>
    <w:bookmarkStart w:id="49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1"/>
    <w:bookmarkStart w:id="49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39"/>
        </w:numPr>
      </w:pPr>
      <w:r>
        <w:t xml:space="preserve">Book metadata (title, author, date)</w:t>
      </w:r>
    </w:p>
    <w:p>
      <w:pPr>
        <w:pStyle w:val="Compact"/>
        <w:numPr>
          <w:ilvl w:val="0"/>
          <w:numId w:val="1139"/>
        </w:numPr>
      </w:pPr>
      <w:r>
        <w:t xml:space="preserve">Chapter order</w:t>
      </w:r>
    </w:p>
    <w:p>
      <w:pPr>
        <w:pStyle w:val="Compact"/>
        <w:numPr>
          <w:ilvl w:val="0"/>
          <w:numId w:val="1139"/>
        </w:numPr>
      </w:pPr>
      <w:r>
        <w:t xml:space="preserve">Output formats (HTML, PDF, ePub, etc.)</w:t>
      </w:r>
    </w:p>
    <w:p>
      <w:pPr>
        <w:pStyle w:val="Compact"/>
        <w:numPr>
          <w:ilvl w:val="0"/>
          <w:numId w:val="1139"/>
        </w:numPr>
      </w:pPr>
      <w:r>
        <w:t xml:space="preserve">Styling and theme</w:t>
      </w:r>
    </w:p>
    <w:p>
      <w:pPr>
        <w:pStyle w:val="Compact"/>
        <w:numPr>
          <w:ilvl w:val="0"/>
          <w:numId w:val="113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2"/>
    <w:bookmarkStart w:id="49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3"/>
    <w:bookmarkStart w:id="49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5"/>
    <w:bookmarkStart w:id="498" w:name="resources"/>
    <w:p>
      <w:pPr>
        <w:pStyle w:val="Heading3"/>
      </w:pPr>
      <w:r>
        <w:t xml:space="preserve">10.3.6 Resources</w:t>
      </w:r>
    </w:p>
    <w:p>
      <w:pPr>
        <w:pStyle w:val="Compact"/>
        <w:numPr>
          <w:ilvl w:val="0"/>
          <w:numId w:val="1140"/>
        </w:numPr>
      </w:pPr>
      <w:hyperlink r:id="rId496">
        <w:r>
          <w:rPr>
            <w:rStyle w:val="Hyperlink"/>
          </w:rPr>
          <w:t xml:space="preserve">Quarto Books Guide</w:t>
        </w:r>
      </w:hyperlink>
      <w:r>
        <w:t xml:space="preserve"> </w:t>
      </w:r>
      <w:r>
        <w:t xml:space="preserve">- comprehensive documentation for Quarto books</w:t>
      </w:r>
    </w:p>
    <w:p>
      <w:pPr>
        <w:pStyle w:val="Compact"/>
        <w:numPr>
          <w:ilvl w:val="0"/>
          <w:numId w:val="1140"/>
        </w:numPr>
      </w:pPr>
      <w:hyperlink r:id="rId497">
        <w:r>
          <w:rPr>
            <w:rStyle w:val="Hyperlink"/>
          </w:rPr>
          <w:t xml:space="preserve">Quarto Publishing Guide</w:t>
        </w:r>
      </w:hyperlink>
      <w:r>
        <w:t xml:space="preserve"> </w:t>
      </w:r>
      <w:r>
        <w:t xml:space="preserve">- how to publish your book online</w:t>
      </w:r>
    </w:p>
    <w:p>
      <w:pPr>
        <w:pStyle w:val="Compact"/>
        <w:numPr>
          <w:ilvl w:val="0"/>
          <w:numId w:val="1140"/>
        </w:numPr>
      </w:pPr>
      <w:hyperlink r:id="rId476">
        <w:r>
          <w:rPr>
            <w:rStyle w:val="Hyperlink"/>
          </w:rPr>
          <w:t xml:space="preserve">R4DS Quarto chapter</w:t>
        </w:r>
      </w:hyperlink>
      <w:r>
        <w:t xml:space="preserve"> </w:t>
      </w:r>
      <w:r>
        <w:t xml:space="preserve">(Wickham et al. 2023)</w:t>
      </w:r>
      <w:r>
        <w:t xml:space="preserve"> </w:t>
      </w:r>
      <w:r>
        <w:t xml:space="preserve">- excellent introduction to Quarto</w:t>
      </w:r>
    </w:p>
    <w:bookmarkEnd w:id="498"/>
    <w:bookmarkEnd w:id="499"/>
    <w:bookmarkStart w:id="506" w:name="sec-quarto-dashboards"/>
    <w:p>
      <w:pPr>
        <w:pStyle w:val="Heading2"/>
      </w:pPr>
      <w:r>
        <w:t xml:space="preserve">10.4 Dashboards</w:t>
      </w:r>
    </w:p>
    <w:p>
      <w:pPr>
        <w:pStyle w:val="FirstParagraph"/>
      </w:pPr>
      <w:hyperlink r:id="rId50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1">
        <w:r>
          <w:rPr>
            <w:rStyle w:val="VerbatimChar"/>
          </w:rPr>
          <w:t xml:space="preserve">{plotly}</w:t>
        </w:r>
      </w:hyperlink>
      <w:r>
        <w:t xml:space="preserve">,</w:t>
      </w:r>
      <w:r>
        <w:t xml:space="preserve"> </w:t>
      </w:r>
      <w:hyperlink r:id="rId502">
        <w:r>
          <w:rPr>
            <w:rStyle w:val="VerbatimChar"/>
          </w:rPr>
          <w:t xml:space="preserve">{leaflet}</w:t>
        </w:r>
      </w:hyperlink>
      <w:r>
        <w:t xml:space="preserve">,</w:t>
      </w:r>
      <w:r>
        <w:t xml:space="preserve"> </w:t>
      </w:r>
      <w:hyperlink r:id="rId503">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5">
        <w:r>
          <w:rPr>
            <w:rStyle w:val="Hyperlink"/>
          </w:rPr>
          <w:t xml:space="preserve">dashboard examples gallery</w:t>
        </w:r>
      </w:hyperlink>
      <w:r>
        <w:t xml:space="preserve"> </w:t>
      </w:r>
      <w:r>
        <w:t xml:space="preserve">for layouts to copy from.</w:t>
      </w:r>
    </w:p>
    <w:bookmarkEnd w:id="506"/>
    <w:bookmarkStart w:id="51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1"/>
        </w:numPr>
      </w:pPr>
      <w:r>
        <w:rPr>
          <w:rStyle w:val="VerbatimChar"/>
        </w:rPr>
        <w:t xml:space="preserve">_quarto.yml</w:t>
      </w:r>
      <w:r>
        <w:t xml:space="preserve"> </w:t>
      </w:r>
      <w:r>
        <w:t xml:space="preserve">- default book configuration</w:t>
      </w:r>
    </w:p>
    <w:p>
      <w:pPr>
        <w:pStyle w:val="Compact"/>
        <w:numPr>
          <w:ilvl w:val="0"/>
          <w:numId w:val="1141"/>
        </w:numPr>
      </w:pPr>
      <w:r>
        <w:rPr>
          <w:rStyle w:val="VerbatimChar"/>
        </w:rPr>
        <w:t xml:space="preserve">_quarto-revealjs.yml</w:t>
      </w:r>
      <w:r>
        <w:t xml:space="preserve"> </w:t>
      </w:r>
      <w:r>
        <w:t xml:space="preserve">- configuration for rendering chapters as slide decks</w:t>
      </w:r>
    </w:p>
    <w:p>
      <w:pPr>
        <w:pStyle w:val="Compact"/>
        <w:numPr>
          <w:ilvl w:val="0"/>
          <w:numId w:val="1141"/>
        </w:numPr>
      </w:pPr>
      <w:r>
        <w:rPr>
          <w:rStyle w:val="VerbatimChar"/>
        </w:rPr>
        <w:t xml:space="preserve">_quarto-print.yml</w:t>
      </w:r>
      <w:r>
        <w:t xml:space="preserve"> </w:t>
      </w:r>
      <w:r>
        <w:t xml:space="preserve">- configuration optimized for PDF printing</w:t>
      </w:r>
    </w:p>
    <w:bookmarkEnd w:id="507"/>
    <w:bookmarkStart w:id="50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0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09"/>
    <w:bookmarkStart w:id="510" w:name="creating-a-profile"/>
    <w:p>
      <w:pPr>
        <w:pStyle w:val="Heading3"/>
      </w:pPr>
      <w:r>
        <w:t xml:space="preserve">10.5.3 Creating a Profile</w:t>
      </w:r>
    </w:p>
    <w:p>
      <w:pPr>
        <w:pStyle w:val="FirstParagraph"/>
      </w:pPr>
      <w:r>
        <w:t xml:space="preserve">To create a profile:</w:t>
      </w:r>
    </w:p>
    <w:p>
      <w:pPr>
        <w:pStyle w:val="Compact"/>
        <w:numPr>
          <w:ilvl w:val="0"/>
          <w:numId w:val="1142"/>
        </w:numPr>
      </w:pPr>
      <w:r>
        <w:t xml:space="preserve">Create a new YAML file named</w:t>
      </w:r>
      <w:r>
        <w:t xml:space="preserve"> </w:t>
      </w:r>
      <w:r>
        <w:rPr>
          <w:rStyle w:val="VerbatimChar"/>
        </w:rPr>
        <w:t xml:space="preserve">_quarto-{profile-name}.yml</w:t>
      </w:r>
    </w:p>
    <w:p>
      <w:pPr>
        <w:pStyle w:val="Compact"/>
        <w:numPr>
          <w:ilvl w:val="0"/>
          <w:numId w:val="1142"/>
        </w:numPr>
      </w:pPr>
      <w:r>
        <w:t xml:space="preserve">Include only the configuration options that differ from your default</w:t>
      </w:r>
      <w:r>
        <w:t xml:space="preserve"> </w:t>
      </w:r>
      <w:r>
        <w:rPr>
          <w:rStyle w:val="VerbatimChar"/>
        </w:rPr>
        <w:t xml:space="preserve">_quarto.yml</w:t>
      </w:r>
    </w:p>
    <w:p>
      <w:pPr>
        <w:pStyle w:val="Compact"/>
        <w:numPr>
          <w:ilvl w:val="0"/>
          <w:numId w:val="114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0"/>
    <w:bookmarkStart w:id="51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08">
        <w:r>
          <w:rPr>
            <w:rStyle w:val="Hyperlink"/>
          </w:rPr>
          <w:t xml:space="preserve">RME course</w:t>
        </w:r>
      </w:hyperlink>
      <w:r>
        <w:t xml:space="preserve">.</w:t>
      </w:r>
    </w:p>
    <w:bookmarkEnd w:id="511"/>
    <w:bookmarkStart w:id="514" w:name="resources-1"/>
    <w:p>
      <w:pPr>
        <w:pStyle w:val="Heading3"/>
      </w:pPr>
      <w:r>
        <w:t xml:space="preserve">10.5.5 Resources</w:t>
      </w:r>
    </w:p>
    <w:p>
      <w:pPr>
        <w:pStyle w:val="Compact"/>
        <w:numPr>
          <w:ilvl w:val="0"/>
          <w:numId w:val="1143"/>
        </w:numPr>
      </w:pPr>
      <w:hyperlink r:id="rId512">
        <w:r>
          <w:rPr>
            <w:rStyle w:val="Hyperlink"/>
          </w:rPr>
          <w:t xml:space="preserve">Quarto Profiles Documentation</w:t>
        </w:r>
      </w:hyperlink>
    </w:p>
    <w:p>
      <w:pPr>
        <w:pStyle w:val="Compact"/>
        <w:numPr>
          <w:ilvl w:val="0"/>
          <w:numId w:val="1143"/>
        </w:numPr>
      </w:pPr>
      <w:hyperlink r:id="rId508">
        <w:r>
          <w:rPr>
            <w:rStyle w:val="Hyperlink"/>
          </w:rPr>
          <w:t xml:space="preserve">RME Example</w:t>
        </w:r>
      </w:hyperlink>
      <w:r>
        <w:t xml:space="preserve"> </w:t>
      </w:r>
      <w:r>
        <w:t xml:space="preserve">- see the source at</w:t>
      </w:r>
      <w:r>
        <w:t xml:space="preserve"> </w:t>
      </w:r>
      <w:hyperlink r:id="rId513">
        <w:r>
          <w:rPr>
            <w:rStyle w:val="Hyperlink"/>
          </w:rPr>
          <w:t xml:space="preserve">https://github.com/d-morrison/rme</w:t>
        </w:r>
      </w:hyperlink>
      <w:r>
        <w:t xml:space="preserve"> </w:t>
      </w:r>
      <w:r>
        <w:t xml:space="preserve">for a working example</w:t>
      </w:r>
    </w:p>
    <w:bookmarkEnd w:id="514"/>
    <w:bookmarkEnd w:id="515"/>
    <w:bookmarkStart w:id="520" w:name="advanced-features"/>
    <w:p>
      <w:pPr>
        <w:pStyle w:val="Heading2"/>
      </w:pPr>
      <w:r>
        <w:t xml:space="preserve">10.6 Advanced Features</w:t>
      </w:r>
    </w:p>
    <w:bookmarkStart w:id="51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6"/>
        </w:numPr>
      </w:pPr>
      <w:r>
        <w:t xml:space="preserve">Automatic numbering of figures, tables, and equations</w:t>
      </w:r>
    </w:p>
    <w:p>
      <w:pPr>
        <w:pStyle w:val="Compact"/>
        <w:numPr>
          <w:ilvl w:val="0"/>
          <w:numId w:val="1146"/>
        </w:numPr>
      </w:pPr>
      <w:r>
        <w:t xml:space="preserve">Automatic updates when content is reordered</w:t>
      </w:r>
    </w:p>
    <w:p>
      <w:pPr>
        <w:pStyle w:val="Compact"/>
        <w:numPr>
          <w:ilvl w:val="0"/>
          <w:numId w:val="1146"/>
        </w:numPr>
      </w:pPr>
      <w:r>
        <w:t xml:space="preserve">Clickable cross-references in HTML and PDF output</w:t>
      </w:r>
    </w:p>
    <w:p>
      <w:pPr>
        <w:pStyle w:val="Compact"/>
        <w:numPr>
          <w:ilvl w:val="0"/>
          <w:numId w:val="1146"/>
        </w:numPr>
      </w:pPr>
      <w:r>
        <w:t xml:space="preserve">Consistent formatting across all output formats</w:t>
      </w:r>
    </w:p>
    <w:p>
      <w:pPr>
        <w:pStyle w:val="Compact"/>
        <w:numPr>
          <w:ilvl w:val="0"/>
          <w:numId w:val="114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6">
        <w:r>
          <w:rPr>
            <w:rStyle w:val="Hyperlink"/>
          </w:rPr>
          <w:t xml:space="preserve">Quarto Cross-References documentation</w:t>
        </w:r>
      </w:hyperlink>
      <w:r>
        <w:t xml:space="preserve">.</w:t>
      </w:r>
    </w:p>
    <w:bookmarkEnd w:id="517"/>
    <w:bookmarkStart w:id="51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7"/>
        </w:numPr>
      </w:pPr>
      <w:r>
        <w:rPr>
          <w:b/>
          <w:bCs/>
        </w:rPr>
        <w:t xml:space="preserve">Easier Code Review:</w:t>
      </w:r>
      <w:r>
        <w:t xml:space="preserve"> </w:t>
      </w:r>
      <w:r>
        <w:t xml:space="preserve">Reviewers can see exactly what changed—either the organization (main file) or the content (include file).</w:t>
      </w:r>
    </w:p>
    <w:p>
      <w:pPr>
        <w:numPr>
          <w:ilvl w:val="0"/>
          <w:numId w:val="114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8"/>
        </w:numPr>
      </w:pPr>
      <w:r>
        <w:t xml:space="preserve">Stored in a subdirectory matching the chapter name</w:t>
      </w:r>
    </w:p>
    <w:p>
      <w:pPr>
        <w:pStyle w:val="Compact"/>
        <w:numPr>
          <w:ilvl w:val="0"/>
          <w:numId w:val="1148"/>
        </w:numPr>
      </w:pPr>
      <w:r>
        <w:t xml:space="preserve">Contains only the content for that section (no heading)</w:t>
      </w:r>
    </w:p>
    <w:p>
      <w:pPr>
        <w:pStyle w:val="Compact"/>
        <w:numPr>
          <w:ilvl w:val="0"/>
          <w:numId w:val="1148"/>
        </w:numPr>
      </w:pPr>
      <w:r>
        <w:t xml:space="preserve">The heading stays in the main chapter file</w:t>
      </w:r>
    </w:p>
    <w:p>
      <w:pPr>
        <w:pStyle w:val="Compact"/>
        <w:numPr>
          <w:ilvl w:val="0"/>
          <w:numId w:val="114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18">
        <w:r>
          <w:rPr>
            <w:rStyle w:val="Hyperlink"/>
          </w:rPr>
          <w:t xml:space="preserve">Quarto Includes documentation</w:t>
        </w:r>
      </w:hyperlink>
      <w:r>
        <w:t xml:space="preserve">.</w:t>
      </w:r>
    </w:p>
    <w:bookmarkEnd w:id="519"/>
    <w:bookmarkEnd w:id="520"/>
    <w:bookmarkStart w:id="538"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1"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1"/>
    <w:bookmarkStart w:id="524"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2"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49"/>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49"/>
        </w:numPr>
      </w:pPr>
      <w:r>
        <w:rPr>
          <w:b/>
          <w:bCs/>
        </w:rPr>
        <w:t xml:space="preserve">Complete rendering failures:</w:t>
      </w:r>
      <w:r>
        <w:t xml:space="preserve"> </w:t>
      </w:r>
      <w:r>
        <w:t xml:space="preserve">The rendering process may fail entirely with errors</w:t>
      </w:r>
    </w:p>
    <w:p>
      <w:pPr>
        <w:pStyle w:val="Compact"/>
        <w:numPr>
          <w:ilvl w:val="0"/>
          <w:numId w:val="1149"/>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2"/>
    <w:bookmarkStart w:id="523"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0"/>
        </w:numPr>
      </w:pPr>
      <w:r>
        <w:rPr>
          <w:b/>
          <w:bCs/>
        </w:rPr>
        <w:t xml:space="preserve">Small or blurry images:</w:t>
      </w:r>
      <w:r>
        <w:t xml:space="preserve"> </w:t>
      </w:r>
      <w:r>
        <w:t xml:space="preserve">Diagrams appear rasterized at low resolution</w:t>
      </w:r>
    </w:p>
    <w:p>
      <w:pPr>
        <w:pStyle w:val="Compact"/>
        <w:numPr>
          <w:ilvl w:val="0"/>
          <w:numId w:val="1150"/>
        </w:numPr>
      </w:pPr>
      <w:r>
        <w:rPr>
          <w:b/>
          <w:bCs/>
        </w:rPr>
        <w:t xml:space="preserve">Incorrect sizing:</w:t>
      </w:r>
      <w:r>
        <w:t xml:space="preserve"> </w:t>
      </w:r>
      <w:r>
        <w:t xml:space="preserve">Diagrams may not respect sizing options specified in the document</w:t>
      </w:r>
    </w:p>
    <w:bookmarkEnd w:id="523"/>
    <w:bookmarkEnd w:id="524"/>
    <w:bookmarkStart w:id="530"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6"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1"/>
        </w:numPr>
      </w:pPr>
      <w:r>
        <w:t xml:space="preserve">First render your mermaid diagrams to HTML</w:t>
      </w:r>
    </w:p>
    <w:p>
      <w:pPr>
        <w:pStyle w:val="Compact"/>
        <w:numPr>
          <w:ilvl w:val="0"/>
          <w:numId w:val="1151"/>
        </w:numPr>
      </w:pPr>
      <w:r>
        <w:t xml:space="preserve">Export them as PNG or SVG images manually using:</w:t>
      </w:r>
    </w:p>
    <w:p>
      <w:pPr>
        <w:pStyle w:val="Compact"/>
        <w:numPr>
          <w:ilvl w:val="1"/>
          <w:numId w:val="1152"/>
        </w:numPr>
      </w:pPr>
      <w:r>
        <w:t xml:space="preserve">Browser developer tools (save rendered diagram)</w:t>
      </w:r>
    </w:p>
    <w:p>
      <w:pPr>
        <w:pStyle w:val="Compact"/>
        <w:numPr>
          <w:ilvl w:val="1"/>
          <w:numId w:val="1152"/>
        </w:numPr>
      </w:pPr>
      <w:r>
        <w:t xml:space="preserve">Online mermaid editors (e.g.,</w:t>
      </w:r>
      <w:r>
        <w:t xml:space="preserve"> </w:t>
      </w:r>
      <w:hyperlink r:id="rId525">
        <w:r>
          <w:rPr>
            <w:rStyle w:val="Hyperlink"/>
          </w:rPr>
          <w:t xml:space="preserve">https://mermaid.live/</w:t>
        </w:r>
      </w:hyperlink>
      <w:r>
        <w:t xml:space="preserve">)</w:t>
      </w:r>
    </w:p>
    <w:p>
      <w:pPr>
        <w:pStyle w:val="Compact"/>
        <w:numPr>
          <w:ilvl w:val="1"/>
          <w:numId w:val="1152"/>
        </w:numPr>
      </w:pPr>
      <w:r>
        <w:t xml:space="preserve">Mermaid CLI tools</w:t>
      </w:r>
    </w:p>
    <w:p>
      <w:pPr>
        <w:pStyle w:val="Compact"/>
        <w:numPr>
          <w:ilvl w:val="0"/>
          <w:numId w:val="1151"/>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6"/>
    <w:bookmarkStart w:id="527"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7"/>
    <w:bookmarkStart w:id="528"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28"/>
    <w:bookmarkStart w:id="529"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29"/>
    <w:bookmarkEnd w:id="530"/>
    <w:bookmarkStart w:id="532" w:name="real-world-example"/>
    <w:p>
      <w:pPr>
        <w:pStyle w:val="Heading3"/>
      </w:pPr>
      <w:r>
        <w:t xml:space="preserve">10.7.4 Real-World Example</w:t>
      </w:r>
    </w:p>
    <w:p>
      <w:pPr>
        <w:pStyle w:val="FirstParagraph"/>
      </w:pPr>
      <w:r>
        <w:t xml:space="preserve">In</w:t>
      </w:r>
      <w:r>
        <w:t xml:space="preserve"> </w:t>
      </w:r>
      <w:hyperlink r:id="rId531">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2"/>
    <w:bookmarkStart w:id="536"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3"/>
        </w:numPr>
      </w:pPr>
      <w:hyperlink r:id="rId533">
        <w:r>
          <w:rPr>
            <w:rStyle w:val="Hyperlink"/>
          </w:rPr>
          <w:t xml:space="preserve">Quarto CLI Issue #3809</w:t>
        </w:r>
      </w:hyperlink>
      <w:r>
        <w:t xml:space="preserve"> </w:t>
      </w:r>
      <w:r>
        <w:t xml:space="preserve">- Tracking mermaid/dot rendering to DOCX/PDF</w:t>
      </w:r>
    </w:p>
    <w:p>
      <w:pPr>
        <w:pStyle w:val="Compact"/>
        <w:numPr>
          <w:ilvl w:val="0"/>
          <w:numId w:val="1153"/>
        </w:numPr>
      </w:pPr>
      <w:hyperlink r:id="rId534">
        <w:r>
          <w:rPr>
            <w:rStyle w:val="Hyperlink"/>
          </w:rPr>
          <w:t xml:space="preserve">Quarto Discussion #6085</w:t>
        </w:r>
      </w:hyperlink>
      <w:r>
        <w:t xml:space="preserve"> </w:t>
      </w:r>
      <w:r>
        <w:t xml:space="preserve">- Mermaid rendering hangs with DOCX</w:t>
      </w:r>
    </w:p>
    <w:p>
      <w:pPr>
        <w:pStyle w:val="Compact"/>
        <w:numPr>
          <w:ilvl w:val="0"/>
          <w:numId w:val="1153"/>
        </w:numPr>
      </w:pPr>
      <w:hyperlink r:id="rId535">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6"/>
    <w:bookmarkStart w:id="537" w:name="summary"/>
    <w:p>
      <w:pPr>
        <w:pStyle w:val="Heading3"/>
      </w:pPr>
      <w:r>
        <w:t xml:space="preserve">10.7.6 Summary</w:t>
      </w:r>
    </w:p>
    <w:p>
      <w:pPr>
        <w:pStyle w:val="FirstParagraph"/>
      </w:pPr>
      <w:r>
        <w:rPr>
          <w:b/>
          <w:bCs/>
        </w:rPr>
        <w:t xml:space="preserve">Key Takeaways:</w:t>
      </w:r>
    </w:p>
    <w:p>
      <w:pPr>
        <w:pStyle w:val="Compact"/>
        <w:numPr>
          <w:ilvl w:val="0"/>
          <w:numId w:val="1154"/>
        </w:numPr>
      </w:pPr>
      <w:r>
        <w:t xml:space="preserve">Mermaid diagrams work well in HTML output but are problematic for DOCX and PDF</w:t>
      </w:r>
    </w:p>
    <w:p>
      <w:pPr>
        <w:pStyle w:val="Compact"/>
        <w:numPr>
          <w:ilvl w:val="0"/>
          <w:numId w:val="1154"/>
        </w:numPr>
      </w:pPr>
      <w:r>
        <w:t xml:space="preserve">Rendering failures,</w:t>
      </w:r>
      <w:r>
        <w:t xml:space="preserve"> </w:t>
      </w:r>
      <w:r>
        <w:t xml:space="preserve">hangs,</w:t>
      </w:r>
      <w:r>
        <w:t xml:space="preserve"> </w:t>
      </w:r>
      <w:r>
        <w:t xml:space="preserve">and quality issues are common</w:t>
      </w:r>
    </w:p>
    <w:p>
      <w:pPr>
        <w:pStyle w:val="Compact"/>
        <w:numPr>
          <w:ilvl w:val="0"/>
          <w:numId w:val="1154"/>
        </w:numPr>
      </w:pPr>
      <w:r>
        <w:t xml:space="preserve">For reliable DOCX/PDF output,</w:t>
      </w:r>
      <w:r>
        <w:t xml:space="preserve"> </w:t>
      </w:r>
      <w:r>
        <w:t xml:space="preserve">export diagrams manually as images</w:t>
      </w:r>
    </w:p>
    <w:p>
      <w:pPr>
        <w:pStyle w:val="Compact"/>
        <w:numPr>
          <w:ilvl w:val="0"/>
          <w:numId w:val="1154"/>
        </w:numPr>
      </w:pPr>
      <w:r>
        <w:t xml:space="preserve">Use conditional content to show different formats based on output type</w:t>
      </w:r>
    </w:p>
    <w:p>
      <w:pPr>
        <w:pStyle w:val="Compact"/>
        <w:numPr>
          <w:ilvl w:val="0"/>
          <w:numId w:val="1154"/>
        </w:numPr>
      </w:pPr>
      <w:r>
        <w:t xml:space="preserve">Prefer HTML output when mermaid diagrams are important to your document</w:t>
      </w:r>
    </w:p>
    <w:bookmarkEnd w:id="537"/>
    <w:bookmarkEnd w:id="538"/>
    <w:bookmarkStart w:id="545"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39">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0"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5"/>
        </w:numPr>
      </w:pPr>
      <w:r>
        <w:t xml:space="preserve">Quarto version and binary dependencies (Pandoc, Dart Sass, Deno, Typst)</w:t>
      </w:r>
    </w:p>
    <w:p>
      <w:pPr>
        <w:pStyle w:val="Compact"/>
        <w:numPr>
          <w:ilvl w:val="0"/>
          <w:numId w:val="1155"/>
        </w:numPr>
      </w:pPr>
      <w:r>
        <w:t xml:space="preserve">LaTeX installation (TinyTeX or system TeX)</w:t>
      </w:r>
    </w:p>
    <w:p>
      <w:pPr>
        <w:pStyle w:val="Compact"/>
        <w:numPr>
          <w:ilvl w:val="0"/>
          <w:numId w:val="1155"/>
        </w:numPr>
      </w:pPr>
      <w:r>
        <w:t xml:space="preserve">Python, Jupyter, and available kernels</w:t>
      </w:r>
    </w:p>
    <w:p>
      <w:pPr>
        <w:pStyle w:val="Compact"/>
        <w:numPr>
          <w:ilvl w:val="0"/>
          <w:numId w:val="1155"/>
        </w:numPr>
      </w:pPr>
      <w:r>
        <w:t xml:space="preserve">R, knitr, and rmarkdown versions</w:t>
      </w:r>
    </w:p>
    <w:p>
      <w:pPr>
        <w:pStyle w:val="Compact"/>
        <w:numPr>
          <w:ilvl w:val="0"/>
          <w:numId w:val="1155"/>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39">
        <w:r>
          <w:rPr>
            <w:rStyle w:val="Hyperlink"/>
          </w:rPr>
          <w:t xml:space="preserve">official guide</w:t>
        </w:r>
      </w:hyperlink>
      <w:r>
        <w:t xml:space="preserve"> </w:t>
      </w:r>
      <w:r>
        <w:t xml:space="preserve">for the complete, authoritative list of checks.</w:t>
      </w:r>
    </w:p>
    <w:bookmarkEnd w:id="540"/>
    <w:bookmarkStart w:id="541"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6"/>
        </w:numPr>
      </w:pPr>
      <w:r>
        <w:rPr>
          <w:b/>
          <w:bCs/>
        </w:rPr>
        <w:t xml:space="preserve">Windows:</w:t>
      </w:r>
      <w:r>
        <w:t xml:space="preserve"> </w:t>
      </w:r>
      <w:r>
        <w:rPr>
          <w:rStyle w:val="VerbatimChar"/>
        </w:rPr>
        <w:t xml:space="preserve">%LOCALAPPDATA%\quarto\logs</w:t>
      </w:r>
    </w:p>
    <w:p>
      <w:pPr>
        <w:pStyle w:val="Compact"/>
        <w:numPr>
          <w:ilvl w:val="0"/>
          <w:numId w:val="1156"/>
        </w:numPr>
      </w:pPr>
      <w:r>
        <w:rPr>
          <w:b/>
          <w:bCs/>
        </w:rPr>
        <w:t xml:space="preserve">macOS:</w:t>
      </w:r>
      <w:r>
        <w:t xml:space="preserve"> </w:t>
      </w:r>
      <w:r>
        <w:rPr>
          <w:rStyle w:val="VerbatimChar"/>
        </w:rPr>
        <w:t xml:space="preserve">~/Library/Application Support/quarto/logs</w:t>
      </w:r>
    </w:p>
    <w:p>
      <w:pPr>
        <w:pStyle w:val="Compact"/>
        <w:numPr>
          <w:ilvl w:val="0"/>
          <w:numId w:val="1156"/>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1"/>
    <w:bookmarkStart w:id="542"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2"/>
    <w:bookmarkStart w:id="544"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39">
        <w:r>
          <w:rPr>
            <w:rStyle w:val="Hyperlink"/>
          </w:rPr>
          <w:t xml:space="preserve">official Quarto Troubleshooting Guide</w:t>
        </w:r>
      </w:hyperlink>
      <w:r>
        <w:t xml:space="preserve">,</w:t>
      </w:r>
      <w:r>
        <w:t xml:space="preserve"> </w:t>
      </w:r>
      <w:r>
        <w:t xml:space="preserve">which covers:</w:t>
      </w:r>
    </w:p>
    <w:p>
      <w:pPr>
        <w:pStyle w:val="Compact"/>
        <w:numPr>
          <w:ilvl w:val="0"/>
          <w:numId w:val="1157"/>
        </w:numPr>
      </w:pPr>
      <w:r>
        <w:t xml:space="preserve">Jupyter engine debugging and kernel issues</w:t>
      </w:r>
    </w:p>
    <w:p>
      <w:pPr>
        <w:pStyle w:val="Compact"/>
        <w:numPr>
          <w:ilvl w:val="0"/>
          <w:numId w:val="1157"/>
        </w:numPr>
      </w:pPr>
      <w:r>
        <w:t xml:space="preserve">Lua filter debugging and tracing</w:t>
      </w:r>
    </w:p>
    <w:p>
      <w:pPr>
        <w:pStyle w:val="Compact"/>
        <w:numPr>
          <w:ilvl w:val="0"/>
          <w:numId w:val="1157"/>
        </w:numPr>
      </w:pPr>
      <w:r>
        <w:t xml:space="preserve">Julia-specific troubleshooting</w:t>
      </w:r>
    </w:p>
    <w:p>
      <w:pPr>
        <w:pStyle w:val="Compact"/>
        <w:numPr>
          <w:ilvl w:val="0"/>
          <w:numId w:val="1157"/>
        </w:numPr>
      </w:pPr>
      <w:r>
        <w:t xml:space="preserve">Detailed environment and dependency diagnostics</w:t>
      </w:r>
    </w:p>
    <w:p>
      <w:pPr>
        <w:pStyle w:val="Compact"/>
        <w:numPr>
          <w:ilvl w:val="0"/>
          <w:numId w:val="1157"/>
        </w:numPr>
      </w:pPr>
      <w:r>
        <w:t xml:space="preserve">Installation problems (including macOS installer logs)</w:t>
      </w:r>
    </w:p>
    <w:p>
      <w:pPr>
        <w:pStyle w:val="FirstParagraph"/>
      </w:pPr>
      <w:r>
        <w:t xml:space="preserve">When seeking help on the</w:t>
      </w:r>
      <w:r>
        <w:t xml:space="preserve"> </w:t>
      </w:r>
      <w:hyperlink r:id="rId543">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4"/>
    <w:bookmarkEnd w:id="545"/>
    <w:bookmarkStart w:id="555" w:name="additional-resources-1"/>
    <w:p>
      <w:pPr>
        <w:pStyle w:val="Heading2"/>
      </w:pPr>
      <w:r>
        <w:t xml:space="preserve">10.9 Additional Resources</w:t>
      </w:r>
    </w:p>
    <w:bookmarkStart w:id="546" w:name="official-documentation"/>
    <w:p>
      <w:pPr>
        <w:pStyle w:val="Heading3"/>
      </w:pPr>
      <w:r>
        <w:t xml:space="preserve">10.9.1 Official Documentation</w:t>
      </w:r>
    </w:p>
    <w:p>
      <w:pPr>
        <w:pStyle w:val="Compact"/>
        <w:numPr>
          <w:ilvl w:val="0"/>
          <w:numId w:val="1158"/>
        </w:numPr>
      </w:pPr>
      <w:hyperlink r:id="rId475">
        <w:r>
          <w:rPr>
            <w:rStyle w:val="Hyperlink"/>
          </w:rPr>
          <w:t xml:space="preserve">Quarto Official Guide</w:t>
        </w:r>
      </w:hyperlink>
      <w:r>
        <w:t xml:space="preserve"> </w:t>
      </w:r>
      <w:r>
        <w:t xml:space="preserve">- comprehensive official documentation</w:t>
      </w:r>
    </w:p>
    <w:p>
      <w:pPr>
        <w:pStyle w:val="Compact"/>
        <w:numPr>
          <w:ilvl w:val="0"/>
          <w:numId w:val="1158"/>
        </w:numPr>
      </w:pPr>
      <w:hyperlink r:id="rId496">
        <w:r>
          <w:rPr>
            <w:rStyle w:val="Hyperlink"/>
          </w:rPr>
          <w:t xml:space="preserve">Quarto Books Guide</w:t>
        </w:r>
      </w:hyperlink>
      <w:r>
        <w:t xml:space="preserve"> </w:t>
      </w:r>
      <w:r>
        <w:t xml:space="preserve">- documentation specific to creating books</w:t>
      </w:r>
    </w:p>
    <w:p>
      <w:pPr>
        <w:pStyle w:val="Compact"/>
        <w:numPr>
          <w:ilvl w:val="0"/>
          <w:numId w:val="1158"/>
        </w:numPr>
      </w:pPr>
      <w:hyperlink r:id="rId497">
        <w:r>
          <w:rPr>
            <w:rStyle w:val="Hyperlink"/>
          </w:rPr>
          <w:t xml:space="preserve">Quarto Publishing Guide</w:t>
        </w:r>
      </w:hyperlink>
      <w:r>
        <w:t xml:space="preserve"> </w:t>
      </w:r>
      <w:r>
        <w:t xml:space="preserve">- how to publish your Quarto content online</w:t>
      </w:r>
    </w:p>
    <w:p>
      <w:pPr>
        <w:pStyle w:val="Compact"/>
        <w:numPr>
          <w:ilvl w:val="0"/>
          <w:numId w:val="1158"/>
        </w:numPr>
      </w:pPr>
      <w:hyperlink r:id="rId474">
        <w:r>
          <w:rPr>
            <w:rStyle w:val="Hyperlink"/>
          </w:rPr>
          <w:t xml:space="preserve">Quarto Getting Started</w:t>
        </w:r>
      </w:hyperlink>
      <w:r>
        <w:t xml:space="preserve"> </w:t>
      </w:r>
      <w:r>
        <w:t xml:space="preserve">- installation and basic usage</w:t>
      </w:r>
    </w:p>
    <w:bookmarkEnd w:id="546"/>
    <w:bookmarkStart w:id="549" w:name="learning-resources"/>
    <w:p>
      <w:pPr>
        <w:pStyle w:val="Heading3"/>
      </w:pPr>
      <w:r>
        <w:t xml:space="preserve">10.9.2 Learning Resources</w:t>
      </w:r>
    </w:p>
    <w:p>
      <w:pPr>
        <w:pStyle w:val="Compact"/>
        <w:numPr>
          <w:ilvl w:val="0"/>
          <w:numId w:val="1159"/>
        </w:numPr>
      </w:pPr>
      <w:hyperlink r:id="rId47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59"/>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159"/>
        </w:numPr>
      </w:pPr>
      <w:hyperlink r:id="rId50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59"/>
        </w:numPr>
      </w:pPr>
      <w:hyperlink r:id="rId494">
        <w:r>
          <w:rPr>
            <w:rStyle w:val="Hyperlink"/>
          </w:rPr>
          <w:t xml:space="preserve">UCD-SeRG Lab Manual Source</w:t>
        </w:r>
      </w:hyperlink>
      <w:r>
        <w:t xml:space="preserve"> </w:t>
      </w:r>
      <w:r>
        <w:t xml:space="preserve">- this manual’s source code provides examples of:</w:t>
      </w:r>
    </w:p>
    <w:p>
      <w:pPr>
        <w:pStyle w:val="Compact"/>
        <w:numPr>
          <w:ilvl w:val="1"/>
          <w:numId w:val="1160"/>
        </w:numPr>
      </w:pPr>
      <w:r>
        <w:t xml:space="preserve">Book structure and organization</w:t>
      </w:r>
    </w:p>
    <w:p>
      <w:pPr>
        <w:pStyle w:val="Compact"/>
        <w:numPr>
          <w:ilvl w:val="1"/>
          <w:numId w:val="1160"/>
        </w:numPr>
      </w:pPr>
      <w:r>
        <w:t xml:space="preserve">Using includes for modular content</w:t>
      </w:r>
      <w:r>
        <w:br/>
      </w:r>
    </w:p>
    <w:p>
      <w:pPr>
        <w:pStyle w:val="Compact"/>
        <w:numPr>
          <w:ilvl w:val="1"/>
          <w:numId w:val="1160"/>
        </w:numPr>
      </w:pPr>
      <w:r>
        <w:t xml:space="preserve">Configuring multiple output formats (HTML, PDF, ePub, Word)</w:t>
      </w:r>
    </w:p>
    <w:p>
      <w:pPr>
        <w:pStyle w:val="Compact"/>
        <w:numPr>
          <w:ilvl w:val="1"/>
          <w:numId w:val="1160"/>
        </w:numPr>
      </w:pPr>
      <w:r>
        <w:t xml:space="preserve">Cross-references for figures, tables, and sections</w:t>
      </w:r>
    </w:p>
    <w:bookmarkEnd w:id="549"/>
    <w:bookmarkStart w:id="550" w:name="templates"/>
    <w:p>
      <w:pPr>
        <w:pStyle w:val="Heading3"/>
      </w:pPr>
      <w:r>
        <w:t xml:space="preserve">10.9.3 Templates</w:t>
      </w:r>
    </w:p>
    <w:p>
      <w:pPr>
        <w:pStyle w:val="Compact"/>
        <w:numPr>
          <w:ilvl w:val="0"/>
          <w:numId w:val="1161"/>
        </w:numPr>
      </w:pPr>
      <w:hyperlink r:id="rId487">
        <w:r>
          <w:rPr>
            <w:rStyle w:val="Hyperlink"/>
          </w:rPr>
          <w:t xml:space="preserve">UCD-SeRG Quarto Book Template</w:t>
        </w:r>
      </w:hyperlink>
      <w:r>
        <w:t xml:space="preserve"> </w:t>
      </w:r>
      <w:r>
        <w:t xml:space="preserve">- our recommended template</w:t>
      </w:r>
    </w:p>
    <w:p>
      <w:pPr>
        <w:pStyle w:val="Compact"/>
        <w:numPr>
          <w:ilvl w:val="0"/>
          <w:numId w:val="1161"/>
        </w:numPr>
      </w:pPr>
      <w:hyperlink r:id="rId48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1"/>
        </w:numPr>
      </w:pPr>
      <w:hyperlink r:id="rId489">
        <w:r>
          <w:rPr>
            <w:rStyle w:val="Hyperlink"/>
          </w:rPr>
          <w:t xml:space="preserve">DataLab Quarto Template</w:t>
        </w:r>
      </w:hyperlink>
      <w:r>
        <w:t xml:space="preserve"> </w:t>
      </w:r>
      <w:r>
        <w:t xml:space="preserve">- template from the UC Davis DataLab and Davis R Users Group</w:t>
      </w:r>
    </w:p>
    <w:bookmarkEnd w:id="550"/>
    <w:bookmarkStart w:id="553"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2"/>
        </w:numPr>
      </w:pPr>
      <w:hyperlink r:id="rId551">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2"/>
        </w:numPr>
      </w:pPr>
      <w:hyperlink r:id="rId552">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3"/>
    <w:bookmarkStart w:id="554"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3"/>
        </w:numPr>
      </w:pPr>
      <w:hyperlink w:anchor="sec-github">
        <w:r>
          <w:rPr>
            <w:rStyle w:val="Hyperlink"/>
          </w:rPr>
          <w:t xml:space="preserve">Chapter 11</w:t>
        </w:r>
      </w:hyperlink>
      <w:r>
        <w:t xml:space="preserve"> </w:t>
      </w:r>
      <w:r>
        <w:t xml:space="preserve">- Version control for Quarto projects</w:t>
      </w:r>
    </w:p>
    <w:p>
      <w:r>
        <w:br w:type="page"/>
      </w:r>
    </w:p>
    <w:bookmarkEnd w:id="554"/>
    <w:bookmarkEnd w:id="555"/>
    <w:bookmarkEnd w:id="556"/>
    <w:bookmarkStart w:id="629" w:name="sec-github"/>
    <w:p>
      <w:pPr>
        <w:pStyle w:val="Heading1"/>
      </w:pPr>
      <w:r>
        <w:t xml:space="preserve">11. Github</w:t>
      </w:r>
    </w:p>
    <w:bookmarkStart w:id="560" w:name="basics"/>
    <w:p>
      <w:pPr>
        <w:pStyle w:val="Heading2"/>
      </w:pPr>
      <w:r>
        <w:t xml:space="preserve">11.1 Basics</w:t>
      </w:r>
    </w:p>
    <w:p>
      <w:pPr>
        <w:pStyle w:val="Compact"/>
        <w:numPr>
          <w:ilvl w:val="0"/>
          <w:numId w:val="1164"/>
        </w:numPr>
      </w:pPr>
      <w:hyperlink r:id="rId557">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4"/>
        </w:numPr>
      </w:pPr>
      <w:r>
        <w:t xml:space="preserve">A detailed tutorial of Git can be found</w:t>
      </w:r>
      <w:r>
        <w:t xml:space="preserve"> </w:t>
      </w:r>
      <w:hyperlink r:id="rId558">
        <w:r>
          <w:rPr>
            <w:rStyle w:val="Hyperlink"/>
          </w:rPr>
          <w:t xml:space="preserve">here on the CS61B website</w:t>
        </w:r>
      </w:hyperlink>
      <w:r>
        <w:t xml:space="preserve">.</w:t>
      </w:r>
    </w:p>
    <w:p>
      <w:pPr>
        <w:pStyle w:val="Compact"/>
        <w:numPr>
          <w:ilvl w:val="0"/>
          <w:numId w:val="1164"/>
        </w:numPr>
      </w:pPr>
      <w:r>
        <w:t xml:space="preserve">If you are already familiar with Git, you can reference the summary at the end of</w:t>
      </w:r>
      <w:r>
        <w:t xml:space="preserve"> </w:t>
      </w:r>
      <w:hyperlink r:id="rId558">
        <w:r>
          <w:rPr>
            <w:rStyle w:val="Hyperlink"/>
          </w:rPr>
          <w:t xml:space="preserve">Section B</w:t>
        </w:r>
      </w:hyperlink>
      <w:r>
        <w:t xml:space="preserve">.</w:t>
      </w:r>
    </w:p>
    <w:p>
      <w:pPr>
        <w:pStyle w:val="Compact"/>
        <w:numPr>
          <w:ilvl w:val="0"/>
          <w:numId w:val="116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4"/>
        </w:numPr>
      </w:pPr>
      <w:r>
        <w:t xml:space="preserve">For hands-on Git practice, see the</w:t>
      </w:r>
      <w:r>
        <w:t xml:space="preserve"> </w:t>
      </w:r>
      <w:hyperlink r:id="rId559">
        <w:r>
          <w:rPr>
            <w:rStyle w:val="Hyperlink"/>
          </w:rPr>
          <w:t xml:space="preserve">UC Davis DataLab Git Sandbox</w:t>
        </w:r>
      </w:hyperlink>
      <w:r>
        <w:t xml:space="preserve"> </w:t>
      </w:r>
      <w:r>
        <w:t xml:space="preserve">- a collaborative repository for learning Git workflows.</w:t>
      </w:r>
    </w:p>
    <w:bookmarkEnd w:id="560"/>
    <w:bookmarkStart w:id="576" w:name="sec-github-education"/>
    <w:p>
      <w:pPr>
        <w:pStyle w:val="Heading2"/>
      </w:pPr>
      <w:r>
        <w:t xml:space="preserve">11.2 GitHub Education and Copilot Access</w:t>
      </w:r>
    </w:p>
    <w:bookmarkStart w:id="564"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5"/>
        </w:numPr>
      </w:pPr>
      <w:r>
        <w:t xml:space="preserve">Visit the</w:t>
      </w:r>
      <w:r>
        <w:t xml:space="preserve"> </w:t>
      </w:r>
      <w:hyperlink r:id="rId561">
        <w:r>
          <w:rPr>
            <w:rStyle w:val="Hyperlink"/>
          </w:rPr>
          <w:t xml:space="preserve">GitHub Education website</w:t>
        </w:r>
      </w:hyperlink>
    </w:p>
    <w:p>
      <w:pPr>
        <w:pStyle w:val="Compact"/>
        <w:numPr>
          <w:ilvl w:val="0"/>
          <w:numId w:val="1165"/>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5"/>
        </w:numPr>
      </w:pPr>
      <w:r>
        <w:t xml:space="preserve">Sign in with your GitHub account (or create one if you don’t have one)</w:t>
      </w:r>
    </w:p>
    <w:p>
      <w:pPr>
        <w:pStyle w:val="Compact"/>
        <w:numPr>
          <w:ilvl w:val="0"/>
          <w:numId w:val="1165"/>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5"/>
        </w:numPr>
      </w:pPr>
      <w:r>
        <w:t xml:space="preserve">Provide proof of your academic affiliation (e.g., upload a photo of your student ID or university letter)</w:t>
      </w:r>
    </w:p>
    <w:p>
      <w:pPr>
        <w:pStyle w:val="Compact"/>
        <w:numPr>
          <w:ilvl w:val="0"/>
          <w:numId w:val="1165"/>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2">
        <w:r>
          <w:rPr>
            <w:rStyle w:val="Hyperlink"/>
          </w:rPr>
          <w:t xml:space="preserve">GitHub Student Developer Pack</w:t>
        </w:r>
      </w:hyperlink>
      <w:r>
        <w:t xml:space="preserve"> </w:t>
      </w:r>
      <w:r>
        <w:t xml:space="preserve">(for students)</w:t>
      </w:r>
      <w:r>
        <w:t xml:space="preserve"> </w:t>
      </w:r>
      <w:r>
        <w:t xml:space="preserve">or</w:t>
      </w:r>
      <w:r>
        <w:t xml:space="preserve"> </w:t>
      </w:r>
      <w:hyperlink r:id="rId563">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4"/>
    <w:bookmarkStart w:id="575"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6"/>
        </w:numPr>
      </w:pPr>
      <w:r>
        <w:t xml:space="preserve">Ensure you have a GitHub account and have signed up for GitHub Education (see above)</w:t>
      </w:r>
    </w:p>
    <w:p>
      <w:pPr>
        <w:pStyle w:val="Compact"/>
        <w:numPr>
          <w:ilvl w:val="0"/>
          <w:numId w:val="1166"/>
        </w:numPr>
      </w:pPr>
      <w:r>
        <w:t xml:space="preserve">Go to the</w:t>
      </w:r>
      <w:r>
        <w:t xml:space="preserve"> </w:t>
      </w:r>
      <w:hyperlink r:id="rId565">
        <w:r>
          <w:rPr>
            <w:rStyle w:val="Hyperlink"/>
          </w:rPr>
          <w:t xml:space="preserve">UC Davis IT ServiceHub GitHub page</w:t>
        </w:r>
      </w:hyperlink>
    </w:p>
    <w:p>
      <w:pPr>
        <w:pStyle w:val="Compact"/>
        <w:numPr>
          <w:ilvl w:val="0"/>
          <w:numId w:val="1166"/>
        </w:numPr>
      </w:pPr>
      <w:r>
        <w:t xml:space="preserve">Click the blue</w:t>
      </w:r>
      <w:r>
        <w:t xml:space="preserve"> </w:t>
      </w:r>
      <w:r>
        <w:t xml:space="preserve">“Get GitHub!”</w:t>
      </w:r>
      <w:r>
        <w:t xml:space="preserve"> </w:t>
      </w:r>
      <w:r>
        <w:t xml:space="preserve">button near the top right</w:t>
      </w:r>
    </w:p>
    <w:p>
      <w:pPr>
        <w:pStyle w:val="Compact"/>
        <w:numPr>
          <w:ilvl w:val="0"/>
          <w:numId w:val="1166"/>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69" w:name="fig-request-copilot-seat"/>
          <w:p>
            <w:pPr>
              <w:pStyle w:val="Compact"/>
              <w:jc w:val="center"/>
            </w:pPr>
            <w:r>
              <w:drawing>
                <wp:inline>
                  <wp:extent cx="5334000" cy="3052792"/>
                  <wp:effectExtent b="0" l="0" r="0" t="0"/>
                  <wp:docPr descr="" title="" id="567" name="Picture"/>
                  <a:graphic>
                    <a:graphicData uri="http://schemas.openxmlformats.org/drawingml/2006/picture">
                      <pic:pic>
                        <pic:nvPicPr>
                          <pic:cNvPr descr="assets/images/github-copilot-invitation-email.png" id="568" name="Picture"/>
                          <pic:cNvPicPr>
                            <a:picLocks noChangeArrowheads="1" noChangeAspect="1"/>
                          </pic:cNvPicPr>
                        </pic:nvPicPr>
                        <pic:blipFill>
                          <a:blip r:embed="rId566"/>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69"/>
        </w:tc>
      </w:tr>
    </w:tbl>
    <w:p>
      <w:pPr>
        <w:pStyle w:val="Compact"/>
        <w:numPr>
          <w:ilvl w:val="0"/>
          <w:numId w:val="1167"/>
        </w:numPr>
      </w:pPr>
      <w:r>
        <w:t xml:space="preserve">Click</w:t>
      </w:r>
      <w:r>
        <w:t xml:space="preserve"> </w:t>
      </w:r>
      <w:r>
        <w:t xml:space="preserve">“Join UC Davis”</w:t>
      </w:r>
      <w:r>
        <w:t xml:space="preserve"> </w:t>
      </w:r>
      <w:r>
        <w:t xml:space="preserve">to accept the invitation</w:t>
      </w:r>
    </w:p>
    <w:p>
      <w:pPr>
        <w:pStyle w:val="Compact"/>
        <w:numPr>
          <w:ilvl w:val="0"/>
          <w:numId w:val="1167"/>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8"/>
        </w:numPr>
      </w:pPr>
      <w:r>
        <w:t xml:space="preserve">Go to your</w:t>
      </w:r>
      <w:r>
        <w:t xml:space="preserve"> </w:t>
      </w:r>
      <w:hyperlink r:id="rId570">
        <w:r>
          <w:rPr>
            <w:rStyle w:val="Hyperlink"/>
          </w:rPr>
          <w:t xml:space="preserve">GitHub Copilot settings</w:t>
        </w:r>
      </w:hyperlink>
    </w:p>
    <w:p>
      <w:pPr>
        <w:pStyle w:val="Compact"/>
        <w:numPr>
          <w:ilvl w:val="0"/>
          <w:numId w:val="1168"/>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8"/>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4" w:name="fig-copilot-settings-org-options"/>
          <w:p>
            <w:pPr>
              <w:pStyle w:val="Compact"/>
              <w:jc w:val="center"/>
            </w:pPr>
            <w:r>
              <w:drawing>
                <wp:inline>
                  <wp:extent cx="5334000" cy="531962"/>
                  <wp:effectExtent b="0" l="0" r="0" t="0"/>
                  <wp:docPr descr="" title="" id="572" name="Picture"/>
                  <a:graphic>
                    <a:graphicData uri="http://schemas.openxmlformats.org/drawingml/2006/picture">
                      <pic:pic>
                        <pic:nvPicPr>
                          <pic:cNvPr descr="assets/images/github-copilot-settings-page.png" id="573" name="Picture"/>
                          <pic:cNvPicPr>
                            <a:picLocks noChangeArrowheads="1" noChangeAspect="1"/>
                          </pic:cNvPicPr>
                        </pic:nvPicPr>
                        <pic:blipFill>
                          <a:blip r:embed="rId571"/>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4"/>
        </w:tc>
      </w:tr>
    </w:tbl>
    <w:p>
      <w:pPr>
        <w:pStyle w:val="Compact"/>
        <w:numPr>
          <w:ilvl w:val="0"/>
          <w:numId w:val="1169"/>
        </w:numPr>
      </w:pPr>
      <w:r>
        <w:t xml:space="preserve">Wait for approval from the UC Davis GitHub organization administrators</w:t>
      </w:r>
    </w:p>
    <w:p>
      <w:pPr>
        <w:pStyle w:val="Compact"/>
        <w:numPr>
          <w:ilvl w:val="0"/>
          <w:numId w:val="1169"/>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5"/>
    <w:bookmarkEnd w:id="576"/>
    <w:bookmarkStart w:id="577"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7"/>
    <w:bookmarkStart w:id="587" w:name="sec-cli-tools"/>
    <w:p>
      <w:pPr>
        <w:pStyle w:val="Heading2"/>
      </w:pPr>
      <w:r>
        <w:t xml:space="preserve">11.4 GitHub CLI and GitLab CLI</w:t>
      </w:r>
    </w:p>
    <w:p>
      <w:pPr>
        <w:pStyle w:val="FirstParagraph"/>
      </w:pPr>
      <w:hyperlink r:id="rId578">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79">
        <w:r>
          <w:rPr>
            <w:rStyle w:val="VerbatimChar"/>
          </w:rPr>
          <w:t xml:space="preserve">glab</w:t>
        </w:r>
      </w:hyperlink>
      <w:r>
        <w:t xml:space="preserve"> </w:t>
      </w:r>
      <w:r>
        <w:t xml:space="preserve">is the GitLab equivalent.</w:t>
      </w:r>
    </w:p>
    <w:bookmarkStart w:id="58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0">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0"/>
        </w:numPr>
      </w:pPr>
      <w:r>
        <w:rPr>
          <w:b/>
          <w:bCs/>
        </w:rPr>
        <w:t xml:space="preserve">macOS:</w:t>
      </w:r>
      <w:r>
        <w:t xml:space="preserve"> </w:t>
      </w:r>
      <w:r>
        <w:rPr>
          <w:rStyle w:val="VerbatimChar"/>
        </w:rPr>
        <w:t xml:space="preserve">brew install gh</w:t>
      </w:r>
    </w:p>
    <w:p>
      <w:pPr>
        <w:pStyle w:val="Compact"/>
        <w:numPr>
          <w:ilvl w:val="0"/>
          <w:numId w:val="1170"/>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1">
        <w:r>
          <w:rPr>
            <w:rStyle w:val="Hyperlink"/>
          </w:rPr>
          <w:t xml:space="preserve">GitHub CLI apt repository</w:t>
        </w:r>
      </w:hyperlink>
    </w:p>
    <w:p>
      <w:pPr>
        <w:pStyle w:val="Compact"/>
        <w:numPr>
          <w:ilvl w:val="0"/>
          <w:numId w:val="1170"/>
        </w:numPr>
      </w:pPr>
      <w:r>
        <w:rPr>
          <w:b/>
          <w:bCs/>
        </w:rPr>
        <w:t xml:space="preserve">Linux (Fedora/RHEL):</w:t>
      </w:r>
      <w:r>
        <w:t xml:space="preserve"> </w:t>
      </w:r>
      <w:r>
        <w:rPr>
          <w:rStyle w:val="VerbatimChar"/>
        </w:rPr>
        <w:t xml:space="preserve">sudo dnf install gh</w:t>
      </w:r>
    </w:p>
    <w:p>
      <w:pPr>
        <w:pStyle w:val="Compact"/>
        <w:numPr>
          <w:ilvl w:val="0"/>
          <w:numId w:val="1170"/>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3"/>
    <w:bookmarkStart w:id="58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glab</w:t>
      </w:r>
    </w:p>
    <w:p>
      <w:pPr>
        <w:pStyle w:val="Compact"/>
        <w:numPr>
          <w:ilvl w:val="0"/>
          <w:numId w:val="1171"/>
        </w:numPr>
      </w:pPr>
      <w:r>
        <w:rPr>
          <w:b/>
          <w:bCs/>
        </w:rPr>
        <w:t xml:space="preserve">Linux:</w:t>
      </w:r>
      <w:r>
        <w:t xml:space="preserve"> </w:t>
      </w:r>
      <w:r>
        <w:t xml:space="preserve">download the latest package from the</w:t>
      </w:r>
      <w:r>
        <w:t xml:space="preserve"> </w:t>
      </w:r>
      <w:hyperlink r:id="rId58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1"/>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2">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6"/>
    <w:bookmarkEnd w:id="587"/>
    <w:bookmarkStart w:id="58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2"/>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2"/>
        </w:numPr>
      </w:pPr>
      <w:r>
        <w:t xml:space="preserve">You want to start working on a new part of the project, but you aren’t sure yet if your changes will work and make it to the final product.</w:t>
      </w:r>
    </w:p>
    <w:p>
      <w:pPr>
        <w:pStyle w:val="Compact"/>
        <w:numPr>
          <w:ilvl w:val="0"/>
          <w:numId w:val="1172"/>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88">
        <w:r>
          <w:rPr>
            <w:rStyle w:val="Hyperlink"/>
          </w:rPr>
          <w:t xml:space="preserve">here</w:t>
        </w:r>
      </w:hyperlink>
      <w:r>
        <w:t xml:space="preserve">. You can also find instructions on how to handle merge conflicts when joining branches together.</w:t>
      </w:r>
    </w:p>
    <w:bookmarkEnd w:id="589"/>
    <w:bookmarkStart w:id="590"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3"/>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3"/>
        </w:numPr>
      </w:pPr>
      <w:r>
        <w:t xml:space="preserve">Cherry-pick the commits you want to contribute</w:t>
      </w:r>
      <w:r>
        <w:t xml:space="preserve"> </w:t>
      </w:r>
      <w:r>
        <w:t xml:space="preserve">from the dev branch onto the feature branch.</w:t>
      </w:r>
    </w:p>
    <w:p>
      <w:pPr>
        <w:pStyle w:val="Compact"/>
        <w:numPr>
          <w:ilvl w:val="0"/>
          <w:numId w:val="1173"/>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4"/>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4"/>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0"/>
    <w:bookmarkStart w:id="593"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2"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1">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2"/>
          <w:p/>
        </w:tc>
      </w:tr>
    </w:tbl>
    <w:bookmarkEnd w:id="593"/>
    <w:bookmarkStart w:id="594"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4"/>
    <w:bookmarkStart w:id="596"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5"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5"/>
          <w:p/>
        </w:tc>
      </w:tr>
    </w:tbl>
    <w:bookmarkEnd w:id="596"/>
    <w:bookmarkStart w:id="597"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7"/>
    <w:bookmarkStart w:id="601"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598"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598"/>
    <w:bookmarkStart w:id="600" w:name="key-points"/>
    <w:p>
      <w:pPr>
        <w:pStyle w:val="Heading3"/>
      </w:pPr>
      <w:r>
        <w:t xml:space="preserve">11.11.2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99">
        <w:r>
          <w:rPr>
            <w:rStyle w:val="Hyperlink"/>
          </w:rPr>
          <w:t xml:space="preserve">Repeated Amend chapter</w:t>
        </w:r>
      </w:hyperlink>
      <w:r>
        <w:t xml:space="preserve"> </w:t>
      </w:r>
      <w:r>
        <w:t xml:space="preserve">in Happy Git with R.</w:t>
      </w:r>
    </w:p>
    <w:bookmarkEnd w:id="600"/>
    <w:bookmarkEnd w:id="601"/>
    <w:bookmarkStart w:id="604"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2">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3">
        <w:r>
          <w:rPr>
            <w:rStyle w:val="Hyperlink"/>
          </w:rPr>
          <w:t xml:space="preserve">great discussion of project-oriented workflows</w:t>
        </w:r>
      </w:hyperlink>
      <w:r>
        <w:t xml:space="preserve">, extolling the virtues of a self-contained, portable projects, for your reference.</w:t>
      </w:r>
    </w:p>
    <w:bookmarkEnd w:id="604"/>
    <w:bookmarkStart w:id="608"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5">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7"/>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7"/>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7"/>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7"/>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8"/>
        </w:numPr>
      </w:pPr>
      <w:hyperlink r:id="rId606">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8"/>
        </w:numPr>
      </w:pPr>
      <w:hyperlink r:id="rId607">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8"/>
    <w:bookmarkStart w:id="621" w:name="sec-gitattributes"/>
    <w:p>
      <w:pPr>
        <w:pStyle w:val="Heading2"/>
      </w:pPr>
      <w:r>
        <w:t xml:space="preserve">11.14 Customizing How Files Appear on GitHub</w:t>
      </w:r>
    </w:p>
    <w:p>
      <w:pPr>
        <w:pStyle w:val="FirstParagraph"/>
      </w:pPr>
      <w:r>
        <w:t xml:space="preserve">GitHub uses a tool called</w:t>
      </w:r>
      <w:r>
        <w:t xml:space="preserve"> </w:t>
      </w:r>
      <w:hyperlink r:id="rId609">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1"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9"/>
        </w:numPr>
      </w:pPr>
      <w:r>
        <w:rPr>
          <w:b/>
          <w:bCs/>
        </w:rPr>
        <w:t xml:space="preserve">Excluded from language statistics</w:t>
      </w:r>
      <w:r>
        <w:t xml:space="preserve"> </w:t>
      </w:r>
      <w:r>
        <w:t xml:space="preserve">- they won’t affect your repository’s language breakdown</w:t>
      </w:r>
    </w:p>
    <w:p>
      <w:pPr>
        <w:pStyle w:val="Compact"/>
        <w:numPr>
          <w:ilvl w:val="0"/>
          <w:numId w:val="1179"/>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0"/>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0"/>
        </w:numPr>
      </w:pPr>
      <w:r>
        <w:t xml:space="preserve">Auto-generated documentation files</w:t>
      </w:r>
    </w:p>
    <w:p>
      <w:pPr>
        <w:pStyle w:val="Compact"/>
        <w:numPr>
          <w:ilvl w:val="0"/>
          <w:numId w:val="1180"/>
        </w:numPr>
      </w:pPr>
      <w:r>
        <w:t xml:space="preserve">Files generated by build tools or code generators</w:t>
      </w:r>
    </w:p>
    <w:p>
      <w:pPr>
        <w:pStyle w:val="Compact"/>
        <w:numPr>
          <w:ilvl w:val="0"/>
          <w:numId w:val="1180"/>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0">
        <w:r>
          <w:rPr>
            <w:rStyle w:val="Hyperlink"/>
          </w:rPr>
          <w:t xml:space="preserve">Generated code documentation</w:t>
        </w:r>
      </w:hyperlink>
      <w:r>
        <w:t xml:space="preserve">.</w:t>
      </w:r>
    </w:p>
    <w:bookmarkEnd w:id="611"/>
    <w:bookmarkStart w:id="614"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2">
        <w:r>
          <w:rPr>
            <w:rStyle w:val="Hyperlink"/>
          </w:rPr>
          <w:t xml:space="preserve">pattern format documentation</w:t>
        </w:r>
      </w:hyperlink>
      <w:r>
        <w:t xml:space="preserve"> </w:t>
      </w:r>
      <w:r>
        <w:t xml:space="preserve">and the</w:t>
      </w:r>
      <w:r>
        <w:t xml:space="preserve"> </w:t>
      </w:r>
      <w:hyperlink r:id="rId613">
        <w:r>
          <w:rPr>
            <w:rStyle w:val="Hyperlink"/>
          </w:rPr>
          <w:t xml:space="preserve">Using gitattributes guide</w:t>
        </w:r>
      </w:hyperlink>
      <w:r>
        <w:t xml:space="preserve">.</w:t>
      </w:r>
    </w:p>
    <w:bookmarkEnd w:id="614"/>
    <w:bookmarkStart w:id="620"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1"/>
        </w:numPr>
      </w:pPr>
      <w:r>
        <w:rPr>
          <w:rStyle w:val="VerbatimChar"/>
        </w:rPr>
        <w:t xml:space="preserve">linguist-vendored</w:t>
      </w:r>
      <w:r>
        <w:t xml:space="preserve"> </w:t>
      </w:r>
      <w:r>
        <w:t xml:space="preserve">- Marks vendored code (libraries you didn’t write) to exclude from stats (</w:t>
      </w:r>
      <w:hyperlink r:id="rId615">
        <w:r>
          <w:rPr>
            <w:rStyle w:val="Hyperlink"/>
          </w:rPr>
          <w:t xml:space="preserve">documentation</w:t>
        </w:r>
      </w:hyperlink>
      <w:r>
        <w:t xml:space="preserve">)</w:t>
      </w:r>
    </w:p>
    <w:p>
      <w:pPr>
        <w:pStyle w:val="Compact"/>
        <w:numPr>
          <w:ilvl w:val="0"/>
          <w:numId w:val="1181"/>
        </w:numPr>
      </w:pPr>
      <w:r>
        <w:rPr>
          <w:rStyle w:val="VerbatimChar"/>
        </w:rPr>
        <w:t xml:space="preserve">linguist-documentation</w:t>
      </w:r>
      <w:r>
        <w:t xml:space="preserve"> </w:t>
      </w:r>
      <w:r>
        <w:t xml:space="preserve">- Marks documentation files to exclude from stats (</w:t>
      </w:r>
      <w:hyperlink r:id="rId616">
        <w:r>
          <w:rPr>
            <w:rStyle w:val="Hyperlink"/>
          </w:rPr>
          <w:t xml:space="preserve">documentation</w:t>
        </w:r>
      </w:hyperlink>
      <w:r>
        <w:t xml:space="preserve">)</w:t>
      </w:r>
    </w:p>
    <w:p>
      <w:pPr>
        <w:pStyle w:val="Compact"/>
        <w:numPr>
          <w:ilvl w:val="0"/>
          <w:numId w:val="1181"/>
        </w:numPr>
      </w:pPr>
      <w:r>
        <w:rPr>
          <w:rStyle w:val="VerbatimChar"/>
        </w:rPr>
        <w:t xml:space="preserve">linguist-detectable</w:t>
      </w:r>
      <w:r>
        <w:t xml:space="preserve"> </w:t>
      </w:r>
      <w:r>
        <w:t xml:space="preserve">- Forces a file type to be included in language stats (useful for data or prose files) (</w:t>
      </w:r>
      <w:hyperlink r:id="rId617">
        <w:r>
          <w:rPr>
            <w:rStyle w:val="Hyperlink"/>
          </w:rPr>
          <w:t xml:space="preserve">documentation</w:t>
        </w:r>
      </w:hyperlink>
      <w:r>
        <w:t xml:space="preserve">)</w:t>
      </w:r>
    </w:p>
    <w:p>
      <w:pPr>
        <w:pStyle w:val="Compact"/>
        <w:numPr>
          <w:ilvl w:val="0"/>
          <w:numId w:val="1181"/>
        </w:numPr>
      </w:pPr>
      <w:r>
        <w:rPr>
          <w:rStyle w:val="VerbatimChar"/>
        </w:rPr>
        <w:t xml:space="preserve">linguist-language=&lt;name&gt;</w:t>
      </w:r>
      <w:r>
        <w:t xml:space="preserve"> </w:t>
      </w:r>
      <w:r>
        <w:t xml:space="preserve">- Overrides the detected language for syntax highlighting (</w:t>
      </w:r>
      <w:hyperlink r:id="rId613">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18">
        <w:r>
          <w:rPr>
            <w:rStyle w:val="Hyperlink"/>
          </w:rPr>
          <w:t xml:space="preserve">Customizing how changed files appear on GitHub</w:t>
        </w:r>
      </w:hyperlink>
      <w:r>
        <w:t xml:space="preserve"> </w:t>
      </w:r>
      <w:r>
        <w:t xml:space="preserve">and the</w:t>
      </w:r>
      <w:r>
        <w:t xml:space="preserve"> </w:t>
      </w:r>
      <w:hyperlink r:id="rId619">
        <w:r>
          <w:rPr>
            <w:rStyle w:val="Hyperlink"/>
          </w:rPr>
          <w:t xml:space="preserve">Linguist overrides documentation</w:t>
        </w:r>
      </w:hyperlink>
      <w:r>
        <w:t xml:space="preserve">.</w:t>
      </w:r>
    </w:p>
    <w:bookmarkEnd w:id="620"/>
    <w:bookmarkEnd w:id="621"/>
    <w:bookmarkStart w:id="628"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2"/>
        </w:numPr>
      </w:pPr>
      <w:r>
        <w:rPr>
          <w:b/>
          <w:bCs/>
        </w:rPr>
        <w:t xml:space="preserve">Archiving</w:t>
      </w:r>
      <w:r>
        <w:t xml:space="preserve"> </w:t>
      </w:r>
      <w:r>
        <w:t xml:space="preserve">a project before a repository is transferred, made private, or deleted.</w:t>
      </w:r>
    </w:p>
    <w:p>
      <w:pPr>
        <w:pStyle w:val="Compact"/>
        <w:numPr>
          <w:ilvl w:val="0"/>
          <w:numId w:val="1182"/>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2"/>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2"/>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2"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2"/>
    <w:bookmarkStart w:id="623"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3"/>
    <w:bookmarkStart w:id="624"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4"/>
    <w:bookmarkStart w:id="625"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5"/>
    <w:bookmarkStart w:id="626"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6"/>
    <w:bookmarkStart w:id="627" w:name="sec-export-cautions"/>
    <w:p>
      <w:pPr>
        <w:pStyle w:val="Heading3"/>
      </w:pPr>
      <w:r>
        <w:t xml:space="preserve">11.15.6 Practical cautions</w:t>
      </w:r>
    </w:p>
    <w:p>
      <w:pPr>
        <w:pStyle w:val="Compact"/>
        <w:numPr>
          <w:ilvl w:val="0"/>
          <w:numId w:val="1183"/>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3"/>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3"/>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3"/>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7"/>
    <w:bookmarkEnd w:id="628"/>
    <w:bookmarkEnd w:id="629"/>
    <w:bookmarkStart w:id="670"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7" w:name="sec-pull-requests"/>
    <w:p>
      <w:pPr>
        <w:pStyle w:val="Heading2"/>
      </w:pPr>
      <w:r>
        <w:t xml:space="preserve">12.1 Pull Requests</w:t>
      </w:r>
    </w:p>
    <w:bookmarkStart w:id="637"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0"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0"/>
    <w:bookmarkStart w:id="631"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1"/>
    <w:bookmarkStart w:id="632"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2"/>
    <w:bookmarkStart w:id="633"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3"/>
    <w:bookmarkStart w:id="634"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4"/>
    <w:bookmarkStart w:id="636"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5">
        <w:r>
          <w:rPr>
            <w:rStyle w:val="Hyperlink"/>
          </w:rPr>
          <w:t xml:space="preserve">steward guidelines</w:t>
        </w:r>
      </w:hyperlink>
      <w:r>
        <w:t xml:space="preserve">.</w:t>
      </w:r>
    </w:p>
    <w:bookmarkEnd w:id="636"/>
    <w:bookmarkEnd w:id="637"/>
    <w:bookmarkStart w:id="646" w:name="sec-opening-pull-requests"/>
    <w:p>
      <w:pPr>
        <w:pStyle w:val="Heading3"/>
      </w:pPr>
      <w:r>
        <w:t xml:space="preserve">12.1.2 Opening pull requests</w:t>
      </w:r>
    </w:p>
    <w:bookmarkStart w:id="638"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4"/>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4"/>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4"/>
        </w:numPr>
      </w:pPr>
      <w:r>
        <w:rPr>
          <w:b/>
          <w:bCs/>
        </w:rPr>
        <w:t xml:space="preserve">Fewer bugs</w:t>
      </w:r>
      <w:r>
        <w:t xml:space="preserve">:</w:t>
      </w:r>
      <w:r>
        <w:t xml:space="preserve"> </w:t>
      </w:r>
      <w:r>
        <w:t xml:space="preserve">Smaller changes are easier to reason about.</w:t>
      </w:r>
    </w:p>
    <w:p>
      <w:pPr>
        <w:pStyle w:val="Compact"/>
        <w:numPr>
          <w:ilvl w:val="0"/>
          <w:numId w:val="1184"/>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4"/>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38"/>
    <w:bookmarkStart w:id="639"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5"/>
        </w:numPr>
      </w:pPr>
      <w:r>
        <w:t xml:space="preserve">“Fix bug”</w:t>
      </w:r>
    </w:p>
    <w:p>
      <w:pPr>
        <w:pStyle w:val="Compact"/>
        <w:numPr>
          <w:ilvl w:val="0"/>
          <w:numId w:val="1185"/>
        </w:numPr>
      </w:pPr>
      <w:r>
        <w:t xml:space="preserve">“Add patch”</w:t>
      </w:r>
    </w:p>
    <w:p>
      <w:pPr>
        <w:pStyle w:val="Compact"/>
        <w:numPr>
          <w:ilvl w:val="0"/>
          <w:numId w:val="1185"/>
        </w:numPr>
      </w:pPr>
      <w:r>
        <w:t xml:space="preserve">“Moving code from A to B”</w:t>
      </w:r>
    </w:p>
    <w:p>
      <w:pPr>
        <w:pStyle w:val="FirstParagraph"/>
      </w:pPr>
      <w:r>
        <w:t xml:space="preserve">Better titles that summarize the actual change:</w:t>
      </w:r>
    </w:p>
    <w:p>
      <w:pPr>
        <w:pStyle w:val="Compact"/>
        <w:numPr>
          <w:ilvl w:val="0"/>
          <w:numId w:val="1186"/>
        </w:numPr>
      </w:pPr>
      <w:r>
        <w:t xml:space="preserve">“Fix missing value handling in data processing function”</w:t>
      </w:r>
    </w:p>
    <w:p>
      <w:pPr>
        <w:pStyle w:val="Compact"/>
        <w:numPr>
          <w:ilvl w:val="0"/>
          <w:numId w:val="1186"/>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7"/>
        </w:numPr>
      </w:pPr>
      <w:r>
        <w:t xml:space="preserve">A brief description of the problem being solved</w:t>
      </w:r>
    </w:p>
    <w:p>
      <w:pPr>
        <w:pStyle w:val="Compact"/>
        <w:numPr>
          <w:ilvl w:val="0"/>
          <w:numId w:val="1187"/>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7"/>
        </w:numPr>
      </w:pPr>
      <w:r>
        <w:t xml:space="preserve">A before-and-after example that shows the changed behavior</w:t>
      </w:r>
    </w:p>
    <w:p>
      <w:pPr>
        <w:pStyle w:val="Compact"/>
        <w:numPr>
          <w:ilvl w:val="0"/>
          <w:numId w:val="1187"/>
        </w:numPr>
      </w:pPr>
      <w:r>
        <w:t xml:space="preserve">Possible shortcomings or trade-offs in the current approach</w:t>
      </w:r>
    </w:p>
    <w:p>
      <w:pPr>
        <w:pStyle w:val="Compact"/>
        <w:numPr>
          <w:ilvl w:val="0"/>
          <w:numId w:val="1187"/>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39"/>
    <w:bookmarkStart w:id="640"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8"/>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8"/>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8"/>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8"/>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0"/>
    <w:bookmarkStart w:id="641"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89"/>
        </w:numPr>
      </w:pPr>
      <w:r>
        <w:t xml:space="preserve">at least one other student</w:t>
      </w:r>
    </w:p>
    <w:p>
      <w:pPr>
        <w:pStyle w:val="Compact"/>
        <w:numPr>
          <w:ilvl w:val="0"/>
          <w:numId w:val="1189"/>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1"/>
    <w:bookmarkStart w:id="642"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2"/>
    <w:bookmarkStart w:id="643"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3"/>
    <w:bookmarkStart w:id="645"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0"/>
        </w:numPr>
      </w:pPr>
      <w:r>
        <w:t xml:space="preserve">On GitHub,</w:t>
      </w:r>
      <w:r>
        <w:t xml:space="preserve"> </w:t>
      </w:r>
      <w:r>
        <w:t xml:space="preserve">navigate to the main page of the repository.</w:t>
      </w:r>
    </w:p>
    <w:p>
      <w:pPr>
        <w:pStyle w:val="Compact"/>
        <w:numPr>
          <w:ilvl w:val="0"/>
          <w:numId w:val="1190"/>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0"/>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4">
        <w:r>
          <w:rPr>
            <w:rStyle w:val="Hyperlink"/>
          </w:rPr>
          <w:t xml:space="preserve">GitHub’s pull request template documentation</w:t>
        </w:r>
      </w:hyperlink>
      <w:r>
        <w:t xml:space="preserve">.</w:t>
      </w:r>
    </w:p>
    <w:p>
      <w:pPr>
        <w:pStyle w:val="Compact"/>
        <w:numPr>
          <w:ilvl w:val="0"/>
          <w:numId w:val="1190"/>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5"/>
    <w:bookmarkEnd w:id="646"/>
    <w:bookmarkEnd w:id="647"/>
    <w:bookmarkStart w:id="669" w:name="sec-code-review"/>
    <w:p>
      <w:pPr>
        <w:pStyle w:val="Heading2"/>
      </w:pPr>
      <w:r>
        <w:t xml:space="preserve">12.2 Code Review</w:t>
      </w:r>
    </w:p>
    <w:bookmarkStart w:id="666"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48">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49"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49"/>
    <w:bookmarkStart w:id="652"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1"/>
        </w:numPr>
      </w:pPr>
      <w:r>
        <w:rPr>
          <w:b/>
          <w:bCs/>
        </w:rPr>
        <w:t xml:space="preserve">General bookmark</w:t>
      </w:r>
      <w:r>
        <w:t xml:space="preserve">:</w:t>
      </w:r>
      <w:r>
        <w:t xml:space="preserve"> </w:t>
      </w:r>
      <w:hyperlink r:id="rId650">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1"/>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1">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2"/>
    <w:bookmarkStart w:id="653"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2"/>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2"/>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2"/>
        </w:numPr>
      </w:pPr>
      <w:r>
        <w:t xml:space="preserve">Balance problem finding with guidance,</w:t>
      </w:r>
      <w:r>
        <w:t xml:space="preserve"> </w:t>
      </w:r>
      <w:r>
        <w:t xml:space="preserve">so the author can learn from the review.</w:t>
      </w:r>
    </w:p>
    <w:p>
      <w:pPr>
        <w:pStyle w:val="Compact"/>
        <w:numPr>
          <w:ilvl w:val="0"/>
          <w:numId w:val="1192"/>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3"/>
    <w:bookmarkStart w:id="654"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3"/>
        </w:numPr>
      </w:pPr>
      <w:r>
        <w:t xml:space="preserve">Leave comments that help authors learn something new.</w:t>
      </w:r>
    </w:p>
    <w:p>
      <w:pPr>
        <w:pStyle w:val="Compact"/>
        <w:numPr>
          <w:ilvl w:val="0"/>
          <w:numId w:val="1193"/>
        </w:numPr>
      </w:pPr>
      <w:r>
        <w:t xml:space="preserve">Link to relevant style guides</w:t>
      </w:r>
      <w:r>
        <w:t xml:space="preserve"> </w:t>
      </w:r>
      <w:r>
        <w:t xml:space="preserve">or best-practice documentation.</w:t>
      </w:r>
    </w:p>
    <w:p>
      <w:pPr>
        <w:pStyle w:val="Compact"/>
        <w:numPr>
          <w:ilvl w:val="0"/>
          <w:numId w:val="1193"/>
        </w:numPr>
      </w:pPr>
      <w:r>
        <w:t xml:space="preserve">For complex reviews,</w:t>
      </w:r>
      <w:r>
        <w:t xml:space="preserve"> </w:t>
      </w:r>
      <w:r>
        <w:t xml:space="preserve">consider a live review or pair-programming session.</w:t>
      </w:r>
    </w:p>
    <w:bookmarkEnd w:id="654"/>
    <w:bookmarkStart w:id="659"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58" w:name="fig-github-suggestion-feature"/>
          <w:p>
            <w:pPr>
              <w:pStyle w:val="Compact"/>
              <w:jc w:val="center"/>
            </w:pPr>
            <w:r>
              <w:drawing>
                <wp:inline>
                  <wp:extent cx="5334000" cy="1989605"/>
                  <wp:effectExtent b="0" l="0" r="0" t="0"/>
                  <wp:docPr descr="" title="" id="656" name="Picture"/>
                  <a:graphic>
                    <a:graphicData uri="http://schemas.openxmlformats.org/drawingml/2006/picture">
                      <pic:pic>
                        <pic:nvPicPr>
                          <pic:cNvPr descr="assets/images/github-suggestion-feature.png" id="657" name="Picture"/>
                          <pic:cNvPicPr>
                            <a:picLocks noChangeArrowheads="1" noChangeAspect="1"/>
                          </pic:cNvPicPr>
                        </pic:nvPicPr>
                        <pic:blipFill>
                          <a:blip r:embed="rId655"/>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58"/>
        </w:tc>
      </w:tr>
    </w:tbl>
    <w:bookmarkEnd w:id="659"/>
    <w:bookmarkStart w:id="664"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4"/>
        </w:numPr>
      </w:pPr>
      <w:r>
        <w:t xml:space="preserve">They are generated files</w:t>
      </w:r>
      <w:r>
        <w:t xml:space="preserve"> </w:t>
      </w:r>
      <w:r>
        <w:t xml:space="preserve">and should never be edited by hand.</w:t>
      </w:r>
    </w:p>
    <w:p>
      <w:pPr>
        <w:pStyle w:val="Compact"/>
        <w:numPr>
          <w:ilvl w:val="0"/>
          <w:numId w:val="1194"/>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4"/>
        </w:numPr>
      </w:pPr>
      <w:r>
        <w:t xml:space="preserve">Reviewing the source comments is more informative</w:t>
      </w:r>
      <w:r>
        <w:t xml:space="preserve"> </w:t>
      </w:r>
      <w:r>
        <w:t xml:space="preserve">than reviewing the generated output.</w:t>
      </w:r>
    </w:p>
    <w:p>
      <w:pPr>
        <w:pStyle w:val="Compact"/>
        <w:numPr>
          <w:ilvl w:val="0"/>
          <w:numId w:val="1194"/>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3" w:name="fig-preview-comment"/>
          <w:p>
            <w:pPr>
              <w:pStyle w:val="Compact"/>
              <w:jc w:val="center"/>
            </w:pPr>
            <w:r>
              <w:drawing>
                <wp:inline>
                  <wp:extent cx="5334000" cy="1333500"/>
                  <wp:effectExtent b="0" l="0" r="0" t="0"/>
                  <wp:docPr descr="" title="" id="661" name="Picture"/>
                  <a:graphic>
                    <a:graphicData uri="http://schemas.openxmlformats.org/drawingml/2006/picture">
                      <pic:pic>
                        <pic:nvPicPr>
                          <pic:cNvPr descr="assets/images/quarto-preview-comment.png" id="662" name="Picture"/>
                          <pic:cNvPicPr>
                            <a:picLocks noChangeArrowheads="1" noChangeAspect="1"/>
                          </pic:cNvPicPr>
                        </pic:nvPicPr>
                        <pic:blipFill>
                          <a:blip r:embed="rId660"/>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3"/>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4"/>
    <w:bookmarkStart w:id="665"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5"/>
        </w:numPr>
      </w:pPr>
      <w:r>
        <w:t xml:space="preserve">You must manually approve GitHub Actions workflows for Copilot PRs.</w:t>
      </w:r>
    </w:p>
    <w:p>
      <w:pPr>
        <w:pStyle w:val="Compact"/>
        <w:numPr>
          <w:ilvl w:val="0"/>
          <w:numId w:val="1195"/>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5"/>
        </w:numPr>
      </w:pPr>
      <w:r>
        <w:t xml:space="preserve">Approve the workflow from the Actions tab</w:t>
      </w:r>
      <w:r>
        <w:t xml:space="preserve"> </w:t>
      </w:r>
      <w:r>
        <w:t xml:space="preserve">or from the PR interface to start the checks.</w:t>
      </w:r>
    </w:p>
    <w:p>
      <w:pPr>
        <w:pStyle w:val="Compact"/>
        <w:numPr>
          <w:ilvl w:val="0"/>
          <w:numId w:val="1195"/>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6"/>
        </w:numPr>
      </w:pPr>
      <w:r>
        <w:t xml:space="preserve">Verify that the solution actually addresses the issue.</w:t>
      </w:r>
    </w:p>
    <w:p>
      <w:pPr>
        <w:pStyle w:val="Compact"/>
        <w:numPr>
          <w:ilvl w:val="0"/>
          <w:numId w:val="1196"/>
        </w:numPr>
      </w:pPr>
      <w:r>
        <w:t xml:space="preserve">Check for over-engineering</w:t>
      </w:r>
      <w:r>
        <w:t xml:space="preserve"> </w:t>
      </w:r>
      <w:r>
        <w:t xml:space="preserve">or extra features that were not requested.</w:t>
      </w:r>
    </w:p>
    <w:p>
      <w:pPr>
        <w:pStyle w:val="Compact"/>
        <w:numPr>
          <w:ilvl w:val="0"/>
          <w:numId w:val="1196"/>
        </w:numPr>
      </w:pPr>
      <w:r>
        <w:t xml:space="preserve">Review the test coverage for relevance and completeness.</w:t>
      </w:r>
    </w:p>
    <w:p>
      <w:pPr>
        <w:pStyle w:val="Compact"/>
        <w:numPr>
          <w:ilvl w:val="0"/>
          <w:numId w:val="1196"/>
        </w:numPr>
      </w:pPr>
      <w:r>
        <w:t xml:space="preserve">Check whether documentation is clear</w:t>
      </w:r>
      <w:r>
        <w:t xml:space="preserve"> </w:t>
      </w:r>
      <w:r>
        <w:t xml:space="preserve">and follows repository conventions.</w:t>
      </w:r>
    </w:p>
    <w:p>
      <w:pPr>
        <w:pStyle w:val="Compact"/>
        <w:numPr>
          <w:ilvl w:val="0"/>
          <w:numId w:val="1196"/>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7"/>
        </w:numPr>
      </w:pPr>
      <w:r>
        <w:t xml:space="preserve">Leave review comments</w:t>
      </w:r>
      <w:r>
        <w:t xml:space="preserve"> </w:t>
      </w:r>
      <w:r>
        <w:t xml:space="preserve">and ask Copilot to address them.</w:t>
      </w:r>
    </w:p>
    <w:p>
      <w:pPr>
        <w:pStyle w:val="Compact"/>
        <w:numPr>
          <w:ilvl w:val="0"/>
          <w:numId w:val="1197"/>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8"/>
        </w:numPr>
      </w:pPr>
      <w:r>
        <w:t xml:space="preserve">Do not push while Copilot is actively working on the branch.</w:t>
      </w:r>
    </w:p>
    <w:p>
      <w:pPr>
        <w:pStyle w:val="Compact"/>
        <w:numPr>
          <w:ilvl w:val="0"/>
          <w:numId w:val="1198"/>
        </w:numPr>
      </w:pPr>
      <w:r>
        <w:t xml:space="preserve">Review incrementally</w:t>
      </w:r>
      <w:r>
        <w:t xml:space="preserve"> </w:t>
      </w:r>
      <w:r>
        <w:t xml:space="preserve">if the PR is large and the agent is updating it in stages.</w:t>
      </w:r>
    </w:p>
    <w:p>
      <w:pPr>
        <w:pStyle w:val="Compact"/>
        <w:numPr>
          <w:ilvl w:val="0"/>
          <w:numId w:val="1198"/>
        </w:numPr>
      </w:pPr>
      <w:r>
        <w:t xml:space="preserve">Trust the tool,</w:t>
      </w:r>
      <w:r>
        <w:t xml:space="preserve"> </w:t>
      </w:r>
      <w:r>
        <w:t xml:space="preserve">but always verify the result with human review.</w:t>
      </w:r>
    </w:p>
    <w:bookmarkEnd w:id="665"/>
    <w:bookmarkEnd w:id="666"/>
    <w:bookmarkStart w:id="667"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199"/>
        </w:numPr>
      </w:pPr>
      <w:r>
        <w:rPr>
          <w:b/>
          <w:bCs/>
        </w:rPr>
        <w:t xml:space="preserve">Address it.</w:t>
      </w:r>
      <w:r>
        <w:t xml:space="preserve"> </w:t>
      </w:r>
      <w:r>
        <w:t xml:space="preserve">Make the change the reviewer asked for.</w:t>
      </w:r>
    </w:p>
    <w:p>
      <w:pPr>
        <w:pStyle w:val="Compact"/>
        <w:numPr>
          <w:ilvl w:val="0"/>
          <w:numId w:val="1199"/>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199"/>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199"/>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7"/>
    <w:bookmarkStart w:id="668"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68"/>
    <w:bookmarkEnd w:id="669"/>
    <w:bookmarkEnd w:id="670"/>
    <w:bookmarkStart w:id="731" w:name="sec-r-ci"/>
    <w:p>
      <w:pPr>
        <w:pStyle w:val="Heading1"/>
      </w:pPr>
      <w:r>
        <w:t xml:space="preserve">13. Continuous Integration</w:t>
      </w:r>
    </w:p>
    <w:bookmarkStart w:id="682" w:name="understanding-github-actions"/>
    <w:p>
      <w:pPr>
        <w:pStyle w:val="Heading2"/>
      </w:pPr>
      <w:r>
        <w:t xml:space="preserve">13.1 Understanding GitHub Actions</w:t>
      </w:r>
    </w:p>
    <w:p>
      <w:pPr>
        <w:pStyle w:val="FirstParagraph"/>
      </w:pPr>
      <w:hyperlink r:id="rId671">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0"/>
        </w:numPr>
      </w:pPr>
      <w:r>
        <w:rPr>
          <w:b/>
          <w:bCs/>
        </w:rPr>
        <w:t xml:space="preserve">Immediate feedback</w:t>
      </w:r>
      <w:r>
        <w:t xml:space="preserve">: Get notified of problems quickly, when they’re easier to fix</w:t>
      </w:r>
    </w:p>
    <w:p>
      <w:pPr>
        <w:pStyle w:val="Compact"/>
        <w:numPr>
          <w:ilvl w:val="0"/>
          <w:numId w:val="1200"/>
        </w:numPr>
      </w:pPr>
      <w:r>
        <w:rPr>
          <w:b/>
          <w:bCs/>
        </w:rPr>
        <w:t xml:space="preserve">Better collaboration</w:t>
      </w:r>
      <w:r>
        <w:t xml:space="preserve">: External contributors can see if their changes pass all checks before you review</w:t>
      </w:r>
    </w:p>
    <w:p>
      <w:pPr>
        <w:pStyle w:val="Compact"/>
        <w:numPr>
          <w:ilvl w:val="0"/>
          <w:numId w:val="1200"/>
        </w:numPr>
      </w:pPr>
      <w:r>
        <w:rPr>
          <w:b/>
          <w:bCs/>
        </w:rPr>
        <w:t xml:space="preserve">Quality assurance</w:t>
      </w:r>
      <w:r>
        <w:t xml:space="preserve">: Catch platform-specific issues before they reach users</w:t>
      </w:r>
    </w:p>
    <w:p>
      <w:pPr>
        <w:pStyle w:val="Compact"/>
        <w:numPr>
          <w:ilvl w:val="0"/>
          <w:numId w:val="120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1"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5"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2">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3" name="Picture"/>
                  <a:graphic>
                    <a:graphicData uri="http://schemas.openxmlformats.org/drawingml/2006/picture">
                      <pic:pic>
                        <pic:nvPicPr>
                          <pic:cNvPr descr="/opt/quarto/share/formats/docx/note.png" id="67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5"/>
    <w:bookmarkStart w:id="679"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6" name="Picture"/>
                  <a:graphic>
                    <a:graphicData uri="http://schemas.openxmlformats.org/drawingml/2006/picture">
                      <pic:pic>
                        <pic:nvPicPr>
                          <pic:cNvPr descr="/opt/quarto/share/formats/docx/note.png" id="6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78">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2">
              <w:r>
                <w:rPr>
                  <w:rStyle w:val="Hyperlink"/>
                </w:rPr>
                <w:t xml:space="preserve">Actions versioning guide</w:t>
              </w:r>
            </w:hyperlink>
            <w:r>
              <w:t xml:space="preserve">.</w:t>
            </w:r>
          </w:p>
          <w:p/>
        </w:tc>
      </w:tr>
    </w:tbl>
    <w:bookmarkEnd w:id="679"/>
    <w:bookmarkStart w:id="680"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0"/>
    <w:bookmarkEnd w:id="681"/>
    <w:bookmarkEnd w:id="682"/>
    <w:bookmarkStart w:id="687"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18">
        <w:r>
          <w:rPr>
            <w:rStyle w:val="Hyperlink"/>
          </w:rPr>
          <w:t xml:space="preserve">r-lib/actions</w:t>
        </w:r>
      </w:hyperlink>
      <w:r>
        <w:t xml:space="preserve"> </w:t>
      </w:r>
      <w:r>
        <w:t xml:space="preserve">that handle common R package tasks.</w:t>
      </w:r>
    </w:p>
    <w:bookmarkStart w:id="684"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3">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4"/>
    <w:bookmarkStart w:id="685"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5"/>
    <w:bookmarkStart w:id="686"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2"/>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2"/>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2"/>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6"/>
    <w:bookmarkEnd w:id="687"/>
    <w:bookmarkStart w:id="691"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3"/>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3"/>
        </w:numPr>
      </w:pPr>
      <w:hyperlink r:id="rId318">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3"/>
        </w:numPr>
      </w:pPr>
      <w:hyperlink r:id="rId688">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3"/>
        </w:numPr>
      </w:pPr>
      <w:hyperlink r:id="rId689">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3"/>
        </w:numPr>
      </w:pPr>
      <w:hyperlink r:id="rId690">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1"/>
    <w:bookmarkStart w:id="692"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4"/>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4"/>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2"/>
    <w:bookmarkStart w:id="696"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4" name="Picture"/>
                  <a:graphic>
                    <a:graphicData uri="http://schemas.openxmlformats.org/drawingml/2006/picture">
                      <pic:pic>
                        <pic:nvPicPr>
                          <pic:cNvPr descr="/opt/quarto/share/formats/docx/warning.png" id="695"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5"/>
        </w:numPr>
      </w:pPr>
      <w:r>
        <w:t xml:space="preserve">When to run (on push, pull request, schedule, etc.)</w:t>
      </w:r>
    </w:p>
    <w:p>
      <w:pPr>
        <w:pStyle w:val="Compact"/>
        <w:numPr>
          <w:ilvl w:val="0"/>
          <w:numId w:val="1205"/>
        </w:numPr>
      </w:pPr>
      <w:r>
        <w:t xml:space="preserve">What operating systems and R versions to use</w:t>
      </w:r>
    </w:p>
    <w:p>
      <w:pPr>
        <w:pStyle w:val="Compact"/>
        <w:numPr>
          <w:ilvl w:val="0"/>
          <w:numId w:val="1205"/>
        </w:numPr>
      </w:pPr>
      <w:r>
        <w:t xml:space="preserve">What steps to execute (install dependencies, run checks, etc.)</w:t>
      </w:r>
    </w:p>
    <w:bookmarkEnd w:id="696"/>
    <w:bookmarkStart w:id="707"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699"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6"/>
        </w:numPr>
      </w:pPr>
      <w:r>
        <w:t xml:space="preserve">GitHub Actions:</w:t>
      </w:r>
      <w:r>
        <w:t xml:space="preserve"> </w:t>
      </w:r>
      <w:r>
        <w:t xml:space="preserve">a</w:t>
      </w:r>
      <w:r>
        <w:t xml:space="preserve"> </w:t>
      </w:r>
      <w:hyperlink r:id="rId697">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6"/>
        </w:numPr>
      </w:pPr>
      <w:r>
        <w:t xml:space="preserve">GitLab CI: a</w:t>
      </w:r>
      <w:r>
        <w:t xml:space="preserve"> </w:t>
      </w:r>
      <w:hyperlink r:id="rId698">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699"/>
    <w:bookmarkStart w:id="700"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7"/>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7"/>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0"/>
    <w:bookmarkStart w:id="701"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1"/>
    <w:bookmarkStart w:id="702"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8"/>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8"/>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8"/>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2"/>
    <w:bookmarkStart w:id="703"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3"/>
    <w:bookmarkStart w:id="704"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4"/>
    <w:bookmarkStart w:id="705" w:name="sec-ci-secrets"/>
    <w:p>
      <w:pPr>
        <w:pStyle w:val="Heading3"/>
      </w:pPr>
      <w:r>
        <w:t xml:space="preserve">13.6.7 Secret Management</w:t>
      </w:r>
    </w:p>
    <w:p>
      <w:pPr>
        <w:pStyle w:val="Compact"/>
        <w:numPr>
          <w:ilvl w:val="0"/>
          <w:numId w:val="1209"/>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09"/>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09"/>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09"/>
        </w:numPr>
      </w:pPr>
      <w:r>
        <w:t xml:space="preserve">Rotate long-lived tokens on a schedule,</w:t>
      </w:r>
      <w:r>
        <w:t xml:space="preserve"> </w:t>
      </w:r>
      <w:r>
        <w:t xml:space="preserve">and immediately when a person with access leaves the project.</w:t>
      </w:r>
    </w:p>
    <w:bookmarkEnd w:id="705"/>
    <w:bookmarkStart w:id="706"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0"/>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0"/>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0"/>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0"/>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6"/>
    <w:bookmarkEnd w:id="707"/>
    <w:bookmarkStart w:id="710"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08">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1"/>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1"/>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1"/>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08">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2"/>
        </w:numPr>
      </w:pPr>
      <w:r>
        <w:rPr>
          <w:b/>
          <w:bCs/>
        </w:rPr>
        <w:t xml:space="preserve">Test failures</w:t>
      </w:r>
      <w:r>
        <w:t xml:space="preserve">: Your tests found a bug (this is good! fix the bug)</w:t>
      </w:r>
    </w:p>
    <w:p>
      <w:pPr>
        <w:pStyle w:val="Compact"/>
        <w:numPr>
          <w:ilvl w:val="0"/>
          <w:numId w:val="1212"/>
        </w:numPr>
      </w:pPr>
      <w:r>
        <w:rPr>
          <w:b/>
          <w:bCs/>
        </w:rPr>
        <w:t xml:space="preserve">Platform-specific issues</w:t>
      </w:r>
      <w:r>
        <w:t xml:space="preserve">: Code works on your machine but not on other platforms</w:t>
      </w:r>
    </w:p>
    <w:p>
      <w:pPr>
        <w:pStyle w:val="Compact"/>
        <w:numPr>
          <w:ilvl w:val="0"/>
          <w:numId w:val="1212"/>
        </w:numPr>
      </w:pPr>
      <w:r>
        <w:rPr>
          <w:b/>
          <w:bCs/>
        </w:rPr>
        <w:t xml:space="preserve">Missing dependencies</w:t>
      </w:r>
      <w:r>
        <w:t xml:space="preserve">: System libraries needed for packages aren’t installed</w:t>
      </w:r>
    </w:p>
    <w:p>
      <w:pPr>
        <w:pStyle w:val="Compact"/>
        <w:numPr>
          <w:ilvl w:val="0"/>
          <w:numId w:val="121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09">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0"/>
    <w:bookmarkStart w:id="723"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1"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3"/>
        </w:numPr>
      </w:pPr>
      <w:r>
        <w:rPr>
          <w:b/>
          <w:bCs/>
        </w:rPr>
        <w:t xml:space="preserve">CI/CD status updates</w:t>
      </w:r>
      <w:r>
        <w:t xml:space="preserve">: Report test results, build status, or deployment progress</w:t>
      </w:r>
    </w:p>
    <w:p>
      <w:pPr>
        <w:pStyle w:val="Compact"/>
        <w:numPr>
          <w:ilvl w:val="0"/>
          <w:numId w:val="1213"/>
        </w:numPr>
      </w:pPr>
      <w:r>
        <w:rPr>
          <w:b/>
          <w:bCs/>
        </w:rPr>
        <w:t xml:space="preserve">Code quality reports</w:t>
      </w:r>
      <w:r>
        <w:t xml:space="preserve">: Post coverage reports, linting results, or security scan findings</w:t>
      </w:r>
      <w:r>
        <w:br/>
      </w:r>
    </w:p>
    <w:p>
      <w:pPr>
        <w:pStyle w:val="Compact"/>
        <w:numPr>
          <w:ilvl w:val="0"/>
          <w:numId w:val="1213"/>
        </w:numPr>
      </w:pPr>
      <w:r>
        <w:rPr>
          <w:b/>
          <w:bCs/>
        </w:rPr>
        <w:t xml:space="preserve">Deployment previews</w:t>
      </w:r>
      <w:r>
        <w:t xml:space="preserve">: Share links to preview deployments (e.g., documentation sites, app previews)</w:t>
      </w:r>
    </w:p>
    <w:p>
      <w:pPr>
        <w:pStyle w:val="Compact"/>
        <w:numPr>
          <w:ilvl w:val="0"/>
          <w:numId w:val="1213"/>
        </w:numPr>
      </w:pPr>
      <w:r>
        <w:rPr>
          <w:b/>
          <w:bCs/>
        </w:rPr>
        <w:t xml:space="preserve">Bot feedback</w:t>
      </w:r>
      <w:r>
        <w:t xml:space="preserve">: Provide automated feedback without cluttering the PR conversation</w:t>
      </w:r>
    </w:p>
    <w:bookmarkEnd w:id="711"/>
    <w:bookmarkStart w:id="717" w:name="comparison-of-popular-actions"/>
    <w:p>
      <w:pPr>
        <w:pStyle w:val="Heading4"/>
      </w:pPr>
      <w:r>
        <w:t xml:space="preserve">13.8.0.2 Comparison of Popular Actions</w:t>
      </w:r>
    </w:p>
    <w:p>
      <w:pPr>
        <w:pStyle w:val="FirstParagraph"/>
      </w:pPr>
      <w:hyperlink r:id="rId712">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4"/>
        </w:numPr>
      </w:pPr>
      <w:r>
        <w:rPr>
          <w:b/>
          <w:bCs/>
        </w:rPr>
        <w:t xml:space="preserve">Sticky comments</w:t>
      </w:r>
      <w:r>
        <w:t xml:space="preserve">: Creates or updates a comment identified by a unique header</w:t>
      </w:r>
    </w:p>
    <w:p>
      <w:pPr>
        <w:pStyle w:val="Compact"/>
        <w:numPr>
          <w:ilvl w:val="0"/>
          <w:numId w:val="1214"/>
        </w:numPr>
      </w:pPr>
      <w:r>
        <w:rPr>
          <w:b/>
          <w:bCs/>
        </w:rPr>
        <w:t xml:space="preserve">Multiple independent comments</w:t>
      </w:r>
      <w:r>
        <w:t xml:space="preserve">: Different workflows can maintain separate sticky comments using different headers</w:t>
      </w:r>
    </w:p>
    <w:p>
      <w:pPr>
        <w:pStyle w:val="Compact"/>
        <w:numPr>
          <w:ilvl w:val="0"/>
          <w:numId w:val="1214"/>
        </w:numPr>
      </w:pPr>
      <w:r>
        <w:rPr>
          <w:b/>
          <w:bCs/>
        </w:rPr>
        <w:t xml:space="preserve">Flexible update modes</w:t>
      </w:r>
      <w:r>
        <w:t xml:space="preserve">: Replace, append, recreate, delete, or hide comments</w:t>
      </w:r>
    </w:p>
    <w:p>
      <w:pPr>
        <w:pStyle w:val="Compact"/>
        <w:numPr>
          <w:ilvl w:val="0"/>
          <w:numId w:val="1214"/>
        </w:numPr>
      </w:pPr>
      <w:r>
        <w:rPr>
          <w:b/>
          <w:bCs/>
        </w:rPr>
        <w:t xml:space="preserve">File-based messages</w:t>
      </w:r>
      <w:r>
        <w:t xml:space="preserve">: Load comment content from files for complex templates</w:t>
      </w:r>
    </w:p>
    <w:p>
      <w:pPr>
        <w:pStyle w:val="Compact"/>
        <w:numPr>
          <w:ilvl w:val="0"/>
          <w:numId w:val="1214"/>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3">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5"/>
        </w:numPr>
      </w:pPr>
      <w:r>
        <w:rPr>
          <w:b/>
          <w:bCs/>
        </w:rPr>
        <w:t xml:space="preserve">Progress tracking</w:t>
      </w:r>
      <w:r>
        <w:t xml:space="preserve">: Update comments as workflow steps complete or fail</w:t>
      </w:r>
    </w:p>
    <w:p>
      <w:pPr>
        <w:pStyle w:val="Compact"/>
        <w:numPr>
          <w:ilvl w:val="0"/>
          <w:numId w:val="1215"/>
        </w:numPr>
      </w:pPr>
      <w:r>
        <w:rPr>
          <w:b/>
          <w:bCs/>
        </w:rPr>
        <w:t xml:space="preserve">Identifier-based updates</w:t>
      </w:r>
      <w:r>
        <w:t xml:space="preserve">: Uses a hidden identifier to find and update the correct comment</w:t>
      </w:r>
    </w:p>
    <w:p>
      <w:pPr>
        <w:pStyle w:val="Compact"/>
        <w:numPr>
          <w:ilvl w:val="0"/>
          <w:numId w:val="1215"/>
        </w:numPr>
      </w:pPr>
      <w:r>
        <w:rPr>
          <w:b/>
          <w:bCs/>
        </w:rPr>
        <w:t xml:space="preserve">Multiple update modes</w:t>
      </w:r>
      <w:r>
        <w:t xml:space="preserve">: Append to existing comments, recreate, or delete</w:t>
      </w:r>
    </w:p>
    <w:p>
      <w:pPr>
        <w:pStyle w:val="Compact"/>
        <w:numPr>
          <w:ilvl w:val="0"/>
          <w:numId w:val="1215"/>
        </w:numPr>
      </w:pPr>
      <w:r>
        <w:rPr>
          <w:b/>
          <w:bCs/>
        </w:rPr>
        <w:t xml:space="preserve">Flexible targets</w:t>
      </w:r>
      <w:r>
        <w:t xml:space="preserve">: Comment on PRs, issues, or specific commits</w:t>
      </w:r>
    </w:p>
    <w:p>
      <w:pPr>
        <w:pStyle w:val="Compact"/>
        <w:numPr>
          <w:ilvl w:val="0"/>
          <w:numId w:val="1215"/>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4">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6"/>
        </w:numPr>
      </w:pPr>
      <w:r>
        <w:rPr>
          <w:b/>
          <w:bCs/>
        </w:rPr>
        <w:t xml:space="preserve">Simple comment creation</w:t>
      </w:r>
      <w:r>
        <w:t xml:space="preserve">: Easy to post one-time or updated comments</w:t>
      </w:r>
    </w:p>
    <w:p>
      <w:pPr>
        <w:pStyle w:val="Compact"/>
        <w:numPr>
          <w:ilvl w:val="0"/>
          <w:numId w:val="1216"/>
        </w:numPr>
      </w:pPr>
      <w:r>
        <w:rPr>
          <w:b/>
          <w:bCs/>
        </w:rPr>
        <w:t xml:space="preserve">Comment updates</w:t>
      </w:r>
      <w:r>
        <w:t xml:space="preserve">: Find and update existing comments by ID or content</w:t>
      </w:r>
    </w:p>
    <w:p>
      <w:pPr>
        <w:pStyle w:val="Compact"/>
        <w:numPr>
          <w:ilvl w:val="0"/>
          <w:numId w:val="1216"/>
        </w:numPr>
      </w:pPr>
      <w:r>
        <w:rPr>
          <w:b/>
          <w:bCs/>
        </w:rPr>
        <w:t xml:space="preserve">Reactions</w:t>
      </w:r>
      <w:r>
        <w:t xml:space="preserve">: Add emoji reactions to comments</w:t>
      </w:r>
    </w:p>
    <w:p>
      <w:pPr>
        <w:pStyle w:val="Compact"/>
        <w:numPr>
          <w:ilvl w:val="0"/>
          <w:numId w:val="1216"/>
        </w:numPr>
      </w:pPr>
      <w:r>
        <w:rPr>
          <w:b/>
          <w:bCs/>
        </w:rPr>
        <w:t xml:space="preserve">Comment deletion</w:t>
      </w:r>
      <w:r>
        <w:t xml:space="preserve">: Remove comments when no longer needed</w:t>
      </w:r>
    </w:p>
    <w:p>
      <w:pPr>
        <w:pStyle w:val="Compact"/>
        <w:numPr>
          <w:ilvl w:val="0"/>
          <w:numId w:val="1216"/>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5">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7"/>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7"/>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7"/>
        </w:numPr>
      </w:pPr>
      <w:r>
        <w:rPr>
          <w:b/>
          <w:bCs/>
        </w:rPr>
        <w:t xml:space="preserve">Sticky comments with links</w:t>
      </w:r>
      <w:r>
        <w:t xml:space="preserve">: Posts and updates a comment with the preview URL and optional QR code for mobile access</w:t>
      </w:r>
    </w:p>
    <w:p>
      <w:pPr>
        <w:pStyle w:val="Compact"/>
        <w:numPr>
          <w:ilvl w:val="0"/>
          <w:numId w:val="1217"/>
        </w:numPr>
      </w:pPr>
      <w:r>
        <w:rPr>
          <w:b/>
          <w:bCs/>
        </w:rPr>
        <w:t xml:space="preserve">Automatic cleanup</w:t>
      </w:r>
      <w:r>
        <w:t xml:space="preserve">: Removes preview deployments when PRs are closed</w:t>
      </w:r>
    </w:p>
    <w:p>
      <w:pPr>
        <w:pStyle w:val="Compact"/>
        <w:numPr>
          <w:ilvl w:val="0"/>
          <w:numId w:val="1217"/>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7"/>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6">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8"/>
        </w:numPr>
      </w:pPr>
      <w:r>
        <w:t xml:space="preserve">Keep a historical record of what each merged PR changed</w:t>
      </w:r>
    </w:p>
    <w:p>
      <w:pPr>
        <w:pStyle w:val="Compact"/>
        <w:numPr>
          <w:ilvl w:val="0"/>
          <w:numId w:val="1218"/>
        </w:numPr>
      </w:pPr>
      <w:r>
        <w:t xml:space="preserve">Allow stakeholders to review merged changes after the fact</w:t>
      </w:r>
    </w:p>
    <w:p>
      <w:pPr>
        <w:pStyle w:val="Compact"/>
        <w:numPr>
          <w:ilvl w:val="0"/>
          <w:numId w:val="1218"/>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7"/>
    <w:bookmarkStart w:id="718"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18"/>
    <w:bookmarkStart w:id="719"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19"/>
        </w:numPr>
      </w:pPr>
      <w:r>
        <w:t xml:space="preserve">You need to maintain multiple independent status comments (test results, coverage, deployment, etc.)</w:t>
      </w:r>
    </w:p>
    <w:p>
      <w:pPr>
        <w:pStyle w:val="Compact"/>
        <w:numPr>
          <w:ilvl w:val="0"/>
          <w:numId w:val="1219"/>
        </w:numPr>
      </w:pPr>
      <w:r>
        <w:t xml:space="preserve">You want to prevent comment spam by updating the same comment</w:t>
      </w:r>
    </w:p>
    <w:p>
      <w:pPr>
        <w:pStyle w:val="Compact"/>
        <w:numPr>
          <w:ilvl w:val="0"/>
          <w:numId w:val="1219"/>
        </w:numPr>
      </w:pPr>
      <w:r>
        <w:t xml:space="preserve">You need advanced features like hiding outdated comments or file-based templates</w:t>
      </w:r>
    </w:p>
    <w:p>
      <w:pPr>
        <w:pStyle w:val="Compact"/>
        <w:numPr>
          <w:ilvl w:val="0"/>
          <w:numId w:val="1219"/>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0"/>
        </w:numPr>
      </w:pPr>
      <w:r>
        <w:t xml:space="preserve">You have long-running workflows with multiple stages</w:t>
      </w:r>
    </w:p>
    <w:p>
      <w:pPr>
        <w:pStyle w:val="Compact"/>
        <w:numPr>
          <w:ilvl w:val="0"/>
          <w:numId w:val="1220"/>
        </w:numPr>
      </w:pPr>
      <w:r>
        <w:t xml:space="preserve">You want to provide progressive feedback as each stage completes</w:t>
      </w:r>
    </w:p>
    <w:p>
      <w:pPr>
        <w:pStyle w:val="Compact"/>
        <w:numPr>
          <w:ilvl w:val="0"/>
          <w:numId w:val="1220"/>
        </w:numPr>
      </w:pPr>
      <w:r>
        <w:t xml:space="preserve">You need the workflow to fail and report the failure in the comment</w:t>
      </w:r>
    </w:p>
    <w:p>
      <w:pPr>
        <w:pStyle w:val="Compact"/>
        <w:numPr>
          <w:ilvl w:val="0"/>
          <w:numId w:val="1220"/>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1"/>
        </w:numPr>
      </w:pPr>
      <w:r>
        <w:t xml:space="preserve">You need simple comment posting without complex update logic</w:t>
      </w:r>
    </w:p>
    <w:p>
      <w:pPr>
        <w:pStyle w:val="Compact"/>
        <w:numPr>
          <w:ilvl w:val="0"/>
          <w:numId w:val="1221"/>
        </w:numPr>
      </w:pPr>
      <w:r>
        <w:t xml:space="preserve">You want to add emoji reactions to comments</w:t>
      </w:r>
    </w:p>
    <w:p>
      <w:pPr>
        <w:pStyle w:val="Compact"/>
        <w:numPr>
          <w:ilvl w:val="0"/>
          <w:numId w:val="1221"/>
        </w:numPr>
      </w:pPr>
      <w:r>
        <w:t xml:space="preserve">You’re comfortable with the action’s simpler update mechanism</w:t>
      </w:r>
    </w:p>
    <w:p>
      <w:pPr>
        <w:pStyle w:val="Compact"/>
        <w:numPr>
          <w:ilvl w:val="0"/>
          <w:numId w:val="1221"/>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2"/>
        </w:numPr>
      </w:pPr>
      <w:r>
        <w:t xml:space="preserve">You need to deploy preview versions of your site/app to GitHub Pages for each PR</w:t>
      </w:r>
    </w:p>
    <w:p>
      <w:pPr>
        <w:pStyle w:val="Compact"/>
        <w:numPr>
          <w:ilvl w:val="0"/>
          <w:numId w:val="1222"/>
        </w:numPr>
      </w:pPr>
      <w:r>
        <w:t xml:space="preserve">You want stakeholders to review rendered output (documentation, UI) rather than just code</w:t>
      </w:r>
    </w:p>
    <w:p>
      <w:pPr>
        <w:pStyle w:val="Compact"/>
        <w:numPr>
          <w:ilvl w:val="0"/>
          <w:numId w:val="1222"/>
        </w:numPr>
      </w:pPr>
      <w:r>
        <w:t xml:space="preserve">You need automatic cleanup of preview deployments when PRs close</w:t>
      </w:r>
    </w:p>
    <w:p>
      <w:pPr>
        <w:pStyle w:val="Compact"/>
        <w:numPr>
          <w:ilvl w:val="0"/>
          <w:numId w:val="1222"/>
        </w:numPr>
      </w:pPr>
      <w:r>
        <w:t xml:space="preserve">You want to preserve previews of merged PRs for historical reference</w:t>
      </w:r>
    </w:p>
    <w:p>
      <w:pPr>
        <w:pStyle w:val="Compact"/>
        <w:numPr>
          <w:ilvl w:val="0"/>
          <w:numId w:val="1222"/>
        </w:numPr>
      </w:pPr>
      <w:r>
        <w:t xml:space="preserve">Your project uses GitHub Pages and benefits from preview environments</w:t>
      </w:r>
    </w:p>
    <w:bookmarkEnd w:id="719"/>
    <w:bookmarkStart w:id="722"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0" name="Picture"/>
                  <a:graphic>
                    <a:graphicData uri="http://schemas.openxmlformats.org/drawingml/2006/picture">
                      <pic:pic>
                        <pic:nvPicPr>
                          <pic:cNvPr descr="/opt/quarto/share/formats/docx/warning.png" id="721"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2"/>
    <w:bookmarkEnd w:id="723"/>
    <w:bookmarkStart w:id="726"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4">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3"/>
        </w:numPr>
      </w:pPr>
      <w:r>
        <w:rPr>
          <w:b/>
          <w:bCs/>
        </w:rPr>
        <w:t xml:space="preserve">Faster installation</w:t>
      </w:r>
      <w:r>
        <w:t xml:space="preserve">: Binary packages install in seconds rather than minutes</w:t>
      </w:r>
    </w:p>
    <w:p>
      <w:pPr>
        <w:pStyle w:val="Compact"/>
        <w:numPr>
          <w:ilvl w:val="0"/>
          <w:numId w:val="1223"/>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3"/>
        </w:numPr>
      </w:pPr>
      <w:r>
        <w:rPr>
          <w:b/>
          <w:bCs/>
        </w:rPr>
        <w:t xml:space="preserve">Complete CRAN coverage</w:t>
      </w:r>
      <w:r>
        <w:t xml:space="preserve">: Over 30,000 CRAN packages available as binaries (as of early 2025)</w:t>
      </w:r>
    </w:p>
    <w:p>
      <w:pPr>
        <w:pStyle w:val="Compact"/>
        <w:numPr>
          <w:ilvl w:val="0"/>
          <w:numId w:val="1223"/>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5">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4"/>
        </w:numPr>
      </w:pPr>
      <w:r>
        <w:t xml:space="preserve">Your workflow installs many R packages</w:t>
      </w:r>
    </w:p>
    <w:p>
      <w:pPr>
        <w:pStyle w:val="Compact"/>
        <w:numPr>
          <w:ilvl w:val="0"/>
          <w:numId w:val="1224"/>
        </w:numPr>
      </w:pPr>
      <w:r>
        <w:t xml:space="preserve">Build times are a bottleneck in your CI pipeline</w:t>
      </w:r>
    </w:p>
    <w:p>
      <w:pPr>
        <w:pStyle w:val="Compact"/>
        <w:numPr>
          <w:ilvl w:val="0"/>
          <w:numId w:val="1224"/>
        </w:numPr>
      </w:pPr>
      <w:r>
        <w:t xml:space="preserve">You’re running on Ubuntu (focal, jammy, or noble)</w:t>
      </w:r>
    </w:p>
    <w:p>
      <w:pPr>
        <w:pStyle w:val="Compact"/>
        <w:numPr>
          <w:ilvl w:val="0"/>
          <w:numId w:val="1224"/>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26"/>
    <w:bookmarkStart w:id="730" w:name="additional-resources-2"/>
    <w:p>
      <w:pPr>
        <w:pStyle w:val="Heading2"/>
      </w:pPr>
      <w:r>
        <w:t xml:space="preserve">13.10 Additional Resources</w:t>
      </w:r>
    </w:p>
    <w:p>
      <w:pPr>
        <w:pStyle w:val="Compact"/>
        <w:numPr>
          <w:ilvl w:val="0"/>
          <w:numId w:val="1225"/>
        </w:numPr>
      </w:pPr>
      <w:hyperlink r:id="rId671">
        <w:r>
          <w:rPr>
            <w:rStyle w:val="Hyperlink"/>
          </w:rPr>
          <w:t xml:space="preserve">GitHub Actions features overview</w:t>
        </w:r>
      </w:hyperlink>
    </w:p>
    <w:p>
      <w:pPr>
        <w:pStyle w:val="Compact"/>
        <w:numPr>
          <w:ilvl w:val="0"/>
          <w:numId w:val="1225"/>
        </w:numPr>
      </w:pPr>
      <w:hyperlink r:id="rId318">
        <w:r>
          <w:rPr>
            <w:rStyle w:val="Hyperlink"/>
          </w:rPr>
          <w:t xml:space="preserve">r-lib/actions repository</w:t>
        </w:r>
      </w:hyperlink>
      <w:r>
        <w:t xml:space="preserve"> </w:t>
      </w:r>
      <w:r>
        <w:t xml:space="preserve">- R-specific actions and example workflows</w:t>
      </w:r>
    </w:p>
    <w:p>
      <w:pPr>
        <w:pStyle w:val="Compact"/>
        <w:numPr>
          <w:ilvl w:val="0"/>
          <w:numId w:val="1225"/>
        </w:numPr>
      </w:pPr>
      <w:hyperlink r:id="rId727">
        <w:r>
          <w:rPr>
            <w:rStyle w:val="Hyperlink"/>
          </w:rPr>
          <w:t xml:space="preserve">R Packages book: Continuous Integration</w:t>
        </w:r>
      </w:hyperlink>
    </w:p>
    <w:p>
      <w:pPr>
        <w:pStyle w:val="Compact"/>
        <w:numPr>
          <w:ilvl w:val="0"/>
          <w:numId w:val="1225"/>
        </w:numPr>
      </w:pPr>
      <w:hyperlink r:id="rId728">
        <w:r>
          <w:rPr>
            <w:rStyle w:val="Hyperlink"/>
          </w:rPr>
          <w:t xml:space="preserve">GitHub Actions documentation</w:t>
        </w:r>
      </w:hyperlink>
    </w:p>
    <w:p>
      <w:pPr>
        <w:pStyle w:val="Compact"/>
        <w:numPr>
          <w:ilvl w:val="0"/>
          <w:numId w:val="1225"/>
        </w:numPr>
      </w:pPr>
      <w:hyperlink r:id="rId729">
        <w:r>
          <w:rPr>
            <w:rStyle w:val="Hyperlink"/>
          </w:rPr>
          <w:t xml:space="preserve">Where to find help with r-lib/actions</w:t>
        </w:r>
      </w:hyperlink>
    </w:p>
    <w:p>
      <w:pPr>
        <w:pStyle w:val="Compact"/>
        <w:numPr>
          <w:ilvl w:val="0"/>
          <w:numId w:val="1225"/>
        </w:numPr>
      </w:pPr>
      <w:hyperlink r:id="rId708">
        <w:r>
          <w:rPr>
            <w:rStyle w:val="Hyperlink"/>
          </w:rPr>
          <w:t xml:space="preserve">GitHub Status</w:t>
        </w:r>
      </w:hyperlink>
      <w:r>
        <w:t xml:space="preserve"> </w:t>
      </w:r>
      <w:r>
        <w:t xml:space="preserve">- real-time status of GitHub services</w:t>
      </w:r>
    </w:p>
    <w:p>
      <w:r>
        <w:br w:type="page"/>
      </w:r>
    </w:p>
    <w:bookmarkEnd w:id="730"/>
    <w:bookmarkEnd w:id="731"/>
    <w:bookmarkStart w:id="786"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6"/>
        </w:numPr>
      </w:pPr>
      <w:r>
        <w:t xml:space="preserve">Run a series of scripts in parallel or in a specific order to reproduce our work</w:t>
      </w:r>
    </w:p>
    <w:p>
      <w:pPr>
        <w:pStyle w:val="Compact"/>
        <w:numPr>
          <w:ilvl w:val="0"/>
          <w:numId w:val="1226"/>
        </w:numPr>
      </w:pPr>
      <w:r>
        <w:t xml:space="preserve">To check on the progress of a batch of jobs</w:t>
      </w:r>
    </w:p>
    <w:p>
      <w:pPr>
        <w:pStyle w:val="Compact"/>
        <w:numPr>
          <w:ilvl w:val="0"/>
          <w:numId w:val="1226"/>
        </w:numPr>
      </w:pPr>
      <w:r>
        <w:t xml:space="preserve">To use git and push to github</w:t>
      </w:r>
    </w:p>
    <w:bookmarkStart w:id="736"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5" w:name="fig-unix-desktop"/>
          <w:p>
            <w:pPr>
              <w:pStyle w:val="Compact"/>
              <w:jc w:val="center"/>
            </w:pPr>
            <w:r>
              <w:drawing>
                <wp:inline>
                  <wp:extent cx="5334000" cy="3380267"/>
                  <wp:effectExtent b="0" l="0" r="0" t="0"/>
                  <wp:docPr descr="" title="" id="733" name="Picture"/>
                  <a:graphic>
                    <a:graphicData uri="http://schemas.openxmlformats.org/drawingml/2006/picture">
                      <pic:pic>
                        <pic:nvPicPr>
                          <pic:cNvPr descr="assets/images/ex-desktop.jpg" id="734" name="Picture"/>
                          <pic:cNvPicPr>
                            <a:picLocks noChangeArrowheads="1" noChangeAspect="1"/>
                          </pic:cNvPicPr>
                        </pic:nvPicPr>
                        <pic:blipFill>
                          <a:blip r:embed="rId732"/>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5"/>
        </w:tc>
      </w:tr>
    </w:tbl>
    <w:bookmarkEnd w:id="736"/>
    <w:bookmarkStart w:id="742"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7"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1" w:name="fig-unix-terminal"/>
          <w:p>
            <w:pPr>
              <w:pStyle w:val="Compact"/>
              <w:jc w:val="center"/>
            </w:pPr>
            <w:r>
              <w:drawing>
                <wp:inline>
                  <wp:extent cx="4488872" cy="8862646"/>
                  <wp:effectExtent b="0" l="0" r="0" t="0"/>
                  <wp:docPr descr="" title="" id="739" name="Picture"/>
                  <a:graphic>
                    <a:graphicData uri="http://schemas.openxmlformats.org/drawingml/2006/picture">
                      <pic:pic>
                        <pic:nvPicPr>
                          <pic:cNvPr descr="assets/images/ex-terminal.PNG" id="740" name="Picture"/>
                          <pic:cNvPicPr>
                            <a:picLocks noChangeArrowheads="1" noChangeAspect="1"/>
                          </pic:cNvPicPr>
                        </pic:nvPicPr>
                        <pic:blipFill>
                          <a:blip r:embed="rId73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1"/>
        </w:tc>
      </w:tr>
    </w:tbl>
    <w:bookmarkEnd w:id="742"/>
    <w:bookmarkStart w:id="764"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7"/>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7"/>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4"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4"/>
    <w:bookmarkStart w:id="745"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5"/>
    <w:bookmarkStart w:id="748" w:name="the-two-plugins-we-use"/>
    <w:p>
      <w:pPr>
        <w:pStyle w:val="Heading3"/>
      </w:pPr>
      <w:r>
        <w:t xml:space="preserve">14.3.3 The two plugins we use</w:t>
      </w:r>
    </w:p>
    <w:p>
      <w:pPr>
        <w:pStyle w:val="FirstParagraph"/>
      </w:pPr>
      <w:hyperlink r:id="rId74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48"/>
    <w:bookmarkStart w:id="750"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49"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4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0"/>
    <w:bookmarkStart w:id="753"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3"/>
    <w:bookmarkStart w:id="762"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1"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5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5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2"/>
    <w:bookmarkStart w:id="763"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3"/>
    <w:bookmarkEnd w:id="764"/>
    <w:bookmarkStart w:id="766"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5"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5"/>
          <w:p/>
        </w:tc>
      </w:tr>
    </w:tbl>
    <w:bookmarkEnd w:id="766"/>
    <w:bookmarkStart w:id="777" w:name="sec-shell-style"/>
    <w:p>
      <w:pPr>
        <w:pStyle w:val="Heading2"/>
      </w:pPr>
      <w:r>
        <w:t xml:space="preserve">14.5 Shell Scripting Style</w:t>
      </w:r>
    </w:p>
    <w:p>
      <w:pPr>
        <w:pStyle w:val="FirstParagraph"/>
      </w:pPr>
      <w:r>
        <w:t xml:space="preserve">For shell scripts, we follow the</w:t>
      </w:r>
      <w:r>
        <w:t xml:space="preserve"> </w:t>
      </w:r>
      <w:hyperlink r:id="rId76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4">
        <w:r>
          <w:rPr>
            <w:rStyle w:val="Hyperlink"/>
          </w:rPr>
          <w:t xml:space="preserve">tidyverse style guide</w:t>
        </w:r>
      </w:hyperlink>
      <w:r>
        <w:t xml:space="preserve">.</w:t>
      </w:r>
      <w:r>
        <w:t xml:space="preserve"> </w:t>
      </w:r>
      <w:r>
        <w:t xml:space="preserve">The points below are the lab’s priorities and additions.</w:t>
      </w:r>
    </w:p>
    <w:bookmarkStart w:id="768"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8"/>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8"/>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8"/>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68"/>
    <w:bookmarkStart w:id="769"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69"/>
    <w:bookmarkStart w:id="770"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0"/>
    <w:bookmarkStart w:id="771"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1"/>
    <w:bookmarkStart w:id="772" w:name="security"/>
    <w:p>
      <w:pPr>
        <w:pStyle w:val="Heading3"/>
      </w:pPr>
      <w:r>
        <w:t xml:space="preserve">14.5.5 Security</w:t>
      </w:r>
    </w:p>
    <w:p>
      <w:pPr>
        <w:pStyle w:val="Compact"/>
        <w:numPr>
          <w:ilvl w:val="0"/>
          <w:numId w:val="1229"/>
        </w:numPr>
      </w:pPr>
      <w:r>
        <w:t xml:space="preserve">Never echo secrets;</w:t>
      </w:r>
      <w:r>
        <w:t xml:space="preserve"> </w:t>
      </w:r>
      <w:r>
        <w:t xml:space="preserve">redact tokens before logging command lines that carry them.</w:t>
      </w:r>
    </w:p>
    <w:p>
      <w:pPr>
        <w:pStyle w:val="Compact"/>
        <w:numPr>
          <w:ilvl w:val="0"/>
          <w:numId w:val="1229"/>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29"/>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29"/>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2"/>
    <w:bookmarkStart w:id="774" w:name="linting"/>
    <w:p>
      <w:pPr>
        <w:pStyle w:val="Heading3"/>
      </w:pPr>
      <w:r>
        <w:t xml:space="preserve">14.5.6 Linting</w:t>
      </w:r>
    </w:p>
    <w:p>
      <w:pPr>
        <w:pStyle w:val="FirstParagraph"/>
      </w:pPr>
      <w:hyperlink r:id="rId773">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4"/>
    <w:bookmarkStart w:id="775"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5"/>
    <w:bookmarkStart w:id="776"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6"/>
    <w:bookmarkEnd w:id="777"/>
    <w:bookmarkStart w:id="780"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7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79" w:name="common-mistakes"/>
    <w:p>
      <w:pPr>
        <w:pStyle w:val="Heading3"/>
      </w:pPr>
      <w:r>
        <w:t xml:space="preserve">14.6.1 Common Mistakes</w:t>
      </w:r>
    </w:p>
    <w:p>
      <w:pPr>
        <w:pStyle w:val="Compact"/>
        <w:numPr>
          <w:ilvl w:val="0"/>
          <w:numId w:val="1230"/>
        </w:numPr>
      </w:pPr>
      <w:r>
        <w:t xml:space="preserve">Remember to include all of the quotation marks around file paths that have a spaces.</w:t>
      </w:r>
    </w:p>
    <w:p>
      <w:pPr>
        <w:pStyle w:val="Compact"/>
        <w:numPr>
          <w:ilvl w:val="0"/>
          <w:numId w:val="123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79"/>
    <w:bookmarkEnd w:id="780"/>
    <w:bookmarkStart w:id="781"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1"/>
    <w:bookmarkStart w:id="785"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3"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3"/>
    <w:bookmarkStart w:id="784"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4"/>
    <w:bookmarkEnd w:id="785"/>
    <w:bookmarkEnd w:id="786"/>
    <w:bookmarkStart w:id="800" w:name="reproducible-environments"/>
    <w:p>
      <w:pPr>
        <w:pStyle w:val="Heading1"/>
      </w:pPr>
      <w:r>
        <w:t xml:space="preserve">15. Reproducible Environments</w:t>
      </w:r>
    </w:p>
    <w:bookmarkStart w:id="793" w:name="package-version-control-with-renv"/>
    <w:p>
      <w:pPr>
        <w:pStyle w:val="Heading2"/>
      </w:pPr>
      <w:r>
        <w:t xml:space="preserve">15.1 Package Version Control with renv</w:t>
      </w:r>
    </w:p>
    <w:bookmarkStart w:id="787"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7"/>
    <w:bookmarkStart w:id="788"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3"/>
        </w:numPr>
      </w:pPr>
      <w:r>
        <w:t xml:space="preserve">Create an RProject file and ensure that your working directory is set to the correct folder</w:t>
      </w:r>
    </w:p>
    <w:p>
      <w:pPr>
        <w:pStyle w:val="Compact"/>
        <w:numPr>
          <w:ilvl w:val="0"/>
          <w:numId w:val="123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88"/>
    <w:bookmarkStart w:id="791"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0"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89">
        <w:r>
          <w:rPr>
            <w:rStyle w:val="Hyperlink"/>
          </w:rPr>
          <w:t xml:space="preserve">official renv documentation</w:t>
        </w:r>
      </w:hyperlink>
      <w:r>
        <w:t xml:space="preserve">.</w:t>
      </w:r>
    </w:p>
    <w:bookmarkEnd w:id="790"/>
    <w:bookmarkEnd w:id="791"/>
    <w:bookmarkStart w:id="792"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Pull the most updated version of the project from GitHub</w:t>
      </w:r>
    </w:p>
    <w:p>
      <w:pPr>
        <w:pStyle w:val="Compact"/>
        <w:numPr>
          <w:ilvl w:val="0"/>
          <w:numId w:val="1234"/>
        </w:numPr>
      </w:pPr>
      <w:r>
        <w:t xml:space="preserve">Open the project’s RProject file</w:t>
      </w:r>
    </w:p>
    <w:p>
      <w:pPr>
        <w:pStyle w:val="Compact"/>
        <w:numPr>
          <w:ilvl w:val="0"/>
          <w:numId w:val="123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4"/>
        </w:numPr>
      </w:pPr>
      <w:r>
        <w:t xml:space="preserve">Wait for the correct versions of each package to install/update. This may take some time, depending on how many packages the project uses.</w:t>
      </w:r>
    </w:p>
    <w:p>
      <w:pPr>
        <w:pStyle w:val="Compact"/>
        <w:numPr>
          <w:ilvl w:val="0"/>
          <w:numId w:val="123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4"/>
        </w:numPr>
      </w:pPr>
      <w:r>
        <w:t xml:space="preserve">If you make edits to the code and introduce new/updated packages, see the section above for instructions on how to make updates.</w:t>
      </w:r>
    </w:p>
    <w:bookmarkEnd w:id="792"/>
    <w:bookmarkEnd w:id="793"/>
    <w:bookmarkStart w:id="794"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4">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5"/>
        </w:numPr>
      </w:pPr>
      <w:r>
        <w:rPr>
          <w:b/>
          <w:bCs/>
        </w:rPr>
        <w:t xml:space="preserve">Fast installation</w:t>
      </w:r>
      <w:r>
        <w:t xml:space="preserve">: Binary packages install in seconds, not minutes</w:t>
      </w:r>
    </w:p>
    <w:p>
      <w:pPr>
        <w:pStyle w:val="Compact"/>
        <w:numPr>
          <w:ilvl w:val="0"/>
          <w:numId w:val="1235"/>
        </w:numPr>
      </w:pPr>
      <w:r>
        <w:rPr>
          <w:b/>
          <w:bCs/>
        </w:rPr>
        <w:t xml:space="preserve">Automatic dependency resolution</w:t>
      </w:r>
      <w:r>
        <w:t xml:space="preserve">: System dependencies are handled automatically</w:t>
      </w:r>
    </w:p>
    <w:p>
      <w:pPr>
        <w:pStyle w:val="Compact"/>
        <w:numPr>
          <w:ilvl w:val="0"/>
          <w:numId w:val="1235"/>
        </w:numPr>
      </w:pPr>
      <w:r>
        <w:rPr>
          <w:b/>
          <w:bCs/>
        </w:rPr>
        <w:t xml:space="preserve">System-level integration</w:t>
      </w:r>
      <w:r>
        <w:t xml:space="preserve">: Packages integrate with Ubuntu’s package management</w:t>
      </w:r>
    </w:p>
    <w:p>
      <w:pPr>
        <w:pStyle w:val="Compact"/>
        <w:numPr>
          <w:ilvl w:val="0"/>
          <w:numId w:val="123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6"/>
        </w:numPr>
      </w:pPr>
      <w:r>
        <w:t xml:space="preserve">Ubuntu 24.04</w:t>
      </w:r>
      <w:r>
        <w:t xml:space="preserve"> </w:t>
      </w:r>
      <w:r>
        <w:t xml:space="preserve">“noble”</w:t>
      </w:r>
      <w:r>
        <w:t xml:space="preserve"> </w:t>
      </w:r>
      <w:r>
        <w:t xml:space="preserve">(amd64 and arm64)</w:t>
      </w:r>
    </w:p>
    <w:p>
      <w:pPr>
        <w:pStyle w:val="Compact"/>
        <w:numPr>
          <w:ilvl w:val="0"/>
          <w:numId w:val="1236"/>
        </w:numPr>
      </w:pPr>
      <w:r>
        <w:t xml:space="preserve">Ubuntu 22.04</w:t>
      </w:r>
      <w:r>
        <w:t xml:space="preserve"> </w:t>
      </w:r>
      <w:r>
        <w:t xml:space="preserve">“jammy”</w:t>
      </w:r>
      <w:r>
        <w:t xml:space="preserve"> </w:t>
      </w:r>
      <w:r>
        <w:t xml:space="preserve">(amd64)</w:t>
      </w:r>
    </w:p>
    <w:p>
      <w:pPr>
        <w:pStyle w:val="Compact"/>
        <w:numPr>
          <w:ilvl w:val="0"/>
          <w:numId w:val="123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7"/>
        </w:numPr>
      </w:pPr>
      <w:r>
        <w:rPr>
          <w:b/>
          <w:bCs/>
        </w:rPr>
        <w:t xml:space="preserve">Use r2u when</w:t>
      </w:r>
      <w:r>
        <w:t xml:space="preserve">: You work primarily on Ubuntu systems, want fast package installation, or need system-level package management</w:t>
      </w:r>
    </w:p>
    <w:p>
      <w:pPr>
        <w:pStyle w:val="Compact"/>
        <w:numPr>
          <w:ilvl w:val="0"/>
          <w:numId w:val="1237"/>
        </w:numPr>
      </w:pPr>
      <w:r>
        <w:rPr>
          <w:b/>
          <w:bCs/>
        </w:rPr>
        <w:t xml:space="preserve">Use renv when</w:t>
      </w:r>
      <w:r>
        <w:t xml:space="preserve">: You need cross-platform reproducibility, work on macOS/Windows, or require project-specific package libraries</w:t>
      </w:r>
    </w:p>
    <w:p>
      <w:pPr>
        <w:pStyle w:val="Compact"/>
        <w:numPr>
          <w:ilvl w:val="0"/>
          <w:numId w:val="123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4">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4">
        <w:r>
          <w:rPr>
            <w:rStyle w:val="Hyperlink"/>
          </w:rPr>
          <w:t xml:space="preserve">r2u website</w:t>
        </w:r>
      </w:hyperlink>
      <w:r>
        <w:t xml:space="preserve">.</w:t>
      </w:r>
    </w:p>
    <w:bookmarkEnd w:id="794"/>
    <w:bookmarkStart w:id="796" w:name="managing-r-versions-with-rig"/>
    <w:p>
      <w:pPr>
        <w:pStyle w:val="Heading2"/>
      </w:pPr>
      <w:r>
        <w:t xml:space="preserve">15.3 Managing R Versions with rig</w:t>
      </w:r>
    </w:p>
    <w:p>
      <w:pPr>
        <w:pStyle w:val="FirstParagraph"/>
      </w:pPr>
      <w:hyperlink r:id="rId795">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8"/>
        </w:numPr>
      </w:pPr>
      <w:r>
        <w:rPr>
          <w:b/>
          <w:bCs/>
        </w:rPr>
        <w:t xml:space="preserve">Multi-version support</w:t>
      </w:r>
      <w:r>
        <w:t xml:space="preserve">: Install and switch between multiple R versions</w:t>
      </w:r>
    </w:p>
    <w:p>
      <w:pPr>
        <w:pStyle w:val="Compact"/>
        <w:numPr>
          <w:ilvl w:val="0"/>
          <w:numId w:val="1238"/>
        </w:numPr>
      </w:pPr>
      <w:r>
        <w:rPr>
          <w:b/>
          <w:bCs/>
        </w:rPr>
        <w:t xml:space="preserve">Cross-platform</w:t>
      </w:r>
      <w:r>
        <w:t xml:space="preserve">: Works on macOS, Windows, and Linux</w:t>
      </w:r>
    </w:p>
    <w:p>
      <w:pPr>
        <w:pStyle w:val="Compact"/>
        <w:numPr>
          <w:ilvl w:val="0"/>
          <w:numId w:val="1238"/>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8"/>
        </w:numPr>
      </w:pPr>
      <w:r>
        <w:rPr>
          <w:b/>
          <w:bCs/>
        </w:rPr>
        <w:t xml:space="preserve">RStudio / Positron integration</w:t>
      </w:r>
      <w:r>
        <w:t xml:space="preserve">: Registered R versions are automatically available in RStudio and Positron</w:t>
      </w:r>
    </w:p>
    <w:p>
      <w:pPr>
        <w:pStyle w:val="Compact"/>
        <w:numPr>
          <w:ilvl w:val="0"/>
          <w:numId w:val="1238"/>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39"/>
        </w:numPr>
      </w:pPr>
      <w:r>
        <w:t xml:space="preserve">You need a specific older R version to reproduce results from a published analysis</w:t>
      </w:r>
    </w:p>
    <w:p>
      <w:pPr>
        <w:pStyle w:val="Compact"/>
        <w:numPr>
          <w:ilvl w:val="0"/>
          <w:numId w:val="1239"/>
        </w:numPr>
      </w:pPr>
      <w:r>
        <w:t xml:space="preserve">You want to test code against multiple R versions</w:t>
      </w:r>
    </w:p>
    <w:p>
      <w:pPr>
        <w:pStyle w:val="Compact"/>
        <w:numPr>
          <w:ilvl w:val="0"/>
          <w:numId w:val="1239"/>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5">
        <w:r>
          <w:rPr>
            <w:rStyle w:val="Hyperlink"/>
          </w:rPr>
          <w:t xml:space="preserve">rig GitHub repository</w:t>
        </w:r>
      </w:hyperlink>
      <w:r>
        <w:t xml:space="preserve">.</w:t>
      </w:r>
    </w:p>
    <w:bookmarkEnd w:id="796"/>
    <w:bookmarkStart w:id="799"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0"/>
        </w:numPr>
      </w:pPr>
      <w:r>
        <w:t xml:space="preserve">SSH into the Docker server.</w:t>
      </w:r>
    </w:p>
    <w:p>
      <w:pPr>
        <w:pStyle w:val="Compact"/>
        <w:numPr>
          <w:ilvl w:val="0"/>
          <w:numId w:val="1240"/>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7" name="Picture"/>
                  <a:graphic>
                    <a:graphicData uri="http://schemas.openxmlformats.org/drawingml/2006/picture">
                      <pic:pic>
                        <pic:nvPicPr>
                          <pic:cNvPr descr="/opt/quarto/share/formats/docx/warning.png" id="798" name="Picture"/>
                          <pic:cNvPicPr>
                            <a:picLocks noChangeArrowheads="1" noChangeAspect="1"/>
                          </pic:cNvPicPr>
                        </pic:nvPicPr>
                        <pic:blipFill>
                          <a:blip r:embed="rId6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799"/>
    <w:bookmarkEnd w:id="800"/>
    <w:bookmarkStart w:id="828" w:name="code-publication"/>
    <w:p>
      <w:pPr>
        <w:pStyle w:val="Heading1"/>
      </w:pPr>
      <w:r>
        <w:t xml:space="preserve">16. Code Publication</w:t>
      </w:r>
    </w:p>
    <w:bookmarkStart w:id="801" w:name="checklist-overview"/>
    <w:p>
      <w:pPr>
        <w:pStyle w:val="Heading2"/>
      </w:pPr>
      <w:r>
        <w:t xml:space="preserve">16.1 Checklist overview</w:t>
      </w:r>
    </w:p>
    <w:p>
      <w:pPr>
        <w:pStyle w:val="Compact"/>
        <w:numPr>
          <w:ilvl w:val="0"/>
          <w:numId w:val="1241"/>
        </w:numPr>
      </w:pPr>
      <w:hyperlink w:anchor="fill-out-file-headers">
        <w:r>
          <w:rPr>
            <w:rStyle w:val="Hyperlink"/>
          </w:rPr>
          <w:t xml:space="preserve">Fill out file headers</w:t>
        </w:r>
      </w:hyperlink>
    </w:p>
    <w:p>
      <w:pPr>
        <w:pStyle w:val="Compact"/>
        <w:numPr>
          <w:ilvl w:val="0"/>
          <w:numId w:val="1241"/>
        </w:numPr>
      </w:pPr>
      <w:hyperlink w:anchor="clean-up-comments">
        <w:r>
          <w:rPr>
            <w:rStyle w:val="Hyperlink"/>
          </w:rPr>
          <w:t xml:space="preserve">Clean up comments</w:t>
        </w:r>
      </w:hyperlink>
    </w:p>
    <w:p>
      <w:pPr>
        <w:pStyle w:val="Compact"/>
        <w:numPr>
          <w:ilvl w:val="0"/>
          <w:numId w:val="1241"/>
        </w:numPr>
      </w:pPr>
      <w:hyperlink w:anchor="document-functions">
        <w:r>
          <w:rPr>
            <w:rStyle w:val="Hyperlink"/>
          </w:rPr>
          <w:t xml:space="preserve">Document functions</w:t>
        </w:r>
      </w:hyperlink>
    </w:p>
    <w:p>
      <w:pPr>
        <w:pStyle w:val="Compact"/>
        <w:numPr>
          <w:ilvl w:val="0"/>
          <w:numId w:val="1241"/>
        </w:numPr>
      </w:pPr>
      <w:hyperlink w:anchor="remove-deprecated-filepaths">
        <w:r>
          <w:rPr>
            <w:rStyle w:val="Hyperlink"/>
          </w:rPr>
          <w:t xml:space="preserve">Remove deprecated filepaths</w:t>
        </w:r>
      </w:hyperlink>
    </w:p>
    <w:p>
      <w:pPr>
        <w:pStyle w:val="Compact"/>
        <w:numPr>
          <w:ilvl w:val="0"/>
          <w:numId w:val="1241"/>
        </w:numPr>
      </w:pPr>
      <w:hyperlink w:anchor="ensure-project-runs-via-bash">
        <w:r>
          <w:rPr>
            <w:rStyle w:val="Hyperlink"/>
          </w:rPr>
          <w:t xml:space="preserve">Ensure project runs via bash</w:t>
        </w:r>
      </w:hyperlink>
    </w:p>
    <w:p>
      <w:pPr>
        <w:pStyle w:val="Compact"/>
        <w:numPr>
          <w:ilvl w:val="0"/>
          <w:numId w:val="1241"/>
        </w:numPr>
      </w:pPr>
      <w:hyperlink w:anchor="complete-the-readme">
        <w:r>
          <w:rPr>
            <w:rStyle w:val="Hyperlink"/>
          </w:rPr>
          <w:t xml:space="preserve">Complete the README</w:t>
        </w:r>
      </w:hyperlink>
    </w:p>
    <w:p>
      <w:pPr>
        <w:pStyle w:val="Compact"/>
        <w:numPr>
          <w:ilvl w:val="0"/>
          <w:numId w:val="1241"/>
        </w:numPr>
      </w:pPr>
      <w:hyperlink w:anchor="clean-up-feature-branches">
        <w:r>
          <w:rPr>
            <w:rStyle w:val="Hyperlink"/>
          </w:rPr>
          <w:t xml:space="preserve">Clean up feature branches</w:t>
        </w:r>
      </w:hyperlink>
    </w:p>
    <w:p>
      <w:pPr>
        <w:pStyle w:val="Compact"/>
        <w:numPr>
          <w:ilvl w:val="0"/>
          <w:numId w:val="1241"/>
        </w:numPr>
      </w:pPr>
      <w:hyperlink w:anchor="sec-create-github-release">
        <w:r>
          <w:rPr>
            <w:rStyle w:val="Hyperlink"/>
          </w:rPr>
          <w:t xml:space="preserve">Create GitHub release</w:t>
        </w:r>
      </w:hyperlink>
    </w:p>
    <w:bookmarkEnd w:id="801"/>
    <w:bookmarkStart w:id="803"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2">
        <w:r>
          <w:rPr>
            <w:rStyle w:val="Hyperlink"/>
          </w:rPr>
          <w:t xml:space="preserve">here.</w:t>
        </w:r>
      </w:hyperlink>
    </w:p>
    <w:bookmarkEnd w:id="803"/>
    <w:bookmarkStart w:id="804"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4"/>
    <w:bookmarkStart w:id="806"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5">
        <w:r>
          <w:rPr>
            <w:rStyle w:val="Hyperlink"/>
          </w:rPr>
          <w:t xml:space="preserve">here.</w:t>
        </w:r>
      </w:hyperlink>
    </w:p>
    <w:bookmarkEnd w:id="806"/>
    <w:bookmarkStart w:id="807"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7"/>
    <w:bookmarkStart w:id="809"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08">
        <w:r>
          <w:rPr>
            <w:rStyle w:val="Hyperlink"/>
          </w:rPr>
          <w:t xml:space="preserve">here.</w:t>
        </w:r>
      </w:hyperlink>
    </w:p>
    <w:bookmarkEnd w:id="809"/>
    <w:bookmarkStart w:id="810"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2"/>
        </w:numPr>
      </w:pPr>
      <w:r>
        <w:t xml:space="preserve">0-config.R: configuration file that sets data directories, sources base functions, and loads required libraries</w:t>
      </w:r>
    </w:p>
    <w:p>
      <w:pPr>
        <w:pStyle w:val="BlockText"/>
        <w:numPr>
          <w:ilvl w:val="0"/>
          <w:numId w:val="1242"/>
        </w:numPr>
      </w:pPr>
      <w:r>
        <w:t xml:space="preserve">0-base-functions: folder containing scripts with functions used in the analysis</w:t>
      </w:r>
    </w:p>
    <w:p>
      <w:pPr>
        <w:pStyle w:val="BlockText"/>
        <w:numPr>
          <w:ilvl w:val="1"/>
          <w:numId w:val="1243"/>
        </w:numPr>
      </w:pPr>
      <w:r>
        <w:t xml:space="preserve">0-base-functions.R: R script containing general functions used across the analysis</w:t>
      </w:r>
    </w:p>
    <w:p>
      <w:pPr>
        <w:pStyle w:val="BlockText"/>
        <w:numPr>
          <w:ilvl w:val="1"/>
          <w:numId w:val="1243"/>
        </w:numPr>
      </w:pPr>
      <w:r>
        <w:t xml:space="preserve">0-bias-corr-functions.R: R script containing functions used in bias correction</w:t>
      </w:r>
    </w:p>
    <w:p>
      <w:pPr>
        <w:pStyle w:val="BlockText"/>
        <w:numPr>
          <w:ilvl w:val="1"/>
          <w:numId w:val="12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3"/>
        </w:numPr>
      </w:pPr>
      <w:r>
        <w:t xml:space="preserve">0-prior-functions.R: R script containing functions to generate priors</w:t>
      </w:r>
    </w:p>
    <w:p>
      <w:pPr>
        <w:pStyle w:val="BlockText"/>
        <w:numPr>
          <w:ilvl w:val="0"/>
          <w:numId w:val="1242"/>
        </w:numPr>
      </w:pPr>
      <w:r>
        <w:t xml:space="preserve">1-data: folder containing data processing scripts NOTE: some scripts are deprecated</w:t>
      </w:r>
    </w:p>
    <w:p>
      <w:pPr>
        <w:pStyle w:val="BlockText"/>
        <w:numPr>
          <w:ilvl w:val="0"/>
          <w:numId w:val="1242"/>
        </w:numPr>
      </w:pPr>
      <w:r>
        <w:t xml:space="preserve">2-analysis: folder containing analysis scripts. To rerun all scripts in this subdirectory, run the bash script 0-run-analysis.sh.</w:t>
      </w:r>
    </w:p>
    <w:p>
      <w:pPr>
        <w:pStyle w:val="BlockText"/>
        <w:numPr>
          <w:ilvl w:val="1"/>
          <w:numId w:val="1244"/>
        </w:numPr>
      </w:pPr>
      <w:r>
        <w:t xml:space="preserve">1-obtain-priors-state.R: obtain priors for each state</w:t>
      </w:r>
    </w:p>
    <w:p>
      <w:pPr>
        <w:pStyle w:val="BlockText"/>
        <w:numPr>
          <w:ilvl w:val="1"/>
          <w:numId w:val="1244"/>
        </w:numPr>
      </w:pPr>
      <w:r>
        <w:t xml:space="preserve">2-est-expected-cases-state.R: estimate expected cases in each state</w:t>
      </w:r>
    </w:p>
    <w:p>
      <w:pPr>
        <w:pStyle w:val="BlockText"/>
        <w:numPr>
          <w:ilvl w:val="1"/>
          <w:numId w:val="1244"/>
        </w:numPr>
      </w:pPr>
      <w:r>
        <w:t xml:space="preserve">3-est-expected-cases-state-perf-testing.R: estimate expected cases in each state, estimate the percentage of underestimation due to incomplete testing vs. imperfect test accuracy</w:t>
      </w:r>
    </w:p>
    <w:p>
      <w:pPr>
        <w:pStyle w:val="BlockText"/>
        <w:numPr>
          <w:ilvl w:val="1"/>
          <w:numId w:val="1244"/>
        </w:numPr>
      </w:pPr>
      <w:r>
        <w:t xml:space="preserve">4-obtain-testing-protocols.R: find testing protocols for each state.</w:t>
      </w:r>
    </w:p>
    <w:p>
      <w:pPr>
        <w:pStyle w:val="BlockText"/>
        <w:numPr>
          <w:ilvl w:val="1"/>
          <w:numId w:val="1244"/>
        </w:numPr>
      </w:pPr>
      <w:r>
        <w:t xml:space="preserve">5-summarize-results.R: summarize results; obtain results for in text numerical results.</w:t>
      </w:r>
    </w:p>
    <w:p>
      <w:pPr>
        <w:pStyle w:val="BlockText"/>
        <w:numPr>
          <w:ilvl w:val="0"/>
          <w:numId w:val="1242"/>
        </w:numPr>
      </w:pPr>
      <w:r>
        <w:t xml:space="preserve">3-figure-table-scripts: folder containing figure scripts. To rerun all scripts in this subdirectory, run the bash script 0-run-figs.sh.</w:t>
      </w:r>
    </w:p>
    <w:p>
      <w:pPr>
        <w:pStyle w:val="BlockText"/>
        <w:numPr>
          <w:ilvl w:val="1"/>
          <w:numId w:val="1245"/>
        </w:numPr>
      </w:pPr>
      <w:r>
        <w:t xml:space="preserve">1-fig-testing.R: creates plot of testing patterns by state over time</w:t>
      </w:r>
    </w:p>
    <w:p>
      <w:pPr>
        <w:pStyle w:val="BlockText"/>
        <w:numPr>
          <w:ilvl w:val="1"/>
          <w:numId w:val="1245"/>
        </w:numPr>
      </w:pPr>
      <w:r>
        <w:t xml:space="preserve">2-fig-cases-usa-state-bar.R: creates bar plot of confirmed vs. estimated infections by state</w:t>
      </w:r>
    </w:p>
    <w:p>
      <w:pPr>
        <w:pStyle w:val="BlockText"/>
        <w:numPr>
          <w:ilvl w:val="1"/>
          <w:numId w:val="1245"/>
        </w:numPr>
      </w:pPr>
      <w:r>
        <w:t xml:space="preserve">3a-fig-map-usa-state.R: creates map of confirmed vs. estimated infections by state</w:t>
      </w:r>
    </w:p>
    <w:p>
      <w:pPr>
        <w:pStyle w:val="BlockText"/>
        <w:numPr>
          <w:ilvl w:val="1"/>
          <w:numId w:val="1245"/>
        </w:numPr>
      </w:pPr>
      <w:r>
        <w:t xml:space="preserve">3b-fig-map-usa-state-shiny.R: creates map of confirmed vs. estimated infections by state with search functionality by state</w:t>
      </w:r>
    </w:p>
    <w:p>
      <w:pPr>
        <w:pStyle w:val="BlockText"/>
        <w:numPr>
          <w:ilvl w:val="1"/>
          <w:numId w:val="1245"/>
        </w:numPr>
      </w:pPr>
      <w:r>
        <w:t xml:space="preserve">4-fig-priors.R: creates figure with priors for US as a whole</w:t>
      </w:r>
    </w:p>
    <w:p>
      <w:pPr>
        <w:pStyle w:val="BlockText"/>
        <w:numPr>
          <w:ilvl w:val="1"/>
          <w:numId w:val="1245"/>
        </w:numPr>
      </w:pPr>
      <w:r>
        <w:t xml:space="preserve">5-fig-density-usa.R: creates figure of distribution of estimated cases in the US</w:t>
      </w:r>
    </w:p>
    <w:p>
      <w:pPr>
        <w:pStyle w:val="BlockText"/>
        <w:numPr>
          <w:ilvl w:val="1"/>
          <w:numId w:val="1245"/>
        </w:numPr>
      </w:pPr>
      <w:r>
        <w:t xml:space="preserve">6-table-data-quality.R: creates table of data quality grading from COVID Tracking Project</w:t>
      </w:r>
    </w:p>
    <w:p>
      <w:pPr>
        <w:pStyle w:val="BlockText"/>
        <w:numPr>
          <w:ilvl w:val="1"/>
          <w:numId w:val="1245"/>
        </w:numPr>
      </w:pPr>
      <w:r>
        <w:t xml:space="preserve">7-fig-testpos.R: creates figure of the probability of testing positive among those tested by state</w:t>
      </w:r>
    </w:p>
    <w:p>
      <w:pPr>
        <w:pStyle w:val="BlockText"/>
        <w:numPr>
          <w:ilvl w:val="1"/>
          <w:numId w:val="1245"/>
        </w:numPr>
      </w:pPr>
      <w:r>
        <w:t xml:space="preserve">8-fig-percent-undertesting-state.R: creates figure of the percentage of under estimation due to incomplete testing</w:t>
      </w:r>
    </w:p>
    <w:p>
      <w:pPr>
        <w:pStyle w:val="BlockText"/>
        <w:numPr>
          <w:ilvl w:val="0"/>
          <w:numId w:val="1242"/>
        </w:numPr>
      </w:pPr>
      <w:r>
        <w:t xml:space="preserve">4-figures: folder containing figure files.</w:t>
      </w:r>
    </w:p>
    <w:p>
      <w:pPr>
        <w:pStyle w:val="BlockText"/>
        <w:numPr>
          <w:ilvl w:val="0"/>
          <w:numId w:val="1242"/>
        </w:numPr>
      </w:pPr>
      <w:r>
        <w:t xml:space="preserve">5-results: folder containing analysis results objects.</w:t>
      </w:r>
    </w:p>
    <w:p>
      <w:pPr>
        <w:pStyle w:val="BlockText"/>
        <w:numPr>
          <w:ilvl w:val="0"/>
          <w:numId w:val="12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0"/>
    <w:bookmarkStart w:id="811"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1"/>
    <w:bookmarkStart w:id="813"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2">
        <w:r>
          <w:rPr>
            <w:rStyle w:val="Hyperlink"/>
          </w:rPr>
          <w:t xml:space="preserve">Managing releases in a repository</w:t>
        </w:r>
      </w:hyperlink>
      <w:r>
        <w:t xml:space="preserve">.</w:t>
      </w:r>
    </w:p>
    <w:bookmarkEnd w:id="813"/>
    <w:bookmarkStart w:id="827"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4">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5">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6">
        <w:r>
          <w:rPr>
            <w:rStyle w:val="Hyperlink"/>
          </w:rPr>
          <w:t xml:space="preserve">CRAN stages diagram</w:t>
        </w:r>
      </w:hyperlink>
      <w:r>
        <w:t xml:space="preserve"> </w:t>
      </w:r>
      <w:r>
        <w:t xml:space="preserve">by Edgar Ruiz.</w:t>
      </w:r>
    </w:p>
    <w:bookmarkStart w:id="817"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6"/>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6"/>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6"/>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7"/>
    <w:bookmarkStart w:id="821"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7"/>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7"/>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7"/>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7"/>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7"/>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8"/>
        </w:numPr>
      </w:pPr>
      <w:r>
        <w:rPr>
          <w:rStyle w:val="VerbatimChar"/>
        </w:rPr>
        <w:t xml:space="preserve">devtools::check_win_devel()</w:t>
      </w:r>
      <w:r>
        <w:t xml:space="preserve"> </w:t>
      </w:r>
      <w:r>
        <w:t xml:space="preserve">- tests on Windows with the development version of R</w:t>
      </w:r>
    </w:p>
    <w:p>
      <w:pPr>
        <w:pStyle w:val="Compact"/>
        <w:numPr>
          <w:ilvl w:val="1"/>
          <w:numId w:val="1248"/>
        </w:numPr>
      </w:pPr>
      <w:hyperlink r:id="rId818">
        <w:r>
          <w:rPr>
            <w:rStyle w:val="Hyperlink"/>
          </w:rPr>
          <w:t xml:space="preserve">R-hub</w:t>
        </w:r>
      </w:hyperlink>
      <w:r>
        <w:t xml:space="preserve"> </w:t>
      </w:r>
      <w:r>
        <w:t xml:space="preserve">- tests on a wide range of platforms.</w:t>
      </w:r>
      <w:r>
        <w:t xml:space="preserve"> </w:t>
      </w:r>
      <w:r>
        <w:t xml:space="preserve">In</w:t>
      </w:r>
      <w:r>
        <w:t xml:space="preserve"> </w:t>
      </w:r>
      <w:hyperlink r:id="rId819">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7"/>
        </w:numPr>
      </w:pPr>
      <w:r>
        <w:rPr>
          <w:b/>
          <w:bCs/>
        </w:rPr>
        <w:t xml:space="preserve">Review CRAN policies</w:t>
      </w:r>
      <w:r>
        <w:t xml:space="preserve">: Ensure your package complies with the</w:t>
      </w:r>
      <w:r>
        <w:t xml:space="preserve"> </w:t>
      </w:r>
      <w:hyperlink r:id="rId820">
        <w:r>
          <w:rPr>
            <w:rStyle w:val="Hyperlink"/>
          </w:rPr>
          <w:t xml:space="preserve">CRAN Repository Policy</w:t>
        </w:r>
      </w:hyperlink>
      <w:r>
        <w:t xml:space="preserve">.</w:t>
      </w:r>
    </w:p>
    <w:bookmarkEnd w:id="821"/>
    <w:bookmarkStart w:id="823"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2">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3"/>
    <w:bookmarkStart w:id="826" w:name="after-cran-acceptance"/>
    <w:p>
      <w:pPr>
        <w:pStyle w:val="Heading3"/>
      </w:pPr>
      <w:r>
        <w:t xml:space="preserve">16.10.4 After CRAN Acceptance</w:t>
      </w:r>
    </w:p>
    <w:p>
      <w:pPr>
        <w:pStyle w:val="FirstParagraph"/>
      </w:pPr>
      <w:r>
        <w:t xml:space="preserve">Once CRAN accepts your package:</w:t>
      </w:r>
    </w:p>
    <w:p>
      <w:pPr>
        <w:numPr>
          <w:ilvl w:val="0"/>
          <w:numId w:val="1249"/>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49"/>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49"/>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49"/>
        </w:numPr>
      </w:pPr>
      <w:r>
        <w:rPr>
          <w:b/>
          <w:bCs/>
        </w:rPr>
        <w:t xml:space="preserve">Track adoption over time</w:t>
      </w:r>
      <w:r>
        <w:t xml:space="preserve">: the</w:t>
      </w:r>
      <w:r>
        <w:t xml:space="preserve"> </w:t>
      </w:r>
      <w:hyperlink r:id="rId824">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5">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6"/>
    <w:bookmarkEnd w:id="827"/>
    <w:bookmarkEnd w:id="828"/>
    <w:bookmarkStart w:id="847" w:name="data-publication"/>
    <w:p>
      <w:pPr>
        <w:pStyle w:val="Heading1"/>
      </w:pPr>
      <w:r>
        <w:t xml:space="preserve">17. Data Publication</w:t>
      </w:r>
    </w:p>
    <w:bookmarkStart w:id="829"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29"/>
    <w:bookmarkStart w:id="834"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0"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0"/>
    <w:bookmarkStart w:id="831"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1"/>
    <w:bookmarkStart w:id="833"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2">
        <w:r>
          <w:rPr>
            <w:rStyle w:val="Hyperlink"/>
          </w:rPr>
          <w:t xml:space="preserve">UC Davis DataLab GIS workshops</w:t>
        </w:r>
      </w:hyperlink>
      <w:r>
        <w:t xml:space="preserve">, including resources on QGIS and spatial SQL.</w:t>
      </w:r>
    </w:p>
    <w:bookmarkEnd w:id="833"/>
    <w:bookmarkEnd w:id="834"/>
    <w:bookmarkStart w:id="838" w:name="create-public-ids"/>
    <w:p>
      <w:pPr>
        <w:pStyle w:val="Heading2"/>
      </w:pPr>
      <w:r>
        <w:t xml:space="preserve">17.3 Create public IDs</w:t>
      </w:r>
    </w:p>
    <w:bookmarkStart w:id="835"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5"/>
    <w:bookmarkStart w:id="836"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6"/>
    <w:bookmarkStart w:id="837"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0"/>
        </w:numPr>
      </w:pPr>
      <w:r>
        <w:rPr>
          <w:rStyle w:val="VerbatimChar"/>
        </w:rPr>
        <w:t xml:space="preserve">data/final/</w:t>
      </w:r>
      <w:r>
        <w:t xml:space="preserve">- folder containing the projects final data in both csv and rds formats</w:t>
      </w:r>
      <w:r>
        <w:br/>
      </w:r>
    </w:p>
    <w:p>
      <w:pPr>
        <w:pStyle w:val="Compact"/>
        <w:numPr>
          <w:ilvl w:val="0"/>
          <w:numId w:val="1250"/>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0"/>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0"/>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0"/>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7"/>
    <w:bookmarkEnd w:id="838"/>
    <w:bookmarkStart w:id="843"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hyperlink r:id="rId839">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840">
        <w:r>
          <w:rPr>
            <w:rStyle w:val="Hyperlink"/>
          </w:rPr>
          <w:t xml:space="preserve">UC Davis DataLab workshop on data documentation</w:t>
        </w:r>
      </w:hyperlink>
      <w:r>
        <w:t xml:space="preserve">.</w:t>
      </w:r>
    </w:p>
    <w:bookmarkStart w:id="842" w:name="X659912a983e12070198566d6758f84b7c139c71"/>
    <w:p>
      <w:pPr>
        <w:pStyle w:val="Heading3"/>
      </w:pPr>
      <w:r>
        <w:t xml:space="preserve">17.4.1 Steps for creating an Open Science Framework (OSF) repository:</w:t>
      </w:r>
    </w:p>
    <w:p>
      <w:pPr>
        <w:pStyle w:val="Compact"/>
        <w:numPr>
          <w:ilvl w:val="0"/>
          <w:numId w:val="1251"/>
        </w:numPr>
      </w:pPr>
      <w:r>
        <w:t xml:space="preserve">Create a new OSF project per these instructions: https://help.osf.io/article/252-create-a-project</w:t>
      </w:r>
    </w:p>
    <w:p>
      <w:pPr>
        <w:pStyle w:val="Compact"/>
        <w:numPr>
          <w:ilvl w:val="0"/>
          <w:numId w:val="1251"/>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1"/>
        </w:numPr>
      </w:pPr>
      <w:r>
        <w:t xml:space="preserve">Create a notebook component and upload the final .html files (which will not be on github… but see optional item below)</w:t>
      </w:r>
    </w:p>
    <w:p>
      <w:pPr>
        <w:pStyle w:val="Compact"/>
        <w:numPr>
          <w:ilvl w:val="0"/>
          <w:numId w:val="1251"/>
        </w:numPr>
      </w:pPr>
      <w:r>
        <w:t xml:space="preserve">On the OSF landing Wiki, provide some context. Here is a recent example: https://osf.io/954bt/</w:t>
      </w:r>
    </w:p>
    <w:p>
      <w:pPr>
        <w:pStyle w:val="Compact"/>
        <w:numPr>
          <w:ilvl w:val="0"/>
          <w:numId w:val="1251"/>
        </w:numPr>
      </w:pPr>
      <w:r>
        <w:t xml:space="preserve">Create a Digital Object Identifier (DOI) for the repository. A DOI is a unique identifier that provides a persistent link to content, such as a dataset in this case.</w:t>
      </w:r>
      <w:r>
        <w:t xml:space="preserve"> </w:t>
      </w:r>
      <w:hyperlink r:id="rId841">
        <w:r>
          <w:rPr>
            <w:rStyle w:val="Hyperlink"/>
          </w:rPr>
          <w:t xml:space="preserve">Learn more about DOIs</w:t>
        </w:r>
      </w:hyperlink>
    </w:p>
    <w:p>
      <w:pPr>
        <w:pStyle w:val="Compact"/>
        <w:numPr>
          <w:ilvl w:val="0"/>
          <w:numId w:val="1251"/>
        </w:numPr>
      </w:pPr>
      <w:r>
        <w:t xml:space="preserve">Optional: Complete the software checklist and system requirement guide for the analysis to guide others. Include it on the GitHub README for the project: https://github.com/proctor-ucsf/mordor-antibody</w:t>
      </w:r>
    </w:p>
    <w:bookmarkEnd w:id="842"/>
    <w:bookmarkEnd w:id="843"/>
    <w:bookmarkStart w:id="844"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4"/>
    <w:bookmarkStart w:id="845"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5"/>
    <w:bookmarkStart w:id="846"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2"/>
        </w:numPr>
      </w:pPr>
      <w:r>
        <w:t xml:space="preserve">ACTION - https://osf.io/ca3pe/</w:t>
      </w:r>
      <w:r>
        <w:br/>
      </w:r>
    </w:p>
    <w:p>
      <w:pPr>
        <w:pStyle w:val="Compact"/>
        <w:numPr>
          <w:ilvl w:val="0"/>
          <w:numId w:val="1252"/>
        </w:numPr>
      </w:pPr>
      <w:r>
        <w:t xml:space="preserve">NAITRE - https://osf.io/ujeyb/</w:t>
      </w:r>
      <w:r>
        <w:br/>
      </w:r>
    </w:p>
    <w:p>
      <w:pPr>
        <w:pStyle w:val="Compact"/>
        <w:numPr>
          <w:ilvl w:val="0"/>
          <w:numId w:val="1252"/>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6"/>
    <w:bookmarkEnd w:id="847"/>
    <w:bookmarkStart w:id="894"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1" w:name="uc-davis-computing-resources"/>
    <w:p>
      <w:pPr>
        <w:pStyle w:val="Heading2"/>
      </w:pPr>
      <w:r>
        <w:t xml:space="preserve">18.1 UC Davis Computing Resources</w:t>
      </w:r>
    </w:p>
    <w:bookmarkStart w:id="850"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48">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3"/>
        </w:numPr>
      </w:pPr>
      <w:r>
        <w:rPr>
          <w:b/>
          <w:bCs/>
        </w:rPr>
        <w:t xml:space="preserve">Shiva</w:t>
      </w:r>
      <w:r>
        <w:t xml:space="preserve"> </w:t>
      </w:r>
      <w:r>
        <w:t xml:space="preserve">(shiva.ucdavis.edu): SLURM-based cluster for computational work</w:t>
      </w:r>
    </w:p>
    <w:p>
      <w:pPr>
        <w:pStyle w:val="Compact"/>
        <w:numPr>
          <w:ilvl w:val="0"/>
          <w:numId w:val="1253"/>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49">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0"/>
    <w:bookmarkEnd w:id="851"/>
    <w:bookmarkStart w:id="853"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2"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2"/>
    <w:bookmarkEnd w:id="853"/>
    <w:bookmarkStart w:id="854"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48">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4"/>
    <w:bookmarkStart w:id="855"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48">
        <w:r>
          <w:rPr>
            <w:rStyle w:val="Hyperlink"/>
          </w:rPr>
          <w:t xml:space="preserve">hpc.ucdavis.edu</w:t>
        </w:r>
      </w:hyperlink>
      <w:r>
        <w:t xml:space="preserve"> </w:t>
      </w:r>
      <w:r>
        <w:t xml:space="preserve">for support information.</w:t>
      </w:r>
    </w:p>
    <w:bookmarkEnd w:id="855"/>
    <w:bookmarkStart w:id="859"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6"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6"/>
    <w:bookmarkStart w:id="857"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57"/>
    <w:bookmarkStart w:id="858"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58"/>
    <w:bookmarkEnd w:id="859"/>
    <w:bookmarkStart w:id="878"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0">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67"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6"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1">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2">
                    <w:r>
                      <w:rPr>
                        <w:rStyle w:val="Hyperlink"/>
                      </w:rPr>
                      <w:t xml:space="preserve">VcXsrv</w:t>
                    </w:r>
                  </w:hyperlink>
                  <w:r>
                    <w:t xml:space="preserve">, or</w:t>
                  </w:r>
                  <w:r>
                    <w:t xml:space="preserve"> </w:t>
                  </w:r>
                  <w:hyperlink r:id="rId863">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4">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5">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6"/>
          <w:p/>
        </w:tc>
      </w:tr>
    </w:tbl>
    <w:bookmarkEnd w:id="867"/>
    <w:bookmarkStart w:id="868"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68"/>
    <w:bookmarkStart w:id="869"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69"/>
    <w:bookmarkStart w:id="872"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0">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1">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2"/>
    <w:bookmarkStart w:id="877"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3">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4">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5">
        <w:r>
          <w:rPr>
            <w:rStyle w:val="Hyperlink"/>
          </w:rPr>
          <w:t xml:space="preserve">Xpra</w:t>
        </w:r>
      </w:hyperlink>
      <w:r>
        <w:t xml:space="preserve">, VNC, and</w:t>
      </w:r>
      <w:r>
        <w:t xml:space="preserve"> </w:t>
      </w:r>
      <w:hyperlink r:id="rId876">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77"/>
    <w:bookmarkEnd w:id="878"/>
    <w:bookmarkStart w:id="887"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1"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79">
        <w:r>
          <w:rPr>
            <w:rStyle w:val="VerbatimChar"/>
          </w:rPr>
          <w:t xml:space="preserve">tmux</w:t>
        </w:r>
      </w:hyperlink>
      <w:r>
        <w:t xml:space="preserve"> </w:t>
      </w:r>
      <w:r>
        <w:t xml:space="preserve">or</w:t>
      </w:r>
      <w:r>
        <w:t xml:space="preserve"> </w:t>
      </w:r>
      <w:hyperlink r:id="rId880">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1"/>
    <w:bookmarkStart w:id="886"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2" name="Picture"/>
                  <a:graphic>
                    <a:graphicData uri="http://schemas.openxmlformats.org/drawingml/2006/picture">
                      <pic:pic>
                        <pic:nvPicPr>
                          <pic:cNvPr descr="/opt/quarto/share/formats/docx/important.png" id="883"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4" name="Picture"/>
                  <a:graphic>
                    <a:graphicData uri="http://schemas.openxmlformats.org/drawingml/2006/picture">
                      <pic:pic>
                        <pic:nvPicPr>
                          <pic:cNvPr descr="/opt/quarto/share/formats/docx/note.png" id="88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48">
              <w:r>
                <w:rPr>
                  <w:rStyle w:val="Hyperlink"/>
                </w:rPr>
                <w:t xml:space="preserve">UC Davis HPC documentation</w:t>
              </w:r>
            </w:hyperlink>
            <w:r>
              <w:t xml:space="preserve"> </w:t>
            </w:r>
            <w:r>
              <w:t xml:space="preserve">or contact HPC support.</w:t>
            </w:r>
          </w:p>
          <w:p/>
        </w:tc>
      </w:tr>
    </w:tbl>
    <w:bookmarkEnd w:id="886"/>
    <w:bookmarkEnd w:id="887"/>
    <w:bookmarkStart w:id="892" w:name="storage-group-storage-access"/>
    <w:p>
      <w:pPr>
        <w:pStyle w:val="Heading2"/>
      </w:pPr>
      <w:r>
        <w:t xml:space="preserve">18.8 Storage &amp; group storage access</w:t>
      </w:r>
    </w:p>
    <w:bookmarkStart w:id="888"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48">
        <w:r>
          <w:rPr>
            <w:rStyle w:val="Hyperlink"/>
          </w:rPr>
          <w:t xml:space="preserve">UC Davis HPC documentation</w:t>
        </w:r>
      </w:hyperlink>
      <w:r>
        <w:t xml:space="preserve"> </w:t>
      </w:r>
      <w:r>
        <w:t xml:space="preserve">for specific storage options and quotas.</w:t>
      </w:r>
    </w:p>
    <w:bookmarkEnd w:id="888"/>
    <w:bookmarkStart w:id="889"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89"/>
    <w:bookmarkStart w:id="891"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0">
        <w:r>
          <w:rPr>
            <w:rStyle w:val="Hyperlink"/>
          </w:rPr>
          <w:t xml:space="preserve">this guide</w:t>
        </w:r>
      </w:hyperlink>
      <w:r>
        <w:t xml:space="preserve">.</w:t>
      </w:r>
    </w:p>
    <w:bookmarkEnd w:id="891"/>
    <w:bookmarkEnd w:id="892"/>
    <w:bookmarkStart w:id="893"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4"/>
        </w:numPr>
      </w:pPr>
      <w:r>
        <w:rPr>
          <w:rStyle w:val="VerbatimChar"/>
        </w:rPr>
        <w:t xml:space="preserve">job-name=run_inc</w:t>
      </w:r>
      <w:r>
        <w:t xml:space="preserve">: Job name that will show up in the SLURM system</w:t>
      </w:r>
    </w:p>
    <w:p>
      <w:pPr>
        <w:pStyle w:val="Compact"/>
        <w:numPr>
          <w:ilvl w:val="0"/>
          <w:numId w:val="1254"/>
        </w:numPr>
      </w:pPr>
      <w:r>
        <w:rPr>
          <w:rStyle w:val="VerbatimChar"/>
        </w:rPr>
        <w:t xml:space="preserve">begin=now</w:t>
      </w:r>
      <w:r>
        <w:t xml:space="preserve">: Requests to start the job as soon as the requested resources are available</w:t>
      </w:r>
    </w:p>
    <w:p>
      <w:pPr>
        <w:pStyle w:val="Compact"/>
        <w:numPr>
          <w:ilvl w:val="0"/>
          <w:numId w:val="1254"/>
        </w:numPr>
      </w:pPr>
      <w:r>
        <w:rPr>
          <w:rStyle w:val="VerbatimChar"/>
        </w:rPr>
        <w:t xml:space="preserve">dependency=singleton</w:t>
      </w:r>
      <w:r>
        <w:t xml:space="preserve">: Jobs can begin after all previously launched jobs with the same name and user have ended.</w:t>
      </w:r>
    </w:p>
    <w:p>
      <w:pPr>
        <w:pStyle w:val="Compact"/>
        <w:numPr>
          <w:ilvl w:val="0"/>
          <w:numId w:val="1254"/>
        </w:numPr>
      </w:pPr>
      <w:r>
        <w:rPr>
          <w:rStyle w:val="VerbatimChar"/>
        </w:rPr>
        <w:t xml:space="preserve">mail-type=ALL</w:t>
      </w:r>
      <w:r>
        <w:t xml:space="preserve">: Receive all types of email notification (e.g., when job starts, fails, ends)</w:t>
      </w:r>
    </w:p>
    <w:p>
      <w:pPr>
        <w:pStyle w:val="Compact"/>
        <w:numPr>
          <w:ilvl w:val="0"/>
          <w:numId w:val="1254"/>
        </w:numPr>
      </w:pPr>
      <w:r>
        <w:rPr>
          <w:rStyle w:val="VerbatimChar"/>
        </w:rPr>
        <w:t xml:space="preserve">cpus-per-task=16</w:t>
      </w:r>
      <w:r>
        <w:t xml:space="preserve">: Request 16 processors per task. The default is one processor per task.</w:t>
      </w:r>
    </w:p>
    <w:p>
      <w:pPr>
        <w:pStyle w:val="Compact"/>
        <w:numPr>
          <w:ilvl w:val="0"/>
          <w:numId w:val="1254"/>
        </w:numPr>
      </w:pPr>
      <w:r>
        <w:rPr>
          <w:rStyle w:val="VerbatimChar"/>
        </w:rPr>
        <w:t xml:space="preserve">mem=64G</w:t>
      </w:r>
      <w:r>
        <w:t xml:space="preserve">: Request 64 GB memory per node.</w:t>
      </w:r>
    </w:p>
    <w:p>
      <w:pPr>
        <w:pStyle w:val="Compact"/>
        <w:numPr>
          <w:ilvl w:val="0"/>
          <w:numId w:val="1254"/>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4"/>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3"/>
    <w:bookmarkEnd w:id="894"/>
    <w:bookmarkStart w:id="926"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5">
        <w:r>
          <w:rPr>
            <w:rStyle w:val="Hyperlink"/>
            <w:b/>
            <w:bCs/>
          </w:rPr>
          <w:t xml:space="preserve">Working with AI</w:t>
        </w:r>
      </w:hyperlink>
      <w:r>
        <w:t xml:space="preserve"> </w:t>
      </w:r>
      <w:r>
        <w:t xml:space="preserve">(source:</w:t>
      </w:r>
      <w:r>
        <w:t xml:space="preserve"> </w:t>
      </w:r>
      <w:hyperlink r:id="rId896">
        <w:r>
          <w:rPr>
            <w:rStyle w:val="Hyperlink"/>
          </w:rPr>
          <w:t xml:space="preserve">https://github.com/d-morrison/wai</w:t>
        </w:r>
      </w:hyperlink>
      <w:r>
        <w:t xml:space="preserve">).</w:t>
      </w:r>
    </w:p>
    <w:p>
      <w:pPr>
        <w:pStyle w:val="BodyText"/>
      </w:pPr>
      <w:r>
        <w:t xml:space="preserve">That site covers:</w:t>
      </w:r>
      <w:r>
        <w:t xml:space="preserve"> </w:t>
      </w:r>
      <w:bookmarkStart w:id="897" w:name="sec-ai-disclosure"/>
      <w:bookmarkEnd w:id="897"/>
      <w:bookmarkStart w:id="898" w:name="sec-ai-journal-articles"/>
      <w:bookmarkEnd w:id="898"/>
      <w:r>
        <w:t xml:space="preserve"> </w:t>
      </w:r>
      <w:bookmarkStart w:id="899" w:name="sec-ai-language-model"/>
      <w:bookmarkEnd w:id="899"/>
      <w:bookmarkStart w:id="900" w:name="sec-ai-harnesses"/>
      <w:bookmarkEnd w:id="900"/>
      <w:bookmarkStart w:id="901" w:name="sec-ai-agent-implementation"/>
      <w:bookmarkEnd w:id="901"/>
      <w:r>
        <w:t xml:space="preserve"> </w:t>
      </w:r>
      <w:bookmarkStart w:id="902" w:name="sec-ai-harness-construction"/>
      <w:bookmarkEnd w:id="902"/>
      <w:bookmarkStart w:id="903" w:name="sec-ai-agent-program-kind"/>
      <w:bookmarkEnd w:id="903"/>
      <w:r>
        <w:t xml:space="preserve"> </w:t>
      </w:r>
      <w:bookmarkStart w:id="904" w:name="sec-ai-harness-agent-relationship"/>
      <w:bookmarkEnd w:id="904"/>
      <w:bookmarkStart w:id="905" w:name="sec-ai-addressing-failing-workflows"/>
      <w:bookmarkEnd w:id="905"/>
      <w:r>
        <w:t xml:space="preserve"> </w:t>
      </w:r>
      <w:bookmarkStart w:id="906" w:name="sec-ai-benefits-hazards"/>
      <w:bookmarkEnd w:id="906"/>
      <w:bookmarkStart w:id="907" w:name="sec-ai-best-practices"/>
      <w:bookmarkEnd w:id="907"/>
      <w:bookmarkStart w:id="908" w:name="sec-ai-offline"/>
      <w:bookmarkEnd w:id="908"/>
      <w:r>
        <w:t xml:space="preserve"> </w:t>
      </w:r>
      <w:bookmarkStart w:id="909" w:name="sec-ai-copilot-settings"/>
      <w:bookmarkEnd w:id="909"/>
      <w:bookmarkStart w:id="910" w:name="sec-ai-agent-skills"/>
      <w:bookmarkEnd w:id="910"/>
      <w:bookmarkStart w:id="911" w:name="sec-ai-claude-cloud-env"/>
      <w:bookmarkEnd w:id="911"/>
      <w:r>
        <w:t xml:space="preserve"> </w:t>
      </w:r>
      <w:bookmarkStart w:id="912" w:name="sec-ai-when-to-use"/>
      <w:bookmarkEnd w:id="912"/>
      <w:bookmarkStart w:id="913" w:name="sec-ai-claude-code-windows"/>
      <w:bookmarkEnd w:id="913"/>
      <w:bookmarkStart w:id="914" w:name="sec-fully-clean"/>
      <w:bookmarkEnd w:id="914"/>
    </w:p>
    <w:p>
      <w:pPr>
        <w:numPr>
          <w:ilvl w:val="0"/>
          <w:numId w:val="1255"/>
        </w:numPr>
      </w:pPr>
      <w:hyperlink r:id="rId915">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5"/>
        </w:numPr>
      </w:pPr>
      <w:hyperlink r:id="rId916">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5"/>
        </w:numPr>
      </w:pPr>
      <w:hyperlink r:id="rId917">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8" name="Picture"/>
                  <a:graphic>
                    <a:graphicData uri="http://schemas.openxmlformats.org/drawingml/2006/picture">
                      <pic:pic>
                        <pic:nvPicPr>
                          <pic:cNvPr descr="/opt/quarto/share/formats/docx/note.png" id="91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925" w:name="sec-institutional-ai-access"/>
    <w:p>
      <w:pPr>
        <w:pStyle w:val="Heading2"/>
      </w:pPr>
      <w:ins w:id="3696" w:author="PR Preview" w:date="2024-01-01T00:00:00Z">
        <w:r>
          <w:t xml:space="preserve">19.1 Institutional AI account access</w:t>
        </w:r>
      </w:ins>
    </w:p>
    <w:bookmarkStart w:id="921" w:name="uc-davis-health-openai-access"/>
    <w:p>
      <w:pPr>
        <w:pStyle w:val="Heading3"/>
      </w:pPr>
      <w:ins w:id="3697" w:author="PR Preview" w:date="2024-01-01T00:00:00Z">
        <w:r>
          <w:t xml:space="preserve">19.1.1 UC Davis Health OpenAI access</w:t>
        </w:r>
      </w:ins>
    </w:p>
    <w:p>
      <w:pPr>
        <w:pStyle w:val="FirstParagraph"/>
      </w:pPr>
      <w:ins w:id="3698" w:author="PR Preview" w:date="2024-01-01T00:00:00Z">
        <w:r>
          <w:t xml:space="preserve">For lab members affiliated with UC Davis Health (UCDH)</w:t>
        </w:r>
      </w:ins>
      <w:ins w:id="3698" w:author="PR Preview" w:date="2024-01-01T00:00:00Z">
        <w:r>
          <w:t xml:space="preserve"> </w:t>
        </w:r>
      </w:ins>
      <w:ins w:id="3698" w:author="PR Preview" w:date="2024-01-01T00:00:00Z">
        <w:r>
          <w:t xml:space="preserve">or conducting health sciences research,</w:t>
        </w:r>
      </w:ins>
      <w:ins w:id="3698" w:author="PR Preview" w:date="2024-01-01T00:00:00Z">
        <w:r>
          <w:t xml:space="preserve"> </w:t>
        </w:r>
      </w:ins>
      <w:ins w:id="3698" w:author="PR Preview" w:date="2024-01-01T00:00:00Z">
        <w:r>
          <w:t xml:space="preserve">enterprise OpenAI accounts are provisioned</w:t>
        </w:r>
      </w:ins>
      <w:ins w:id="3698" w:author="PR Preview" w:date="2024-01-01T00:00:00Z">
        <w:r>
          <w:t xml:space="preserve"> </w:t>
        </w:r>
      </w:ins>
      <w:ins w:id="3698" w:author="PR Preview" w:date="2024-01-01T00:00:00Z">
        <w:r>
          <w:t xml:space="preserve">through the UCDH IT Self-Service (ITSS) ServiceNow catalog.</w:t>
        </w:r>
      </w:ins>
    </w:p>
    <w:p>
      <w:pPr>
        <w:pStyle w:val="BodyText"/>
      </w:pPr>
      <w:ins w:id="3699" w:author="PR Preview" w:date="2024-01-01T00:00:00Z">
        <w:r>
          <w:t xml:space="preserve">To request an account:</w:t>
        </w:r>
      </w:ins>
    </w:p>
    <w:p>
      <w:pPr>
        <w:pStyle w:val="Compact"/>
        <w:numPr>
          <w:ilvl w:val="0"/>
          <w:numId w:val="1256"/>
        </w:numPr>
      </w:pPr>
      <w:ins w:id="3700" w:author="PR Preview" w:date="2024-01-01T00:00:00Z">
        <w:r>
          <w:t xml:space="preserve">Navigate to the</w:t>
        </w:r>
      </w:ins>
      <w:ins w:id="3700" w:author="PR Preview" w:date="2024-01-01T00:00:00Z">
        <w:r>
          <w:t xml:space="preserve"> </w:t>
        </w:r>
      </w:ins>
      <w:hyperlink r:id="rId920">
        <w:r>
          <w:rPr>
            <w:rStyle w:val="Hyperlink"/>
          </w:rPr>
          <w:t xml:space="preserve">UCDH ServiceNow OpenAI catalog item</w:t>
        </w:r>
      </w:hyperlink>
      <w:ins w:id="3700" w:author="PR Preview" w:date="2024-01-01T00:00:00Z">
        <w:r>
          <w:t xml:space="preserve">.</w:t>
        </w:r>
      </w:ins>
    </w:p>
    <w:p>
      <w:pPr>
        <w:pStyle w:val="Compact"/>
        <w:numPr>
          <w:ilvl w:val="0"/>
          <w:numId w:val="1256"/>
        </w:numPr>
      </w:pPr>
      <w:ins w:id="3701" w:author="PR Preview" w:date="2024-01-01T00:00:00Z">
        <w:r>
          <w:t xml:space="preserve">Log in with your UC Davis Health credentials and complete Duo two-factor authentication if prompted.</w:t>
        </w:r>
      </w:ins>
    </w:p>
    <w:p>
      <w:pPr>
        <w:pStyle w:val="Compact"/>
        <w:numPr>
          <w:ilvl w:val="0"/>
          <w:numId w:val="1256"/>
        </w:numPr>
      </w:pPr>
      <w:ins w:id="3702" w:author="PR Preview" w:date="2024-01-01T00:00:00Z">
        <w:r>
          <w:t xml:space="preserve">Fill out the request form with your department, contact details, and business or research justification.</w:t>
        </w:r>
      </w:ins>
    </w:p>
    <w:p>
      <w:pPr>
        <w:pStyle w:val="Compact"/>
        <w:numPr>
          <w:ilvl w:val="0"/>
          <w:numId w:val="1256"/>
        </w:numPr>
      </w:pPr>
      <w:ins w:id="3703" w:author="PR Preview" w:date="2024-01-01T00:00:00Z">
        <w:r>
          <w:t xml:space="preserve">Submit the request for processing by UCDH IT.</w:t>
        </w:r>
      </w:ins>
    </w:p>
    <w:p>
      <w:pPr>
        <w:pStyle w:val="Compact"/>
        <w:numPr>
          <w:ilvl w:val="0"/>
          <w:numId w:val="1256"/>
        </w:numPr>
      </w:pPr>
      <w:ins w:id="3704" w:author="PR Preview" w:date="2024-01-01T00:00:00Z">
        <w:r>
          <w:t xml:space="preserve">Once approved, follow the instructions in the confirmation email to join the UC Davis Health OpenAI workspace.</w:t>
        </w:r>
      </w:ins>
    </w:p>
    <w:bookmarkEnd w:id="921"/>
    <w:bookmarkStart w:id="923" w:name="uc-davis-campus-openai-access"/>
    <w:p>
      <w:pPr>
        <w:pStyle w:val="Heading3"/>
      </w:pPr>
      <w:ins w:id="3705" w:author="PR Preview" w:date="2024-01-01T00:00:00Z">
        <w:r>
          <w:t xml:space="preserve">19.1.2 UC Davis campus OpenAI access</w:t>
        </w:r>
      </w:ins>
    </w:p>
    <w:p>
      <w:pPr>
        <w:pStyle w:val="FirstParagraph"/>
      </w:pPr>
      <w:ins w:id="3706" w:author="PR Preview" w:date="2024-01-01T00:00:00Z">
        <w:r>
          <w:t xml:space="preserve">For UC Davis campus affiliates,</w:t>
        </w:r>
      </w:ins>
      <w:ins w:id="3706" w:author="PR Preview" w:date="2024-01-01T00:00:00Z">
        <w:r>
          <w:t xml:space="preserve"> </w:t>
        </w:r>
      </w:ins>
      <w:ins w:id="3706" w:author="PR Preview" w:date="2024-01-01T00:00:00Z">
        <w:r>
          <w:t xml:space="preserve">access to ChatGPT Edu is managed through Information and Educational Technology (IET) Aggie AI.</w:t>
        </w:r>
      </w:ins>
      <w:ins w:id="3706" w:author="PR Preview" w:date="2024-01-01T00:00:00Z">
        <w:r>
          <w:t xml:space="preserve"> </w:t>
        </w:r>
      </w:ins>
      <w:ins w:id="3706" w:author="PR Preview" w:date="2024-01-01T00:00:00Z">
        <w:r>
          <w:t xml:space="preserve">See the</w:t>
        </w:r>
      </w:ins>
      <w:ins w:id="3706" w:author="PR Preview" w:date="2024-01-01T00:00:00Z">
        <w:r>
          <w:t xml:space="preserve"> </w:t>
        </w:r>
      </w:ins>
      <w:hyperlink r:id="rId922">
        <w:r>
          <w:rPr>
            <w:rStyle w:val="Hyperlink"/>
          </w:rPr>
          <w:t xml:space="preserve">IET Aggie AI ChatGPT Edu documentation</w:t>
        </w:r>
      </w:hyperlink>
      <w:ins w:id="3706" w:author="PR Preview" w:date="2024-01-01T00:00:00Z">
        <w:r>
          <w:t xml:space="preserve"> </w:t>
        </w:r>
      </w:ins>
      <w:ins w:id="3706" w:author="PR Preview" w:date="2024-01-01T00:00:00Z">
        <w:r>
          <w:t xml:space="preserve">for setup instructions and eligibility details.</w:t>
        </w:r>
      </w:ins>
    </w:p>
    <w:bookmarkEnd w:id="923"/>
    <w:bookmarkStart w:id="924" w:name="data-security-and-compliance"/>
    <w:p>
      <w:pPr>
        <w:pStyle w:val="Heading3"/>
      </w:pPr>
      <w:ins w:id="3707" w:author="PR Preview" w:date="2024-01-01T00:00:00Z">
        <w:r>
          <w:t xml:space="preserve">19.1.3 Data security and compliance</w:t>
        </w:r>
      </w:ins>
    </w:p>
    <w:p>
      <w:pPr>
        <w:pStyle w:val="FirstParagraph"/>
      </w:pPr>
      <w:ins w:id="3708" w:author="PR Preview" w:date="2024-01-01T00:00:00Z">
        <w:r>
          <w:t xml:space="preserve">When using institutional AI accounts:</w:t>
        </w:r>
      </w:ins>
    </w:p>
    <w:p>
      <w:pPr>
        <w:pStyle w:val="Compact"/>
        <w:numPr>
          <w:ilvl w:val="0"/>
          <w:numId w:val="1257"/>
        </w:numPr>
      </w:pPr>
      <w:ins w:id="3709" w:author="PR Preview" w:date="2024-01-01T00:00:00Z">
        <w:r>
          <w:t xml:space="preserve">Never submit Protected Health Information (PHI), personally identifiable information (PII), or restricted research data to AI tools unless authorized under an approved protocol.</w:t>
        </w:r>
      </w:ins>
    </w:p>
    <w:p>
      <w:pPr>
        <w:pStyle w:val="Compact"/>
        <w:numPr>
          <w:ilvl w:val="0"/>
          <w:numId w:val="1257"/>
        </w:numPr>
      </w:pPr>
      <w:ins w:id="3710" w:author="PR Preview" w:date="2024-01-01T00:00:00Z">
        <w:r>
          <w:t xml:space="preserve">Follow all institutional data handling policies and the lab’s guidelines on</w:t>
        </w:r>
      </w:ins>
      <w:ins w:id="3710" w:author="PR Preview" w:date="2024-01-01T00:00:00Z">
        <w:r>
          <w:t xml:space="preserve"> </w:t>
        </w:r>
      </w:ins>
      <w:hyperlink r:id="rId915">
        <w:r>
          <w:rPr>
            <w:rStyle w:val="Hyperlink"/>
          </w:rPr>
          <w:t xml:space="preserve">Working with AI</w:t>
        </w:r>
      </w:hyperlink>
      <w:ins w:id="3710" w:author="PR Preview" w:date="2024-01-01T00:00:00Z">
        <w:r>
          <w:t xml:space="preserve">.</w:t>
        </w:r>
      </w:ins>
    </w:p>
    <w:p>
      <w:r>
        <w:br w:type="page"/>
      </w:r>
    </w:p>
    <w:bookmarkEnd w:id="924"/>
    <w:bookmarkEnd w:id="925"/>
    <w:bookmarkEnd w:id="926"/>
    <w:bookmarkStart w:id="935" w:name="checklists"/>
    <w:p>
      <w:pPr>
        <w:pStyle w:val="Heading1"/>
      </w:pPr>
      <w:r>
        <w:t xml:space="preserve">20. Checklists</w:t>
      </w:r>
    </w:p>
    <w:bookmarkStart w:id="927" w:name="pre-analysis-plan-checklist"/>
    <w:p>
      <w:pPr>
        <w:pStyle w:val="Heading2"/>
      </w:pPr>
      <w:r>
        <w:t xml:space="preserve">20.1 Pre-analysis plan checklist</w:t>
      </w:r>
    </w:p>
    <w:p>
      <w:pPr>
        <w:pStyle w:val="Compact"/>
        <w:numPr>
          <w:ilvl w:val="0"/>
          <w:numId w:val="1258"/>
        </w:numPr>
      </w:pPr>
      <w:r>
        <w:t xml:space="preserve">Brief background on the study (a condensed version of the introduction section of the paper)</w:t>
      </w:r>
    </w:p>
    <w:p>
      <w:pPr>
        <w:pStyle w:val="Compact"/>
        <w:numPr>
          <w:ilvl w:val="0"/>
          <w:numId w:val="1258"/>
        </w:numPr>
      </w:pPr>
      <w:r>
        <w:t xml:space="preserve">Hypotheses / objectives</w:t>
      </w:r>
    </w:p>
    <w:p>
      <w:pPr>
        <w:pStyle w:val="Compact"/>
        <w:numPr>
          <w:ilvl w:val="0"/>
          <w:numId w:val="1258"/>
        </w:numPr>
      </w:pPr>
      <w:r>
        <w:t xml:space="preserve">Study design</w:t>
      </w:r>
    </w:p>
    <w:p>
      <w:pPr>
        <w:pStyle w:val="Compact"/>
        <w:numPr>
          <w:ilvl w:val="0"/>
          <w:numId w:val="1258"/>
        </w:numPr>
      </w:pPr>
      <w:r>
        <w:t xml:space="preserve">Description of data</w:t>
      </w:r>
    </w:p>
    <w:p>
      <w:pPr>
        <w:pStyle w:val="Compact"/>
        <w:numPr>
          <w:ilvl w:val="0"/>
          <w:numId w:val="1258"/>
        </w:numPr>
      </w:pPr>
      <w:r>
        <w:t xml:space="preserve">Definition of outcomes</w:t>
      </w:r>
    </w:p>
    <w:p>
      <w:pPr>
        <w:pStyle w:val="Compact"/>
        <w:numPr>
          <w:ilvl w:val="0"/>
          <w:numId w:val="1258"/>
        </w:numPr>
      </w:pPr>
      <w:r>
        <w:t xml:space="preserve">Definition of interventions / exposures</w:t>
      </w:r>
    </w:p>
    <w:p>
      <w:pPr>
        <w:pStyle w:val="Compact"/>
        <w:numPr>
          <w:ilvl w:val="0"/>
          <w:numId w:val="1258"/>
        </w:numPr>
      </w:pPr>
      <w:r>
        <w:t xml:space="preserve">Definition of covariates</w:t>
      </w:r>
    </w:p>
    <w:p>
      <w:pPr>
        <w:pStyle w:val="Compact"/>
        <w:numPr>
          <w:ilvl w:val="0"/>
          <w:numId w:val="1258"/>
        </w:numPr>
      </w:pPr>
      <w:r>
        <w:t xml:space="preserve">Statistical power calculation</w:t>
      </w:r>
    </w:p>
    <w:p>
      <w:pPr>
        <w:pStyle w:val="Compact"/>
        <w:numPr>
          <w:ilvl w:val="0"/>
          <w:numId w:val="1258"/>
        </w:numPr>
      </w:pPr>
      <w:r>
        <w:t xml:space="preserve">Statistical model description</w:t>
      </w:r>
    </w:p>
    <w:p>
      <w:pPr>
        <w:pStyle w:val="Compact"/>
        <w:numPr>
          <w:ilvl w:val="0"/>
          <w:numId w:val="1258"/>
        </w:numPr>
      </w:pPr>
      <w:r>
        <w:t xml:space="preserve">Covariate selection / screening</w:t>
      </w:r>
    </w:p>
    <w:p>
      <w:pPr>
        <w:pStyle w:val="Compact"/>
        <w:numPr>
          <w:ilvl w:val="0"/>
          <w:numId w:val="1258"/>
        </w:numPr>
      </w:pPr>
      <w:r>
        <w:t xml:space="preserve">Standard error estimation method</w:t>
      </w:r>
    </w:p>
    <w:p>
      <w:pPr>
        <w:pStyle w:val="Compact"/>
        <w:numPr>
          <w:ilvl w:val="0"/>
          <w:numId w:val="1258"/>
        </w:numPr>
      </w:pPr>
      <w:r>
        <w:t xml:space="preserve">Missing data analysis</w:t>
      </w:r>
    </w:p>
    <w:p>
      <w:pPr>
        <w:pStyle w:val="Compact"/>
        <w:numPr>
          <w:ilvl w:val="0"/>
          <w:numId w:val="1258"/>
        </w:numPr>
      </w:pPr>
      <w:r>
        <w:t xml:space="preserve">Assessment of effect modification / subgroup analyses</w:t>
      </w:r>
    </w:p>
    <w:p>
      <w:pPr>
        <w:pStyle w:val="Compact"/>
        <w:numPr>
          <w:ilvl w:val="0"/>
          <w:numId w:val="1258"/>
        </w:numPr>
      </w:pPr>
      <w:r>
        <w:t xml:space="preserve">Sensitivity analyses</w:t>
      </w:r>
    </w:p>
    <w:p>
      <w:pPr>
        <w:pStyle w:val="Compact"/>
        <w:numPr>
          <w:ilvl w:val="0"/>
          <w:numId w:val="1258"/>
        </w:numPr>
      </w:pPr>
      <w:r>
        <w:t xml:space="preserve">Negative control analyses</w:t>
      </w:r>
    </w:p>
    <w:bookmarkEnd w:id="927"/>
    <w:bookmarkStart w:id="929" w:name="code-checklist"/>
    <w:p>
      <w:pPr>
        <w:pStyle w:val="Heading2"/>
      </w:pPr>
      <w:r>
        <w:t xml:space="preserve">20.2 Code checklist</w:t>
      </w:r>
    </w:p>
    <w:p>
      <w:pPr>
        <w:pStyle w:val="Compact"/>
        <w:numPr>
          <w:ilvl w:val="0"/>
          <w:numId w:val="1259"/>
        </w:numPr>
      </w:pPr>
      <w:r>
        <w:t xml:space="preserve">Does the script run without errors?</w:t>
      </w:r>
    </w:p>
    <w:p>
      <w:pPr>
        <w:pStyle w:val="Compact"/>
        <w:numPr>
          <w:ilvl w:val="0"/>
          <w:numId w:val="1259"/>
        </w:numPr>
      </w:pPr>
      <w:r>
        <w:t xml:space="preserve">Is code self-contained within repo and/or associated Box folder?</w:t>
      </w:r>
    </w:p>
    <w:p>
      <w:pPr>
        <w:pStyle w:val="Compact"/>
        <w:numPr>
          <w:ilvl w:val="0"/>
          <w:numId w:val="1259"/>
        </w:numPr>
      </w:pPr>
      <w:r>
        <w:t xml:space="preserve">Is all commented out code / remarks removed?</w:t>
      </w:r>
    </w:p>
    <w:p>
      <w:pPr>
        <w:pStyle w:val="Compact"/>
        <w:numPr>
          <w:ilvl w:val="0"/>
          <w:numId w:val="1259"/>
        </w:numPr>
      </w:pPr>
      <w:r>
        <w:t xml:space="preserve">Does the header accurately describe the process completed in the script?</w:t>
      </w:r>
    </w:p>
    <w:p>
      <w:pPr>
        <w:pStyle w:val="Compact"/>
        <w:numPr>
          <w:ilvl w:val="0"/>
          <w:numId w:val="1259"/>
        </w:numPr>
      </w:pPr>
      <w:r>
        <w:t xml:space="preserve">Is the script pushed to its github repository?</w:t>
      </w:r>
    </w:p>
    <w:p>
      <w:pPr>
        <w:pStyle w:val="Compact"/>
        <w:numPr>
          <w:ilvl w:val="0"/>
          <w:numId w:val="1259"/>
        </w:numPr>
      </w:pPr>
      <w:r>
        <w:t xml:space="preserve">Does the code adhere to the</w:t>
      </w:r>
      <w:r>
        <w:t xml:space="preserve"> </w:t>
      </w:r>
      <w:hyperlink r:id="rId928">
        <w:r>
          <w:rPr>
            <w:rStyle w:val="Hyperlink"/>
          </w:rPr>
          <w:t xml:space="preserve">coding style guide</w:t>
        </w:r>
      </w:hyperlink>
      <w:r>
        <w:t xml:space="preserve">?</w:t>
      </w:r>
    </w:p>
    <w:p>
      <w:pPr>
        <w:pStyle w:val="Compact"/>
        <w:numPr>
          <w:ilvl w:val="0"/>
          <w:numId w:val="1259"/>
        </w:numPr>
      </w:pPr>
      <w:r>
        <w:t xml:space="preserve">Are all warnings ignorable? Should any warnings be intentionally suppressed or addressed?</w:t>
      </w:r>
    </w:p>
    <w:bookmarkEnd w:id="929"/>
    <w:bookmarkStart w:id="931"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60"/>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60"/>
        </w:numPr>
      </w:pPr>
      <w:r>
        <w:t xml:space="preserve">Are the study results within the manuscript replicable (i.e., if you rerun the code in the study’s repository, the tables and figures will be exactly replicated?)</w:t>
      </w:r>
    </w:p>
    <w:p>
      <w:pPr>
        <w:pStyle w:val="Compact"/>
        <w:numPr>
          <w:ilvl w:val="0"/>
          <w:numId w:val="1260"/>
        </w:numPr>
      </w:pPr>
      <w:r>
        <w:t xml:space="preserve">Is a target journal selected?</w:t>
      </w:r>
    </w:p>
    <w:p>
      <w:pPr>
        <w:pStyle w:val="Compact"/>
        <w:numPr>
          <w:ilvl w:val="0"/>
          <w:numId w:val="1260"/>
        </w:numPr>
      </w:pPr>
      <w:r>
        <w:t xml:space="preserve">Is the title declarative, in other words, does it state the object/findings rather than suggest them?</w:t>
      </w:r>
    </w:p>
    <w:p>
      <w:pPr>
        <w:pStyle w:val="Compact"/>
        <w:numPr>
          <w:ilvl w:val="0"/>
          <w:numId w:val="1260"/>
        </w:numPr>
      </w:pPr>
      <w:r>
        <w:t xml:space="preserve">Is the word count of the manuscript close to the target journal’s allowance?</w:t>
      </w:r>
    </w:p>
    <w:p>
      <w:pPr>
        <w:pStyle w:val="Compact"/>
        <w:numPr>
          <w:ilvl w:val="0"/>
          <w:numId w:val="1260"/>
        </w:numPr>
      </w:pPr>
      <w:r>
        <w:t xml:space="preserve">Does the manuscript adhere to the formatting guide of the target journal?</w:t>
      </w:r>
    </w:p>
    <w:p>
      <w:pPr>
        <w:pStyle w:val="Compact"/>
        <w:numPr>
          <w:ilvl w:val="0"/>
          <w:numId w:val="1260"/>
        </w:numPr>
      </w:pPr>
      <w:r>
        <w:t xml:space="preserve">Does the manuscript use a consistent voice (passive or active – usually active is preferred … pun intended)?</w:t>
      </w:r>
    </w:p>
    <w:p>
      <w:pPr>
        <w:pStyle w:val="Compact"/>
        <w:numPr>
          <w:ilvl w:val="0"/>
          <w:numId w:val="1260"/>
        </w:numPr>
      </w:pPr>
      <w:r>
        <w:t xml:space="preserve">Is each figure and table (including supplementary material) referenced in the main text?</w:t>
      </w:r>
    </w:p>
    <w:p>
      <w:pPr>
        <w:pStyle w:val="Compact"/>
        <w:numPr>
          <w:ilvl w:val="0"/>
          <w:numId w:val="1260"/>
        </w:numPr>
      </w:pPr>
      <w:r>
        <w:t xml:space="preserve">Is there a caption for each figure and table (including supplementary material)?</w:t>
      </w:r>
    </w:p>
    <w:p>
      <w:pPr>
        <w:pStyle w:val="Compact"/>
        <w:numPr>
          <w:ilvl w:val="0"/>
          <w:numId w:val="1260"/>
        </w:numPr>
      </w:pPr>
      <w:r>
        <w:t xml:space="preserve">Are tables/figures and supplementary material numbered in accordance with their appearance in the main text?</w:t>
      </w:r>
    </w:p>
    <w:p>
      <w:pPr>
        <w:pStyle w:val="Compact"/>
        <w:numPr>
          <w:ilvl w:val="0"/>
          <w:numId w:val="1260"/>
        </w:numPr>
      </w:pPr>
      <w:r>
        <w:t xml:space="preserve">Does the text use past tense if it is reporting research findings or future tense if it is a study protocol?</w:t>
      </w:r>
    </w:p>
    <w:p>
      <w:pPr>
        <w:pStyle w:val="Compact"/>
        <w:numPr>
          <w:ilvl w:val="0"/>
          <w:numId w:val="126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60"/>
        </w:numPr>
      </w:pPr>
      <w:r>
        <w:t xml:space="preserve">Does the text use minimal abbreviations, and are all abbreviations defined at first use?</w:t>
      </w:r>
    </w:p>
    <w:p>
      <w:pPr>
        <w:pStyle w:val="Compact"/>
        <w:numPr>
          <w:ilvl w:val="0"/>
          <w:numId w:val="1260"/>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60"/>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60"/>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30">
        <w:r>
          <w:rPr>
            <w:rStyle w:val="Hyperlink"/>
          </w:rPr>
          <w:t xml:space="preserve">here</w:t>
        </w:r>
      </w:hyperlink>
      <w:r>
        <w:t xml:space="preserve">)</w:t>
      </w:r>
    </w:p>
    <w:p>
      <w:pPr>
        <w:pStyle w:val="Compact"/>
        <w:numPr>
          <w:ilvl w:val="0"/>
          <w:numId w:val="1260"/>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31"/>
    <w:bookmarkStart w:id="934" w:name="figure-checklist"/>
    <w:p>
      <w:pPr>
        <w:pStyle w:val="Heading2"/>
      </w:pPr>
      <w:r>
        <w:t xml:space="preserve">20.4 Figure checklist</w:t>
      </w:r>
    </w:p>
    <w:p>
      <w:pPr>
        <w:pStyle w:val="Compact"/>
        <w:numPr>
          <w:ilvl w:val="0"/>
          <w:numId w:val="1261"/>
        </w:numPr>
      </w:pPr>
      <w:r>
        <w:t xml:space="preserve">Are the x-axis and y-axis labeled?</w:t>
      </w:r>
    </w:p>
    <w:p>
      <w:pPr>
        <w:pStyle w:val="Compact"/>
        <w:numPr>
          <w:ilvl w:val="0"/>
          <w:numId w:val="1261"/>
        </w:numPr>
      </w:pPr>
      <w:r>
        <w:t xml:space="preserve">If the figure includes panels, is each panel labeled?</w:t>
      </w:r>
    </w:p>
    <w:p>
      <w:pPr>
        <w:pStyle w:val="Compact"/>
        <w:numPr>
          <w:ilvl w:val="0"/>
          <w:numId w:val="1261"/>
        </w:numPr>
      </w:pPr>
      <w:r>
        <w:t xml:space="preserve">Are there sufficient numerical / text labels and breaks on the x-axis and y-axis?</w:t>
      </w:r>
    </w:p>
    <w:p>
      <w:pPr>
        <w:pStyle w:val="Compact"/>
        <w:numPr>
          <w:ilvl w:val="0"/>
          <w:numId w:val="1261"/>
        </w:numPr>
      </w:pPr>
      <w:r>
        <w:t xml:space="preserve">Is the font size appropriate (i.e., large enough to read, not so large that it distracts from the data presented in the figure?)</w:t>
      </w:r>
    </w:p>
    <w:p>
      <w:pPr>
        <w:pStyle w:val="Compact"/>
        <w:numPr>
          <w:ilvl w:val="0"/>
          <w:numId w:val="1261"/>
        </w:numPr>
      </w:pPr>
      <w:r>
        <w:t xml:space="preserve">Are the colors used colorblind friendly? See a colorblind-friendly palette</w:t>
      </w:r>
      <w:r>
        <w:t xml:space="preserve"> </w:t>
      </w:r>
      <w:hyperlink r:id="rId932">
        <w:r>
          <w:rPr>
            <w:rStyle w:val="Hyperlink"/>
          </w:rPr>
          <w:t xml:space="preserve">here</w:t>
        </w:r>
      </w:hyperlink>
      <w:r>
        <w:t xml:space="preserve">, a neat palette generator with colorblind options</w:t>
      </w:r>
      <w:r>
        <w:t xml:space="preserve"> </w:t>
      </w:r>
      <w:hyperlink r:id="rId933">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1"/>
        </w:numPr>
      </w:pPr>
      <w:r>
        <w:t xml:space="preserve">Are colors/shapes/line types defined in a legend?</w:t>
      </w:r>
    </w:p>
    <w:p>
      <w:pPr>
        <w:pStyle w:val="Compact"/>
        <w:numPr>
          <w:ilvl w:val="0"/>
          <w:numId w:val="1261"/>
        </w:numPr>
      </w:pPr>
      <w:r>
        <w:t xml:space="preserve">Are the legends and other labels easy to understand with minimal abbreviations?</w:t>
      </w:r>
    </w:p>
    <w:p>
      <w:pPr>
        <w:pStyle w:val="Compact"/>
        <w:numPr>
          <w:ilvl w:val="0"/>
          <w:numId w:val="1261"/>
        </w:numPr>
      </w:pPr>
      <w:r>
        <w:t xml:space="preserve">If there is overplotting, is transparency used to show overlapping data?</w:t>
      </w:r>
    </w:p>
    <w:p>
      <w:pPr>
        <w:pStyle w:val="Compact"/>
        <w:numPr>
          <w:ilvl w:val="0"/>
          <w:numId w:val="1261"/>
        </w:numPr>
      </w:pPr>
      <w:r>
        <w:t xml:space="preserve">Are 95% confidence intervals or other measures of precision shown, if applicable?</w:t>
      </w:r>
    </w:p>
    <w:p>
      <w:r>
        <w:br w:type="page"/>
      </w:r>
    </w:p>
    <w:bookmarkEnd w:id="934"/>
    <w:bookmarkEnd w:id="935"/>
    <w:bookmarkStart w:id="979" w:name="resources-2"/>
    <w:p>
      <w:pPr>
        <w:pStyle w:val="Heading1"/>
      </w:pPr>
      <w:r>
        <w:t xml:space="preserve">21. Resources</w:t>
      </w:r>
    </w:p>
    <w:bookmarkStart w:id="952" w:name="resources-for-r"/>
    <w:p>
      <w:pPr>
        <w:pStyle w:val="Heading2"/>
      </w:pPr>
      <w:r>
        <w:t xml:space="preserve">21.1 Resources for R</w:t>
      </w:r>
    </w:p>
    <w:bookmarkStart w:id="938" w:name="books-and-comprehensive-guides"/>
    <w:p>
      <w:pPr>
        <w:pStyle w:val="Heading3"/>
      </w:pPr>
      <w:r>
        <w:t xml:space="preserve">21.1.1 Books and Comprehensive Guides</w:t>
      </w:r>
    </w:p>
    <w:p>
      <w:pPr>
        <w:pStyle w:val="Compact"/>
        <w:numPr>
          <w:ilvl w:val="0"/>
          <w:numId w:val="126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2"/>
        </w:numPr>
      </w:pPr>
      <w:hyperlink r:id="rId936">
        <w:r>
          <w:rPr>
            <w:rStyle w:val="Hyperlink"/>
          </w:rPr>
          <w:t xml:space="preserve">Awesome R Package Development Tools</w:t>
        </w:r>
      </w:hyperlink>
      <w:r>
        <w:t xml:space="preserve"> </w:t>
      </w:r>
      <w:r>
        <w:t xml:space="preserve">- curated list of tools for R package development</w:t>
      </w:r>
    </w:p>
    <w:p>
      <w:pPr>
        <w:pStyle w:val="Compact"/>
        <w:numPr>
          <w:ilvl w:val="0"/>
          <w:numId w:val="126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2"/>
        </w:numPr>
      </w:pPr>
      <w:hyperlink r:id="rId547">
        <w:r>
          <w:rPr>
            <w:rStyle w:val="Hyperlink"/>
          </w:rPr>
          <w:t xml:space="preserve">litedown: R Markdown Reimagined</w:t>
        </w:r>
      </w:hyperlink>
      <w:r>
        <w:t xml:space="preserve"> </w:t>
      </w:r>
      <w:r>
        <w:t xml:space="preserve">- a book by Yihui Xie on</w:t>
      </w:r>
      <w:r>
        <w:t xml:space="preserve"> </w:t>
      </w:r>
      <w:hyperlink r:id="rId548">
        <w:r>
          <w:rPr>
            <w:rStyle w:val="VerbatimChar"/>
          </w:rPr>
          <w:t xml:space="preserve">{litedown}</w:t>
        </w:r>
      </w:hyperlink>
      <w:r>
        <w:t xml:space="preserve">, a lightweight R Markdown implementation aimed at simplicity and speed</w:t>
      </w:r>
    </w:p>
    <w:p>
      <w:pPr>
        <w:pStyle w:val="Compact"/>
        <w:numPr>
          <w:ilvl w:val="0"/>
          <w:numId w:val="1262"/>
        </w:numPr>
      </w:pPr>
      <w:hyperlink r:id="rId937">
        <w:r>
          <w:rPr>
            <w:rStyle w:val="Hyperlink"/>
          </w:rPr>
          <w:t xml:space="preserve">DataCamp</w:t>
        </w:r>
      </w:hyperlink>
      <w:r>
        <w:t xml:space="preserve"> </w:t>
      </w:r>
      <w:r>
        <w:t xml:space="preserve">- email Kristen for access</w:t>
      </w:r>
    </w:p>
    <w:bookmarkEnd w:id="938"/>
    <w:bookmarkStart w:id="943" w:name="uc-davis-datalab-workshops-and-tutorials"/>
    <w:p>
      <w:pPr>
        <w:pStyle w:val="Heading3"/>
      </w:pPr>
      <w:r>
        <w:t xml:space="preserve">21.1.2 UC Davis DataLab Workshops and Tutorials</w:t>
      </w:r>
    </w:p>
    <w:p>
      <w:pPr>
        <w:pStyle w:val="FirstParagraph"/>
      </w:pPr>
      <w:r>
        <w:t xml:space="preserve">The</w:t>
      </w:r>
      <w:r>
        <w:t xml:space="preserve"> </w:t>
      </w:r>
      <w:hyperlink r:id="rId832">
        <w:r>
          <w:rPr>
            <w:rStyle w:val="Hyperlink"/>
          </w:rPr>
          <w:t xml:space="preserve">UC Davis DataLab</w:t>
        </w:r>
      </w:hyperlink>
      <w:r>
        <w:t xml:space="preserve"> </w:t>
      </w:r>
      <w:r>
        <w:t xml:space="preserve">provides extensive workshops and learning materials for data science:</w:t>
      </w:r>
    </w:p>
    <w:p>
      <w:pPr>
        <w:pStyle w:val="Compact"/>
        <w:numPr>
          <w:ilvl w:val="0"/>
          <w:numId w:val="1263"/>
        </w:numPr>
      </w:pPr>
      <w:hyperlink r:id="rId939">
        <w:r>
          <w:rPr>
            <w:rStyle w:val="Hyperlink"/>
          </w:rPr>
          <w:t xml:space="preserve">Workshop Index</w:t>
        </w:r>
      </w:hyperlink>
      <w:r>
        <w:t xml:space="preserve"> </w:t>
      </w:r>
      <w:r>
        <w:t xml:space="preserve">- comprehensive catalog of all DataLab workshops</w:t>
      </w:r>
    </w:p>
    <w:p>
      <w:pPr>
        <w:pStyle w:val="Compact"/>
        <w:numPr>
          <w:ilvl w:val="0"/>
          <w:numId w:val="1263"/>
        </w:numPr>
      </w:pPr>
      <w:hyperlink r:id="rId940">
        <w:r>
          <w:rPr>
            <w:rStyle w:val="Hyperlink"/>
          </w:rPr>
          <w:t xml:space="preserve">R Basics Workshop</w:t>
        </w:r>
      </w:hyperlink>
      <w:r>
        <w:t xml:space="preserve"> </w:t>
      </w:r>
      <w:r>
        <w:t xml:space="preserve">- foundational R programming for beginners</w:t>
      </w:r>
    </w:p>
    <w:p>
      <w:pPr>
        <w:pStyle w:val="Compact"/>
        <w:numPr>
          <w:ilvl w:val="0"/>
          <w:numId w:val="1263"/>
        </w:numPr>
      </w:pPr>
      <w:hyperlink r:id="rId941">
        <w:r>
          <w:rPr>
            <w:rStyle w:val="Hyperlink"/>
          </w:rPr>
          <w:t xml:space="preserve">Research Toolkits</w:t>
        </w:r>
      </w:hyperlink>
      <w:r>
        <w:t xml:space="preserve"> </w:t>
      </w:r>
      <w:r>
        <w:t xml:space="preserve">- in-depth guides for research tools and methods</w:t>
      </w:r>
    </w:p>
    <w:p>
      <w:pPr>
        <w:pStyle w:val="Compact"/>
        <w:numPr>
          <w:ilvl w:val="0"/>
          <w:numId w:val="1263"/>
        </w:numPr>
      </w:pPr>
      <w:hyperlink r:id="rId942">
        <w:r>
          <w:rPr>
            <w:rStyle w:val="Hyperlink"/>
          </w:rPr>
          <w:t xml:space="preserve">Install Guides</w:t>
        </w:r>
      </w:hyperlink>
      <w:r>
        <w:t xml:space="preserve"> </w:t>
      </w:r>
      <w:r>
        <w:t xml:space="preserve">- setup instructions for data science software</w:t>
      </w:r>
    </w:p>
    <w:bookmarkEnd w:id="943"/>
    <w:bookmarkStart w:id="948" w:name="cheat-sheets"/>
    <w:p>
      <w:pPr>
        <w:pStyle w:val="Heading3"/>
      </w:pPr>
      <w:r>
        <w:t xml:space="preserve">21.1.3 Cheat Sheets</w:t>
      </w:r>
    </w:p>
    <w:p>
      <w:pPr>
        <w:pStyle w:val="Compact"/>
        <w:numPr>
          <w:ilvl w:val="0"/>
          <w:numId w:val="1264"/>
        </w:numPr>
      </w:pPr>
      <w:hyperlink r:id="rId944">
        <w:r>
          <w:rPr>
            <w:rStyle w:val="Hyperlink"/>
          </w:rPr>
          <w:t xml:space="preserve">dplyr and tidyr cheat sheet</w:t>
        </w:r>
      </w:hyperlink>
    </w:p>
    <w:p>
      <w:pPr>
        <w:pStyle w:val="Compact"/>
        <w:numPr>
          <w:ilvl w:val="0"/>
          <w:numId w:val="1264"/>
        </w:numPr>
      </w:pPr>
      <w:hyperlink r:id="rId945">
        <w:r>
          <w:rPr>
            <w:rStyle w:val="Hyperlink"/>
          </w:rPr>
          <w:t xml:space="preserve">ggplot cheat sheet</w:t>
        </w:r>
      </w:hyperlink>
    </w:p>
    <w:p>
      <w:pPr>
        <w:pStyle w:val="Compact"/>
        <w:numPr>
          <w:ilvl w:val="0"/>
          <w:numId w:val="1264"/>
        </w:numPr>
      </w:pPr>
      <w:hyperlink r:id="rId946">
        <w:r>
          <w:rPr>
            <w:rStyle w:val="Hyperlink"/>
          </w:rPr>
          <w:t xml:space="preserve">data table cheat sheet</w:t>
        </w:r>
      </w:hyperlink>
    </w:p>
    <w:p>
      <w:pPr>
        <w:pStyle w:val="Compact"/>
        <w:numPr>
          <w:ilvl w:val="0"/>
          <w:numId w:val="1264"/>
        </w:numPr>
      </w:pPr>
      <w:hyperlink r:id="rId947">
        <w:r>
          <w:rPr>
            <w:rStyle w:val="Hyperlink"/>
          </w:rPr>
          <w:t xml:space="preserve">RMarkdown cheat sheet</w:t>
        </w:r>
      </w:hyperlink>
    </w:p>
    <w:bookmarkEnd w:id="948"/>
    <w:bookmarkStart w:id="950" w:name="style-and-best-practices"/>
    <w:p>
      <w:pPr>
        <w:pStyle w:val="Heading3"/>
      </w:pPr>
      <w:r>
        <w:t xml:space="preserve">21.1.4 Style and Best Practices</w:t>
      </w:r>
    </w:p>
    <w:p>
      <w:pPr>
        <w:pStyle w:val="Compact"/>
        <w:numPr>
          <w:ilvl w:val="0"/>
          <w:numId w:val="1265"/>
        </w:numPr>
      </w:pPr>
      <w:hyperlink r:id="rId949">
        <w:r>
          <w:rPr>
            <w:rStyle w:val="Hyperlink"/>
          </w:rPr>
          <w:t xml:space="preserve">Hadley Wickham’s R Style Guide</w:t>
        </w:r>
      </w:hyperlink>
    </w:p>
    <w:bookmarkEnd w:id="950"/>
    <w:bookmarkStart w:id="951" w:name="tidy-evaluation-resources"/>
    <w:p>
      <w:pPr>
        <w:pStyle w:val="Heading3"/>
      </w:pPr>
      <w:r>
        <w:t xml:space="preserve">21.1.5 Tidy Evaluation Resources</w:t>
      </w:r>
    </w:p>
    <w:p>
      <w:pPr>
        <w:pStyle w:val="Compact"/>
        <w:numPr>
          <w:ilvl w:val="0"/>
          <w:numId w:val="1266"/>
        </w:numPr>
      </w:pPr>
      <w:hyperlink r:id="rId348">
        <w:r>
          <w:rPr>
            <w:rStyle w:val="Hyperlink"/>
          </w:rPr>
          <w:t xml:space="preserve">Tidy Eval in 5 Minutes</w:t>
        </w:r>
      </w:hyperlink>
      <w:r>
        <w:t xml:space="preserve"> </w:t>
      </w:r>
      <w:r>
        <w:t xml:space="preserve">(video)</w:t>
      </w:r>
    </w:p>
    <w:p>
      <w:pPr>
        <w:pStyle w:val="Compact"/>
        <w:numPr>
          <w:ilvl w:val="0"/>
          <w:numId w:val="1266"/>
        </w:numPr>
      </w:pPr>
      <w:hyperlink r:id="rId346">
        <w:r>
          <w:rPr>
            <w:rStyle w:val="Hyperlink"/>
          </w:rPr>
          <w:t xml:space="preserve">Tidy Evaluation</w:t>
        </w:r>
      </w:hyperlink>
      <w:r>
        <w:t xml:space="preserve"> </w:t>
      </w:r>
      <w:r>
        <w:t xml:space="preserve">(e-book)</w:t>
      </w:r>
    </w:p>
    <w:p>
      <w:pPr>
        <w:pStyle w:val="Compact"/>
        <w:numPr>
          <w:ilvl w:val="0"/>
          <w:numId w:val="1266"/>
        </w:numPr>
      </w:pPr>
      <w:hyperlink r:id="rId350">
        <w:r>
          <w:rPr>
            <w:rStyle w:val="Hyperlink"/>
          </w:rPr>
          <w:t xml:space="preserve">Data Frame Columns as Arguments to Dplyr Functions</w:t>
        </w:r>
      </w:hyperlink>
      <w:r>
        <w:t xml:space="preserve"> </w:t>
      </w:r>
      <w:r>
        <w:t xml:space="preserve">(blog)</w:t>
      </w:r>
    </w:p>
    <w:p>
      <w:pPr>
        <w:pStyle w:val="Compact"/>
        <w:numPr>
          <w:ilvl w:val="0"/>
          <w:numId w:val="1266"/>
        </w:numPr>
      </w:pPr>
      <w:hyperlink r:id="rId351">
        <w:r>
          <w:rPr>
            <w:rStyle w:val="Hyperlink"/>
          </w:rPr>
          <w:t xml:space="preserve">Standard Evaluation for *_join</w:t>
        </w:r>
      </w:hyperlink>
      <w:r>
        <w:t xml:space="preserve"> </w:t>
      </w:r>
      <w:r>
        <w:t xml:space="preserve">(stackoverflow)</w:t>
      </w:r>
    </w:p>
    <w:p>
      <w:pPr>
        <w:pStyle w:val="Compact"/>
        <w:numPr>
          <w:ilvl w:val="0"/>
          <w:numId w:val="1266"/>
        </w:numPr>
      </w:pPr>
      <w:hyperlink r:id="rId346">
        <w:r>
          <w:rPr>
            <w:rStyle w:val="Hyperlink"/>
          </w:rPr>
          <w:t xml:space="preserve">Programming with dplyr</w:t>
        </w:r>
      </w:hyperlink>
      <w:r>
        <w:t xml:space="preserve"> </w:t>
      </w:r>
      <w:r>
        <w:t xml:space="preserve">(package vignette)</w:t>
      </w:r>
    </w:p>
    <w:bookmarkEnd w:id="951"/>
    <w:bookmarkEnd w:id="952"/>
    <w:bookmarkStart w:id="954" w:name="resources-for-git-github"/>
    <w:p>
      <w:pPr>
        <w:pStyle w:val="Heading2"/>
      </w:pPr>
      <w:r>
        <w:t xml:space="preserve">21.2 Resources for Git &amp; Github</w:t>
      </w:r>
    </w:p>
    <w:p>
      <w:pPr>
        <w:pStyle w:val="Compact"/>
        <w:numPr>
          <w:ilvl w:val="0"/>
          <w:numId w:val="126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7"/>
        </w:numPr>
      </w:pPr>
      <w:hyperlink r:id="rId557">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7"/>
        </w:numPr>
      </w:pPr>
      <w:hyperlink r:id="rId953">
        <w:r>
          <w:rPr>
            <w:rStyle w:val="Hyperlink"/>
          </w:rPr>
          <w:t xml:space="preserve">GitHub Skills: Introduction to GitHub</w:t>
        </w:r>
      </w:hyperlink>
    </w:p>
    <w:p>
      <w:pPr>
        <w:pStyle w:val="Compact"/>
        <w:numPr>
          <w:ilvl w:val="0"/>
          <w:numId w:val="1267"/>
        </w:numPr>
      </w:pPr>
      <w:hyperlink r:id="rId559">
        <w:r>
          <w:rPr>
            <w:rStyle w:val="Hyperlink"/>
          </w:rPr>
          <w:t xml:space="preserve">UC Davis DataLab Git Sandbox</w:t>
        </w:r>
      </w:hyperlink>
      <w:r>
        <w:t xml:space="preserve"> </w:t>
      </w:r>
      <w:r>
        <w:t xml:space="preserve">- hands-on Git practice repository</w:t>
      </w:r>
    </w:p>
    <w:bookmarkEnd w:id="954"/>
    <w:bookmarkStart w:id="957" w:name="resources-for-python"/>
    <w:p>
      <w:pPr>
        <w:pStyle w:val="Heading2"/>
      </w:pPr>
      <w:r>
        <w:t xml:space="preserve">21.3 Resources for Python</w:t>
      </w:r>
    </w:p>
    <w:p>
      <w:pPr>
        <w:pStyle w:val="Compact"/>
        <w:numPr>
          <w:ilvl w:val="0"/>
          <w:numId w:val="1268"/>
        </w:numPr>
      </w:pPr>
      <w:hyperlink r:id="rId955">
        <w:r>
          <w:rPr>
            <w:rStyle w:val="Hyperlink"/>
          </w:rPr>
          <w:t xml:space="preserve">UC Davis DataLab Python Basics Workshop</w:t>
        </w:r>
      </w:hyperlink>
      <w:r>
        <w:t xml:space="preserve"> </w:t>
      </w:r>
      <w:r>
        <w:t xml:space="preserve">- foundational Python programming</w:t>
      </w:r>
    </w:p>
    <w:p>
      <w:pPr>
        <w:pStyle w:val="Compact"/>
        <w:numPr>
          <w:ilvl w:val="0"/>
          <w:numId w:val="1268"/>
        </w:numPr>
      </w:pPr>
      <w:hyperlink r:id="rId956">
        <w:r>
          <w:rPr>
            <w:rStyle w:val="Hyperlink"/>
          </w:rPr>
          <w:t xml:space="preserve">Natural Language Processing with Python</w:t>
        </w:r>
      </w:hyperlink>
      <w:r>
        <w:t xml:space="preserve"> </w:t>
      </w:r>
      <w:r>
        <w:t xml:space="preserve">- text analysis and NLP techniques</w:t>
      </w:r>
    </w:p>
    <w:bookmarkEnd w:id="957"/>
    <w:bookmarkStart w:id="959" w:name="resources-for-julia"/>
    <w:p>
      <w:pPr>
        <w:pStyle w:val="Heading2"/>
      </w:pPr>
      <w:r>
        <w:t xml:space="preserve">21.4 Resources for Julia</w:t>
      </w:r>
    </w:p>
    <w:p>
      <w:pPr>
        <w:pStyle w:val="Compact"/>
        <w:numPr>
          <w:ilvl w:val="0"/>
          <w:numId w:val="1269"/>
        </w:numPr>
      </w:pPr>
      <w:hyperlink r:id="rId958">
        <w:r>
          <w:rPr>
            <w:rStyle w:val="Hyperlink"/>
          </w:rPr>
          <w:t xml:space="preserve">UC Davis Julia Users Group Julia Basics Workshop</w:t>
        </w:r>
      </w:hyperlink>
      <w:r>
        <w:t xml:space="preserve"> </w:t>
      </w:r>
      <w:r>
        <w:t xml:space="preserve">- foundational Julia programming</w:t>
      </w:r>
    </w:p>
    <w:bookmarkEnd w:id="959"/>
    <w:bookmarkStart w:id="961" w:name="scientific-figures"/>
    <w:p>
      <w:pPr>
        <w:pStyle w:val="Heading2"/>
      </w:pPr>
      <w:r>
        <w:t xml:space="preserve">21.5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60">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61"/>
    <w:bookmarkStart w:id="965" w:name="writing"/>
    <w:p>
      <w:pPr>
        <w:pStyle w:val="Heading2"/>
      </w:pPr>
      <w:r>
        <w:t xml:space="preserve">21.6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62">
        <w:r>
          <w:rPr>
            <w:rStyle w:val="Hyperlink"/>
          </w:rPr>
          <w:t xml:space="preserve">The Pathway to Publishing: A Guide to Quantitative Writing in the Health Sciences</w:t>
        </w:r>
      </w:hyperlink>
    </w:p>
    <w:p>
      <w:pPr>
        <w:pStyle w:val="Compact"/>
        <w:numPr>
          <w:ilvl w:val="0"/>
          <w:numId w:val="1271"/>
        </w:numPr>
      </w:pPr>
      <w:hyperlink r:id="rId96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4">
        <w:r>
          <w:rPr>
            <w:rStyle w:val="Hyperlink"/>
          </w:rPr>
          <w:t xml:space="preserve">Secret, actionable writing tips</w:t>
        </w:r>
      </w:hyperlink>
    </w:p>
    <w:bookmarkEnd w:id="965"/>
    <w:bookmarkStart w:id="969" w:name="presentations"/>
    <w:p>
      <w:pPr>
        <w:pStyle w:val="Heading2"/>
      </w:pPr>
      <w:r>
        <w:t xml:space="preserve">21.7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6">
        <w:r>
          <w:rPr>
            <w:rStyle w:val="Hyperlink"/>
          </w:rPr>
          <w:t xml:space="preserve">How to give a killer narratively-driven scientific talk</w:t>
        </w:r>
      </w:hyperlink>
    </w:p>
    <w:p>
      <w:pPr>
        <w:pStyle w:val="Compact"/>
        <w:numPr>
          <w:ilvl w:val="0"/>
          <w:numId w:val="1272"/>
        </w:numPr>
      </w:pPr>
      <w:hyperlink r:id="rId967">
        <w:r>
          <w:rPr>
            <w:rStyle w:val="Hyperlink"/>
          </w:rPr>
          <w:t xml:space="preserve">How to make a better poster</w:t>
        </w:r>
      </w:hyperlink>
    </w:p>
    <w:p>
      <w:pPr>
        <w:pStyle w:val="Compact"/>
        <w:numPr>
          <w:ilvl w:val="0"/>
          <w:numId w:val="1272"/>
        </w:numPr>
      </w:pPr>
      <w:hyperlink r:id="rId968">
        <w:r>
          <w:rPr>
            <w:rStyle w:val="Hyperlink"/>
          </w:rPr>
          <w:t xml:space="preserve">How to make an even better poster</w:t>
        </w:r>
      </w:hyperlink>
    </w:p>
    <w:bookmarkEnd w:id="969"/>
    <w:bookmarkStart w:id="972" w:name="professional-advice"/>
    <w:p>
      <w:pPr>
        <w:pStyle w:val="Heading2"/>
      </w:pPr>
      <w:r>
        <w:t xml:space="preserve">21.8 Professional advice</w:t>
      </w:r>
    </w:p>
    <w:p>
      <w:pPr>
        <w:pStyle w:val="Compact"/>
        <w:numPr>
          <w:ilvl w:val="0"/>
          <w:numId w:val="1273"/>
        </w:numPr>
      </w:pPr>
      <w:hyperlink r:id="rId970">
        <w:r>
          <w:rPr>
            <w:rStyle w:val="Hyperlink"/>
          </w:rPr>
          <w:t xml:space="preserve">Professional advice, especially for your first job</w:t>
        </w:r>
      </w:hyperlink>
    </w:p>
    <w:p>
      <w:pPr>
        <w:pStyle w:val="Compact"/>
        <w:numPr>
          <w:ilvl w:val="0"/>
          <w:numId w:val="1273"/>
        </w:numPr>
      </w:pPr>
      <w:hyperlink r:id="rId971">
        <w:r>
          <w:rPr>
            <w:rStyle w:val="Hyperlink"/>
          </w:rPr>
          <w:t xml:space="preserve">Team Public Health Substack</w:t>
        </w:r>
      </w:hyperlink>
    </w:p>
    <w:bookmarkEnd w:id="972"/>
    <w:bookmarkStart w:id="975" w:name="funding"/>
    <w:p>
      <w:pPr>
        <w:pStyle w:val="Heading2"/>
      </w:pPr>
      <w:r>
        <w:t xml:space="preserve">21.9 Funding</w:t>
      </w:r>
    </w:p>
    <w:p>
      <w:pPr>
        <w:pStyle w:val="Compact"/>
        <w:numPr>
          <w:ilvl w:val="0"/>
          <w:numId w:val="1274"/>
        </w:numPr>
      </w:pPr>
      <w:hyperlink r:id="rId973">
        <w:r>
          <w:rPr>
            <w:rStyle w:val="Hyperlink"/>
          </w:rPr>
          <w:t xml:space="preserve">Building Your Funding Train</w:t>
        </w:r>
      </w:hyperlink>
    </w:p>
    <w:p>
      <w:pPr>
        <w:pStyle w:val="Compact"/>
        <w:numPr>
          <w:ilvl w:val="0"/>
          <w:numId w:val="1274"/>
        </w:numPr>
      </w:pPr>
      <w:hyperlink r:id="rId974">
        <w:r>
          <w:rPr>
            <w:rStyle w:val="Hyperlink"/>
          </w:rPr>
          <w:t xml:space="preserve">NIH Grant Writing Resources</w:t>
        </w:r>
      </w:hyperlink>
    </w:p>
    <w:bookmarkEnd w:id="975"/>
    <w:bookmarkStart w:id="978" w:name="ethics-and-global-health-research"/>
    <w:p>
      <w:pPr>
        <w:pStyle w:val="Heading2"/>
      </w:pPr>
      <w:r>
        <w:t xml:space="preserve">21.10 Ethics and global health research</w:t>
      </w:r>
    </w:p>
    <w:p>
      <w:pPr>
        <w:pStyle w:val="Compact"/>
        <w:numPr>
          <w:ilvl w:val="0"/>
          <w:numId w:val="1275"/>
        </w:numPr>
      </w:pPr>
      <w:hyperlink r:id="rId976">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7">
        <w:r>
          <w:rPr>
            <w:rStyle w:val="Hyperlink"/>
          </w:rPr>
          <w:t xml:space="preserve">Transforming Global Health Partnerships</w:t>
        </w:r>
      </w:hyperlink>
    </w:p>
    <w:p>
      <w:r>
        <w:br w:type="page"/>
      </w:r>
    </w:p>
    <w:bookmarkEnd w:id="978"/>
    <w:bookmarkEnd w:id="979"/>
    <w:bookmarkStart w:id="1006" w:name="professional-development"/>
    <w:p>
      <w:pPr>
        <w:pStyle w:val="Heading1"/>
      </w:pPr>
      <w:r>
        <w:t xml:space="preserve">22. Professional Development</w:t>
      </w:r>
    </w:p>
    <w:bookmarkStart w:id="980"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80"/>
    <w:bookmarkStart w:id="983"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81">
        <w:r>
          <w:rPr>
            <w:rStyle w:val="Hyperlink"/>
          </w:rPr>
          <w:t xml:space="preserve">myIDP - Individual Development Plan tool</w:t>
        </w:r>
      </w:hyperlink>
    </w:p>
    <w:p>
      <w:pPr>
        <w:pStyle w:val="Compact"/>
        <w:numPr>
          <w:ilvl w:val="0"/>
          <w:numId w:val="1278"/>
        </w:numPr>
      </w:pPr>
      <w:hyperlink r:id="rId982">
        <w:r>
          <w:rPr>
            <w:rStyle w:val="Hyperlink"/>
          </w:rPr>
          <w:t xml:space="preserve">NIH OITE Career Resources</w:t>
        </w:r>
      </w:hyperlink>
    </w:p>
    <w:bookmarkEnd w:id="983"/>
    <w:bookmarkStart w:id="986"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4">
        <w:r>
          <w:rPr>
            <w:rStyle w:val="Hyperlink"/>
          </w:rPr>
          <w:t xml:space="preserve">How to tell a compelling story in scientific presentations</w:t>
        </w:r>
      </w:hyperlink>
    </w:p>
    <w:p>
      <w:pPr>
        <w:pStyle w:val="Compact"/>
        <w:numPr>
          <w:ilvl w:val="0"/>
          <w:numId w:val="1280"/>
        </w:numPr>
      </w:pPr>
      <w:hyperlink r:id="rId966">
        <w:r>
          <w:rPr>
            <w:rStyle w:val="Hyperlink"/>
          </w:rPr>
          <w:t xml:space="preserve">How to give a killer narratively-driven scientific talk</w:t>
        </w:r>
      </w:hyperlink>
    </w:p>
    <w:p>
      <w:pPr>
        <w:pStyle w:val="Compact"/>
        <w:numPr>
          <w:ilvl w:val="0"/>
          <w:numId w:val="1280"/>
        </w:numPr>
      </w:pPr>
      <w:hyperlink r:id="rId985">
        <w:r>
          <w:rPr>
            <w:rStyle w:val="Hyperlink"/>
          </w:rPr>
          <w:t xml:space="preserve">How to make a better poster</w:t>
        </w:r>
      </w:hyperlink>
    </w:p>
    <w:p>
      <w:pPr>
        <w:pStyle w:val="Compact"/>
        <w:numPr>
          <w:ilvl w:val="0"/>
          <w:numId w:val="1280"/>
        </w:numPr>
      </w:pPr>
      <w:hyperlink r:id="rId968">
        <w:r>
          <w:rPr>
            <w:rStyle w:val="Hyperlink"/>
          </w:rPr>
          <w:t xml:space="preserve">How to make an even better poster</w:t>
        </w:r>
      </w:hyperlink>
    </w:p>
    <w:bookmarkEnd w:id="986"/>
    <w:bookmarkStart w:id="990"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7">
        <w:r>
          <w:rPr>
            <w:rStyle w:val="Hyperlink"/>
          </w:rPr>
          <w:t xml:space="preserve">ColorBrewer</w:t>
        </w:r>
      </w:hyperlink>
      <w:r>
        <w:t xml:space="preserve"> </w:t>
      </w:r>
      <w:r>
        <w:t xml:space="preserve">or</w:t>
      </w:r>
      <w:r>
        <w:t xml:space="preserve"> </w:t>
      </w:r>
      <w:hyperlink r:id="rId988">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9">
        <w:r>
          <w:rPr>
            <w:rStyle w:val="Hyperlink"/>
          </w:rPr>
          <w:t xml:space="preserve">Ten Simple Rules for Better Figures</w:t>
        </w:r>
      </w:hyperlink>
    </w:p>
    <w:bookmarkEnd w:id="990"/>
    <w:bookmarkStart w:id="992"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3">
        <w:r>
          <w:rPr>
            <w:rStyle w:val="Hyperlink"/>
          </w:rPr>
          <w:t xml:space="preserve">Building Your Funding Train</w:t>
        </w:r>
      </w:hyperlink>
    </w:p>
    <w:p>
      <w:pPr>
        <w:pStyle w:val="Compact"/>
        <w:numPr>
          <w:ilvl w:val="0"/>
          <w:numId w:val="1284"/>
        </w:numPr>
      </w:pPr>
      <w:hyperlink r:id="rId991">
        <w:r>
          <w:rPr>
            <w:rStyle w:val="Hyperlink"/>
          </w:rPr>
          <w:t xml:space="preserve">NIH Funding Opportunities</w:t>
        </w:r>
      </w:hyperlink>
    </w:p>
    <w:p>
      <w:pPr>
        <w:pStyle w:val="Compact"/>
        <w:numPr>
          <w:ilvl w:val="0"/>
          <w:numId w:val="1284"/>
        </w:numPr>
      </w:pPr>
      <w:hyperlink r:id="rId974">
        <w:r>
          <w:rPr>
            <w:rStyle w:val="Hyperlink"/>
          </w:rPr>
          <w:t xml:space="preserve">NIH Grant Writing Resources</w:t>
        </w:r>
      </w:hyperlink>
    </w:p>
    <w:bookmarkEnd w:id="992"/>
    <w:bookmarkStart w:id="1003"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3"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3"/>
    <w:bookmarkStart w:id="994"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4"/>
    <w:bookmarkStart w:id="995"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5"/>
    <w:bookmarkStart w:id="999"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6">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7">
        <w:r>
          <w:rPr>
            <w:rStyle w:val="Hyperlink"/>
          </w:rPr>
          <w:t xml:space="preserve">PhD</w:t>
        </w:r>
      </w:hyperlink>
      <w:r>
        <w:t xml:space="preserve">,</w:t>
      </w:r>
      <w:r>
        <w:t xml:space="preserve"> </w:t>
      </w:r>
      <w:r>
        <w:t xml:space="preserve">is a spiritual successor to an apprentice’s</w:t>
      </w:r>
      <w:r>
        <w:t xml:space="preserve"> </w:t>
      </w:r>
      <w:hyperlink r:id="rId99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9"/>
    <w:bookmarkStart w:id="1000"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000"/>
    <w:bookmarkStart w:id="1002"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1001">
        <w:r>
          <w:rPr>
            <w:rStyle w:val="Hyperlink"/>
          </w:rPr>
          <w:t xml:space="preserve">quarto-thesis</w:t>
        </w:r>
      </w:hyperlink>
      <w:r>
        <w:t xml:space="preserve"> </w:t>
      </w:r>
      <w:r>
        <w:t xml:space="preserve">- Quarto extension for creating masters or PhD theses with professional LaTeX formatting</w:t>
      </w:r>
    </w:p>
    <w:bookmarkEnd w:id="1002"/>
    <w:bookmarkEnd w:id="1003"/>
    <w:bookmarkStart w:id="1004"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9">
        <w:r>
          <w:rPr>
            <w:rStyle w:val="Hyperlink"/>
          </w:rPr>
          <w:t xml:space="preserve">workshop index</w:t>
        </w:r>
      </w:hyperlink>
      <w:r>
        <w:t xml:space="preserve"> </w:t>
      </w:r>
      <w:r>
        <w:t xml:space="preserve">provides a comprehensive catalog of available resources.</w:t>
      </w:r>
    </w:p>
    <w:bookmarkEnd w:id="1004"/>
    <w:bookmarkStart w:id="1005"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5"/>
    <w:bookmarkEnd w:id="1006"/>
    <w:bookmarkStart w:id="1011" w:name="sec-writing"/>
    <w:p>
      <w:pPr>
        <w:pStyle w:val="Heading1"/>
      </w:pPr>
      <w:r>
        <w:t xml:space="preserve">23. Writing</w:t>
      </w:r>
    </w:p>
    <w:bookmarkStart w:id="1007"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7"/>
    <w:bookmarkStart w:id="1009"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8">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9"/>
    <w:bookmarkStart w:id="1010"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10"/>
    <w:bookmarkEnd w:id="1011"/>
    <w:bookmarkStart w:id="1027" w:name="manuscript-preparation-and-publication"/>
    <w:p>
      <w:pPr>
        <w:pStyle w:val="Heading1"/>
      </w:pPr>
      <w:r>
        <w:t xml:space="preserve">24. Manuscript Preparation and Publication</w:t>
      </w:r>
    </w:p>
    <w:bookmarkStart w:id="1012"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12"/>
    <w:bookmarkStart w:id="1015"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3">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4">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5"/>
    <w:bookmarkStart w:id="1018"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6">
        <w:r>
          <w:rPr>
            <w:rStyle w:val="Hyperlink"/>
          </w:rPr>
          <w:t xml:space="preserve">medRxiv</w:t>
        </w:r>
      </w:hyperlink>
      <w:r>
        <w:t xml:space="preserve"> </w:t>
      </w:r>
      <w:r>
        <w:t xml:space="preserve">or</w:t>
      </w:r>
      <w:r>
        <w:t xml:space="preserve"> </w:t>
      </w:r>
      <w:hyperlink r:id="rId1017">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6">
        <w:r>
          <w:rPr>
            <w:rStyle w:val="Hyperlink"/>
          </w:rPr>
          <w:t xml:space="preserve">medRxiv</w:t>
        </w:r>
      </w:hyperlink>
      <w:r>
        <w:t xml:space="preserve">.</w:t>
      </w:r>
    </w:p>
    <w:bookmarkEnd w:id="1018"/>
    <w:bookmarkStart w:id="1019"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9"/>
    <w:bookmarkStart w:id="1020"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20"/>
    <w:bookmarkStart w:id="1024"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21">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2">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3">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4"/>
    <w:bookmarkStart w:id="1026"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5">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6"/>
    <w:bookmarkEnd w:id="1027"/>
    <w:bookmarkStart w:id="1110" w:name="references"/>
    <w:p>
      <w:pPr>
        <w:pStyle w:val="Heading1"/>
      </w:pPr>
      <w:r>
        <w:t xml:space="preserve">References</w:t>
      </w:r>
    </w:p>
    <w:bookmarkStart w:id="1109" w:name="refs"/>
    <w:bookmarkStart w:id="1029"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8">
        <w:r>
          <w:rPr>
            <w:rStyle w:val="Hyperlink"/>
          </w:rPr>
          <w:t xml:space="preserve">https://doi.org/10.1371/journal.pgph.0002269</w:t>
        </w:r>
      </w:hyperlink>
      <w:r>
        <w:t xml:space="preserve">.</w:t>
      </w:r>
    </w:p>
    <w:bookmarkEnd w:id="1029"/>
    <w:bookmarkStart w:id="103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30">
        <w:r>
          <w:rPr>
            <w:rStyle w:val="Hyperlink"/>
          </w:rPr>
          <w:t xml:space="preserve">https://doi.org/10.1038/d41586-019-01431-z</w:t>
        </w:r>
      </w:hyperlink>
      <w:r>
        <w:t xml:space="preserve">.</w:t>
      </w:r>
    </w:p>
    <w:bookmarkEnd w:id="1031"/>
    <w:bookmarkStart w:id="1033"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2">
        <w:r>
          <w:rPr>
            <w:rStyle w:val="Hyperlink"/>
          </w:rPr>
          <w:t xml:space="preserve">https://jadebc.github.io/lab-manual/</w:t>
        </w:r>
      </w:hyperlink>
      <w:r>
        <w:t xml:space="preserve">.</w:t>
      </w:r>
    </w:p>
    <w:bookmarkEnd w:id="1033"/>
    <w:bookmarkStart w:id="1035"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4">
        <w:r>
          <w:rPr>
            <w:rStyle w:val="Hyperlink"/>
          </w:rPr>
          <w:t xml:space="preserve">https://happygitwithr.com/</w:t>
        </w:r>
      </w:hyperlink>
      <w:r>
        <w:t xml:space="preserve">.</w:t>
      </w:r>
    </w:p>
    <w:bookmarkEnd w:id="1035"/>
    <w:bookmarkStart w:id="1036"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3">
        <w:r>
          <w:rPr>
            <w:rStyle w:val="Hyperlink"/>
          </w:rPr>
          <w:t xml:space="preserve">https://reprex.tidyverse.org/</w:t>
        </w:r>
      </w:hyperlink>
      <w:r>
        <w:t xml:space="preserve">.</w:t>
      </w:r>
    </w:p>
    <w:bookmarkEnd w:id="1036"/>
    <w:bookmarkStart w:id="103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7">
        <w:r>
          <w:rPr>
            <w:rStyle w:val="Hyperlink"/>
          </w:rPr>
          <w:t xml:space="preserve">https://doi.org/10.1038/s41467-020-19160-7</w:t>
        </w:r>
      </w:hyperlink>
      <w:r>
        <w:t xml:space="preserve">.</w:t>
      </w:r>
    </w:p>
    <w:bookmarkEnd w:id="1038"/>
    <w:bookmarkStart w:id="104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9">
        <w:r>
          <w:rPr>
            <w:rStyle w:val="Hyperlink"/>
          </w:rPr>
          <w:t xml:space="preserve">http://creativecommons.org/licenses/by-nc/4.0/</w:t>
        </w:r>
      </w:hyperlink>
      <w:r>
        <w:t xml:space="preserve">.</w:t>
      </w:r>
    </w:p>
    <w:bookmarkEnd w:id="1040"/>
    <w:bookmarkStart w:id="1042" w:name="ref-credit"/>
    <w:p>
      <w:pPr>
        <w:pStyle w:val="Bibliography"/>
      </w:pPr>
      <w:r>
        <w:t xml:space="preserve">“CRediT: Contributor Roles Taxonomy.”</w:t>
      </w:r>
      <w:r>
        <w:t xml:space="preserve"> </w:t>
      </w:r>
      <w:r>
        <w:t xml:space="preserve">n.d. PLOS ONE.</w:t>
      </w:r>
      <w:r>
        <w:t xml:space="preserve"> </w:t>
      </w:r>
      <w:hyperlink r:id="rId1041">
        <w:r>
          <w:rPr>
            <w:rStyle w:val="Hyperlink"/>
          </w:rPr>
          <w:t xml:space="preserve">https://journals.plos.org/plosone/s/authorship</w:t>
        </w:r>
      </w:hyperlink>
      <w:r>
        <w:t xml:space="preserve">.</w:t>
      </w:r>
    </w:p>
    <w:bookmarkEnd w:id="1042"/>
    <w:bookmarkStart w:id="1044" w:name="ref-dryad"/>
    <w:p>
      <w:pPr>
        <w:pStyle w:val="Bibliography"/>
      </w:pPr>
      <w:r>
        <w:t xml:space="preserve">“Dryad Digital Repository.”</w:t>
      </w:r>
      <w:r>
        <w:t xml:space="preserve"> </w:t>
      </w:r>
      <w:r>
        <w:t xml:space="preserve">n.d. Dryad.</w:t>
      </w:r>
      <w:r>
        <w:t xml:space="preserve"> </w:t>
      </w:r>
      <w:hyperlink r:id="rId1043">
        <w:r>
          <w:rPr>
            <w:rStyle w:val="Hyperlink"/>
          </w:rPr>
          <w:t xml:space="preserve">https://datadryad.org/</w:t>
        </w:r>
      </w:hyperlink>
      <w:r>
        <w:t xml:space="preserve">.</w:t>
      </w:r>
    </w:p>
    <w:bookmarkEnd w:id="1044"/>
    <w:bookmarkStart w:id="104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5"/>
    <w:bookmarkStart w:id="104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6">
        <w:r>
          <w:rPr>
            <w:rStyle w:val="Hyperlink"/>
          </w:rPr>
          <w:t xml:space="preserve">https://doi.org/10.1201/9781003029878</w:t>
        </w:r>
      </w:hyperlink>
      <w:r>
        <w:t xml:space="preserve">.</w:t>
      </w:r>
    </w:p>
    <w:bookmarkEnd w:id="1047"/>
    <w:bookmarkStart w:id="1048"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4">
        <w:r>
          <w:rPr>
            <w:rStyle w:val="Hyperlink"/>
          </w:rPr>
          <w:t xml:space="preserve">https://github.com/orgs/quarto-dev/discussions/6085</w:t>
        </w:r>
      </w:hyperlink>
      <w:r>
        <w:t xml:space="preserve">.</w:t>
      </w:r>
    </w:p>
    <w:bookmarkEnd w:id="1048"/>
    <w:bookmarkStart w:id="1050" w:name="ref-githubdesktop"/>
    <w:p>
      <w:pPr>
        <w:pStyle w:val="Bibliography"/>
      </w:pPr>
      <w:r>
        <w:t xml:space="preserve">“GitHub Desktop.”</w:t>
      </w:r>
      <w:r>
        <w:t xml:space="preserve"> </w:t>
      </w:r>
      <w:r>
        <w:t xml:space="preserve">n.d. GitHub.</w:t>
      </w:r>
      <w:r>
        <w:t xml:space="preserve"> </w:t>
      </w:r>
      <w:hyperlink r:id="rId1049">
        <w:r>
          <w:rPr>
            <w:rStyle w:val="Hyperlink"/>
          </w:rPr>
          <w:t xml:space="preserve">https://desktop.github.com/</w:t>
        </w:r>
      </w:hyperlink>
      <w:r>
        <w:t xml:space="preserve">.</w:t>
      </w:r>
    </w:p>
    <w:bookmarkEnd w:id="1050"/>
    <w:bookmarkStart w:id="1052" w:name="ref-plos_data"/>
    <w:p>
      <w:pPr>
        <w:pStyle w:val="Bibliography"/>
      </w:pPr>
      <w:r>
        <w:t xml:space="preserve">“How to Store and Manage Your Data.”</w:t>
      </w:r>
      <w:r>
        <w:t xml:space="preserve"> </w:t>
      </w:r>
      <w:r>
        <w:t xml:space="preserve">n.d. PLOS.</w:t>
      </w:r>
      <w:r>
        <w:t xml:space="preserve"> </w:t>
      </w:r>
      <w:hyperlink r:id="rId1051">
        <w:r>
          <w:rPr>
            <w:rStyle w:val="Hyperlink"/>
          </w:rPr>
          <w:t xml:space="preserve">https://plos.org/resource/how-to-store-and-manage-your-data/</w:t>
        </w:r>
      </w:hyperlink>
      <w:r>
        <w:t xml:space="preserve">.</w:t>
      </w:r>
    </w:p>
    <w:bookmarkEnd w:id="1052"/>
    <w:bookmarkStart w:id="105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3"/>
    <w:bookmarkStart w:id="105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4">
        <w:r>
          <w:rPr>
            <w:rStyle w:val="Hyperlink"/>
          </w:rPr>
          <w:t xml:space="preserve">https://mentors.fm/2019/08/13/think-and-write-with-leslie-lamport/</w:t>
        </w:r>
      </w:hyperlink>
      <w:r>
        <w:t xml:space="preserve">.</w:t>
      </w:r>
    </w:p>
    <w:bookmarkEnd w:id="1055"/>
    <w:bookmarkStart w:id="1056" w:name="ref-medRxiv"/>
    <w:p>
      <w:pPr>
        <w:pStyle w:val="Bibliography"/>
      </w:pPr>
      <w:r>
        <w:t xml:space="preserve">“medRxiv: The Preprint Server for Health Sciences.”</w:t>
      </w:r>
      <w:r>
        <w:t xml:space="preserve"> </w:t>
      </w:r>
      <w:r>
        <w:t xml:space="preserve">n.d. Cold Spring Harbor Laboratory.</w:t>
      </w:r>
      <w:r>
        <w:t xml:space="preserve"> </w:t>
      </w:r>
      <w:hyperlink r:id="rId1016">
        <w:r>
          <w:rPr>
            <w:rStyle w:val="Hyperlink"/>
          </w:rPr>
          <w:t xml:space="preserve">https://www.medrxiv.org/</w:t>
        </w:r>
      </w:hyperlink>
      <w:r>
        <w:t xml:space="preserve">.</w:t>
      </w:r>
    </w:p>
    <w:bookmarkEnd w:id="1056"/>
    <w:bookmarkStart w:id="1058"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7">
        <w:r>
          <w:rPr>
            <w:rStyle w:val="Hyperlink"/>
          </w:rPr>
          <w:t xml:space="preserve">https://doi.org/10.1038/467775a</w:t>
        </w:r>
      </w:hyperlink>
      <w:r>
        <w:t xml:space="preserve">.</w:t>
      </w:r>
    </w:p>
    <w:bookmarkEnd w:id="1058"/>
    <w:bookmarkStart w:id="1060"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9">
        <w:r>
          <w:rPr>
            <w:rStyle w:val="Hyperlink"/>
          </w:rPr>
          <w:t xml:space="preserve">https://doi.org/10.1038/s41562-016-0021</w:t>
        </w:r>
      </w:hyperlink>
      <w:r>
        <w:t xml:space="preserve">.</w:t>
      </w:r>
    </w:p>
    <w:bookmarkEnd w:id="1060"/>
    <w:bookmarkStart w:id="1062"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61">
        <w:r>
          <w:rPr>
            <w:rStyle w:val="Hyperlink"/>
          </w:rPr>
          <w:t xml:space="preserve">https://doi.org/10.1038/526182a</w:t>
        </w:r>
      </w:hyperlink>
      <w:r>
        <w:t xml:space="preserve">.</w:t>
      </w:r>
    </w:p>
    <w:bookmarkEnd w:id="1062"/>
    <w:bookmarkStart w:id="1064" w:name="ref-osf"/>
    <w:p>
      <w:pPr>
        <w:pStyle w:val="Bibliography"/>
      </w:pPr>
      <w:r>
        <w:t xml:space="preserve">“Open Science Framework.”</w:t>
      </w:r>
      <w:r>
        <w:t xml:space="preserve"> </w:t>
      </w:r>
      <w:r>
        <w:t xml:space="preserve">n.d. Center for Open Science.</w:t>
      </w:r>
      <w:r>
        <w:t xml:space="preserve"> </w:t>
      </w:r>
      <w:hyperlink r:id="rId1063">
        <w:r>
          <w:rPr>
            <w:rStyle w:val="Hyperlink"/>
          </w:rPr>
          <w:t xml:space="preserve">https://osf.io/</w:t>
        </w:r>
      </w:hyperlink>
      <w:r>
        <w:t xml:space="preserve">.</w:t>
      </w:r>
    </w:p>
    <w:bookmarkEnd w:id="1064"/>
    <w:bookmarkStart w:id="1065"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3">
        <w:r>
          <w:rPr>
            <w:rStyle w:val="Hyperlink"/>
          </w:rPr>
          <w:t xml:space="preserve">https://github.com/quarto-dev/quarto-cli/issues/3809</w:t>
        </w:r>
      </w:hyperlink>
      <w:r>
        <w:t xml:space="preserve">.</w:t>
      </w:r>
    </w:p>
    <w:bookmarkEnd w:id="1065"/>
    <w:bookmarkStart w:id="1067" w:name="ref-githubaccountarchive"/>
    <w:p>
      <w:pPr>
        <w:pStyle w:val="Bibliography"/>
      </w:pPr>
      <w:r>
        <w:t xml:space="preserve">“Requesting an Archive of Your Personal Account’s Data.”</w:t>
      </w:r>
      <w:r>
        <w:t xml:space="preserve"> </w:t>
      </w:r>
      <w:r>
        <w:t xml:space="preserve">n.d. GitHub.</w:t>
      </w:r>
      <w:r>
        <w:t xml:space="preserve"> </w:t>
      </w:r>
      <w:hyperlink r:id="rId1066">
        <w:r>
          <w:rPr>
            <w:rStyle w:val="Hyperlink"/>
          </w:rPr>
          <w:t xml:space="preserve">https://docs.github.com/en/get-started/archiving-your-github-personal-account-and-public-repositories/requesting-an-archive-of-your-personal-accounts-data</w:t>
        </w:r>
      </w:hyperlink>
      <w:r>
        <w:t xml:space="preserve">.</w:t>
      </w:r>
    </w:p>
    <w:bookmarkEnd w:id="1067"/>
    <w:bookmarkStart w:id="1069" w:name="ref-githuborgmigrations"/>
    <w:p>
      <w:pPr>
        <w:pStyle w:val="Bibliography"/>
      </w:pPr>
      <w:r>
        <w:t xml:space="preserve">“REST API Endpoints for Organization Migrations.”</w:t>
      </w:r>
      <w:r>
        <w:t xml:space="preserve"> </w:t>
      </w:r>
      <w:r>
        <w:t xml:space="preserve">n.d. GitHub.</w:t>
      </w:r>
      <w:r>
        <w:t xml:space="preserve"> </w:t>
      </w:r>
      <w:hyperlink r:id="rId1068">
        <w:r>
          <w:rPr>
            <w:rStyle w:val="Hyperlink"/>
          </w:rPr>
          <w:t xml:space="preserve">https://docs.github.com/en/rest/migrations/orgs</w:t>
        </w:r>
      </w:hyperlink>
      <w:r>
        <w:t xml:space="preserve">.</w:t>
      </w:r>
    </w:p>
    <w:bookmarkEnd w:id="1069"/>
    <w:bookmarkStart w:id="1071" w:name="ref-githubusermigrations"/>
    <w:p>
      <w:pPr>
        <w:pStyle w:val="Bibliography"/>
      </w:pPr>
      <w:r>
        <w:t xml:space="preserve">“REST API Endpoints for User Migrations.”</w:t>
      </w:r>
      <w:r>
        <w:t xml:space="preserve"> </w:t>
      </w:r>
      <w:r>
        <w:t xml:space="preserve">n.d. GitHub.</w:t>
      </w:r>
      <w:r>
        <w:t xml:space="preserve"> </w:t>
      </w:r>
      <w:hyperlink r:id="rId1070">
        <w:r>
          <w:rPr>
            <w:rStyle w:val="Hyperlink"/>
          </w:rPr>
          <w:t xml:space="preserve">https://docs.github.com/en/rest/migrations/users</w:t>
        </w:r>
      </w:hyperlink>
      <w:r>
        <w:t xml:space="preserve">.</w:t>
      </w:r>
    </w:p>
    <w:bookmarkEnd w:id="1071"/>
    <w:bookmarkStart w:id="1073" w:name="ref-gitfixum"/>
    <w:p>
      <w:pPr>
        <w:pStyle w:val="Bibliography"/>
      </w:pPr>
      <w:r>
        <w:t xml:space="preserve">Robertson, Seth. n.d.</w:t>
      </w:r>
      <w:r>
        <w:t xml:space="preserve"> </w:t>
      </w:r>
      <w:r>
        <w:t xml:space="preserve">“On Undoing, Fixing, or Removing Commits in Git.”</w:t>
      </w:r>
      <w:r>
        <w:t xml:space="preserve"> </w:t>
      </w:r>
      <w:hyperlink r:id="rId1072">
        <w:r>
          <w:rPr>
            <w:rStyle w:val="Hyperlink"/>
          </w:rPr>
          <w:t xml:space="preserve">https://sethrobertson.github.io/GitFixUm/fixup.html</w:t>
        </w:r>
      </w:hyperlink>
      <w:r>
        <w:t xml:space="preserve">.</w:t>
      </w:r>
    </w:p>
    <w:bookmarkEnd w:id="1073"/>
    <w:bookmarkStart w:id="1075"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4">
        <w:r>
          <w:rPr>
            <w:rStyle w:val="Hyperlink"/>
          </w:rPr>
          <w:t xml:space="preserve">https://doi.org/10.1371/journal.pcbi.1003833</w:t>
        </w:r>
      </w:hyperlink>
      <w:r>
        <w:t xml:space="preserve">.</w:t>
      </w:r>
    </w:p>
    <w:bookmarkEnd w:id="1075"/>
    <w:bookmarkStart w:id="1077"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6">
        <w:r>
          <w:rPr>
            <w:rStyle w:val="Hyperlink"/>
          </w:rPr>
          <w:t xml:space="preserve">https://doi.org/10.1038/d41586-019-02918-5</w:t>
        </w:r>
      </w:hyperlink>
      <w:r>
        <w:t xml:space="preserve">.</w:t>
      </w:r>
    </w:p>
    <w:bookmarkEnd w:id="1077"/>
    <w:bookmarkStart w:id="1079" w:name="ref-slurm-salloc"/>
    <w:p>
      <w:pPr>
        <w:pStyle w:val="Bibliography"/>
      </w:pPr>
      <w:r>
        <w:t xml:space="preserve">“Slurm Workload Manager: Salloc Documentation.”</w:t>
      </w:r>
      <w:r>
        <w:t xml:space="preserve"> </w:t>
      </w:r>
      <w:r>
        <w:t xml:space="preserve">n.d.-a. SchedMD.</w:t>
      </w:r>
      <w:r>
        <w:t xml:space="preserve"> </w:t>
      </w:r>
      <w:hyperlink r:id="rId1078">
        <w:r>
          <w:rPr>
            <w:rStyle w:val="Hyperlink"/>
          </w:rPr>
          <w:t xml:space="preserve">https://slurm.schedmd.com/salloc.html</w:t>
        </w:r>
      </w:hyperlink>
      <w:r>
        <w:t xml:space="preserve">.</w:t>
      </w:r>
    </w:p>
    <w:bookmarkEnd w:id="1079"/>
    <w:bookmarkStart w:id="1081" w:name="ref-slurm-sattach"/>
    <w:p>
      <w:pPr>
        <w:pStyle w:val="Bibliography"/>
      </w:pPr>
      <w:r>
        <w:t xml:space="preserve">“Slurm Workload Manager: Sattach Documentation.”</w:t>
      </w:r>
      <w:r>
        <w:t xml:space="preserve"> </w:t>
      </w:r>
      <w:r>
        <w:t xml:space="preserve">n.d.-b. SchedMD.</w:t>
      </w:r>
      <w:r>
        <w:t xml:space="preserve"> </w:t>
      </w:r>
      <w:hyperlink r:id="rId1080">
        <w:r>
          <w:rPr>
            <w:rStyle w:val="Hyperlink"/>
          </w:rPr>
          <w:t xml:space="preserve">https://slurm.schedmd.com/sattach.html</w:t>
        </w:r>
      </w:hyperlink>
      <w:r>
        <w:t xml:space="preserve">.</w:t>
      </w:r>
    </w:p>
    <w:bookmarkEnd w:id="1081"/>
    <w:bookmarkStart w:id="1083" w:name="ref-slurm"/>
    <w:p>
      <w:pPr>
        <w:pStyle w:val="Bibliography"/>
      </w:pPr>
      <w:r>
        <w:t xml:space="preserve">“Slurm Workload Manager: Sbatch Documentation.”</w:t>
      </w:r>
      <w:r>
        <w:t xml:space="preserve"> </w:t>
      </w:r>
      <w:r>
        <w:t xml:space="preserve">n.d.-c. SchedMD.</w:t>
      </w:r>
      <w:r>
        <w:t xml:space="preserve"> </w:t>
      </w:r>
      <w:hyperlink r:id="rId1082">
        <w:r>
          <w:rPr>
            <w:rStyle w:val="Hyperlink"/>
          </w:rPr>
          <w:t xml:space="preserve">https://slurm.schedmd.com/sbatch.html</w:t>
        </w:r>
      </w:hyperlink>
      <w:r>
        <w:t xml:space="preserve">.</w:t>
      </w:r>
    </w:p>
    <w:bookmarkEnd w:id="1083"/>
    <w:bookmarkStart w:id="1085" w:name="ref-slurm-squeue"/>
    <w:p>
      <w:pPr>
        <w:pStyle w:val="Bibliography"/>
      </w:pPr>
      <w:r>
        <w:t xml:space="preserve">“Slurm Workload Manager: Squeue Documentation.”</w:t>
      </w:r>
      <w:r>
        <w:t xml:space="preserve"> </w:t>
      </w:r>
      <w:r>
        <w:t xml:space="preserve">n.d.-d. SchedMD.</w:t>
      </w:r>
      <w:r>
        <w:t xml:space="preserve"> </w:t>
      </w:r>
      <w:hyperlink r:id="rId1084">
        <w:r>
          <w:rPr>
            <w:rStyle w:val="Hyperlink"/>
          </w:rPr>
          <w:t xml:space="preserve">https://slurm.schedmd.com/squeue.html</w:t>
        </w:r>
      </w:hyperlink>
      <w:r>
        <w:t xml:space="preserve">.</w:t>
      </w:r>
    </w:p>
    <w:bookmarkEnd w:id="1085"/>
    <w:bookmarkStart w:id="1087" w:name="ref-slurm-srun"/>
    <w:p>
      <w:pPr>
        <w:pStyle w:val="Bibliography"/>
      </w:pPr>
      <w:r>
        <w:t xml:space="preserve">“Slurm Workload Manager: Srun Documentation.”</w:t>
      </w:r>
      <w:r>
        <w:t xml:space="preserve"> </w:t>
      </w:r>
      <w:r>
        <w:t xml:space="preserve">n.d.-e. SchedMD.</w:t>
      </w:r>
      <w:r>
        <w:t xml:space="preserve"> </w:t>
      </w:r>
      <w:hyperlink r:id="rId1086">
        <w:r>
          <w:rPr>
            <w:rStyle w:val="Hyperlink"/>
          </w:rPr>
          <w:t xml:space="preserve">https://slurm.schedmd.com/srun.html</w:t>
        </w:r>
      </w:hyperlink>
      <w:r>
        <w:t xml:space="preserve">.</w:t>
      </w:r>
    </w:p>
    <w:bookmarkEnd w:id="1087"/>
    <w:bookmarkStart w:id="1089" w:name="ref-openssh-ssh-config"/>
    <w:p>
      <w:pPr>
        <w:pStyle w:val="Bibliography"/>
      </w:pPr>
      <w:r>
        <w:t xml:space="preserve">“Ssh_config(5) Manual Page.”</w:t>
      </w:r>
      <w:r>
        <w:t xml:space="preserve"> </w:t>
      </w:r>
      <w:r>
        <w:t xml:space="preserve">n.d. OpenBSD.</w:t>
      </w:r>
      <w:r>
        <w:t xml:space="preserve"> </w:t>
      </w:r>
      <w:hyperlink r:id="rId1088">
        <w:r>
          <w:rPr>
            <w:rStyle w:val="Hyperlink"/>
          </w:rPr>
          <w:t xml:space="preserve">https://man.openbsd.org/ssh_config</w:t>
        </w:r>
      </w:hyperlink>
      <w:r>
        <w:t xml:space="preserve">.</w:t>
      </w:r>
    </w:p>
    <w:bookmarkEnd w:id="1089"/>
    <w:bookmarkStart w:id="1091" w:name="ref-openssh-ssh-config-debian"/>
    <w:p>
      <w:pPr>
        <w:pStyle w:val="Bibliography"/>
      </w:pPr>
      <w:r>
        <w:t xml:space="preserve">“Ssh_config(5) Manual Page, Debian Edition.”</w:t>
      </w:r>
      <w:r>
        <w:t xml:space="preserve"> </w:t>
      </w:r>
      <w:r>
        <w:t xml:space="preserve">n.d. Debian Project.</w:t>
      </w:r>
      <w:r>
        <w:t xml:space="preserve"> </w:t>
      </w:r>
      <w:hyperlink r:id="rId1090">
        <w:r>
          <w:rPr>
            <w:rStyle w:val="Hyperlink"/>
          </w:rPr>
          <w:t xml:space="preserve">https://manpages.debian.org/stable/openssh-client/ssh_config.5.en.html</w:t>
        </w:r>
      </w:hyperlink>
      <w:r>
        <w:t xml:space="preserve">.</w:t>
      </w:r>
    </w:p>
    <w:bookmarkEnd w:id="1091"/>
    <w:bookmarkStart w:id="1093"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2">
        <w:r>
          <w:rPr>
            <w:rStyle w:val="Hyperlink"/>
          </w:rPr>
          <w:t xml:space="preserve">https://doi.org/10.1038/d41586-019-00067-3</w:t>
        </w:r>
      </w:hyperlink>
      <w:r>
        <w:t xml:space="preserve">.</w:t>
      </w:r>
    </w:p>
    <w:bookmarkEnd w:id="1093"/>
    <w:bookmarkStart w:id="1094"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48">
        <w:r>
          <w:rPr>
            <w:rStyle w:val="Hyperlink"/>
          </w:rPr>
          <w:t xml:space="preserve">https://code-review.tidyverse.org/</w:t>
        </w:r>
      </w:hyperlink>
      <w:r>
        <w:t xml:space="preserve">.</w:t>
      </w:r>
    </w:p>
    <w:bookmarkEnd w:id="1094"/>
    <w:bookmarkStart w:id="1096"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5">
        <w:r>
          <w:rPr>
            <w:rStyle w:val="Hyperlink"/>
          </w:rPr>
          <w:t xml:space="preserve">https://doi.org/10.1038/d41586-021-03603-2</w:t>
        </w:r>
      </w:hyperlink>
      <w:r>
        <w:t xml:space="preserve">.</w:t>
      </w:r>
    </w:p>
    <w:bookmarkEnd w:id="1096"/>
    <w:bookmarkStart w:id="1098"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7">
        <w:r>
          <w:rPr>
            <w:rStyle w:val="Hyperlink"/>
          </w:rPr>
          <w:t xml:space="preserve">https://doi.org/10.1201/9781351201315</w:t>
        </w:r>
      </w:hyperlink>
      <w:r>
        <w:t xml:space="preserve">.</w:t>
      </w:r>
    </w:p>
    <w:bookmarkEnd w:id="1098"/>
    <w:bookmarkStart w:id="1100"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9">
        <w:r>
          <w:rPr>
            <w:rStyle w:val="Hyperlink"/>
          </w:rPr>
          <w:t xml:space="preserve">https://mastering-shiny.org/</w:t>
        </w:r>
      </w:hyperlink>
      <w:r>
        <w:t xml:space="preserve">.</w:t>
      </w:r>
    </w:p>
    <w:bookmarkEnd w:id="1100"/>
    <w:bookmarkStart w:id="1101"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4">
        <w:r>
          <w:rPr>
            <w:rStyle w:val="Hyperlink"/>
          </w:rPr>
          <w:t xml:space="preserve">https://style.tidyverse.org/</w:t>
        </w:r>
      </w:hyperlink>
      <w:r>
        <w:t xml:space="preserve">.</w:t>
      </w:r>
    </w:p>
    <w:bookmarkEnd w:id="1101"/>
    <w:bookmarkStart w:id="1103"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2">
        <w:r>
          <w:rPr>
            <w:rStyle w:val="Hyperlink"/>
          </w:rPr>
          <w:t xml:space="preserve">https://design.tidyverse.org/</w:t>
        </w:r>
      </w:hyperlink>
      <w:r>
        <w:t xml:space="preserve">.</w:t>
      </w:r>
    </w:p>
    <w:bookmarkEnd w:id="1103"/>
    <w:bookmarkStart w:id="1105"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4">
        <w:r>
          <w:rPr>
            <w:rStyle w:val="Hyperlink"/>
          </w:rPr>
          <w:t xml:space="preserve">https://r-pkgs.org/</w:t>
        </w:r>
      </w:hyperlink>
      <w:r>
        <w:t xml:space="preserve">.</w:t>
      </w:r>
    </w:p>
    <w:bookmarkEnd w:id="1105"/>
    <w:bookmarkStart w:id="1107"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6">
        <w:r>
          <w:rPr>
            <w:rStyle w:val="Hyperlink"/>
          </w:rPr>
          <w:t xml:space="preserve">https://r4ds.hadley.nz/</w:t>
        </w:r>
      </w:hyperlink>
      <w:r>
        <w:t xml:space="preserve">.</w:t>
      </w:r>
    </w:p>
    <w:bookmarkEnd w:id="1107"/>
    <w:bookmarkStart w:id="1108"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8"/>
    <w:bookmarkEnd w:id="1109"/>
    <w:p>
      <w:r>
        <w:br w:type="page"/>
      </w:r>
    </w:p>
    <w:bookmarkEnd w:id="1110"/>
    <w:bookmarkStart w:id="1112"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https://ucd-serg.github.io/lab-manual/appendix-copilot-instructions.html</w:t>
        </w:r>
      </w:hyperlink>
    </w:p>
    <w:p>
      <w:r>
        <w:br w:type="page"/>
      </w:r>
    </w:p>
    <w:bookmarkEnd w:id="1112"/>
    <w:bookmarkStart w:id="1114"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3">
        <w:r>
          <w:rPr>
            <w:rStyle w:val="Hyperlink"/>
          </w:rPr>
          <w:t xml:space="preserve">https://ucd-serg.github.io/lab-manual/appendix-copilot-setup-steps.html</w:t>
        </w:r>
      </w:hyperlink>
    </w:p>
    <w:p>
      <w:r>
        <w:br w:type="page"/>
      </w:r>
    </w:p>
    <w:bookmarkEnd w:id="1114"/>
    <w:bookmarkStart w:id="1115"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ins w:id="3102" w:author="PR Preview" w:date="2024-01-01T00:00:00Z">
        <w:r>
          <w:rPr>
            <w:b/>
            <w:bCs/>
          </w:rPr>
          <w:t xml:space="preserve">Branch:</w:t>
        </w:r>
      </w:ins>
      <w:ins w:id="3102" w:author="PR Preview" w:date="2024-01-01T00:00:00Z">
        <w:r>
          <w:t xml:space="preserve"> </w:t>
        </w:r>
      </w:ins>
      <w:ins w:id="3102" w:author="PR Preview" w:date="2024-01-01T00:00:00Z">
        <w:r>
          <w:t xml:space="preserve">HEAD</w:t>
        </w:r>
      </w:ins>
    </w:p>
    <w:p>
      <w:pPr>
        <w:pStyle w:val="Compact"/>
        <w:numPr>
          <w:ilvl w:val="0"/>
          <w:numId w:val="1319"/>
        </w:numPr>
      </w:pPr>
      <w:ins w:id="3103" w:author="PR Preview" w:date="2024-01-01T00:00:00Z">
        <w:r>
          <w:rPr>
            <w:b/>
            <w:bCs/>
          </w:rPr>
          <w:t xml:space="preserve">Commit:</w:t>
        </w:r>
      </w:ins>
      <w:ins w:id="3103" w:author="PR Preview" w:date="2024-01-01T00:00:00Z">
        <w:r>
          <w:t xml:space="preserve"> </w:t>
        </w:r>
      </w:ins>
      <w:ins w:id="3103" w:author="PR Preview" w:date="2024-01-01T00:00:00Z">
        <w:r>
          <w:t xml:space="preserve">f739ab1</w:t>
        </w:r>
      </w:ins>
    </w:p>
    <w:p>
      <w:pPr>
        <w:pStyle w:val="Compact"/>
        <w:numPr>
          <w:ilvl w:val="0"/>
          <w:numId w:val="1319"/>
        </w:numPr>
      </w:pPr>
      <w:ins w:id="3104" w:author="PR Preview" w:date="2024-01-01T00:00:00Z">
        <w:r>
          <w:rPr>
            <w:b/>
            <w:bCs/>
          </w:rPr>
          <w:t xml:space="preserve">Full commit hash:</w:t>
        </w:r>
      </w:ins>
      <w:ins w:id="3104" w:author="PR Preview" w:date="2024-01-01T00:00:00Z">
        <w:r>
          <w:t xml:space="preserve"> </w:t>
        </w:r>
      </w:ins>
      <w:ins w:id="3104" w:author="PR Preview" w:date="2024-01-01T00:00:00Z">
        <w:r>
          <w:t xml:space="preserve">f739ab1a39993bfcf3baa83e806dcaf155c8e259</w:t>
        </w:r>
      </w:ins>
    </w:p>
    <w:p>
      <w:pPr>
        <w:pStyle w:val="Compact"/>
        <w:numPr>
          <w:ilvl w:val="0"/>
          <w:numId w:val="1319"/>
        </w:numPr>
      </w:pPr>
      <w:ins w:id="3105" w:author="PR Preview" w:date="2024-01-01T00:00:00Z">
        <w:r>
          <w:rPr>
            <w:b/>
            <w:bCs/>
          </w:rPr>
          <w:t xml:space="preserve">Commit date:</w:t>
        </w:r>
      </w:ins>
      <w:ins w:id="3105" w:author="PR Preview" w:date="2024-01-01T00:00:00Z">
        <w:r>
          <w:t xml:space="preserve"> </w:t>
        </w:r>
      </w:ins>
      <w:ins w:id="3105" w:author="PR Preview" w:date="2024-01-01T00:00:00Z">
        <w:r>
          <w:t xml:space="preserve">2026-09-01 03:09:04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2" Type="http://schemas.openxmlformats.org/officeDocument/2006/relationships/image" Target="media/rId152.png"/><Relationship Id="rId122" Type="http://schemas.openxmlformats.org/officeDocument/2006/relationships/image" Target="media/rId122.png"/><Relationship Id="rId428" Type="http://schemas.openxmlformats.org/officeDocument/2006/relationships/image" Target="media/rId428.png"/><Relationship Id="rId693" Type="http://schemas.openxmlformats.org/officeDocument/2006/relationships/image" Target="media/rId693.png"/><Relationship Id="rId454" Type="http://schemas.openxmlformats.org/officeDocument/2006/relationships/image" Target="media/rId454.png"/><Relationship Id="rId732" Type="http://schemas.openxmlformats.org/officeDocument/2006/relationships/image" Target="media/rId732.jpg"/><Relationship Id="rId738" Type="http://schemas.openxmlformats.org/officeDocument/2006/relationships/image" Target="media/rId738.png"/><Relationship Id="rId566" Type="http://schemas.openxmlformats.org/officeDocument/2006/relationships/image" Target="media/rId566.png"/><Relationship Id="rId571" Type="http://schemas.openxmlformats.org/officeDocument/2006/relationships/image" Target="media/rId571.png"/><Relationship Id="rId655" Type="http://schemas.openxmlformats.org/officeDocument/2006/relationships/image" Target="media/rId655.png"/><Relationship Id="rId660" Type="http://schemas.openxmlformats.org/officeDocument/2006/relationships/image" Target="media/rId660.png"/><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9"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9" Type="http://schemas.openxmlformats.org/officeDocument/2006/relationships/hyperlink" Target="http://adv-r.had.co.nz/Style.html" TargetMode="External"/><Relationship Id="rId987" Type="http://schemas.openxmlformats.org/officeDocument/2006/relationships/hyperlink" Target="http://colorbrewer2.org/" TargetMode="External"/><Relationship Id="rId1039"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32"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0"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3" Type="http://schemas.openxmlformats.org/officeDocument/2006/relationships/hyperlink" Target="https://cran.r-project.org/package=flexlsx" TargetMode="External"/><Relationship Id="rId874"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1043" Type="http://schemas.openxmlformats.org/officeDocument/2006/relationships/hyperlink" Target="https://datadryad.org/" TargetMode="External"/><Relationship Id="rId1022"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2"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9"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6"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8" Type="http://schemas.openxmlformats.org/officeDocument/2006/relationships/hyperlink" Target="https://docs.github.com/en/rest/migrations/orgs" TargetMode="External"/><Relationship Id="rId1070"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70" Type="http://schemas.openxmlformats.org/officeDocument/2006/relationships/hyperlink" Target="https://docs.google.com/document/d/1ckgRCcr7FFPyymyMA6Y_-cB_vftOyrrxT28c6gRg0PI/edit" TargetMode="External"/><Relationship Id="rId1057" Type="http://schemas.openxmlformats.org/officeDocument/2006/relationships/hyperlink" Target="https://doi.org/10.1038/467775a" TargetMode="External"/><Relationship Id="rId1061" Type="http://schemas.openxmlformats.org/officeDocument/2006/relationships/hyperlink" Target="https://doi.org/10.1038/526182a" TargetMode="External"/><Relationship Id="rId1092" Type="http://schemas.openxmlformats.org/officeDocument/2006/relationships/hyperlink" Target="https://doi.org/10.1038/d41586-019-00067-3" TargetMode="External"/><Relationship Id="rId1030" Type="http://schemas.openxmlformats.org/officeDocument/2006/relationships/hyperlink" Target="https://doi.org/10.1038/d41586-019-01431-z" TargetMode="External"/><Relationship Id="rId1076" Type="http://schemas.openxmlformats.org/officeDocument/2006/relationships/hyperlink" Target="https://doi.org/10.1038/d41586-019-02918-5" TargetMode="External"/><Relationship Id="rId1095" Type="http://schemas.openxmlformats.org/officeDocument/2006/relationships/hyperlink" Target="https://doi.org/10.1038/d41586-021-03603-2" TargetMode="External"/><Relationship Id="rId1037" Type="http://schemas.openxmlformats.org/officeDocument/2006/relationships/hyperlink" Target="https://doi.org/10.1038/s41467-020-19160-7" TargetMode="External"/><Relationship Id="rId1059" Type="http://schemas.openxmlformats.org/officeDocument/2006/relationships/hyperlink" Target="https://doi.org/10.1038/s41562-016-0021" TargetMode="External"/><Relationship Id="rId1046" Type="http://schemas.openxmlformats.org/officeDocument/2006/relationships/hyperlink" Target="https://doi.org/10.1201/9781003029878" TargetMode="External"/><Relationship Id="rId1097" Type="http://schemas.openxmlformats.org/officeDocument/2006/relationships/hyperlink" Target="https://doi.org/10.1201/9781351201315" TargetMode="External"/><Relationship Id="rId1074" Type="http://schemas.openxmlformats.org/officeDocument/2006/relationships/hyperlink" Target="https://doi.org/10.1371/journal.pcbi.1003833" TargetMode="External"/><Relationship Id="rId1028"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60"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7"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4"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8"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6"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3"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6"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5"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1"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3"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6"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100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53"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79"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41"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0" Type="http://schemas.openxmlformats.org/officeDocument/2006/relationships/hyperlink" Target="https://github.com/ucdavisdatalab/workshop_how-to-data-documentation" TargetMode="External"/><Relationship Id="rId956" Type="http://schemas.openxmlformats.org/officeDocument/2006/relationships/hyperlink" Target="https://github.com/ucdavisdatalab/workshop_nlp_with_python" TargetMode="External"/><Relationship Id="rId955" Type="http://schemas.openxmlformats.org/officeDocument/2006/relationships/hyperlink" Target="https://github.com/ucdavisdatalab/workshop_python_basics" TargetMode="External"/><Relationship Id="rId940"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91" Type="http://schemas.openxmlformats.org/officeDocument/2006/relationships/hyperlink" Target="https://grants.nih.gov" TargetMode="External"/><Relationship Id="rId973" Type="http://schemas.openxmlformats.org/officeDocument/2006/relationships/hyperlink" Target="https://grantwriting.stanford.edu/resources/funding-train/" TargetMode="External"/><Relationship Id="rId1034"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8"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922" Type="http://schemas.openxmlformats.org/officeDocument/2006/relationships/hyperlink" Target="https://iet.ucdavis.edu/aggie-ai/ai-tools/chatgpt-edu" TargetMode="External"/><Relationship Id="rId103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30" Type="http://schemas.openxmlformats.org/officeDocument/2006/relationships/hyperlink" Target="https://journals.lww.com/epidem/Fulltext/2001/05000/The_Value_of_P.2.aspx" TargetMode="External"/><Relationship Id="rId989" Type="http://schemas.openxmlformats.org/officeDocument/2006/relationships/hyperlink" Target="https://journals.plos.org/ploscompbiol/article?id=10.1371/journal.pcbi.1003833" TargetMode="External"/><Relationship Id="rId1041"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4"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2" Type="http://schemas.openxmlformats.org/officeDocument/2006/relationships/hyperlink" Target="https://link.springer.com/book/10.1007/978-3-030-98175-4" TargetMode="External"/><Relationship Id="rId977"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8" Type="http://schemas.openxmlformats.org/officeDocument/2006/relationships/hyperlink" Target="https://man.openbsd.org/ssh_config" TargetMode="External"/><Relationship Id="rId1090" Type="http://schemas.openxmlformats.org/officeDocument/2006/relationships/hyperlink" Target="https://manpages.debian.org/stable/openssh-client/ssh_config.5.en.html" TargetMode="External"/><Relationship Id="rId1099" Type="http://schemas.openxmlformats.org/officeDocument/2006/relationships/hyperlink" Target="https://mastering-shiny.org/" TargetMode="External"/><Relationship Id="rId988" Type="http://schemas.openxmlformats.org/officeDocument/2006/relationships/hyperlink" Target="https://medialab.github.io/iwanthue/" TargetMode="External"/><Relationship Id="rId933"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4"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8" Type="http://schemas.openxmlformats.org/officeDocument/2006/relationships/hyperlink" Target="https://mitcommlab.mit.edu/be/2023/09/27/toward-an-evenbetterposter-improving-the-betterposter-template/" TargetMode="External"/><Relationship Id="rId863" Type="http://schemas.openxmlformats.org/officeDocument/2006/relationships/hyperlink" Target="https://mobaxterm.mobatek.net/" TargetMode="External"/><Relationship Id="rId1008" Type="http://schemas.openxmlformats.org/officeDocument/2006/relationships/hyperlink" Target="https://morrison-lab.github.io/psw/" TargetMode="External"/><Relationship Id="rId895" Type="http://schemas.openxmlformats.org/officeDocument/2006/relationships/hyperlink" Target="https://morrison-lab.github.io/wai/" TargetMode="External"/><Relationship Id="rId915" Type="http://schemas.openxmlformats.org/officeDocument/2006/relationships/hyperlink" Target="https://morrison-lab.github.io/wai/chapters/ai-use-policies.html" TargetMode="External"/><Relationship Id="rId1025" Type="http://schemas.openxmlformats.org/officeDocument/2006/relationships/hyperlink" Target="https://morrison-lab.github.io/wai/chapters/ai-use-policies.html#sec-ai-journal-articles" TargetMode="External"/><Relationship Id="rId916"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7" Type="http://schemas.openxmlformats.org/officeDocument/2006/relationships/hyperlink" Target="https://morrison-lab.github.io/wai/chapters/pr-workflow-with-agents.html" TargetMode="External"/><Relationship Id="rId981" Type="http://schemas.openxmlformats.org/officeDocument/2006/relationships/hyperlink" Target="https://myidp.sciencecareers.org/" TargetMode="External"/><Relationship Id="rId743" Type="http://schemas.openxmlformats.org/officeDocument/2006/relationships/hyperlink" Target="https://ohmyz.sh/" TargetMode="External"/><Relationship Id="rId1063"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1"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0"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4"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6"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3"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1"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6"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2"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8" Type="http://schemas.openxmlformats.org/officeDocument/2006/relationships/hyperlink" Target="https://slurm.schedmd.com/salloc.html" TargetMode="External"/><Relationship Id="rId1080" Type="http://schemas.openxmlformats.org/officeDocument/2006/relationships/hyperlink" Target="https://slurm.schedmd.com/sattach.html" TargetMode="External"/><Relationship Id="rId1082" Type="http://schemas.openxmlformats.org/officeDocument/2006/relationships/hyperlink" Target="https://slurm.schedmd.com/sbatch.html" TargetMode="External"/><Relationship Id="rId1084" Type="http://schemas.openxmlformats.org/officeDocument/2006/relationships/hyperlink" Target="https://slurm.schedmd.com/squeue.html" TargetMode="External"/><Relationship Id="rId1086"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2"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71"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11" Type="http://schemas.openxmlformats.org/officeDocument/2006/relationships/hyperlink" Target="https://ucd-serg.github.io/lab-manual/appendix-copilot-instructions.html" TargetMode="External"/><Relationship Id="rId1113"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8"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42" Type="http://schemas.openxmlformats.org/officeDocument/2006/relationships/hyperlink" Target="https://ucdavisdatalab.github.io/install_guides/" TargetMode="External"/><Relationship Id="rId939" Type="http://schemas.openxmlformats.org/officeDocument/2006/relationships/hyperlink" Target="https://ucdavisdatalab.github.io/workshop_index/" TargetMode="External"/><Relationship Id="rId920"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958"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5" Type="http://schemas.openxmlformats.org/officeDocument/2006/relationships/hyperlink" Target="https://wiki.archlinux.org/title/Wayland" TargetMode="External"/><Relationship Id="rId876" Type="http://schemas.openxmlformats.org/officeDocument/2006/relationships/hyperlink" Target="https://wiki.x2go.org/" TargetMode="External"/><Relationship Id="rId271" Type="http://schemas.openxmlformats.org/officeDocument/2006/relationships/hyperlink" Target="https://withr.r-lib.org/" TargetMode="External"/><Relationship Id="rId1017"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0" Type="http://schemas.openxmlformats.org/officeDocument/2006/relationships/hyperlink" Target="https://www.chriswrites.com/how-to-change-file-permissions-using-the-terminal/" TargetMode="External"/><Relationship Id="rId1021" Type="http://schemas.openxmlformats.org/officeDocument/2006/relationships/hyperlink" Target="https://www.danieldsjoberg.com/gtsummary/" TargetMode="External"/><Relationship Id="rId937"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6" Type="http://schemas.openxmlformats.org/officeDocument/2006/relationships/hyperlink" Target="https://www.globalcodeofconduct.org/" TargetMode="External"/><Relationship Id="rId880"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6" Type="http://schemas.openxmlformats.org/officeDocument/2006/relationships/hyperlink" Target="https://www.medrxiv.org/" TargetMode="External"/><Relationship Id="rId984" Type="http://schemas.openxmlformats.org/officeDocument/2006/relationships/hyperlink" Target="https://www.nature.com/articles/d41586-021-03603-2" TargetMode="External"/><Relationship Id="rId974"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4" Type="http://schemas.openxmlformats.org/officeDocument/2006/relationships/hyperlink" Target="https://www.rstudio.com/wp-content/uploads/2015/02/data-wrangling-cheatsheet.pdf" TargetMode="External"/><Relationship Id="rId947" Type="http://schemas.openxmlformats.org/officeDocument/2006/relationships/hyperlink" Target="https://www.rstudio.com/wp-content/uploads/2015/02/rmarkdown-cheatsheet.pdf" TargetMode="External"/><Relationship Id="rId945" Type="http://schemas.openxmlformats.org/officeDocument/2006/relationships/hyperlink" Target="https://www.rstudio.com/wp-content/uploads/2015/03/ggplot2-cheatsheet.pdf" TargetMode="External"/><Relationship Id="rId966"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2" Type="http://schemas.openxmlformats.org/officeDocument/2006/relationships/hyperlink" Target="https://www.training.nih.gov/career-services/" TargetMode="External"/><Relationship Id="rId861" Type="http://schemas.openxmlformats.org/officeDocument/2006/relationships/hyperlink" Target="https://www.xquartz.org/" TargetMode="External"/><Relationship Id="rId985" Type="http://schemas.openxmlformats.org/officeDocument/2006/relationships/hyperlink" Target="https://www.youtube.com/watch?v=1RwJbhkCA58" TargetMode="External"/><Relationship Id="rId967"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4"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skills/measure-performance/SKILL.md" TargetMode="External"/><Relationship Id="rId388" Type="http://schemas.openxmlformats.org/officeDocument/2006/relationships/hyperlink" Target="../principles/dont-reinvent-wheel.md" TargetMode="External"/><Relationship Id="rId393" Type="http://schemas.openxmlformats.org/officeDocument/2006/relationships/hyperlink" Target="../workflow/algorithmatize-checks.md" TargetMode="External"/><Relationship Id="rId218" Type="http://schemas.openxmlformats.org/officeDocument/2006/relationships/hyperlink" Target="@sec-avoid-nesting" TargetMode="External"/><Relationship Id="rId33" Type="http://schemas.openxmlformats.org/officeDocument/2006/relationships/hyperlink" Target="@sec-collab-dev" TargetMode="External"/><Relationship Id="rId396" Type="http://schemas.openxmlformats.org/officeDocument/2006/relationships/hyperlink" Target="ascii-punctuation-in-source.md" TargetMode="External"/><Relationship Id="rId849" Type="http://schemas.openxmlformats.org/officeDocument/2006/relationships/hyperlink" Target="assets/files/PHS_Shared_Compute_Environments.pdf" TargetMode="External"/><Relationship Id="rId38" Type="http://schemas.openxmlformats.org/officeDocument/2006/relationships/hyperlink" Target="clinicaltrials.gov" TargetMode="External"/><Relationship Id="rId49" Type="http://schemas.openxmlformats.org/officeDocument/2006/relationships/hyperlink" Target="github.com" TargetMode="External"/><Relationship Id="rId949" Type="http://schemas.openxmlformats.org/officeDocument/2006/relationships/hyperlink" Target="http://adv-r.had.co.nz/Style.html" TargetMode="External"/><Relationship Id="rId987" Type="http://schemas.openxmlformats.org/officeDocument/2006/relationships/hyperlink" Target="http://colorbrewer2.org/" TargetMode="External"/><Relationship Id="rId1039" Type="http://schemas.openxmlformats.org/officeDocument/2006/relationships/hyperlink" Target="http://creativecommons.org/licenses/by-nc/4.0/" TargetMode="External"/><Relationship Id="rId425" Type="http://schemas.openxmlformats.org/officeDocument/2006/relationships/hyperlink" Target="http://styler.r-lib.org/articles/customizing_styler.html" TargetMode="External"/><Relationship Id="rId932"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683" Type="http://schemas.openxmlformats.org/officeDocument/2006/relationships/hyperlink" Target="https://about.codecov.io" TargetMode="External"/><Relationship Id="rId605" Type="http://schemas.openxmlformats.org/officeDocument/2006/relationships/hyperlink" Target="https://about.gitlab.com/" TargetMode="External"/><Relationship Id="rId349" Type="http://schemas.openxmlformats.org/officeDocument/2006/relationships/hyperlink" Target="https://adv-r.hadley.nz/evaluation.html" TargetMode="External"/><Relationship Id="rId382" Type="http://schemas.openxmlformats.org/officeDocument/2006/relationships/hyperlink" Target="https://adv-r.hadley.nz/functionals.html#purrr-style" TargetMode="External"/><Relationship Id="rId126" Type="http://schemas.openxmlformats.org/officeDocument/2006/relationships/hyperlink" Target="https://adv-r.hadley.nz/perf-improve.html" TargetMode="External"/><Relationship Id="rId125" Type="http://schemas.openxmlformats.org/officeDocument/2006/relationships/hyperlink" Target="https://adv-r.hadley.nz/perf-measure.html" TargetMode="External"/><Relationship Id="rId83" Type="http://schemas.openxmlformats.org/officeDocument/2006/relationships/hyperlink" Target="https://altdoc.etiennebacher.com/" TargetMode="External"/><Relationship Id="rId127" Type="http://schemas.openxmlformats.org/officeDocument/2006/relationships/hyperlink" Target="https://bench.r-lib.org/" TargetMode="External"/><Relationship Id="rId354" Type="http://schemas.openxmlformats.org/officeDocument/2006/relationships/hyperlink" Target="https://blog.rstudio.com/2016/03/29/feather/" TargetMode="External"/><Relationship Id="rId180" Type="http://schemas.openxmlformats.org/officeDocument/2006/relationships/hyperlink" Target="https://blog.rstudio.com/2020/12/02/rstudio-v1-4-preview-little-things/" TargetMode="External"/><Relationship Id="rId284" Type="http://schemas.openxmlformats.org/officeDocument/2006/relationships/hyperlink" Target="https://callr.r-lib.org/" TargetMode="External"/><Relationship Id="rId578" Type="http://schemas.openxmlformats.org/officeDocument/2006/relationships/hyperlink" Target="https://cli.github.com/" TargetMode="External"/><Relationship Id="rId273" Type="http://schemas.openxmlformats.org/officeDocument/2006/relationships/hyperlink" Target="https://cli.r-lib.org/" TargetMode="External"/><Relationship Id="rId648" Type="http://schemas.openxmlformats.org/officeDocument/2006/relationships/hyperlink" Target="https://code-review.tidyverse.org/" TargetMode="External"/><Relationship Id="rId188" Type="http://schemas.openxmlformats.org/officeDocument/2006/relationships/hyperlink" Target="https://cognitect.com/blog/2011/11/15/documenting-architecture-decisions" TargetMode="External"/><Relationship Id="rId870" Type="http://schemas.openxmlformats.org/officeDocument/2006/relationships/hyperlink" Target="https://conda-forge.org/" TargetMode="External"/><Relationship Id="rId260" Type="http://schemas.openxmlformats.org/officeDocument/2006/relationships/hyperlink" Target="https://covr.r-lib.org/" TargetMode="External"/><Relationship Id="rId277" Type="http://schemas.openxmlformats.org/officeDocument/2006/relationships/hyperlink" Target="https://cpp11.r-lib.org/" TargetMode="External"/><Relationship Id="rId814" Type="http://schemas.openxmlformats.org/officeDocument/2006/relationships/hyperlink" Target="https://cran.r-project.org/" TargetMode="External"/><Relationship Id="rId1023" Type="http://schemas.openxmlformats.org/officeDocument/2006/relationships/hyperlink" Target="https://cran.r-project.org/package=flexlsx" TargetMode="External"/><Relationship Id="rId874" Type="http://schemas.openxmlformats.org/officeDocument/2006/relationships/hyperlink" Target="https://cran.r-project.org/package=httpgd" TargetMode="External"/><Relationship Id="rId110" Type="http://schemas.openxmlformats.org/officeDocument/2006/relationships/hyperlink" Target="https://cran.r-project.org/package=snapr" TargetMode="External"/><Relationship Id="rId111" Type="http://schemas.openxmlformats.org/officeDocument/2006/relationships/hyperlink" Target="https://cran.r-project.org/package=ssdtools" TargetMode="External"/><Relationship Id="rId432" Type="http://schemas.openxmlformats.org/officeDocument/2006/relationships/hyperlink" Target="https://cran.r-project.org/web/packages/lintr/readme/README.html#available-linters" TargetMode="External"/><Relationship Id="rId435" Type="http://schemas.openxmlformats.org/officeDocument/2006/relationships/hyperlink" Target="https://cran.r-project.org/web/packages/lintr/readme/README.html#project-configuration" TargetMode="External"/><Relationship Id="rId820"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08" Type="http://schemas.openxmlformats.org/officeDocument/2006/relationships/hyperlink" Target="https://d-morrison.github.io/rme/" TargetMode="External"/><Relationship Id="rId75" Type="http://schemas.openxmlformats.org/officeDocument/2006/relationships/hyperlink" Target="https://d-morrison.github.io/snapr/" TargetMode="External"/><Relationship Id="rId1043" Type="http://schemas.openxmlformats.org/officeDocument/2006/relationships/hyperlink" Target="https://datadryad.org/" TargetMode="External"/><Relationship Id="rId1022" Type="http://schemas.openxmlformats.org/officeDocument/2006/relationships/hyperlink" Target="https://davidgohel.github.io/flextable/" TargetMode="External"/><Relationship Id="rId252" Type="http://schemas.openxmlformats.org/officeDocument/2006/relationships/hyperlink" Target="https://desc.r-lib.org/" TargetMode="External"/><Relationship Id="rId1102" Type="http://schemas.openxmlformats.org/officeDocument/2006/relationships/hyperlink" Target="https://design.tidyverse.org/" TargetMode="External"/><Relationship Id="rId375" Type="http://schemas.openxmlformats.org/officeDocument/2006/relationships/hyperlink" Target="https://design.tidyverse.org/important-args-first.html" TargetMode="External"/><Relationship Id="rId1049" Type="http://schemas.openxmlformats.org/officeDocument/2006/relationships/hyperlink" Target="https://desktop.github.com/" TargetMode="External"/><Relationship Id="rId95" Type="http://schemas.openxmlformats.org/officeDocument/2006/relationships/hyperlink" Target="https://devtools.r-lib.org/" TargetMode="External"/><Relationship Id="rId759" Type="http://schemas.openxmlformats.org/officeDocument/2006/relationships/hyperlink" Target="https://direnv.net/" TargetMode="External"/><Relationship Id="rId728" Type="http://schemas.openxmlformats.org/officeDocument/2006/relationships/hyperlink" Target="https://docs.github.com/en/actions" TargetMode="External"/><Relationship Id="rId697" Type="http://schemas.openxmlformats.org/officeDocument/2006/relationships/hyperlink" Target="https://docs.github.com/en/actions/using-jobs/using-concurrency" TargetMode="External"/><Relationship Id="rId644" Type="http://schemas.openxmlformats.org/officeDocument/2006/relationships/hyperlink" Target="https://docs.github.com/en/communities/using-templates-to-encourage-useful-issues-and-pull-requests/creating-a-pull-request-template-for-your-repository" TargetMode="External"/><Relationship Id="rId1066" Type="http://schemas.openxmlformats.org/officeDocument/2006/relationships/hyperlink" Target="https://docs.github.com/en/get-started/archiving-your-github-personal-account-and-public-repositories/requesting-an-archive-of-your-personal-accounts-data" TargetMode="External"/><Relationship Id="rId812" Type="http://schemas.openxmlformats.org/officeDocument/2006/relationships/hyperlink" Target="https://docs.github.com/en/repositories/releasing-projects-on-github/managing-releases-in-a-repository" TargetMode="External"/><Relationship Id="rId618" Type="http://schemas.openxmlformats.org/officeDocument/2006/relationships/hyperlink" Target="https://docs.github.com/en/repositories/working-with-files/managing-files/customizing-how-changed-files-appear-on-github" TargetMode="External"/><Relationship Id="rId1068" Type="http://schemas.openxmlformats.org/officeDocument/2006/relationships/hyperlink" Target="https://docs.github.com/en/rest/migrations/orgs" TargetMode="External"/><Relationship Id="rId1070" Type="http://schemas.openxmlformats.org/officeDocument/2006/relationships/hyperlink" Target="https://docs.github.com/en/rest/migrations/users" TargetMode="External"/><Relationship Id="rId698" Type="http://schemas.openxmlformats.org/officeDocument/2006/relationships/hyperlink" Target="https://docs.gitlab.com/ee/ci/resource_groups/" TargetMode="External"/><Relationship Id="rId54" Type="http://schemas.openxmlformats.org/officeDocument/2006/relationships/hyperlink" Target="https://docs.gitlab.com/user/group/custom_project_templates/" TargetMode="External"/><Relationship Id="rId970" Type="http://schemas.openxmlformats.org/officeDocument/2006/relationships/hyperlink" Target="https://docs.google.com/document/d/1ckgRCcr7FFPyymyMA6Y_-cB_vftOyrrxT28c6gRg0PI/edit" TargetMode="External"/><Relationship Id="rId1057" Type="http://schemas.openxmlformats.org/officeDocument/2006/relationships/hyperlink" Target="https://doi.org/10.1038/467775a" TargetMode="External"/><Relationship Id="rId1061" Type="http://schemas.openxmlformats.org/officeDocument/2006/relationships/hyperlink" Target="https://doi.org/10.1038/526182a" TargetMode="External"/><Relationship Id="rId1092" Type="http://schemas.openxmlformats.org/officeDocument/2006/relationships/hyperlink" Target="https://doi.org/10.1038/d41586-019-00067-3" TargetMode="External"/><Relationship Id="rId1030" Type="http://schemas.openxmlformats.org/officeDocument/2006/relationships/hyperlink" Target="https://doi.org/10.1038/d41586-019-01431-z" TargetMode="External"/><Relationship Id="rId1076" Type="http://schemas.openxmlformats.org/officeDocument/2006/relationships/hyperlink" Target="https://doi.org/10.1038/d41586-019-02918-5" TargetMode="External"/><Relationship Id="rId1095" Type="http://schemas.openxmlformats.org/officeDocument/2006/relationships/hyperlink" Target="https://doi.org/10.1038/d41586-021-03603-2" TargetMode="External"/><Relationship Id="rId1037" Type="http://schemas.openxmlformats.org/officeDocument/2006/relationships/hyperlink" Target="https://doi.org/10.1038/s41467-020-19160-7" TargetMode="External"/><Relationship Id="rId1059" Type="http://schemas.openxmlformats.org/officeDocument/2006/relationships/hyperlink" Target="https://doi.org/10.1038/s41562-016-0021" TargetMode="External"/><Relationship Id="rId1046" Type="http://schemas.openxmlformats.org/officeDocument/2006/relationships/hyperlink" Target="https://doi.org/10.1201/9781003029878" TargetMode="External"/><Relationship Id="rId1097" Type="http://schemas.openxmlformats.org/officeDocument/2006/relationships/hyperlink" Target="https://doi.org/10.1201/9781351201315" TargetMode="External"/><Relationship Id="rId1074" Type="http://schemas.openxmlformats.org/officeDocument/2006/relationships/hyperlink" Target="https://doi.org/10.1371/journal.pcbi.1003833" TargetMode="External"/><Relationship Id="rId1028" Type="http://schemas.openxmlformats.org/officeDocument/2006/relationships/hyperlink" Target="https://doi.org/10.1371/journal.pgph.0002269" TargetMode="External"/><Relationship Id="rId307" Type="http://schemas.openxmlformats.org/officeDocument/2006/relationships/hyperlink" Target="https://downlit.r-lib.org/" TargetMode="External"/><Relationship Id="rId326" Type="http://schemas.openxmlformats.org/officeDocument/2006/relationships/hyperlink" Target="https://dplyr.tidyverse.org/" TargetMode="External"/><Relationship Id="rId347" Type="http://schemas.openxmlformats.org/officeDocument/2006/relationships/hyperlink" Target="https://dplyr.tidyverse.org/articles/in-packages.html" TargetMode="External"/><Relationship Id="rId346" Type="http://schemas.openxmlformats.org/officeDocument/2006/relationships/hyperlink" Target="https://dplyr.tidyverse.org/articles/programming.html" TargetMode="External"/><Relationship Id="rId390" Type="http://schemas.openxmlformats.org/officeDocument/2006/relationships/hyperlink" Target="https://dplyr.tidyverse.org/reference/dplyr_by.html" TargetMode="External"/><Relationship Id="rId322" Type="http://schemas.openxmlformats.org/officeDocument/2006/relationships/hyperlink" Target="https://dtplyr.tidyverse.org/" TargetMode="External"/><Relationship Id="rId724" Type="http://schemas.openxmlformats.org/officeDocument/2006/relationships/hyperlink" Target="https://eddelbuettel.github.io/r2u/" TargetMode="External"/><Relationship Id="rId561" Type="http://schemas.openxmlformats.org/officeDocument/2006/relationships/hyperlink" Target="https://education.github.com/" TargetMode="External"/><Relationship Id="rId562" Type="http://schemas.openxmlformats.org/officeDocument/2006/relationships/hyperlink" Target="https://education.github.com/pack" TargetMode="External"/><Relationship Id="rId563" Type="http://schemas.openxmlformats.org/officeDocument/2006/relationships/hyperlink" Target="https://education.github.com/teachers" TargetMode="External"/><Relationship Id="rId960" Type="http://schemas.openxmlformats.org/officeDocument/2006/relationships/hyperlink" Target="https://edwardtufte.github.io/tufte-css/" TargetMode="External"/><Relationship Id="rId168" Type="http://schemas.openxmlformats.org/officeDocument/2006/relationships/hyperlink" Target="https://ellipsis.r-lib.org/" TargetMode="External"/><Relationship Id="rId208" Type="http://schemas.openxmlformats.org/officeDocument/2006/relationships/hyperlink" Target="https://en.wikipedia.org/wiki/Code_refactoring" TargetMode="External"/><Relationship Id="rId215" Type="http://schemas.openxmlformats.org/officeDocument/2006/relationships/hyperlink" Target="https://en.wikipedia.org/wiki/Cyclomatic_complexity" TargetMode="External"/><Relationship Id="rId207" Type="http://schemas.openxmlformats.org/officeDocument/2006/relationships/hyperlink" Target="https://en.wikipedia.org/wiki/Decomposition_(computer_science)" TargetMode="External"/><Relationship Id="rId997" Type="http://schemas.openxmlformats.org/officeDocument/2006/relationships/hyperlink" Target="https://en.wikipedia.org/wiki/Doctor_of_Philosophy#History" TargetMode="External"/><Relationship Id="rId209" Type="http://schemas.openxmlformats.org/officeDocument/2006/relationships/hyperlink" Target="https://en.wikipedia.org/wiki/Functional_decomposition" TargetMode="External"/><Relationship Id="rId333" Type="http://schemas.openxmlformats.org/officeDocument/2006/relationships/hyperlink" Target="https://en.wikipedia.org/wiki/Functional_programming" TargetMode="External"/><Relationship Id="rId1014" Type="http://schemas.openxmlformats.org/officeDocument/2006/relationships/hyperlink" Target="https://en.wikipedia.org/wiki/Implicature" TargetMode="External"/><Relationship Id="rId217" Type="http://schemas.openxmlformats.org/officeDocument/2006/relationships/hyperlink" Target="https://en.wikipedia.org/wiki/KISS_principle" TargetMode="External"/><Relationship Id="rId998" Type="http://schemas.openxmlformats.org/officeDocument/2006/relationships/hyperlink" Target="https://en.wikipedia.org/wiki/Masterpiece#History" TargetMode="External"/><Relationship Id="rId119" Type="http://schemas.openxmlformats.org/officeDocument/2006/relationships/hyperlink" Target="https://en.wikipedia.org/wiki/Test-driven_development" TargetMode="External"/><Relationship Id="rId996" Type="http://schemas.openxmlformats.org/officeDocument/2006/relationships/hyperlink" Target="https://en.wikipedia.org/wiki/Thesis" TargetMode="External"/><Relationship Id="rId480" Type="http://schemas.openxmlformats.org/officeDocument/2006/relationships/hyperlink" Target="https://en.wikipedia.org/wiki/WYSIWYM" TargetMode="External"/><Relationship Id="rId1013" Type="http://schemas.openxmlformats.org/officeDocument/2006/relationships/hyperlink" Target="https://en.wikipedia.org/wiki/Yes,_and_..." TargetMode="External"/><Relationship Id="rId339" Type="http://schemas.openxmlformats.org/officeDocument/2006/relationships/hyperlink" Target="https://forcats.tidyverse.org/" TargetMode="External"/><Relationship Id="rId280" Type="http://schemas.openxmlformats.org/officeDocument/2006/relationships/hyperlink" Target="https://fs.r-lib.org/" TargetMode="External"/><Relationship Id="rId144" Type="http://schemas.openxmlformats.org/officeDocument/2006/relationships/hyperlink" Target="https://furrr.futureverse.org/" TargetMode="External"/><Relationship Id="rId295" Type="http://schemas.openxmlformats.org/officeDocument/2006/relationships/hyperlink" Target="https://gargle.r-lib.org/" TargetMode="External"/><Relationship Id="rId303" Type="http://schemas.openxmlformats.org/officeDocument/2006/relationships/hyperlink" Target="https://ggplot2.tidyverse.org/" TargetMode="External"/><Relationship Id="rId293" Type="http://schemas.openxmlformats.org/officeDocument/2006/relationships/hyperlink" Target="https://gh.r-lib.org/" TargetMode="External"/><Relationship Id="rId755" Type="http://schemas.openxmlformats.org/officeDocument/2006/relationships/hyperlink" Target="https://github.com/BurntSushi/ripgrep" TargetMode="External"/><Relationship Id="rId936" Type="http://schemas.openxmlformats.org/officeDocument/2006/relationships/hyperlink" Target="https://github.com/IndrajeetPatil/awesome-r-pkgtools" TargetMode="External"/><Relationship Id="rId690" Type="http://schemas.openxmlformats.org/officeDocument/2006/relationships/hyperlink" Target="https://github.com/RMI-PACTA/actions" TargetMode="External"/><Relationship Id="rId494" Type="http://schemas.openxmlformats.org/officeDocument/2006/relationships/hyperlink" Target="https://github.com/UCD-SERG/lab-manual" TargetMode="External"/><Relationship Id="rId376" Type="http://schemas.openxmlformats.org/officeDocument/2006/relationships/hyperlink" Target="https://github.com/UCD-SERG/lab-manual/blob/main/.lintr.R" TargetMode="External"/><Relationship Id="rId651" Type="http://schemas.openxmlformats.org/officeDocument/2006/relationships/hyperlink" Target="https://github.com/UCD-SERG/lab-manual/pulls/review-requested/YOUR-USERNAME" TargetMode="External"/><Relationship Id="rId76" Type="http://schemas.openxmlformats.org/officeDocument/2006/relationships/hyperlink" Target="https://github.com/UCD-SERG/lab-manual/tree/main/lms" TargetMode="External"/><Relationship Id="rId487" Type="http://schemas.openxmlformats.org/officeDocument/2006/relationships/hyperlink" Target="https://github.com/UCD-SERG/qbt" TargetMode="External"/><Relationship Id="rId53" Type="http://schemas.openxmlformats.org/officeDocument/2006/relationships/hyperlink" Target="https://github.com/UCD-SERG/rpt" TargetMode="External"/><Relationship Id="rId204" Type="http://schemas.openxmlformats.org/officeDocument/2006/relationships/hyperlink" Target="https://github.com/UCD-SERG/rpt/pull/100" TargetMode="External"/><Relationship Id="rId531" Type="http://schemas.openxmlformats.org/officeDocument/2006/relationships/hyperlink" Target="https://github.com/UCD-SERG/rpt/pull/70" TargetMode="External"/><Relationship Id="rId205" Type="http://schemas.openxmlformats.org/officeDocument/2006/relationships/hyperlink" Target="https://github.com/UCD-SERG/shigella/pull/11" TargetMode="External"/><Relationship Id="rId875" Type="http://schemas.openxmlformats.org/officeDocument/2006/relationships/hyperlink" Target="https://github.com/Xpra-org/xpra" TargetMode="External"/><Relationship Id="rId672" Type="http://schemas.openxmlformats.org/officeDocument/2006/relationships/hyperlink" Target="https://github.com/actions/toolkit/blob/main/docs/action-versioning.md" TargetMode="External"/><Relationship Id="rId678" Type="http://schemas.openxmlformats.org/officeDocument/2006/relationships/hyperlink" Target="https://github.com/actions/toolkit/issues/214" TargetMode="External"/><Relationship Id="rId760" Type="http://schemas.openxmlformats.org/officeDocument/2006/relationships/hyperlink" Target="https://github.com/ajeetdsouza/zoxide" TargetMode="External"/><Relationship Id="rId580" Type="http://schemas.openxmlformats.org/officeDocument/2006/relationships/hyperlink" Target="https://github.com/cli/cli#installation" TargetMode="External"/><Relationship Id="rId581" Type="http://schemas.openxmlformats.org/officeDocument/2006/relationships/hyperlink" Target="https://github.com/cli/cli/blob/trunk/docs/install_linux.md" TargetMode="External"/><Relationship Id="rId488" Type="http://schemas.openxmlformats.org/officeDocument/2006/relationships/hyperlink" Target="https://github.com/coatless-tutorials/quarto-book-template" TargetMode="External"/><Relationship Id="rId871" Type="http://schemas.openxmlformats.org/officeDocument/2006/relationships/hyperlink" Target="https://github.com/conda-forge/miniforge" TargetMode="External"/><Relationship Id="rId77" Type="http://schemas.openxmlformats.org/officeDocument/2006/relationships/hyperlink" Target="https://github.com/d-morrison/gha" TargetMode="External"/><Relationship Id="rId607" Type="http://schemas.openxmlformats.org/officeDocument/2006/relationships/hyperlink" Target="https://github.com/d-morrison/pr.helpers" TargetMode="External"/><Relationship Id="rId963" Type="http://schemas.openxmlformats.org/officeDocument/2006/relationships/hyperlink" Target="https://github.com/d-morrison/psw" TargetMode="External"/><Relationship Id="rId513" Type="http://schemas.openxmlformats.org/officeDocument/2006/relationships/hyperlink" Target="https://github.com/d-morrison/rme" TargetMode="External"/><Relationship Id="rId896" Type="http://schemas.openxmlformats.org/officeDocument/2006/relationships/hyperlink" Target="https://github.com/d-morrison/wai" TargetMode="External"/><Relationship Id="rId489" Type="http://schemas.openxmlformats.org/officeDocument/2006/relationships/hyperlink" Target="https://github.com/d-rug/datalab_template_quarto" TargetMode="External"/><Relationship Id="rId758" Type="http://schemas.openxmlformats.org/officeDocument/2006/relationships/hyperlink" Target="https://github.com/dandavison/delta" TargetMode="External"/><Relationship Id="rId689" Type="http://schemas.openxmlformats.org/officeDocument/2006/relationships/hyperlink" Target="https://github.com/easystats/workflows" TargetMode="External"/><Relationship Id="rId725" Type="http://schemas.openxmlformats.org/officeDocument/2006/relationships/hyperlink" Target="https://github.com/eddelbuettel/github-actions/tree/master/r2u-setup" TargetMode="External"/><Relationship Id="rId688" Type="http://schemas.openxmlformats.org/officeDocument/2006/relationships/hyperlink" Target="https://github.com/eddelbuettel/r-ci" TargetMode="External"/><Relationship Id="rId816" Type="http://schemas.openxmlformats.org/officeDocument/2006/relationships/hyperlink" Target="https://github.com/edgararuiz-zz/cran-stages" TargetMode="External"/><Relationship Id="rId88" Type="http://schemas.openxmlformats.org/officeDocument/2006/relationships/hyperlink" Target="https://github.com/edgararuiz/ecodown" TargetMode="External"/><Relationship Id="rId671" Type="http://schemas.openxmlformats.org/officeDocument/2006/relationships/hyperlink" Target="https://github.com/features/actions" TargetMode="External"/><Relationship Id="rId609" Type="http://schemas.openxmlformats.org/officeDocument/2006/relationships/hyperlink" Target="https://github.com/github-linguist/linguist/" TargetMode="External"/><Relationship Id="rId619" Type="http://schemas.openxmlformats.org/officeDocument/2006/relationships/hyperlink" Target="https://github.com/github-linguist/linguist/blob/main/docs/overrides.md" TargetMode="External"/><Relationship Id="rId617" Type="http://schemas.openxmlformats.org/officeDocument/2006/relationships/hyperlink" Target="https://github.com/github-linguist/linguist/blob/main/docs/overrides.md#detectable" TargetMode="External"/><Relationship Id="rId616" Type="http://schemas.openxmlformats.org/officeDocument/2006/relationships/hyperlink" Target="https://github.com/github-linguist/linguist/blob/main/docs/overrides.md#documentation" TargetMode="External"/><Relationship Id="rId610" Type="http://schemas.openxmlformats.org/officeDocument/2006/relationships/hyperlink" Target="https://github.com/github-linguist/linguist/blob/main/docs/overrides.md#generated-code" TargetMode="External"/><Relationship Id="rId613" Type="http://schemas.openxmlformats.org/officeDocument/2006/relationships/hyperlink" Target="https://github.com/github-linguist/linguist/blob/main/docs/overrides.md#using-gitattributes" TargetMode="External"/><Relationship Id="rId615" Type="http://schemas.openxmlformats.org/officeDocument/2006/relationships/hyperlink" Target="https://github.com/github-linguist/linguist/blob/main/docs/overrides.md#vendored-code" TargetMode="External"/><Relationship Id="rId602" Type="http://schemas.openxmlformats.org/officeDocument/2006/relationships/hyperlink" Target="https://github.com/github/gitignore/blob/master/R.gitignore" TargetMode="External"/><Relationship Id="rId713" Type="http://schemas.openxmlformats.org/officeDocument/2006/relationships/hyperlink" Target="https://github.com/hasura/comment-progress" TargetMode="External"/><Relationship Id="rId221" Type="http://schemas.openxmlformats.org/officeDocument/2006/relationships/hyperlink" Target="https://github.com/jennybc/here_here" TargetMode="External"/><Relationship Id="rId754" Type="http://schemas.openxmlformats.org/officeDocument/2006/relationships/hyperlink" Target="https://github.com/junegunn/fzf" TargetMode="External"/><Relationship Id="rId231" Type="http://schemas.openxmlformats.org/officeDocument/2006/relationships/hyperlink" Target="https://github.com/karthik/rdrop2" TargetMode="External"/><Relationship Id="rId184" Type="http://schemas.openxmlformats.org/officeDocument/2006/relationships/hyperlink" Target="https://github.com/kmishra9/Flu-Absenteeism/blob/master/Master's%20Thesis%20-%20Spatial%20Epidemiology%20of%20Influenza/1b%20-%20Map-Management.R" TargetMode="External"/><Relationship Id="rId107" Type="http://schemas.openxmlformats.org/officeDocument/2006/relationships/hyperlink" Target="https://github.com/kmishra9/Flu-Absenteeism/blob/master/Master's%20Thesis%20-%20Spatial%20Epidemiology%20of%20Influenza/2a%20-%20Statistical-Inputs.R" TargetMode="External"/><Relationship Id="rId135" Type="http://schemas.openxmlformats.org/officeDocument/2006/relationships/hyperlink" Target="https://github.com/lorenzwalthert/touchstone" TargetMode="External"/><Relationship Id="rId712" Type="http://schemas.openxmlformats.org/officeDocument/2006/relationships/hyperlink" Target="https://github.com/marocchino/sticky-pull-request-comment" TargetMode="External"/><Relationship Id="rId824" Type="http://schemas.openxmlformats.org/officeDocument/2006/relationships/hyperlink" Target="https://github.com/mponce0/Visualize.CRAN.Downloads" TargetMode="External"/><Relationship Id="rId1001" Type="http://schemas.openxmlformats.org/officeDocument/2006/relationships/hyperlink" Target="https://github.com/nmfs-opensci/quarto-thesis" TargetMode="External"/><Relationship Id="rId89" Type="http://schemas.openxmlformats.org/officeDocument/2006/relationships/hyperlink" Target="https://github.com/orgs/quarto-dev/discussions/1591" TargetMode="External"/><Relationship Id="rId534" Type="http://schemas.openxmlformats.org/officeDocument/2006/relationships/hyperlink" Target="https://github.com/orgs/quarto-dev/discussions/6085" TargetMode="External"/><Relationship Id="rId86" Type="http://schemas.openxmlformats.org/officeDocument/2006/relationships/hyperlink" Target="https://github.com/pachadotdev/pkgsite" TargetMode="External"/><Relationship Id="rId650" Type="http://schemas.openxmlformats.org/officeDocument/2006/relationships/hyperlink" Target="https://github.com/pulls/review-requested" TargetMode="External"/><Relationship Id="rId543" Type="http://schemas.openxmlformats.org/officeDocument/2006/relationships/hyperlink" Target="https://github.com/quarto-dev/quarto-cli/issues" TargetMode="External"/><Relationship Id="rId533" Type="http://schemas.openxmlformats.org/officeDocument/2006/relationships/hyperlink" Target="https://github.com/quarto-dev/quarto-cli/issues/3809" TargetMode="External"/><Relationship Id="rId552" Type="http://schemas.openxmlformats.org/officeDocument/2006/relationships/hyperlink" Target="https://github.com/quarto-dev/quarto-cli/issues/4894" TargetMode="External"/><Relationship Id="rId551" Type="http://schemas.openxmlformats.org/officeDocument/2006/relationships/hyperlink" Target="https://github.com/quarto-dev/quarto-cli/issues?q=is%3Aopen+is%3Aissue+label%3Aepic" TargetMode="External"/><Relationship Id="rId229" Type="http://schemas.openxmlformats.org/officeDocument/2006/relationships/hyperlink" Target="https://github.com/r-box/boxr" TargetMode="External"/><Relationship Id="rId818" Type="http://schemas.openxmlformats.org/officeDocument/2006/relationships/hyperlink" Target="https://github.com/r-hub/rhub" TargetMode="External"/><Relationship Id="rId234" Type="http://schemas.openxmlformats.org/officeDocument/2006/relationships/hyperlink" Target="https://github.com/r-lib" TargetMode="External"/><Relationship Id="rId318" Type="http://schemas.openxmlformats.org/officeDocument/2006/relationships/hyperlink" Target="https://github.com/r-lib/actions" TargetMode="External"/><Relationship Id="rId729" Type="http://schemas.openxmlformats.org/officeDocument/2006/relationships/hyperlink" Target="https://github.com/r-lib/actions#where-to-find-help" TargetMode="External"/><Relationship Id="rId444" Type="http://schemas.openxmlformats.org/officeDocument/2006/relationships/hyperlink" Target="https://github.com/r-lib/actions/blob/v2-branch/examples/lint-changed-files.yaml" TargetMode="External"/><Relationship Id="rId795" Type="http://schemas.openxmlformats.org/officeDocument/2006/relationships/hyperlink" Target="https://github.com/r-lib/rig" TargetMode="External"/><Relationship Id="rId751" Type="http://schemas.openxmlformats.org/officeDocument/2006/relationships/hyperlink" Target="https://github.com/romkatv/powerlevel10k" TargetMode="External"/><Relationship Id="rId715" Type="http://schemas.openxmlformats.org/officeDocument/2006/relationships/hyperlink" Target="https://github.com/rossjrw/pr-preview-action" TargetMode="External"/><Relationship Id="rId716" Type="http://schemas.openxmlformats.org/officeDocument/2006/relationships/hyperlink" Target="https://github.com/rossjrw/pr-preview-action?tab=readme-ov-file#only-remove-previews-for-unmerged-prs" TargetMode="External"/><Relationship Id="rId570" Type="http://schemas.openxmlformats.org/officeDocument/2006/relationships/hyperlink" Target="https://github.com/settings/copilot/features" TargetMode="External"/><Relationship Id="rId757" Type="http://schemas.openxmlformats.org/officeDocument/2006/relationships/hyperlink" Target="https://github.com/sharkdp/bat" TargetMode="External"/><Relationship Id="rId756" Type="http://schemas.openxmlformats.org/officeDocument/2006/relationships/hyperlink" Target="https://github.com/sharkdp/fd" TargetMode="External"/><Relationship Id="rId953" Type="http://schemas.openxmlformats.org/officeDocument/2006/relationships/hyperlink" Target="https://github.com/skills/introduction-to-github" TargetMode="External"/><Relationship Id="rId714" Type="http://schemas.openxmlformats.org/officeDocument/2006/relationships/hyperlink" Target="https://github.com/thollander/actions-comment-pull-request" TargetMode="External"/><Relationship Id="rId879" Type="http://schemas.openxmlformats.org/officeDocument/2006/relationships/hyperlink" Target="https://github.com/tmux/tmux/wiki" TargetMode="External"/><Relationship Id="rId832" Type="http://schemas.openxmlformats.org/officeDocument/2006/relationships/hyperlink" Target="https://github.com/ucdavisdatalab" TargetMode="External"/><Relationship Id="rId941" Type="http://schemas.openxmlformats.org/officeDocument/2006/relationships/hyperlink" Target="https://github.com/ucdavisdatalab/research-toolkits" TargetMode="External"/><Relationship Id="rId559" Type="http://schemas.openxmlformats.org/officeDocument/2006/relationships/hyperlink" Target="https://github.com/ucdavisdatalab/sandbox_git" TargetMode="External"/><Relationship Id="rId840" Type="http://schemas.openxmlformats.org/officeDocument/2006/relationships/hyperlink" Target="https://github.com/ucdavisdatalab/workshop_how-to-data-documentation" TargetMode="External"/><Relationship Id="rId956" Type="http://schemas.openxmlformats.org/officeDocument/2006/relationships/hyperlink" Target="https://github.com/ucdavisdatalab/workshop_nlp_with_python" TargetMode="External"/><Relationship Id="rId955" Type="http://schemas.openxmlformats.org/officeDocument/2006/relationships/hyperlink" Target="https://github.com/ucdavisdatalab/workshop_python_basics" TargetMode="External"/><Relationship Id="rId940" Type="http://schemas.openxmlformats.org/officeDocument/2006/relationships/hyperlink" Target="https://github.com/ucdavisdatalab/workshop_r_basics" TargetMode="External"/><Relationship Id="rId42" Type="http://schemas.openxmlformats.org/officeDocument/2006/relationships/hyperlink" Target="https://github.com/ucdavisdatalab/workshop_reproducible_research" TargetMode="External"/><Relationship Id="rId746" Type="http://schemas.openxmlformats.org/officeDocument/2006/relationships/hyperlink" Target="https://github.com/zsh-users/zsh-autosuggestions" TargetMode="External"/><Relationship Id="rId747" Type="http://schemas.openxmlformats.org/officeDocument/2006/relationships/hyperlink" Target="https://github.com/zsh-users/zsh-syntax-highlighting" TargetMode="External"/><Relationship Id="rId579" Type="http://schemas.openxmlformats.org/officeDocument/2006/relationships/hyperlink" Target="https://gitlab.com/gitlab-org/cli" TargetMode="External"/><Relationship Id="rId584" Type="http://schemas.openxmlformats.org/officeDocument/2006/relationships/hyperlink" Target="https://gitlab.com/gitlab-org/cli#installation" TargetMode="External"/><Relationship Id="rId585" Type="http://schemas.openxmlformats.org/officeDocument/2006/relationships/hyperlink" Target="https://gitlab.com/gitlab-org/cli/-/releases" TargetMode="External"/><Relationship Id="rId373" Type="http://schemas.openxmlformats.org/officeDocument/2006/relationships/hyperlink" Target="https://google.github.io/styleguide/Rguide.html" TargetMode="External"/><Relationship Id="rId378" Type="http://schemas.openxmlformats.org/officeDocument/2006/relationships/hyperlink" Target="https://google.github.io/styleguide/Rguide.html#use-explicit-returns" TargetMode="External"/><Relationship Id="rId767" Type="http://schemas.openxmlformats.org/officeDocument/2006/relationships/hyperlink" Target="https://google.github.io/styleguide/shellguide.html" TargetMode="External"/><Relationship Id="rId991" Type="http://schemas.openxmlformats.org/officeDocument/2006/relationships/hyperlink" Target="https://grants.nih.gov" TargetMode="External"/><Relationship Id="rId973" Type="http://schemas.openxmlformats.org/officeDocument/2006/relationships/hyperlink" Target="https://grantwriting.stanford.edu/resources/funding-train/" TargetMode="External"/><Relationship Id="rId1034" Type="http://schemas.openxmlformats.org/officeDocument/2006/relationships/hyperlink" Target="https://happygitwithr.com/" TargetMode="External"/><Relationship Id="rId599" Type="http://schemas.openxmlformats.org/officeDocument/2006/relationships/hyperlink" Target="https://happygitwithr.com/repeated-amend.html" TargetMode="External"/><Relationship Id="rId591" Type="http://schemas.openxmlformats.org/officeDocument/2006/relationships/hyperlink" Target="https://help.github.com/en/github/collaborating-with-issues-and-pull-requests/creating-a-pull-request#creating-the-pull-request" TargetMode="External"/><Relationship Id="rId298" Type="http://schemas.openxmlformats.org/officeDocument/2006/relationships/hyperlink" Target="https://here.r-lib.org/" TargetMode="External"/><Relationship Id="rId848" Type="http://schemas.openxmlformats.org/officeDocument/2006/relationships/hyperlink" Target="https://hpc.ucdavis.edu/" TargetMode="External"/><Relationship Id="rId291" Type="http://schemas.openxmlformats.org/officeDocument/2006/relationships/hyperlink" Target="https://httr.r-lib.org/" TargetMode="External"/><Relationship Id="rId289" Type="http://schemas.openxmlformats.org/officeDocument/2006/relationships/hyperlink" Target="https://httr2.r-lib.org/" TargetMode="External"/><Relationship Id="rId922" Type="http://schemas.openxmlformats.org/officeDocument/2006/relationships/hyperlink" Target="https://iet.ucdavis.edu/aggie-ai/ai-tools/chatgpt-edu" TargetMode="External"/><Relationship Id="rId1032"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930" Type="http://schemas.openxmlformats.org/officeDocument/2006/relationships/hyperlink" Target="https://journals.lww.com/epidem/Fulltext/2001/05000/The_Value_of_P.2.aspx" TargetMode="External"/><Relationship Id="rId989" Type="http://schemas.openxmlformats.org/officeDocument/2006/relationships/hyperlink" Target="https://journals.plos.org/ploscompbiol/article?id=10.1371/journal.pcbi.1003833" TargetMode="External"/><Relationship Id="rId1041" Type="http://schemas.openxmlformats.org/officeDocument/2006/relationships/hyperlink" Target="https://journals.plos.org/plosone/s/authorship" TargetMode="External"/><Relationship Id="rId557" Type="http://schemas.openxmlformats.org/officeDocument/2006/relationships/hyperlink" Target="https://learn.github.com/" TargetMode="External"/><Relationship Id="rId864" Type="http://schemas.openxmlformats.org/officeDocument/2006/relationships/hyperlink" Target="https://learn.microsoft.com/en-us/windows/wsl/tutorials/gui-apps" TargetMode="External"/><Relationship Id="rId256" Type="http://schemas.openxmlformats.org/officeDocument/2006/relationships/hyperlink" Target="https://lifecycle.r-lib.org/" TargetMode="External"/><Relationship Id="rId464" Type="http://schemas.openxmlformats.org/officeDocument/2006/relationships/hyperlink" Target="https://lifecycle.r-lib.org/articles/communicate.html" TargetMode="External"/><Relationship Id="rId465" Type="http://schemas.openxmlformats.org/officeDocument/2006/relationships/hyperlink" Target="https://lifecycle.r-lib.org/reference/deprecate_soft.html" TargetMode="External"/><Relationship Id="rId962" Type="http://schemas.openxmlformats.org/officeDocument/2006/relationships/hyperlink" Target="https://link.springer.com/book/10.1007/978-3-030-98175-4" TargetMode="External"/><Relationship Id="rId977" Type="http://schemas.openxmlformats.org/officeDocument/2006/relationships/hyperlink" Target="https://link.springer.com/book/9783031537929" TargetMode="External"/><Relationship Id="rId264" Type="http://schemas.openxmlformats.org/officeDocument/2006/relationships/hyperlink" Target="https://lintr.r-lib.org/" TargetMode="External"/><Relationship Id="rId311" Type="http://schemas.openxmlformats.org/officeDocument/2006/relationships/hyperlink" Target="https://lobstr.r-lib.org/" TargetMode="External"/><Relationship Id="rId341" Type="http://schemas.openxmlformats.org/officeDocument/2006/relationships/hyperlink" Target="https://lubridate.tidyverse.org/" TargetMode="External"/><Relationship Id="rId1088" Type="http://schemas.openxmlformats.org/officeDocument/2006/relationships/hyperlink" Target="https://man.openbsd.org/ssh_config" TargetMode="External"/><Relationship Id="rId1090" Type="http://schemas.openxmlformats.org/officeDocument/2006/relationships/hyperlink" Target="https://manpages.debian.org/stable/openssh-client/ssh_config.5.en.html" TargetMode="External"/><Relationship Id="rId1099" Type="http://schemas.openxmlformats.org/officeDocument/2006/relationships/hyperlink" Target="https://mastering-shiny.org/" TargetMode="External"/><Relationship Id="rId988" Type="http://schemas.openxmlformats.org/officeDocument/2006/relationships/hyperlink" Target="https://medialab.github.io/iwanthue/" TargetMode="External"/><Relationship Id="rId933" Type="http://schemas.openxmlformats.org/officeDocument/2006/relationships/hyperlink" Target="https://medialab.github.io/iwanthue/?utm_source=Nature+Briefing&amp;utm_campaign=2c68711076-briefing-dy-20211006&amp;utm_medium=email&amp;utm_term=0_c9dfd39373-2c68711076-44335685" TargetMode="External"/><Relationship Id="rId782" Type="http://schemas.openxmlformats.org/officeDocument/2006/relationships/hyperlink" Target="https://medium.com/@jeongwhanchoi/install-tmux-on-osx-and-basics-commands-for-beginners-be22520fd95e" TargetMode="External"/><Relationship Id="rId300" Type="http://schemas.openxmlformats.org/officeDocument/2006/relationships/hyperlink" Target="https://memoise.r-lib.org/" TargetMode="External"/><Relationship Id="rId1054" Type="http://schemas.openxmlformats.org/officeDocument/2006/relationships/hyperlink" Target="https://mentors.fm/2019/08/13/think-and-write-with-leslie-lamport/" TargetMode="External"/><Relationship Id="rId525" Type="http://schemas.openxmlformats.org/officeDocument/2006/relationships/hyperlink" Target="https://mermaid.live/" TargetMode="External"/><Relationship Id="rId968" Type="http://schemas.openxmlformats.org/officeDocument/2006/relationships/hyperlink" Target="https://mitcommlab.mit.edu/be/2023/09/27/toward-an-evenbetterposter-improving-the-betterposter-template/" TargetMode="External"/><Relationship Id="rId863" Type="http://schemas.openxmlformats.org/officeDocument/2006/relationships/hyperlink" Target="https://mobaxterm.mobatek.net/" TargetMode="External"/><Relationship Id="rId1008" Type="http://schemas.openxmlformats.org/officeDocument/2006/relationships/hyperlink" Target="https://morrison-lab.github.io/psw/" TargetMode="External"/><Relationship Id="rId895" Type="http://schemas.openxmlformats.org/officeDocument/2006/relationships/hyperlink" Target="https://morrison-lab.github.io/wai/" TargetMode="External"/><Relationship Id="rId915" Type="http://schemas.openxmlformats.org/officeDocument/2006/relationships/hyperlink" Target="https://morrison-lab.github.io/wai/chapters/ai-use-policies.html" TargetMode="External"/><Relationship Id="rId1025" Type="http://schemas.openxmlformats.org/officeDocument/2006/relationships/hyperlink" Target="https://morrison-lab.github.io/wai/chapters/ai-use-policies.html#sec-ai-journal-articles" TargetMode="External"/><Relationship Id="rId916" Type="http://schemas.openxmlformats.org/officeDocument/2006/relationships/hyperlink" Target="https://morrison-lab.github.io/wai/chapters/coding-agents.html" TargetMode="External"/><Relationship Id="rId709" Type="http://schemas.openxmlformats.org/officeDocument/2006/relationships/hyperlink" Target="https://morrison-lab.github.io/wai/chapters/coding-agents.html#sec-ai-addressing-failing-workflows" TargetMode="External"/><Relationship Id="rId134" Type="http://schemas.openxmlformats.org/officeDocument/2006/relationships/hyperlink" Target="https://morrison-lab.github.io/wai/chapters/coding-agents.html#sec-ai-best-practices" TargetMode="External"/><Relationship Id="rId582" Type="http://schemas.openxmlformats.org/officeDocument/2006/relationships/hyperlink" Target="https://morrison-lab.github.io/wai/chapters/coding-agents.html#sec-ai-claude-code-windows" TargetMode="External"/><Relationship Id="rId917" Type="http://schemas.openxmlformats.org/officeDocument/2006/relationships/hyperlink" Target="https://morrison-lab.github.io/wai/chapters/pr-workflow-with-agents.html" TargetMode="External"/><Relationship Id="rId981" Type="http://schemas.openxmlformats.org/officeDocument/2006/relationships/hyperlink" Target="https://myidp.sciencecareers.org/" TargetMode="External"/><Relationship Id="rId743" Type="http://schemas.openxmlformats.org/officeDocument/2006/relationships/hyperlink" Target="https://ohmyz.sh/" TargetMode="External"/><Relationship Id="rId1063" Type="http://schemas.openxmlformats.org/officeDocument/2006/relationships/hyperlink" Target="https://osf.io/" TargetMode="External"/><Relationship Id="rId40" Type="http://schemas.openxmlformats.org/officeDocument/2006/relationships/hyperlink" Target="https://osf.io/tgbxr/" TargetMode="External"/><Relationship Id="rId635" Type="http://schemas.openxmlformats.org/officeDocument/2006/relationships/hyperlink" Target="https://p5js.org/contribute/steward_guidelines/" TargetMode="External"/><Relationship Id="rId248" Type="http://schemas.openxmlformats.org/officeDocument/2006/relationships/hyperlink" Target="https://pak.r-lib.org/" TargetMode="External"/><Relationship Id="rId548" Type="http://schemas.openxmlformats.org/officeDocument/2006/relationships/hyperlink" Target="https://pkg.yihui.org/litedown/" TargetMode="External"/><Relationship Id="rId547" Type="http://schemas.openxmlformats.org/officeDocument/2006/relationships/hyperlink" Target="https://pkg.yihui.org/litedown/book/" TargetMode="External"/><Relationship Id="rId242" Type="http://schemas.openxmlformats.org/officeDocument/2006/relationships/hyperlink" Target="https://pkgbuild.r-lib.org/" TargetMode="External"/><Relationship Id="rId82" Type="http://schemas.openxmlformats.org/officeDocument/2006/relationships/hyperlink" Target="https://pkgdown.r-lib.org/" TargetMode="External"/><Relationship Id="rId240" Type="http://schemas.openxmlformats.org/officeDocument/2006/relationships/hyperlink" Target="https://pkgload.r-lib.org/" TargetMode="External"/><Relationship Id="rId1051" Type="http://schemas.openxmlformats.org/officeDocument/2006/relationships/hyperlink" Target="https://plos.org/resource/how-to-store-and-manage-your-data/" TargetMode="External"/><Relationship Id="rId501" Type="http://schemas.openxmlformats.org/officeDocument/2006/relationships/hyperlink" Target="https://plotly.com/r/" TargetMode="External"/><Relationship Id="rId860" Type="http://schemas.openxmlformats.org/officeDocument/2006/relationships/hyperlink" Target="https://posit.co/products/open-source/rstudio-server/" TargetMode="External"/><Relationship Id="rId282" Type="http://schemas.openxmlformats.org/officeDocument/2006/relationships/hyperlink" Target="https://processx.r-lib.org/" TargetMode="External"/><Relationship Id="rId839"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28" Type="http://schemas.openxmlformats.org/officeDocument/2006/relationships/hyperlink" Target="https://profvis.r-lib.org/" TargetMode="External"/><Relationship Id="rId286" Type="http://schemas.openxmlformats.org/officeDocument/2006/relationships/hyperlink" Target="https://ps.r-lib.org/" TargetMode="External"/><Relationship Id="rId143" Type="http://schemas.openxmlformats.org/officeDocument/2006/relationships/hyperlink" Target="https://purrr.tidyverse.org/" TargetMode="External"/><Relationship Id="rId385" Type="http://schemas.openxmlformats.org/officeDocument/2006/relationships/hyperlink" Target="https://purrr.tidyverse.org/reference/map.html" TargetMode="External"/><Relationship Id="rId471" Type="http://schemas.openxmlformats.org/officeDocument/2006/relationships/hyperlink" Target="https://quarto.org/" TargetMode="External"/><Relationship Id="rId516" Type="http://schemas.openxmlformats.org/officeDocument/2006/relationships/hyperlink" Target="https://quarto.org/docs/authoring/cross-references.html" TargetMode="External"/><Relationship Id="rId535" Type="http://schemas.openxmlformats.org/officeDocument/2006/relationships/hyperlink" Target="https://quarto.org/docs/authoring/diagrams.html" TargetMode="External"/><Relationship Id="rId518" Type="http://schemas.openxmlformats.org/officeDocument/2006/relationships/hyperlink" Target="https://quarto.org/docs/authoring/includes.html" TargetMode="External"/><Relationship Id="rId496" Type="http://schemas.openxmlformats.org/officeDocument/2006/relationships/hyperlink" Target="https://quarto.org/docs/books/" TargetMode="External"/><Relationship Id="rId500" Type="http://schemas.openxmlformats.org/officeDocument/2006/relationships/hyperlink" Target="https://quarto.org/docs/dashboards/" TargetMode="External"/><Relationship Id="rId505" Type="http://schemas.openxmlformats.org/officeDocument/2006/relationships/hyperlink" Target="https://quarto.org/docs/gallery/#dashboards" TargetMode="External"/><Relationship Id="rId474" Type="http://schemas.openxmlformats.org/officeDocument/2006/relationships/hyperlink" Target="https://quarto.org/docs/get-started/" TargetMode="External"/><Relationship Id="rId475" Type="http://schemas.openxmlformats.org/officeDocument/2006/relationships/hyperlink" Target="https://quarto.org/docs/guide/" TargetMode="External"/><Relationship Id="rId84" Type="http://schemas.openxmlformats.org/officeDocument/2006/relationships/hyperlink" Target="https://quarto.org/docs/output-formats/html-multi-format.html" TargetMode="External"/><Relationship Id="rId512" Type="http://schemas.openxmlformats.org/officeDocument/2006/relationships/hyperlink" Target="https://quarto.org/docs/projects/profiles.html" TargetMode="External"/><Relationship Id="rId497" Type="http://schemas.openxmlformats.org/officeDocument/2006/relationships/hyperlink" Target="https://quarto.org/docs/publishing/" TargetMode="External"/><Relationship Id="rId539" Type="http://schemas.openxmlformats.org/officeDocument/2006/relationships/hyperlink" Target="https://quarto.org/docs/troubleshooting/" TargetMode="External"/><Relationship Id="rId228" Type="http://schemas.openxmlformats.org/officeDocument/2006/relationships/hyperlink" Target="https://r-box.github.io/boxr/articles/boxr-app-interactive.html#create" TargetMode="External"/><Relationship Id="rId825" Type="http://schemas.openxmlformats.org/officeDocument/2006/relationships/hyperlink" Target="https://r-hub.github.io/cranlogs/" TargetMode="External"/><Relationship Id="rId819" Type="http://schemas.openxmlformats.org/officeDocument/2006/relationships/hyperlink" Target="https://r-hub.github.io/rhub/articles/rhubv2.html" TargetMode="External"/><Relationship Id="rId313" Type="http://schemas.openxmlformats.org/officeDocument/2006/relationships/hyperlink" Target="https://r-lib.github.io/crayon/" TargetMode="External"/><Relationship Id="rId254" Type="http://schemas.openxmlformats.org/officeDocument/2006/relationships/hyperlink" Target="https://r-lib.github.io/pkgcache/" TargetMode="External"/><Relationship Id="rId309" Type="http://schemas.openxmlformats.org/officeDocument/2006/relationships/hyperlink" Target="https://r-lib.github.io/prettyunits/" TargetMode="External"/><Relationship Id="rId1104" Type="http://schemas.openxmlformats.org/officeDocument/2006/relationships/hyperlink" Target="https://r-pkgs.org/" TargetMode="External"/><Relationship Id="rId410" Type="http://schemas.openxmlformats.org/officeDocument/2006/relationships/hyperlink" Target="https://r-pkgs.org/code.html#sec-code-r-landscape" TargetMode="External"/><Relationship Id="rId155" Type="http://schemas.openxmlformats.org/officeDocument/2006/relationships/hyperlink" Target="https://r-pkgs.org/lifecycle.html#sec-lifecycle-version-number" TargetMode="External"/><Relationship Id="rId173" Type="http://schemas.openxmlformats.org/officeDocument/2006/relationships/hyperlink" Target="https://r-pkgs.org/man.html" TargetMode="External"/><Relationship Id="rId157" Type="http://schemas.openxmlformats.org/officeDocument/2006/relationships/hyperlink" Target="https://r-pkgs.org/other-markdown.html#sec-news" TargetMode="External"/><Relationship Id="rId815" Type="http://schemas.openxmlformats.org/officeDocument/2006/relationships/hyperlink" Target="https://r-pkgs.org/release.html" TargetMode="External"/><Relationship Id="rId822" Type="http://schemas.openxmlformats.org/officeDocument/2006/relationships/hyperlink" Target="https://r-pkgs.org/release.html#sec-release-initial" TargetMode="External"/><Relationship Id="rId727" Type="http://schemas.openxmlformats.org/officeDocument/2006/relationships/hyperlink" Target="https://r-pkgs.org/software-development-practices.html#sec-sw-dev-practices-ci" TargetMode="External"/><Relationship Id="rId120" Type="http://schemas.openxmlformats.org/officeDocument/2006/relationships/hyperlink" Target="https://r-pkgs.org/testing-basics.html" TargetMode="External"/><Relationship Id="rId1106" Type="http://schemas.openxmlformats.org/officeDocument/2006/relationships/hyperlink" Target="https://r4ds.hadley.nz/" TargetMode="External"/><Relationship Id="rId476" Type="http://schemas.openxmlformats.org/officeDocument/2006/relationships/hyperlink" Target="https://r4ds.hadley.nz/quarto.html" TargetMode="External"/><Relationship Id="rId364" Type="http://schemas.openxmlformats.org/officeDocument/2006/relationships/hyperlink" Target="https://r4ds.hadley.nz/workflow-help.html#making-a-reprex" TargetMode="External"/><Relationship Id="rId275" Type="http://schemas.openxmlformats.org/officeDocument/2006/relationships/hyperlink" Target="https://r6.r-lib.org/" TargetMode="External"/><Relationship Id="rId873" Type="http://schemas.openxmlformats.org/officeDocument/2006/relationships/hyperlink" Target="https://ragg.r-lib.org/" TargetMode="External"/><Relationship Id="rId244" Type="http://schemas.openxmlformats.org/officeDocument/2006/relationships/hyperlink" Target="https://rcmdcheck.r-lib.org/" TargetMode="External"/><Relationship Id="rId331" Type="http://schemas.openxmlformats.org/officeDocument/2006/relationships/hyperlink" Target="https://readr.tidyverse.org/" TargetMode="External"/><Relationship Id="rId246" Type="http://schemas.openxmlformats.org/officeDocument/2006/relationships/hyperlink" Target="https://remotes.r-lib.org/" TargetMode="External"/><Relationship Id="rId36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841" Type="http://schemas.openxmlformats.org/officeDocument/2006/relationships/hyperlink" Target="https://researchdata.princeton.edu/research-lifecycle-guide/publishing-and-preservation/dois" TargetMode="External"/><Relationship Id="rId250" Type="http://schemas.openxmlformats.org/officeDocument/2006/relationships/hyperlink" Target="https://revdepcheck.r-lib.org/" TargetMode="External"/><Relationship Id="rId267" Type="http://schemas.openxmlformats.org/officeDocument/2006/relationships/hyperlink" Target="https://rlang.r-lib.org/" TargetMode="External"/><Relationship Id="rId159" Type="http://schemas.openxmlformats.org/officeDocument/2006/relationships/hyperlink" Target="https://rmarkdown.rstudio.com/" TargetMode="External"/><Relationship Id="rId96" Type="http://schemas.openxmlformats.org/officeDocument/2006/relationships/hyperlink" Target="https://roxygen2.r-lib.org/" TargetMode="External"/><Relationship Id="rId172" Type="http://schemas.openxmlformats.org/officeDocument/2006/relationships/hyperlink" Target="https://roxygen2.r-lib.org/articles/rd.html" TargetMode="External"/><Relationship Id="rId169" Type="http://schemas.openxmlformats.org/officeDocument/2006/relationships/hyperlink" Target="https://roxygen2.r-lib.org/articles/rd.html#inheriting-documentation" TargetMode="External"/><Relationship Id="rId502" Type="http://schemas.openxmlformats.org/officeDocument/2006/relationships/hyperlink" Target="https://rstudio.github.io/leaflet/" TargetMode="External"/><Relationship Id="rId789" Type="http://schemas.openxmlformats.org/officeDocument/2006/relationships/hyperlink" Target="https://rstudio.github.io/renv/" TargetMode="External"/><Relationship Id="rId321" Type="http://schemas.openxmlformats.org/officeDocument/2006/relationships/hyperlink" Target="https://rviews.rstudio.com/2017/06/08/what-is-the-tidyverse/" TargetMode="External"/><Relationship Id="rId946" Type="http://schemas.openxmlformats.org/officeDocument/2006/relationships/hyperlink" Target="https://s3.amazonaws.com/assets.datacamp.com/blog_assets/datatable_Cheat_Sheet_R.pdf" TargetMode="External"/><Relationship Id="rId302" Type="http://schemas.openxmlformats.org/officeDocument/2006/relationships/hyperlink" Target="https://scales.r-lib.org/" TargetMode="External"/><Relationship Id="rId403" Type="http://schemas.openxmlformats.org/officeDocument/2006/relationships/hyperlink" Target="https://sembr.org/" TargetMode="External"/><Relationship Id="rId565" Type="http://schemas.openxmlformats.org/officeDocument/2006/relationships/hyperlink" Target="https://servicehub.ucdavis.edu/servicehub?id=it_catalog_content&amp;sys_id=951add951b5798103f4286ae6e4bcb12" TargetMode="External"/><Relationship Id="rId29" Type="http://schemas.openxmlformats.org/officeDocument/2006/relationships/hyperlink" Target="https://servicehub.ucdavis.edu/servicehub?id=ucd_kb_article&amp;sysparm_article=KB0000184" TargetMode="External"/><Relationship Id="rId305" Type="http://schemas.openxmlformats.org/officeDocument/2006/relationships/hyperlink" Target="https://sessioninfo.r-lib.org/" TargetMode="External"/><Relationship Id="rId1072" Type="http://schemas.openxmlformats.org/officeDocument/2006/relationships/hyperlink" Target="https://sethrobertson.github.io/GitFixUm/fixup.html" TargetMode="External"/><Relationship Id="rId504" Type="http://schemas.openxmlformats.org/officeDocument/2006/relationships/hyperlink" Target="https://shiny.posit.co/" TargetMode="External"/><Relationship Id="rId1078" Type="http://schemas.openxmlformats.org/officeDocument/2006/relationships/hyperlink" Target="https://slurm.schedmd.com/salloc.html" TargetMode="External"/><Relationship Id="rId1080" Type="http://schemas.openxmlformats.org/officeDocument/2006/relationships/hyperlink" Target="https://slurm.schedmd.com/sattach.html" TargetMode="External"/><Relationship Id="rId1082" Type="http://schemas.openxmlformats.org/officeDocument/2006/relationships/hyperlink" Target="https://slurm.schedmd.com/sbatch.html" TargetMode="External"/><Relationship Id="rId1084" Type="http://schemas.openxmlformats.org/officeDocument/2006/relationships/hyperlink" Target="https://slurm.schedmd.com/squeue.html" TargetMode="External"/><Relationship Id="rId1086" Type="http://schemas.openxmlformats.org/officeDocument/2006/relationships/hyperlink" Target="https://slurm.schedmd.com/srun.html" TargetMode="External"/><Relationship Id="rId214" Type="http://schemas.openxmlformats.org/officeDocument/2006/relationships/hyperlink" Target="https://softwareengineering.stackexchange.com/questions/133404/what-is-the-ideal-length-of-a-method-for-you" TargetMode="External"/><Relationship Id="rId862" Type="http://schemas.openxmlformats.org/officeDocument/2006/relationships/hyperlink" Target="https://sourceforge.net/projects/vcxsrv/" TargetMode="External"/><Relationship Id="rId558" Type="http://schemas.openxmlformats.org/officeDocument/2006/relationships/hyperlink" Target="https://sp19.datastructur.es/materials/guides/using-git#b-local-repositories-narrative-introduction" TargetMode="External"/><Relationship Id="rId588" Type="http://schemas.openxmlformats.org/officeDocument/2006/relationships/hyperlink" Target="https://sp19.datastructur.es/materials/guides/using-git#e-git-branching-advanced-git-optional" TargetMode="External"/><Relationship Id="rId194" Type="http://schemas.openxmlformats.org/officeDocument/2006/relationships/hyperlink" Target="https://spin.atomicobject.com/2017/11/01/good-variable-names/" TargetMode="External"/><Relationship Id="rId74" Type="http://schemas.openxmlformats.org/officeDocument/2006/relationships/hyperlink" Target="https://spinningcode.org/2024/05/tool-building/" TargetMode="External"/><Relationship Id="rId449" Type="http://schemas.openxmlformats.org/officeDocument/2006/relationships/hyperlink" Target="https://stackoverflow.com/questions/21435339/data-table-vs-dplyr-can-one-do-something-well-the-other-cant-or-does-poorly/27840349#27840349" TargetMode="External"/><Relationship Id="rId351" Type="http://schemas.openxmlformats.org/officeDocument/2006/relationships/hyperlink" Target="https://stackoverflow.com/questions/28125816/r-standard-evaluation-for-join-dplyr" TargetMode="External"/><Relationship Id="rId213" Type="http://schemas.openxmlformats.org/officeDocument/2006/relationships/hyperlink" Target="https://stackoverflow.com/questions/475675/when-is-a-function-too-long" TargetMode="External"/><Relationship Id="rId752" Type="http://schemas.openxmlformats.org/officeDocument/2006/relationships/hyperlink" Target="https://starship.rs/" TargetMode="External"/><Relationship Id="rId337" Type="http://schemas.openxmlformats.org/officeDocument/2006/relationships/hyperlink" Target="https://stringr.tidyverse.org/" TargetMode="External"/><Relationship Id="rId374" Type="http://schemas.openxmlformats.org/officeDocument/2006/relationships/hyperlink" Target="https://style.tidyverse.org/" TargetMode="External"/><Relationship Id="rId315" Type="http://schemas.openxmlformats.org/officeDocument/2006/relationships/hyperlink" Target="https://styler.r-lib.org/" TargetMode="External"/><Relationship Id="rId182" Type="http://schemas.openxmlformats.org/officeDocument/2006/relationships/hyperlink" Target="https://support.posit.co/hc/en-us/articles/200484568-Code-Folding-and-Sections" TargetMode="External"/><Relationship Id="rId344" Type="http://schemas.openxmlformats.org/officeDocument/2006/relationships/hyperlink" Target="https://tavareshugo.github.io/data_carpentry_extras/base-r_tidyverse_equivalents/base-r_tidyverse_equivalents.html" TargetMode="External"/><Relationship Id="rId971" Type="http://schemas.openxmlformats.org/officeDocument/2006/relationships/hyperlink" Target="https://teampublichealth.substack.com/" TargetMode="External"/><Relationship Id="rId97" Type="http://schemas.openxmlformats.org/officeDocument/2006/relationships/hyperlink" Target="https://testthat.r-lib.org/" TargetMode="External"/><Relationship Id="rId115" Type="http://schemas.openxmlformats.org/officeDocument/2006/relationships/hyperlink" Target="https://testthat.r-lib.org/articles/snapshotting.html" TargetMode="External"/><Relationship Id="rId369" Type="http://schemas.openxmlformats.org/officeDocument/2006/relationships/hyperlink" Target="https://thinkr-open.github.io/gitdown/" TargetMode="External"/><Relationship Id="rId606" Type="http://schemas.openxmlformats.org/officeDocument/2006/relationships/hyperlink" Target="https://thinkr-open.github.io/gitlabr/" TargetMode="External"/><Relationship Id="rId335" Type="http://schemas.openxmlformats.org/officeDocument/2006/relationships/hyperlink" Target="https://tibble.tidyverse.org/" TargetMode="External"/><Relationship Id="rId328" Type="http://schemas.openxmlformats.org/officeDocument/2006/relationships/hyperlink" Target="https://tidyr.tidyverse.org/" TargetMode="External"/><Relationship Id="rId462" Type="http://schemas.openxmlformats.org/officeDocument/2006/relationships/hyperlink" Target="https://tidyselect.r-lib.org/" TargetMode="External"/><Relationship Id="rId421" Type="http://schemas.openxmlformats.org/officeDocument/2006/relationships/hyperlink" Target="https://tidyverse.org/blog/2017/12/styler-1.0.0/" TargetMode="External"/><Relationship Id="rId603" Type="http://schemas.openxmlformats.org/officeDocument/2006/relationships/hyperlink" Target="https://tidyverse.org/blog/2017/12/workflow-vs-script/" TargetMode="External"/><Relationship Id="rId1111" Type="http://schemas.openxmlformats.org/officeDocument/2006/relationships/hyperlink" Target="https://ucd-serg.github.io/lab-manual/appendix-copilot-instructions.html" TargetMode="External"/><Relationship Id="rId1113" Type="http://schemas.openxmlformats.org/officeDocument/2006/relationships/hyperlink" Target="https://ucd-serg.github.io/lab-manual/appendix-copilot-setup-steps.html" TargetMode="External"/><Relationship Id="rId802" Type="http://schemas.openxmlformats.org/officeDocument/2006/relationships/hyperlink" Target="https://ucd-serg.github.io/lab-manual/coding-practices.html#file-headers" TargetMode="External"/><Relationship Id="rId805" Type="http://schemas.openxmlformats.org/officeDocument/2006/relationships/hyperlink" Target="https://ucd-serg.github.io/lab-manual/coding-practices.html#function-documentation" TargetMode="External"/><Relationship Id="rId928" Type="http://schemas.openxmlformats.org/officeDocument/2006/relationships/hyperlink" Target="https://ucd-serg.github.io/lab-manual/coding-style.html" TargetMode="External"/><Relationship Id="rId808" Type="http://schemas.openxmlformats.org/officeDocument/2006/relationships/hyperlink" Target="https://ucd-serg.github.io/lab-manual/unix.html#example-code-for-runfilesavelogs" TargetMode="External"/><Relationship Id="rId942" Type="http://schemas.openxmlformats.org/officeDocument/2006/relationships/hyperlink" Target="https://ucdavisdatalab.github.io/install_guides/" TargetMode="External"/><Relationship Id="rId939" Type="http://schemas.openxmlformats.org/officeDocument/2006/relationships/hyperlink" Target="https://ucdavisdatalab.github.io/workshop_index/" TargetMode="External"/><Relationship Id="rId920"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958" Type="http://schemas.openxmlformats.org/officeDocument/2006/relationships/hyperlink" Target="https://ucjug.github.io/workshop_julia_basics/" TargetMode="External"/><Relationship Id="rId94" Type="http://schemas.openxmlformats.org/officeDocument/2006/relationships/hyperlink" Target="https://usethis.r-lib.org/" TargetMode="External"/><Relationship Id="rId269" Type="http://schemas.openxmlformats.org/officeDocument/2006/relationships/hyperlink" Target="https://vctrs.r-lib.org/" TargetMode="External"/><Relationship Id="rId262" Type="http://schemas.openxmlformats.org/officeDocument/2006/relationships/hyperlink" Target="https://waldo.r-lib.org/" TargetMode="External"/><Relationship Id="rId865" Type="http://schemas.openxmlformats.org/officeDocument/2006/relationships/hyperlink" Target="https://wiki.archlinux.org/title/Wayland" TargetMode="External"/><Relationship Id="rId876" Type="http://schemas.openxmlformats.org/officeDocument/2006/relationships/hyperlink" Target="https://wiki.x2go.org/" TargetMode="External"/><Relationship Id="rId271" Type="http://schemas.openxmlformats.org/officeDocument/2006/relationships/hyperlink" Target="https://withr.r-lib.org/" TargetMode="External"/><Relationship Id="rId1017" Type="http://schemas.openxmlformats.org/officeDocument/2006/relationships/hyperlink" Target="https://www.biorxiv.org/" TargetMode="External"/><Relationship Id="rId350" Type="http://schemas.openxmlformats.org/officeDocument/2006/relationships/hyperlink" Target="https://www.brodrigues.co/blog/2016-07-18-data-frame-columns-as-arguments-to-dplyr-functions/" TargetMode="External"/><Relationship Id="rId890" Type="http://schemas.openxmlformats.org/officeDocument/2006/relationships/hyperlink" Target="https://www.chriswrites.com/how-to-change-file-permissions-using-the-terminal/" TargetMode="External"/><Relationship Id="rId1021" Type="http://schemas.openxmlformats.org/officeDocument/2006/relationships/hyperlink" Target="https://www.danieldsjoberg.com/gtsummary/" TargetMode="External"/><Relationship Id="rId937" Type="http://schemas.openxmlformats.org/officeDocument/2006/relationships/hyperlink" Target="https://www.datacamp.com/" TargetMode="External"/><Relationship Id="rId46" Type="http://schemas.openxmlformats.org/officeDocument/2006/relationships/hyperlink" Target="https://www.equator-network.org/" TargetMode="External"/><Relationship Id="rId612" Type="http://schemas.openxmlformats.org/officeDocument/2006/relationships/hyperlink" Target="https://www.git-scm.com/docs/gitignore#_pattern_format" TargetMode="External"/><Relationship Id="rId708" Type="http://schemas.openxmlformats.org/officeDocument/2006/relationships/hyperlink" Target="https://www.githubstatus.com/" TargetMode="External"/><Relationship Id="rId976" Type="http://schemas.openxmlformats.org/officeDocument/2006/relationships/hyperlink" Target="https://www.globalcodeofconduct.org/" TargetMode="External"/><Relationship Id="rId880" Type="http://schemas.openxmlformats.org/officeDocument/2006/relationships/hyperlink" Target="https://www.gnu.org/software/screen/" TargetMode="External"/><Relationship Id="rId778" Type="http://schemas.openxmlformats.org/officeDocument/2006/relationships/hyperlink" Target="https://www.howtogeek.com/118594/how-to-edit-your-system-path-for-easy-command-line-access/" TargetMode="External"/><Relationship Id="rId503" Type="http://schemas.openxmlformats.org/officeDocument/2006/relationships/hyperlink" Target="https://www.htmlwidgets.org/" TargetMode="External"/><Relationship Id="rId1016" Type="http://schemas.openxmlformats.org/officeDocument/2006/relationships/hyperlink" Target="https://www.medrxiv.org/" TargetMode="External"/><Relationship Id="rId984" Type="http://schemas.openxmlformats.org/officeDocument/2006/relationships/hyperlink" Target="https://www.nature.com/articles/d41586-021-03603-2" TargetMode="External"/><Relationship Id="rId974" Type="http://schemas.openxmlformats.org/officeDocument/2006/relationships/hyperlink" Target="https://www.niaid.nih.gov/grants-contracts/write-grant-application" TargetMode="External"/><Relationship Id="rId419" Type="http://schemas.openxmlformats.org/officeDocument/2006/relationships/hyperlink" Target="https://www.r-bloggers.com/align-assign-rstudio-addin-to-align-assignment-operators/" TargetMode="External"/><Relationship Id="rId353" Type="http://schemas.openxmlformats.org/officeDocument/2006/relationships/hyperlink" Target="https://www.rdocumentation.org/packages/feather/versions/0.3.3" TargetMode="External"/><Relationship Id="rId422" Type="http://schemas.openxmlformats.org/officeDocument/2006/relationships/hyperlink" Target="https://www.rdocumentation.org/packages/styler/versions/1.1.0/topics/style_dir" TargetMode="External"/><Relationship Id="rId211" Type="http://schemas.openxmlformats.org/officeDocument/2006/relationships/hyperlink" Target="https://www.reddit.com/r/learnprogramming/comments/47avb5/one_long_function_2001000_lines_of_codes_or_one/" TargetMode="External"/><Relationship Id="rId944" Type="http://schemas.openxmlformats.org/officeDocument/2006/relationships/hyperlink" Target="https://www.rstudio.com/wp-content/uploads/2015/02/data-wrangling-cheatsheet.pdf" TargetMode="External"/><Relationship Id="rId947" Type="http://schemas.openxmlformats.org/officeDocument/2006/relationships/hyperlink" Target="https://www.rstudio.com/wp-content/uploads/2015/02/rmarkdown-cheatsheet.pdf" TargetMode="External"/><Relationship Id="rId945" Type="http://schemas.openxmlformats.org/officeDocument/2006/relationships/hyperlink" Target="https://www.rstudio.com/wp-content/uploads/2015/03/ggplot2-cheatsheet.pdf" TargetMode="External"/><Relationship Id="rId966" Type="http://schemas.openxmlformats.org/officeDocument/2006/relationships/hyperlink" Target="https://www.sciencedirect.com/science/article/pii/S1471491423000928" TargetMode="External"/><Relationship Id="rId773" Type="http://schemas.openxmlformats.org/officeDocument/2006/relationships/hyperlink" Target="https://www.shellcheck.net/" TargetMode="External"/><Relationship Id="rId212" Type="http://schemas.openxmlformats.org/officeDocument/2006/relationships/hyperlink" Target="https://www.sololearn.com/en/Discuss/1278705/optimal-number-of-lines-of-code-of-functions" TargetMode="External"/><Relationship Id="rId324" Type="http://schemas.openxmlformats.org/officeDocument/2006/relationships/hyperlink" Target="https://www.tidyverse.org/" TargetMode="External"/><Relationship Id="rId463" Type="http://schemas.openxmlformats.org/officeDocument/2006/relationships/hyperlink" Target="https://www.tidyverse.org/blog/2022/10/tidyselect-1-2-0/" TargetMode="External"/><Relationship Id="rId982" Type="http://schemas.openxmlformats.org/officeDocument/2006/relationships/hyperlink" Target="https://www.training.nih.gov/career-services/" TargetMode="External"/><Relationship Id="rId861" Type="http://schemas.openxmlformats.org/officeDocument/2006/relationships/hyperlink" Target="https://www.xquartz.org/" TargetMode="External"/><Relationship Id="rId985" Type="http://schemas.openxmlformats.org/officeDocument/2006/relationships/hyperlink" Target="https://www.youtube.com/watch?v=1RwJbhkCA58" TargetMode="External"/><Relationship Id="rId967" Type="http://schemas.openxmlformats.org/officeDocument/2006/relationships/hyperlink" Target="https://www.youtube.com/watch?v=1RwJbhkCA58&amp;t=1171s" TargetMode="External"/><Relationship Id="rId44" Type="http://schemas.openxmlformats.org/officeDocument/2006/relationships/hyperlink" Target="https://www.youtube.com/watch?v=WoYkY9MkbRE" TargetMode="External"/><Relationship Id="rId348" Type="http://schemas.openxmlformats.org/officeDocument/2006/relationships/hyperlink" Target="https://www.youtube.com/watch?v=nERXS3ssntw" TargetMode="External"/><Relationship Id="rId964" Type="http://schemas.openxmlformats.org/officeDocument/2006/relationships/hyperlink" Target="https://x.com/acagamic/status/1680381737816424450" TargetMode="External"/><Relationship Id="rId386" Type="http://schemas.openxmlformats.org/officeDocument/2006/relationships/hyperlink" Target="one-function-per-file.md" TargetMode="External"/><Relationship Id="rId50"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2026-09-01T03:14:19Z</dcterms:created>
  <dcterms:modified xsi:type="dcterms:W3CDTF">2026-09-01T03:14:19Z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