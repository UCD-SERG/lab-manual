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2"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21" w:name="sec-institutional-ai-access"/>
    <w:p>
      <w:pPr>
        <w:pStyle w:val="Heading2"/>
      </w:pPr>
      <w:ins w:id="3697" w:author="PR Preview" w:date="2024-01-01T00:00:00Z">
        <w:r>
          <w:t xml:space="preserve">19.1 Institutional AI Access</w:t>
        </w:r>
      </w:ins>
    </w:p>
    <w:p>
      <w:pPr>
        <w:pStyle w:val="FirstParagraph"/>
      </w:pPr>
      <w:ins w:id="3698" w:author="PR Preview" w:date="2024-01-01T00:00:00Z">
        <w:r>
          <w:t xml:space="preserve">UC Davis Health (UCDH) provides OpenAI / ChatGPT accounts for affiliated researchers and staff.</w:t>
        </w:r>
      </w:ins>
      <w:ins w:id="3698" w:author="PR Preview" w:date="2024-01-01T00:00:00Z">
        <w:r>
          <w:t xml:space="preserve"> </w:t>
        </w:r>
      </w:ins>
      <w:ins w:id="3698" w:author="PR Preview" w:date="2024-01-01T00:00:00Z">
        <w:r>
          <w:t xml:space="preserve">As of 2026, account credit allocation follows institutional guidelines:</w:t>
        </w:r>
      </w:ins>
    </w:p>
    <w:p>
      <w:pPr>
        <w:pStyle w:val="Compact"/>
        <w:numPr>
          <w:ilvl w:val="0"/>
          <w:numId w:val="1256"/>
        </w:numPr>
      </w:pPr>
      <w:ins w:id="3699" w:author="PR Preview" w:date="2024-01-01T00:00:00Z">
        <w:r>
          <w:t xml:space="preserve">1 credit is valued at approximately 4.5 cents ($0.045).</w:t>
        </w:r>
      </w:ins>
    </w:p>
    <w:p>
      <w:pPr>
        <w:pStyle w:val="Compact"/>
        <w:numPr>
          <w:ilvl w:val="0"/>
          <w:numId w:val="1256"/>
        </w:numPr>
      </w:pPr>
      <w:ins w:id="3700" w:author="PR Preview" w:date="2024-01-01T00:00:00Z">
        <w:r>
          <w:t xml:space="preserve">With a standard allocation of 2,000 credits per week,</w:t>
        </w:r>
      </w:ins>
      <w:ins w:id="3700" w:author="PR Preview" w:date="2024-01-01T00:00:00Z">
        <w:r>
          <w:t xml:space="preserve"> </w:t>
        </w:r>
      </w:ins>
      <w:ins w:id="3700" w:author="PR Preview" w:date="2024-01-01T00:00:00Z">
        <w:r>
          <w:t xml:space="preserve">an active account receives the equivalent of approximately $360 per month in credits.</w:t>
        </w:r>
      </w:ins>
    </w:p>
    <w:p>
      <w:pPr>
        <w:pStyle w:val="Compact"/>
        <w:numPr>
          <w:ilvl w:val="0"/>
          <w:numId w:val="1256"/>
        </w:numPr>
      </w:pPr>
      <w:ins w:id="3701" w:author="PR Preview" w:date="2024-01-01T00:00:00Z">
        <w:r>
          <w:t xml:space="preserve">Lab members should monitor their weekly credit usage against their project workflows</w:t>
        </w:r>
      </w:ins>
      <w:ins w:id="3701" w:author="PR Preview" w:date="2024-01-01T00:00:00Z">
        <w:r>
          <w:t xml:space="preserve"> </w:t>
        </w:r>
      </w:ins>
      <w:ins w:id="3701" w:author="PR Preview" w:date="2024-01-01T00:00:00Z">
        <w:r>
          <w:t xml:space="preserve">to plan computationally heavy tasks accordingly.</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End w:id="922"/>
    <w:bookmarkStart w:id="931" w:name="checklists"/>
    <w:p>
      <w:pPr>
        <w:pStyle w:val="Heading1"/>
      </w:pPr>
      <w:r>
        <w:t xml:space="preserve">20. Checklists</w:t>
      </w:r>
    </w:p>
    <w:bookmarkStart w:id="923"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3"/>
    <w:bookmarkStart w:id="925"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4">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5"/>
    <w:bookmarkStart w:id="927"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6">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7"/>
    <w:bookmarkStart w:id="930"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8">
        <w:r>
          <w:rPr>
            <w:rStyle w:val="Hyperlink"/>
          </w:rPr>
          <w:t xml:space="preserve">here</w:t>
        </w:r>
      </w:hyperlink>
      <w:r>
        <w:t xml:space="preserve">, a neat palette generator with colorblind options</w:t>
      </w:r>
      <w:r>
        <w:t xml:space="preserve"> </w:t>
      </w:r>
      <w:hyperlink r:id="rId92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5" w:author="PR Preview" w:date="2024-01-01T00:00:00Z">
        <w:r>
          <w:rPr>
            <w:b/>
            <w:bCs/>
          </w:rPr>
          <w:t xml:space="preserve">Branch:</w:t>
        </w:r>
      </w:ins>
      <w:ins w:id="3095" w:author="PR Preview" w:date="2024-01-01T00:00:00Z">
        <w:r>
          <w:t xml:space="preserve"> </w:t>
        </w:r>
      </w:ins>
      <w:ins w:id="3095" w:author="PR Preview" w:date="2024-01-01T00:00:00Z">
        <w:r>
          <w:t xml:space="preserve">HEAD</w:t>
        </w:r>
      </w:ins>
    </w:p>
    <w:p>
      <w:pPr>
        <w:pStyle w:val="Compact"/>
        <w:numPr>
          <w:ilvl w:val="0"/>
          <w:numId w:val="1319"/>
        </w:numPr>
      </w:pPr>
      <w:ins w:id="3096" w:author="PR Preview" w:date="2024-01-01T00:00:00Z">
        <w:r>
          <w:rPr>
            <w:b/>
            <w:bCs/>
          </w:rPr>
          <w:t xml:space="preserve">Commit:</w:t>
        </w:r>
      </w:ins>
      <w:ins w:id="3096" w:author="PR Preview" w:date="2024-01-01T00:00:00Z">
        <w:r>
          <w:t xml:space="preserve"> </w:t>
        </w:r>
      </w:ins>
      <w:ins w:id="3096" w:author="PR Preview" w:date="2024-01-01T00:00:00Z">
        <w:r>
          <w:t xml:space="preserve">d3ff350</w:t>
        </w:r>
      </w:ins>
    </w:p>
    <w:p>
      <w:pPr>
        <w:pStyle w:val="Compact"/>
        <w:numPr>
          <w:ilvl w:val="0"/>
          <w:numId w:val="1319"/>
        </w:numPr>
      </w:pPr>
      <w:ins w:id="3097" w:author="PR Preview" w:date="2024-01-01T00:00:00Z">
        <w:r>
          <w:rPr>
            <w:b/>
            <w:bCs/>
          </w:rPr>
          <w:t xml:space="preserve">Full commit hash:</w:t>
        </w:r>
      </w:ins>
      <w:ins w:id="3097" w:author="PR Preview" w:date="2024-01-01T00:00:00Z">
        <w:r>
          <w:t xml:space="preserve"> </w:t>
        </w:r>
      </w:ins>
      <w:ins w:id="3097" w:author="PR Preview" w:date="2024-01-01T00:00:00Z">
        <w:r>
          <w:t xml:space="preserve">d3ff350a708d55669c4872927659e8892468d9ca</w:t>
        </w:r>
      </w:ins>
    </w:p>
    <w:p>
      <w:pPr>
        <w:pStyle w:val="Compact"/>
        <w:numPr>
          <w:ilvl w:val="0"/>
          <w:numId w:val="1319"/>
        </w:numPr>
      </w:pPr>
      <w:ins w:id="3098" w:author="PR Preview" w:date="2024-01-01T00:00:00Z">
        <w:r>
          <w:rPr>
            <w:b/>
            <w:bCs/>
          </w:rPr>
          <w:t xml:space="preserve">Commit date:</w:t>
        </w:r>
      </w:ins>
      <w:ins w:id="3098" w:author="PR Preview" w:date="2024-01-01T00:00:00Z">
        <w:r>
          <w:t xml:space="preserve"> </w:t>
        </w:r>
      </w:ins>
      <w:ins w:id="3098" w:author="PR Preview" w:date="2024-01-01T00:00:00Z">
        <w:r>
          <w:t xml:space="preserve">2026-09-01 17:33:07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6"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9"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4"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6"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9"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4"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2026-09-01T17:37:56Z</dcterms:created>
  <dcterms:modified xsi:type="dcterms:W3CDTF">2026-09-01T17:37:56Z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