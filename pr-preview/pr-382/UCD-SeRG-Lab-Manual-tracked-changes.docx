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59" w:name="sec-r-ci"/>
    <w:p>
      <w:pPr>
        <w:pStyle w:val="Heading1"/>
      </w:pPr>
      <w:r>
        <w:t xml:space="preserve">12. Continuous Integration</w:t>
      </w:r>
    </w:p>
    <w:bookmarkStart w:id="52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525" w:name="action-versioning"/>
    <w:p>
      <w:pPr>
        <w:pStyle w:val="Heading3"/>
      </w:pPr>
      <w:r>
        <w:t xml:space="preserve">12.1.1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519" w:name="floating-mutable-tags"/>
    <w:p>
      <w:pPr>
        <w:pStyle w:val="Heading4"/>
      </w:pPr>
      <w:r>
        <w:t xml:space="preserve">12.1.1.1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51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7" name="Picture"/>
                  <a:graphic>
                    <a:graphicData uri="http://schemas.openxmlformats.org/drawingml/2006/picture">
                      <pic:pic>
                        <pic:nvPicPr>
                          <pic:cNvPr descr="/opt/quarto/share/formats/docx/note.png" id="5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519"/>
    <w:bookmarkStart w:id="523" w:name="how-a-floating-tag-differs-from-a-branch"/>
    <w:p>
      <w:pPr>
        <w:pStyle w:val="Heading4"/>
      </w:pPr>
      <w:r>
        <w:t xml:space="preserve">12.1.1.2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8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8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8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0" name="Picture"/>
                  <a:graphic>
                    <a:graphicData uri="http://schemas.openxmlformats.org/drawingml/2006/picture">
                      <pic:pic>
                        <pic:nvPicPr>
                          <pic:cNvPr descr="/opt/quarto/share/formats/docx/note.png" id="5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52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516">
              <w:r>
                <w:rPr>
                  <w:rStyle w:val="Hyperlink"/>
                </w:rPr>
                <w:t xml:space="preserve">Actions versioning guide</w:t>
              </w:r>
            </w:hyperlink>
            <w:r>
              <w:t xml:space="preserve">.</w:t>
            </w:r>
          </w:p>
          <w:p/>
        </w:tc>
      </w:tr>
    </w:tbl>
    <w:bookmarkEnd w:id="523"/>
    <w:bookmarkStart w:id="524" w:name="the-reproducibility-tradeoff"/>
    <w:p>
      <w:pPr>
        <w:pStyle w:val="Heading4"/>
      </w:pPr>
      <w:r>
        <w:t xml:space="preserve">12.1.1.3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524"/>
    <w:bookmarkEnd w:id="525"/>
    <w:bookmarkEnd w:id="526"/>
    <w:bookmarkStart w:id="53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27">
        <w:r>
          <w:rPr>
            <w:rStyle w:val="Hyperlink"/>
          </w:rPr>
          <w:t xml:space="preserve">r-lib/actions</w:t>
        </w:r>
      </w:hyperlink>
      <w:r>
        <w:t xml:space="preserve"> </w:t>
      </w:r>
      <w:r>
        <w:t xml:space="preserve">that handle common R package tasks.</w:t>
      </w:r>
    </w:p>
    <w:bookmarkStart w:id="52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2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29"/>
    <w:bookmarkStart w:id="53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30"/>
    <w:bookmarkEnd w:id="531"/>
    <w:bookmarkStart w:id="53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32"/>
    <w:bookmarkStart w:id="53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warning.png" id="535"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3"/>
        </w:numPr>
      </w:pPr>
      <w:r>
        <w:t xml:space="preserve">When to run (on push, pull request, schedule, etc.)</w:t>
      </w:r>
    </w:p>
    <w:p>
      <w:pPr>
        <w:pStyle w:val="Compact"/>
        <w:numPr>
          <w:ilvl w:val="0"/>
          <w:numId w:val="1183"/>
        </w:numPr>
      </w:pPr>
      <w:r>
        <w:t xml:space="preserve">What operating systems and R versions to use</w:t>
      </w:r>
    </w:p>
    <w:p>
      <w:pPr>
        <w:pStyle w:val="Compact"/>
        <w:numPr>
          <w:ilvl w:val="0"/>
          <w:numId w:val="1183"/>
        </w:numPr>
      </w:pPr>
      <w:r>
        <w:t xml:space="preserve">What steps to execute (install dependencies, run checks, etc.)</w:t>
      </w:r>
    </w:p>
    <w:bookmarkEnd w:id="536"/>
    <w:bookmarkStart w:id="53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3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3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5"/>
        </w:numPr>
      </w:pPr>
      <w:r>
        <w:rPr>
          <w:b/>
          <w:bCs/>
        </w:rPr>
        <w:t xml:space="preserve">Test failures</w:t>
      </w:r>
      <w:r>
        <w:t xml:space="preserve">: Your tests found a bug (this is good! fix the bug)</w:t>
      </w:r>
    </w:p>
    <w:p>
      <w:pPr>
        <w:pStyle w:val="Compact"/>
        <w:numPr>
          <w:ilvl w:val="0"/>
          <w:numId w:val="1185"/>
        </w:numPr>
      </w:pPr>
      <w:r>
        <w:rPr>
          <w:b/>
          <w:bCs/>
        </w:rPr>
        <w:t xml:space="preserve">Platform-specific issues</w:t>
      </w:r>
      <w:r>
        <w:t xml:space="preserve">: Code works on your machine but not on other platforms</w:t>
      </w:r>
    </w:p>
    <w:p>
      <w:pPr>
        <w:pStyle w:val="Compact"/>
        <w:numPr>
          <w:ilvl w:val="0"/>
          <w:numId w:val="1185"/>
        </w:numPr>
      </w:pPr>
      <w:r>
        <w:rPr>
          <w:b/>
          <w:bCs/>
        </w:rPr>
        <w:t xml:space="preserve">Missing dependencies</w:t>
      </w:r>
      <w:r>
        <w:t xml:space="preserve">: System libraries needed for packages aren’t installed</w:t>
      </w:r>
    </w:p>
    <w:p>
      <w:pPr>
        <w:pStyle w:val="Compact"/>
        <w:numPr>
          <w:ilvl w:val="0"/>
          <w:numId w:val="118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38"/>
    <w:bookmarkStart w:id="55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3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6"/>
        </w:numPr>
      </w:pPr>
      <w:r>
        <w:rPr>
          <w:b/>
          <w:bCs/>
        </w:rPr>
        <w:t xml:space="preserve">CI/CD status updates</w:t>
      </w:r>
      <w:r>
        <w:t xml:space="preserve">: Report test results, build status, or deployment progress</w:t>
      </w:r>
    </w:p>
    <w:p>
      <w:pPr>
        <w:pStyle w:val="Compact"/>
        <w:numPr>
          <w:ilvl w:val="0"/>
          <w:numId w:val="1186"/>
        </w:numPr>
      </w:pPr>
      <w:r>
        <w:rPr>
          <w:b/>
          <w:bCs/>
        </w:rPr>
        <w:t xml:space="preserve">Code quality reports</w:t>
      </w:r>
      <w:r>
        <w:t xml:space="preserve">: Post coverage reports, linting results, or security scan findings</w:t>
      </w:r>
      <w:r>
        <w:br/>
      </w:r>
    </w:p>
    <w:p>
      <w:pPr>
        <w:pStyle w:val="Compact"/>
        <w:numPr>
          <w:ilvl w:val="0"/>
          <w:numId w:val="1186"/>
        </w:numPr>
      </w:pPr>
      <w:r>
        <w:rPr>
          <w:b/>
          <w:bCs/>
        </w:rPr>
        <w:t xml:space="preserve">Deployment previews</w:t>
      </w:r>
      <w:r>
        <w:t xml:space="preserve">: Share links to preview deployments (e.g., documentation sites, app previews)</w:t>
      </w:r>
    </w:p>
    <w:p>
      <w:pPr>
        <w:pStyle w:val="Compact"/>
        <w:numPr>
          <w:ilvl w:val="0"/>
          <w:numId w:val="1186"/>
        </w:numPr>
      </w:pPr>
      <w:r>
        <w:rPr>
          <w:b/>
          <w:bCs/>
        </w:rPr>
        <w:t xml:space="preserve">Bot feedback</w:t>
      </w:r>
      <w:r>
        <w:t xml:space="preserve">: Provide automated feedback without cluttering the PR conversation</w:t>
      </w:r>
    </w:p>
    <w:bookmarkEnd w:id="539"/>
    <w:bookmarkStart w:id="545" w:name="comparison-of-popular-actions"/>
    <w:p>
      <w:pPr>
        <w:pStyle w:val="Heading4"/>
      </w:pPr>
      <w:r>
        <w:t xml:space="preserve">12.6.0.2 Comparison of Popular Actions</w:t>
      </w:r>
    </w:p>
    <w:p>
      <w:pPr>
        <w:pStyle w:val="FirstParagraph"/>
      </w:pPr>
      <w:hyperlink r:id="rId54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7"/>
        </w:numPr>
      </w:pPr>
      <w:r>
        <w:rPr>
          <w:b/>
          <w:bCs/>
        </w:rPr>
        <w:t xml:space="preserve">Sticky comments</w:t>
      </w:r>
      <w:r>
        <w:t xml:space="preserve">: Creates or updates a comment identified by a unique header</w:t>
      </w:r>
    </w:p>
    <w:p>
      <w:pPr>
        <w:pStyle w:val="Compact"/>
        <w:numPr>
          <w:ilvl w:val="0"/>
          <w:numId w:val="1187"/>
        </w:numPr>
      </w:pPr>
      <w:r>
        <w:rPr>
          <w:b/>
          <w:bCs/>
        </w:rPr>
        <w:t xml:space="preserve">Multiple independent comments</w:t>
      </w:r>
      <w:r>
        <w:t xml:space="preserve">: Different workflows can maintain separate sticky comments using different headers</w:t>
      </w:r>
    </w:p>
    <w:p>
      <w:pPr>
        <w:pStyle w:val="Compact"/>
        <w:numPr>
          <w:ilvl w:val="0"/>
          <w:numId w:val="1187"/>
        </w:numPr>
      </w:pPr>
      <w:r>
        <w:rPr>
          <w:b/>
          <w:bCs/>
        </w:rPr>
        <w:t xml:space="preserve">Flexible update modes</w:t>
      </w:r>
      <w:r>
        <w:t xml:space="preserve">: Replace, append, recreate, delete, or hide comments</w:t>
      </w:r>
    </w:p>
    <w:p>
      <w:pPr>
        <w:pStyle w:val="Compact"/>
        <w:numPr>
          <w:ilvl w:val="0"/>
          <w:numId w:val="1187"/>
        </w:numPr>
      </w:pPr>
      <w:r>
        <w:rPr>
          <w:b/>
          <w:bCs/>
        </w:rPr>
        <w:t xml:space="preserve">File-based messages</w:t>
      </w:r>
      <w:r>
        <w:t xml:space="preserve">: Load comment content from files for complex templates</w:t>
      </w:r>
    </w:p>
    <w:p>
      <w:pPr>
        <w:pStyle w:val="Compact"/>
        <w:numPr>
          <w:ilvl w:val="0"/>
          <w:numId w:val="118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4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8"/>
        </w:numPr>
      </w:pPr>
      <w:r>
        <w:rPr>
          <w:b/>
          <w:bCs/>
        </w:rPr>
        <w:t xml:space="preserve">Progress tracking</w:t>
      </w:r>
      <w:r>
        <w:t xml:space="preserve">: Update comments as workflow steps complete or fail</w:t>
      </w:r>
    </w:p>
    <w:p>
      <w:pPr>
        <w:pStyle w:val="Compact"/>
        <w:numPr>
          <w:ilvl w:val="0"/>
          <w:numId w:val="1188"/>
        </w:numPr>
      </w:pPr>
      <w:r>
        <w:rPr>
          <w:b/>
          <w:bCs/>
        </w:rPr>
        <w:t xml:space="preserve">Identifier-based updates</w:t>
      </w:r>
      <w:r>
        <w:t xml:space="preserve">: Uses a hidden identifier to find and update the correct comment</w:t>
      </w:r>
    </w:p>
    <w:p>
      <w:pPr>
        <w:pStyle w:val="Compact"/>
        <w:numPr>
          <w:ilvl w:val="0"/>
          <w:numId w:val="1188"/>
        </w:numPr>
      </w:pPr>
      <w:r>
        <w:rPr>
          <w:b/>
          <w:bCs/>
        </w:rPr>
        <w:t xml:space="preserve">Multiple update modes</w:t>
      </w:r>
      <w:r>
        <w:t xml:space="preserve">: Append to existing comments, recreate, or delete</w:t>
      </w:r>
    </w:p>
    <w:p>
      <w:pPr>
        <w:pStyle w:val="Compact"/>
        <w:numPr>
          <w:ilvl w:val="0"/>
          <w:numId w:val="1188"/>
        </w:numPr>
      </w:pPr>
      <w:r>
        <w:rPr>
          <w:b/>
          <w:bCs/>
        </w:rPr>
        <w:t xml:space="preserve">Flexible targets</w:t>
      </w:r>
      <w:r>
        <w:t xml:space="preserve">: Comment on PRs, issues, or specific commits</w:t>
      </w:r>
    </w:p>
    <w:p>
      <w:pPr>
        <w:pStyle w:val="Compact"/>
        <w:numPr>
          <w:ilvl w:val="0"/>
          <w:numId w:val="118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4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9"/>
        </w:numPr>
      </w:pPr>
      <w:r>
        <w:rPr>
          <w:b/>
          <w:bCs/>
        </w:rPr>
        <w:t xml:space="preserve">Simple comment creation</w:t>
      </w:r>
      <w:r>
        <w:t xml:space="preserve">: Easy to post one-time or updated comments</w:t>
      </w:r>
    </w:p>
    <w:p>
      <w:pPr>
        <w:pStyle w:val="Compact"/>
        <w:numPr>
          <w:ilvl w:val="0"/>
          <w:numId w:val="1189"/>
        </w:numPr>
      </w:pPr>
      <w:r>
        <w:rPr>
          <w:b/>
          <w:bCs/>
        </w:rPr>
        <w:t xml:space="preserve">Comment updates</w:t>
      </w:r>
      <w:r>
        <w:t xml:space="preserve">: Find and update existing comments by ID or content</w:t>
      </w:r>
    </w:p>
    <w:p>
      <w:pPr>
        <w:pStyle w:val="Compact"/>
        <w:numPr>
          <w:ilvl w:val="0"/>
          <w:numId w:val="1189"/>
        </w:numPr>
      </w:pPr>
      <w:r>
        <w:rPr>
          <w:b/>
          <w:bCs/>
        </w:rPr>
        <w:t xml:space="preserve">Reactions</w:t>
      </w:r>
      <w:r>
        <w:t xml:space="preserve">: Add emoji reactions to comments</w:t>
      </w:r>
    </w:p>
    <w:p>
      <w:pPr>
        <w:pStyle w:val="Compact"/>
        <w:numPr>
          <w:ilvl w:val="0"/>
          <w:numId w:val="1189"/>
        </w:numPr>
      </w:pPr>
      <w:r>
        <w:rPr>
          <w:b/>
          <w:bCs/>
        </w:rPr>
        <w:t xml:space="preserve">Comment deletion</w:t>
      </w:r>
      <w:r>
        <w:t xml:space="preserve">: Remove comments when no longer needed</w:t>
      </w:r>
    </w:p>
    <w:p>
      <w:pPr>
        <w:pStyle w:val="Compact"/>
        <w:numPr>
          <w:ilvl w:val="0"/>
          <w:numId w:val="118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4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9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9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90"/>
        </w:numPr>
      </w:pPr>
      <w:r>
        <w:rPr>
          <w:b/>
          <w:bCs/>
        </w:rPr>
        <w:t xml:space="preserve">Sticky comments with links</w:t>
      </w:r>
      <w:r>
        <w:t xml:space="preserve">: Posts and updates a comment with the preview URL and optional QR code for mobile access</w:t>
      </w:r>
    </w:p>
    <w:p>
      <w:pPr>
        <w:pStyle w:val="Compact"/>
        <w:numPr>
          <w:ilvl w:val="0"/>
          <w:numId w:val="1190"/>
        </w:numPr>
      </w:pPr>
      <w:r>
        <w:rPr>
          <w:b/>
          <w:bCs/>
        </w:rPr>
        <w:t xml:space="preserve">Automatic cleanup</w:t>
      </w:r>
      <w:r>
        <w:t xml:space="preserve">: Removes preview deployments when PRs are closed</w:t>
      </w:r>
    </w:p>
    <w:p>
      <w:pPr>
        <w:pStyle w:val="Compact"/>
        <w:numPr>
          <w:ilvl w:val="0"/>
          <w:numId w:val="119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9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4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1"/>
        </w:numPr>
      </w:pPr>
      <w:r>
        <w:t xml:space="preserve">Keep a historical record of what each merged PR changed</w:t>
      </w:r>
    </w:p>
    <w:p>
      <w:pPr>
        <w:pStyle w:val="Compact"/>
        <w:numPr>
          <w:ilvl w:val="0"/>
          <w:numId w:val="1191"/>
        </w:numPr>
      </w:pPr>
      <w:r>
        <w:t xml:space="preserve">Allow stakeholders to review merged changes after the fact</w:t>
      </w:r>
    </w:p>
    <w:p>
      <w:pPr>
        <w:pStyle w:val="Compact"/>
        <w:numPr>
          <w:ilvl w:val="0"/>
          <w:numId w:val="119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45"/>
    <w:bookmarkStart w:id="54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46"/>
    <w:bookmarkStart w:id="54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2"/>
        </w:numPr>
      </w:pPr>
      <w:r>
        <w:t xml:space="preserve">You need to maintain multiple independent status comments (test results, coverage, deployment, etc.)</w:t>
      </w:r>
    </w:p>
    <w:p>
      <w:pPr>
        <w:pStyle w:val="Compact"/>
        <w:numPr>
          <w:ilvl w:val="0"/>
          <w:numId w:val="1192"/>
        </w:numPr>
      </w:pPr>
      <w:r>
        <w:t xml:space="preserve">You want to prevent comment spam by updating the same comment</w:t>
      </w:r>
    </w:p>
    <w:p>
      <w:pPr>
        <w:pStyle w:val="Compact"/>
        <w:numPr>
          <w:ilvl w:val="0"/>
          <w:numId w:val="1192"/>
        </w:numPr>
      </w:pPr>
      <w:r>
        <w:t xml:space="preserve">You need advanced features like hiding outdated comments or file-based templates</w:t>
      </w:r>
    </w:p>
    <w:p>
      <w:pPr>
        <w:pStyle w:val="Compact"/>
        <w:numPr>
          <w:ilvl w:val="0"/>
          <w:numId w:val="119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3"/>
        </w:numPr>
      </w:pPr>
      <w:r>
        <w:t xml:space="preserve">You have long-running workflows with multiple stages</w:t>
      </w:r>
    </w:p>
    <w:p>
      <w:pPr>
        <w:pStyle w:val="Compact"/>
        <w:numPr>
          <w:ilvl w:val="0"/>
          <w:numId w:val="1193"/>
        </w:numPr>
      </w:pPr>
      <w:r>
        <w:t xml:space="preserve">You want to provide progressive feedback as each stage completes</w:t>
      </w:r>
    </w:p>
    <w:p>
      <w:pPr>
        <w:pStyle w:val="Compact"/>
        <w:numPr>
          <w:ilvl w:val="0"/>
          <w:numId w:val="1193"/>
        </w:numPr>
      </w:pPr>
      <w:r>
        <w:t xml:space="preserve">You need the workflow to fail and report the failure in the comment</w:t>
      </w:r>
    </w:p>
    <w:p>
      <w:pPr>
        <w:pStyle w:val="Compact"/>
        <w:numPr>
          <w:ilvl w:val="0"/>
          <w:numId w:val="119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4"/>
        </w:numPr>
      </w:pPr>
      <w:r>
        <w:t xml:space="preserve">You need simple comment posting without complex update logic</w:t>
      </w:r>
    </w:p>
    <w:p>
      <w:pPr>
        <w:pStyle w:val="Compact"/>
        <w:numPr>
          <w:ilvl w:val="0"/>
          <w:numId w:val="1194"/>
        </w:numPr>
      </w:pPr>
      <w:r>
        <w:t xml:space="preserve">You want to add emoji reactions to comments</w:t>
      </w:r>
    </w:p>
    <w:p>
      <w:pPr>
        <w:pStyle w:val="Compact"/>
        <w:numPr>
          <w:ilvl w:val="0"/>
          <w:numId w:val="1194"/>
        </w:numPr>
      </w:pPr>
      <w:r>
        <w:t xml:space="preserve">You’re comfortable with the action’s simpler update mechanism</w:t>
      </w:r>
    </w:p>
    <w:p>
      <w:pPr>
        <w:pStyle w:val="Compact"/>
        <w:numPr>
          <w:ilvl w:val="0"/>
          <w:numId w:val="119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5"/>
        </w:numPr>
      </w:pPr>
      <w:r>
        <w:t xml:space="preserve">You need to deploy preview versions of your site/app to GitHub Pages for each PR</w:t>
      </w:r>
    </w:p>
    <w:p>
      <w:pPr>
        <w:pStyle w:val="Compact"/>
        <w:numPr>
          <w:ilvl w:val="0"/>
          <w:numId w:val="1195"/>
        </w:numPr>
      </w:pPr>
      <w:r>
        <w:t xml:space="preserve">You want stakeholders to review rendered output (documentation, UI) rather than just code</w:t>
      </w:r>
    </w:p>
    <w:p>
      <w:pPr>
        <w:pStyle w:val="Compact"/>
        <w:numPr>
          <w:ilvl w:val="0"/>
          <w:numId w:val="1195"/>
        </w:numPr>
      </w:pPr>
      <w:r>
        <w:t xml:space="preserve">You need automatic cleanup of preview deployments when PRs close</w:t>
      </w:r>
    </w:p>
    <w:p>
      <w:pPr>
        <w:pStyle w:val="Compact"/>
        <w:numPr>
          <w:ilvl w:val="0"/>
          <w:numId w:val="1195"/>
        </w:numPr>
      </w:pPr>
      <w:r>
        <w:t xml:space="preserve">You want to preserve previews of merged PRs for historical reference</w:t>
      </w:r>
    </w:p>
    <w:p>
      <w:pPr>
        <w:pStyle w:val="Compact"/>
        <w:numPr>
          <w:ilvl w:val="0"/>
          <w:numId w:val="1195"/>
        </w:numPr>
      </w:pPr>
      <w:r>
        <w:t xml:space="preserve">Your project uses GitHub Pages and benefits from preview environments</w:t>
      </w:r>
    </w:p>
    <w:bookmarkEnd w:id="547"/>
    <w:bookmarkStart w:id="55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8" name="Picture"/>
                  <a:graphic>
                    <a:graphicData uri="http://schemas.openxmlformats.org/drawingml/2006/picture">
                      <pic:pic>
                        <pic:nvPicPr>
                          <pic:cNvPr descr="/opt/quarto/share/formats/docx/warning.png" id="54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50"/>
    <w:bookmarkEnd w:id="551"/>
    <w:bookmarkStart w:id="55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5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6"/>
        </w:numPr>
      </w:pPr>
      <w:r>
        <w:rPr>
          <w:b/>
          <w:bCs/>
        </w:rPr>
        <w:t xml:space="preserve">Faster installation</w:t>
      </w:r>
      <w:r>
        <w:t xml:space="preserve">: Binary packages install in seconds rather than minutes</w:t>
      </w:r>
    </w:p>
    <w:p>
      <w:pPr>
        <w:pStyle w:val="Compact"/>
        <w:numPr>
          <w:ilvl w:val="0"/>
          <w:numId w:val="119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6"/>
        </w:numPr>
      </w:pPr>
      <w:r>
        <w:rPr>
          <w:b/>
          <w:bCs/>
        </w:rPr>
        <w:t xml:space="preserve">Complete CRAN coverage</w:t>
      </w:r>
      <w:r>
        <w:t xml:space="preserve">: Over 30,000 CRAN packages available as binaries (as of early 2025)</w:t>
      </w:r>
    </w:p>
    <w:p>
      <w:pPr>
        <w:pStyle w:val="Compact"/>
        <w:numPr>
          <w:ilvl w:val="0"/>
          <w:numId w:val="119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5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7"/>
        </w:numPr>
      </w:pPr>
      <w:r>
        <w:t xml:space="preserve">Your workflow installs many R packages</w:t>
      </w:r>
    </w:p>
    <w:p>
      <w:pPr>
        <w:pStyle w:val="Compact"/>
        <w:numPr>
          <w:ilvl w:val="0"/>
          <w:numId w:val="1197"/>
        </w:numPr>
      </w:pPr>
      <w:r>
        <w:t xml:space="preserve">Build times are a bottleneck in your CI pipeline</w:t>
      </w:r>
    </w:p>
    <w:p>
      <w:pPr>
        <w:pStyle w:val="Compact"/>
        <w:numPr>
          <w:ilvl w:val="0"/>
          <w:numId w:val="1197"/>
        </w:numPr>
      </w:pPr>
      <w:r>
        <w:t xml:space="preserve">You’re running on Ubuntu (focal, jammy, or noble)</w:t>
      </w:r>
    </w:p>
    <w:p>
      <w:pPr>
        <w:pStyle w:val="Compact"/>
        <w:numPr>
          <w:ilvl w:val="0"/>
          <w:numId w:val="119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54"/>
    <w:bookmarkStart w:id="558" w:name="additional-resources-2"/>
    <w:p>
      <w:pPr>
        <w:pStyle w:val="Heading2"/>
      </w:pPr>
      <w:r>
        <w:t xml:space="preserve">12.8 Additional Resources</w:t>
      </w:r>
    </w:p>
    <w:p>
      <w:pPr>
        <w:pStyle w:val="Compact"/>
        <w:numPr>
          <w:ilvl w:val="0"/>
          <w:numId w:val="1198"/>
        </w:numPr>
      </w:pPr>
      <w:hyperlink r:id="rId515">
        <w:r>
          <w:rPr>
            <w:rStyle w:val="Hyperlink"/>
          </w:rPr>
          <w:t xml:space="preserve">GitHub Actions features overview</w:t>
        </w:r>
      </w:hyperlink>
    </w:p>
    <w:p>
      <w:pPr>
        <w:pStyle w:val="Compact"/>
        <w:numPr>
          <w:ilvl w:val="0"/>
          <w:numId w:val="1198"/>
        </w:numPr>
      </w:pPr>
      <w:hyperlink r:id="rId527">
        <w:r>
          <w:rPr>
            <w:rStyle w:val="Hyperlink"/>
          </w:rPr>
          <w:t xml:space="preserve">r-lib/actions repository</w:t>
        </w:r>
      </w:hyperlink>
      <w:r>
        <w:t xml:space="preserve"> </w:t>
      </w:r>
      <w:r>
        <w:t xml:space="preserve">- R-specific actions and example workflows</w:t>
      </w:r>
    </w:p>
    <w:p>
      <w:pPr>
        <w:pStyle w:val="Compact"/>
        <w:numPr>
          <w:ilvl w:val="0"/>
          <w:numId w:val="1198"/>
        </w:numPr>
      </w:pPr>
      <w:hyperlink r:id="rId555">
        <w:r>
          <w:rPr>
            <w:rStyle w:val="Hyperlink"/>
          </w:rPr>
          <w:t xml:space="preserve">R Packages book: Continuous Integration</w:t>
        </w:r>
      </w:hyperlink>
    </w:p>
    <w:p>
      <w:pPr>
        <w:pStyle w:val="Compact"/>
        <w:numPr>
          <w:ilvl w:val="0"/>
          <w:numId w:val="1198"/>
        </w:numPr>
      </w:pPr>
      <w:hyperlink r:id="rId556">
        <w:r>
          <w:rPr>
            <w:rStyle w:val="Hyperlink"/>
          </w:rPr>
          <w:t xml:space="preserve">GitHub Actions documentation</w:t>
        </w:r>
      </w:hyperlink>
    </w:p>
    <w:p>
      <w:pPr>
        <w:pStyle w:val="Compact"/>
        <w:numPr>
          <w:ilvl w:val="0"/>
          <w:numId w:val="1198"/>
        </w:numPr>
      </w:pPr>
      <w:hyperlink r:id="rId557">
        <w:r>
          <w:rPr>
            <w:rStyle w:val="Hyperlink"/>
          </w:rPr>
          <w:t xml:space="preserve">Where to find help with r-lib/actions</w:t>
        </w:r>
      </w:hyperlink>
    </w:p>
    <w:p>
      <w:pPr>
        <w:pStyle w:val="Compact"/>
        <w:numPr>
          <w:ilvl w:val="0"/>
          <w:numId w:val="1198"/>
        </w:numPr>
      </w:pPr>
      <w:hyperlink r:id="rId537">
        <w:r>
          <w:rPr>
            <w:rStyle w:val="Hyperlink"/>
          </w:rPr>
          <w:t xml:space="preserve">GitHub Status</w:t>
        </w:r>
      </w:hyperlink>
      <w:r>
        <w:t xml:space="preserve"> </w:t>
      </w:r>
      <w:r>
        <w:t xml:space="preserve">- real-time status of GitHub services</w:t>
      </w:r>
    </w:p>
    <w:p>
      <w:r>
        <w:br w:type="page"/>
      </w:r>
    </w:p>
    <w:bookmarkEnd w:id="558"/>
    <w:bookmarkEnd w:id="559"/>
    <w:bookmarkStart w:id="58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9"/>
        </w:numPr>
      </w:pPr>
      <w:r>
        <w:t xml:space="preserve">Run a series of scripts in parallel or in a specific order to reproduce our work</w:t>
      </w:r>
    </w:p>
    <w:p>
      <w:pPr>
        <w:pStyle w:val="Compact"/>
        <w:numPr>
          <w:ilvl w:val="0"/>
          <w:numId w:val="1199"/>
        </w:numPr>
      </w:pPr>
      <w:r>
        <w:t xml:space="preserve">To check on the progress of a batch of jobs</w:t>
      </w:r>
    </w:p>
    <w:p>
      <w:pPr>
        <w:pStyle w:val="Compact"/>
        <w:numPr>
          <w:ilvl w:val="0"/>
          <w:numId w:val="1199"/>
        </w:numPr>
      </w:pPr>
      <w:r>
        <w:t xml:space="preserve">To use git and push to github</w:t>
      </w:r>
    </w:p>
    <w:bookmarkStart w:id="56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63" w:name="fig-unix-desktop"/>
          <w:p>
            <w:pPr>
              <w:pStyle w:val="Compact"/>
              <w:jc w:val="center"/>
            </w:pPr>
            <w:r>
              <w:drawing>
                <wp:inline>
                  <wp:extent cx="5334000" cy="3380267"/>
                  <wp:effectExtent b="0" l="0" r="0" t="0"/>
                  <wp:docPr descr="" title="" id="561" name="Picture"/>
                  <a:graphic>
                    <a:graphicData uri="http://schemas.openxmlformats.org/drawingml/2006/picture">
                      <pic:pic>
                        <pic:nvPicPr>
                          <pic:cNvPr descr="assets/images/ex-desktop.jpg" id="562" name="Picture"/>
                          <pic:cNvPicPr>
                            <a:picLocks noChangeArrowheads="1" noChangeAspect="1"/>
                          </pic:cNvPicPr>
                        </pic:nvPicPr>
                        <pic:blipFill>
                          <a:blip r:embed="rId56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63"/>
        </w:tc>
      </w:tr>
    </w:tbl>
    <w:bookmarkEnd w:id="564"/>
    <w:bookmarkStart w:id="57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6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9" w:name="fig-unix-terminal"/>
          <w:p>
            <w:pPr>
              <w:pStyle w:val="Compact"/>
              <w:jc w:val="center"/>
            </w:pPr>
            <w:r>
              <w:drawing>
                <wp:inline>
                  <wp:extent cx="4488872" cy="8862646"/>
                  <wp:effectExtent b="0" l="0" r="0" t="0"/>
                  <wp:docPr descr="" title="" id="567" name="Picture"/>
                  <a:graphic>
                    <a:graphicData uri="http://schemas.openxmlformats.org/drawingml/2006/picture">
                      <pic:pic>
                        <pic:nvPicPr>
                          <pic:cNvPr descr="assets/images/ex-terminal.PNG" id="568" name="Picture"/>
                          <pic:cNvPicPr>
                            <a:picLocks noChangeArrowheads="1" noChangeAspect="1"/>
                          </pic:cNvPicPr>
                        </pic:nvPicPr>
                        <pic:blipFill>
                          <a:blip r:embed="rId56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69"/>
        </w:tc>
      </w:tr>
    </w:tbl>
    <w:bookmarkEnd w:id="570"/>
    <w:bookmarkStart w:id="57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7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71"/>
          <w:p/>
        </w:tc>
      </w:tr>
    </w:tbl>
    <w:bookmarkEnd w:id="572"/>
    <w:bookmarkStart w:id="57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7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74" w:name="common-mistakes"/>
    <w:p>
      <w:pPr>
        <w:pStyle w:val="Heading3"/>
      </w:pPr>
      <w:r>
        <w:t xml:space="preserve">13.4.1 Common Mistakes</w:t>
      </w:r>
    </w:p>
    <w:p>
      <w:pPr>
        <w:pStyle w:val="Compact"/>
        <w:numPr>
          <w:ilvl w:val="0"/>
          <w:numId w:val="1200"/>
        </w:numPr>
      </w:pPr>
      <w:r>
        <w:t xml:space="preserve">Remember to include all of the quotation marks around file paths that have a spaces.</w:t>
      </w:r>
    </w:p>
    <w:p>
      <w:pPr>
        <w:pStyle w:val="Compact"/>
        <w:numPr>
          <w:ilvl w:val="0"/>
          <w:numId w:val="120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74"/>
    <w:bookmarkEnd w:id="575"/>
    <w:bookmarkStart w:id="57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76"/>
    <w:bookmarkStart w:id="58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7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7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78"/>
    <w:bookmarkStart w:id="57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79"/>
    <w:bookmarkEnd w:id="580"/>
    <w:bookmarkEnd w:id="581"/>
    <w:bookmarkStart w:id="593" w:name="reproducible-environments"/>
    <w:p>
      <w:pPr>
        <w:pStyle w:val="Heading1"/>
      </w:pPr>
      <w:r>
        <w:t xml:space="preserve">14. Reproducible Environments</w:t>
      </w:r>
    </w:p>
    <w:bookmarkStart w:id="588" w:name="package-version-control-with-renv"/>
    <w:p>
      <w:pPr>
        <w:pStyle w:val="Heading2"/>
      </w:pPr>
      <w:r>
        <w:t xml:space="preserve">14.1 Package Version Control with renv</w:t>
      </w:r>
    </w:p>
    <w:bookmarkStart w:id="58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82"/>
    <w:bookmarkStart w:id="58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Create an RProject file and ensure that your working directory is set to the correct folder</w:t>
      </w:r>
    </w:p>
    <w:p>
      <w:pPr>
        <w:pStyle w:val="Compact"/>
        <w:numPr>
          <w:ilvl w:val="0"/>
          <w:numId w:val="120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83"/>
    <w:bookmarkStart w:id="58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8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84">
        <w:r>
          <w:rPr>
            <w:rStyle w:val="Hyperlink"/>
          </w:rPr>
          <w:t xml:space="preserve">official renv documentation</w:t>
        </w:r>
      </w:hyperlink>
      <w:r>
        <w:t xml:space="preserve">.</w:t>
      </w:r>
    </w:p>
    <w:bookmarkEnd w:id="585"/>
    <w:bookmarkEnd w:id="586"/>
    <w:bookmarkStart w:id="58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4"/>
        </w:numPr>
      </w:pPr>
      <w:r>
        <w:t xml:space="preserve">Pull the most updated version of the project from GitHub</w:t>
      </w:r>
    </w:p>
    <w:p>
      <w:pPr>
        <w:pStyle w:val="Compact"/>
        <w:numPr>
          <w:ilvl w:val="0"/>
          <w:numId w:val="1204"/>
        </w:numPr>
      </w:pPr>
      <w:r>
        <w:t xml:space="preserve">Open the project’s RProject file</w:t>
      </w:r>
    </w:p>
    <w:p>
      <w:pPr>
        <w:pStyle w:val="Compact"/>
        <w:numPr>
          <w:ilvl w:val="0"/>
          <w:numId w:val="120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4"/>
        </w:numPr>
      </w:pPr>
      <w:r>
        <w:t xml:space="preserve">Wait for the correct versions of each package to install/update. This may take some time, depending on how many packages the project uses.</w:t>
      </w:r>
    </w:p>
    <w:p>
      <w:pPr>
        <w:pStyle w:val="Compact"/>
        <w:numPr>
          <w:ilvl w:val="0"/>
          <w:numId w:val="120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4"/>
        </w:numPr>
      </w:pPr>
      <w:r>
        <w:t xml:space="preserve">If you make edits to the code and introduce new/updated packages, see the section above for instructions on how to make updates.</w:t>
      </w:r>
    </w:p>
    <w:bookmarkEnd w:id="587"/>
    <w:bookmarkEnd w:id="588"/>
    <w:bookmarkStart w:id="58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5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5"/>
        </w:numPr>
      </w:pPr>
      <w:r>
        <w:rPr>
          <w:b/>
          <w:bCs/>
        </w:rPr>
        <w:t xml:space="preserve">Fast installation</w:t>
      </w:r>
      <w:r>
        <w:t xml:space="preserve">: Binary packages install in seconds, not minutes</w:t>
      </w:r>
    </w:p>
    <w:p>
      <w:pPr>
        <w:pStyle w:val="Compact"/>
        <w:numPr>
          <w:ilvl w:val="0"/>
          <w:numId w:val="1205"/>
        </w:numPr>
      </w:pPr>
      <w:r>
        <w:rPr>
          <w:b/>
          <w:bCs/>
        </w:rPr>
        <w:t xml:space="preserve">Automatic dependency resolution</w:t>
      </w:r>
      <w:r>
        <w:t xml:space="preserve">: System dependencies are handled automatically</w:t>
      </w:r>
    </w:p>
    <w:p>
      <w:pPr>
        <w:pStyle w:val="Compact"/>
        <w:numPr>
          <w:ilvl w:val="0"/>
          <w:numId w:val="1205"/>
        </w:numPr>
      </w:pPr>
      <w:r>
        <w:rPr>
          <w:b/>
          <w:bCs/>
        </w:rPr>
        <w:t xml:space="preserve">System-level integration</w:t>
      </w:r>
      <w:r>
        <w:t xml:space="preserve">: Packages integrate with Ubuntu’s package management</w:t>
      </w:r>
    </w:p>
    <w:p>
      <w:pPr>
        <w:pStyle w:val="Compact"/>
        <w:numPr>
          <w:ilvl w:val="0"/>
          <w:numId w:val="120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6"/>
        </w:numPr>
      </w:pPr>
      <w:r>
        <w:t xml:space="preserve">Ubuntu 24.04</w:t>
      </w:r>
      <w:r>
        <w:t xml:space="preserve"> </w:t>
      </w:r>
      <w:r>
        <w:t xml:space="preserve">“noble”</w:t>
      </w:r>
      <w:r>
        <w:t xml:space="preserve"> </w:t>
      </w:r>
      <w:r>
        <w:t xml:space="preserve">(amd64 and arm64)</w:t>
      </w:r>
    </w:p>
    <w:p>
      <w:pPr>
        <w:pStyle w:val="Compact"/>
        <w:numPr>
          <w:ilvl w:val="0"/>
          <w:numId w:val="1206"/>
        </w:numPr>
      </w:pPr>
      <w:r>
        <w:t xml:space="preserve">Ubuntu 22.04</w:t>
      </w:r>
      <w:r>
        <w:t xml:space="preserve"> </w:t>
      </w:r>
      <w:r>
        <w:t xml:space="preserve">“jammy”</w:t>
      </w:r>
      <w:r>
        <w:t xml:space="preserve"> </w:t>
      </w:r>
      <w:r>
        <w:t xml:space="preserve">(amd64)</w:t>
      </w:r>
    </w:p>
    <w:p>
      <w:pPr>
        <w:pStyle w:val="Compact"/>
        <w:numPr>
          <w:ilvl w:val="0"/>
          <w:numId w:val="120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7"/>
        </w:numPr>
      </w:pPr>
      <w:r>
        <w:rPr>
          <w:b/>
          <w:bCs/>
        </w:rPr>
        <w:t xml:space="preserve">Use r2u when</w:t>
      </w:r>
      <w:r>
        <w:t xml:space="preserve">: You work primarily on Ubuntu systems, want fast package installation, or need system-level package management</w:t>
      </w:r>
    </w:p>
    <w:p>
      <w:pPr>
        <w:pStyle w:val="Compact"/>
        <w:numPr>
          <w:ilvl w:val="0"/>
          <w:numId w:val="1207"/>
        </w:numPr>
      </w:pPr>
      <w:r>
        <w:rPr>
          <w:b/>
          <w:bCs/>
        </w:rPr>
        <w:t xml:space="preserve">Use renv when</w:t>
      </w:r>
      <w:r>
        <w:t xml:space="preserve">: You need cross-platform reproducibility, work on macOS/Windows, or require project-specific package libraries</w:t>
      </w:r>
    </w:p>
    <w:p>
      <w:pPr>
        <w:pStyle w:val="Compact"/>
        <w:numPr>
          <w:ilvl w:val="0"/>
          <w:numId w:val="120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5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89"/>
    <w:bookmarkStart w:id="592" w:name="clearing-docker-cache"/>
    <w:p>
      <w:pPr>
        <w:pStyle w:val="Heading2"/>
      </w:pPr>
      <w:r>
        <w:t xml:space="preserve">14.3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08"/>
        </w:numPr>
      </w:pPr>
      <w:r>
        <w:t xml:space="preserve">SSH into the Docker server.</w:t>
      </w:r>
    </w:p>
    <w:p>
      <w:pPr>
        <w:pStyle w:val="Compact"/>
        <w:numPr>
          <w:ilvl w:val="0"/>
          <w:numId w:val="12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0" name="Picture"/>
                  <a:graphic>
                    <a:graphicData uri="http://schemas.openxmlformats.org/drawingml/2006/picture">
                      <pic:pic>
                        <pic:nvPicPr>
                          <pic:cNvPr descr="/opt/quarto/share/formats/docx/warning.png" id="5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92"/>
    <w:bookmarkEnd w:id="593"/>
    <w:bookmarkStart w:id="619" w:name="code-publication"/>
    <w:p>
      <w:pPr>
        <w:pStyle w:val="Heading1"/>
      </w:pPr>
      <w:r>
        <w:t xml:space="preserve">15. Code Publication</w:t>
      </w:r>
    </w:p>
    <w:bookmarkStart w:id="594" w:name="checklist-overview"/>
    <w:p>
      <w:pPr>
        <w:pStyle w:val="Heading2"/>
      </w:pPr>
      <w:r>
        <w:t xml:space="preserve">15.1 Checklist overview</w:t>
      </w:r>
    </w:p>
    <w:p>
      <w:pPr>
        <w:pStyle w:val="Compact"/>
        <w:numPr>
          <w:ilvl w:val="0"/>
          <w:numId w:val="1209"/>
        </w:numPr>
      </w:pPr>
      <w:hyperlink w:anchor="fill-out-file-headers">
        <w:r>
          <w:rPr>
            <w:rStyle w:val="Hyperlink"/>
          </w:rPr>
          <w:t xml:space="preserve">Fill out file headers</w:t>
        </w:r>
      </w:hyperlink>
    </w:p>
    <w:p>
      <w:pPr>
        <w:pStyle w:val="Compact"/>
        <w:numPr>
          <w:ilvl w:val="0"/>
          <w:numId w:val="1209"/>
        </w:numPr>
      </w:pPr>
      <w:hyperlink w:anchor="clean-up-comments">
        <w:r>
          <w:rPr>
            <w:rStyle w:val="Hyperlink"/>
          </w:rPr>
          <w:t xml:space="preserve">Clean up comments</w:t>
        </w:r>
      </w:hyperlink>
    </w:p>
    <w:p>
      <w:pPr>
        <w:pStyle w:val="Compact"/>
        <w:numPr>
          <w:ilvl w:val="0"/>
          <w:numId w:val="1209"/>
        </w:numPr>
      </w:pPr>
      <w:hyperlink w:anchor="document-functions">
        <w:r>
          <w:rPr>
            <w:rStyle w:val="Hyperlink"/>
          </w:rPr>
          <w:t xml:space="preserve">Document functions</w:t>
        </w:r>
      </w:hyperlink>
    </w:p>
    <w:p>
      <w:pPr>
        <w:pStyle w:val="Compact"/>
        <w:numPr>
          <w:ilvl w:val="0"/>
          <w:numId w:val="1209"/>
        </w:numPr>
      </w:pPr>
      <w:hyperlink w:anchor="remove-deprecated-filepaths">
        <w:r>
          <w:rPr>
            <w:rStyle w:val="Hyperlink"/>
          </w:rPr>
          <w:t xml:space="preserve">Remove deprecated filepaths</w:t>
        </w:r>
      </w:hyperlink>
    </w:p>
    <w:p>
      <w:pPr>
        <w:pStyle w:val="Compact"/>
        <w:numPr>
          <w:ilvl w:val="0"/>
          <w:numId w:val="1209"/>
        </w:numPr>
      </w:pPr>
      <w:hyperlink w:anchor="ensure-project-runs-via-bash">
        <w:r>
          <w:rPr>
            <w:rStyle w:val="Hyperlink"/>
          </w:rPr>
          <w:t xml:space="preserve">Ensure project runs via bash</w:t>
        </w:r>
      </w:hyperlink>
    </w:p>
    <w:p>
      <w:pPr>
        <w:pStyle w:val="Compact"/>
        <w:numPr>
          <w:ilvl w:val="0"/>
          <w:numId w:val="1209"/>
        </w:numPr>
      </w:pPr>
      <w:hyperlink w:anchor="complete-the-readme">
        <w:r>
          <w:rPr>
            <w:rStyle w:val="Hyperlink"/>
          </w:rPr>
          <w:t xml:space="preserve">Complete the README</w:t>
        </w:r>
      </w:hyperlink>
    </w:p>
    <w:p>
      <w:pPr>
        <w:pStyle w:val="Compact"/>
        <w:numPr>
          <w:ilvl w:val="0"/>
          <w:numId w:val="1209"/>
        </w:numPr>
      </w:pPr>
      <w:hyperlink w:anchor="clean-up-feature-branches">
        <w:r>
          <w:rPr>
            <w:rStyle w:val="Hyperlink"/>
          </w:rPr>
          <w:t xml:space="preserve">Clean up feature branches</w:t>
        </w:r>
      </w:hyperlink>
    </w:p>
    <w:p>
      <w:pPr>
        <w:pStyle w:val="Compact"/>
        <w:numPr>
          <w:ilvl w:val="0"/>
          <w:numId w:val="1209"/>
        </w:numPr>
      </w:pPr>
      <w:hyperlink w:anchor="sec-create-github-release">
        <w:r>
          <w:rPr>
            <w:rStyle w:val="Hyperlink"/>
          </w:rPr>
          <w:t xml:space="preserve">Create GitHub release</w:t>
        </w:r>
      </w:hyperlink>
    </w:p>
    <w:bookmarkEnd w:id="594"/>
    <w:bookmarkStart w:id="59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95">
        <w:r>
          <w:rPr>
            <w:rStyle w:val="Hyperlink"/>
          </w:rPr>
          <w:t xml:space="preserve">here.</w:t>
        </w:r>
      </w:hyperlink>
    </w:p>
    <w:bookmarkEnd w:id="596"/>
    <w:bookmarkStart w:id="59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97"/>
    <w:bookmarkStart w:id="59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98">
        <w:r>
          <w:rPr>
            <w:rStyle w:val="Hyperlink"/>
          </w:rPr>
          <w:t xml:space="preserve">here.</w:t>
        </w:r>
      </w:hyperlink>
    </w:p>
    <w:bookmarkEnd w:id="599"/>
    <w:bookmarkStart w:id="60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600"/>
    <w:bookmarkStart w:id="60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601">
        <w:r>
          <w:rPr>
            <w:rStyle w:val="Hyperlink"/>
          </w:rPr>
          <w:t xml:space="preserve">here.</w:t>
        </w:r>
      </w:hyperlink>
    </w:p>
    <w:bookmarkEnd w:id="602"/>
    <w:bookmarkStart w:id="60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10"/>
        </w:numPr>
      </w:pPr>
      <w:r>
        <w:t xml:space="preserve">0-config.R: configuration file that sets data directories, sources base functions, and loads required libraries</w:t>
      </w:r>
    </w:p>
    <w:p>
      <w:pPr>
        <w:pStyle w:val="BlockText"/>
        <w:numPr>
          <w:ilvl w:val="0"/>
          <w:numId w:val="1210"/>
        </w:numPr>
      </w:pPr>
      <w:r>
        <w:t xml:space="preserve">0-base-functions: folder containing scripts with functions used in the analysis</w:t>
      </w:r>
    </w:p>
    <w:p>
      <w:pPr>
        <w:pStyle w:val="BlockText"/>
        <w:numPr>
          <w:ilvl w:val="1"/>
          <w:numId w:val="1211"/>
        </w:numPr>
      </w:pPr>
      <w:r>
        <w:t xml:space="preserve">0-base-functions.R: R script containing general functions used across the analysis</w:t>
      </w:r>
    </w:p>
    <w:p>
      <w:pPr>
        <w:pStyle w:val="BlockText"/>
        <w:numPr>
          <w:ilvl w:val="1"/>
          <w:numId w:val="1211"/>
        </w:numPr>
      </w:pPr>
      <w:r>
        <w:t xml:space="preserve">0-bias-corr-functions.R: R script containing functions used in bias correction</w:t>
      </w:r>
    </w:p>
    <w:p>
      <w:pPr>
        <w:pStyle w:val="BlockText"/>
        <w:numPr>
          <w:ilvl w:val="1"/>
          <w:numId w:val="121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1"/>
        </w:numPr>
      </w:pPr>
      <w:r>
        <w:t xml:space="preserve">0-prior-functions.R: R script containing functions to generate priors</w:t>
      </w:r>
    </w:p>
    <w:p>
      <w:pPr>
        <w:pStyle w:val="BlockText"/>
        <w:numPr>
          <w:ilvl w:val="0"/>
          <w:numId w:val="1210"/>
        </w:numPr>
      </w:pPr>
      <w:r>
        <w:t xml:space="preserve">1-data: folder containing data processing scripts NOTE: some scripts are deprecated</w:t>
      </w:r>
    </w:p>
    <w:p>
      <w:pPr>
        <w:pStyle w:val="BlockText"/>
        <w:numPr>
          <w:ilvl w:val="0"/>
          <w:numId w:val="1210"/>
        </w:numPr>
      </w:pPr>
      <w:r>
        <w:t xml:space="preserve">2-analysis: folder containing analysis scripts. To rerun all scripts in this subdirectory, run the bash script 0-run-analysis.sh.</w:t>
      </w:r>
    </w:p>
    <w:p>
      <w:pPr>
        <w:pStyle w:val="BlockText"/>
        <w:numPr>
          <w:ilvl w:val="1"/>
          <w:numId w:val="1212"/>
        </w:numPr>
      </w:pPr>
      <w:r>
        <w:t xml:space="preserve">1-obtain-priors-state.R: obtain priors for each state</w:t>
      </w:r>
    </w:p>
    <w:p>
      <w:pPr>
        <w:pStyle w:val="BlockText"/>
        <w:numPr>
          <w:ilvl w:val="1"/>
          <w:numId w:val="1212"/>
        </w:numPr>
      </w:pPr>
      <w:r>
        <w:t xml:space="preserve">2-est-expected-cases-state.R: estimate expected cases in each state</w:t>
      </w:r>
    </w:p>
    <w:p>
      <w:pPr>
        <w:pStyle w:val="BlockText"/>
        <w:numPr>
          <w:ilvl w:val="1"/>
          <w:numId w:val="1212"/>
        </w:numPr>
      </w:pPr>
      <w:r>
        <w:t xml:space="preserve">3-est-expected-cases-state-perf-testing.R: estimate expected cases in each state, estimate the percentage of underestimation due to incomplete testing vs. imperfect test accuracy</w:t>
      </w:r>
    </w:p>
    <w:p>
      <w:pPr>
        <w:pStyle w:val="BlockText"/>
        <w:numPr>
          <w:ilvl w:val="1"/>
          <w:numId w:val="1212"/>
        </w:numPr>
      </w:pPr>
      <w:r>
        <w:t xml:space="preserve">4-obtain-testing-protocols.R: find testing protocols for each state.</w:t>
      </w:r>
    </w:p>
    <w:p>
      <w:pPr>
        <w:pStyle w:val="BlockText"/>
        <w:numPr>
          <w:ilvl w:val="1"/>
          <w:numId w:val="1212"/>
        </w:numPr>
      </w:pPr>
      <w:r>
        <w:t xml:space="preserve">5-summarize-results.R: summarize results; obtain results for in text numerical results.</w:t>
      </w:r>
    </w:p>
    <w:p>
      <w:pPr>
        <w:pStyle w:val="BlockText"/>
        <w:numPr>
          <w:ilvl w:val="0"/>
          <w:numId w:val="1210"/>
        </w:numPr>
      </w:pPr>
      <w:r>
        <w:t xml:space="preserve">3-figure-table-scripts: folder containing figure scripts. To rerun all scripts in this subdirectory, run the bash script 0-run-figs.sh.</w:t>
      </w:r>
    </w:p>
    <w:p>
      <w:pPr>
        <w:pStyle w:val="BlockText"/>
        <w:numPr>
          <w:ilvl w:val="1"/>
          <w:numId w:val="1213"/>
        </w:numPr>
      </w:pPr>
      <w:r>
        <w:t xml:space="preserve">1-fig-testing.R: creates plot of testing patterns by state over time</w:t>
      </w:r>
    </w:p>
    <w:p>
      <w:pPr>
        <w:pStyle w:val="BlockText"/>
        <w:numPr>
          <w:ilvl w:val="1"/>
          <w:numId w:val="1213"/>
        </w:numPr>
      </w:pPr>
      <w:r>
        <w:t xml:space="preserve">2-fig-cases-usa-state-bar.R: creates bar plot of confirmed vs. estimated infections by state</w:t>
      </w:r>
    </w:p>
    <w:p>
      <w:pPr>
        <w:pStyle w:val="BlockText"/>
        <w:numPr>
          <w:ilvl w:val="1"/>
          <w:numId w:val="1213"/>
        </w:numPr>
      </w:pPr>
      <w:r>
        <w:t xml:space="preserve">3a-fig-map-usa-state.R: creates map of confirmed vs. estimated infections by state</w:t>
      </w:r>
    </w:p>
    <w:p>
      <w:pPr>
        <w:pStyle w:val="BlockText"/>
        <w:numPr>
          <w:ilvl w:val="1"/>
          <w:numId w:val="1213"/>
        </w:numPr>
      </w:pPr>
      <w:r>
        <w:t xml:space="preserve">3b-fig-map-usa-state-shiny.R: creates map of confirmed vs. estimated infections by state with search functionality by state</w:t>
      </w:r>
    </w:p>
    <w:p>
      <w:pPr>
        <w:pStyle w:val="BlockText"/>
        <w:numPr>
          <w:ilvl w:val="1"/>
          <w:numId w:val="1213"/>
        </w:numPr>
      </w:pPr>
      <w:r>
        <w:t xml:space="preserve">4-fig-priors.R: creates figure with priors for US as a whole</w:t>
      </w:r>
    </w:p>
    <w:p>
      <w:pPr>
        <w:pStyle w:val="BlockText"/>
        <w:numPr>
          <w:ilvl w:val="1"/>
          <w:numId w:val="1213"/>
        </w:numPr>
      </w:pPr>
      <w:r>
        <w:t xml:space="preserve">5-fig-density-usa.R: creates figure of distribution of estimated cases in the US</w:t>
      </w:r>
    </w:p>
    <w:p>
      <w:pPr>
        <w:pStyle w:val="BlockText"/>
        <w:numPr>
          <w:ilvl w:val="1"/>
          <w:numId w:val="1213"/>
        </w:numPr>
      </w:pPr>
      <w:r>
        <w:t xml:space="preserve">6-table-data-quality.R: creates table of data quality grading from COVID Tracking Project</w:t>
      </w:r>
    </w:p>
    <w:p>
      <w:pPr>
        <w:pStyle w:val="BlockText"/>
        <w:numPr>
          <w:ilvl w:val="1"/>
          <w:numId w:val="1213"/>
        </w:numPr>
      </w:pPr>
      <w:r>
        <w:t xml:space="preserve">7-fig-testpos.R: creates figure of the probability of testing positive among those tested by state</w:t>
      </w:r>
    </w:p>
    <w:p>
      <w:pPr>
        <w:pStyle w:val="BlockText"/>
        <w:numPr>
          <w:ilvl w:val="1"/>
          <w:numId w:val="1213"/>
        </w:numPr>
      </w:pPr>
      <w:r>
        <w:t xml:space="preserve">8-fig-percent-undertesting-state.R: creates figure of the percentage of under estimation due to incomplete testing</w:t>
      </w:r>
    </w:p>
    <w:p>
      <w:pPr>
        <w:pStyle w:val="BlockText"/>
        <w:numPr>
          <w:ilvl w:val="0"/>
          <w:numId w:val="1210"/>
        </w:numPr>
      </w:pPr>
      <w:r>
        <w:t xml:space="preserve">4-figures: folder containing figure files.</w:t>
      </w:r>
    </w:p>
    <w:p>
      <w:pPr>
        <w:pStyle w:val="BlockText"/>
        <w:numPr>
          <w:ilvl w:val="0"/>
          <w:numId w:val="1210"/>
        </w:numPr>
      </w:pPr>
      <w:r>
        <w:t xml:space="preserve">5-results: folder containing analysis results objects.</w:t>
      </w:r>
    </w:p>
    <w:p>
      <w:pPr>
        <w:pStyle w:val="BlockText"/>
        <w:numPr>
          <w:ilvl w:val="0"/>
          <w:numId w:val="121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603"/>
    <w:bookmarkStart w:id="60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604"/>
    <w:bookmarkStart w:id="606"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605">
        <w:r>
          <w:rPr>
            <w:rStyle w:val="Hyperlink"/>
          </w:rPr>
          <w:t xml:space="preserve">Managing releases in a repository</w:t>
        </w:r>
      </w:hyperlink>
      <w:r>
        <w:t xml:space="preserve">.</w:t>
      </w:r>
    </w:p>
    <w:bookmarkEnd w:id="606"/>
    <w:bookmarkStart w:id="618"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60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60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609">
        <w:r>
          <w:rPr>
            <w:rStyle w:val="Hyperlink"/>
          </w:rPr>
          <w:t xml:space="preserve">CRAN stages diagram</w:t>
        </w:r>
      </w:hyperlink>
      <w:r>
        <w:t xml:space="preserve"> </w:t>
      </w:r>
      <w:r>
        <w:t xml:space="preserve">by Edgar Ruiz.</w:t>
      </w:r>
    </w:p>
    <w:bookmarkStart w:id="610"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10"/>
    <w:bookmarkStart w:id="61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6"/>
        </w:numPr>
      </w:pPr>
      <w:r>
        <w:rPr>
          <w:rStyle w:val="VerbatimChar"/>
        </w:rPr>
        <w:t xml:space="preserve">devtools::check_win_devel()</w:t>
      </w:r>
      <w:r>
        <w:t xml:space="preserve"> </w:t>
      </w:r>
      <w:r>
        <w:t xml:space="preserve">- tests on Windows with the development version of R</w:t>
      </w:r>
    </w:p>
    <w:p>
      <w:pPr>
        <w:pStyle w:val="Compact"/>
        <w:numPr>
          <w:ilvl w:val="1"/>
          <w:numId w:val="1216"/>
        </w:numPr>
      </w:pPr>
      <w:hyperlink r:id="rId611">
        <w:r>
          <w:rPr>
            <w:rStyle w:val="Hyperlink"/>
          </w:rPr>
          <w:t xml:space="preserve">R-hub</w:t>
        </w:r>
      </w:hyperlink>
      <w:r>
        <w:t xml:space="preserve"> </w:t>
      </w:r>
      <w:r>
        <w:t xml:space="preserve">- tests on a wide range of platforms.</w:t>
      </w:r>
      <w:r>
        <w:t xml:space="preserve"> </w:t>
      </w:r>
      <w:r>
        <w:t xml:space="preserve">In</w:t>
      </w:r>
      <w:r>
        <w:t xml:space="preserve"> </w:t>
      </w:r>
      <w:hyperlink r:id="rId61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5"/>
        </w:numPr>
      </w:pPr>
      <w:r>
        <w:rPr>
          <w:b/>
          <w:bCs/>
        </w:rPr>
        <w:t xml:space="preserve">Review CRAN policies</w:t>
      </w:r>
      <w:r>
        <w:t xml:space="preserve">: Ensure your package complies with the</w:t>
      </w:r>
      <w:r>
        <w:t xml:space="preserve"> </w:t>
      </w:r>
      <w:hyperlink r:id="rId613">
        <w:r>
          <w:rPr>
            <w:rStyle w:val="Hyperlink"/>
          </w:rPr>
          <w:t xml:space="preserve">CRAN Repository Policy</w:t>
        </w:r>
      </w:hyperlink>
      <w:r>
        <w:t xml:space="preserve">.</w:t>
      </w:r>
    </w:p>
    <w:bookmarkEnd w:id="614"/>
    <w:bookmarkStart w:id="61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15">
        <w:r>
          <w:rPr>
            <w:rStyle w:val="Hyperlink"/>
          </w:rPr>
          <w:t xml:space="preserve">new submission checklist</w:t>
        </w:r>
      </w:hyperlink>
      <w:r>
        <w:t xml:space="preserve"> </w:t>
      </w:r>
      <w:r>
        <w:t xml:space="preserve">in the R Packages book</w:t>
      </w:r>
      <w:r>
        <w:t xml:space="preserve"> </w:t>
      </w:r>
      <w:r>
        <w:t xml:space="preserve">for additional requirements.</w:t>
      </w:r>
    </w:p>
    <w:bookmarkEnd w:id="616"/>
    <w:bookmarkStart w:id="617" w:name="after-cran-acceptance"/>
    <w:p>
      <w:pPr>
        <w:pStyle w:val="Heading3"/>
      </w:pPr>
      <w:r>
        <w:t xml:space="preserve">15.10.4 After CRAN Acceptance</w:t>
      </w:r>
    </w:p>
    <w:p>
      <w:pPr>
        <w:pStyle w:val="FirstParagraph"/>
      </w:pPr>
      <w:r>
        <w:t xml:space="preserve">Once CRAN accepts your package:</w:t>
      </w:r>
    </w:p>
    <w:p>
      <w:pPr>
        <w:numPr>
          <w:ilvl w:val="0"/>
          <w:numId w:val="121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17"/>
    <w:bookmarkEnd w:id="618"/>
    <w:bookmarkEnd w:id="619"/>
    <w:bookmarkStart w:id="638" w:name="data-publication"/>
    <w:p>
      <w:pPr>
        <w:pStyle w:val="Heading1"/>
      </w:pPr>
      <w:r>
        <w:t xml:space="preserve">16. Data Publication</w:t>
      </w:r>
    </w:p>
    <w:bookmarkStart w:id="6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20"/>
    <w:bookmarkStart w:id="6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21"/>
    <w:bookmarkStart w:id="6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22"/>
    <w:bookmarkStart w:id="6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23">
        <w:r>
          <w:rPr>
            <w:rStyle w:val="Hyperlink"/>
          </w:rPr>
          <w:t xml:space="preserve">UC Davis DataLab GIS workshops</w:t>
        </w:r>
      </w:hyperlink>
      <w:r>
        <w:t xml:space="preserve">, including resources on QGIS and spatial SQL.</w:t>
      </w:r>
    </w:p>
    <w:bookmarkEnd w:id="624"/>
    <w:bookmarkEnd w:id="625"/>
    <w:bookmarkStart w:id="629" w:name="create-public-ids"/>
    <w:p>
      <w:pPr>
        <w:pStyle w:val="Heading2"/>
      </w:pPr>
      <w:r>
        <w:t xml:space="preserve">16.3 Create public IDs</w:t>
      </w:r>
    </w:p>
    <w:bookmarkStart w:id="6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26"/>
    <w:bookmarkStart w:id="6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27"/>
    <w:bookmarkStart w:id="628"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8"/>
        </w:numPr>
      </w:pPr>
      <w:r>
        <w:rPr>
          <w:rStyle w:val="VerbatimChar"/>
        </w:rPr>
        <w:t xml:space="preserve">data/final/</w:t>
      </w:r>
      <w:r>
        <w:t xml:space="preserve">- folder containing the projects final data in both csv and rds formats</w:t>
      </w:r>
      <w:r>
        <w:br/>
      </w:r>
    </w:p>
    <w:p>
      <w:pPr>
        <w:pStyle w:val="Compact"/>
        <w:numPr>
          <w:ilvl w:val="0"/>
          <w:numId w:val="12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28"/>
    <w:bookmarkEnd w:id="629"/>
    <w:bookmarkStart w:id="6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31">
        <w:r>
          <w:rPr>
            <w:rStyle w:val="Hyperlink"/>
          </w:rPr>
          <w:t xml:space="preserve">UC Davis DataLab workshop on data documentation</w:t>
        </w:r>
      </w:hyperlink>
      <w:r>
        <w:t xml:space="preserve">.</w:t>
      </w:r>
    </w:p>
    <w:bookmarkStart w:id="633" w:name="X659912a983e12070198566d6758f84b7c139c71"/>
    <w:p>
      <w:pPr>
        <w:pStyle w:val="Heading3"/>
      </w:pPr>
      <w:r>
        <w:t xml:space="preserve">16.4.1 Steps for creating an Open Science Framework (OSF) repository:</w:t>
      </w:r>
    </w:p>
    <w:p>
      <w:pPr>
        <w:pStyle w:val="Compact"/>
        <w:numPr>
          <w:ilvl w:val="0"/>
          <w:numId w:val="1219"/>
        </w:numPr>
      </w:pPr>
      <w:r>
        <w:t xml:space="preserve">Create a new OSF project per these instructions: https://help.osf.io/article/252-create-a-project</w:t>
      </w:r>
    </w:p>
    <w:p>
      <w:pPr>
        <w:pStyle w:val="Compact"/>
        <w:numPr>
          <w:ilvl w:val="0"/>
          <w:numId w:val="12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9"/>
        </w:numPr>
      </w:pPr>
      <w:r>
        <w:t xml:space="preserve">Create a notebook component and upload the final .html files (which will not be on github… but see optional item below)</w:t>
      </w:r>
    </w:p>
    <w:p>
      <w:pPr>
        <w:pStyle w:val="Compact"/>
        <w:numPr>
          <w:ilvl w:val="0"/>
          <w:numId w:val="1219"/>
        </w:numPr>
      </w:pPr>
      <w:r>
        <w:t xml:space="preserve">On the OSF landing Wiki, provide some context. Here is a recent example: https://osf.io/954bt/</w:t>
      </w:r>
    </w:p>
    <w:p>
      <w:pPr>
        <w:pStyle w:val="Compact"/>
        <w:numPr>
          <w:ilvl w:val="0"/>
          <w:numId w:val="1219"/>
        </w:numPr>
      </w:pPr>
      <w:r>
        <w:t xml:space="preserve">Create a Digital Object Identifier (DOI) for the repository. A DOI is a unique identifier that provides a persistent link to content, such as a dataset in this case.</w:t>
      </w:r>
      <w:r>
        <w:t xml:space="preserve"> </w:t>
      </w:r>
      <w:hyperlink r:id="rId632">
        <w:r>
          <w:rPr>
            <w:rStyle w:val="Hyperlink"/>
          </w:rPr>
          <w:t xml:space="preserve">Learn more about DOIs</w:t>
        </w:r>
      </w:hyperlink>
    </w:p>
    <w:p>
      <w:pPr>
        <w:pStyle w:val="Compact"/>
        <w:numPr>
          <w:ilvl w:val="0"/>
          <w:numId w:val="1219"/>
        </w:numPr>
      </w:pPr>
      <w:r>
        <w:t xml:space="preserve">Optional: Complete the software checklist and system requirement guide for the analysis to guide others. Include it on the GitHub README for the project: https://github.com/proctor-ucsf/mordor-antibody</w:t>
      </w:r>
    </w:p>
    <w:bookmarkEnd w:id="633"/>
    <w:bookmarkEnd w:id="634"/>
    <w:bookmarkStart w:id="6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35"/>
    <w:bookmarkStart w:id="6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36"/>
    <w:bookmarkStart w:id="6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20"/>
        </w:numPr>
      </w:pPr>
      <w:r>
        <w:t xml:space="preserve">ACTION - https://osf.io/ca3pe/</w:t>
      </w:r>
      <w:r>
        <w:br/>
      </w:r>
    </w:p>
    <w:p>
      <w:pPr>
        <w:pStyle w:val="Compact"/>
        <w:numPr>
          <w:ilvl w:val="0"/>
          <w:numId w:val="1220"/>
        </w:numPr>
      </w:pPr>
      <w:r>
        <w:t xml:space="preserve">NAITRE - https://osf.io/ujeyb/</w:t>
      </w:r>
      <w:r>
        <w:br/>
      </w:r>
    </w:p>
    <w:p>
      <w:pPr>
        <w:pStyle w:val="Compact"/>
        <w:numPr>
          <w:ilvl w:val="0"/>
          <w:numId w:val="122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37"/>
    <w:bookmarkEnd w:id="638"/>
    <w:bookmarkStart w:id="666"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42" w:name="uc-davis-computing-resources"/>
    <w:p>
      <w:pPr>
        <w:pStyle w:val="Heading2"/>
      </w:pPr>
      <w:r>
        <w:t xml:space="preserve">17.1 UC Davis Computing Resources</w:t>
      </w:r>
    </w:p>
    <w:bookmarkStart w:id="64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3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1"/>
        </w:numPr>
      </w:pPr>
      <w:r>
        <w:rPr>
          <w:b/>
          <w:bCs/>
        </w:rPr>
        <w:t xml:space="preserve">Shiva</w:t>
      </w:r>
      <w:r>
        <w:t xml:space="preserve"> </w:t>
      </w:r>
      <w:r>
        <w:t xml:space="preserve">(shiva.ucdavis.edu): SLURM-based cluster for computational work</w:t>
      </w:r>
    </w:p>
    <w:p>
      <w:pPr>
        <w:pStyle w:val="Compact"/>
        <w:numPr>
          <w:ilvl w:val="0"/>
          <w:numId w:val="122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4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41"/>
    <w:bookmarkEnd w:id="642"/>
    <w:bookmarkStart w:id="64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4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43"/>
    <w:bookmarkEnd w:id="644"/>
    <w:bookmarkStart w:id="64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3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45"/>
    <w:bookmarkStart w:id="64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39">
        <w:r>
          <w:rPr>
            <w:rStyle w:val="Hyperlink"/>
          </w:rPr>
          <w:t xml:space="preserve">hpc.ucdavis.edu</w:t>
        </w:r>
      </w:hyperlink>
      <w:r>
        <w:t xml:space="preserve"> </w:t>
      </w:r>
      <w:r>
        <w:t xml:space="preserve">for support information.</w:t>
      </w:r>
    </w:p>
    <w:bookmarkEnd w:id="646"/>
    <w:bookmarkStart w:id="65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4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47"/>
    <w:bookmarkStart w:id="64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48"/>
    <w:bookmarkStart w:id="64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49"/>
    <w:bookmarkEnd w:id="650"/>
    <w:bookmarkStart w:id="65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5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51">
        <w:r>
          <w:rPr>
            <w:rStyle w:val="VerbatimChar"/>
          </w:rPr>
          <w:t xml:space="preserve">tmux</w:t>
        </w:r>
      </w:hyperlink>
      <w:r>
        <w:t xml:space="preserve"> </w:t>
      </w:r>
      <w:r>
        <w:t xml:space="preserve">or</w:t>
      </w:r>
      <w:r>
        <w:t xml:space="preserve"> </w:t>
      </w:r>
      <w:hyperlink r:id="rId65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53"/>
    <w:bookmarkStart w:id="65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important.png" id="65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39">
              <w:r>
                <w:rPr>
                  <w:rStyle w:val="Hyperlink"/>
                </w:rPr>
                <w:t xml:space="preserve">UC Davis HPC documentation</w:t>
              </w:r>
            </w:hyperlink>
            <w:r>
              <w:t xml:space="preserve"> </w:t>
            </w:r>
            <w:r>
              <w:t xml:space="preserve">or contact HPC support.</w:t>
            </w:r>
          </w:p>
          <w:p/>
        </w:tc>
      </w:tr>
    </w:tbl>
    <w:bookmarkEnd w:id="658"/>
    <w:bookmarkEnd w:id="659"/>
    <w:bookmarkStart w:id="664" w:name="storage-group-storage-access"/>
    <w:p>
      <w:pPr>
        <w:pStyle w:val="Heading2"/>
      </w:pPr>
      <w:r>
        <w:t xml:space="preserve">17.7 Storage &amp; group storage access</w:t>
      </w:r>
    </w:p>
    <w:bookmarkStart w:id="66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39">
        <w:r>
          <w:rPr>
            <w:rStyle w:val="Hyperlink"/>
          </w:rPr>
          <w:t xml:space="preserve">UC Davis HPC documentation</w:t>
        </w:r>
      </w:hyperlink>
      <w:r>
        <w:t xml:space="preserve"> </w:t>
      </w:r>
      <w:r>
        <w:t xml:space="preserve">for specific storage options and quotas.</w:t>
      </w:r>
    </w:p>
    <w:bookmarkEnd w:id="660"/>
    <w:bookmarkStart w:id="66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61"/>
    <w:bookmarkStart w:id="66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62">
        <w:r>
          <w:rPr>
            <w:rStyle w:val="Hyperlink"/>
          </w:rPr>
          <w:t xml:space="preserve">this guide</w:t>
        </w:r>
      </w:hyperlink>
      <w:r>
        <w:t xml:space="preserve">.</w:t>
      </w:r>
    </w:p>
    <w:bookmarkEnd w:id="663"/>
    <w:bookmarkEnd w:id="664"/>
    <w:bookmarkStart w:id="66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2"/>
        </w:numPr>
      </w:pPr>
      <w:r>
        <w:rPr>
          <w:rStyle w:val="VerbatimChar"/>
        </w:rPr>
        <w:t xml:space="preserve">job-name=run_inc</w:t>
      </w:r>
      <w:r>
        <w:t xml:space="preserve">: Job name that will show up in the SLURM system</w:t>
      </w:r>
    </w:p>
    <w:p>
      <w:pPr>
        <w:pStyle w:val="Compact"/>
        <w:numPr>
          <w:ilvl w:val="0"/>
          <w:numId w:val="1222"/>
        </w:numPr>
      </w:pPr>
      <w:r>
        <w:rPr>
          <w:rStyle w:val="VerbatimChar"/>
        </w:rPr>
        <w:t xml:space="preserve">begin=now</w:t>
      </w:r>
      <w:r>
        <w:t xml:space="preserve">: Requests to start the job as soon as the requested resources are available</w:t>
      </w:r>
    </w:p>
    <w:p>
      <w:pPr>
        <w:pStyle w:val="Compact"/>
        <w:numPr>
          <w:ilvl w:val="0"/>
          <w:numId w:val="1222"/>
        </w:numPr>
      </w:pPr>
      <w:r>
        <w:rPr>
          <w:rStyle w:val="VerbatimChar"/>
        </w:rPr>
        <w:t xml:space="preserve">dependency=singleton</w:t>
      </w:r>
      <w:r>
        <w:t xml:space="preserve">: Jobs can begin after all previously launched jobs with the same name and user have ended.</w:t>
      </w:r>
    </w:p>
    <w:p>
      <w:pPr>
        <w:pStyle w:val="Compact"/>
        <w:numPr>
          <w:ilvl w:val="0"/>
          <w:numId w:val="1222"/>
        </w:numPr>
      </w:pPr>
      <w:r>
        <w:rPr>
          <w:rStyle w:val="VerbatimChar"/>
        </w:rPr>
        <w:t xml:space="preserve">mail-type=ALL</w:t>
      </w:r>
      <w:r>
        <w:t xml:space="preserve">: Receive all types of email notification (e.g., when job starts, fails, ends)</w:t>
      </w:r>
    </w:p>
    <w:p>
      <w:pPr>
        <w:pStyle w:val="Compact"/>
        <w:numPr>
          <w:ilvl w:val="0"/>
          <w:numId w:val="1222"/>
        </w:numPr>
      </w:pPr>
      <w:r>
        <w:rPr>
          <w:rStyle w:val="VerbatimChar"/>
        </w:rPr>
        <w:t xml:space="preserve">cpus-per-task=16</w:t>
      </w:r>
      <w:r>
        <w:t xml:space="preserve">: Request 16 processors per task. The default is one processor per task.</w:t>
      </w:r>
    </w:p>
    <w:p>
      <w:pPr>
        <w:pStyle w:val="Compact"/>
        <w:numPr>
          <w:ilvl w:val="0"/>
          <w:numId w:val="1222"/>
        </w:numPr>
      </w:pPr>
      <w:r>
        <w:rPr>
          <w:rStyle w:val="VerbatimChar"/>
        </w:rPr>
        <w:t xml:space="preserve">mem=64G</w:t>
      </w:r>
      <w:r>
        <w:t xml:space="preserve">: Request 64 GB memory per node.</w:t>
      </w:r>
    </w:p>
    <w:p>
      <w:pPr>
        <w:pStyle w:val="Compact"/>
        <w:numPr>
          <w:ilvl w:val="0"/>
          <w:numId w:val="122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65"/>
    <w:bookmarkEnd w:id="666"/>
    <w:bookmarkStart w:id="904" w:name="working-with-ai"/>
    <w:p>
      <w:pPr>
        <w:pStyle w:val="Heading1"/>
      </w:pPr>
      <w:r>
        <w:t xml:space="preserve">18. Working with AI</w:t>
      </w:r>
    </w:p>
    <w:p>
      <w:pPr>
        <w:pStyle w:val="FirstParagraph"/>
      </w:pPr>
      <w:hyperlink r:id="rId6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8" name="Picture"/>
                  <a:graphic>
                    <a:graphicData uri="http://schemas.openxmlformats.org/drawingml/2006/picture">
                      <pic:pic>
                        <pic:nvPicPr>
                          <pic:cNvPr descr="/opt/quarto/share/formats/docx/warning.png" id="66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7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3"/>
        </w:numPr>
      </w:pPr>
      <w:r>
        <w:t xml:space="preserve">Carefully review the code to ensure you understand what it does</w:t>
      </w:r>
    </w:p>
    <w:p>
      <w:pPr>
        <w:pStyle w:val="Compact"/>
        <w:numPr>
          <w:ilvl w:val="0"/>
          <w:numId w:val="1224"/>
        </w:numPr>
      </w:pPr>
      <w:r>
        <w:t xml:space="preserve">Test the code thoroughly to verify it works as expected</w:t>
      </w:r>
    </w:p>
    <w:p>
      <w:pPr>
        <w:pStyle w:val="Compact"/>
        <w:numPr>
          <w:ilvl w:val="0"/>
          <w:numId w:val="1225"/>
        </w:numPr>
      </w:pPr>
      <w:r>
        <w:t xml:space="preserve">Verify that the logic is appropriate for your specific use case</w:t>
      </w:r>
    </w:p>
    <w:p>
      <w:pPr>
        <w:pStyle w:val="Compact"/>
        <w:numPr>
          <w:ilvl w:val="0"/>
          <w:numId w:val="1226"/>
        </w:numPr>
      </w:pPr>
      <w:r>
        <w:t xml:space="preserve">Check that the code follows our lab’s coding standards and best practices</w:t>
      </w:r>
    </w:p>
    <w:p>
      <w:pPr>
        <w:pStyle w:val="Compact"/>
        <w:numPr>
          <w:ilvl w:val="0"/>
          <w:numId w:val="122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warning.png" id="67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72"/>
    <w:bookmarkStart w:id="67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8"/>
        </w:numPr>
      </w:pPr>
      <w:r>
        <w:t xml:space="preserve">In code comments, note when AI tools were used to generate or significantly modify code</w:t>
      </w:r>
    </w:p>
    <w:p>
      <w:pPr>
        <w:pStyle w:val="Compact"/>
        <w:numPr>
          <w:ilvl w:val="0"/>
          <w:numId w:val="1228"/>
        </w:numPr>
      </w:pPr>
      <w:r>
        <w:t xml:space="preserve">In commit messages, mention if AI tools assisted with the changes</w:t>
      </w:r>
    </w:p>
    <w:p>
      <w:pPr>
        <w:pStyle w:val="Compact"/>
        <w:numPr>
          <w:ilvl w:val="0"/>
          <w:numId w:val="1228"/>
        </w:numPr>
      </w:pPr>
      <w:r>
        <w:t xml:space="preserve">In manuscripts and reports, acknowledge AI tool usage in the methods or acknowledgments section</w:t>
      </w:r>
    </w:p>
    <w:p>
      <w:pPr>
        <w:pStyle w:val="Compact"/>
        <w:numPr>
          <w:ilvl w:val="0"/>
          <w:numId w:val="122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73"/>
    <w:bookmarkStart w:id="67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9"/>
        </w:numPr>
      </w:pPr>
      <w:r>
        <w:t xml:space="preserve">Ask the AI tool to identify and properly cite sources when it borrows or adapts content</w:t>
      </w:r>
    </w:p>
    <w:p>
      <w:pPr>
        <w:pStyle w:val="Compact"/>
        <w:numPr>
          <w:ilvl w:val="0"/>
          <w:numId w:val="1229"/>
        </w:numPr>
      </w:pPr>
      <w:r>
        <w:t xml:space="preserve">Verify that any content the AI generates includes appropriate citations</w:t>
      </w:r>
    </w:p>
    <w:p>
      <w:pPr>
        <w:pStyle w:val="Compact"/>
        <w:numPr>
          <w:ilvl w:val="0"/>
          <w:numId w:val="1229"/>
        </w:numPr>
      </w:pPr>
      <w:r>
        <w:t xml:space="preserve">Add citations yourself if the AI fails to do so</w:t>
      </w:r>
    </w:p>
    <w:p>
      <w:pPr>
        <w:pStyle w:val="Compact"/>
        <w:numPr>
          <w:ilvl w:val="0"/>
          <w:numId w:val="122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74"/>
    <w:bookmarkStart w:id="68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7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3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30"/>
        </w:numPr>
      </w:pPr>
      <w:r>
        <w:rPr>
          <w:b/>
          <w:bCs/>
        </w:rPr>
        <w:t xml:space="preserve">Audit trail</w:t>
      </w:r>
      <w:r>
        <w:t xml:space="preserve">: The full conversation history shows your instructions and the AI’s responses</w:t>
      </w:r>
    </w:p>
    <w:p>
      <w:pPr>
        <w:pStyle w:val="Compact"/>
        <w:numPr>
          <w:ilvl w:val="0"/>
          <w:numId w:val="1230"/>
        </w:numPr>
      </w:pPr>
      <w:r>
        <w:rPr>
          <w:b/>
          <w:bCs/>
        </w:rPr>
        <w:t xml:space="preserve">Intellectual ownership</w:t>
      </w:r>
      <w:r>
        <w:t xml:space="preserve">: Your prompts and guidance demonstrate that the core ideas are yours</w:t>
      </w:r>
    </w:p>
    <w:p>
      <w:pPr>
        <w:pStyle w:val="Compact"/>
        <w:numPr>
          <w:ilvl w:val="0"/>
          <w:numId w:val="123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75"/>
    <w:bookmarkStart w:id="67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1"/>
        </w:numPr>
      </w:pPr>
      <w:r>
        <w:t xml:space="preserve">State your research question, hypothesis, or argument clearly</w:t>
      </w:r>
    </w:p>
    <w:p>
      <w:pPr>
        <w:pStyle w:val="Compact"/>
        <w:numPr>
          <w:ilvl w:val="0"/>
          <w:numId w:val="1231"/>
        </w:numPr>
      </w:pPr>
      <w:r>
        <w:t xml:space="preserve">Outline the structure and key points you want to make</w:t>
      </w:r>
    </w:p>
    <w:p>
      <w:pPr>
        <w:pStyle w:val="Compact"/>
        <w:numPr>
          <w:ilvl w:val="0"/>
          <w:numId w:val="1231"/>
        </w:numPr>
      </w:pPr>
      <w:r>
        <w:t xml:space="preserve">Specify the evidence or data you want to include</w:t>
      </w:r>
    </w:p>
    <w:p>
      <w:pPr>
        <w:pStyle w:val="Compact"/>
        <w:numPr>
          <w:ilvl w:val="0"/>
          <w:numId w:val="1231"/>
        </w:numPr>
      </w:pPr>
      <w:r>
        <w:t xml:space="preserve">Describe the logic connecting your points</w:t>
      </w:r>
    </w:p>
    <w:p>
      <w:pPr>
        <w:pStyle w:val="Compact"/>
        <w:numPr>
          <w:ilvl w:val="0"/>
          <w:numId w:val="123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76"/>
    <w:bookmarkStart w:id="67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2"/>
        </w:numPr>
      </w:pPr>
      <w:r>
        <w:t xml:space="preserve">Explicitly ask the AI to cite sources for any borrowed or adapted content</w:t>
      </w:r>
    </w:p>
    <w:p>
      <w:pPr>
        <w:pStyle w:val="Compact"/>
        <w:numPr>
          <w:ilvl w:val="0"/>
          <w:numId w:val="1232"/>
        </w:numPr>
      </w:pPr>
      <w:r>
        <w:t xml:space="preserve">Request that the AI indicate when it is drawing from specific works</w:t>
      </w:r>
    </w:p>
    <w:p>
      <w:pPr>
        <w:pStyle w:val="Compact"/>
        <w:numPr>
          <w:ilvl w:val="0"/>
          <w:numId w:val="1232"/>
        </w:numPr>
      </w:pPr>
      <w:r>
        <w:t xml:space="preserve">Verify that generated text includes proper citations</w:t>
      </w:r>
    </w:p>
    <w:p>
      <w:pPr>
        <w:pStyle w:val="Compact"/>
        <w:numPr>
          <w:ilvl w:val="0"/>
          <w:numId w:val="1232"/>
        </w:numPr>
      </w:pPr>
      <w:r>
        <w:t xml:space="preserve">Add citations yourself if the AI fails to provide them</w:t>
      </w:r>
    </w:p>
    <w:p>
      <w:pPr>
        <w:pStyle w:val="Compact"/>
        <w:numPr>
          <w:ilvl w:val="0"/>
          <w:numId w:val="123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77"/>
    <w:bookmarkStart w:id="68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78">
        <w:r>
          <w:rPr>
            <w:rStyle w:val="Hyperlink"/>
          </w:rPr>
          <w:t xml:space="preserve">Issue #112</w:t>
        </w:r>
      </w:hyperlink>
      <w:r>
        <w:t xml:space="preserve"> </w:t>
      </w:r>
      <w:r>
        <w:t xml:space="preserve">and</w:t>
      </w:r>
      <w:r>
        <w:t xml:space="preserve"> </w:t>
      </w:r>
      <w:hyperlink r:id="rId67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3"/>
        </w:numPr>
      </w:pPr>
      <w:r>
        <w:rPr>
          <w:b/>
          <w:bCs/>
        </w:rPr>
        <w:t xml:space="preserve">Detailed instructions</w:t>
      </w:r>
      <w:r>
        <w:t xml:space="preserve">: The guidance specified what content should be created and how it should be structured</w:t>
      </w:r>
    </w:p>
    <w:p>
      <w:pPr>
        <w:pStyle w:val="Compact"/>
        <w:numPr>
          <w:ilvl w:val="0"/>
          <w:numId w:val="1233"/>
        </w:numPr>
      </w:pPr>
      <w:r>
        <w:rPr>
          <w:b/>
          <w:bCs/>
        </w:rPr>
        <w:t xml:space="preserve">Transparent record</w:t>
      </w:r>
      <w:r>
        <w:t xml:space="preserve">: The development history shows what was human-directed versus AI-generated</w:t>
      </w:r>
    </w:p>
    <w:p>
      <w:pPr>
        <w:pStyle w:val="Compact"/>
        <w:numPr>
          <w:ilvl w:val="0"/>
          <w:numId w:val="123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80"/>
    <w:bookmarkStart w:id="68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4"/>
        </w:numPr>
      </w:pPr>
      <w:r>
        <w:rPr>
          <w:b/>
          <w:bCs/>
        </w:rPr>
        <w:t xml:space="preserve">Maintain responsibility</w:t>
      </w:r>
      <w:r>
        <w:t xml:space="preserve">: You are accountable for all content, including AI-generated text</w:t>
      </w:r>
    </w:p>
    <w:p>
      <w:pPr>
        <w:pStyle w:val="Compact"/>
        <w:numPr>
          <w:ilvl w:val="0"/>
          <w:numId w:val="1234"/>
        </w:numPr>
      </w:pPr>
      <w:r>
        <w:rPr>
          <w:b/>
          <w:bCs/>
        </w:rPr>
        <w:t xml:space="preserve">Verify accuracy</w:t>
      </w:r>
      <w:r>
        <w:t xml:space="preserve">: Always fact-check AI-generated claims and citations</w:t>
      </w:r>
    </w:p>
    <w:p>
      <w:pPr>
        <w:pStyle w:val="Compact"/>
        <w:numPr>
          <w:ilvl w:val="0"/>
          <w:numId w:val="1234"/>
        </w:numPr>
      </w:pPr>
      <w:r>
        <w:rPr>
          <w:b/>
          <w:bCs/>
        </w:rPr>
        <w:t xml:space="preserve">Preserve your voice</w:t>
      </w:r>
      <w:r>
        <w:t xml:space="preserve">: Ensure the writing reflects your thinking and style, not just AI’s patterns</w:t>
      </w:r>
    </w:p>
    <w:p>
      <w:pPr>
        <w:pStyle w:val="Compact"/>
        <w:numPr>
          <w:ilvl w:val="0"/>
          <w:numId w:val="123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81"/>
    <w:bookmarkEnd w:id="682"/>
    <w:bookmarkStart w:id="896" w:name="coding-agents"/>
    <w:p>
      <w:pPr>
        <w:pStyle w:val="Heading2"/>
      </w:pPr>
      <w:r>
        <w:t xml:space="preserve">18.5 Coding Agents</w:t>
      </w:r>
    </w:p>
    <w:p>
      <w:pPr>
        <w:pStyle w:val="FirstParagraph"/>
      </w:pPr>
      <w:r>
        <w:t xml:space="preserve">We recommend working with</w:t>
      </w:r>
      <w:r>
        <w:t xml:space="preserve"> </w:t>
      </w:r>
      <w:hyperlink r:id="rId683">
        <w:r>
          <w:rPr>
            <w:rStyle w:val="Hyperlink"/>
            <w:b/>
            <w:bCs/>
          </w:rPr>
          <w:t xml:space="preserve">AI coding agents</w:t>
        </w:r>
      </w:hyperlink>
      <w:r>
        <w:t xml:space="preserve"> </w:t>
      </w:r>
      <w:r>
        <w:t xml:space="preserve">to</w:t>
      </w:r>
      <w:r>
        <w:t xml:space="preserve"> </w:t>
      </w:r>
      <w:hyperlink r:id="rId667">
        <w:r>
          <w:rPr>
            <w:rStyle w:val="Hyperlink"/>
          </w:rPr>
          <w:t xml:space="preserve">help you code</w:t>
        </w:r>
      </w:hyperlink>
      <w:r>
        <w:t xml:space="preserve">.</w:t>
      </w:r>
    </w:p>
    <w:bookmarkStart w:id="686" w:name="sec-ai-language-model"/>
    <w:p>
      <w:pPr>
        <w:pStyle w:val="Heading3"/>
      </w:pPr>
      <w:r>
        <w:t xml:space="preserve">18.5.1 What Is a Language Model?</w:t>
      </w:r>
    </w:p>
    <w:p>
      <w:pPr>
        <w:pStyle w:val="FirstParagraph"/>
      </w:pPr>
      <w:r>
        <w:t xml:space="preserve">A</w:t>
      </w:r>
      <w:r>
        <w:t xml:space="preserve"> </w:t>
      </w:r>
      <w:hyperlink r:id="rId684">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85">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86"/>
    <w:bookmarkStart w:id="688" w:name="what-are-ai-coding-agents"/>
    <w:p>
      <w:pPr>
        <w:pStyle w:val="Heading3"/>
      </w:pPr>
      <w:r>
        <w:t xml:space="preserve">18.5.2 What are AI coding agents?</w:t>
      </w:r>
    </w:p>
    <w:p>
      <w:pPr>
        <w:pStyle w:val="FirstParagraph"/>
      </w:pPr>
      <w:r>
        <w:t xml:space="preserve">AI coding agents are</w:t>
      </w:r>
      <w:r>
        <w:t xml:space="preserve"> </w:t>
      </w:r>
      <w:hyperlink r:id="rId68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6"/>
        </w:numPr>
      </w:pPr>
      <w:r>
        <w:t xml:space="preserve">Reviewing the agent’s work</w:t>
      </w:r>
    </w:p>
    <w:p>
      <w:pPr>
        <w:pStyle w:val="Compact"/>
        <w:numPr>
          <w:ilvl w:val="0"/>
          <w:numId w:val="1236"/>
        </w:numPr>
      </w:pPr>
      <w:r>
        <w:t xml:space="preserve">Ensuring the solution meets requirements</w:t>
      </w:r>
    </w:p>
    <w:p>
      <w:pPr>
        <w:pStyle w:val="Compact"/>
        <w:numPr>
          <w:ilvl w:val="0"/>
          <w:numId w:val="1236"/>
        </w:numPr>
      </w:pPr>
      <w:r>
        <w:t xml:space="preserve">Verifying code quality and security</w:t>
      </w:r>
    </w:p>
    <w:p>
      <w:pPr>
        <w:pStyle w:val="Compact"/>
        <w:numPr>
          <w:ilvl w:val="0"/>
          <w:numId w:val="1236"/>
        </w:numPr>
      </w:pPr>
      <w:r>
        <w:t xml:space="preserve">Making the final decision to merge changes</w:t>
      </w:r>
    </w:p>
    <w:bookmarkEnd w:id="688"/>
    <w:bookmarkStart w:id="696"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93"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83">
        <w:r>
          <w:rPr>
            <w:rStyle w:val="Hyperlink"/>
          </w:rPr>
          <w:t xml:space="preserve">GitHub Copilot coding agent</w:t>
        </w:r>
      </w:hyperlink>
      <w:r>
        <w:t xml:space="preserve"> </w:t>
      </w:r>
      <w:r>
        <w:t xml:space="preserve">and</w:t>
      </w:r>
      <w:r>
        <w:t xml:space="preserve"> </w:t>
      </w:r>
      <w:hyperlink r:id="rId689">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7"/>
        </w:numPr>
      </w:pPr>
      <w:r>
        <w:rPr>
          <w:b/>
          <w:bCs/>
        </w:rPr>
        <w:t xml:space="preserve">Core loop</w:t>
      </w:r>
      <w:r>
        <w:t xml:space="preserve">: the</w:t>
      </w:r>
      <w:r>
        <w:t xml:space="preserve"> </w:t>
      </w:r>
      <w:hyperlink r:id="rId690">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7"/>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7"/>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7"/>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7"/>
        </w:numPr>
      </w:pPr>
      <w:r>
        <w:rPr>
          <w:b/>
          <w:bCs/>
        </w:rPr>
        <w:t xml:space="preserve">MCP servers</w:t>
      </w:r>
      <w:r>
        <w:t xml:space="preserve">: the</w:t>
      </w:r>
      <w:r>
        <w:t xml:space="preserve"> </w:t>
      </w:r>
      <w:hyperlink r:id="rId691">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7"/>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93"/>
    <w:bookmarkStart w:id="695" w:name="using-harness-features-well"/>
    <w:p>
      <w:pPr>
        <w:pStyle w:val="Heading4"/>
      </w:pPr>
      <w:r>
        <w:t xml:space="preserve">18.5.3.2 Using Harness Features Well</w:t>
      </w:r>
    </w:p>
    <w:p>
      <w:pPr>
        <w:pStyle w:val="Compact"/>
        <w:numPr>
          <w:ilvl w:val="0"/>
          <w:numId w:val="1238"/>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8"/>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8"/>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8"/>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8"/>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94">
        <w:r>
          <w:rPr>
            <w:rStyle w:val="Hyperlink"/>
          </w:rPr>
          <w:t xml:space="preserve">prompt injection</w:t>
        </w:r>
      </w:hyperlink>
      <w:r>
        <w:t xml:space="preserve">.</w:t>
      </w:r>
    </w:p>
    <w:bookmarkEnd w:id="695"/>
    <w:bookmarkEnd w:id="696"/>
    <w:bookmarkStart w:id="701"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97"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9"/>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9"/>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9"/>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9"/>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9"/>
        </w:numPr>
      </w:pPr>
      <w:r>
        <w:rPr>
          <w:b/>
          <w:bCs/>
        </w:rPr>
        <w:t xml:space="preserve">Output contract</w:t>
      </w:r>
      <w:r>
        <w:t xml:space="preserve">: whether the agent returns free text,</w:t>
      </w:r>
      <w:r>
        <w:t xml:space="preserve"> </w:t>
      </w:r>
      <w:r>
        <w:t xml:space="preserve">or must call a schema-validated tool to return a typed result.</w:t>
      </w:r>
    </w:p>
    <w:bookmarkEnd w:id="697"/>
    <w:bookmarkStart w:id="698" w:name="how-an-agent-runs"/>
    <w:p>
      <w:pPr>
        <w:pStyle w:val="Heading4"/>
      </w:pPr>
      <w:r>
        <w:t xml:space="preserve">18.5.4.2 How an Agent Runs</w:t>
      </w:r>
    </w:p>
    <w:p>
      <w:pPr>
        <w:pStyle w:val="Compact"/>
        <w:numPr>
          <w:ilvl w:val="0"/>
          <w:numId w:val="1240"/>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40"/>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40"/>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40"/>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98"/>
    <w:bookmarkStart w:id="699"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99"/>
    <w:bookmarkStart w:id="700" w:name="two-axes-that-define-an-agents-behavior"/>
    <w:p>
      <w:pPr>
        <w:pStyle w:val="Heading4"/>
      </w:pPr>
      <w:r>
        <w:t xml:space="preserve">18.5.4.4 Two Axes That Define an Agent’s Behavior</w:t>
      </w:r>
    </w:p>
    <w:p>
      <w:pPr>
        <w:pStyle w:val="Compact"/>
        <w:numPr>
          <w:ilvl w:val="0"/>
          <w:numId w:val="1241"/>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41"/>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700"/>
    <w:bookmarkEnd w:id="701"/>
    <w:bookmarkStart w:id="711"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702"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702"/>
    <w:bookmarkStart w:id="706"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703">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704">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705">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706"/>
    <w:bookmarkStart w:id="708"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707">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708"/>
    <w:bookmarkStart w:id="709"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709"/>
    <w:bookmarkStart w:id="710"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710"/>
    <w:bookmarkEnd w:id="711"/>
    <w:bookmarkStart w:id="721"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712">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14"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13">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14"/>
    <w:bookmarkStart w:id="718"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2"/>
        </w:numPr>
      </w:pPr>
      <w:hyperlink r:id="rId715">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2"/>
        </w:numPr>
      </w:pPr>
      <w:hyperlink r:id="rId716">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2"/>
        </w:numPr>
      </w:pPr>
      <w:hyperlink r:id="rId717">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18"/>
    <w:bookmarkStart w:id="720" w:name="where-it-runs"/>
    <w:p>
      <w:pPr>
        <w:pStyle w:val="Heading4"/>
      </w:pPr>
      <w:r>
        <w:t xml:space="preserve">18.5.6.3 Where It Runs</w:t>
      </w:r>
    </w:p>
    <w:p>
      <w:pPr>
        <w:pStyle w:val="Compact"/>
        <w:numPr>
          <w:ilvl w:val="0"/>
          <w:numId w:val="1243"/>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3"/>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19">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3"/>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20"/>
    <w:bookmarkEnd w:id="721"/>
    <w:bookmarkStart w:id="728"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22">
        <w:r>
          <w:rPr>
            <w:rStyle w:val="Hyperlink"/>
            <w:b/>
            <w:bCs/>
          </w:rPr>
          <w:t xml:space="preserve">interpreter</w:t>
        </w:r>
      </w:hyperlink>
      <w:r>
        <w:t xml:space="preserve"> </w:t>
      </w:r>
      <w:r>
        <w:t xml:space="preserve">running a program than to two peers calling each other.</w:t>
      </w:r>
    </w:p>
    <w:bookmarkStart w:id="723"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90">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23"/>
    <w:bookmarkStart w:id="725" w:name="sketching-the-harnesss-own-loop"/>
    <w:p>
      <w:pPr>
        <w:pStyle w:val="Heading4"/>
      </w:pPr>
      <w:r>
        <w:t xml:space="preserve">18.5.7.2 Sketching the Harness’s Own Loop</w:t>
      </w:r>
    </w:p>
    <w:p>
      <w:pPr>
        <w:pStyle w:val="FirstParagraph"/>
      </w:pPr>
      <w:r>
        <w:t xml:space="preserve">The</w:t>
      </w:r>
      <w:r>
        <w:t xml:space="preserve"> </w:t>
      </w:r>
      <w:hyperlink r:id="rId724">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25"/>
    <w:bookmarkStart w:id="727"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26">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27"/>
    <w:bookmarkEnd w:id="728"/>
    <w:bookmarkStart w:id="736"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2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3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31"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31"/>
    <w:bookmarkStart w:id="732"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32"/>
    <w:bookmarkStart w:id="733"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33"/>
    <w:bookmarkStart w:id="735"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34">
        <w:r>
          <w:rPr>
            <w:rStyle w:val="Hyperlink"/>
          </w:rPr>
          <w:t xml:space="preserve">“I Thought I Was in an AI Apocalypse. Then I Started Looking Closer.”</w:t>
        </w:r>
      </w:hyperlink>
    </w:p>
    <w:bookmarkEnd w:id="735"/>
    <w:bookmarkEnd w:id="736"/>
    <w:bookmarkStart w:id="753"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51"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3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3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5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39" name="Picture"/>
                        <a:graphic>
                          <a:graphicData uri="http://schemas.openxmlformats.org/drawingml/2006/picture">
                            <pic:pic>
                              <pic:nvPicPr>
                                <pic:cNvPr descr="assets/images/The-Matrix-Neo-Flying.png" id="740" name="Picture"/>
                                <pic:cNvPicPr>
                                  <a:picLocks noChangeArrowheads="1" noChangeAspect="1"/>
                                </pic:cNvPicPr>
                              </pic:nvPicPr>
                              <pic:blipFill>
                                <a:blip r:embed="rId73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42" name="Picture"/>
                        <a:graphic>
                          <a:graphicData uri="http://schemas.openxmlformats.org/drawingml/2006/picture">
                            <pic:pic>
                              <pic:nvPicPr>
                                <pic:cNvPr descr="assets/images/agent-smith-no-its-not-fair.jpg" id="743" name="Picture"/>
                                <pic:cNvPicPr>
                                  <a:picLocks noChangeArrowheads="1" noChangeAspect="1"/>
                                </pic:cNvPicPr>
                              </pic:nvPicPr>
                              <pic:blipFill>
                                <a:blip r:embed="rId74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45" name="Picture"/>
                        <a:graphic>
                          <a:graphicData uri="http://schemas.openxmlformats.org/drawingml/2006/picture">
                            <pic:pic>
                              <pic:nvPicPr>
                                <pic:cNvPr descr="assets/images/sad-keanu.png" id="746" name="Picture"/>
                                <pic:cNvPicPr>
                                  <a:picLocks noChangeArrowheads="1" noChangeAspect="1"/>
                                </pic:cNvPicPr>
                              </pic:nvPicPr>
                              <pic:blipFill>
                                <a:blip r:embed="rId74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48" name="Picture"/>
                        <a:graphic>
                          <a:graphicData uri="http://schemas.openxmlformats.org/drawingml/2006/picture">
                            <pic:pic>
                              <pic:nvPicPr>
                                <pic:cNvPr descr="assets/images/grinning-smith.png" id="749" name="Picture"/>
                                <pic:cNvPicPr>
                                  <a:picLocks noChangeArrowheads="1" noChangeAspect="1"/>
                                </pic:cNvPicPr>
                              </pic:nvPicPr>
                              <pic:blipFill>
                                <a:blip r:embed="rId74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5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6"/>
        </w:numPr>
      </w:pPr>
      <w:r>
        <w:t xml:space="preserve">Supervise and validate AI-generated code</w:t>
      </w:r>
    </w:p>
    <w:p>
      <w:pPr>
        <w:pStyle w:val="Compact"/>
        <w:numPr>
          <w:ilvl w:val="0"/>
          <w:numId w:val="1246"/>
        </w:numPr>
      </w:pPr>
      <w:r>
        <w:t xml:space="preserve">Handle edge cases that agents struggle with</w:t>
      </w:r>
    </w:p>
    <w:p>
      <w:pPr>
        <w:pStyle w:val="Compact"/>
        <w:numPr>
          <w:ilvl w:val="0"/>
          <w:numId w:val="1246"/>
        </w:numPr>
      </w:pPr>
      <w:r>
        <w:t xml:space="preserve">Make creative decisions about architecture and design</w:t>
      </w:r>
    </w:p>
    <w:p>
      <w:pPr>
        <w:pStyle w:val="Compact"/>
        <w:numPr>
          <w:ilvl w:val="0"/>
          <w:numId w:val="1246"/>
        </w:numPr>
      </w:pPr>
      <w:r>
        <w:t xml:space="preserve">Understand when agent suggestions are incorrect or suboptimal</w:t>
      </w:r>
    </w:p>
    <w:bookmarkEnd w:id="751"/>
    <w:bookmarkStart w:id="752"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52"/>
    <w:bookmarkEnd w:id="753"/>
    <w:bookmarkStart w:id="767"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54"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8"/>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8"/>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8"/>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8"/>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54"/>
    <w:bookmarkStart w:id="755"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9"/>
        </w:numPr>
      </w:pPr>
      <w:r>
        <w:rPr>
          <w:b/>
          <w:bCs/>
        </w:rPr>
        <w:t xml:space="preserve">On GitHub.com</w:t>
      </w:r>
      <w:r>
        <w:t xml:space="preserve">:</w:t>
      </w:r>
      <w:r>
        <w:t xml:space="preserve"> </w:t>
      </w:r>
      <w:r>
        <w:t xml:space="preserve">Navigate to an issue and assign it to Copilot in the assignees section</w:t>
      </w:r>
    </w:p>
    <w:p>
      <w:pPr>
        <w:numPr>
          <w:ilvl w:val="0"/>
          <w:numId w:val="124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9"/>
        </w:numPr>
      </w:pPr>
      <w:r>
        <w:rPr>
          <w:b/>
          <w:bCs/>
        </w:rPr>
        <w:t xml:space="preserve">From Copilot Chat</w:t>
      </w:r>
      <w:r>
        <w:t xml:space="preserve">:</w:t>
      </w:r>
      <w:r>
        <w:t xml:space="preserve"> </w:t>
      </w:r>
      <w:r>
        <w:t xml:space="preserve">Delegate tasks to Copilot directly from the chat interface in supported editors</w:t>
      </w:r>
    </w:p>
    <w:bookmarkEnd w:id="755"/>
    <w:bookmarkStart w:id="756"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5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50"/>
        </w:numPr>
      </w:pPr>
      <w:r>
        <w:rPr>
          <w:b/>
          <w:bCs/>
        </w:rPr>
        <w:t xml:space="preserve">Planning</w:t>
      </w:r>
      <w:r>
        <w:t xml:space="preserve">:</w:t>
      </w:r>
      <w:r>
        <w:t xml:space="preserve"> </w:t>
      </w:r>
      <w:r>
        <w:t xml:space="preserve">Determines what changes are needed and creates a work plan</w:t>
      </w:r>
    </w:p>
    <w:p>
      <w:pPr>
        <w:numPr>
          <w:ilvl w:val="0"/>
          <w:numId w:val="125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5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5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56"/>
    <w:bookmarkStart w:id="759"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51"/>
        </w:numPr>
      </w:pPr>
      <w:r>
        <w:rPr>
          <w:b/>
          <w:bCs/>
        </w:rPr>
        <w:t xml:space="preserve">Issue created</w:t>
      </w:r>
      <w:r>
        <w:t xml:space="preserve">:</w:t>
      </w:r>
      <w:r>
        <w:t xml:space="preserve"> </w:t>
      </w:r>
      <w:hyperlink r:id="rId7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51"/>
        </w:numPr>
      </w:pPr>
      <w:r>
        <w:rPr>
          <w:b/>
          <w:bCs/>
        </w:rPr>
        <w:t xml:space="preserve">Agent assigned</w:t>
      </w:r>
      <w:r>
        <w:t xml:space="preserve">: The issue was assigned to</w:t>
      </w:r>
      <w:r>
        <w:t xml:space="preserve"> </w:t>
      </w:r>
      <w:r>
        <w:rPr>
          <w:rStyle w:val="VerbatimChar"/>
        </w:rPr>
        <w:t xml:space="preserve">@copilot</w:t>
      </w:r>
    </w:p>
    <w:p>
      <w:pPr>
        <w:numPr>
          <w:ilvl w:val="0"/>
          <w:numId w:val="125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51"/>
        </w:numPr>
      </w:pPr>
      <w:r>
        <w:rPr>
          <w:b/>
          <w:bCs/>
        </w:rPr>
        <w:t xml:space="preserve">Pull request</w:t>
      </w:r>
      <w:r>
        <w:t xml:space="preserve">:</w:t>
      </w:r>
      <w:r>
        <w:t xml:space="preserve"> </w:t>
      </w:r>
      <w:hyperlink r:id="rId7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5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59"/>
    <w:bookmarkStart w:id="760"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3"/>
        </w:numPr>
      </w:pPr>
      <w:r>
        <w:t xml:space="preserve">Need to be manually resolved</w:t>
      </w:r>
    </w:p>
    <w:p>
      <w:pPr>
        <w:pStyle w:val="Compact"/>
        <w:numPr>
          <w:ilvl w:val="0"/>
          <w:numId w:val="1253"/>
        </w:numPr>
      </w:pPr>
      <w:r>
        <w:t xml:space="preserve">May confuse both human and AI collaborators</w:t>
      </w:r>
    </w:p>
    <w:p>
      <w:pPr>
        <w:pStyle w:val="Compact"/>
        <w:numPr>
          <w:ilvl w:val="0"/>
          <w:numId w:val="125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60"/>
    <w:bookmarkStart w:id="761"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4"/>
        </w:numPr>
      </w:pPr>
      <w:r>
        <w:t xml:space="preserve">Use Copilot Chat in your editor to describe the changes you want</w:t>
      </w:r>
    </w:p>
    <w:p>
      <w:pPr>
        <w:pStyle w:val="Compact"/>
        <w:numPr>
          <w:ilvl w:val="0"/>
          <w:numId w:val="1254"/>
        </w:numPr>
      </w:pPr>
      <w:r>
        <w:t xml:space="preserve">The agent will analyze your request and create a pull request</w:t>
      </w:r>
    </w:p>
    <w:p>
      <w:pPr>
        <w:pStyle w:val="Compact"/>
        <w:numPr>
          <w:ilvl w:val="0"/>
          <w:numId w:val="1254"/>
        </w:numPr>
      </w:pPr>
      <w:r>
        <w:t xml:space="preserve">This is useful for quick fixes or well-defined tasks</w:t>
      </w:r>
    </w:p>
    <w:bookmarkEnd w:id="761"/>
    <w:bookmarkStart w:id="762" w:name="important-safeguards"/>
    <w:p>
      <w:pPr>
        <w:pStyle w:val="Heading4"/>
      </w:pPr>
      <w:r>
        <w:t xml:space="preserve">18.5.10.7 Important Safeguards</w:t>
      </w:r>
    </w:p>
    <w:p>
      <w:pPr>
        <w:pStyle w:val="Compact"/>
        <w:numPr>
          <w:ilvl w:val="0"/>
          <w:numId w:val="1255"/>
        </w:numPr>
      </w:pPr>
      <w:r>
        <w:rPr>
          <w:b/>
          <w:bCs/>
        </w:rPr>
        <w:t xml:space="preserve">Human approval required</w:t>
      </w:r>
      <w:r>
        <w:t xml:space="preserve">:</w:t>
      </w:r>
      <w:r>
        <w:t xml:space="preserve"> </w:t>
      </w:r>
      <w:r>
        <w:t xml:space="preserve">Coding agents cannot merge their own changes</w:t>
      </w:r>
    </w:p>
    <w:p>
      <w:pPr>
        <w:pStyle w:val="Compact"/>
        <w:numPr>
          <w:ilvl w:val="0"/>
          <w:numId w:val="125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5"/>
        </w:numPr>
      </w:pPr>
      <w:r>
        <w:rPr>
          <w:b/>
          <w:bCs/>
        </w:rPr>
        <w:t xml:space="preserve">Full transparency</w:t>
      </w:r>
      <w:r>
        <w:t xml:space="preserve">:</w:t>
      </w:r>
      <w:r>
        <w:t xml:space="preserve"> </w:t>
      </w:r>
      <w:r>
        <w:t xml:space="preserve">All agent actions are logged and visible in the PR</w:t>
      </w:r>
    </w:p>
    <w:bookmarkEnd w:id="762"/>
    <w:bookmarkStart w:id="766"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7"/>
        </w:numPr>
      </w:pPr>
      <w:hyperlink r:id="rId7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7"/>
        </w:numPr>
      </w:pPr>
      <w:hyperlink r:id="rId7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65">
        <w:r>
          <w:rPr>
            <w:rStyle w:val="Hyperlink"/>
          </w:rPr>
          <w:t xml:space="preserve">GitHub Copilot coding agent documentation</w:t>
        </w:r>
      </w:hyperlink>
      <w:r>
        <w:t xml:space="preserve">.</w:t>
      </w:r>
    </w:p>
    <w:bookmarkEnd w:id="766"/>
    <w:bookmarkEnd w:id="767"/>
    <w:bookmarkStart w:id="770"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68"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8"/>
        </w:numPr>
      </w:pPr>
      <w:r>
        <w:t xml:space="preserve">“tidy up [file, function, module, whole project]”</w:t>
      </w:r>
    </w:p>
    <w:p>
      <w:pPr>
        <w:pStyle w:val="Compact"/>
        <w:numPr>
          <w:ilvl w:val="0"/>
          <w:numId w:val="1258"/>
        </w:numPr>
      </w:pPr>
      <w:r>
        <w:t xml:space="preserve">Useful for improving code organization, consistency, and readability</w:t>
      </w:r>
    </w:p>
    <w:p>
      <w:pPr>
        <w:pStyle w:val="Compact"/>
        <w:numPr>
          <w:ilvl w:val="0"/>
          <w:numId w:val="125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9"/>
        </w:numPr>
      </w:pPr>
      <w:r>
        <w:t xml:space="preserve">“address failing workflows”</w:t>
      </w:r>
    </w:p>
    <w:p>
      <w:pPr>
        <w:pStyle w:val="Compact"/>
        <w:numPr>
          <w:ilvl w:val="0"/>
          <w:numId w:val="1259"/>
        </w:numPr>
      </w:pPr>
      <w:r>
        <w:t xml:space="preserve">Helps fix continuous integration (CI) failures, build errors, or test failures</w:t>
      </w:r>
    </w:p>
    <w:p>
      <w:pPr>
        <w:pStyle w:val="Compact"/>
        <w:numPr>
          <w:ilvl w:val="0"/>
          <w:numId w:val="125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60"/>
        </w:numPr>
      </w:pPr>
      <w:r>
        <w:t xml:space="preserve">“decompose [function, quarto-file, etc]”</w:t>
      </w:r>
    </w:p>
    <w:p>
      <w:pPr>
        <w:pStyle w:val="Compact"/>
        <w:numPr>
          <w:ilvl w:val="0"/>
          <w:numId w:val="1260"/>
        </w:numPr>
      </w:pPr>
      <w:r>
        <w:t xml:space="preserve">Breaks down large or complex code into smaller, more manageable pieces</w:t>
      </w:r>
    </w:p>
    <w:p>
      <w:pPr>
        <w:pStyle w:val="Compact"/>
        <w:numPr>
          <w:ilvl w:val="0"/>
          <w:numId w:val="126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61"/>
        </w:numPr>
      </w:pPr>
      <w:r>
        <w:t xml:space="preserve">“update [links, content, etc]”</w:t>
      </w:r>
    </w:p>
    <w:p>
      <w:pPr>
        <w:pStyle w:val="Compact"/>
        <w:numPr>
          <w:ilvl w:val="0"/>
          <w:numId w:val="1261"/>
        </w:numPr>
      </w:pPr>
      <w:r>
        <w:t xml:space="preserve">Refreshes outdated information, fixes broken links, or modernizes code</w:t>
      </w:r>
    </w:p>
    <w:p>
      <w:pPr>
        <w:pStyle w:val="Compact"/>
        <w:numPr>
          <w:ilvl w:val="0"/>
          <w:numId w:val="126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2"/>
        </w:numPr>
      </w:pPr>
      <w:r>
        <w:t xml:space="preserve">“expand [a section in a document]”</w:t>
      </w:r>
    </w:p>
    <w:p>
      <w:pPr>
        <w:pStyle w:val="Compact"/>
        <w:numPr>
          <w:ilvl w:val="0"/>
          <w:numId w:val="1262"/>
        </w:numPr>
      </w:pPr>
      <w:r>
        <w:t xml:space="preserve">Adds more detail, examples, or explanation to existing content</w:t>
      </w:r>
    </w:p>
    <w:p>
      <w:pPr>
        <w:pStyle w:val="Compact"/>
        <w:numPr>
          <w:ilvl w:val="0"/>
          <w:numId w:val="126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3"/>
        </w:numPr>
      </w:pPr>
      <w:r>
        <w:t xml:space="preserve">“condense [a section in a document]”</w:t>
      </w:r>
    </w:p>
    <w:p>
      <w:pPr>
        <w:pStyle w:val="Compact"/>
        <w:numPr>
          <w:ilvl w:val="0"/>
          <w:numId w:val="1263"/>
        </w:numPr>
      </w:pPr>
      <w:r>
        <w:t xml:space="preserve">Reduces verbosity while preserving essential information</w:t>
      </w:r>
    </w:p>
    <w:p>
      <w:pPr>
        <w:pStyle w:val="Compact"/>
        <w:numPr>
          <w:ilvl w:val="0"/>
          <w:numId w:val="126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4"/>
        </w:numPr>
      </w:pPr>
      <w:r>
        <w:t xml:space="preserve">“clarify [a section in a document]”</w:t>
      </w:r>
    </w:p>
    <w:p>
      <w:pPr>
        <w:pStyle w:val="Compact"/>
        <w:numPr>
          <w:ilvl w:val="0"/>
          <w:numId w:val="1264"/>
        </w:numPr>
      </w:pPr>
      <w:r>
        <w:t xml:space="preserve">Improves clarity, removes ambiguity, or simplifies complex explanations</w:t>
      </w:r>
    </w:p>
    <w:p>
      <w:pPr>
        <w:pStyle w:val="Compact"/>
        <w:numPr>
          <w:ilvl w:val="0"/>
          <w:numId w:val="1264"/>
        </w:numPr>
      </w:pPr>
      <w:r>
        <w:t xml:space="preserve">Example:</w:t>
      </w:r>
      <w:r>
        <w:t xml:space="preserve"> </w:t>
      </w:r>
      <w:r>
        <w:t xml:space="preserve">“clarify the explanation of the analysis workflow”</w:t>
      </w:r>
    </w:p>
    <w:bookmarkEnd w:id="768"/>
    <w:bookmarkStart w:id="769" w:name="tips-for-effective-prompts"/>
    <w:p>
      <w:pPr>
        <w:pStyle w:val="Heading4"/>
      </w:pPr>
      <w:r>
        <w:t xml:space="preserve">18.5.11.2 Tips for Effective Prompts</w:t>
      </w:r>
    </w:p>
    <w:p>
      <w:pPr>
        <w:pStyle w:val="Compact"/>
        <w:numPr>
          <w:ilvl w:val="0"/>
          <w:numId w:val="1265"/>
        </w:numPr>
      </w:pPr>
      <w:r>
        <w:rPr>
          <w:b/>
          <w:bCs/>
        </w:rPr>
        <w:t xml:space="preserve">Be specific</w:t>
      </w:r>
      <w:r>
        <w:t xml:space="preserve">: Include file names, function names, or specific sections when possible</w:t>
      </w:r>
    </w:p>
    <w:p>
      <w:pPr>
        <w:pStyle w:val="Compact"/>
        <w:numPr>
          <w:ilvl w:val="0"/>
          <w:numId w:val="1265"/>
        </w:numPr>
      </w:pPr>
      <w:r>
        <w:rPr>
          <w:b/>
          <w:bCs/>
        </w:rPr>
        <w:t xml:space="preserve">Provide context</w:t>
      </w:r>
      <w:r>
        <w:t xml:space="preserve">: Explain what you want to achieve and why</w:t>
      </w:r>
    </w:p>
    <w:p>
      <w:pPr>
        <w:pStyle w:val="Compact"/>
        <w:numPr>
          <w:ilvl w:val="0"/>
          <w:numId w:val="1265"/>
        </w:numPr>
      </w:pPr>
      <w:r>
        <w:rPr>
          <w:b/>
          <w:bCs/>
        </w:rPr>
        <w:t xml:space="preserve">Set boundaries</w:t>
      </w:r>
      <w:r>
        <w:t xml:space="preserve">: Specify what should or shouldn’t change</w:t>
      </w:r>
    </w:p>
    <w:p>
      <w:pPr>
        <w:pStyle w:val="Compact"/>
        <w:numPr>
          <w:ilvl w:val="0"/>
          <w:numId w:val="1265"/>
        </w:numPr>
      </w:pPr>
      <w:r>
        <w:rPr>
          <w:b/>
          <w:bCs/>
        </w:rPr>
        <w:t xml:space="preserve">Request validation</w:t>
      </w:r>
      <w:r>
        <w:t xml:space="preserve">: Ask the agent to test or verify its changes when appropriate</w:t>
      </w:r>
    </w:p>
    <w:bookmarkEnd w:id="769"/>
    <w:bookmarkEnd w:id="770"/>
    <w:bookmarkStart w:id="777"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71"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6"/>
        </w:numPr>
      </w:pPr>
      <w:r>
        <w:t xml:space="preserve">“fix the code issues found by the failing workflows”</w:t>
      </w:r>
    </w:p>
    <w:p>
      <w:pPr>
        <w:pStyle w:val="Compact"/>
        <w:numPr>
          <w:ilvl w:val="0"/>
          <w:numId w:val="1266"/>
        </w:numPr>
      </w:pPr>
      <w:r>
        <w:t xml:space="preserve">“address the linting errors reported in the GitHub Actions checks”</w:t>
      </w:r>
    </w:p>
    <w:p>
      <w:pPr>
        <w:pStyle w:val="Compact"/>
        <w:numPr>
          <w:ilvl w:val="0"/>
          <w:numId w:val="1266"/>
        </w:numPr>
      </w:pPr>
      <w:r>
        <w:t xml:space="preserve">“fix the test failures in the CI pipeline”</w:t>
      </w:r>
    </w:p>
    <w:p>
      <w:pPr>
        <w:pStyle w:val="Compact"/>
        <w:numPr>
          <w:ilvl w:val="0"/>
          <w:numId w:val="126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71"/>
    <w:bookmarkStart w:id="774"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7"/>
        </w:numPr>
      </w:pPr>
      <w:r>
        <w:t xml:space="preserve">“fix the syntax error in the GitHub Actions workflow file at line X”</w:t>
      </w:r>
    </w:p>
    <w:p>
      <w:pPr>
        <w:pStyle w:val="Compact"/>
        <w:numPr>
          <w:ilvl w:val="0"/>
          <w:numId w:val="1267"/>
        </w:numPr>
      </w:pPr>
      <w:r>
        <w:t xml:space="preserve">“update the workflow to use the latest version of action Y”</w:t>
      </w:r>
    </w:p>
    <w:p>
      <w:pPr>
        <w:pStyle w:val="Compact"/>
        <w:numPr>
          <w:ilvl w:val="0"/>
          <w:numId w:val="126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warning.png" id="773"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8"/>
              </w:numPr>
            </w:pPr>
            <w:r>
              <w:rPr>
                <w:b/>
                <w:bCs/>
              </w:rPr>
              <w:t xml:space="preserve">Review every line</w:t>
            </w:r>
            <w:r>
              <w:t xml:space="preserve"> </w:t>
            </w:r>
            <w:r>
              <w:t xml:space="preserve">of the proposed changes</w:t>
            </w:r>
          </w:p>
          <w:p>
            <w:pPr>
              <w:pStyle w:val="Compact"/>
              <w:numPr>
                <w:ilvl w:val="0"/>
                <w:numId w:val="1268"/>
              </w:numPr>
            </w:pPr>
            <w:r>
              <w:rPr>
                <w:b/>
                <w:bCs/>
              </w:rPr>
              <w:t xml:space="preserve">Verify</w:t>
            </w:r>
            <w:r>
              <w:t xml:space="preserve"> </w:t>
            </w:r>
            <w:r>
              <w:t xml:space="preserve">the changes only address the specific issue</w:t>
            </w:r>
          </w:p>
          <w:p>
            <w:pPr>
              <w:pStyle w:val="Compact"/>
              <w:numPr>
                <w:ilvl w:val="0"/>
                <w:numId w:val="1268"/>
              </w:numPr>
            </w:pPr>
            <w:r>
              <w:rPr>
                <w:b/>
                <w:bCs/>
              </w:rPr>
              <w:t xml:space="preserve">Check</w:t>
            </w:r>
            <w:r>
              <w:t xml:space="preserve"> </w:t>
            </w:r>
            <w:r>
              <w:t xml:space="preserve">that no new secret access or command execution has been added</w:t>
            </w:r>
          </w:p>
          <w:p>
            <w:pPr>
              <w:pStyle w:val="Compact"/>
              <w:numPr>
                <w:ilvl w:val="0"/>
                <w:numId w:val="126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74"/>
    <w:bookmarkStart w:id="775"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9"/>
        </w:numPr>
      </w:pPr>
      <w:r>
        <w:rPr>
          <w:b/>
          <w:bCs/>
        </w:rPr>
        <w:t xml:space="preserve">First, examine the workflow logs</w:t>
      </w:r>
      <w:r>
        <w:t xml:space="preserve">:</w:t>
      </w:r>
    </w:p>
    <w:p>
      <w:pPr>
        <w:pStyle w:val="Compact"/>
        <w:numPr>
          <w:ilvl w:val="1"/>
          <w:numId w:val="1270"/>
        </w:numPr>
      </w:pPr>
      <w:r>
        <w:t xml:space="preserve">Look at the error messages in the GitHub Actions tab</w:t>
      </w:r>
    </w:p>
    <w:p>
      <w:pPr>
        <w:pStyle w:val="Compact"/>
        <w:numPr>
          <w:ilvl w:val="1"/>
          <w:numId w:val="1270"/>
        </w:numPr>
      </w:pPr>
      <w:r>
        <w:t xml:space="preserve">Identify whether the error is in your code or the workflow itself</w:t>
      </w:r>
    </w:p>
    <w:p>
      <w:pPr>
        <w:pStyle w:val="Compact"/>
        <w:numPr>
          <w:ilvl w:val="1"/>
          <w:numId w:val="1270"/>
        </w:numPr>
      </w:pPr>
      <w:r>
        <w:t xml:space="preserve">Common code issues: test failures, linting errors, compilation errors</w:t>
      </w:r>
    </w:p>
    <w:p>
      <w:pPr>
        <w:pStyle w:val="Compact"/>
        <w:numPr>
          <w:ilvl w:val="1"/>
          <w:numId w:val="1270"/>
        </w:numPr>
      </w:pPr>
      <w:r>
        <w:t xml:space="preserve">Common workflow issues: YAML syntax errors, missing actions, permission errors</w:t>
      </w:r>
    </w:p>
    <w:p>
      <w:pPr>
        <w:pStyle w:val="Compact"/>
        <w:numPr>
          <w:ilvl w:val="0"/>
          <w:numId w:val="1269"/>
        </w:numPr>
      </w:pPr>
      <w:r>
        <w:rPr>
          <w:b/>
          <w:bCs/>
        </w:rPr>
        <w:t xml:space="preserve">Use a diagnostic prompt</w:t>
      </w:r>
      <w:r>
        <w:t xml:space="preserve">:</w:t>
      </w:r>
    </w:p>
    <w:p>
      <w:pPr>
        <w:pStyle w:val="Compact"/>
        <w:numPr>
          <w:ilvl w:val="1"/>
          <w:numId w:val="1271"/>
        </w:numPr>
      </w:pPr>
      <w:r>
        <w:t xml:space="preserve">“examine the failing workflow logs and identify whether the issue is in the code or the workflow configuration”</w:t>
      </w:r>
    </w:p>
    <w:p>
      <w:pPr>
        <w:pStyle w:val="Compact"/>
        <w:numPr>
          <w:ilvl w:val="1"/>
          <w:numId w:val="1271"/>
        </w:numPr>
      </w:pPr>
      <w:r>
        <w:t xml:space="preserve">“diagnose the root cause of the workflow failure”</w:t>
      </w:r>
    </w:p>
    <w:p>
      <w:pPr>
        <w:pStyle w:val="Compact"/>
        <w:numPr>
          <w:ilvl w:val="0"/>
          <w:numId w:val="126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75"/>
    <w:bookmarkStart w:id="776" w:name="additional-resources-3"/>
    <w:p>
      <w:pPr>
        <w:pStyle w:val="Heading4"/>
      </w:pPr>
      <w:r>
        <w:t xml:space="preserve">18.5.12.4 Additional Resources</w:t>
      </w:r>
    </w:p>
    <w:p>
      <w:pPr>
        <w:pStyle w:val="Compact"/>
        <w:numPr>
          <w:ilvl w:val="0"/>
          <w:numId w:val="127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2"/>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2"/>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2"/>
        </w:numPr>
      </w:pPr>
      <w:r>
        <w:t xml:space="preserve">See the</w:t>
      </w:r>
      <w:r>
        <w:t xml:space="preserve"> </w:t>
      </w:r>
      <w:hyperlink r:id="rId556">
        <w:r>
          <w:rPr>
            <w:rStyle w:val="Hyperlink"/>
          </w:rPr>
          <w:t xml:space="preserve">GitHub Actions documentation</w:t>
        </w:r>
      </w:hyperlink>
      <w:r>
        <w:t xml:space="preserve"> </w:t>
      </w:r>
      <w:r>
        <w:t xml:space="preserve">for workflow syntax and troubleshooting</w:t>
      </w:r>
    </w:p>
    <w:bookmarkEnd w:id="776"/>
    <w:bookmarkEnd w:id="777"/>
    <w:bookmarkStart w:id="783"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4"/>
        </w:numPr>
      </w:pPr>
      <w:r>
        <w:rPr>
          <w:b/>
          <w:bCs/>
        </w:rPr>
        <w:t xml:space="preserve">Subtle bugs</w:t>
      </w:r>
      <w:r>
        <w:t xml:space="preserve">:</w:t>
      </w:r>
      <w:r>
        <w:t xml:space="preserve"> </w:t>
      </w:r>
      <w:r>
        <w:t xml:space="preserve">AI-generated code may contain logic errors that are not immediately obvious</w:t>
      </w:r>
    </w:p>
    <w:p>
      <w:pPr>
        <w:numPr>
          <w:ilvl w:val="0"/>
          <w:numId w:val="127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82" w:name="further-readingviewing"/>
    <w:p>
      <w:pPr>
        <w:pStyle w:val="Heading4"/>
      </w:pPr>
      <w:r>
        <w:t xml:space="preserve">18.5.13.1 Further reading/viewing</w:t>
      </w:r>
    </w:p>
    <w:p>
      <w:pPr>
        <w:pStyle w:val="Compact"/>
        <w:numPr>
          <w:ilvl w:val="0"/>
          <w:numId w:val="1275"/>
        </w:numPr>
      </w:pPr>
      <w:r>
        <w:rPr>
          <w:i/>
          <w:iCs/>
        </w:rPr>
        <w:t xml:space="preserve">I Robot</w:t>
      </w:r>
      <w:r>
        <w:t xml:space="preserve"> </w:t>
      </w:r>
      <w:r>
        <w:t xml:space="preserve">(Asimov 1950)</w:t>
      </w:r>
    </w:p>
    <w:p>
      <w:pPr>
        <w:pStyle w:val="Compact"/>
        <w:numPr>
          <w:ilvl w:val="0"/>
          <w:numId w:val="1275"/>
        </w:numPr>
      </w:pPr>
      <w:r>
        <w:rPr>
          <w:i/>
          <w:iCs/>
        </w:rPr>
        <w:t xml:space="preserve">Dune</w:t>
      </w:r>
      <w:r>
        <w:t xml:space="preserve"> </w:t>
      </w:r>
      <w:r>
        <w:t xml:space="preserve">(Herbert 1965)</w:t>
      </w:r>
    </w:p>
    <w:p>
      <w:pPr>
        <w:pStyle w:val="Compact"/>
        <w:numPr>
          <w:ilvl w:val="0"/>
          <w:numId w:val="1275"/>
        </w:numPr>
      </w:pPr>
      <w:r>
        <w:rPr>
          <w:i/>
          <w:iCs/>
        </w:rPr>
        <w:t xml:space="preserve">2001</w:t>
      </w:r>
      <w:r>
        <w:t xml:space="preserve"> </w:t>
      </w:r>
      <w:r>
        <w:t xml:space="preserve">(1968)</w:t>
      </w:r>
    </w:p>
    <w:p>
      <w:pPr>
        <w:pStyle w:val="Compact"/>
        <w:numPr>
          <w:ilvl w:val="0"/>
          <w:numId w:val="1275"/>
        </w:numPr>
      </w:pPr>
      <w:r>
        <w:rPr>
          <w:i/>
          <w:iCs/>
        </w:rPr>
        <w:t xml:space="preserve">Terminator 3</w:t>
      </w:r>
      <w:r>
        <w:t xml:space="preserve"> </w:t>
      </w:r>
      <w:r>
        <w:t xml:space="preserve">(2003)</w:t>
      </w:r>
    </w:p>
    <w:p>
      <w:pPr>
        <w:pStyle w:val="Compact"/>
        <w:numPr>
          <w:ilvl w:val="0"/>
          <w:numId w:val="1275"/>
        </w:numPr>
      </w:pPr>
      <w:r>
        <w:rPr>
          <w:i/>
          <w:iCs/>
        </w:rPr>
        <w:t xml:space="preserve">The Matrix</w:t>
      </w:r>
      <w:r>
        <w:t xml:space="preserve"> </w:t>
      </w:r>
      <w:r>
        <w:t xml:space="preserve">(1999)</w:t>
      </w:r>
    </w:p>
    <w:p>
      <w:pPr>
        <w:pStyle w:val="Compact"/>
        <w:numPr>
          <w:ilvl w:val="0"/>
          <w:numId w:val="1275"/>
        </w:numPr>
      </w:pPr>
      <w:r>
        <w:rPr>
          <w:i/>
          <w:iCs/>
        </w:rPr>
        <w:t xml:space="preserve">Blade Runner</w:t>
      </w:r>
      <w:r>
        <w:t xml:space="preserve"> </w:t>
      </w:r>
      <w:r>
        <w:t xml:space="preserve">(1982)</w:t>
      </w:r>
    </w:p>
    <w:p>
      <w:pPr>
        <w:pStyle w:val="Compact"/>
        <w:numPr>
          <w:ilvl w:val="0"/>
          <w:numId w:val="1275"/>
        </w:numPr>
      </w:pPr>
      <w:r>
        <w:rPr>
          <w:i/>
          <w:iCs/>
        </w:rPr>
        <w:t xml:space="preserve">WarGames</w:t>
      </w:r>
      <w:r>
        <w:t xml:space="preserve"> </w:t>
      </w:r>
      <w:r>
        <w:t xml:space="preserve">(1983)</w:t>
      </w:r>
    </w:p>
    <w:p>
      <w:pPr>
        <w:pStyle w:val="Compact"/>
        <w:numPr>
          <w:ilvl w:val="0"/>
          <w:numId w:val="127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5"/>
        </w:numPr>
      </w:pPr>
      <w:r>
        <w:rPr>
          <w:i/>
          <w:iCs/>
        </w:rPr>
        <w:t xml:space="preserve">Ender’s Game</w:t>
      </w:r>
      <w:r>
        <w:t xml:space="preserve"> </w:t>
      </w:r>
      <w:r>
        <w:t xml:space="preserve">(Card 1985)</w:t>
      </w:r>
    </w:p>
    <w:p>
      <w:pPr>
        <w:pStyle w:val="Compact"/>
        <w:numPr>
          <w:ilvl w:val="0"/>
          <w:numId w:val="127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79" name="Picture"/>
            <a:graphic>
              <a:graphicData uri="http://schemas.openxmlformats.org/drawingml/2006/picture">
                <pic:pic>
                  <pic:nvPicPr>
                    <pic:cNvPr descr="assets/images/matrix-agents.png" id="780" name="Picture"/>
                    <pic:cNvPicPr>
                      <a:picLocks noChangeArrowheads="1" noChangeAspect="1"/>
                    </pic:cNvPicPr>
                  </pic:nvPicPr>
                  <pic:blipFill>
                    <a:blip r:embed="rId7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81">
        <w:r>
          <w:rPr>
            <w:rStyle w:val="Hyperlink"/>
          </w:rPr>
          <w:t xml:space="preserve">Agents</w:t>
        </w:r>
      </w:hyperlink>
    </w:p>
    <w:bookmarkEnd w:id="782"/>
    <w:bookmarkEnd w:id="783"/>
    <w:bookmarkStart w:id="789"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note.png" id="78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86">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warning.png" id="78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7"/>
              </w:numPr>
            </w:pPr>
            <w:r>
              <w:t xml:space="preserve">Access secrets and credentials</w:t>
            </w:r>
          </w:p>
          <w:p>
            <w:pPr>
              <w:pStyle w:val="Compact"/>
              <w:numPr>
                <w:ilvl w:val="0"/>
                <w:numId w:val="1277"/>
              </w:numPr>
            </w:pPr>
            <w:r>
              <w:t xml:space="preserve">Deploy code to production</w:t>
            </w:r>
          </w:p>
          <w:p>
            <w:pPr>
              <w:pStyle w:val="Compact"/>
              <w:numPr>
                <w:ilvl w:val="0"/>
                <w:numId w:val="127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89"/>
    <w:bookmarkStart w:id="799"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91"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8"/>
        </w:numPr>
      </w:pPr>
      <w:r>
        <w:t xml:space="preserve">Data exfiltration</w:t>
      </w:r>
    </w:p>
    <w:p>
      <w:pPr>
        <w:pStyle w:val="Compact"/>
        <w:numPr>
          <w:ilvl w:val="0"/>
          <w:numId w:val="1278"/>
        </w:numPr>
      </w:pPr>
      <w:r>
        <w:t xml:space="preserve">Accidental leaks of sensitive information</w:t>
      </w:r>
    </w:p>
    <w:p>
      <w:pPr>
        <w:pStyle w:val="Compact"/>
        <w:numPr>
          <w:ilvl w:val="0"/>
          <w:numId w:val="1278"/>
        </w:numPr>
      </w:pPr>
      <w:r>
        <w:t xml:space="preserve">Execution of malicious instructions</w:t>
      </w:r>
    </w:p>
    <w:p>
      <w:pPr>
        <w:pStyle w:val="FirstParagraph"/>
      </w:pPr>
      <w:r>
        <w:t xml:space="preserve">By default, the agent’s firewall allows access to:</w:t>
      </w:r>
    </w:p>
    <w:p>
      <w:pPr>
        <w:pStyle w:val="Compact"/>
        <w:numPr>
          <w:ilvl w:val="0"/>
          <w:numId w:val="1279"/>
        </w:numPr>
      </w:pPr>
      <w:r>
        <w:t xml:space="preserve">Common OS package repositories (Debian, Ubuntu, Red Hat, etc.)</w:t>
      </w:r>
    </w:p>
    <w:p>
      <w:pPr>
        <w:pStyle w:val="Compact"/>
        <w:numPr>
          <w:ilvl w:val="0"/>
          <w:numId w:val="1279"/>
        </w:numPr>
      </w:pPr>
      <w:r>
        <w:t xml:space="preserve">Popular container registries (Docker Hub, Azure Container Registry, AWS ECR, etc.)</w:t>
      </w:r>
    </w:p>
    <w:p>
      <w:pPr>
        <w:pStyle w:val="Compact"/>
        <w:numPr>
          <w:ilvl w:val="0"/>
          <w:numId w:val="1279"/>
        </w:numPr>
      </w:pPr>
      <w:r>
        <w:t xml:space="preserve">Language-specific package registries (npm, PyPI, Maven, RubyGems, etc.)</w:t>
      </w:r>
    </w:p>
    <w:p>
      <w:pPr>
        <w:pStyle w:val="Compact"/>
        <w:numPr>
          <w:ilvl w:val="0"/>
          <w:numId w:val="127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90">
        <w:r>
          <w:rPr>
            <w:rStyle w:val="Hyperlink"/>
          </w:rPr>
          <w:t xml:space="preserve">Copilot allowlist reference</w:t>
        </w:r>
      </w:hyperlink>
      <w:r>
        <w:t xml:space="preserve">.</w:t>
      </w:r>
    </w:p>
    <w:bookmarkEnd w:id="791"/>
    <w:bookmarkStart w:id="793"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80"/>
        </w:numPr>
      </w:pPr>
      <w:r>
        <w:t xml:space="preserve">Add custom hosts to the allowlist (for internal dependencies or additional registries)</w:t>
      </w:r>
    </w:p>
    <w:p>
      <w:pPr>
        <w:pStyle w:val="Compact"/>
        <w:numPr>
          <w:ilvl w:val="0"/>
          <w:numId w:val="1280"/>
        </w:numPr>
      </w:pPr>
      <w:r>
        <w:t xml:space="preserve">Opt out of the default recommended allowlist for stricter security</w:t>
      </w:r>
    </w:p>
    <w:p>
      <w:pPr>
        <w:pStyle w:val="Compact"/>
        <w:numPr>
          <w:ilvl w:val="0"/>
          <w:numId w:val="128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92">
        <w:r>
          <w:rPr>
            <w:rStyle w:val="Hyperlink"/>
          </w:rPr>
          <w:t xml:space="preserve">Customizing or disabling the firewall for GitHub Copilot coding agent</w:t>
        </w:r>
      </w:hyperlink>
      <w:r>
        <w:t xml:space="preserve">.</w:t>
      </w:r>
    </w:p>
    <w:bookmarkEnd w:id="793"/>
    <w:bookmarkStart w:id="798"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8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8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8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8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8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8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8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8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8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2"/>
        </w:numPr>
      </w:pPr>
      <w:r>
        <w:rPr>
          <w:rStyle w:val="VerbatimChar"/>
        </w:rPr>
        <w:t xml:space="preserve">cran.r-project.org</w:t>
      </w:r>
      <w:r>
        <w:t xml:space="preserve"> </w:t>
      </w:r>
      <w:r>
        <w:t xml:space="preserve">- The Comprehensive R Archive Network</w:t>
      </w:r>
    </w:p>
    <w:p>
      <w:pPr>
        <w:pStyle w:val="Compact"/>
        <w:numPr>
          <w:ilvl w:val="0"/>
          <w:numId w:val="1282"/>
        </w:numPr>
      </w:pPr>
      <w:r>
        <w:rPr>
          <w:rStyle w:val="VerbatimChar"/>
        </w:rPr>
        <w:t xml:space="preserve">cloud.r-project.org</w:t>
      </w:r>
      <w:r>
        <w:t xml:space="preserve"> </w:t>
      </w:r>
      <w:r>
        <w:t xml:space="preserve">- CRAN mirror (cloud-based)</w:t>
      </w:r>
    </w:p>
    <w:p>
      <w:pPr>
        <w:pStyle w:val="Compact"/>
        <w:numPr>
          <w:ilvl w:val="0"/>
          <w:numId w:val="128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4"/>
        </w:numPr>
      </w:pPr>
      <w:r>
        <w:rPr>
          <w:rStyle w:val="VerbatimChar"/>
        </w:rPr>
        <w:t xml:space="preserve">en.wikipedia.org</w:t>
      </w:r>
      <w:r>
        <w:t xml:space="preserve"> </w:t>
      </w:r>
      <w:r>
        <w:t xml:space="preserve">- General reference and technical documentation</w:t>
      </w:r>
    </w:p>
    <w:p>
      <w:pPr>
        <w:pStyle w:val="Compact"/>
        <w:numPr>
          <w:ilvl w:val="0"/>
          <w:numId w:val="1284"/>
        </w:numPr>
      </w:pPr>
      <w:r>
        <w:rPr>
          <w:rStyle w:val="VerbatimChar"/>
        </w:rPr>
        <w:t xml:space="preserve">r-project.org</w:t>
      </w:r>
      <w:r>
        <w:t xml:space="preserve"> </w:t>
      </w:r>
      <w:r>
        <w:t xml:space="preserve">- Official R project website</w:t>
      </w:r>
    </w:p>
    <w:p>
      <w:pPr>
        <w:pStyle w:val="Compact"/>
        <w:numPr>
          <w:ilvl w:val="0"/>
          <w:numId w:val="1284"/>
        </w:numPr>
      </w:pPr>
      <w:r>
        <w:rPr>
          <w:rStyle w:val="VerbatimChar"/>
        </w:rPr>
        <w:t xml:space="preserve">quarto.org</w:t>
      </w:r>
      <w:r>
        <w:t xml:space="preserve"> </w:t>
      </w:r>
      <w:r>
        <w:t xml:space="preserve">- Quarto publishing system documentation</w:t>
      </w:r>
    </w:p>
    <w:p>
      <w:pPr>
        <w:pStyle w:val="Compact"/>
        <w:numPr>
          <w:ilvl w:val="0"/>
          <w:numId w:val="128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5"/>
        </w:numPr>
      </w:pPr>
      <w:r>
        <w:rPr>
          <w:rStyle w:val="VerbatimChar"/>
        </w:rPr>
        <w:t xml:space="preserve">github.com/tidyverse/*</w:t>
      </w:r>
      <w:r>
        <w:t xml:space="preserve"> </w:t>
      </w:r>
      <w:r>
        <w:t xml:space="preserve">- Tidyverse package source code</w:t>
      </w:r>
    </w:p>
    <w:p>
      <w:pPr>
        <w:pStyle w:val="Compact"/>
        <w:numPr>
          <w:ilvl w:val="0"/>
          <w:numId w:val="1285"/>
        </w:numPr>
      </w:pPr>
      <w:r>
        <w:rPr>
          <w:rStyle w:val="VerbatimChar"/>
        </w:rPr>
        <w:t xml:space="preserve">github.com/r-lib/*</w:t>
      </w:r>
      <w:r>
        <w:t xml:space="preserve"> </w:t>
      </w:r>
      <w:r>
        <w:t xml:space="preserve">- R-lib package source code</w:t>
      </w:r>
    </w:p>
    <w:p>
      <w:pPr>
        <w:pStyle w:val="Compact"/>
        <w:numPr>
          <w:ilvl w:val="0"/>
          <w:numId w:val="1285"/>
        </w:numPr>
      </w:pPr>
      <w:r>
        <w:rPr>
          <w:rStyle w:val="VerbatimChar"/>
        </w:rPr>
        <w:t xml:space="preserve">github.com/rstudio/*</w:t>
      </w:r>
      <w:r>
        <w:t xml:space="preserve"> </w:t>
      </w:r>
      <w:r>
        <w:t xml:space="preserve">- RStudio package source code</w:t>
      </w:r>
    </w:p>
    <w:p>
      <w:pPr>
        <w:pStyle w:val="Compact"/>
        <w:numPr>
          <w:ilvl w:val="0"/>
          <w:numId w:val="128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tip.png" id="795"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6"/>
              </w:numPr>
            </w:pPr>
            <w:r>
              <w:t xml:space="preserve">Coding agents report blocked access to these sites</w:t>
            </w:r>
          </w:p>
          <w:p>
            <w:pPr>
              <w:pStyle w:val="Compact"/>
              <w:numPr>
                <w:ilvl w:val="0"/>
                <w:numId w:val="1286"/>
              </w:numPr>
            </w:pPr>
            <w:r>
              <w:t xml:space="preserve">You’re working on R or data science projects that use these packages</w:t>
            </w:r>
          </w:p>
          <w:p>
            <w:pPr>
              <w:pStyle w:val="Compact"/>
              <w:numPr>
                <w:ilvl w:val="0"/>
                <w:numId w:val="128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note.png" id="7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7"/>
              </w:numPr>
            </w:pPr>
            <w:r>
              <w:t xml:space="preserve">Maintained by reputable organizations (Tidyverse, RStudio/Posit, R Core Team, rOpenSci)</w:t>
            </w:r>
          </w:p>
          <w:p>
            <w:pPr>
              <w:pStyle w:val="Compact"/>
              <w:numPr>
                <w:ilvl w:val="0"/>
                <w:numId w:val="1287"/>
              </w:numPr>
            </w:pPr>
            <w:r>
              <w:t xml:space="preserve">Widely used in the R community</w:t>
            </w:r>
          </w:p>
          <w:p>
            <w:pPr>
              <w:pStyle w:val="Compact"/>
              <w:numPr>
                <w:ilvl w:val="0"/>
                <w:numId w:val="1287"/>
              </w:numPr>
            </w:pPr>
            <w:r>
              <w:t xml:space="preserve">Focused on documentation and package distribution</w:t>
            </w:r>
          </w:p>
          <w:p>
            <w:pPr>
              <w:pStyle w:val="Compact"/>
              <w:numPr>
                <w:ilvl w:val="0"/>
                <w:numId w:val="128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98"/>
    <w:bookmarkEnd w:id="799"/>
    <w:bookmarkStart w:id="823"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note.png" id="80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809" w:name="running-a-local-model-with-ollama"/>
    <w:p>
      <w:pPr>
        <w:pStyle w:val="Heading4"/>
      </w:pPr>
      <w:r>
        <w:t xml:space="preserve">18.5.16.1 Running a Local Model with Ollama</w:t>
      </w:r>
    </w:p>
    <w:p>
      <w:pPr>
        <w:pStyle w:val="FirstParagraph"/>
      </w:pPr>
      <w:hyperlink r:id="rId802">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caution.png" id="805" name="Picture"/>
                          <pic:cNvPicPr>
                            <a:picLocks noChangeArrowheads="1" noChangeAspect="1"/>
                          </pic:cNvPicPr>
                        </pic:nvPicPr>
                        <pic:blipFill>
                          <a:blip r:embed="rId8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806">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807">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808">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809"/>
    <w:bookmarkStart w:id="812" w:name="connecting-positron-assistant-to-ollama"/>
    <w:p>
      <w:pPr>
        <w:pStyle w:val="Heading4"/>
      </w:pPr>
      <w:r>
        <w:t xml:space="preserve">18.5.16.2 Connecting Positron Assistant to Ollama</w:t>
      </w:r>
    </w:p>
    <w:p>
      <w:pPr>
        <w:pStyle w:val="FirstParagraph"/>
      </w:pPr>
      <w:hyperlink r:id="rId810">
        <w:r>
          <w:rPr>
            <w:rStyle w:val="Hyperlink"/>
          </w:rPr>
          <w:t xml:space="preserve">Positron</w:t>
        </w:r>
      </w:hyperlink>
      <w:r>
        <w:t xml:space="preserve"> </w:t>
      </w:r>
      <w:r>
        <w:t xml:space="preserve">supports Ollama natively through the</w:t>
      </w:r>
      <w:r>
        <w:t xml:space="preserve"> </w:t>
      </w:r>
      <w:hyperlink r:id="rId811">
        <w:r>
          <w:rPr>
            <w:rStyle w:val="Hyperlink"/>
          </w:rPr>
          <w:t xml:space="preserve">OpenAI-compatible API endpoint</w:t>
        </w:r>
      </w:hyperlink>
      <w:r>
        <w:t xml:space="preserve"> </w:t>
      </w:r>
      <w:r>
        <w:t xml:space="preserve">that Ollama exposes.</w:t>
      </w:r>
    </w:p>
    <w:p>
      <w:pPr>
        <w:pStyle w:val="Compact"/>
        <w:numPr>
          <w:ilvl w:val="0"/>
          <w:numId w:val="1288"/>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8"/>
        </w:numPr>
      </w:pPr>
      <w:r>
        <w:t xml:space="preserve">Run</w:t>
      </w:r>
      <w:r>
        <w:t xml:space="preserve"> </w:t>
      </w:r>
      <w:r>
        <w:rPr>
          <w:b/>
          <w:bCs/>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8"/>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8"/>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812"/>
    <w:bookmarkStart w:id="814" w:name="Xdb900790d603e9eb1dbc219acfc2383290fd98a"/>
    <w:p>
      <w:pPr>
        <w:pStyle w:val="Heading4"/>
      </w:pPr>
      <w:r>
        <w:t xml:space="preserve">18.5.16.3 Connecting VS Code to Ollama via Continue</w:t>
      </w:r>
    </w:p>
    <w:p>
      <w:pPr>
        <w:pStyle w:val="FirstParagraph"/>
      </w:pPr>
      <w:hyperlink r:id="rId813">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9"/>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9"/>
        </w:numPr>
      </w:pPr>
      <w:r>
        <w:t xml:space="preserve">Open the Continue sidebar and click the model selector.</w:t>
      </w:r>
    </w:p>
    <w:p>
      <w:pPr>
        <w:pStyle w:val="Compact"/>
        <w:numPr>
          <w:ilvl w:val="0"/>
          <w:numId w:val="1289"/>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14"/>
    <w:bookmarkStart w:id="821"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5" name="Picture"/>
                  <a:graphic>
                    <a:graphicData uri="http://schemas.openxmlformats.org/drawingml/2006/picture">
                      <pic:pic>
                        <pic:nvPicPr>
                          <pic:cNvPr descr="/opt/quarto/share/formats/docx/note.png" id="8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806">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90"/>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17" name="Picture"/>
                  <a:graphic>
                    <a:graphicData uri="http://schemas.openxmlformats.org/drawingml/2006/picture">
                      <pic:pic>
                        <pic:nvPicPr>
                          <pic:cNvPr descr="/opt/quarto/share/formats/docx/warning.png" id="81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90"/>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90"/>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9" name="Picture"/>
                  <a:graphic>
                    <a:graphicData uri="http://schemas.openxmlformats.org/drawingml/2006/picture">
                      <pic:pic>
                        <pic:nvPicPr>
                          <pic:cNvPr descr="/opt/quarto/share/formats/docx/warning.png" id="820"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21"/>
    <w:bookmarkStart w:id="822"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91"/>
        </w:numPr>
      </w:pPr>
      <w:r>
        <w:t xml:space="preserve">Protected health information (PHI) or other HIPAA-regulated data</w:t>
      </w:r>
    </w:p>
    <w:p>
      <w:pPr>
        <w:pStyle w:val="Compact"/>
        <w:numPr>
          <w:ilvl w:val="0"/>
          <w:numId w:val="1291"/>
        </w:numPr>
      </w:pPr>
      <w:r>
        <w:t xml:space="preserve">Unpublished research data under data-use agreements (DUAs)</w:t>
      </w:r>
    </w:p>
    <w:p>
      <w:pPr>
        <w:pStyle w:val="Compact"/>
        <w:numPr>
          <w:ilvl w:val="0"/>
          <w:numId w:val="1291"/>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22"/>
    <w:bookmarkEnd w:id="823"/>
    <w:bookmarkStart w:id="836"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27"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2"/>
        </w:numPr>
      </w:pPr>
      <w:r>
        <w:rPr>
          <w:b/>
          <w:bCs/>
        </w:rPr>
        <w:t xml:space="preserve">Claude Opus 4.1</w:t>
      </w:r>
      <w:r>
        <w:t xml:space="preserve">: Most capable model for complex reasoning and analysis</w:t>
      </w:r>
    </w:p>
    <w:p>
      <w:pPr>
        <w:pStyle w:val="Compact"/>
        <w:numPr>
          <w:ilvl w:val="1"/>
          <w:numId w:val="1293"/>
        </w:numPr>
      </w:pPr>
      <w:r>
        <w:rPr>
          <w:i/>
          <w:iCs/>
        </w:rPr>
        <w:t xml:space="preserve">Pros</w:t>
      </w:r>
      <w:r>
        <w:t xml:space="preserve">: Excellent at understanding nuanced requirements, handling complex codebases, superior code quality</w:t>
      </w:r>
    </w:p>
    <w:p>
      <w:pPr>
        <w:pStyle w:val="Compact"/>
        <w:numPr>
          <w:ilvl w:val="1"/>
          <w:numId w:val="1293"/>
        </w:numPr>
      </w:pPr>
      <w:r>
        <w:rPr>
          <w:i/>
          <w:iCs/>
        </w:rPr>
        <w:t xml:space="preserve">Cons</w:t>
      </w:r>
      <w:r>
        <w:t xml:space="preserve">: Slower response times, may be overkill for simple tasks, limited availability (select option required)</w:t>
      </w:r>
    </w:p>
    <w:p>
      <w:pPr>
        <w:pStyle w:val="Compact"/>
        <w:numPr>
          <w:ilvl w:val="1"/>
          <w:numId w:val="1293"/>
        </w:numPr>
      </w:pPr>
      <w:r>
        <w:rPr>
          <w:i/>
          <w:iCs/>
        </w:rPr>
        <w:t xml:space="preserve">When to use</w:t>
      </w:r>
      <w:r>
        <w:t xml:space="preserve">: Complex refactoring, architectural decisions, thorough code reviews</w:t>
      </w:r>
    </w:p>
    <w:p>
      <w:pPr>
        <w:pStyle w:val="Compact"/>
        <w:numPr>
          <w:ilvl w:val="0"/>
          <w:numId w:val="1292"/>
        </w:numPr>
      </w:pPr>
      <w:r>
        <w:rPr>
          <w:b/>
          <w:bCs/>
        </w:rPr>
        <w:t xml:space="preserve">Claude Opus 4.5</w:t>
      </w:r>
      <w:r>
        <w:t xml:space="preserve">: Latest version with enhanced capabilities</w:t>
      </w:r>
    </w:p>
    <w:p>
      <w:pPr>
        <w:pStyle w:val="Compact"/>
        <w:numPr>
          <w:ilvl w:val="1"/>
          <w:numId w:val="1294"/>
        </w:numPr>
      </w:pPr>
      <w:r>
        <w:rPr>
          <w:i/>
          <w:iCs/>
        </w:rPr>
        <w:t xml:space="preserve">Pros</w:t>
      </w:r>
      <w:r>
        <w:t xml:space="preserve">: State-of-the-art performance, improved reasoning over 4.1</w:t>
      </w:r>
    </w:p>
    <w:p>
      <w:pPr>
        <w:pStyle w:val="Compact"/>
        <w:numPr>
          <w:ilvl w:val="1"/>
          <w:numId w:val="1294"/>
        </w:numPr>
      </w:pPr>
      <w:r>
        <w:rPr>
          <w:i/>
          <w:iCs/>
        </w:rPr>
        <w:t xml:space="preserve">Cons</w:t>
      </w:r>
      <w:r>
        <w:t xml:space="preserve">: Similar trade-offs to Opus 4.1, requires selection</w:t>
      </w:r>
    </w:p>
    <w:p>
      <w:pPr>
        <w:pStyle w:val="Compact"/>
        <w:numPr>
          <w:ilvl w:val="1"/>
          <w:numId w:val="1294"/>
        </w:numPr>
      </w:pPr>
      <w:r>
        <w:rPr>
          <w:i/>
          <w:iCs/>
        </w:rPr>
        <w:t xml:space="preserve">When to use</w:t>
      </w:r>
      <w:r>
        <w:t xml:space="preserve">: Most demanding tasks requiring cutting-edge capabilities</w:t>
      </w:r>
    </w:p>
    <w:p>
      <w:pPr>
        <w:pStyle w:val="Compact"/>
        <w:numPr>
          <w:ilvl w:val="0"/>
          <w:numId w:val="1292"/>
        </w:numPr>
      </w:pPr>
      <w:r>
        <w:rPr>
          <w:b/>
          <w:bCs/>
        </w:rPr>
        <w:t xml:space="preserve">Claude Sonnet 4</w:t>
      </w:r>
      <w:r>
        <w:t xml:space="preserve">: Balanced model optimizing capability and speed</w:t>
      </w:r>
    </w:p>
    <w:p>
      <w:pPr>
        <w:pStyle w:val="Compact"/>
        <w:numPr>
          <w:ilvl w:val="1"/>
          <w:numId w:val="1295"/>
        </w:numPr>
      </w:pPr>
      <w:r>
        <w:rPr>
          <w:i/>
          <w:iCs/>
        </w:rPr>
        <w:t xml:space="preserve">Pros</w:t>
      </w:r>
      <w:r>
        <w:t xml:space="preserve">: Fast responses, strong performance, good default choice</w:t>
      </w:r>
    </w:p>
    <w:p>
      <w:pPr>
        <w:pStyle w:val="Compact"/>
        <w:numPr>
          <w:ilvl w:val="1"/>
          <w:numId w:val="1295"/>
        </w:numPr>
      </w:pPr>
      <w:r>
        <w:rPr>
          <w:i/>
          <w:iCs/>
        </w:rPr>
        <w:t xml:space="preserve">Cons</w:t>
      </w:r>
      <w:r>
        <w:t xml:space="preserve">: Slightly less capable than Opus models for very complex tasks</w:t>
      </w:r>
    </w:p>
    <w:p>
      <w:pPr>
        <w:pStyle w:val="Compact"/>
        <w:numPr>
          <w:ilvl w:val="1"/>
          <w:numId w:val="1295"/>
        </w:numPr>
      </w:pPr>
      <w:r>
        <w:rPr>
          <w:i/>
          <w:iCs/>
        </w:rPr>
        <w:t xml:space="preserve">When to use</w:t>
      </w:r>
      <w:r>
        <w:t xml:space="preserve">: General development work, most coding tasks</w:t>
      </w:r>
    </w:p>
    <w:p>
      <w:pPr>
        <w:pStyle w:val="Compact"/>
        <w:numPr>
          <w:ilvl w:val="0"/>
          <w:numId w:val="1292"/>
        </w:numPr>
      </w:pPr>
      <w:r>
        <w:rPr>
          <w:b/>
          <w:bCs/>
        </w:rPr>
        <w:t xml:space="preserve">Claude Sonnet 4.5</w:t>
      </w:r>
      <w:r>
        <w:t xml:space="preserve">: Enhanced version of Sonnet</w:t>
      </w:r>
    </w:p>
    <w:p>
      <w:pPr>
        <w:pStyle w:val="Compact"/>
        <w:numPr>
          <w:ilvl w:val="1"/>
          <w:numId w:val="1296"/>
        </w:numPr>
      </w:pPr>
      <w:r>
        <w:rPr>
          <w:i/>
          <w:iCs/>
        </w:rPr>
        <w:t xml:space="preserve">Pros</w:t>
      </w:r>
      <w:r>
        <w:t xml:space="preserve">: Improved over Sonnet 4 while maintaining speed</w:t>
      </w:r>
    </w:p>
    <w:p>
      <w:pPr>
        <w:pStyle w:val="Compact"/>
        <w:numPr>
          <w:ilvl w:val="1"/>
          <w:numId w:val="1296"/>
        </w:numPr>
      </w:pPr>
      <w:r>
        <w:rPr>
          <w:i/>
          <w:iCs/>
        </w:rPr>
        <w:t xml:space="preserve">Cons</w:t>
      </w:r>
      <w:r>
        <w:t xml:space="preserve">: Still not as powerful as Opus for extremely complex scenarios</w:t>
      </w:r>
    </w:p>
    <w:p>
      <w:pPr>
        <w:pStyle w:val="Compact"/>
        <w:numPr>
          <w:ilvl w:val="1"/>
          <w:numId w:val="1296"/>
        </w:numPr>
      </w:pPr>
      <w:r>
        <w:rPr>
          <w:i/>
          <w:iCs/>
        </w:rPr>
        <w:t xml:space="preserve">When to use</w:t>
      </w:r>
      <w:r>
        <w:t xml:space="preserve">: Most daily development tasks</w:t>
      </w:r>
    </w:p>
    <w:p>
      <w:pPr>
        <w:pStyle w:val="Compact"/>
        <w:numPr>
          <w:ilvl w:val="0"/>
          <w:numId w:val="1292"/>
        </w:numPr>
      </w:pPr>
      <w:r>
        <w:rPr>
          <w:b/>
          <w:bCs/>
        </w:rPr>
        <w:t xml:space="preserve">Claude Haiku 4.5</w:t>
      </w:r>
      <w:r>
        <w:t xml:space="preserve">: Fast, efficient model for simpler tasks</w:t>
      </w:r>
    </w:p>
    <w:p>
      <w:pPr>
        <w:pStyle w:val="Compact"/>
        <w:numPr>
          <w:ilvl w:val="1"/>
          <w:numId w:val="1297"/>
        </w:numPr>
      </w:pPr>
      <w:r>
        <w:rPr>
          <w:i/>
          <w:iCs/>
        </w:rPr>
        <w:t xml:space="preserve">Pros</w:t>
      </w:r>
      <w:r>
        <w:t xml:space="preserve">: Very fast responses, cost-effective, good for quick questions</w:t>
      </w:r>
    </w:p>
    <w:p>
      <w:pPr>
        <w:pStyle w:val="Compact"/>
        <w:numPr>
          <w:ilvl w:val="1"/>
          <w:numId w:val="1297"/>
        </w:numPr>
      </w:pPr>
      <w:r>
        <w:rPr>
          <w:i/>
          <w:iCs/>
        </w:rPr>
        <w:t xml:space="preserve">Cons</w:t>
      </w:r>
      <w:r>
        <w:t xml:space="preserve">: Less capable for complex reasoning or large codebases</w:t>
      </w:r>
    </w:p>
    <w:p>
      <w:pPr>
        <w:pStyle w:val="Compact"/>
        <w:numPr>
          <w:ilvl w:val="1"/>
          <w:numId w:val="12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2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2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2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8"/>
        </w:numPr>
      </w:pPr>
      <w:r>
        <w:rPr>
          <w:b/>
          <w:bCs/>
        </w:rPr>
        <w:t xml:space="preserve">GPT-5.2-Codex</w:t>
      </w:r>
      <w:r>
        <w:t xml:space="preserve">: Specialized for code generation</w:t>
      </w:r>
    </w:p>
    <w:p>
      <w:pPr>
        <w:pStyle w:val="Compact"/>
        <w:numPr>
          <w:ilvl w:val="1"/>
          <w:numId w:val="1299"/>
        </w:numPr>
      </w:pPr>
      <w:r>
        <w:rPr>
          <w:i/>
          <w:iCs/>
        </w:rPr>
        <w:t xml:space="preserve">Pros</w:t>
      </w:r>
      <w:r>
        <w:t xml:space="preserve">: Strong code completion, good at common patterns</w:t>
      </w:r>
    </w:p>
    <w:p>
      <w:pPr>
        <w:pStyle w:val="Compact"/>
        <w:numPr>
          <w:ilvl w:val="1"/>
          <w:numId w:val="1299"/>
        </w:numPr>
      </w:pPr>
      <w:r>
        <w:rPr>
          <w:i/>
          <w:iCs/>
        </w:rPr>
        <w:t xml:space="preserve">Cons</w:t>
      </w:r>
      <w:r>
        <w:t xml:space="preserve">: May hallucinate package names or APIs</w:t>
      </w:r>
    </w:p>
    <w:p>
      <w:pPr>
        <w:pStyle w:val="Compact"/>
        <w:numPr>
          <w:ilvl w:val="1"/>
          <w:numId w:val="1299"/>
        </w:numPr>
      </w:pPr>
      <w:r>
        <w:rPr>
          <w:i/>
          <w:iCs/>
        </w:rPr>
        <w:t xml:space="preserve">When to use</w:t>
      </w:r>
      <w:r>
        <w:t xml:space="preserve">: Code completion, common coding patterns</w:t>
      </w:r>
    </w:p>
    <w:p>
      <w:pPr>
        <w:pStyle w:val="Compact"/>
        <w:numPr>
          <w:ilvl w:val="0"/>
          <w:numId w:val="1298"/>
        </w:numPr>
      </w:pPr>
      <w:r>
        <w:rPr>
          <w:b/>
          <w:bCs/>
        </w:rPr>
        <w:t xml:space="preserve">GPT-5</w:t>
      </w:r>
      <w:r>
        <w:t xml:space="preserve">: Latest general-purpose model</w:t>
      </w:r>
    </w:p>
    <w:p>
      <w:pPr>
        <w:pStyle w:val="Compact"/>
        <w:numPr>
          <w:ilvl w:val="1"/>
          <w:numId w:val="1300"/>
        </w:numPr>
      </w:pPr>
      <w:r>
        <w:rPr>
          <w:i/>
          <w:iCs/>
        </w:rPr>
        <w:t xml:space="preserve">Pros</w:t>
      </w:r>
      <w:r>
        <w:t xml:space="preserve">: Broad knowledge, good general performance</w:t>
      </w:r>
    </w:p>
    <w:p>
      <w:pPr>
        <w:pStyle w:val="Compact"/>
        <w:numPr>
          <w:ilvl w:val="1"/>
          <w:numId w:val="1300"/>
        </w:numPr>
      </w:pPr>
      <w:r>
        <w:rPr>
          <w:i/>
          <w:iCs/>
        </w:rPr>
        <w:t xml:space="preserve">Cons</w:t>
      </w:r>
      <w:r>
        <w:t xml:space="preserve">: Not specifically optimized for code</w:t>
      </w:r>
    </w:p>
    <w:p>
      <w:pPr>
        <w:pStyle w:val="Compact"/>
        <w:numPr>
          <w:ilvl w:val="1"/>
          <w:numId w:val="1300"/>
        </w:numPr>
      </w:pPr>
      <w:r>
        <w:rPr>
          <w:i/>
          <w:iCs/>
        </w:rPr>
        <w:t xml:space="preserve">When to use</w:t>
      </w:r>
      <w:r>
        <w:t xml:space="preserve">: Mixed tasks involving code and documentation</w:t>
      </w:r>
    </w:p>
    <w:p>
      <w:pPr>
        <w:pStyle w:val="Compact"/>
        <w:numPr>
          <w:ilvl w:val="0"/>
          <w:numId w:val="1298"/>
        </w:numPr>
      </w:pPr>
      <w:r>
        <w:rPr>
          <w:b/>
          <w:bCs/>
        </w:rPr>
        <w:t xml:space="preserve">GPT-5-Codex</w:t>
      </w:r>
      <w:r>
        <w:t xml:space="preserve"> </w:t>
      </w:r>
      <w:r>
        <w:t xml:space="preserve">(various versions including Mini and Max):</w:t>
      </w:r>
    </w:p>
    <w:p>
      <w:pPr>
        <w:pStyle w:val="Compact"/>
        <w:numPr>
          <w:ilvl w:val="1"/>
          <w:numId w:val="1301"/>
        </w:numPr>
      </w:pPr>
      <w:r>
        <w:rPr>
          <w:i/>
          <w:iCs/>
        </w:rPr>
        <w:t xml:space="preserve">Pros</w:t>
      </w:r>
      <w:r>
        <w:t xml:space="preserve">: Specialized variants for different use cases</w:t>
      </w:r>
    </w:p>
    <w:p>
      <w:pPr>
        <w:pStyle w:val="Compact"/>
        <w:numPr>
          <w:ilvl w:val="1"/>
          <w:numId w:val="1301"/>
        </w:numPr>
      </w:pPr>
      <w:r>
        <w:rPr>
          <w:i/>
          <w:iCs/>
        </w:rPr>
        <w:t xml:space="preserve">Cons</w:t>
      </w:r>
      <w:r>
        <w:t xml:space="preserve">: Fragmented options can be confusing</w:t>
      </w:r>
    </w:p>
    <w:p>
      <w:pPr>
        <w:pStyle w:val="Compact"/>
        <w:numPr>
          <w:ilvl w:val="1"/>
          <w:numId w:val="1301"/>
        </w:numPr>
      </w:pPr>
      <w:r>
        <w:rPr>
          <w:i/>
          <w:iCs/>
        </w:rPr>
        <w:t xml:space="preserve">When to use</w:t>
      </w:r>
      <w:r>
        <w:t xml:space="preserve">: Specific scenarios where variant optimizations matter</w:t>
      </w:r>
    </w:p>
    <w:bookmarkEnd w:id="827"/>
    <w:bookmarkStart w:id="832"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2"/>
        </w:numPr>
      </w:pPr>
      <w:r>
        <w:t xml:space="preserve">Go to the</w:t>
      </w:r>
      <w:r>
        <w:t xml:space="preserve"> </w:t>
      </w:r>
      <w:hyperlink r:id="rId828">
        <w:r>
          <w:rPr>
            <w:rStyle w:val="Hyperlink"/>
          </w:rPr>
          <w:t xml:space="preserve">OpenAI API keys page</w:t>
        </w:r>
      </w:hyperlink>
      <w:r>
        <w:t xml:space="preserve">.</w:t>
      </w:r>
    </w:p>
    <w:p>
      <w:pPr>
        <w:pStyle w:val="Compact"/>
        <w:numPr>
          <w:ilvl w:val="0"/>
          <w:numId w:val="1302"/>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2"/>
        </w:numPr>
      </w:pPr>
      <w:r>
        <w:t xml:space="preserve">Copy the key immediately and store it in a secure password manager.</w:t>
      </w:r>
    </w:p>
    <w:p>
      <w:pPr>
        <w:pStyle w:val="Compact"/>
        <w:numPr>
          <w:ilvl w:val="0"/>
          <w:numId w:val="1302"/>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2"/>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2"/>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2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29">
        <w:r>
          <w:rPr>
            <w:rStyle w:val="Hyperlink"/>
          </w:rPr>
          <w:t xml:space="preserve">Positron Assistant setup</w:t>
        </w:r>
      </w:hyperlink>
      <w:r>
        <w:t xml:space="preserve">,</w:t>
      </w:r>
      <w:r>
        <w:t xml:space="preserve"> </w:t>
      </w:r>
      <w:hyperlink r:id="rId830">
        <w:r>
          <w:rPr>
            <w:rStyle w:val="Hyperlink"/>
          </w:rPr>
          <w:t xml:space="preserve">OpenAI API key help</w:t>
        </w:r>
      </w:hyperlink>
      <w:r>
        <w:t xml:space="preserve">,</w:t>
      </w:r>
      <w:r>
        <w:t xml:space="preserve"> </w:t>
      </w:r>
      <w:hyperlink r:id="rId83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3"/>
        </w:numPr>
      </w:pPr>
      <w:r>
        <w:rPr>
          <w:b/>
          <w:bCs/>
        </w:rPr>
        <w:t xml:space="preserve">Gemini 2.5 Pro</w:t>
      </w:r>
      <w:r>
        <w:t xml:space="preserve">: High-capability model</w:t>
      </w:r>
    </w:p>
    <w:p>
      <w:pPr>
        <w:pStyle w:val="Compact"/>
        <w:numPr>
          <w:ilvl w:val="1"/>
          <w:numId w:val="1304"/>
        </w:numPr>
      </w:pPr>
      <w:r>
        <w:rPr>
          <w:i/>
          <w:iCs/>
        </w:rPr>
        <w:t xml:space="preserve">Pros</w:t>
      </w:r>
      <w:r>
        <w:t xml:space="preserve">: Strong multimodal capabilities, good at understanding context</w:t>
      </w:r>
    </w:p>
    <w:p>
      <w:pPr>
        <w:pStyle w:val="Compact"/>
        <w:numPr>
          <w:ilvl w:val="1"/>
          <w:numId w:val="1304"/>
        </w:numPr>
      </w:pPr>
      <w:r>
        <w:rPr>
          <w:i/>
          <w:iCs/>
        </w:rPr>
        <w:t xml:space="preserve">Cons</w:t>
      </w:r>
      <w:r>
        <w:t xml:space="preserve">: Less proven in coding scenarios than Claude or GPT</w:t>
      </w:r>
    </w:p>
    <w:p>
      <w:pPr>
        <w:pStyle w:val="Compact"/>
        <w:numPr>
          <w:ilvl w:val="1"/>
          <w:numId w:val="1304"/>
        </w:numPr>
      </w:pPr>
      <w:r>
        <w:rPr>
          <w:i/>
          <w:iCs/>
        </w:rPr>
        <w:t xml:space="preserve">When to use</w:t>
      </w:r>
      <w:r>
        <w:t xml:space="preserve">: Tasks involving images or complex context</w:t>
      </w:r>
    </w:p>
    <w:p>
      <w:pPr>
        <w:pStyle w:val="Compact"/>
        <w:numPr>
          <w:ilvl w:val="0"/>
          <w:numId w:val="1303"/>
        </w:numPr>
      </w:pPr>
      <w:r>
        <w:rPr>
          <w:b/>
          <w:bCs/>
        </w:rPr>
        <w:t xml:space="preserve">Gemini 3 Pro/Flash</w:t>
      </w:r>
      <w:r>
        <w:t xml:space="preserve"> </w:t>
      </w:r>
      <w:r>
        <w:t xml:space="preserve">(Preview): Latest generation</w:t>
      </w:r>
    </w:p>
    <w:p>
      <w:pPr>
        <w:pStyle w:val="Compact"/>
        <w:numPr>
          <w:ilvl w:val="1"/>
          <w:numId w:val="1305"/>
        </w:numPr>
      </w:pPr>
      <w:r>
        <w:rPr>
          <w:i/>
          <w:iCs/>
        </w:rPr>
        <w:t xml:space="preserve">Pros</w:t>
      </w:r>
      <w:r>
        <w:t xml:space="preserve">: Cutting-edge capabilities, flash variant offers speed</w:t>
      </w:r>
    </w:p>
    <w:p>
      <w:pPr>
        <w:pStyle w:val="Compact"/>
        <w:numPr>
          <w:ilvl w:val="1"/>
          <w:numId w:val="1305"/>
        </w:numPr>
      </w:pPr>
      <w:r>
        <w:rPr>
          <w:i/>
          <w:iCs/>
        </w:rPr>
        <w:t xml:space="preserve">Cons</w:t>
      </w:r>
      <w:r>
        <w:t xml:space="preserve">: Preview status means less stable, limited track record</w:t>
      </w:r>
    </w:p>
    <w:p>
      <w:pPr>
        <w:pStyle w:val="Compact"/>
        <w:numPr>
          <w:ilvl w:val="1"/>
          <w:numId w:val="130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32"/>
    <w:bookmarkStart w:id="833"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6"/>
        </w:numPr>
      </w:pPr>
      <w:r>
        <w:rPr>
          <w:i/>
          <w:iCs/>
        </w:rPr>
        <w:t xml:space="preserve">What it does</w:t>
      </w:r>
      <w:r>
        <w:t xml:space="preserve">: Enables previews of experimental features in your editor</w:t>
      </w:r>
    </w:p>
    <w:p>
      <w:pPr>
        <w:pStyle w:val="Compact"/>
        <w:numPr>
          <w:ilvl w:val="0"/>
          <w:numId w:val="1306"/>
        </w:numPr>
      </w:pPr>
      <w:r>
        <w:rPr>
          <w:i/>
          <w:iCs/>
        </w:rPr>
        <w:t xml:space="preserve">Pros</w:t>
      </w:r>
      <w:r>
        <w:t xml:space="preserve">: Access to latest capabilities before general release</w:t>
      </w:r>
    </w:p>
    <w:p>
      <w:pPr>
        <w:pStyle w:val="Compact"/>
        <w:numPr>
          <w:ilvl w:val="0"/>
          <w:numId w:val="1306"/>
        </w:numPr>
      </w:pPr>
      <w:r>
        <w:rPr>
          <w:i/>
          <w:iCs/>
        </w:rPr>
        <w:t xml:space="preserve">Cons</w:t>
      </w:r>
      <w:r>
        <w:t xml:space="preserve">: May have bugs or unstable behavior</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7"/>
        </w:numPr>
      </w:pPr>
      <w:r>
        <w:rPr>
          <w:i/>
          <w:iCs/>
        </w:rPr>
        <w:t xml:space="preserve">What it does</w:t>
      </w:r>
      <w:r>
        <w:t xml:space="preserve">: Enables Copilot chat interface on GitHub.com</w:t>
      </w:r>
    </w:p>
    <w:p>
      <w:pPr>
        <w:pStyle w:val="Compact"/>
        <w:numPr>
          <w:ilvl w:val="0"/>
          <w:numId w:val="1307"/>
        </w:numPr>
      </w:pPr>
      <w:r>
        <w:rPr>
          <w:i/>
          <w:iCs/>
        </w:rPr>
        <w:t xml:space="preserve">Pros</w:t>
      </w:r>
      <w:r>
        <w:t xml:space="preserve">: Quick access to Copilot without opening an editor, useful for reviewing PRs</w:t>
      </w:r>
    </w:p>
    <w:p>
      <w:pPr>
        <w:pStyle w:val="Compact"/>
        <w:numPr>
          <w:ilvl w:val="0"/>
          <w:numId w:val="1307"/>
        </w:numPr>
      </w:pPr>
      <w:r>
        <w:rPr>
          <w:i/>
          <w:iCs/>
        </w:rPr>
        <w:t xml:space="preserve">Cons</w:t>
      </w:r>
      <w:r>
        <w:t xml:space="preserve">: Only available with paid license</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8"/>
        </w:numPr>
      </w:pPr>
      <w:r>
        <w:rPr>
          <w:i/>
          <w:iCs/>
        </w:rPr>
        <w:t xml:space="preserve">What it does</w:t>
      </w:r>
      <w:r>
        <w:t xml:space="preserve">: GitHub Copilot for assistance in terminal</w:t>
      </w:r>
    </w:p>
    <w:p>
      <w:pPr>
        <w:pStyle w:val="Compact"/>
        <w:numPr>
          <w:ilvl w:val="0"/>
          <w:numId w:val="1308"/>
        </w:numPr>
      </w:pPr>
      <w:r>
        <w:rPr>
          <w:i/>
          <w:iCs/>
        </w:rPr>
        <w:t xml:space="preserve">Pros</w:t>
      </w:r>
      <w:r>
        <w:t xml:space="preserve">: AI help for command-line operations, shell commands, and git operations</w:t>
      </w:r>
    </w:p>
    <w:p>
      <w:pPr>
        <w:pStyle w:val="Compact"/>
        <w:numPr>
          <w:ilvl w:val="0"/>
          <w:numId w:val="1308"/>
        </w:numPr>
      </w:pPr>
      <w:r>
        <w:rPr>
          <w:i/>
          <w:iCs/>
        </w:rPr>
        <w:t xml:space="preserve">Cons</w:t>
      </w:r>
      <w:r>
        <w:t xml:space="preserve">: Requires separate installation and setup</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9"/>
        </w:numPr>
      </w:pPr>
      <w:r>
        <w:rPr>
          <w:i/>
          <w:iCs/>
        </w:rPr>
        <w:t xml:space="preserve">What it does</w:t>
      </w:r>
      <w:r>
        <w:t xml:space="preserve">: Enables Copilot in GitHub Desktop app</w:t>
      </w:r>
    </w:p>
    <w:p>
      <w:pPr>
        <w:pStyle w:val="Compact"/>
        <w:numPr>
          <w:ilvl w:val="0"/>
          <w:numId w:val="1309"/>
        </w:numPr>
      </w:pPr>
      <w:r>
        <w:rPr>
          <w:i/>
          <w:iCs/>
        </w:rPr>
        <w:t xml:space="preserve">Pros</w:t>
      </w:r>
      <w:r>
        <w:t xml:space="preserve">: AI assistance in GUI git client</w:t>
      </w:r>
    </w:p>
    <w:p>
      <w:pPr>
        <w:pStyle w:val="Compact"/>
        <w:numPr>
          <w:ilvl w:val="0"/>
          <w:numId w:val="1309"/>
        </w:numPr>
      </w:pPr>
      <w:r>
        <w:rPr>
          <w:i/>
          <w:iCs/>
        </w:rPr>
        <w:t xml:space="preserve">Cons</w:t>
      </w:r>
      <w:r>
        <w:t xml:space="preserve">: Limited compared to editor integration</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10"/>
        </w:numPr>
      </w:pPr>
      <w:r>
        <w:rPr>
          <w:i/>
          <w:iCs/>
        </w:rPr>
        <w:t xml:space="preserve">What it does</w:t>
      </w:r>
      <w:r>
        <w:t xml:space="preserve">: Enables chat interface in your code editor</w:t>
      </w:r>
    </w:p>
    <w:p>
      <w:pPr>
        <w:pStyle w:val="Compact"/>
        <w:numPr>
          <w:ilvl w:val="0"/>
          <w:numId w:val="1310"/>
        </w:numPr>
      </w:pPr>
      <w:r>
        <w:rPr>
          <w:i/>
          <w:iCs/>
        </w:rPr>
        <w:t xml:space="preserve">Pros</w:t>
      </w:r>
      <w:r>
        <w:t xml:space="preserve">: Context-aware help, refactoring assistance, code explanation</w:t>
      </w:r>
    </w:p>
    <w:p>
      <w:pPr>
        <w:pStyle w:val="Compact"/>
        <w:numPr>
          <w:ilvl w:val="0"/>
          <w:numId w:val="1310"/>
        </w:numPr>
      </w:pPr>
      <w:r>
        <w:rPr>
          <w:i/>
          <w:iCs/>
        </w:rPr>
        <w:t xml:space="preserve">Cons</w:t>
      </w:r>
      <w:r>
        <w:t xml:space="preserve">: Can be distracting if overused</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11"/>
        </w:numPr>
      </w:pPr>
      <w:r>
        <w:rPr>
          <w:i/>
          <w:iCs/>
        </w:rPr>
        <w:t xml:space="preserve">What it does</w:t>
      </w:r>
      <w:r>
        <w:t xml:space="preserve">: Enables Copilot chat in mobile app</w:t>
      </w:r>
    </w:p>
    <w:p>
      <w:pPr>
        <w:pStyle w:val="Compact"/>
        <w:numPr>
          <w:ilvl w:val="0"/>
          <w:numId w:val="1311"/>
        </w:numPr>
      </w:pPr>
      <w:r>
        <w:rPr>
          <w:i/>
          <w:iCs/>
        </w:rPr>
        <w:t xml:space="preserve">Pros</w:t>
      </w:r>
      <w:r>
        <w:t xml:space="preserve">: Quick access on mobile devices</w:t>
      </w:r>
    </w:p>
    <w:p>
      <w:pPr>
        <w:pStyle w:val="Compact"/>
        <w:numPr>
          <w:ilvl w:val="0"/>
          <w:numId w:val="1311"/>
        </w:numPr>
      </w:pPr>
      <w:r>
        <w:rPr>
          <w:i/>
          <w:iCs/>
        </w:rPr>
        <w:t xml:space="preserve">Cons</w:t>
      </w:r>
      <w:r>
        <w:t xml:space="preserve">: Limited by mobile interface</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2"/>
        </w:numPr>
      </w:pPr>
      <w:r>
        <w:rPr>
          <w:i/>
          <w:iCs/>
        </w:rPr>
        <w:t xml:space="preserve">What it does</w:t>
      </w:r>
      <w:r>
        <w:t xml:space="preserve">: Allows Copilot to search internet for up-to-date information</w:t>
      </w:r>
    </w:p>
    <w:p>
      <w:pPr>
        <w:pStyle w:val="Compact"/>
        <w:numPr>
          <w:ilvl w:val="0"/>
          <w:numId w:val="1312"/>
        </w:numPr>
      </w:pPr>
      <w:r>
        <w:rPr>
          <w:i/>
          <w:iCs/>
        </w:rPr>
        <w:t xml:space="preserve">Pros</w:t>
      </w:r>
      <w:r>
        <w:t xml:space="preserve">: Access to current documentation, recent library changes, latest best practices</w:t>
      </w:r>
    </w:p>
    <w:p>
      <w:pPr>
        <w:pStyle w:val="Compact"/>
        <w:numPr>
          <w:ilvl w:val="0"/>
          <w:numId w:val="1312"/>
        </w:numPr>
      </w:pPr>
      <w:r>
        <w:rPr>
          <w:i/>
          <w:iCs/>
        </w:rPr>
        <w:t xml:space="preserve">Cons</w:t>
      </w:r>
      <w:r>
        <w:t xml:space="preserve">: May introduce latency, results depend on search quality</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33"/>
    <w:bookmarkStart w:id="834"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3"/>
        </w:numPr>
      </w:pPr>
      <w:r>
        <w:rPr>
          <w:i/>
          <w:iCs/>
        </w:rPr>
        <w:t xml:space="preserve">What it does</w:t>
      </w:r>
      <w:r>
        <w:t xml:space="preserve">: Allows instant chatting when landing on GitHub.com</w:t>
      </w:r>
    </w:p>
    <w:p>
      <w:pPr>
        <w:pStyle w:val="Compact"/>
        <w:numPr>
          <w:ilvl w:val="0"/>
          <w:numId w:val="1313"/>
        </w:numPr>
      </w:pPr>
      <w:r>
        <w:rPr>
          <w:i/>
          <w:iCs/>
        </w:rPr>
        <w:t xml:space="preserve">Pros</w:t>
      </w:r>
      <w:r>
        <w:t xml:space="preserve">: Quick access to Copilot without navigating menus</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4"/>
        </w:numPr>
      </w:pPr>
      <w:r>
        <w:rPr>
          <w:i/>
          <w:iCs/>
        </w:rPr>
        <w:t xml:space="preserve">What it does</w:t>
      </w:r>
      <w:r>
        <w:t xml:space="preserve">: Use Copilot to review your code and generate pull request summaries</w:t>
      </w:r>
    </w:p>
    <w:p>
      <w:pPr>
        <w:pStyle w:val="Compact"/>
        <w:numPr>
          <w:ilvl w:val="0"/>
          <w:numId w:val="1314"/>
        </w:numPr>
      </w:pPr>
      <w:r>
        <w:rPr>
          <w:i/>
          <w:iCs/>
        </w:rPr>
        <w:t xml:space="preserve">Pros</w:t>
      </w:r>
      <w:r>
        <w:t xml:space="preserve">: Automated code review suggestions, PR summary generation, catches common issues</w:t>
      </w:r>
    </w:p>
    <w:p>
      <w:pPr>
        <w:pStyle w:val="Compact"/>
        <w:numPr>
          <w:ilvl w:val="0"/>
          <w:numId w:val="1314"/>
        </w:numPr>
      </w:pPr>
      <w:r>
        <w:rPr>
          <w:i/>
          <w:iCs/>
        </w:rPr>
        <w:t xml:space="preserve">Cons</w:t>
      </w:r>
      <w:r>
        <w:t xml:space="preserve">: May generate false positives, shouldn’t replace human review</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5"/>
        </w:numPr>
      </w:pPr>
      <w:r>
        <w:rPr>
          <w:i/>
          <w:iCs/>
        </w:rPr>
        <w:t xml:space="preserve">What it does</w:t>
      </w:r>
      <w:r>
        <w:t xml:space="preserve">: Automatically reviews all pull requests you create</w:t>
      </w:r>
    </w:p>
    <w:p>
      <w:pPr>
        <w:pStyle w:val="Compact"/>
        <w:numPr>
          <w:ilvl w:val="0"/>
          <w:numId w:val="1315"/>
        </w:numPr>
      </w:pPr>
      <w:r>
        <w:rPr>
          <w:i/>
          <w:iCs/>
        </w:rPr>
        <w:t xml:space="preserve">Pros</w:t>
      </w:r>
      <w:r>
        <w:t xml:space="preserve">: Catches issues early without manual triggering</w:t>
      </w:r>
    </w:p>
    <w:p>
      <w:pPr>
        <w:pStyle w:val="Compact"/>
        <w:numPr>
          <w:ilvl w:val="0"/>
          <w:numId w:val="1315"/>
        </w:numPr>
      </w:pPr>
      <w:r>
        <w:rPr>
          <w:i/>
          <w:iCs/>
        </w:rPr>
        <w:t xml:space="preserve">Cons</w:t>
      </w:r>
      <w:r>
        <w:t xml:space="preserve">: May be noisy on simple PRs, uses API quota</w:t>
      </w:r>
    </w:p>
    <w:p>
      <w:pPr>
        <w:pStyle w:val="Compact"/>
        <w:numPr>
          <w:ilvl w:val="0"/>
          <w:numId w:val="131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6"/>
        </w:numPr>
      </w:pPr>
      <w:r>
        <w:rPr>
          <w:i/>
          <w:iCs/>
        </w:rPr>
        <w:t xml:space="preserve">What it does</w:t>
      </w:r>
      <w:r>
        <w:t xml:space="preserve">: Delegate tasks to Copilot coding agent in repositories where it is enabled</w:t>
      </w:r>
    </w:p>
    <w:p>
      <w:pPr>
        <w:pStyle w:val="Compact"/>
        <w:numPr>
          <w:ilvl w:val="0"/>
          <w:numId w:val="1316"/>
        </w:numPr>
      </w:pPr>
      <w:r>
        <w:rPr>
          <w:i/>
          <w:iCs/>
        </w:rPr>
        <w:t xml:space="preserve">Pros</w:t>
      </w:r>
      <w:r>
        <w:t xml:space="preserve">: Autonomous multi-file edits, can execute complex refactoring, runs tests and fixes issues</w:t>
      </w:r>
    </w:p>
    <w:p>
      <w:pPr>
        <w:pStyle w:val="Compact"/>
        <w:numPr>
          <w:ilvl w:val="0"/>
          <w:numId w:val="1316"/>
        </w:numPr>
      </w:pPr>
      <w:r>
        <w:rPr>
          <w:i/>
          <w:iCs/>
        </w:rPr>
        <w:t xml:space="preserve">Cons</w:t>
      </w:r>
      <w:r>
        <w:t xml:space="preserve">: Requires careful oversight, can make unwanted changes if instructions unclear</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7"/>
        </w:numPr>
      </w:pPr>
      <w:r>
        <w:rPr>
          <w:i/>
          <w:iCs/>
        </w:rPr>
        <w:t xml:space="preserve">What it does</w:t>
      </w:r>
      <w:r>
        <w:t xml:space="preserve">: Remember repository context across Copilot agent interactions</w:t>
      </w:r>
    </w:p>
    <w:p>
      <w:pPr>
        <w:pStyle w:val="Compact"/>
        <w:numPr>
          <w:ilvl w:val="0"/>
          <w:numId w:val="1317"/>
        </w:numPr>
      </w:pPr>
      <w:r>
        <w:rPr>
          <w:i/>
          <w:iCs/>
        </w:rPr>
        <w:t xml:space="preserve">Pros</w:t>
      </w:r>
      <w:r>
        <w:t xml:space="preserve">: Better context awareness, learns repository patterns and conventions</w:t>
      </w:r>
    </w:p>
    <w:p>
      <w:pPr>
        <w:pStyle w:val="Compact"/>
        <w:numPr>
          <w:ilvl w:val="0"/>
          <w:numId w:val="1317"/>
        </w:numPr>
      </w:pPr>
      <w:r>
        <w:rPr>
          <w:i/>
          <w:iCs/>
        </w:rPr>
        <w:t xml:space="preserve">Cons</w:t>
      </w:r>
      <w:r>
        <w:t xml:space="preserve">: Preview feature governed by pre-release terms, potential privacy implications</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8"/>
        </w:numPr>
      </w:pPr>
      <w:r>
        <w:rPr>
          <w:i/>
          <w:iCs/>
        </w:rPr>
        <w:t xml:space="preserve">What it does</w:t>
      </w:r>
      <w:r>
        <w:t xml:space="preserve">: Connect MCP servers to Copilot in all editors and Coding Agent</w:t>
      </w:r>
    </w:p>
    <w:p>
      <w:pPr>
        <w:pStyle w:val="Compact"/>
        <w:numPr>
          <w:ilvl w:val="0"/>
          <w:numId w:val="1318"/>
        </w:numPr>
      </w:pPr>
      <w:r>
        <w:rPr>
          <w:i/>
          <w:iCs/>
        </w:rPr>
        <w:t xml:space="preserve">Pros</w:t>
      </w:r>
      <w:r>
        <w:t xml:space="preserve">: Extend Copilot with custom tools and integrations</w:t>
      </w:r>
    </w:p>
    <w:p>
      <w:pPr>
        <w:pStyle w:val="Compact"/>
        <w:numPr>
          <w:ilvl w:val="0"/>
          <w:numId w:val="1318"/>
        </w:numPr>
      </w:pPr>
      <w:r>
        <w:rPr>
          <w:i/>
          <w:iCs/>
        </w:rPr>
        <w:t xml:space="preserve">Cons</w:t>
      </w:r>
      <w:r>
        <w:t xml:space="preserve">: Requires MCP server setup and maintenance</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9"/>
        </w:numPr>
      </w:pPr>
      <w:r>
        <w:rPr>
          <w:i/>
          <w:iCs/>
        </w:rPr>
        <w:t xml:space="preserve">What it does</w:t>
      </w:r>
      <w:r>
        <w:t xml:space="preserve">: Allow Copilot to suggest commit messages when you make changes</w:t>
      </w:r>
    </w:p>
    <w:p>
      <w:pPr>
        <w:pStyle w:val="Compact"/>
        <w:numPr>
          <w:ilvl w:val="0"/>
          <w:numId w:val="1319"/>
        </w:numPr>
      </w:pPr>
      <w:r>
        <w:rPr>
          <w:i/>
          <w:iCs/>
        </w:rPr>
        <w:t xml:space="preserve">Pros</w:t>
      </w:r>
      <w:r>
        <w:t xml:space="preserve">: Saves time, generates descriptive messages based on code changes</w:t>
      </w:r>
    </w:p>
    <w:p>
      <w:pPr>
        <w:pStyle w:val="Compact"/>
        <w:numPr>
          <w:ilvl w:val="0"/>
          <w:numId w:val="1319"/>
        </w:numPr>
      </w:pPr>
      <w:r>
        <w:rPr>
          <w:i/>
          <w:iCs/>
        </w:rPr>
        <w:t xml:space="preserve">Cons</w:t>
      </w:r>
      <w:r>
        <w:t xml:space="preserve">: May miss important context, still requires review</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20"/>
        </w:numPr>
      </w:pPr>
      <w:r>
        <w:rPr>
          <w:i/>
          <w:iCs/>
        </w:rPr>
        <w:t xml:space="preserve">What it does</w:t>
      </w:r>
      <w:r>
        <w:t xml:space="preserve">: View and create Copilot Spaces (collaborative AI environments)</w:t>
      </w:r>
    </w:p>
    <w:p>
      <w:pPr>
        <w:pStyle w:val="Compact"/>
        <w:numPr>
          <w:ilvl w:val="0"/>
          <w:numId w:val="1320"/>
        </w:numPr>
      </w:pPr>
      <w:r>
        <w:rPr>
          <w:i/>
          <w:iCs/>
        </w:rPr>
        <w:t xml:space="preserve">Pros</w:t>
      </w:r>
      <w:r>
        <w:t xml:space="preserve">: Share AI context with team members</w:t>
      </w:r>
    </w:p>
    <w:p>
      <w:pPr>
        <w:pStyle w:val="Compact"/>
        <w:numPr>
          <w:ilvl w:val="0"/>
          <w:numId w:val="1320"/>
        </w:numPr>
      </w:pPr>
      <w:r>
        <w:rPr>
          <w:i/>
          <w:iCs/>
        </w:rPr>
        <w:t xml:space="preserve">Cons</w:t>
      </w:r>
      <w:r>
        <w:t xml:space="preserve">: Additional complexity for individual work</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21"/>
        </w:numPr>
      </w:pPr>
      <w:r>
        <w:rPr>
          <w:i/>
          <w:iCs/>
        </w:rPr>
        <w:t xml:space="preserve">What it does</w:t>
      </w:r>
      <w:r>
        <w:t xml:space="preserve">: Create individually owned Copilot Spaces</w:t>
      </w:r>
    </w:p>
    <w:p>
      <w:pPr>
        <w:pStyle w:val="Compact"/>
        <w:numPr>
          <w:ilvl w:val="0"/>
          <w:numId w:val="1321"/>
        </w:numPr>
      </w:pPr>
      <w:r>
        <w:rPr>
          <w:i/>
          <w:iCs/>
        </w:rPr>
        <w:t xml:space="preserve">Pros</w:t>
      </w:r>
      <w:r>
        <w:t xml:space="preserve">: Personal AI workspaces for complex projects</w:t>
      </w:r>
    </w:p>
    <w:p>
      <w:pPr>
        <w:pStyle w:val="Compact"/>
        <w:numPr>
          <w:ilvl w:val="0"/>
          <w:numId w:val="1321"/>
        </w:numPr>
      </w:pPr>
      <w:r>
        <w:rPr>
          <w:i/>
          <w:iCs/>
        </w:rPr>
        <w:t xml:space="preserve">Cons</w:t>
      </w:r>
      <w:r>
        <w:t xml:space="preserve">: May fragment your workflow</w:t>
      </w:r>
    </w:p>
    <w:p>
      <w:pPr>
        <w:pStyle w:val="Compact"/>
        <w:numPr>
          <w:ilvl w:val="0"/>
          <w:numId w:val="132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2"/>
        </w:numPr>
      </w:pPr>
      <w:r>
        <w:rPr>
          <w:i/>
          <w:iCs/>
        </w:rPr>
        <w:t xml:space="preserve">What it does</w:t>
      </w:r>
      <w:r>
        <w:t xml:space="preserve">: Share individually owned Copilot Spaces</w:t>
      </w:r>
    </w:p>
    <w:p>
      <w:pPr>
        <w:pStyle w:val="Compact"/>
        <w:numPr>
          <w:ilvl w:val="0"/>
          <w:numId w:val="1322"/>
        </w:numPr>
      </w:pPr>
      <w:r>
        <w:rPr>
          <w:i/>
          <w:iCs/>
        </w:rPr>
        <w:t xml:space="preserve">Pros</w:t>
      </w:r>
      <w:r>
        <w:t xml:space="preserve">: Collaborate while maintaining ownership</w:t>
      </w:r>
    </w:p>
    <w:p>
      <w:pPr>
        <w:pStyle w:val="Compact"/>
        <w:numPr>
          <w:ilvl w:val="0"/>
          <w:numId w:val="1322"/>
        </w:numPr>
      </w:pPr>
      <w:r>
        <w:rPr>
          <w:i/>
          <w:iCs/>
        </w:rPr>
        <w:t xml:space="preserve">Cons</w:t>
      </w:r>
      <w:r>
        <w:t xml:space="preserve">: None significant</w:t>
      </w:r>
    </w:p>
    <w:p>
      <w:pPr>
        <w:pStyle w:val="Compact"/>
        <w:numPr>
          <w:ilvl w:val="0"/>
          <w:numId w:val="132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34"/>
    <w:bookmarkStart w:id="835"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3"/>
        </w:numPr>
      </w:pPr>
      <w:r>
        <w:t xml:space="preserve">All Copilot Chat options (GitHub.com, CLI, IDE, Mobile)</w:t>
      </w:r>
    </w:p>
    <w:p>
      <w:pPr>
        <w:pStyle w:val="Compact"/>
        <w:numPr>
          <w:ilvl w:val="0"/>
          <w:numId w:val="1323"/>
        </w:numPr>
      </w:pPr>
      <w:r>
        <w:t xml:space="preserve">Web search capability</w:t>
      </w:r>
    </w:p>
    <w:p>
      <w:pPr>
        <w:pStyle w:val="Compact"/>
        <w:numPr>
          <w:ilvl w:val="0"/>
          <w:numId w:val="1323"/>
        </w:numPr>
      </w:pPr>
      <w:r>
        <w:t xml:space="preserve">Dashboard Entry Point</w:t>
      </w:r>
    </w:p>
    <w:p>
      <w:pPr>
        <w:pStyle w:val="Compact"/>
        <w:numPr>
          <w:ilvl w:val="0"/>
          <w:numId w:val="1323"/>
        </w:numPr>
      </w:pPr>
      <w:r>
        <w:t xml:space="preserve">Copilot code review (but not automatic review initially)</w:t>
      </w:r>
    </w:p>
    <w:p>
      <w:pPr>
        <w:pStyle w:val="Compact"/>
        <w:numPr>
          <w:ilvl w:val="0"/>
          <w:numId w:val="1323"/>
        </w:numPr>
      </w:pPr>
      <w:r>
        <w:t xml:space="preserve">Copilot coding agent</w:t>
      </w:r>
    </w:p>
    <w:p>
      <w:pPr>
        <w:pStyle w:val="Compact"/>
        <w:numPr>
          <w:ilvl w:val="0"/>
          <w:numId w:val="1323"/>
        </w:numPr>
      </w:pPr>
      <w:r>
        <w:t xml:space="preserve">Copilot Memory</w:t>
      </w:r>
    </w:p>
    <w:p>
      <w:pPr>
        <w:pStyle w:val="Compact"/>
        <w:numPr>
          <w:ilvl w:val="0"/>
          <w:numId w:val="1323"/>
        </w:numPr>
      </w:pPr>
      <w:r>
        <w:t xml:space="preserve">MCP servers (if configured)</w:t>
      </w:r>
    </w:p>
    <w:p>
      <w:pPr>
        <w:pStyle w:val="Compact"/>
        <w:numPr>
          <w:ilvl w:val="0"/>
          <w:numId w:val="1323"/>
        </w:numPr>
      </w:pPr>
      <w:r>
        <w:t xml:space="preserve">Copilot-generated commit messages</w:t>
      </w:r>
    </w:p>
    <w:p>
      <w:pPr>
        <w:pStyle w:val="Compact"/>
        <w:numPr>
          <w:ilvl w:val="0"/>
          <w:numId w:val="1323"/>
        </w:numPr>
      </w:pPr>
      <w:r>
        <w:t xml:space="preserve">All Copilot Spaces options</w:t>
      </w:r>
    </w:p>
    <w:p>
      <w:pPr>
        <w:pStyle w:val="FirstParagraph"/>
      </w:pPr>
      <w:r>
        <w:rPr>
          <w:b/>
          <w:bCs/>
        </w:rPr>
        <w:t xml:space="preserve">Model selection:</w:t>
      </w:r>
    </w:p>
    <w:p>
      <w:pPr>
        <w:pStyle w:val="Compact"/>
        <w:numPr>
          <w:ilvl w:val="0"/>
          <w:numId w:val="1324"/>
        </w:numPr>
      </w:pPr>
      <w:r>
        <w:t xml:space="preserve">Default: Claude Sonnet 4.5</w:t>
      </w:r>
    </w:p>
    <w:p>
      <w:pPr>
        <w:pStyle w:val="Compact"/>
        <w:numPr>
          <w:ilvl w:val="0"/>
          <w:numId w:val="1324"/>
        </w:numPr>
      </w:pPr>
      <w:r>
        <w:t xml:space="preserve">Complex tasks: Claude Opus 4.5</w:t>
      </w:r>
    </w:p>
    <w:p>
      <w:pPr>
        <w:pStyle w:val="Compact"/>
        <w:numPr>
          <w:ilvl w:val="0"/>
          <w:numId w:val="1324"/>
        </w:numPr>
      </w:pPr>
      <w:r>
        <w:t xml:space="preserve">Quick completions: Claude Haiku 4.5</w:t>
      </w:r>
    </w:p>
    <w:p>
      <w:pPr>
        <w:pStyle w:val="FirstParagraph"/>
      </w:pPr>
      <w:r>
        <w:rPr>
          <w:b/>
          <w:bCs/>
        </w:rPr>
        <w:t xml:space="preserve">Enable with caution:</w:t>
      </w:r>
    </w:p>
    <w:p>
      <w:pPr>
        <w:pStyle w:val="Compact"/>
        <w:numPr>
          <w:ilvl w:val="0"/>
          <w:numId w:val="1325"/>
        </w:numPr>
      </w:pPr>
      <w:r>
        <w:t xml:space="preserve">Editor preview features (only if comfortable with potential instability)</w:t>
      </w:r>
    </w:p>
    <w:p>
      <w:pPr>
        <w:pStyle w:val="Compact"/>
        <w:numPr>
          <w:ilvl w:val="0"/>
          <w:numId w:val="132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35"/>
    <w:bookmarkEnd w:id="836"/>
    <w:bookmarkStart w:id="849"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37"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6"/>
        </w:numPr>
      </w:pPr>
      <w:r>
        <w:t xml:space="preserve">Faster agent startup and execution</w:t>
      </w:r>
    </w:p>
    <w:p>
      <w:pPr>
        <w:pStyle w:val="Compact"/>
        <w:numPr>
          <w:ilvl w:val="0"/>
          <w:numId w:val="1326"/>
        </w:numPr>
      </w:pPr>
      <w:r>
        <w:t xml:space="preserve">More reliable builds and tests</w:t>
      </w:r>
    </w:p>
    <w:p>
      <w:pPr>
        <w:pStyle w:val="Compact"/>
        <w:numPr>
          <w:ilvl w:val="0"/>
          <w:numId w:val="1326"/>
        </w:numPr>
      </w:pPr>
      <w:r>
        <w:t xml:space="preserve">Access to private or authenticated dependencies</w:t>
      </w:r>
    </w:p>
    <w:p>
      <w:pPr>
        <w:pStyle w:val="Compact"/>
        <w:numPr>
          <w:ilvl w:val="0"/>
          <w:numId w:val="1326"/>
        </w:numPr>
      </w:pPr>
      <w:r>
        <w:t xml:space="preserve">Consistent development environment across all agent sessions</w:t>
      </w:r>
    </w:p>
    <w:bookmarkEnd w:id="837"/>
    <w:bookmarkStart w:id="838"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38"/>
    <w:bookmarkStart w:id="839"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39"/>
    <w:bookmarkStart w:id="842"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4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4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42"/>
    <w:bookmarkStart w:id="843"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8"/>
        </w:numPr>
      </w:pPr>
      <w:r>
        <w:rPr>
          <w:rStyle w:val="VerbatimChar"/>
        </w:rPr>
        <w:t xml:space="preserve">steps</w:t>
      </w:r>
      <w:r>
        <w:t xml:space="preserve">: Setup commands and actions to run</w:t>
      </w:r>
    </w:p>
    <w:p>
      <w:pPr>
        <w:pStyle w:val="Compact"/>
        <w:numPr>
          <w:ilvl w:val="0"/>
          <w:numId w:val="13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8"/>
        </w:numPr>
      </w:pPr>
      <w:r>
        <w:rPr>
          <w:rStyle w:val="VerbatimChar"/>
        </w:rPr>
        <w:t xml:space="preserve">runs-on</w:t>
      </w:r>
      <w:r>
        <w:t xml:space="preserve">: Runner type (Ubuntu x64 Linux only)</w:t>
      </w:r>
    </w:p>
    <w:p>
      <w:pPr>
        <w:pStyle w:val="Compact"/>
        <w:numPr>
          <w:ilvl w:val="0"/>
          <w:numId w:val="1328"/>
        </w:numPr>
      </w:pPr>
      <w:r>
        <w:rPr>
          <w:rStyle w:val="VerbatimChar"/>
        </w:rPr>
        <w:t xml:space="preserve">services</w:t>
      </w:r>
      <w:r>
        <w:t xml:space="preserve">: Database or service containers</w:t>
      </w:r>
    </w:p>
    <w:p>
      <w:pPr>
        <w:pStyle w:val="Compact"/>
        <w:numPr>
          <w:ilvl w:val="0"/>
          <w:numId w:val="1328"/>
        </w:numPr>
      </w:pPr>
      <w:r>
        <w:rPr>
          <w:rStyle w:val="VerbatimChar"/>
        </w:rPr>
        <w:t xml:space="preserve">snapshot</w:t>
      </w:r>
      <w:r>
        <w:t xml:space="preserve">: Save environment state</w:t>
      </w:r>
    </w:p>
    <w:p>
      <w:pPr>
        <w:pStyle w:val="Compact"/>
        <w:numPr>
          <w:ilvl w:val="0"/>
          <w:numId w:val="1328"/>
        </w:numPr>
      </w:pPr>
      <w:r>
        <w:rPr>
          <w:rStyle w:val="VerbatimChar"/>
        </w:rPr>
        <w:t xml:space="preserve">timeout-minutes</w:t>
      </w:r>
      <w:r>
        <w:t xml:space="preserve">: Maximum 59 minutes</w:t>
      </w:r>
    </w:p>
    <w:p>
      <w:pPr>
        <w:pStyle w:val="FirstParagraph"/>
      </w:pPr>
      <w:r>
        <w:t xml:space="preserve">All other workflow settings are ignored by Copilot.</w:t>
      </w:r>
    </w:p>
    <w:bookmarkEnd w:id="843"/>
    <w:bookmarkStart w:id="844"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44"/>
    <w:bookmarkStart w:id="845"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9"/>
        </w:numPr>
      </w:pPr>
      <w:r>
        <w:t xml:space="preserve">Navigate to your repository’s</w:t>
      </w:r>
      <w:r>
        <w:t xml:space="preserve"> </w:t>
      </w:r>
      <w:r>
        <w:rPr>
          <w:b/>
          <w:bCs/>
        </w:rPr>
        <w:t xml:space="preserve">Settings</w:t>
      </w:r>
    </w:p>
    <w:p>
      <w:pPr>
        <w:pStyle w:val="Compact"/>
        <w:numPr>
          <w:ilvl w:val="0"/>
          <w:numId w:val="1329"/>
        </w:numPr>
      </w:pPr>
      <w:r>
        <w:t xml:space="preserve">Go to</w:t>
      </w:r>
      <w:r>
        <w:t xml:space="preserve"> </w:t>
      </w:r>
      <w:r>
        <w:rPr>
          <w:b/>
          <w:bCs/>
        </w:rPr>
        <w:t xml:space="preserve">Environments</w:t>
      </w:r>
    </w:p>
    <w:p>
      <w:pPr>
        <w:pStyle w:val="Compact"/>
        <w:numPr>
          <w:ilvl w:val="0"/>
          <w:numId w:val="13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9"/>
        </w:numPr>
      </w:pPr>
      <w:r>
        <w:t xml:space="preserve">Add environment variables or secrets as needed</w:t>
      </w:r>
    </w:p>
    <w:p>
      <w:pPr>
        <w:pStyle w:val="FirstParagraph"/>
      </w:pPr>
      <w:r>
        <w:t xml:space="preserve">Use secrets for sensitive values like API keys or passwords.</w:t>
      </w:r>
    </w:p>
    <w:bookmarkEnd w:id="845"/>
    <w:bookmarkStart w:id="846"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46"/>
    <w:bookmarkStart w:id="847"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47"/>
    <w:bookmarkStart w:id="848"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41">
        <w:r>
          <w:rPr>
            <w:rStyle w:val="Hyperlink"/>
          </w:rPr>
          <w:t xml:space="preserve">Customizing the development environment for GitHub Copilot coding agent</w:t>
        </w:r>
      </w:hyperlink>
      <w:r>
        <w:t xml:space="preserve">.</w:t>
      </w:r>
    </w:p>
    <w:bookmarkEnd w:id="848"/>
    <w:bookmarkEnd w:id="849"/>
    <w:bookmarkStart w:id="857" w:name="sec-ai-agent-skills"/>
    <w:p>
      <w:pPr>
        <w:pStyle w:val="Heading3"/>
      </w:pPr>
      <w:r>
        <w:t xml:space="preserve">18.5.19 Agent Skills</w:t>
      </w:r>
    </w:p>
    <w:p>
      <w:pPr>
        <w:pStyle w:val="FirstParagraph"/>
      </w:pPr>
      <w:hyperlink r:id="rId85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5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52"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5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30"/>
        </w:numPr>
      </w:pPr>
      <w:r>
        <w:t xml:space="preserve">Scripts</w:t>
      </w:r>
    </w:p>
    <w:p>
      <w:pPr>
        <w:pStyle w:val="Compact"/>
        <w:numPr>
          <w:ilvl w:val="0"/>
          <w:numId w:val="1330"/>
        </w:numPr>
      </w:pPr>
      <w:r>
        <w:t xml:space="preserve">Reference documentation</w:t>
      </w:r>
    </w:p>
    <w:p>
      <w:pPr>
        <w:pStyle w:val="Compact"/>
        <w:numPr>
          <w:ilvl w:val="0"/>
          <w:numId w:val="1330"/>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52"/>
    <w:bookmarkStart w:id="853"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31"/>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31"/>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31"/>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53"/>
    <w:bookmarkStart w:id="854"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2"/>
        </w:numPr>
      </w:pPr>
      <w:r>
        <w:rPr>
          <w:b/>
          <w:bCs/>
        </w:rPr>
        <w:t xml:space="preserve">Domain expertise</w:t>
      </w:r>
      <w:r>
        <w:t xml:space="preserve">: Capture specialized knowledge as reusable instructions</w:t>
      </w:r>
    </w:p>
    <w:p>
      <w:pPr>
        <w:pStyle w:val="Compact"/>
        <w:numPr>
          <w:ilvl w:val="0"/>
          <w:numId w:val="1332"/>
        </w:numPr>
      </w:pPr>
      <w:r>
        <w:rPr>
          <w:b/>
          <w:bCs/>
        </w:rPr>
        <w:t xml:space="preserve">Repeatable workflows</w:t>
      </w:r>
      <w:r>
        <w:t xml:space="preserve">: Turn multi-step tasks into consistent, auditable procedures</w:t>
      </w:r>
    </w:p>
    <w:p>
      <w:pPr>
        <w:pStyle w:val="Compact"/>
        <w:numPr>
          <w:ilvl w:val="0"/>
          <w:numId w:val="1332"/>
        </w:numPr>
      </w:pPr>
      <w:r>
        <w:rPr>
          <w:b/>
          <w:bCs/>
        </w:rPr>
        <w:t xml:space="preserve">Cross-tool reuse</w:t>
      </w:r>
      <w:r>
        <w:t xml:space="preserve">: Build a skill once and use it across any skills-compatible agent</w:t>
      </w:r>
    </w:p>
    <w:bookmarkEnd w:id="854"/>
    <w:bookmarkStart w:id="856"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50">
        <w:r>
          <w:rPr>
            <w:rStyle w:val="Hyperlink"/>
          </w:rPr>
          <w:t xml:space="preserve">agentskills.io</w:t>
        </w:r>
      </w:hyperlink>
      <w:r>
        <w:t xml:space="preserve">.</w:t>
      </w:r>
    </w:p>
    <w:p>
      <w:pPr>
        <w:pStyle w:val="BodyText"/>
      </w:pPr>
      <w:r>
        <w:t xml:space="preserve">The</w:t>
      </w:r>
      <w:r>
        <w:t xml:space="preserve"> </w:t>
      </w:r>
      <w:hyperlink r:id="rId85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56"/>
    <w:bookmarkEnd w:id="857"/>
    <w:bookmarkStart w:id="865" w:name="sec-ai-claude-cloud-env"/>
    <w:p>
      <w:pPr>
        <w:pStyle w:val="Heading3"/>
      </w:pPr>
      <w:r>
        <w:t xml:space="preserve">18.5.20 Claude Code Cloud Environments</w:t>
      </w:r>
    </w:p>
    <w:p>
      <w:pPr>
        <w:pStyle w:val="FirstParagraph"/>
      </w:pPr>
      <w:hyperlink r:id="rId85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5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3"/>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3"/>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3"/>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64"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4"/>
        </w:numPr>
      </w:pPr>
      <w:r>
        <w:t xml:space="preserve">With a single environment configured,</w:t>
      </w:r>
      <w:r>
        <w:t xml:space="preserve"> </w:t>
      </w:r>
      <w:r>
        <w:t xml:space="preserve">it shows your current configuration.</w:t>
      </w:r>
    </w:p>
    <w:p>
      <w:pPr>
        <w:pStyle w:val="Compact"/>
        <w:numPr>
          <w:ilvl w:val="0"/>
          <w:numId w:val="1334"/>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5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0" name="Picture"/>
                  <a:graphic>
                    <a:graphicData uri="http://schemas.openxmlformats.org/drawingml/2006/picture">
                      <pic:pic>
                        <pic:nvPicPr>
                          <pic:cNvPr descr="/opt/quarto/share/formats/docx/note.png" id="8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62">
        <w:r>
          <w:rPr>
            <w:rStyle w:val="Hyperlink"/>
          </w:rPr>
          <w:t xml:space="preserve">Claude Code on the web documentation</w:t>
        </w:r>
      </w:hyperlink>
      <w:r>
        <w:t xml:space="preserve"> </w:t>
      </w:r>
      <w:r>
        <w:t xml:space="preserve">and the</w:t>
      </w:r>
      <w:r>
        <w:t xml:space="preserve"> </w:t>
      </w:r>
      <w:hyperlink r:id="rId863">
        <w:r>
          <w:rPr>
            <w:rStyle w:val="Hyperlink"/>
          </w:rPr>
          <w:t xml:space="preserve">slash command reference</w:t>
        </w:r>
      </w:hyperlink>
      <w:r>
        <w:t xml:space="preserve">.</w:t>
      </w:r>
    </w:p>
    <w:bookmarkEnd w:id="864"/>
    <w:bookmarkEnd w:id="865"/>
    <w:bookmarkStart w:id="869"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69"/>
    <w:bookmarkStart w:id="874"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5"/>
        </w:numPr>
      </w:pPr>
      <w:r>
        <w:t xml:space="preserve">Lab members can export Quarto content to Word format for review</w:t>
      </w:r>
    </w:p>
    <w:p>
      <w:pPr>
        <w:pStyle w:val="Compact"/>
        <w:numPr>
          <w:ilvl w:val="0"/>
          <w:numId w:val="1335"/>
        </w:numPr>
      </w:pPr>
      <w:r>
        <w:t xml:space="preserve">Reviewers can make edits, add tracked changes, and insert comments in Word</w:t>
      </w:r>
    </w:p>
    <w:p>
      <w:pPr>
        <w:pStyle w:val="Compact"/>
        <w:numPr>
          <w:ilvl w:val="0"/>
          <w:numId w:val="133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73"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7"/>
        </w:numPr>
      </w:pPr>
      <w:hyperlink r:id="rId870">
        <w:r>
          <w:rPr>
            <w:rStyle w:val="Hyperlink"/>
          </w:rPr>
          <w:t xml:space="preserve">Quarto CLI Issue #6357</w:t>
        </w:r>
      </w:hyperlink>
    </w:p>
    <w:p>
      <w:pPr>
        <w:pStyle w:val="Compact"/>
        <w:numPr>
          <w:ilvl w:val="0"/>
          <w:numId w:val="1337"/>
        </w:numPr>
      </w:pPr>
      <w:hyperlink r:id="rId871">
        <w:r>
          <w:rPr>
            <w:rStyle w:val="Hyperlink"/>
          </w:rPr>
          <w:t xml:space="preserve">Quarto Discussion #6544</w:t>
        </w:r>
      </w:hyperlink>
    </w:p>
    <w:p>
      <w:pPr>
        <w:pStyle w:val="Compact"/>
        <w:numPr>
          <w:ilvl w:val="0"/>
          <w:numId w:val="1337"/>
        </w:numPr>
      </w:pPr>
      <w:hyperlink r:id="rId8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8"/>
        </w:numPr>
      </w:pPr>
      <w:r>
        <w:t xml:space="preserve">Open the generated DOCX file in Microsoft Word</w:t>
      </w:r>
    </w:p>
    <w:p>
      <w:pPr>
        <w:pStyle w:val="Compact"/>
        <w:numPr>
          <w:ilvl w:val="0"/>
          <w:numId w:val="1338"/>
        </w:numPr>
      </w:pPr>
      <w:r>
        <w:t xml:space="preserve">Immediately save the file (File → Save, or Ctrl+S/Cmd+S)</w:t>
      </w:r>
    </w:p>
    <w:p>
      <w:pPr>
        <w:pStyle w:val="Compact"/>
        <w:numPr>
          <w:ilvl w:val="0"/>
          <w:numId w:val="1338"/>
        </w:numPr>
      </w:pPr>
      <w:r>
        <w:t xml:space="preserve">Close and re-open the file to verify it no longer shows</w:t>
      </w:r>
      <w:r>
        <w:t xml:space="preserve"> </w:t>
      </w:r>
      <w:r>
        <w:t xml:space="preserve">“Document 1”</w:t>
      </w:r>
    </w:p>
    <w:p>
      <w:pPr>
        <w:pStyle w:val="Compact"/>
        <w:numPr>
          <w:ilvl w:val="0"/>
          <w:numId w:val="133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73"/>
    <w:bookmarkEnd w:id="874"/>
    <w:bookmarkStart w:id="875"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9"/>
        </w:numPr>
      </w:pPr>
      <w:r>
        <w:t xml:space="preserve">Markdown and Quarto formatting rules (e.g., blank lines before lists, line breaks in prose)</w:t>
      </w:r>
    </w:p>
    <w:p>
      <w:pPr>
        <w:pStyle w:val="Compact"/>
        <w:numPr>
          <w:ilvl w:val="0"/>
          <w:numId w:val="133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9"/>
        </w:numPr>
      </w:pPr>
      <w:r>
        <w:t xml:space="preserve">File organization patterns (e.g., using Quarto includes for modular content)</w:t>
      </w:r>
    </w:p>
    <w:p>
      <w:pPr>
        <w:pStyle w:val="Compact"/>
        <w:numPr>
          <w:ilvl w:val="0"/>
          <w:numId w:val="1339"/>
        </w:numPr>
      </w:pPr>
      <w:r>
        <w:t xml:space="preserve">How to work with DOCX files for hybrid editing workflows</w:t>
      </w:r>
    </w:p>
    <w:p>
      <w:pPr>
        <w:pStyle w:val="Compact"/>
        <w:numPr>
          <w:ilvl w:val="0"/>
          <w:numId w:val="1339"/>
        </w:numPr>
      </w:pPr>
      <w:r>
        <w:t xml:space="preserve">Version control best practices</w:t>
      </w:r>
      <w:r>
        <w:t xml:space="preserve"> </w:t>
      </w:r>
      <w:r>
        <w:t xml:space="preserve">(e.g., do not commit rendered artifacts that are generated only for preview/review)</w:t>
      </w:r>
    </w:p>
    <w:p>
      <w:pPr>
        <w:pStyle w:val="Compact"/>
        <w:numPr>
          <w:ilvl w:val="0"/>
          <w:numId w:val="133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75"/>
    <w:bookmarkStart w:id="876"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40"/>
        </w:numPr>
      </w:pPr>
      <w:r>
        <w:rPr>
          <w:b/>
          <w:bCs/>
        </w:rPr>
        <w:t xml:space="preserve">AI has more bandwidth</w:t>
      </w:r>
      <w:r>
        <w:t xml:space="preserve">: Copilot can review code immediately without competing priorities</w:t>
      </w:r>
    </w:p>
    <w:p>
      <w:pPr>
        <w:pStyle w:val="Compact"/>
        <w:numPr>
          <w:ilvl w:val="0"/>
          <w:numId w:val="1340"/>
        </w:numPr>
      </w:pPr>
      <w:r>
        <w:rPr>
          <w:b/>
          <w:bCs/>
        </w:rPr>
        <w:t xml:space="preserve">Catch common issues early</w:t>
      </w:r>
      <w:r>
        <w:t xml:space="preserve">: Copilot excels at identifying bugs, logic errors, security vulnerabilities, and style inconsistencies</w:t>
      </w:r>
    </w:p>
    <w:p>
      <w:pPr>
        <w:pStyle w:val="Compact"/>
        <w:numPr>
          <w:ilvl w:val="0"/>
          <w:numId w:val="134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40"/>
        </w:numPr>
      </w:pPr>
      <w:r>
        <w:rPr>
          <w:b/>
          <w:bCs/>
        </w:rPr>
        <w:t xml:space="preserve">Learn from feedback</w:t>
      </w:r>
      <w:r>
        <w:t xml:space="preserve">: Even experienced developers benefit from Copilot’s perspective on best practices and potential improvements</w:t>
      </w:r>
    </w:p>
    <w:p>
      <w:pPr>
        <w:pStyle w:val="Compact"/>
        <w:numPr>
          <w:ilvl w:val="0"/>
          <w:numId w:val="134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4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4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2"/>
        </w:numPr>
      </w:pPr>
      <w:r>
        <w:rPr>
          <w:b/>
          <w:bCs/>
        </w:rPr>
        <w:t xml:space="preserve">If the comment is incorrect or not applicable</w:t>
      </w:r>
      <w:r>
        <w:t xml:space="preserve">: Dismiss the comment with an explanation for why it doesn’t apply</w:t>
      </w:r>
    </w:p>
    <w:p>
      <w:pPr>
        <w:pStyle w:val="Compact"/>
        <w:numPr>
          <w:ilvl w:val="1"/>
          <w:numId w:val="1342"/>
        </w:numPr>
      </w:pPr>
      <w:r>
        <w:rPr>
          <w:b/>
          <w:bCs/>
        </w:rPr>
        <w:t xml:space="preserve">If you’re uncertain</w:t>
      </w:r>
      <w:r>
        <w:t xml:space="preserve">: Seek a second opinion from a human reviewer or do additional research</w:t>
      </w:r>
    </w:p>
    <w:p>
      <w:pPr>
        <w:numPr>
          <w:ilvl w:val="0"/>
          <w:numId w:val="134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4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4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76"/>
    <w:bookmarkStart w:id="877"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4"/>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4"/>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5"/>
        </w:numPr>
      </w:pPr>
      <w:r>
        <w:t xml:space="preserve">The prompter may or may not be the same person who originally created the issue</w:t>
      </w:r>
    </w:p>
    <w:p>
      <w:pPr>
        <w:pStyle w:val="Compact"/>
        <w:numPr>
          <w:ilvl w:val="1"/>
          <w:numId w:val="1346"/>
        </w:numPr>
      </w:pPr>
      <w:r>
        <w:t xml:space="preserve">In projects with a user base, users often submit issues (bug reports, feature requests)</w:t>
      </w:r>
    </w:p>
    <w:p>
      <w:pPr>
        <w:pStyle w:val="Compact"/>
        <w:numPr>
          <w:ilvl w:val="1"/>
          <w:numId w:val="1346"/>
        </w:numPr>
      </w:pPr>
      <w:r>
        <w:t xml:space="preserve">A project maintainer then steps in, adds their perspective, and assigns the issue to Copilot</w:t>
      </w:r>
    </w:p>
    <w:p>
      <w:pPr>
        <w:pStyle w:val="Compact"/>
        <w:numPr>
          <w:ilvl w:val="1"/>
          <w:numId w:val="1346"/>
        </w:numPr>
      </w:pPr>
      <w:r>
        <w:t xml:space="preserve">In this case, the maintainer who assigned Copilot is the prompter, not the original issue creator</w:t>
      </w:r>
    </w:p>
    <w:p>
      <w:pPr>
        <w:pStyle w:val="Compact"/>
        <w:numPr>
          <w:ilvl w:val="0"/>
          <w:numId w:val="1345"/>
        </w:numPr>
      </w:pPr>
      <w:r>
        <w:t xml:space="preserve">Copilot created the PR with the prompter as co-author</w:t>
      </w:r>
    </w:p>
    <w:p>
      <w:pPr>
        <w:pStyle w:val="Compact"/>
        <w:numPr>
          <w:ilvl w:val="0"/>
          <w:numId w:val="1345"/>
        </w:numPr>
      </w:pPr>
      <w:r>
        <w:t xml:space="preserve">The prompter (now acting as PR manager) requested your review</w:t>
      </w:r>
    </w:p>
    <w:p>
      <w:pPr>
        <w:pStyle w:val="Compact"/>
        <w:numPr>
          <w:ilvl w:val="0"/>
          <w:numId w:val="134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8"/>
        </w:numPr>
      </w:pPr>
      <w:r>
        <w:t xml:space="preserve">Both options allow you to provide feedback without directly triggering Copilot</w:t>
      </w:r>
    </w:p>
    <w:p>
      <w:pPr>
        <w:pStyle w:val="Compact"/>
        <w:numPr>
          <w:ilvl w:val="0"/>
          <w:numId w:val="1347"/>
        </w:numPr>
      </w:pPr>
      <w:r>
        <w:rPr>
          <w:b/>
          <w:bCs/>
        </w:rPr>
        <w:t xml:space="preserve">Don’t ask Copilot to make changes directly</w:t>
      </w:r>
      <w:r>
        <w:t xml:space="preserve">:</w:t>
      </w:r>
    </w:p>
    <w:p>
      <w:pPr>
        <w:pStyle w:val="Compact"/>
        <w:numPr>
          <w:ilvl w:val="1"/>
          <w:numId w:val="1349"/>
        </w:numPr>
      </w:pPr>
      <w:r>
        <w:t xml:space="preserve">Avoid using features that would trigger Copilot to start working immediately</w:t>
      </w:r>
    </w:p>
    <w:p>
      <w:pPr>
        <w:pStyle w:val="Compact"/>
        <w:numPr>
          <w:ilvl w:val="1"/>
          <w:numId w:val="1349"/>
        </w:numPr>
      </w:pPr>
      <w:r>
        <w:t xml:space="preserve">Let the PR manager decide whether to ask Copilot to address your comments or make changes themselves</w:t>
      </w:r>
    </w:p>
    <w:p>
      <w:pPr>
        <w:pStyle w:val="Compact"/>
        <w:numPr>
          <w:ilvl w:val="0"/>
          <w:numId w:val="1347"/>
        </w:numPr>
      </w:pPr>
      <w:r>
        <w:rPr>
          <w:b/>
          <w:bCs/>
        </w:rPr>
        <w:t xml:space="preserve">Write clear, actionable comments</w:t>
      </w:r>
      <w:r>
        <w:t xml:space="preserve">:</w:t>
      </w:r>
    </w:p>
    <w:p>
      <w:pPr>
        <w:pStyle w:val="Compact"/>
        <w:numPr>
          <w:ilvl w:val="1"/>
          <w:numId w:val="1350"/>
        </w:numPr>
      </w:pPr>
      <w:r>
        <w:t xml:space="preserve">Explain what needs to change and why</w:t>
      </w:r>
    </w:p>
    <w:p>
      <w:pPr>
        <w:pStyle w:val="Compact"/>
        <w:numPr>
          <w:ilvl w:val="1"/>
          <w:numId w:val="1350"/>
        </w:numPr>
      </w:pPr>
      <w:r>
        <w:t xml:space="preserve">Suggest specific solutions when appropriate</w:t>
      </w:r>
    </w:p>
    <w:p>
      <w:pPr>
        <w:pStyle w:val="Compact"/>
        <w:numPr>
          <w:ilvl w:val="1"/>
          <w:numId w:val="135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51"/>
        </w:numPr>
      </w:pPr>
      <w:r>
        <w:rPr>
          <w:b/>
          <w:bCs/>
        </w:rPr>
        <w:t xml:space="preserve">Review all comments carefully</w:t>
      </w:r>
      <w:r>
        <w:t xml:space="preserve">:</w:t>
      </w:r>
    </w:p>
    <w:p>
      <w:pPr>
        <w:pStyle w:val="Compact"/>
        <w:numPr>
          <w:ilvl w:val="1"/>
          <w:numId w:val="1352"/>
        </w:numPr>
      </w:pPr>
      <w:r>
        <w:t xml:space="preserve">Decide which comments you agree with</w:t>
      </w:r>
    </w:p>
    <w:p>
      <w:pPr>
        <w:pStyle w:val="Compact"/>
        <w:numPr>
          <w:ilvl w:val="1"/>
          <w:numId w:val="1352"/>
        </w:numPr>
      </w:pPr>
      <w:r>
        <w:t xml:space="preserve">Dismiss or respond to comments you don’t entirely agree with</w:t>
      </w:r>
    </w:p>
    <w:p>
      <w:pPr>
        <w:pStyle w:val="Compact"/>
        <w:numPr>
          <w:ilvl w:val="1"/>
          <w:numId w:val="1352"/>
        </w:numPr>
      </w:pPr>
      <w:r>
        <w:t xml:space="preserve">This ensures Copilot only addresses feedback you’ve validated</w:t>
      </w:r>
    </w:p>
    <w:p>
      <w:pPr>
        <w:pStyle w:val="Compact"/>
        <w:numPr>
          <w:ilvl w:val="0"/>
          <w:numId w:val="1351"/>
        </w:numPr>
      </w:pPr>
      <w:r>
        <w:rPr>
          <w:b/>
          <w:bCs/>
        </w:rPr>
        <w:t xml:space="preserve">Choose how to address valid feedback</w:t>
      </w:r>
      <w:r>
        <w:t xml:space="preserve">:</w:t>
      </w:r>
    </w:p>
    <w:p>
      <w:pPr>
        <w:pStyle w:val="Compact"/>
        <w:numPr>
          <w:ilvl w:val="1"/>
          <w:numId w:val="1353"/>
        </w:numPr>
      </w:pPr>
      <w:r>
        <w:rPr>
          <w:b/>
          <w:bCs/>
        </w:rPr>
        <w:t xml:space="preserve">Option A</w:t>
      </w:r>
      <w:r>
        <w:t xml:space="preserve">: Make the changes yourself (faster for simple fixes)</w:t>
      </w:r>
    </w:p>
    <w:p>
      <w:pPr>
        <w:pStyle w:val="Compact"/>
        <w:numPr>
          <w:ilvl w:val="1"/>
          <w:numId w:val="1353"/>
        </w:numPr>
      </w:pPr>
      <w:r>
        <w:rPr>
          <w:b/>
          <w:bCs/>
        </w:rPr>
        <w:t xml:space="preserve">Option B</w:t>
      </w:r>
      <w:r>
        <w:t xml:space="preserve">: Ask Copilot to address the feedback (better for complex changes)</w:t>
      </w:r>
    </w:p>
    <w:p>
      <w:pPr>
        <w:pStyle w:val="Compact"/>
        <w:numPr>
          <w:ilvl w:val="1"/>
          <w:numId w:val="135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51"/>
        </w:numPr>
      </w:pPr>
      <w:r>
        <w:rPr>
          <w:b/>
          <w:bCs/>
        </w:rPr>
        <w:t xml:space="preserve">Maintain clear communication</w:t>
      </w:r>
      <w:r>
        <w:t xml:space="preserve">:</w:t>
      </w:r>
    </w:p>
    <w:p>
      <w:pPr>
        <w:pStyle w:val="Compact"/>
        <w:numPr>
          <w:ilvl w:val="1"/>
          <w:numId w:val="1354"/>
        </w:numPr>
      </w:pPr>
      <w:r>
        <w:t xml:space="preserve">Let reviewers know how you plan to address their feedback</w:t>
      </w:r>
    </w:p>
    <w:p>
      <w:pPr>
        <w:pStyle w:val="Compact"/>
        <w:numPr>
          <w:ilvl w:val="1"/>
          <w:numId w:val="1354"/>
        </w:numPr>
      </w:pPr>
      <w:r>
        <w:t xml:space="preserve">Mark conversations as resolved after addressing them</w:t>
      </w:r>
    </w:p>
    <w:p>
      <w:pPr>
        <w:pStyle w:val="Compact"/>
        <w:numPr>
          <w:ilvl w:val="1"/>
          <w:numId w:val="1354"/>
        </w:numPr>
      </w:pPr>
      <w:r>
        <w:t xml:space="preserve">Request re-review from humans after Copilot makes significant changes</w:t>
      </w:r>
    </w:p>
    <w:p>
      <w:pPr>
        <w:pStyle w:val="Compact"/>
        <w:numPr>
          <w:ilvl w:val="1"/>
          <w:numId w:val="135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5"/>
        </w:numPr>
      </w:pPr>
      <w:r>
        <w:t xml:space="preserve">The original PR manager is unavailable or on leave</w:t>
      </w:r>
    </w:p>
    <w:p>
      <w:pPr>
        <w:pStyle w:val="Compact"/>
        <w:numPr>
          <w:ilvl w:val="0"/>
          <w:numId w:val="1355"/>
        </w:numPr>
      </w:pPr>
      <w:r>
        <w:t xml:space="preserve">Someone with different expertise needs to guide the remaining work</w:t>
      </w:r>
    </w:p>
    <w:p>
      <w:pPr>
        <w:pStyle w:val="Compact"/>
        <w:numPr>
          <w:ilvl w:val="0"/>
          <w:numId w:val="1355"/>
        </w:numPr>
      </w:pPr>
      <w:r>
        <w:t xml:space="preserve">Responsibilities are being redistributed within the team</w:t>
      </w:r>
    </w:p>
    <w:p>
      <w:pPr>
        <w:pStyle w:val="FirstParagraph"/>
      </w:pPr>
      <w:r>
        <w:t xml:space="preserve">To transfer the PR manager role:</w:t>
      </w:r>
    </w:p>
    <w:p>
      <w:pPr>
        <w:pStyle w:val="Compact"/>
        <w:numPr>
          <w:ilvl w:val="0"/>
          <w:numId w:val="1356"/>
        </w:numPr>
      </w:pPr>
      <w:r>
        <w:t xml:space="preserve">The original PR manager should clearly communicate the handover to all reviewers</w:t>
      </w:r>
    </w:p>
    <w:p>
      <w:pPr>
        <w:pStyle w:val="Compact"/>
        <w:numPr>
          <w:ilvl w:val="0"/>
          <w:numId w:val="1356"/>
        </w:numPr>
      </w:pPr>
      <w:r>
        <w:t xml:space="preserve">The new PR manager should review the PR’s history and any open feedback</w:t>
      </w:r>
    </w:p>
    <w:p>
      <w:pPr>
        <w:pStyle w:val="Compact"/>
        <w:numPr>
          <w:ilvl w:val="0"/>
          <w:numId w:val="1356"/>
        </w:numPr>
      </w:pPr>
      <w:r>
        <w:t xml:space="preserve">The new PR manager should take over responding to Copilot and managing future iterations</w:t>
      </w:r>
    </w:p>
    <w:p>
      <w:pPr>
        <w:pStyle w:val="Compact"/>
        <w:numPr>
          <w:ilvl w:val="0"/>
          <w:numId w:val="135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77"/>
    <w:bookmarkStart w:id="895" w:name="sec-ai-claude-code-windows"/>
    <w:p>
      <w:pPr>
        <w:pStyle w:val="Heading3"/>
      </w:pPr>
      <w:r>
        <w:t xml:space="preserve">18.5.26 Installing Claude Code on Windows</w:t>
      </w:r>
    </w:p>
    <w:p>
      <w:pPr>
        <w:pStyle w:val="FirstParagraph"/>
      </w:pPr>
      <w:hyperlink r:id="rId85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78" name="Picture"/>
                  <a:graphic>
                    <a:graphicData uri="http://schemas.openxmlformats.org/drawingml/2006/picture">
                      <pic:pic>
                        <pic:nvPicPr>
                          <pic:cNvPr descr="/opt/quarto/share/formats/docx/note.png" id="87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82"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7"/>
        </w:numPr>
      </w:pPr>
      <w:r>
        <w:rPr>
          <w:b/>
          <w:bCs/>
        </w:rPr>
        <w:t xml:space="preserve">Git Bash</w:t>
      </w:r>
      <w:r>
        <w:t xml:space="preserve"> </w:t>
      </w:r>
      <w:r>
        <w:t xml:space="preserve">(ships with</w:t>
      </w:r>
      <w:r>
        <w:t xml:space="preserve"> </w:t>
      </w:r>
      <w:hyperlink r:id="rId880">
        <w:r>
          <w:rPr>
            <w:rStyle w:val="Hyperlink"/>
          </w:rPr>
          <w:t xml:space="preserve">Git for Windows</w:t>
        </w:r>
      </w:hyperlink>
      <w:r>
        <w:t xml:space="preserve">);</w:t>
      </w:r>
    </w:p>
    <w:p>
      <w:pPr>
        <w:pStyle w:val="Compact"/>
        <w:numPr>
          <w:ilvl w:val="0"/>
          <w:numId w:val="1357"/>
        </w:numPr>
      </w:pPr>
      <w:r>
        <w:rPr>
          <w:b/>
          <w:bCs/>
        </w:rPr>
        <w:t xml:space="preserve">MSYS2</w:t>
      </w:r>
      <w:r>
        <w:t xml:space="preserve"> </w:t>
      </w:r>
      <w:r>
        <w:t xml:space="preserve">(</w:t>
      </w:r>
      <w:hyperlink r:id="rId88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7"/>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82"/>
    <w:bookmarkStart w:id="887" w:name="install-claude-code"/>
    <w:p>
      <w:pPr>
        <w:pStyle w:val="Heading4"/>
      </w:pPr>
      <w:r>
        <w:t xml:space="preserve">18.5.26.2 Install Claude Code</w:t>
      </w:r>
    </w:p>
    <w:p>
      <w:pPr>
        <w:pStyle w:val="FirstParagraph"/>
      </w:pPr>
      <w:r>
        <w:t xml:space="preserve">There are two common routes:</w:t>
      </w:r>
    </w:p>
    <w:p>
      <w:pPr>
        <w:numPr>
          <w:ilvl w:val="0"/>
          <w:numId w:val="1358"/>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8"/>
        </w:numPr>
      </w:pPr>
      <w:r>
        <w:rPr>
          <w:b/>
          <w:bCs/>
        </w:rPr>
        <w:t xml:space="preserve">npm</w:t>
      </w:r>
      <w:r>
        <w:t xml:space="preserve"> </w:t>
      </w:r>
      <w:r>
        <w:t xml:space="preserve">(requires</w:t>
      </w:r>
      <w:r>
        <w:t xml:space="preserve"> </w:t>
      </w:r>
      <w:hyperlink r:id="rId88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important.png" id="8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8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87"/>
    <w:bookmarkStart w:id="889"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8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89"/>
    <w:bookmarkStart w:id="892"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90" name="Picture"/>
                  <a:graphic>
                    <a:graphicData uri="http://schemas.openxmlformats.org/drawingml/2006/picture">
                      <pic:pic>
                        <pic:nvPicPr>
                          <pic:cNvPr descr="/opt/quarto/share/formats/docx/warning.png" id="8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92"/>
    <w:bookmarkStart w:id="893"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93"/>
    <w:bookmarkStart w:id="894"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94"/>
    <w:bookmarkEnd w:id="895"/>
    <w:bookmarkEnd w:id="896"/>
    <w:bookmarkStart w:id="90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9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97"/>
    <w:bookmarkStart w:id="89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98"/>
    <w:bookmarkStart w:id="89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99"/>
    <w:bookmarkStart w:id="90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900"/>
    <w:bookmarkStart w:id="90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9"/>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9"/>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901"/>
    <w:bookmarkStart w:id="90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60"/>
        </w:numPr>
      </w:pPr>
      <w:r>
        <w:rPr>
          <w:b/>
          <w:bCs/>
        </w:rPr>
        <w:t xml:space="preserve">Fix it in this PR.</w:t>
      </w:r>
      <w:r>
        <w:t xml:space="preserve"> </w:t>
      </w:r>
      <w:r>
        <w:t xml:space="preserve">The default path — most nits are 1–3 line changes.</w:t>
      </w:r>
    </w:p>
    <w:p>
      <w:pPr>
        <w:pStyle w:val="Compact"/>
        <w:numPr>
          <w:ilvl w:val="0"/>
          <w:numId w:val="1360"/>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902"/>
    <w:bookmarkEnd w:id="903"/>
    <w:bookmarkEnd w:id="904"/>
    <w:bookmarkStart w:id="913" w:name="checklists"/>
    <w:p>
      <w:pPr>
        <w:pStyle w:val="Heading1"/>
      </w:pPr>
      <w:r>
        <w:t xml:space="preserve">19. Checklists</w:t>
      </w:r>
    </w:p>
    <w:bookmarkStart w:id="905" w:name="pre-analysis-plan-checklist"/>
    <w:p>
      <w:pPr>
        <w:pStyle w:val="Heading2"/>
      </w:pPr>
      <w:r>
        <w:t xml:space="preserve">19.1 Pre-analysis plan checklist</w:t>
      </w:r>
    </w:p>
    <w:p>
      <w:pPr>
        <w:pStyle w:val="Compact"/>
        <w:numPr>
          <w:ilvl w:val="0"/>
          <w:numId w:val="1361"/>
        </w:numPr>
      </w:pPr>
      <w:r>
        <w:t xml:space="preserve">Brief background on the study (a condensed version of the introduction section of the paper)</w:t>
      </w:r>
    </w:p>
    <w:p>
      <w:pPr>
        <w:pStyle w:val="Compact"/>
        <w:numPr>
          <w:ilvl w:val="0"/>
          <w:numId w:val="1361"/>
        </w:numPr>
      </w:pPr>
      <w:r>
        <w:t xml:space="preserve">Hypotheses / objectives</w:t>
      </w:r>
    </w:p>
    <w:p>
      <w:pPr>
        <w:pStyle w:val="Compact"/>
        <w:numPr>
          <w:ilvl w:val="0"/>
          <w:numId w:val="1361"/>
        </w:numPr>
      </w:pPr>
      <w:r>
        <w:t xml:space="preserve">Study design</w:t>
      </w:r>
    </w:p>
    <w:p>
      <w:pPr>
        <w:pStyle w:val="Compact"/>
        <w:numPr>
          <w:ilvl w:val="0"/>
          <w:numId w:val="1361"/>
        </w:numPr>
      </w:pPr>
      <w:r>
        <w:t xml:space="preserve">Description of data</w:t>
      </w:r>
    </w:p>
    <w:p>
      <w:pPr>
        <w:pStyle w:val="Compact"/>
        <w:numPr>
          <w:ilvl w:val="0"/>
          <w:numId w:val="1361"/>
        </w:numPr>
      </w:pPr>
      <w:r>
        <w:t xml:space="preserve">Definition of outcomes</w:t>
      </w:r>
    </w:p>
    <w:p>
      <w:pPr>
        <w:pStyle w:val="Compact"/>
        <w:numPr>
          <w:ilvl w:val="0"/>
          <w:numId w:val="1361"/>
        </w:numPr>
      </w:pPr>
      <w:r>
        <w:t xml:space="preserve">Definition of interventions / exposures</w:t>
      </w:r>
    </w:p>
    <w:p>
      <w:pPr>
        <w:pStyle w:val="Compact"/>
        <w:numPr>
          <w:ilvl w:val="0"/>
          <w:numId w:val="1361"/>
        </w:numPr>
      </w:pPr>
      <w:r>
        <w:t xml:space="preserve">Definition of covariates</w:t>
      </w:r>
    </w:p>
    <w:p>
      <w:pPr>
        <w:pStyle w:val="Compact"/>
        <w:numPr>
          <w:ilvl w:val="0"/>
          <w:numId w:val="1361"/>
        </w:numPr>
      </w:pPr>
      <w:r>
        <w:t xml:space="preserve">Statistical power calculation</w:t>
      </w:r>
    </w:p>
    <w:p>
      <w:pPr>
        <w:pStyle w:val="Compact"/>
        <w:numPr>
          <w:ilvl w:val="0"/>
          <w:numId w:val="1361"/>
        </w:numPr>
      </w:pPr>
      <w:r>
        <w:t xml:space="preserve">Statistical model description</w:t>
      </w:r>
    </w:p>
    <w:p>
      <w:pPr>
        <w:pStyle w:val="Compact"/>
        <w:numPr>
          <w:ilvl w:val="0"/>
          <w:numId w:val="1361"/>
        </w:numPr>
      </w:pPr>
      <w:r>
        <w:t xml:space="preserve">Covariate selection / screening</w:t>
      </w:r>
    </w:p>
    <w:p>
      <w:pPr>
        <w:pStyle w:val="Compact"/>
        <w:numPr>
          <w:ilvl w:val="0"/>
          <w:numId w:val="1361"/>
        </w:numPr>
      </w:pPr>
      <w:r>
        <w:t xml:space="preserve">Standard error estimation method</w:t>
      </w:r>
    </w:p>
    <w:p>
      <w:pPr>
        <w:pStyle w:val="Compact"/>
        <w:numPr>
          <w:ilvl w:val="0"/>
          <w:numId w:val="1361"/>
        </w:numPr>
      </w:pPr>
      <w:r>
        <w:t xml:space="preserve">Missing data analysis</w:t>
      </w:r>
    </w:p>
    <w:p>
      <w:pPr>
        <w:pStyle w:val="Compact"/>
        <w:numPr>
          <w:ilvl w:val="0"/>
          <w:numId w:val="1361"/>
        </w:numPr>
      </w:pPr>
      <w:r>
        <w:t xml:space="preserve">Assessment of effect modification / subgroup analyses</w:t>
      </w:r>
    </w:p>
    <w:p>
      <w:pPr>
        <w:pStyle w:val="Compact"/>
        <w:numPr>
          <w:ilvl w:val="0"/>
          <w:numId w:val="1361"/>
        </w:numPr>
      </w:pPr>
      <w:r>
        <w:t xml:space="preserve">Sensitivity analyses</w:t>
      </w:r>
    </w:p>
    <w:p>
      <w:pPr>
        <w:pStyle w:val="Compact"/>
        <w:numPr>
          <w:ilvl w:val="0"/>
          <w:numId w:val="1361"/>
        </w:numPr>
      </w:pPr>
      <w:r>
        <w:t xml:space="preserve">Negative control analyses</w:t>
      </w:r>
    </w:p>
    <w:bookmarkEnd w:id="905"/>
    <w:bookmarkStart w:id="907" w:name="code-checklist"/>
    <w:p>
      <w:pPr>
        <w:pStyle w:val="Heading2"/>
      </w:pPr>
      <w:r>
        <w:t xml:space="preserve">19.2 Code checklist</w:t>
      </w:r>
    </w:p>
    <w:p>
      <w:pPr>
        <w:pStyle w:val="Compact"/>
        <w:numPr>
          <w:ilvl w:val="0"/>
          <w:numId w:val="1362"/>
        </w:numPr>
      </w:pPr>
      <w:r>
        <w:t xml:space="preserve">Does the script run without errors?</w:t>
      </w:r>
    </w:p>
    <w:p>
      <w:pPr>
        <w:pStyle w:val="Compact"/>
        <w:numPr>
          <w:ilvl w:val="0"/>
          <w:numId w:val="1362"/>
        </w:numPr>
      </w:pPr>
      <w:r>
        <w:t xml:space="preserve">Is code self-contained within repo and/or associated Box folder?</w:t>
      </w:r>
    </w:p>
    <w:p>
      <w:pPr>
        <w:pStyle w:val="Compact"/>
        <w:numPr>
          <w:ilvl w:val="0"/>
          <w:numId w:val="1362"/>
        </w:numPr>
      </w:pPr>
      <w:r>
        <w:t xml:space="preserve">Is all commented out code / remarks removed?</w:t>
      </w:r>
    </w:p>
    <w:p>
      <w:pPr>
        <w:pStyle w:val="Compact"/>
        <w:numPr>
          <w:ilvl w:val="0"/>
          <w:numId w:val="1362"/>
        </w:numPr>
      </w:pPr>
      <w:r>
        <w:t xml:space="preserve">Does the header accurately describe the process completed in the script?</w:t>
      </w:r>
    </w:p>
    <w:p>
      <w:pPr>
        <w:pStyle w:val="Compact"/>
        <w:numPr>
          <w:ilvl w:val="0"/>
          <w:numId w:val="1362"/>
        </w:numPr>
      </w:pPr>
      <w:r>
        <w:t xml:space="preserve">Is the script pushed to its github repository?</w:t>
      </w:r>
    </w:p>
    <w:p>
      <w:pPr>
        <w:pStyle w:val="Compact"/>
        <w:numPr>
          <w:ilvl w:val="0"/>
          <w:numId w:val="1362"/>
        </w:numPr>
      </w:pPr>
      <w:r>
        <w:t xml:space="preserve">Does the code adhere to the</w:t>
      </w:r>
      <w:r>
        <w:t xml:space="preserve"> </w:t>
      </w:r>
      <w:hyperlink r:id="rId906">
        <w:r>
          <w:rPr>
            <w:rStyle w:val="Hyperlink"/>
          </w:rPr>
          <w:t xml:space="preserve">coding style guide</w:t>
        </w:r>
      </w:hyperlink>
      <w:r>
        <w:t xml:space="preserve">?</w:t>
      </w:r>
    </w:p>
    <w:p>
      <w:pPr>
        <w:pStyle w:val="Compact"/>
        <w:numPr>
          <w:ilvl w:val="0"/>
          <w:numId w:val="1362"/>
        </w:numPr>
      </w:pPr>
      <w:r>
        <w:t xml:space="preserve">Are all warnings ignorable? Should any warnings be intentionally suppressed or addressed?</w:t>
      </w:r>
    </w:p>
    <w:bookmarkEnd w:id="907"/>
    <w:bookmarkStart w:id="90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3"/>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3"/>
        </w:numPr>
      </w:pPr>
      <w:r>
        <w:t xml:space="preserve">Are the study results within the manuscript replicable (i.e., if you rerun the code in the study’s repository, the tables and figures will be exactly replicated?)</w:t>
      </w:r>
    </w:p>
    <w:p>
      <w:pPr>
        <w:pStyle w:val="Compact"/>
        <w:numPr>
          <w:ilvl w:val="0"/>
          <w:numId w:val="1363"/>
        </w:numPr>
      </w:pPr>
      <w:r>
        <w:t xml:space="preserve">Is a target journal selected?</w:t>
      </w:r>
    </w:p>
    <w:p>
      <w:pPr>
        <w:pStyle w:val="Compact"/>
        <w:numPr>
          <w:ilvl w:val="0"/>
          <w:numId w:val="1363"/>
        </w:numPr>
      </w:pPr>
      <w:r>
        <w:t xml:space="preserve">Is the title declarative, in other words, does it state the object/findings rather than suggest them?</w:t>
      </w:r>
    </w:p>
    <w:p>
      <w:pPr>
        <w:pStyle w:val="Compact"/>
        <w:numPr>
          <w:ilvl w:val="0"/>
          <w:numId w:val="1363"/>
        </w:numPr>
      </w:pPr>
      <w:r>
        <w:t xml:space="preserve">Is the word count of the manuscript close to the target journal’s allowance?</w:t>
      </w:r>
    </w:p>
    <w:p>
      <w:pPr>
        <w:pStyle w:val="Compact"/>
        <w:numPr>
          <w:ilvl w:val="0"/>
          <w:numId w:val="1363"/>
        </w:numPr>
      </w:pPr>
      <w:r>
        <w:t xml:space="preserve">Does the manuscript adhere to the formatting guide of the target journal?</w:t>
      </w:r>
    </w:p>
    <w:p>
      <w:pPr>
        <w:pStyle w:val="Compact"/>
        <w:numPr>
          <w:ilvl w:val="0"/>
          <w:numId w:val="1363"/>
        </w:numPr>
      </w:pPr>
      <w:r>
        <w:t xml:space="preserve">Does the manuscript use a consistent voice (passive or active – usually active is preferred … pun intended)?</w:t>
      </w:r>
    </w:p>
    <w:p>
      <w:pPr>
        <w:pStyle w:val="Compact"/>
        <w:numPr>
          <w:ilvl w:val="0"/>
          <w:numId w:val="1363"/>
        </w:numPr>
      </w:pPr>
      <w:r>
        <w:t xml:space="preserve">Is each figure and table (including supplementary material) referenced in the main text?</w:t>
      </w:r>
    </w:p>
    <w:p>
      <w:pPr>
        <w:pStyle w:val="Compact"/>
        <w:numPr>
          <w:ilvl w:val="0"/>
          <w:numId w:val="1363"/>
        </w:numPr>
      </w:pPr>
      <w:r>
        <w:t xml:space="preserve">Is there a caption for each figure and table (including supplementary material)?</w:t>
      </w:r>
    </w:p>
    <w:p>
      <w:pPr>
        <w:pStyle w:val="Compact"/>
        <w:numPr>
          <w:ilvl w:val="0"/>
          <w:numId w:val="1363"/>
        </w:numPr>
      </w:pPr>
      <w:r>
        <w:t xml:space="preserve">Are tables/figures and supplementary material numbered in accordance with their appearance in the main text?</w:t>
      </w:r>
    </w:p>
    <w:p>
      <w:pPr>
        <w:pStyle w:val="Compact"/>
        <w:numPr>
          <w:ilvl w:val="0"/>
          <w:numId w:val="1363"/>
        </w:numPr>
      </w:pPr>
      <w:r>
        <w:t xml:space="preserve">Does the text use past tense if it is reporting research findings or future tense if it is a study protocol?</w:t>
      </w:r>
    </w:p>
    <w:p>
      <w:pPr>
        <w:pStyle w:val="Compact"/>
        <w:numPr>
          <w:ilvl w:val="0"/>
          <w:numId w:val="136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3"/>
        </w:numPr>
      </w:pPr>
      <w:r>
        <w:t xml:space="preserve">Does the text use minimal abbreviations, and are all abbreviations defined at first use?</w:t>
      </w:r>
    </w:p>
    <w:p>
      <w:pPr>
        <w:pStyle w:val="Compact"/>
        <w:numPr>
          <w:ilvl w:val="0"/>
          <w:numId w:val="136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08">
        <w:r>
          <w:rPr>
            <w:rStyle w:val="Hyperlink"/>
          </w:rPr>
          <w:t xml:space="preserve">here</w:t>
        </w:r>
      </w:hyperlink>
      <w:r>
        <w:t xml:space="preserve">)</w:t>
      </w:r>
    </w:p>
    <w:p>
      <w:pPr>
        <w:pStyle w:val="Compact"/>
        <w:numPr>
          <w:ilvl w:val="0"/>
          <w:numId w:val="1363"/>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09"/>
    <w:bookmarkStart w:id="912" w:name="figure-checklist"/>
    <w:p>
      <w:pPr>
        <w:pStyle w:val="Heading2"/>
      </w:pPr>
      <w:r>
        <w:t xml:space="preserve">19.4 Figure checklist</w:t>
      </w:r>
    </w:p>
    <w:p>
      <w:pPr>
        <w:pStyle w:val="Compact"/>
        <w:numPr>
          <w:ilvl w:val="0"/>
          <w:numId w:val="1364"/>
        </w:numPr>
      </w:pPr>
      <w:r>
        <w:t xml:space="preserve">Are the x-axis and y-axis labeled?</w:t>
      </w:r>
    </w:p>
    <w:p>
      <w:pPr>
        <w:pStyle w:val="Compact"/>
        <w:numPr>
          <w:ilvl w:val="0"/>
          <w:numId w:val="1364"/>
        </w:numPr>
      </w:pPr>
      <w:r>
        <w:t xml:space="preserve">If the figure includes panels, is each panel labeled?</w:t>
      </w:r>
    </w:p>
    <w:p>
      <w:pPr>
        <w:pStyle w:val="Compact"/>
        <w:numPr>
          <w:ilvl w:val="0"/>
          <w:numId w:val="1364"/>
        </w:numPr>
      </w:pPr>
      <w:r>
        <w:t xml:space="preserve">Are there sufficient numerical / text labels and breaks on the x-axis and y-axis?</w:t>
      </w:r>
    </w:p>
    <w:p>
      <w:pPr>
        <w:pStyle w:val="Compact"/>
        <w:numPr>
          <w:ilvl w:val="0"/>
          <w:numId w:val="1364"/>
        </w:numPr>
      </w:pPr>
      <w:r>
        <w:t xml:space="preserve">Is the font size appropriate (i.e., large enough to read, not so large that it distracts from the data presented in the figure?)</w:t>
      </w:r>
    </w:p>
    <w:p>
      <w:pPr>
        <w:pStyle w:val="Compact"/>
        <w:numPr>
          <w:ilvl w:val="0"/>
          <w:numId w:val="1364"/>
        </w:numPr>
      </w:pPr>
      <w:r>
        <w:t xml:space="preserve">Are the colors used colorblind friendly? See a colorblind-friendly palette</w:t>
      </w:r>
      <w:r>
        <w:t xml:space="preserve"> </w:t>
      </w:r>
      <w:hyperlink r:id="rId910">
        <w:r>
          <w:rPr>
            <w:rStyle w:val="Hyperlink"/>
          </w:rPr>
          <w:t xml:space="preserve">here</w:t>
        </w:r>
      </w:hyperlink>
      <w:r>
        <w:t xml:space="preserve">, a neat palette generator with colorblind options</w:t>
      </w:r>
      <w:r>
        <w:t xml:space="preserve"> </w:t>
      </w:r>
      <w:hyperlink r:id="rId91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4"/>
        </w:numPr>
      </w:pPr>
      <w:r>
        <w:t xml:space="preserve">Are colors/shapes/line types defined in a legend?</w:t>
      </w:r>
    </w:p>
    <w:p>
      <w:pPr>
        <w:pStyle w:val="Compact"/>
        <w:numPr>
          <w:ilvl w:val="0"/>
          <w:numId w:val="1364"/>
        </w:numPr>
      </w:pPr>
      <w:r>
        <w:t xml:space="preserve">Are the legends and other labels easy to understand with minimal abbreviations?</w:t>
      </w:r>
    </w:p>
    <w:p>
      <w:pPr>
        <w:pStyle w:val="Compact"/>
        <w:numPr>
          <w:ilvl w:val="0"/>
          <w:numId w:val="1364"/>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p>
      <w:r>
        <w:br w:type="page"/>
      </w:r>
    </w:p>
    <w:bookmarkEnd w:id="912"/>
    <w:bookmarkEnd w:id="913"/>
    <w:bookmarkStart w:id="956" w:name="resources-2"/>
    <w:p>
      <w:pPr>
        <w:pStyle w:val="Heading1"/>
      </w:pPr>
      <w:r>
        <w:t xml:space="preserve">20. Resources</w:t>
      </w:r>
    </w:p>
    <w:bookmarkStart w:id="930" w:name="resources-for-r"/>
    <w:p>
      <w:pPr>
        <w:pStyle w:val="Heading2"/>
      </w:pPr>
      <w:r>
        <w:t xml:space="preserve">20.1 Resources for R</w:t>
      </w:r>
    </w:p>
    <w:bookmarkStart w:id="916" w:name="books-and-comprehensive-guides"/>
    <w:p>
      <w:pPr>
        <w:pStyle w:val="Heading3"/>
      </w:pPr>
      <w:r>
        <w:t xml:space="preserve">20.1.1 Books and Comprehensive Guides</w:t>
      </w:r>
    </w:p>
    <w:p>
      <w:pPr>
        <w:pStyle w:val="Compact"/>
        <w:numPr>
          <w:ilvl w:val="0"/>
          <w:numId w:val="136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5"/>
        </w:numPr>
      </w:pPr>
      <w:hyperlink r:id="rId914">
        <w:r>
          <w:rPr>
            <w:rStyle w:val="Hyperlink"/>
          </w:rPr>
          <w:t xml:space="preserve">Awesome R Package Development Tools</w:t>
        </w:r>
      </w:hyperlink>
      <w:r>
        <w:t xml:space="preserve"> </w:t>
      </w:r>
      <w:r>
        <w:t xml:space="preserve">- curated list of tools for R package development</w:t>
      </w:r>
    </w:p>
    <w:p>
      <w:pPr>
        <w:pStyle w:val="Compact"/>
        <w:numPr>
          <w:ilvl w:val="0"/>
          <w:numId w:val="136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5"/>
        </w:numPr>
      </w:pPr>
      <w:hyperlink r:id="rId915">
        <w:r>
          <w:rPr>
            <w:rStyle w:val="Hyperlink"/>
          </w:rPr>
          <w:t xml:space="preserve">DataCamp</w:t>
        </w:r>
      </w:hyperlink>
      <w:r>
        <w:t xml:space="preserve"> </w:t>
      </w:r>
      <w:r>
        <w:t xml:space="preserve">- email Kristen for access</w:t>
      </w:r>
    </w:p>
    <w:bookmarkEnd w:id="916"/>
    <w:bookmarkStart w:id="921" w:name="uc-davis-datalab-workshops-and-tutorials"/>
    <w:p>
      <w:pPr>
        <w:pStyle w:val="Heading3"/>
      </w:pPr>
      <w:r>
        <w:t xml:space="preserve">20.1.2 UC Davis DataLab Workshops and Tutorials</w:t>
      </w:r>
    </w:p>
    <w:p>
      <w:pPr>
        <w:pStyle w:val="FirstParagraph"/>
      </w:pPr>
      <w:r>
        <w:t xml:space="preserve">The</w:t>
      </w:r>
      <w:r>
        <w:t xml:space="preserve"> </w:t>
      </w:r>
      <w:hyperlink r:id="rId623">
        <w:r>
          <w:rPr>
            <w:rStyle w:val="Hyperlink"/>
          </w:rPr>
          <w:t xml:space="preserve">UC Davis DataLab</w:t>
        </w:r>
      </w:hyperlink>
      <w:r>
        <w:t xml:space="preserve"> </w:t>
      </w:r>
      <w:r>
        <w:t xml:space="preserve">provides extensive workshops and learning materials for data science:</w:t>
      </w:r>
    </w:p>
    <w:p>
      <w:pPr>
        <w:pStyle w:val="Compact"/>
        <w:numPr>
          <w:ilvl w:val="0"/>
          <w:numId w:val="1366"/>
        </w:numPr>
      </w:pPr>
      <w:hyperlink r:id="rId917">
        <w:r>
          <w:rPr>
            <w:rStyle w:val="Hyperlink"/>
          </w:rPr>
          <w:t xml:space="preserve">Workshop Index</w:t>
        </w:r>
      </w:hyperlink>
      <w:r>
        <w:t xml:space="preserve"> </w:t>
      </w:r>
      <w:r>
        <w:t xml:space="preserve">- comprehensive catalog of all DataLab workshops</w:t>
      </w:r>
    </w:p>
    <w:p>
      <w:pPr>
        <w:pStyle w:val="Compact"/>
        <w:numPr>
          <w:ilvl w:val="0"/>
          <w:numId w:val="1366"/>
        </w:numPr>
      </w:pPr>
      <w:hyperlink r:id="rId918">
        <w:r>
          <w:rPr>
            <w:rStyle w:val="Hyperlink"/>
          </w:rPr>
          <w:t xml:space="preserve">R Basics Workshop</w:t>
        </w:r>
      </w:hyperlink>
      <w:r>
        <w:t xml:space="preserve"> </w:t>
      </w:r>
      <w:r>
        <w:t xml:space="preserve">- foundational R programming for beginners</w:t>
      </w:r>
    </w:p>
    <w:p>
      <w:pPr>
        <w:pStyle w:val="Compact"/>
        <w:numPr>
          <w:ilvl w:val="0"/>
          <w:numId w:val="1366"/>
        </w:numPr>
      </w:pPr>
      <w:hyperlink r:id="rId919">
        <w:r>
          <w:rPr>
            <w:rStyle w:val="Hyperlink"/>
          </w:rPr>
          <w:t xml:space="preserve">Research Toolkits</w:t>
        </w:r>
      </w:hyperlink>
      <w:r>
        <w:t xml:space="preserve"> </w:t>
      </w:r>
      <w:r>
        <w:t xml:space="preserve">- in-depth guides for research tools and methods</w:t>
      </w:r>
    </w:p>
    <w:p>
      <w:pPr>
        <w:pStyle w:val="Compact"/>
        <w:numPr>
          <w:ilvl w:val="0"/>
          <w:numId w:val="1366"/>
        </w:numPr>
      </w:pPr>
      <w:hyperlink r:id="rId920">
        <w:r>
          <w:rPr>
            <w:rStyle w:val="Hyperlink"/>
          </w:rPr>
          <w:t xml:space="preserve">Install Guides</w:t>
        </w:r>
      </w:hyperlink>
      <w:r>
        <w:t xml:space="preserve"> </w:t>
      </w:r>
      <w:r>
        <w:t xml:space="preserve">- setup instructions for data science software</w:t>
      </w:r>
    </w:p>
    <w:bookmarkEnd w:id="921"/>
    <w:bookmarkStart w:id="926" w:name="cheat-sheets"/>
    <w:p>
      <w:pPr>
        <w:pStyle w:val="Heading3"/>
      </w:pPr>
      <w:r>
        <w:t xml:space="preserve">20.1.3 Cheat Sheets</w:t>
      </w:r>
    </w:p>
    <w:p>
      <w:pPr>
        <w:pStyle w:val="Compact"/>
        <w:numPr>
          <w:ilvl w:val="0"/>
          <w:numId w:val="1367"/>
        </w:numPr>
      </w:pPr>
      <w:hyperlink r:id="rId922">
        <w:r>
          <w:rPr>
            <w:rStyle w:val="Hyperlink"/>
          </w:rPr>
          <w:t xml:space="preserve">dplyr and tidyr cheat sheet</w:t>
        </w:r>
      </w:hyperlink>
    </w:p>
    <w:p>
      <w:pPr>
        <w:pStyle w:val="Compact"/>
        <w:numPr>
          <w:ilvl w:val="0"/>
          <w:numId w:val="1367"/>
        </w:numPr>
      </w:pPr>
      <w:hyperlink r:id="rId923">
        <w:r>
          <w:rPr>
            <w:rStyle w:val="Hyperlink"/>
          </w:rPr>
          <w:t xml:space="preserve">ggplot cheat sheet</w:t>
        </w:r>
      </w:hyperlink>
    </w:p>
    <w:p>
      <w:pPr>
        <w:pStyle w:val="Compact"/>
        <w:numPr>
          <w:ilvl w:val="0"/>
          <w:numId w:val="1367"/>
        </w:numPr>
      </w:pPr>
      <w:hyperlink r:id="rId924">
        <w:r>
          <w:rPr>
            <w:rStyle w:val="Hyperlink"/>
          </w:rPr>
          <w:t xml:space="preserve">data table cheat sheet</w:t>
        </w:r>
      </w:hyperlink>
    </w:p>
    <w:p>
      <w:pPr>
        <w:pStyle w:val="Compact"/>
        <w:numPr>
          <w:ilvl w:val="0"/>
          <w:numId w:val="1367"/>
        </w:numPr>
      </w:pPr>
      <w:hyperlink r:id="rId925">
        <w:r>
          <w:rPr>
            <w:rStyle w:val="Hyperlink"/>
          </w:rPr>
          <w:t xml:space="preserve">RMarkdown cheat sheet</w:t>
        </w:r>
      </w:hyperlink>
    </w:p>
    <w:bookmarkEnd w:id="926"/>
    <w:bookmarkStart w:id="928" w:name="style-and-best-practices"/>
    <w:p>
      <w:pPr>
        <w:pStyle w:val="Heading3"/>
      </w:pPr>
      <w:r>
        <w:t xml:space="preserve">20.1.4 Style and Best Practices</w:t>
      </w:r>
    </w:p>
    <w:p>
      <w:pPr>
        <w:pStyle w:val="Compact"/>
        <w:numPr>
          <w:ilvl w:val="0"/>
          <w:numId w:val="1368"/>
        </w:numPr>
      </w:pPr>
      <w:hyperlink r:id="rId927">
        <w:r>
          <w:rPr>
            <w:rStyle w:val="Hyperlink"/>
          </w:rPr>
          <w:t xml:space="preserve">Hadley Wickham’s R Style Guide</w:t>
        </w:r>
      </w:hyperlink>
    </w:p>
    <w:bookmarkEnd w:id="928"/>
    <w:bookmarkStart w:id="929" w:name="tidy-evaluation-resources"/>
    <w:p>
      <w:pPr>
        <w:pStyle w:val="Heading3"/>
      </w:pPr>
      <w:r>
        <w:t xml:space="preserve">20.1.5 Tidy Evaluation Resources</w:t>
      </w:r>
    </w:p>
    <w:p>
      <w:pPr>
        <w:pStyle w:val="Compact"/>
        <w:numPr>
          <w:ilvl w:val="0"/>
          <w:numId w:val="1369"/>
        </w:numPr>
      </w:pPr>
      <w:hyperlink r:id="rId237">
        <w:r>
          <w:rPr>
            <w:rStyle w:val="Hyperlink"/>
          </w:rPr>
          <w:t xml:space="preserve">Tidy Eval in 5 Minutes</w:t>
        </w:r>
      </w:hyperlink>
      <w:r>
        <w:t xml:space="preserve"> </w:t>
      </w:r>
      <w:r>
        <w:t xml:space="preserve">(video)</w:t>
      </w:r>
    </w:p>
    <w:p>
      <w:pPr>
        <w:pStyle w:val="Compact"/>
        <w:numPr>
          <w:ilvl w:val="0"/>
          <w:numId w:val="1369"/>
        </w:numPr>
      </w:pPr>
      <w:hyperlink r:id="rId235">
        <w:r>
          <w:rPr>
            <w:rStyle w:val="Hyperlink"/>
          </w:rPr>
          <w:t xml:space="preserve">Tidy Evaluation</w:t>
        </w:r>
      </w:hyperlink>
      <w:r>
        <w:t xml:space="preserve"> </w:t>
      </w:r>
      <w:r>
        <w:t xml:space="preserve">(e-book)</w:t>
      </w:r>
    </w:p>
    <w:p>
      <w:pPr>
        <w:pStyle w:val="Compact"/>
        <w:numPr>
          <w:ilvl w:val="0"/>
          <w:numId w:val="1369"/>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9"/>
        </w:numPr>
      </w:pPr>
      <w:hyperlink r:id="rId240">
        <w:r>
          <w:rPr>
            <w:rStyle w:val="Hyperlink"/>
          </w:rPr>
          <w:t xml:space="preserve">Standard Evaluation for *_join</w:t>
        </w:r>
      </w:hyperlink>
      <w:r>
        <w:t xml:space="preserve"> </w:t>
      </w:r>
      <w:r>
        <w:t xml:space="preserve">(stackoverflow)</w:t>
      </w:r>
    </w:p>
    <w:p>
      <w:pPr>
        <w:pStyle w:val="Compact"/>
        <w:numPr>
          <w:ilvl w:val="0"/>
          <w:numId w:val="1369"/>
        </w:numPr>
      </w:pPr>
      <w:hyperlink r:id="rId235">
        <w:r>
          <w:rPr>
            <w:rStyle w:val="Hyperlink"/>
          </w:rPr>
          <w:t xml:space="preserve">Programming with dplyr</w:t>
        </w:r>
      </w:hyperlink>
      <w:r>
        <w:t xml:space="preserve"> </w:t>
      </w:r>
      <w:r>
        <w:t xml:space="preserve">(package vignette)</w:t>
      </w:r>
    </w:p>
    <w:bookmarkEnd w:id="929"/>
    <w:bookmarkEnd w:id="930"/>
    <w:bookmarkStart w:id="932" w:name="resources-for-git-github"/>
    <w:p>
      <w:pPr>
        <w:pStyle w:val="Heading2"/>
      </w:pPr>
      <w:r>
        <w:t xml:space="preserve">20.2 Resources for Git &amp; Github</w:t>
      </w:r>
    </w:p>
    <w:p>
      <w:pPr>
        <w:pStyle w:val="Compact"/>
        <w:numPr>
          <w:ilvl w:val="0"/>
          <w:numId w:val="13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0"/>
        </w:numPr>
      </w:pPr>
      <w:hyperlink r:id="rId931">
        <w:r>
          <w:rPr>
            <w:rStyle w:val="Hyperlink"/>
          </w:rPr>
          <w:t xml:space="preserve">GitHub Skills: Introduction to GitHub</w:t>
        </w:r>
      </w:hyperlink>
    </w:p>
    <w:p>
      <w:pPr>
        <w:pStyle w:val="Compact"/>
        <w:numPr>
          <w:ilvl w:val="0"/>
          <w:numId w:val="1370"/>
        </w:numPr>
      </w:pPr>
      <w:hyperlink r:id="rId450">
        <w:r>
          <w:rPr>
            <w:rStyle w:val="Hyperlink"/>
          </w:rPr>
          <w:t xml:space="preserve">UC Davis DataLab Git Sandbox</w:t>
        </w:r>
      </w:hyperlink>
      <w:r>
        <w:t xml:space="preserve"> </w:t>
      </w:r>
      <w:r>
        <w:t xml:space="preserve">- hands-on Git practice repository</w:t>
      </w:r>
    </w:p>
    <w:bookmarkEnd w:id="932"/>
    <w:bookmarkStart w:id="935" w:name="resources-for-python"/>
    <w:p>
      <w:pPr>
        <w:pStyle w:val="Heading2"/>
      </w:pPr>
      <w:r>
        <w:t xml:space="preserve">20.3 Resources for Python</w:t>
      </w:r>
    </w:p>
    <w:p>
      <w:pPr>
        <w:pStyle w:val="Compact"/>
        <w:numPr>
          <w:ilvl w:val="0"/>
          <w:numId w:val="1371"/>
        </w:numPr>
      </w:pPr>
      <w:hyperlink r:id="rId933">
        <w:r>
          <w:rPr>
            <w:rStyle w:val="Hyperlink"/>
          </w:rPr>
          <w:t xml:space="preserve">UC Davis DataLab Python Basics Workshop</w:t>
        </w:r>
      </w:hyperlink>
      <w:r>
        <w:t xml:space="preserve"> </w:t>
      </w:r>
      <w:r>
        <w:t xml:space="preserve">- foundational Python programming</w:t>
      </w:r>
    </w:p>
    <w:p>
      <w:pPr>
        <w:pStyle w:val="Compact"/>
        <w:numPr>
          <w:ilvl w:val="0"/>
          <w:numId w:val="1371"/>
        </w:numPr>
      </w:pPr>
      <w:hyperlink r:id="rId934">
        <w:r>
          <w:rPr>
            <w:rStyle w:val="Hyperlink"/>
          </w:rPr>
          <w:t xml:space="preserve">Natural Language Processing with Python</w:t>
        </w:r>
      </w:hyperlink>
      <w:r>
        <w:t xml:space="preserve"> </w:t>
      </w:r>
      <w:r>
        <w:t xml:space="preserve">- text analysis and NLP techniques</w:t>
      </w:r>
    </w:p>
    <w:bookmarkEnd w:id="935"/>
    <w:bookmarkStart w:id="937" w:name="resources-for-julia"/>
    <w:p>
      <w:pPr>
        <w:pStyle w:val="Heading2"/>
      </w:pPr>
      <w:r>
        <w:t xml:space="preserve">20.4 Resources for Julia</w:t>
      </w:r>
    </w:p>
    <w:p>
      <w:pPr>
        <w:pStyle w:val="Compact"/>
        <w:numPr>
          <w:ilvl w:val="0"/>
          <w:numId w:val="1372"/>
        </w:numPr>
      </w:pPr>
      <w:hyperlink r:id="rId936">
        <w:r>
          <w:rPr>
            <w:rStyle w:val="Hyperlink"/>
          </w:rPr>
          <w:t xml:space="preserve">UC Davis Julia Users Group Julia Basics Workshop</w:t>
        </w:r>
      </w:hyperlink>
      <w:r>
        <w:t xml:space="preserve"> </w:t>
      </w:r>
      <w:r>
        <w:t xml:space="preserve">- foundational Julia programming</w:t>
      </w:r>
    </w:p>
    <w:bookmarkEnd w:id="937"/>
    <w:bookmarkStart w:id="938" w:name="scientific-figures"/>
    <w:p>
      <w:pPr>
        <w:pStyle w:val="Heading2"/>
      </w:pPr>
      <w:r>
        <w:t xml:space="preserve">20.5 Scientific figures</w:t>
      </w:r>
    </w:p>
    <w:p>
      <w:pPr>
        <w:pStyle w:val="Compact"/>
        <w:numPr>
          <w:ilvl w:val="0"/>
          <w:numId w:val="1373"/>
        </w:numPr>
      </w:pPr>
      <w:r>
        <w:t xml:space="preserve">Ten Simple Rules for Better Figures</w:t>
      </w:r>
      <w:r>
        <w:t xml:space="preserve"> </w:t>
      </w:r>
      <w:r>
        <w:t xml:space="preserve">(Rougier et al. 2014)</w:t>
      </w:r>
    </w:p>
    <w:bookmarkEnd w:id="938"/>
    <w:bookmarkStart w:id="942" w:name="writing"/>
    <w:p>
      <w:pPr>
        <w:pStyle w:val="Heading2"/>
      </w:pPr>
      <w:r>
        <w:t xml:space="preserve">20.6 Writing</w:t>
      </w:r>
    </w:p>
    <w:p>
      <w:pPr>
        <w:pStyle w:val="Compact"/>
        <w:numPr>
          <w:ilvl w:val="0"/>
          <w:numId w:val="1374"/>
        </w:numPr>
      </w:pPr>
      <w:r>
        <w:t xml:space="preserve">Unpacking the Scientific Toolbox</w:t>
      </w:r>
      <w:r>
        <w:t xml:space="preserve"> </w:t>
      </w:r>
      <w:r>
        <w:t xml:space="preserve">(Silbiger and Stubler 2019)</w:t>
      </w:r>
    </w:p>
    <w:p>
      <w:pPr>
        <w:pStyle w:val="Compact"/>
        <w:numPr>
          <w:ilvl w:val="0"/>
          <w:numId w:val="1374"/>
        </w:numPr>
      </w:pPr>
      <w:r>
        <w:t xml:space="preserve">ICMJE Definition of authorship</w:t>
      </w:r>
      <w:r>
        <w:t xml:space="preserve"> </w:t>
      </w:r>
      <w:r>
        <w:t xml:space="preserve">(International Committee of Medical Journal Editors, n.d.)</w:t>
      </w:r>
    </w:p>
    <w:p>
      <w:pPr>
        <w:pStyle w:val="Compact"/>
        <w:numPr>
          <w:ilvl w:val="0"/>
          <w:numId w:val="1374"/>
        </w:numPr>
      </w:pPr>
      <w:r>
        <w:t xml:space="preserve">Computational science: …why scientific programming does not compute</w:t>
      </w:r>
      <w:r>
        <w:t xml:space="preserve"> </w:t>
      </w:r>
      <w:r>
        <w:t xml:space="preserve">(Merali and Giles 2010)</w:t>
      </w:r>
    </w:p>
    <w:p>
      <w:pPr>
        <w:pStyle w:val="Compact"/>
        <w:numPr>
          <w:ilvl w:val="0"/>
          <w:numId w:val="1374"/>
        </w:numPr>
      </w:pPr>
      <w:hyperlink r:id="rId939">
        <w:r>
          <w:rPr>
            <w:rStyle w:val="Hyperlink"/>
          </w:rPr>
          <w:t xml:space="preserve">The Pathway to Publishing: A Guide to Quantitative Writing in the Health Sciences</w:t>
        </w:r>
      </w:hyperlink>
    </w:p>
    <w:p>
      <w:pPr>
        <w:pStyle w:val="Compact"/>
        <w:numPr>
          <w:ilvl w:val="0"/>
          <w:numId w:val="1374"/>
        </w:numPr>
      </w:pPr>
      <w:hyperlink r:id="rId94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4"/>
        </w:numPr>
      </w:pPr>
      <w:hyperlink r:id="rId941">
        <w:r>
          <w:rPr>
            <w:rStyle w:val="Hyperlink"/>
          </w:rPr>
          <w:t xml:space="preserve">Secret, actionable writing tips</w:t>
        </w:r>
      </w:hyperlink>
    </w:p>
    <w:bookmarkEnd w:id="942"/>
    <w:bookmarkStart w:id="946" w:name="presentations"/>
    <w:p>
      <w:pPr>
        <w:pStyle w:val="Heading2"/>
      </w:pPr>
      <w:r>
        <w:t xml:space="preserve">20.7 Presentations</w:t>
      </w:r>
    </w:p>
    <w:p>
      <w:pPr>
        <w:pStyle w:val="Compact"/>
        <w:numPr>
          <w:ilvl w:val="0"/>
          <w:numId w:val="1375"/>
        </w:numPr>
      </w:pPr>
      <w:r>
        <w:t xml:space="preserve">How to tell a compelling story in scientific presentations</w:t>
      </w:r>
      <w:r>
        <w:t xml:space="preserve"> </w:t>
      </w:r>
      <w:r>
        <w:t xml:space="preserve">(Van Noorden 2021)</w:t>
      </w:r>
    </w:p>
    <w:p>
      <w:pPr>
        <w:pStyle w:val="Compact"/>
        <w:numPr>
          <w:ilvl w:val="0"/>
          <w:numId w:val="1375"/>
        </w:numPr>
      </w:pPr>
      <w:hyperlink r:id="rId943">
        <w:r>
          <w:rPr>
            <w:rStyle w:val="Hyperlink"/>
          </w:rPr>
          <w:t xml:space="preserve">How to give a killer narratively-driven scientific talk</w:t>
        </w:r>
      </w:hyperlink>
    </w:p>
    <w:p>
      <w:pPr>
        <w:pStyle w:val="Compact"/>
        <w:numPr>
          <w:ilvl w:val="0"/>
          <w:numId w:val="1375"/>
        </w:numPr>
      </w:pPr>
      <w:hyperlink r:id="rId944">
        <w:r>
          <w:rPr>
            <w:rStyle w:val="Hyperlink"/>
          </w:rPr>
          <w:t xml:space="preserve">How to make a better poster</w:t>
        </w:r>
      </w:hyperlink>
    </w:p>
    <w:p>
      <w:pPr>
        <w:pStyle w:val="Compact"/>
        <w:numPr>
          <w:ilvl w:val="0"/>
          <w:numId w:val="1375"/>
        </w:numPr>
      </w:pPr>
      <w:hyperlink r:id="rId945">
        <w:r>
          <w:rPr>
            <w:rStyle w:val="Hyperlink"/>
          </w:rPr>
          <w:t xml:space="preserve">How to make an even better poster</w:t>
        </w:r>
      </w:hyperlink>
    </w:p>
    <w:bookmarkEnd w:id="946"/>
    <w:bookmarkStart w:id="949" w:name="professional-advice"/>
    <w:p>
      <w:pPr>
        <w:pStyle w:val="Heading2"/>
      </w:pPr>
      <w:r>
        <w:t xml:space="preserve">20.8 Professional advice</w:t>
      </w:r>
    </w:p>
    <w:p>
      <w:pPr>
        <w:pStyle w:val="Compact"/>
        <w:numPr>
          <w:ilvl w:val="0"/>
          <w:numId w:val="1376"/>
        </w:numPr>
      </w:pPr>
      <w:hyperlink r:id="rId947">
        <w:r>
          <w:rPr>
            <w:rStyle w:val="Hyperlink"/>
          </w:rPr>
          <w:t xml:space="preserve">Professional advice, especially for your first job</w:t>
        </w:r>
      </w:hyperlink>
    </w:p>
    <w:p>
      <w:pPr>
        <w:pStyle w:val="Compact"/>
        <w:numPr>
          <w:ilvl w:val="0"/>
          <w:numId w:val="1376"/>
        </w:numPr>
      </w:pPr>
      <w:hyperlink r:id="rId948">
        <w:r>
          <w:rPr>
            <w:rStyle w:val="Hyperlink"/>
          </w:rPr>
          <w:t xml:space="preserve">Team Public Health Substack</w:t>
        </w:r>
      </w:hyperlink>
    </w:p>
    <w:bookmarkEnd w:id="949"/>
    <w:bookmarkStart w:id="952" w:name="funding"/>
    <w:p>
      <w:pPr>
        <w:pStyle w:val="Heading2"/>
      </w:pPr>
      <w:r>
        <w:t xml:space="preserve">20.9 Funding</w:t>
      </w:r>
    </w:p>
    <w:p>
      <w:pPr>
        <w:pStyle w:val="Compact"/>
        <w:numPr>
          <w:ilvl w:val="0"/>
          <w:numId w:val="1377"/>
        </w:numPr>
      </w:pPr>
      <w:hyperlink r:id="rId950">
        <w:r>
          <w:rPr>
            <w:rStyle w:val="Hyperlink"/>
          </w:rPr>
          <w:t xml:space="preserve">Building Your Funding Train</w:t>
        </w:r>
      </w:hyperlink>
    </w:p>
    <w:p>
      <w:pPr>
        <w:pStyle w:val="Compact"/>
        <w:numPr>
          <w:ilvl w:val="0"/>
          <w:numId w:val="1377"/>
        </w:numPr>
      </w:pPr>
      <w:hyperlink r:id="rId951">
        <w:r>
          <w:rPr>
            <w:rStyle w:val="Hyperlink"/>
          </w:rPr>
          <w:t xml:space="preserve">NIH Grant Writing Resources</w:t>
        </w:r>
      </w:hyperlink>
    </w:p>
    <w:bookmarkEnd w:id="952"/>
    <w:bookmarkStart w:id="955" w:name="ethics-and-global-health-research"/>
    <w:p>
      <w:pPr>
        <w:pStyle w:val="Heading2"/>
      </w:pPr>
      <w:r>
        <w:t xml:space="preserve">20.10 Ethics and global health research</w:t>
      </w:r>
    </w:p>
    <w:p>
      <w:pPr>
        <w:pStyle w:val="Compact"/>
        <w:numPr>
          <w:ilvl w:val="0"/>
          <w:numId w:val="1378"/>
        </w:numPr>
      </w:pPr>
      <w:hyperlink r:id="rId953">
        <w:r>
          <w:rPr>
            <w:rStyle w:val="Hyperlink"/>
          </w:rPr>
          <w:t xml:space="preserve">Global Code of Conduct For Research in Resource-Poor Settings</w:t>
        </w:r>
      </w:hyperlink>
    </w:p>
    <w:p>
      <w:pPr>
        <w:pStyle w:val="Compact"/>
        <w:numPr>
          <w:ilvl w:val="0"/>
          <w:numId w:val="137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8"/>
        </w:numPr>
      </w:pPr>
      <w:hyperlink r:id="rId954">
        <w:r>
          <w:rPr>
            <w:rStyle w:val="Hyperlink"/>
          </w:rPr>
          <w:t xml:space="preserve">Transforming Global Health Partnerships</w:t>
        </w:r>
      </w:hyperlink>
    </w:p>
    <w:p>
      <w:r>
        <w:br w:type="page"/>
      </w:r>
    </w:p>
    <w:bookmarkEnd w:id="955"/>
    <w:bookmarkEnd w:id="956"/>
    <w:bookmarkStart w:id="983" w:name="professional-development"/>
    <w:p>
      <w:pPr>
        <w:pStyle w:val="Heading1"/>
      </w:pPr>
      <w:r>
        <w:t xml:space="preserve">21. Professional Development</w:t>
      </w:r>
    </w:p>
    <w:bookmarkStart w:id="95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9"/>
        </w:numPr>
      </w:pPr>
      <w:r>
        <w:t xml:space="preserve">Regular, open communication between mentees and mentors</w:t>
      </w:r>
    </w:p>
    <w:p>
      <w:pPr>
        <w:pStyle w:val="Compact"/>
        <w:numPr>
          <w:ilvl w:val="0"/>
          <w:numId w:val="1379"/>
        </w:numPr>
      </w:pPr>
      <w:r>
        <w:t xml:space="preserve">Mutual respect and trust</w:t>
      </w:r>
    </w:p>
    <w:p>
      <w:pPr>
        <w:pStyle w:val="Compact"/>
        <w:numPr>
          <w:ilvl w:val="0"/>
          <w:numId w:val="1379"/>
        </w:numPr>
      </w:pPr>
      <w:r>
        <w:t xml:space="preserve">Clear expectations and goals</w:t>
      </w:r>
    </w:p>
    <w:p>
      <w:pPr>
        <w:pStyle w:val="Compact"/>
        <w:numPr>
          <w:ilvl w:val="0"/>
          <w:numId w:val="1379"/>
        </w:numPr>
      </w:pPr>
      <w:r>
        <w:t xml:space="preserve">Constructive feedback</w:t>
      </w:r>
    </w:p>
    <w:p>
      <w:pPr>
        <w:pStyle w:val="Compact"/>
        <w:numPr>
          <w:ilvl w:val="0"/>
          <w:numId w:val="1379"/>
        </w:numPr>
      </w:pPr>
      <w:r>
        <w:t xml:space="preserve">Support for both research and career development</w:t>
      </w:r>
    </w:p>
    <w:bookmarkEnd w:id="957"/>
    <w:bookmarkStart w:id="96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80"/>
        </w:numPr>
      </w:pPr>
      <w:r>
        <w:t xml:space="preserve">Short-term and long-term career goals</w:t>
      </w:r>
    </w:p>
    <w:p>
      <w:pPr>
        <w:pStyle w:val="Compact"/>
        <w:numPr>
          <w:ilvl w:val="0"/>
          <w:numId w:val="1380"/>
        </w:numPr>
      </w:pPr>
      <w:r>
        <w:t xml:space="preserve">Skills to develop</w:t>
      </w:r>
    </w:p>
    <w:p>
      <w:pPr>
        <w:pStyle w:val="Compact"/>
        <w:numPr>
          <w:ilvl w:val="0"/>
          <w:numId w:val="1380"/>
        </w:numPr>
      </w:pPr>
      <w:r>
        <w:t xml:space="preserve">Training needs and opportunities</w:t>
      </w:r>
    </w:p>
    <w:p>
      <w:pPr>
        <w:pStyle w:val="Compact"/>
        <w:numPr>
          <w:ilvl w:val="0"/>
          <w:numId w:val="1380"/>
        </w:numPr>
      </w:pPr>
      <w:r>
        <w:t xml:space="preserve">Timeline and milestones</w:t>
      </w:r>
    </w:p>
    <w:p>
      <w:pPr>
        <w:pStyle w:val="Compact"/>
        <w:numPr>
          <w:ilvl w:val="0"/>
          <w:numId w:val="1380"/>
        </w:numPr>
      </w:pPr>
      <w:r>
        <w:t xml:space="preserve">Progress toward goals</w:t>
      </w:r>
    </w:p>
    <w:p>
      <w:pPr>
        <w:pStyle w:val="FirstParagraph"/>
      </w:pPr>
      <w:r>
        <w:t xml:space="preserve">Update your IDP at least annually and discuss it with your PI. Useful resources:</w:t>
      </w:r>
    </w:p>
    <w:p>
      <w:pPr>
        <w:pStyle w:val="Compact"/>
        <w:numPr>
          <w:ilvl w:val="0"/>
          <w:numId w:val="1381"/>
        </w:numPr>
      </w:pPr>
      <w:hyperlink r:id="rId958">
        <w:r>
          <w:rPr>
            <w:rStyle w:val="Hyperlink"/>
          </w:rPr>
          <w:t xml:space="preserve">myIDP - Individual Development Plan tool</w:t>
        </w:r>
      </w:hyperlink>
    </w:p>
    <w:p>
      <w:pPr>
        <w:pStyle w:val="Compact"/>
        <w:numPr>
          <w:ilvl w:val="0"/>
          <w:numId w:val="1381"/>
        </w:numPr>
      </w:pPr>
      <w:hyperlink r:id="rId959">
        <w:r>
          <w:rPr>
            <w:rStyle w:val="Hyperlink"/>
          </w:rPr>
          <w:t xml:space="preserve">NIH OITE Career Resources</w:t>
        </w:r>
      </w:hyperlink>
    </w:p>
    <w:bookmarkEnd w:id="960"/>
    <w:bookmarkStart w:id="96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2"/>
        </w:numPr>
      </w:pPr>
      <w:r>
        <w:t xml:space="preserve">Discuss conference opportunities with PIs early</w:t>
      </w:r>
    </w:p>
    <w:p>
      <w:pPr>
        <w:pStyle w:val="Compact"/>
        <w:numPr>
          <w:ilvl w:val="0"/>
          <w:numId w:val="1382"/>
        </w:numPr>
      </w:pPr>
      <w:r>
        <w:t xml:space="preserve">Submit abstracts with PI approval</w:t>
      </w:r>
    </w:p>
    <w:p>
      <w:pPr>
        <w:pStyle w:val="Compact"/>
        <w:numPr>
          <w:ilvl w:val="0"/>
          <w:numId w:val="1382"/>
        </w:numPr>
      </w:pPr>
      <w:r>
        <w:t xml:space="preserve">Practice presentations in lab meeting before the conference</w:t>
      </w:r>
    </w:p>
    <w:p>
      <w:pPr>
        <w:pStyle w:val="Compact"/>
        <w:numPr>
          <w:ilvl w:val="0"/>
          <w:numId w:val="13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3"/>
        </w:numPr>
      </w:pPr>
      <w:hyperlink r:id="rId961">
        <w:r>
          <w:rPr>
            <w:rStyle w:val="Hyperlink"/>
          </w:rPr>
          <w:t xml:space="preserve">How to tell a compelling story in scientific presentations</w:t>
        </w:r>
      </w:hyperlink>
    </w:p>
    <w:p>
      <w:pPr>
        <w:pStyle w:val="Compact"/>
        <w:numPr>
          <w:ilvl w:val="0"/>
          <w:numId w:val="1383"/>
        </w:numPr>
      </w:pPr>
      <w:hyperlink r:id="rId943">
        <w:r>
          <w:rPr>
            <w:rStyle w:val="Hyperlink"/>
          </w:rPr>
          <w:t xml:space="preserve">How to give a killer narratively-driven scientific talk</w:t>
        </w:r>
      </w:hyperlink>
    </w:p>
    <w:p>
      <w:pPr>
        <w:pStyle w:val="Compact"/>
        <w:numPr>
          <w:ilvl w:val="0"/>
          <w:numId w:val="1383"/>
        </w:numPr>
      </w:pPr>
      <w:hyperlink r:id="rId962">
        <w:r>
          <w:rPr>
            <w:rStyle w:val="Hyperlink"/>
          </w:rPr>
          <w:t xml:space="preserve">How to make a better poster</w:t>
        </w:r>
      </w:hyperlink>
    </w:p>
    <w:p>
      <w:pPr>
        <w:pStyle w:val="Compact"/>
        <w:numPr>
          <w:ilvl w:val="0"/>
          <w:numId w:val="1383"/>
        </w:numPr>
      </w:pPr>
      <w:hyperlink r:id="rId945">
        <w:r>
          <w:rPr>
            <w:rStyle w:val="Hyperlink"/>
          </w:rPr>
          <w:t xml:space="preserve">How to make an even better poster</w:t>
        </w:r>
      </w:hyperlink>
    </w:p>
    <w:bookmarkEnd w:id="963"/>
    <w:bookmarkStart w:id="96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4"/>
        </w:numPr>
      </w:pPr>
      <w:r>
        <w:t xml:space="preserve">Label x-axis and y-axis clearly</w:t>
      </w:r>
    </w:p>
    <w:p>
      <w:pPr>
        <w:pStyle w:val="Compact"/>
        <w:numPr>
          <w:ilvl w:val="0"/>
          <w:numId w:val="1384"/>
        </w:numPr>
      </w:pPr>
      <w:r>
        <w:t xml:space="preserve">Use panel labels when including multiple subplots</w:t>
      </w:r>
    </w:p>
    <w:p>
      <w:pPr>
        <w:pStyle w:val="Compact"/>
        <w:numPr>
          <w:ilvl w:val="0"/>
          <w:numId w:val="1384"/>
        </w:numPr>
      </w:pPr>
      <w:r>
        <w:t xml:space="preserve">Include sufficient tick marks and labels</w:t>
      </w:r>
    </w:p>
    <w:p>
      <w:pPr>
        <w:pStyle w:val="Compact"/>
        <w:numPr>
          <w:ilvl w:val="0"/>
          <w:numId w:val="1384"/>
        </w:numPr>
      </w:pPr>
      <w:r>
        <w:t xml:space="preserve">Use appropriate font sizes (readable but not distracting)</w:t>
      </w:r>
    </w:p>
    <w:p>
      <w:pPr>
        <w:pStyle w:val="Compact"/>
        <w:numPr>
          <w:ilvl w:val="0"/>
          <w:numId w:val="1384"/>
        </w:numPr>
      </w:pPr>
      <w:r>
        <w:t xml:space="preserve">Use colorblind-friendly palettes (see</w:t>
      </w:r>
      <w:r>
        <w:t xml:space="preserve"> </w:t>
      </w:r>
      <w:hyperlink r:id="rId964">
        <w:r>
          <w:rPr>
            <w:rStyle w:val="Hyperlink"/>
          </w:rPr>
          <w:t xml:space="preserve">ColorBrewer</w:t>
        </w:r>
      </w:hyperlink>
      <w:r>
        <w:t xml:space="preserve"> </w:t>
      </w:r>
      <w:r>
        <w:t xml:space="preserve">or</w:t>
      </w:r>
      <w:r>
        <w:t xml:space="preserve"> </w:t>
      </w:r>
      <w:hyperlink r:id="rId965">
        <w:r>
          <w:rPr>
            <w:rStyle w:val="Hyperlink"/>
          </w:rPr>
          <w:t xml:space="preserve">iwanthue</w:t>
        </w:r>
      </w:hyperlink>
      <w:r>
        <w:t xml:space="preserve">)</w:t>
      </w:r>
    </w:p>
    <w:p>
      <w:pPr>
        <w:pStyle w:val="Compact"/>
        <w:numPr>
          <w:ilvl w:val="0"/>
          <w:numId w:val="1384"/>
        </w:numPr>
      </w:pPr>
      <w:r>
        <w:t xml:space="preserve">Define colors, shapes, and line types in legends</w:t>
      </w:r>
    </w:p>
    <w:p>
      <w:pPr>
        <w:pStyle w:val="Compact"/>
        <w:numPr>
          <w:ilvl w:val="0"/>
          <w:numId w:val="1384"/>
        </w:numPr>
      </w:pPr>
      <w:r>
        <w:t xml:space="preserve">Minimize abbreviations in labels and legends</w:t>
      </w:r>
    </w:p>
    <w:p>
      <w:pPr>
        <w:pStyle w:val="Compact"/>
        <w:numPr>
          <w:ilvl w:val="0"/>
          <w:numId w:val="1384"/>
        </w:numPr>
      </w:pPr>
      <w:r>
        <w:t xml:space="preserve">Use transparency to show overlapping data</w:t>
      </w:r>
    </w:p>
    <w:p>
      <w:pPr>
        <w:pStyle w:val="Compact"/>
        <w:numPr>
          <w:ilvl w:val="0"/>
          <w:numId w:val="1384"/>
        </w:numPr>
      </w:pPr>
      <w:r>
        <w:t xml:space="preserve">Show measures of precision (e.g., 95% confidence intervals)</w:t>
      </w:r>
    </w:p>
    <w:p>
      <w:pPr>
        <w:pStyle w:val="FirstParagraph"/>
      </w:pPr>
      <w:r>
        <w:rPr>
          <w:b/>
          <w:bCs/>
        </w:rPr>
        <w:t xml:space="preserve">Resources:</w:t>
      </w:r>
    </w:p>
    <w:p>
      <w:pPr>
        <w:pStyle w:val="Compact"/>
        <w:numPr>
          <w:ilvl w:val="0"/>
          <w:numId w:val="1385"/>
        </w:numPr>
      </w:pPr>
      <w:hyperlink r:id="rId966">
        <w:r>
          <w:rPr>
            <w:rStyle w:val="Hyperlink"/>
          </w:rPr>
          <w:t xml:space="preserve">Ten Simple Rules for Better Figures</w:t>
        </w:r>
      </w:hyperlink>
    </w:p>
    <w:bookmarkEnd w:id="967"/>
    <w:bookmarkStart w:id="969" w:name="grant-writing"/>
    <w:p>
      <w:pPr>
        <w:pStyle w:val="Heading2"/>
      </w:pPr>
      <w:r>
        <w:t xml:space="preserve">21.5 Grant Writing</w:t>
      </w:r>
    </w:p>
    <w:p>
      <w:pPr>
        <w:pStyle w:val="Compact"/>
        <w:numPr>
          <w:ilvl w:val="0"/>
          <w:numId w:val="1386"/>
        </w:numPr>
      </w:pPr>
      <w:r>
        <w:t xml:space="preserve">Graduate students and postdocs are encouraged to apply for fellowships (e.g., NIH F31, NSF GRFP, K awards)</w:t>
      </w:r>
    </w:p>
    <w:p>
      <w:pPr>
        <w:pStyle w:val="Compact"/>
        <w:numPr>
          <w:ilvl w:val="0"/>
          <w:numId w:val="1386"/>
        </w:numPr>
      </w:pPr>
      <w:r>
        <w:t xml:space="preserve">PIs will support fellowship applications with feedback, letters of support, and mentoring</w:t>
      </w:r>
    </w:p>
    <w:p>
      <w:pPr>
        <w:pStyle w:val="Compact"/>
        <w:numPr>
          <w:ilvl w:val="0"/>
          <w:numId w:val="1386"/>
        </w:numPr>
      </w:pPr>
      <w:r>
        <w:t xml:space="preserve">Start planning fellowship applications well in advance of deadlines (typically 3-6 months)</w:t>
      </w:r>
    </w:p>
    <w:p>
      <w:pPr>
        <w:pStyle w:val="Compact"/>
        <w:numPr>
          <w:ilvl w:val="0"/>
          <w:numId w:val="1386"/>
        </w:numPr>
      </w:pPr>
      <w:r>
        <w:t xml:space="preserve">Attend grant writing workshops and seek feedback from multiple sources</w:t>
      </w:r>
    </w:p>
    <w:p>
      <w:pPr>
        <w:pStyle w:val="FirstParagraph"/>
      </w:pPr>
      <w:r>
        <w:rPr>
          <w:b/>
          <w:bCs/>
        </w:rPr>
        <w:t xml:space="preserve">Resources:</w:t>
      </w:r>
    </w:p>
    <w:p>
      <w:pPr>
        <w:pStyle w:val="Compact"/>
        <w:numPr>
          <w:ilvl w:val="0"/>
          <w:numId w:val="1387"/>
        </w:numPr>
      </w:pPr>
      <w:hyperlink r:id="rId950">
        <w:r>
          <w:rPr>
            <w:rStyle w:val="Hyperlink"/>
          </w:rPr>
          <w:t xml:space="preserve">Building Your Funding Train</w:t>
        </w:r>
      </w:hyperlink>
    </w:p>
    <w:p>
      <w:pPr>
        <w:pStyle w:val="Compact"/>
        <w:numPr>
          <w:ilvl w:val="0"/>
          <w:numId w:val="1387"/>
        </w:numPr>
      </w:pPr>
      <w:hyperlink r:id="rId968">
        <w:r>
          <w:rPr>
            <w:rStyle w:val="Hyperlink"/>
          </w:rPr>
          <w:t xml:space="preserve">NIH Funding Opportunities</w:t>
        </w:r>
      </w:hyperlink>
    </w:p>
    <w:p>
      <w:pPr>
        <w:pStyle w:val="Compact"/>
        <w:numPr>
          <w:ilvl w:val="0"/>
          <w:numId w:val="1387"/>
        </w:numPr>
      </w:pPr>
      <w:hyperlink r:id="rId951">
        <w:r>
          <w:rPr>
            <w:rStyle w:val="Hyperlink"/>
          </w:rPr>
          <w:t xml:space="preserve">NIH Grant Writing Resources</w:t>
        </w:r>
      </w:hyperlink>
    </w:p>
    <w:bookmarkEnd w:id="969"/>
    <w:bookmarkStart w:id="98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7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8"/>
        </w:numPr>
      </w:pPr>
      <w:r>
        <w:t xml:space="preserve">Understand the typical scope and depth expected</w:t>
      </w:r>
    </w:p>
    <w:p>
      <w:pPr>
        <w:pStyle w:val="Compact"/>
        <w:numPr>
          <w:ilvl w:val="0"/>
          <w:numId w:val="1388"/>
        </w:numPr>
      </w:pPr>
      <w:r>
        <w:t xml:space="preserve">See different approaches to structure and presentation</w:t>
      </w:r>
    </w:p>
    <w:p>
      <w:pPr>
        <w:pStyle w:val="Compact"/>
        <w:numPr>
          <w:ilvl w:val="0"/>
          <w:numId w:val="1388"/>
        </w:numPr>
      </w:pPr>
      <w:r>
        <w:t xml:space="preserve">Calibrate your expectations based on successful examples</w:t>
      </w:r>
    </w:p>
    <w:p>
      <w:pPr>
        <w:pStyle w:val="Compact"/>
        <w:numPr>
          <w:ilvl w:val="0"/>
          <w:numId w:val="13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70"/>
    <w:bookmarkStart w:id="97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9"/>
        </w:numPr>
      </w:pPr>
      <w:r>
        <w:t xml:space="preserve">Independent research capability</w:t>
      </w:r>
    </w:p>
    <w:p>
      <w:pPr>
        <w:pStyle w:val="Compact"/>
        <w:numPr>
          <w:ilvl w:val="0"/>
          <w:numId w:val="1389"/>
        </w:numPr>
      </w:pPr>
      <w:r>
        <w:t xml:space="preserve">Ability to communicate findings effectively</w:t>
      </w:r>
    </w:p>
    <w:p>
      <w:pPr>
        <w:pStyle w:val="Compact"/>
        <w:numPr>
          <w:ilvl w:val="0"/>
          <w:numId w:val="1389"/>
        </w:numPr>
      </w:pPr>
      <w:r>
        <w:t xml:space="preserve">Contribution to the scientific literature</w:t>
      </w:r>
    </w:p>
    <w:p>
      <w:pPr>
        <w:pStyle w:val="Compact"/>
        <w:numPr>
          <w:ilvl w:val="0"/>
          <w:numId w:val="1389"/>
        </w:numPr>
      </w:pPr>
      <w:r>
        <w:t xml:space="preserve">Readiness for an academic or research career</w:t>
      </w:r>
    </w:p>
    <w:bookmarkEnd w:id="971"/>
    <w:bookmarkStart w:id="97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72"/>
    <w:bookmarkStart w:id="976" w:name="Xf7e5f1b0b64a3c55df6fef626e920eee1335225"/>
    <w:p>
      <w:pPr>
        <w:pStyle w:val="Heading3"/>
      </w:pPr>
      <w:r>
        <w:t xml:space="preserve">21.6.4 Historical Context: The Masterpiece Tradition</w:t>
      </w:r>
    </w:p>
    <w:p>
      <w:pPr>
        <w:pStyle w:val="FirstParagraph"/>
      </w:pPr>
      <w:r>
        <w:t xml:space="preserve">The</w:t>
      </w:r>
      <w:r>
        <w:t xml:space="preserve"> </w:t>
      </w:r>
      <w:hyperlink r:id="rId97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74">
        <w:r>
          <w:rPr>
            <w:rStyle w:val="Hyperlink"/>
          </w:rPr>
          <w:t xml:space="preserve">PhD</w:t>
        </w:r>
      </w:hyperlink>
      <w:r>
        <w:t xml:space="preserve">,</w:t>
      </w:r>
      <w:r>
        <w:t xml:space="preserve"> </w:t>
      </w:r>
      <w:r>
        <w:t xml:space="preserve">is a spiritual successor to an apprentice’s</w:t>
      </w:r>
      <w:r>
        <w:t xml:space="preserve"> </w:t>
      </w:r>
      <w:hyperlink r:id="rId97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90"/>
        </w:numPr>
      </w:pPr>
      <w:r>
        <w:t xml:space="preserve">The dissertation proves you can conduct rigorous research</w:t>
      </w:r>
    </w:p>
    <w:p>
      <w:pPr>
        <w:pStyle w:val="Compact"/>
        <w:numPr>
          <w:ilvl w:val="0"/>
          <w:numId w:val="1390"/>
        </w:numPr>
      </w:pPr>
      <w:r>
        <w:t xml:space="preserve">It doesn’t need to solve every problem in your field</w:t>
      </w:r>
    </w:p>
    <w:p>
      <w:pPr>
        <w:pStyle w:val="Compact"/>
        <w:numPr>
          <w:ilvl w:val="0"/>
          <w:numId w:val="1390"/>
        </w:numPr>
      </w:pPr>
      <w:r>
        <w:t xml:space="preserve">It doesn’t need to be flawless</w:t>
      </w:r>
    </w:p>
    <w:p>
      <w:pPr>
        <w:pStyle w:val="Compact"/>
        <w:numPr>
          <w:ilvl w:val="0"/>
          <w:numId w:val="1390"/>
        </w:numPr>
      </w:pPr>
      <w:r>
        <w:t xml:space="preserve">It doesn’t need to be all-encompassing</w:t>
      </w:r>
    </w:p>
    <w:p>
      <w:pPr>
        <w:pStyle w:val="Compact"/>
        <w:numPr>
          <w:ilvl w:val="0"/>
          <w:numId w:val="1390"/>
        </w:numPr>
      </w:pPr>
      <w:r>
        <w:t xml:space="preserve">It just needs to constitute incremental progress in your field</w:t>
      </w:r>
    </w:p>
    <w:bookmarkEnd w:id="976"/>
    <w:bookmarkStart w:id="97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91"/>
        </w:numPr>
      </w:pPr>
      <w:r>
        <w:t xml:space="preserve">Done is better than perfect when it comes to dissertations</w:t>
      </w:r>
    </w:p>
    <w:p>
      <w:pPr>
        <w:pStyle w:val="Compact"/>
        <w:numPr>
          <w:ilvl w:val="0"/>
          <w:numId w:val="1391"/>
        </w:numPr>
      </w:pPr>
      <w:r>
        <w:t xml:space="preserve">You’ll have your entire career to refine and expand on these ideas</w:t>
      </w:r>
    </w:p>
    <w:p>
      <w:pPr>
        <w:pStyle w:val="Compact"/>
        <w:numPr>
          <w:ilvl w:val="0"/>
          <w:numId w:val="1391"/>
        </w:numPr>
      </w:pPr>
      <w:r>
        <w:t xml:space="preserve">The goal is to finish and move forward,</w:t>
      </w:r>
      <w:r>
        <w:t xml:space="preserve"> </w:t>
      </w:r>
      <w:r>
        <w:t xml:space="preserve">not to write the definitive work on your topic</w:t>
      </w:r>
    </w:p>
    <w:p>
      <w:pPr>
        <w:pStyle w:val="Compact"/>
        <w:numPr>
          <w:ilvl w:val="0"/>
          <w:numId w:val="13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77"/>
    <w:bookmarkStart w:id="979" w:name="resources-3"/>
    <w:p>
      <w:pPr>
        <w:pStyle w:val="Heading3"/>
      </w:pPr>
      <w:r>
        <w:t xml:space="preserve">21.6.6 Resources</w:t>
      </w:r>
    </w:p>
    <w:p>
      <w:pPr>
        <w:pStyle w:val="FirstParagraph"/>
      </w:pPr>
      <w:r>
        <w:rPr>
          <w:b/>
          <w:bCs/>
        </w:rPr>
        <w:t xml:space="preserve">Dissertation writing tools:</w:t>
      </w:r>
    </w:p>
    <w:p>
      <w:pPr>
        <w:pStyle w:val="Compact"/>
        <w:numPr>
          <w:ilvl w:val="0"/>
          <w:numId w:val="1392"/>
        </w:numPr>
      </w:pPr>
      <w:hyperlink r:id="rId978">
        <w:r>
          <w:rPr>
            <w:rStyle w:val="Hyperlink"/>
          </w:rPr>
          <w:t xml:space="preserve">quarto-thesis</w:t>
        </w:r>
      </w:hyperlink>
      <w:r>
        <w:t xml:space="preserve"> </w:t>
      </w:r>
      <w:r>
        <w:t xml:space="preserve">- Quarto extension for creating masters or PhD theses with professional LaTeX formatting</w:t>
      </w:r>
    </w:p>
    <w:bookmarkEnd w:id="979"/>
    <w:bookmarkEnd w:id="980"/>
    <w:bookmarkStart w:id="98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3"/>
        </w:numPr>
      </w:pPr>
      <w:r>
        <w:t xml:space="preserve">Graduate students are encouraged to gain teaching experience</w:t>
      </w:r>
    </w:p>
    <w:p>
      <w:pPr>
        <w:pStyle w:val="Compact"/>
        <w:numPr>
          <w:ilvl w:val="0"/>
          <w:numId w:val="1393"/>
        </w:numPr>
      </w:pPr>
      <w:r>
        <w:t xml:space="preserve">We support science communication and outreach activities</w:t>
      </w:r>
    </w:p>
    <w:p>
      <w:pPr>
        <w:pStyle w:val="Compact"/>
        <w:numPr>
          <w:ilvl w:val="0"/>
          <w:numId w:val="1393"/>
        </w:numPr>
      </w:pPr>
      <w:r>
        <w:t xml:space="preserve">Discuss opportunities with PIs</w:t>
      </w:r>
    </w:p>
    <w:p>
      <w:pPr>
        <w:pStyle w:val="FirstParagraph"/>
      </w:pPr>
      <w:r>
        <w:t xml:space="preserve">The</w:t>
      </w:r>
      <w:r>
        <w:t xml:space="preserve"> </w:t>
      </w:r>
      <w:hyperlink r:id="rId6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17">
        <w:r>
          <w:rPr>
            <w:rStyle w:val="Hyperlink"/>
          </w:rPr>
          <w:t xml:space="preserve">workshop index</w:t>
        </w:r>
      </w:hyperlink>
      <w:r>
        <w:t xml:space="preserve"> </w:t>
      </w:r>
      <w:r>
        <w:t xml:space="preserve">provides a comprehensive catalog of available resources.</w:t>
      </w:r>
    </w:p>
    <w:bookmarkEnd w:id="981"/>
    <w:bookmarkStart w:id="98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4"/>
        </w:numPr>
      </w:pPr>
      <w:r>
        <w:t xml:space="preserve">Attend seminars and departmental events</w:t>
      </w:r>
    </w:p>
    <w:p>
      <w:pPr>
        <w:pStyle w:val="Compact"/>
        <w:numPr>
          <w:ilvl w:val="0"/>
          <w:numId w:val="1394"/>
        </w:numPr>
      </w:pPr>
      <w:r>
        <w:t xml:space="preserve">Connect with researchers in your field</w:t>
      </w:r>
    </w:p>
    <w:p>
      <w:pPr>
        <w:pStyle w:val="Compact"/>
        <w:numPr>
          <w:ilvl w:val="0"/>
          <w:numId w:val="1394"/>
        </w:numPr>
      </w:pPr>
      <w:r>
        <w:t xml:space="preserve">Join professional societies</w:t>
      </w:r>
    </w:p>
    <w:p>
      <w:pPr>
        <w:pStyle w:val="Compact"/>
        <w:numPr>
          <w:ilvl w:val="0"/>
          <w:numId w:val="1394"/>
        </w:numPr>
      </w:pPr>
      <w:r>
        <w:t xml:space="preserve">Use professional social media platforms to share research and engage with the scientific community</w:t>
      </w:r>
    </w:p>
    <w:p>
      <w:r>
        <w:br w:type="page"/>
      </w:r>
    </w:p>
    <w:bookmarkEnd w:id="982"/>
    <w:bookmarkEnd w:id="983"/>
    <w:bookmarkStart w:id="988" w:name="sec-writing"/>
    <w:p>
      <w:pPr>
        <w:pStyle w:val="Heading1"/>
      </w:pPr>
      <w:r>
        <w:t xml:space="preserve">22. Writing</w:t>
      </w:r>
    </w:p>
    <w:bookmarkStart w:id="98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5"/>
        </w:numPr>
      </w:pPr>
      <w:r>
        <w:t xml:space="preserve">Organize your thoughts and identify what you actually need to know</w:t>
      </w:r>
    </w:p>
    <w:p>
      <w:pPr>
        <w:pStyle w:val="Compact"/>
        <w:numPr>
          <w:ilvl w:val="0"/>
          <w:numId w:val="1395"/>
        </w:numPr>
      </w:pPr>
      <w:r>
        <w:t xml:space="preserve">Articulate the problem more precisely</w:t>
      </w:r>
    </w:p>
    <w:p>
      <w:pPr>
        <w:pStyle w:val="Compact"/>
        <w:numPr>
          <w:ilvl w:val="0"/>
          <w:numId w:val="13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84"/>
    <w:bookmarkStart w:id="98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8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86"/>
    <w:bookmarkStart w:id="98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87"/>
    <w:bookmarkEnd w:id="988"/>
    <w:bookmarkStart w:id="1003" w:name="manuscript-preparation-and-publication"/>
    <w:p>
      <w:pPr>
        <w:pStyle w:val="Heading1"/>
      </w:pPr>
      <w:r>
        <w:t xml:space="preserve">23. Manuscript Preparation and Publication</w:t>
      </w:r>
    </w:p>
    <w:bookmarkStart w:id="98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8"/>
        </w:numPr>
      </w:pPr>
      <w:r>
        <w:rPr>
          <w:b/>
          <w:bCs/>
        </w:rPr>
        <w:t xml:space="preserve">Planning</w:t>
      </w:r>
      <w:r>
        <w:t xml:space="preserve">: Discuss target journals, outline, and timeline with PIs</w:t>
      </w:r>
    </w:p>
    <w:p>
      <w:pPr>
        <w:pStyle w:val="Compact"/>
        <w:numPr>
          <w:ilvl w:val="0"/>
          <w:numId w:val="1398"/>
        </w:numPr>
      </w:pPr>
      <w:r>
        <w:rPr>
          <w:b/>
          <w:bCs/>
        </w:rPr>
        <w:t xml:space="preserve">Drafting</w:t>
      </w:r>
      <w:r>
        <w:t xml:space="preserve">: Lead author prepares initial draft</w:t>
      </w:r>
    </w:p>
    <w:p>
      <w:pPr>
        <w:pStyle w:val="Compact"/>
        <w:numPr>
          <w:ilvl w:val="0"/>
          <w:numId w:val="1398"/>
        </w:numPr>
      </w:pPr>
      <w:r>
        <w:rPr>
          <w:b/>
          <w:bCs/>
        </w:rPr>
        <w:t xml:space="preserve">Internal review</w:t>
      </w:r>
      <w:r>
        <w:t xml:space="preserve">: Co-authors review and provide feedback</w:t>
      </w:r>
    </w:p>
    <w:p>
      <w:pPr>
        <w:pStyle w:val="Compact"/>
        <w:numPr>
          <w:ilvl w:val="0"/>
          <w:numId w:val="1398"/>
        </w:numPr>
      </w:pPr>
      <w:r>
        <w:rPr>
          <w:b/>
          <w:bCs/>
        </w:rPr>
        <w:t xml:space="preserve">Revision</w:t>
      </w:r>
      <w:r>
        <w:t xml:space="preserve">: Lead author incorporates feedback iteratively</w:t>
      </w:r>
    </w:p>
    <w:p>
      <w:pPr>
        <w:pStyle w:val="Compact"/>
        <w:numPr>
          <w:ilvl w:val="0"/>
          <w:numId w:val="1398"/>
        </w:numPr>
      </w:pPr>
      <w:r>
        <w:rPr>
          <w:b/>
          <w:bCs/>
        </w:rPr>
        <w:t xml:space="preserve">PI approval</w:t>
      </w:r>
      <w:r>
        <w:t xml:space="preserve">: Obtain final approval from PIs before submission</w:t>
      </w:r>
    </w:p>
    <w:p>
      <w:pPr>
        <w:pStyle w:val="Compact"/>
        <w:numPr>
          <w:ilvl w:val="0"/>
          <w:numId w:val="1398"/>
        </w:numPr>
      </w:pPr>
      <w:r>
        <w:rPr>
          <w:b/>
          <w:bCs/>
        </w:rPr>
        <w:t xml:space="preserve">Submission</w:t>
      </w:r>
      <w:r>
        <w:t xml:space="preserve">: Submit to journal</w:t>
      </w:r>
    </w:p>
    <w:p>
      <w:pPr>
        <w:pStyle w:val="Compact"/>
        <w:numPr>
          <w:ilvl w:val="0"/>
          <w:numId w:val="1398"/>
        </w:numPr>
      </w:pPr>
      <w:r>
        <w:rPr>
          <w:b/>
          <w:bCs/>
        </w:rPr>
        <w:t xml:space="preserve">Revisions</w:t>
      </w:r>
      <w:r>
        <w:t xml:space="preserve">: Lead author coordinates response to peer reviewers</w:t>
      </w:r>
    </w:p>
    <w:p>
      <w:pPr>
        <w:pStyle w:val="Compact"/>
        <w:numPr>
          <w:ilvl w:val="0"/>
          <w:numId w:val="1398"/>
        </w:numPr>
      </w:pPr>
      <w:r>
        <w:rPr>
          <w:b/>
          <w:bCs/>
        </w:rPr>
        <w:t xml:space="preserve">Publication</w:t>
      </w:r>
      <w:r>
        <w:t xml:space="preserve">: Celebrate and share!</w:t>
      </w:r>
    </w:p>
    <w:bookmarkEnd w:id="989"/>
    <w:bookmarkStart w:id="99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9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91">
        <w:r>
          <w:rPr>
            <w:rStyle w:val="Hyperlink"/>
          </w:rPr>
          <w:t xml:space="preserve">implicature</w:t>
        </w:r>
      </w:hyperlink>
      <w:r>
        <w:t xml:space="preserve">.</w:t>
      </w:r>
    </w:p>
    <w:p>
      <w:pPr>
        <w:pStyle w:val="BodyText"/>
      </w:pPr>
      <w:r>
        <w:rPr>
          <w:b/>
          <w:bCs/>
        </w:rPr>
        <w:t xml:space="preserve">Additional tips:</w:t>
      </w:r>
    </w:p>
    <w:p>
      <w:pPr>
        <w:pStyle w:val="Compact"/>
        <w:numPr>
          <w:ilvl w:val="0"/>
          <w:numId w:val="1399"/>
        </w:numPr>
      </w:pPr>
      <w:r>
        <w:t xml:space="preserve">Always thank reviewers for their time and feedback</w:t>
      </w:r>
    </w:p>
    <w:p>
      <w:pPr>
        <w:pStyle w:val="Compact"/>
        <w:numPr>
          <w:ilvl w:val="0"/>
          <w:numId w:val="1399"/>
        </w:numPr>
      </w:pPr>
      <w:r>
        <w:t xml:space="preserve">Quote page numbers from the revised manuscript</w:t>
      </w:r>
    </w:p>
    <w:p>
      <w:pPr>
        <w:pStyle w:val="Compact"/>
        <w:numPr>
          <w:ilvl w:val="0"/>
          <w:numId w:val="1399"/>
        </w:numPr>
      </w:pPr>
      <w:r>
        <w:t xml:space="preserve">Use direct quotes from your revised text when possible</w:t>
      </w:r>
    </w:p>
    <w:p>
      <w:pPr>
        <w:pStyle w:val="Compact"/>
        <w:numPr>
          <w:ilvl w:val="0"/>
          <w:numId w:val="1399"/>
        </w:numPr>
      </w:pPr>
      <w:r>
        <w:t xml:space="preserve">Maintain a respectful and collaborative tone throughout</w:t>
      </w:r>
    </w:p>
    <w:p>
      <w:pPr>
        <w:pStyle w:val="Compact"/>
        <w:numPr>
          <w:ilvl w:val="0"/>
          <w:numId w:val="1399"/>
        </w:numPr>
      </w:pPr>
      <w:r>
        <w:t xml:space="preserve">If you make changes beyond what the reviewer requested, mention them briefly</w:t>
      </w:r>
    </w:p>
    <w:bookmarkEnd w:id="992"/>
    <w:bookmarkStart w:id="995" w:name="preprints-and-open-access"/>
    <w:p>
      <w:pPr>
        <w:pStyle w:val="Heading2"/>
      </w:pPr>
      <w:r>
        <w:t xml:space="preserve">23.3 Preprints and Open Access</w:t>
      </w:r>
    </w:p>
    <w:p>
      <w:pPr>
        <w:pStyle w:val="Compact"/>
        <w:numPr>
          <w:ilvl w:val="0"/>
          <w:numId w:val="1400"/>
        </w:numPr>
      </w:pPr>
      <w:r>
        <w:t xml:space="preserve">We encourage posting preprints prior to or during peer review on platforms like</w:t>
      </w:r>
      <w:r>
        <w:t xml:space="preserve"> </w:t>
      </w:r>
      <w:hyperlink r:id="rId993">
        <w:r>
          <w:rPr>
            <w:rStyle w:val="Hyperlink"/>
          </w:rPr>
          <w:t xml:space="preserve">medRxiv</w:t>
        </w:r>
      </w:hyperlink>
      <w:r>
        <w:t xml:space="preserve"> </w:t>
      </w:r>
      <w:r>
        <w:t xml:space="preserve">or</w:t>
      </w:r>
      <w:r>
        <w:t xml:space="preserve"> </w:t>
      </w:r>
      <w:hyperlink r:id="rId994">
        <w:r>
          <w:rPr>
            <w:rStyle w:val="Hyperlink"/>
          </w:rPr>
          <w:t xml:space="preserve">bioRxiv</w:t>
        </w:r>
      </w:hyperlink>
    </w:p>
    <w:p>
      <w:pPr>
        <w:pStyle w:val="Compact"/>
        <w:numPr>
          <w:ilvl w:val="0"/>
          <w:numId w:val="1400"/>
        </w:numPr>
      </w:pPr>
      <w:r>
        <w:t xml:space="preserve">Preprints allow rapid dissemination of findings and can be cited in grant applications</w:t>
      </w:r>
    </w:p>
    <w:p>
      <w:pPr>
        <w:pStyle w:val="Compact"/>
        <w:numPr>
          <w:ilvl w:val="0"/>
          <w:numId w:val="1400"/>
        </w:numPr>
      </w:pPr>
      <w:r>
        <w:t xml:space="preserve">We support publishing in open access journals when possible to maximize accessibility</w:t>
      </w:r>
    </w:p>
    <w:p>
      <w:pPr>
        <w:pStyle w:val="Compact"/>
        <w:numPr>
          <w:ilvl w:val="0"/>
          <w:numId w:val="14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93">
        <w:r>
          <w:rPr>
            <w:rStyle w:val="Hyperlink"/>
          </w:rPr>
          <w:t xml:space="preserve">medRxiv</w:t>
        </w:r>
      </w:hyperlink>
      <w:r>
        <w:t xml:space="preserve">.</w:t>
      </w:r>
    </w:p>
    <w:bookmarkEnd w:id="995"/>
    <w:bookmarkStart w:id="99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01"/>
        </w:numPr>
      </w:pPr>
      <w:r>
        <w:t xml:space="preserve">CONSORT for randomized trials</w:t>
      </w:r>
    </w:p>
    <w:p>
      <w:pPr>
        <w:pStyle w:val="Compact"/>
        <w:numPr>
          <w:ilvl w:val="0"/>
          <w:numId w:val="1401"/>
        </w:numPr>
      </w:pPr>
      <w:r>
        <w:t xml:space="preserve">STROBE for observational studies</w:t>
      </w:r>
    </w:p>
    <w:p>
      <w:pPr>
        <w:pStyle w:val="Compact"/>
        <w:numPr>
          <w:ilvl w:val="0"/>
          <w:numId w:val="1401"/>
        </w:numPr>
      </w:pPr>
      <w:r>
        <w:t xml:space="preserve">PRISMA for systematic reviews</w:t>
      </w:r>
    </w:p>
    <w:p>
      <w:pPr>
        <w:pStyle w:val="Compact"/>
        <w:numPr>
          <w:ilvl w:val="0"/>
          <w:numId w:val="1401"/>
        </w:numPr>
      </w:pPr>
      <w:r>
        <w:t xml:space="preserve">Others as appropriate (see</w:t>
      </w:r>
      <w:r>
        <w:t xml:space="preserve"> </w:t>
      </w:r>
      <w:hyperlink r:id="rId47">
        <w:r>
          <w:rPr>
            <w:rStyle w:val="Hyperlink"/>
          </w:rPr>
          <w:t xml:space="preserve">EQUATOR Network</w:t>
        </w:r>
      </w:hyperlink>
      <w:r>
        <w:t xml:space="preserve">)</w:t>
      </w:r>
    </w:p>
    <w:bookmarkEnd w:id="996"/>
    <w:bookmarkStart w:id="997" w:name="manuscript-checklist-1"/>
    <w:p>
      <w:pPr>
        <w:pStyle w:val="Heading2"/>
      </w:pPr>
      <w:r>
        <w:t xml:space="preserve">23.5 Manuscript Checklist</w:t>
      </w:r>
    </w:p>
    <w:p>
      <w:pPr>
        <w:pStyle w:val="FirstParagraph"/>
      </w:pPr>
      <w:r>
        <w:t xml:space="preserve">Before submitting a manuscript:</w:t>
      </w:r>
    </w:p>
    <w:p>
      <w:pPr>
        <w:pStyle w:val="Compact"/>
        <w:numPr>
          <w:ilvl w:val="0"/>
          <w:numId w:val="1402"/>
        </w:numPr>
      </w:pPr>
      <w:r>
        <w:t xml:space="preserve">Completed relevant reporting checklist</w:t>
      </w:r>
    </w:p>
    <w:p>
      <w:pPr>
        <w:pStyle w:val="Compact"/>
        <w:numPr>
          <w:ilvl w:val="0"/>
          <w:numId w:val="1403"/>
        </w:numPr>
      </w:pPr>
      <w:r>
        <w:t xml:space="preserve">Results are reproducible (rerunning code replicates tables/figures exactly)</w:t>
      </w:r>
    </w:p>
    <w:p>
      <w:pPr>
        <w:pStyle w:val="Compact"/>
        <w:numPr>
          <w:ilvl w:val="0"/>
          <w:numId w:val="1404"/>
        </w:numPr>
      </w:pPr>
      <w:r>
        <w:t xml:space="preserve">Target journal selected</w:t>
      </w:r>
    </w:p>
    <w:p>
      <w:pPr>
        <w:pStyle w:val="Compact"/>
        <w:numPr>
          <w:ilvl w:val="0"/>
          <w:numId w:val="1405"/>
        </w:numPr>
      </w:pPr>
      <w:r>
        <w:t xml:space="preserve">Title is declarative and states findings clearly</w:t>
      </w:r>
    </w:p>
    <w:p>
      <w:pPr>
        <w:pStyle w:val="Compact"/>
        <w:numPr>
          <w:ilvl w:val="0"/>
          <w:numId w:val="1406"/>
        </w:numPr>
      </w:pPr>
      <w:r>
        <w:t xml:space="preserve">Word count meets journal requirements</w:t>
      </w:r>
    </w:p>
    <w:p>
      <w:pPr>
        <w:pStyle w:val="Compact"/>
        <w:numPr>
          <w:ilvl w:val="0"/>
          <w:numId w:val="1407"/>
        </w:numPr>
      </w:pPr>
      <w:r>
        <w:t xml:space="preserve">Manuscript follows journal formatting guidelines</w:t>
      </w:r>
    </w:p>
    <w:p>
      <w:pPr>
        <w:pStyle w:val="Compact"/>
        <w:numPr>
          <w:ilvl w:val="0"/>
          <w:numId w:val="1408"/>
        </w:numPr>
      </w:pPr>
      <w:r>
        <w:t xml:space="preserve">Consistent voice throughout (typically active voice)</w:t>
      </w:r>
    </w:p>
    <w:p>
      <w:pPr>
        <w:pStyle w:val="Compact"/>
        <w:numPr>
          <w:ilvl w:val="0"/>
          <w:numId w:val="1409"/>
        </w:numPr>
      </w:pPr>
      <w:r>
        <w:t xml:space="preserve">All figures and tables referenced in main text</w:t>
      </w:r>
    </w:p>
    <w:p>
      <w:pPr>
        <w:pStyle w:val="Compact"/>
        <w:numPr>
          <w:ilvl w:val="0"/>
          <w:numId w:val="1410"/>
        </w:numPr>
      </w:pPr>
      <w:r>
        <w:t xml:space="preserve">Captions for all figures and tables</w:t>
      </w:r>
    </w:p>
    <w:p>
      <w:pPr>
        <w:pStyle w:val="Compact"/>
        <w:numPr>
          <w:ilvl w:val="0"/>
          <w:numId w:val="1411"/>
        </w:numPr>
      </w:pPr>
      <w:r>
        <w:t xml:space="preserve">Tables/figures numbered by order of appearance</w:t>
      </w:r>
    </w:p>
    <w:p>
      <w:pPr>
        <w:pStyle w:val="Compact"/>
        <w:numPr>
          <w:ilvl w:val="0"/>
          <w:numId w:val="1412"/>
        </w:numPr>
      </w:pPr>
      <w:r>
        <w:t xml:space="preserve">Abbreviations defined at first use and used sparingly</w:t>
      </w:r>
    </w:p>
    <w:p>
      <w:pPr>
        <w:pStyle w:val="Compact"/>
        <w:numPr>
          <w:ilvl w:val="0"/>
          <w:numId w:val="14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4"/>
        </w:numPr>
      </w:pPr>
      <w:r>
        <w:t xml:space="preserve">Avoid directionless statements (specify direction of associations)</w:t>
      </w:r>
    </w:p>
    <w:p>
      <w:pPr>
        <w:pStyle w:val="Compact"/>
        <w:numPr>
          <w:ilvl w:val="0"/>
          <w:numId w:val="1415"/>
        </w:numPr>
      </w:pPr>
      <w:r>
        <w:t xml:space="preserve">Causal language only when supported by study design</w:t>
      </w:r>
    </w:p>
    <w:p>
      <w:pPr>
        <w:pStyle w:val="Compact"/>
        <w:numPr>
          <w:ilvl w:val="0"/>
          <w:numId w:val="14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7"/>
        </w:numPr>
      </w:pPr>
      <w:r>
        <w:t xml:space="preserve">Author contributions drafted using CRediT Taxonomy</w:t>
      </w:r>
    </w:p>
    <w:bookmarkEnd w:id="997"/>
    <w:bookmarkStart w:id="100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9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0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01"/>
    <w:bookmarkStart w:id="100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9"/>
        </w:numPr>
      </w:pPr>
      <w:r>
        <w:rPr>
          <w:b/>
          <w:bCs/>
        </w:rPr>
        <w:t xml:space="preserve">Cite primary sources</w:t>
      </w:r>
      <w:r>
        <w:t xml:space="preserve"> </w:t>
      </w:r>
      <w:r>
        <w:t xml:space="preserve">for factual statements about established knowledge, methods, or findings</w:t>
      </w:r>
    </w:p>
    <w:p>
      <w:pPr>
        <w:pStyle w:val="Compact"/>
        <w:numPr>
          <w:ilvl w:val="0"/>
          <w:numId w:val="1419"/>
        </w:numPr>
      </w:pPr>
      <w:r>
        <w:rPr>
          <w:b/>
          <w:bCs/>
        </w:rPr>
        <w:t xml:space="preserve">Cite official documentation</w:t>
      </w:r>
      <w:r>
        <w:t xml:space="preserve"> </w:t>
      </w:r>
      <w:r>
        <w:t xml:space="preserve">when describing how software, tools, or systems work</w:t>
      </w:r>
    </w:p>
    <w:p>
      <w:pPr>
        <w:pStyle w:val="Compact"/>
        <w:numPr>
          <w:ilvl w:val="0"/>
          <w:numId w:val="14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20"/>
        </w:numPr>
      </w:pPr>
      <w:r>
        <w:rPr>
          <w:b/>
          <w:bCs/>
        </w:rPr>
        <w:t xml:space="preserve">Demonstrate directly</w:t>
      </w:r>
      <w:r>
        <w:t xml:space="preserve">: Show the behavior through experiments, data, or explicit examples</w:t>
      </w:r>
    </w:p>
    <w:p>
      <w:pPr>
        <w:pStyle w:val="Compact"/>
        <w:numPr>
          <w:ilvl w:val="0"/>
          <w:numId w:val="14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21"/>
        </w:numPr>
      </w:pPr>
      <w:r>
        <w:t xml:space="preserve">Builds reader trust and credibility</w:t>
      </w:r>
    </w:p>
    <w:p>
      <w:pPr>
        <w:pStyle w:val="Compact"/>
        <w:numPr>
          <w:ilvl w:val="0"/>
          <w:numId w:val="1421"/>
        </w:numPr>
      </w:pPr>
      <w:r>
        <w:t xml:space="preserve">Enables readers to verify information independently</w:t>
      </w:r>
    </w:p>
    <w:p>
      <w:pPr>
        <w:pStyle w:val="Compact"/>
        <w:numPr>
          <w:ilvl w:val="0"/>
          <w:numId w:val="1421"/>
        </w:numPr>
      </w:pPr>
      <w:r>
        <w:t xml:space="preserve">Maintains scientific rigor in all communications</w:t>
      </w:r>
    </w:p>
    <w:p>
      <w:pPr>
        <w:pStyle w:val="Compact"/>
        <w:numPr>
          <w:ilvl w:val="0"/>
          <w:numId w:val="14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02"/>
    <w:bookmarkEnd w:id="1003"/>
    <w:bookmarkStart w:id="1098" w:name="references"/>
    <w:p>
      <w:pPr>
        <w:pStyle w:val="Heading1"/>
      </w:pPr>
      <w:r>
        <w:t xml:space="preserve">References</w:t>
      </w:r>
    </w:p>
    <w:bookmarkStart w:id="1097" w:name="refs"/>
    <w:bookmarkStart w:id="1005" w:name="ref-space_odyssey"/>
    <w:p>
      <w:pPr>
        <w:pStyle w:val="Bibliography"/>
      </w:pPr>
      <w:r>
        <w:rPr>
          <w:i/>
          <w:iCs/>
        </w:rPr>
        <w:t xml:space="preserve">2001: A Space Odyssey</w:t>
      </w:r>
      <w:r>
        <w:t xml:space="preserve">. 1968. Film.</w:t>
      </w:r>
      <w:r>
        <w:t xml:space="preserve"> </w:t>
      </w:r>
      <w:hyperlink r:id="rId1004">
        <w:r>
          <w:rPr>
            <w:rStyle w:val="Hyperlink"/>
          </w:rPr>
          <w:t xml:space="preserve">https://en.wikipedia.org/wiki/2001:_A_Space_Odyssey_(film)</w:t>
        </w:r>
      </w:hyperlink>
      <w:r>
        <w:t xml:space="preserve">.</w:t>
      </w:r>
    </w:p>
    <w:bookmarkEnd w:id="1005"/>
    <w:bookmarkStart w:id="100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06">
        <w:r>
          <w:rPr>
            <w:rStyle w:val="Hyperlink"/>
          </w:rPr>
          <w:t xml:space="preserve">https://doi.org/10.1371/journal.pgph.0002269</w:t>
        </w:r>
      </w:hyperlink>
      <w:r>
        <w:t xml:space="preserve">.</w:t>
      </w:r>
    </w:p>
    <w:bookmarkEnd w:id="1007"/>
    <w:bookmarkStart w:id="1009" w:name="ref-i_robot"/>
    <w:p>
      <w:pPr>
        <w:pStyle w:val="Bibliography"/>
      </w:pPr>
      <w:r>
        <w:t xml:space="preserve">Asimov, Isaac. 1950.</w:t>
      </w:r>
      <w:r>
        <w:t xml:space="preserve"> </w:t>
      </w:r>
      <w:r>
        <w:rPr>
          <w:i/>
          <w:iCs/>
        </w:rPr>
        <w:t xml:space="preserve">I, Robot</w:t>
      </w:r>
      <w:r>
        <w:t xml:space="preserve">. Novel; Gnome Press.</w:t>
      </w:r>
      <w:r>
        <w:t xml:space="preserve"> </w:t>
      </w:r>
      <w:hyperlink r:id="rId1008">
        <w:r>
          <w:rPr>
            <w:rStyle w:val="Hyperlink"/>
          </w:rPr>
          <w:t xml:space="preserve">https://search.library.ucdavis.edu/permalink/01UCD_INST/9fle3i/alma990000226350403126</w:t>
        </w:r>
      </w:hyperlink>
      <w:r>
        <w:t xml:space="preserve">.</w:t>
      </w:r>
    </w:p>
    <w:bookmarkEnd w:id="1009"/>
    <w:bookmarkStart w:id="10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10">
        <w:r>
          <w:rPr>
            <w:rStyle w:val="Hyperlink"/>
          </w:rPr>
          <w:t xml:space="preserve">https://doi.org/10.1038/d41586-019-01431-z</w:t>
        </w:r>
      </w:hyperlink>
      <w:r>
        <w:t xml:space="preserve">.</w:t>
      </w:r>
    </w:p>
    <w:bookmarkEnd w:id="1011"/>
    <w:bookmarkStart w:id="1013" w:name="ref-battlestar_galactica_2004"/>
    <w:p>
      <w:pPr>
        <w:pStyle w:val="Bibliography"/>
      </w:pPr>
      <w:r>
        <w:rPr>
          <w:i/>
          <w:iCs/>
        </w:rPr>
        <w:t xml:space="preserve">Battlestar Galactica</w:t>
      </w:r>
      <w:r>
        <w:t xml:space="preserve">. 2004. Television Series.</w:t>
      </w:r>
      <w:r>
        <w:t xml:space="preserve"> </w:t>
      </w:r>
      <w:hyperlink r:id="rId1012">
        <w:r>
          <w:rPr>
            <w:rStyle w:val="Hyperlink"/>
          </w:rPr>
          <w:t xml:space="preserve">https://en.wikipedia.org/wiki/Battlestar_Galactica_(2004_TV_series)</w:t>
        </w:r>
      </w:hyperlink>
      <w:r>
        <w:t xml:space="preserve">.</w:t>
      </w:r>
    </w:p>
    <w:bookmarkEnd w:id="1013"/>
    <w:bookmarkStart w:id="101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14">
        <w:r>
          <w:rPr>
            <w:rStyle w:val="Hyperlink"/>
          </w:rPr>
          <w:t xml:space="preserve">https://jadebc.github.io/lab-manual/</w:t>
        </w:r>
      </w:hyperlink>
      <w:r>
        <w:t xml:space="preserve">.</w:t>
      </w:r>
    </w:p>
    <w:bookmarkEnd w:id="1015"/>
    <w:bookmarkStart w:id="1017" w:name="ref-blade_runner"/>
    <w:p>
      <w:pPr>
        <w:pStyle w:val="Bibliography"/>
      </w:pPr>
      <w:r>
        <w:rPr>
          <w:i/>
          <w:iCs/>
        </w:rPr>
        <w:t xml:space="preserve">Blade Runner</w:t>
      </w:r>
      <w:r>
        <w:t xml:space="preserve">. 1982. Film.</w:t>
      </w:r>
      <w:r>
        <w:t xml:space="preserve"> </w:t>
      </w:r>
      <w:hyperlink r:id="rId1016">
        <w:r>
          <w:rPr>
            <w:rStyle w:val="Hyperlink"/>
          </w:rPr>
          <w:t xml:space="preserve">https://en.wikipedia.org/wiki/Blade_Runner</w:t>
        </w:r>
      </w:hyperlink>
      <w:r>
        <w:t xml:space="preserve">.</w:t>
      </w:r>
    </w:p>
    <w:bookmarkEnd w:id="1017"/>
    <w:bookmarkStart w:id="101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18">
        <w:r>
          <w:rPr>
            <w:rStyle w:val="Hyperlink"/>
          </w:rPr>
          <w:t xml:space="preserve">https://happygitwithr.com/</w:t>
        </w:r>
      </w:hyperlink>
      <w:r>
        <w:t xml:space="preserve">.</w:t>
      </w:r>
    </w:p>
    <w:bookmarkEnd w:id="1019"/>
    <w:bookmarkStart w:id="102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20"/>
    <w:bookmarkStart w:id="102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21">
        <w:r>
          <w:rPr>
            <w:rStyle w:val="Hyperlink"/>
          </w:rPr>
          <w:t xml:space="preserve">https://en.wikipedia.org/wiki/Ender%27s_Game</w:t>
        </w:r>
      </w:hyperlink>
      <w:r>
        <w:t xml:space="preserve">.</w:t>
      </w:r>
    </w:p>
    <w:bookmarkEnd w:id="1022"/>
    <w:bookmarkStart w:id="102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3">
        <w:r>
          <w:rPr>
            <w:rStyle w:val="Hyperlink"/>
          </w:rPr>
          <w:t xml:space="preserve">https://doi.org/10.1038/s41467-020-19160-7</w:t>
        </w:r>
      </w:hyperlink>
      <w:r>
        <w:t xml:space="preserve">.</w:t>
      </w:r>
    </w:p>
    <w:bookmarkEnd w:id="1024"/>
    <w:bookmarkStart w:id="102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5">
        <w:r>
          <w:rPr>
            <w:rStyle w:val="Hyperlink"/>
          </w:rPr>
          <w:t xml:space="preserve">http://creativecommons.org/licenses/by-nc/4.0/</w:t>
        </w:r>
      </w:hyperlink>
      <w:r>
        <w:t xml:space="preserve">.</w:t>
      </w:r>
    </w:p>
    <w:bookmarkEnd w:id="1026"/>
    <w:bookmarkStart w:id="1028" w:name="ref-credit"/>
    <w:p>
      <w:pPr>
        <w:pStyle w:val="Bibliography"/>
      </w:pPr>
      <w:r>
        <w:t xml:space="preserve">“CRediT: Contributor Roles Taxonomy.”</w:t>
      </w:r>
      <w:r>
        <w:t xml:space="preserve"> </w:t>
      </w:r>
      <w:r>
        <w:t xml:space="preserve">n.d. PLOS ONE.</w:t>
      </w:r>
      <w:r>
        <w:t xml:space="preserve"> </w:t>
      </w:r>
      <w:hyperlink r:id="rId1027">
        <w:r>
          <w:rPr>
            <w:rStyle w:val="Hyperlink"/>
          </w:rPr>
          <w:t xml:space="preserve">https://journals.plos.org/plosone/s/authorship</w:t>
        </w:r>
      </w:hyperlink>
      <w:r>
        <w:t xml:space="preserve">.</w:t>
      </w:r>
    </w:p>
    <w:bookmarkEnd w:id="1028"/>
    <w:bookmarkStart w:id="1030" w:name="ref-dryad"/>
    <w:p>
      <w:pPr>
        <w:pStyle w:val="Bibliography"/>
      </w:pPr>
      <w:r>
        <w:t xml:space="preserve">“Dryad Digital Repository.”</w:t>
      </w:r>
      <w:r>
        <w:t xml:space="preserve"> </w:t>
      </w:r>
      <w:r>
        <w:t xml:space="preserve">n.d. Dryad.</w:t>
      </w:r>
      <w:r>
        <w:t xml:space="preserve"> </w:t>
      </w:r>
      <w:hyperlink r:id="rId1029">
        <w:r>
          <w:rPr>
            <w:rStyle w:val="Hyperlink"/>
          </w:rPr>
          <w:t xml:space="preserve">https://datadryad.org/</w:t>
        </w:r>
      </w:hyperlink>
      <w:r>
        <w:t xml:space="preserve">.</w:t>
      </w:r>
    </w:p>
    <w:bookmarkEnd w:id="1030"/>
    <w:bookmarkStart w:id="103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31"/>
    <w:bookmarkStart w:id="103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2">
        <w:r>
          <w:rPr>
            <w:rStyle w:val="Hyperlink"/>
          </w:rPr>
          <w:t xml:space="preserve">https://doi.org/10.1201/9781003029878</w:t>
        </w:r>
      </w:hyperlink>
      <w:r>
        <w:t xml:space="preserve">.</w:t>
      </w:r>
    </w:p>
    <w:bookmarkEnd w:id="1033"/>
    <w:bookmarkStart w:id="103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34">
        <w:r>
          <w:rPr>
            <w:rStyle w:val="Hyperlink"/>
          </w:rPr>
          <w:t xml:space="preserve">https://www.youtube.com/watch?v=B1BdQcJ2ZYY</w:t>
        </w:r>
      </w:hyperlink>
      <w:r>
        <w:t xml:space="preserve">.</w:t>
      </w:r>
    </w:p>
    <w:bookmarkEnd w:id="1035"/>
    <w:bookmarkStart w:id="103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36"/>
    <w:bookmarkStart w:id="1038" w:name="ref-githubdesktop"/>
    <w:p>
      <w:pPr>
        <w:pStyle w:val="Bibliography"/>
      </w:pPr>
      <w:r>
        <w:t xml:space="preserve">“GitHub Desktop.”</w:t>
      </w:r>
      <w:r>
        <w:t xml:space="preserve"> </w:t>
      </w:r>
      <w:r>
        <w:t xml:space="preserve">n.d. GitHub.</w:t>
      </w:r>
      <w:r>
        <w:t xml:space="preserve"> </w:t>
      </w:r>
      <w:hyperlink r:id="rId1037">
        <w:r>
          <w:rPr>
            <w:rStyle w:val="Hyperlink"/>
          </w:rPr>
          <w:t xml:space="preserve">https://desktop.github.com/</w:t>
        </w:r>
      </w:hyperlink>
      <w:r>
        <w:t xml:space="preserve">.</w:t>
      </w:r>
    </w:p>
    <w:bookmarkEnd w:id="1038"/>
    <w:bookmarkStart w:id="1040" w:name="ref-dune"/>
    <w:p>
      <w:pPr>
        <w:pStyle w:val="Bibliography"/>
      </w:pPr>
      <w:r>
        <w:t xml:space="preserve">Herbert, Frank. 1965.</w:t>
      </w:r>
      <w:r>
        <w:t xml:space="preserve"> </w:t>
      </w:r>
      <w:r>
        <w:rPr>
          <w:i/>
          <w:iCs/>
        </w:rPr>
        <w:t xml:space="preserve">Dune</w:t>
      </w:r>
      <w:r>
        <w:t xml:space="preserve">. Novel.</w:t>
      </w:r>
      <w:r>
        <w:t xml:space="preserve"> </w:t>
      </w:r>
      <w:hyperlink r:id="rId1039">
        <w:r>
          <w:rPr>
            <w:rStyle w:val="Hyperlink"/>
          </w:rPr>
          <w:t xml:space="preserve">https://en.wikipedia.org/wiki/Organizations_of_the_Dune_universe#Thinking_machines</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46">
        <w:r>
          <w:rPr>
            <w:rStyle w:val="Hyperlink"/>
          </w:rPr>
          <w:t xml:space="preserve">https://openreview.net/forum?id=BZ5a1r-kVsf</w:t>
        </w:r>
      </w:hyperlink>
      <w:r>
        <w:t xml:space="preserve">.</w:t>
      </w:r>
    </w:p>
    <w:bookmarkEnd w:id="1047"/>
    <w:bookmarkStart w:id="1048" w:name="ref-medRxiv"/>
    <w:p>
      <w:pPr>
        <w:pStyle w:val="Bibliography"/>
      </w:pPr>
      <w:r>
        <w:t xml:space="preserve">“medRxiv: The Preprint Server for Health Sciences.”</w:t>
      </w:r>
      <w:r>
        <w:t xml:space="preserve"> </w:t>
      </w:r>
      <w:r>
        <w:t xml:space="preserve">n.d. Cold Spring Harbor Laboratory.</w:t>
      </w:r>
      <w:r>
        <w:t xml:space="preserve"> </w:t>
      </w:r>
      <w:hyperlink r:id="rId993">
        <w:r>
          <w:rPr>
            <w:rStyle w:val="Hyperlink"/>
          </w:rPr>
          <w:t xml:space="preserve">https://www.medrxiv.org/</w:t>
        </w:r>
      </w:hyperlink>
      <w:r>
        <w:t xml:space="preserve">.</w:t>
      </w:r>
    </w:p>
    <w:bookmarkEnd w:id="1048"/>
    <w:bookmarkStart w:id="10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9">
        <w:r>
          <w:rPr>
            <w:rStyle w:val="Hyperlink"/>
          </w:rPr>
          <w:t xml:space="preserve">https://doi.org/10.1038/467775a</w:t>
        </w:r>
      </w:hyperlink>
      <w:r>
        <w:t xml:space="preserve">.</w:t>
      </w:r>
    </w:p>
    <w:bookmarkEnd w:id="1050"/>
    <w:bookmarkStart w:id="10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1">
        <w:r>
          <w:rPr>
            <w:rStyle w:val="Hyperlink"/>
          </w:rPr>
          <w:t xml:space="preserve">https://doi.org/10.1038/s41562-016-0021</w:t>
        </w:r>
      </w:hyperlink>
      <w:r>
        <w:t xml:space="preserve">.</w:t>
      </w:r>
    </w:p>
    <w:bookmarkEnd w:id="1052"/>
    <w:bookmarkStart w:id="10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3">
        <w:r>
          <w:rPr>
            <w:rStyle w:val="Hyperlink"/>
          </w:rPr>
          <w:t xml:space="preserve">https://doi.org/10.1038/526182a</w:t>
        </w:r>
      </w:hyperlink>
      <w:r>
        <w:t xml:space="preserve">.</w:t>
      </w:r>
    </w:p>
    <w:bookmarkEnd w:id="1054"/>
    <w:bookmarkStart w:id="1056" w:name="ref-osf"/>
    <w:p>
      <w:pPr>
        <w:pStyle w:val="Bibliography"/>
      </w:pPr>
      <w:r>
        <w:t xml:space="preserve">“Open Science Framework.”</w:t>
      </w:r>
      <w:r>
        <w:t xml:space="preserve"> </w:t>
      </w:r>
      <w:r>
        <w:t xml:space="preserve">n.d. Center for Open Science.</w:t>
      </w:r>
      <w:r>
        <w:t xml:space="preserve"> </w:t>
      </w:r>
      <w:hyperlink r:id="rId1055">
        <w:r>
          <w:rPr>
            <w:rStyle w:val="Hyperlink"/>
          </w:rPr>
          <w:t xml:space="preserve">https://osf.io/</w:t>
        </w:r>
      </w:hyperlink>
      <w:r>
        <w:t xml:space="preserve">.</w:t>
      </w:r>
    </w:p>
    <w:bookmarkEnd w:id="1056"/>
    <w:bookmarkStart w:id="10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57"/>
    <w:bookmarkStart w:id="1059" w:name="ref-gitfixum"/>
    <w:p>
      <w:pPr>
        <w:pStyle w:val="Bibliography"/>
      </w:pPr>
      <w:r>
        <w:t xml:space="preserve">Robertson, Seth. n.d.</w:t>
      </w:r>
      <w:r>
        <w:t xml:space="preserve"> </w:t>
      </w:r>
      <w:r>
        <w:t xml:space="preserve">“On Undoing, Fixing, or Removing Commits in Git.”</w:t>
      </w:r>
      <w:r>
        <w:t xml:space="preserve"> </w:t>
      </w:r>
      <w:hyperlink r:id="rId1058">
        <w:r>
          <w:rPr>
            <w:rStyle w:val="Hyperlink"/>
          </w:rPr>
          <w:t xml:space="preserve">https://sethrobertson.github.io/GitFixUm/fixup.html</w:t>
        </w:r>
      </w:hyperlink>
      <w:r>
        <w:t xml:space="preserve">.</w:t>
      </w:r>
    </w:p>
    <w:bookmarkEnd w:id="1059"/>
    <w:bookmarkStart w:id="106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0">
        <w:r>
          <w:rPr>
            <w:rStyle w:val="Hyperlink"/>
          </w:rPr>
          <w:t xml:space="preserve">https://doi.org/10.1371/journal.pcbi.1003833</w:t>
        </w:r>
      </w:hyperlink>
      <w:r>
        <w:t xml:space="preserve">.</w:t>
      </w:r>
    </w:p>
    <w:bookmarkEnd w:id="1061"/>
    <w:bookmarkStart w:id="106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2">
        <w:r>
          <w:rPr>
            <w:rStyle w:val="Hyperlink"/>
          </w:rPr>
          <w:t xml:space="preserve">https://doi.org/10.1038/d41586-019-02918-5</w:t>
        </w:r>
      </w:hyperlink>
      <w:r>
        <w:t xml:space="preserve">.</w:t>
      </w:r>
    </w:p>
    <w:bookmarkEnd w:id="1063"/>
    <w:bookmarkStart w:id="1065" w:name="ref-slurm-salloc"/>
    <w:p>
      <w:pPr>
        <w:pStyle w:val="Bibliography"/>
      </w:pPr>
      <w:r>
        <w:t xml:space="preserve">“Slurm Workload Manager: Salloc Documentation.”</w:t>
      </w:r>
      <w:r>
        <w:t xml:space="preserve"> </w:t>
      </w:r>
      <w:r>
        <w:t xml:space="preserve">n.d.-a. SchedMD.</w:t>
      </w:r>
      <w:r>
        <w:t xml:space="preserve"> </w:t>
      </w:r>
      <w:hyperlink r:id="rId1064">
        <w:r>
          <w:rPr>
            <w:rStyle w:val="Hyperlink"/>
          </w:rPr>
          <w:t xml:space="preserve">https://slurm.schedmd.com/salloc.html</w:t>
        </w:r>
      </w:hyperlink>
      <w:r>
        <w:t xml:space="preserve">.</w:t>
      </w:r>
    </w:p>
    <w:bookmarkEnd w:id="1065"/>
    <w:bookmarkStart w:id="1067" w:name="ref-slurm-sattach"/>
    <w:p>
      <w:pPr>
        <w:pStyle w:val="Bibliography"/>
      </w:pPr>
      <w:r>
        <w:t xml:space="preserve">“Slurm Workload Manager: Sattach Documentation.”</w:t>
      </w:r>
      <w:r>
        <w:t xml:space="preserve"> </w:t>
      </w:r>
      <w:r>
        <w:t xml:space="preserve">n.d.-b. SchedMD.</w:t>
      </w:r>
      <w:r>
        <w:t xml:space="preserve"> </w:t>
      </w:r>
      <w:hyperlink r:id="rId1066">
        <w:r>
          <w:rPr>
            <w:rStyle w:val="Hyperlink"/>
          </w:rPr>
          <w:t xml:space="preserve">https://slurm.schedmd.com/sattach.html</w:t>
        </w:r>
      </w:hyperlink>
      <w:r>
        <w:t xml:space="preserve">.</w:t>
      </w:r>
    </w:p>
    <w:bookmarkEnd w:id="1067"/>
    <w:bookmarkStart w:id="1069" w:name="ref-slurm"/>
    <w:p>
      <w:pPr>
        <w:pStyle w:val="Bibliography"/>
      </w:pPr>
      <w:r>
        <w:t xml:space="preserve">“Slurm Workload Manager: Sbatch Documentation.”</w:t>
      </w:r>
      <w:r>
        <w:t xml:space="preserve"> </w:t>
      </w:r>
      <w:r>
        <w:t xml:space="preserve">n.d.-c. SchedMD.</w:t>
      </w:r>
      <w:r>
        <w:t xml:space="preserve"> </w:t>
      </w:r>
      <w:hyperlink r:id="rId1068">
        <w:r>
          <w:rPr>
            <w:rStyle w:val="Hyperlink"/>
          </w:rPr>
          <w:t xml:space="preserve">https://slurm.schedmd.com/sbatch.html</w:t>
        </w:r>
      </w:hyperlink>
      <w:r>
        <w:t xml:space="preserve">.</w:t>
      </w:r>
    </w:p>
    <w:bookmarkEnd w:id="1069"/>
    <w:bookmarkStart w:id="1071" w:name="ref-slurm-squeue"/>
    <w:p>
      <w:pPr>
        <w:pStyle w:val="Bibliography"/>
      </w:pPr>
      <w:r>
        <w:t xml:space="preserve">“Slurm Workload Manager: Squeue Documentation.”</w:t>
      </w:r>
      <w:r>
        <w:t xml:space="preserve"> </w:t>
      </w:r>
      <w:r>
        <w:t xml:space="preserve">n.d.-d. SchedMD.</w:t>
      </w:r>
      <w:r>
        <w:t xml:space="preserve"> </w:t>
      </w:r>
      <w:hyperlink r:id="rId1070">
        <w:r>
          <w:rPr>
            <w:rStyle w:val="Hyperlink"/>
          </w:rPr>
          <w:t xml:space="preserve">https://slurm.schedmd.com/squeue.html</w:t>
        </w:r>
      </w:hyperlink>
      <w:r>
        <w:t xml:space="preserve">.</w:t>
      </w:r>
    </w:p>
    <w:bookmarkEnd w:id="1071"/>
    <w:bookmarkStart w:id="1073" w:name="ref-slurm-srun"/>
    <w:p>
      <w:pPr>
        <w:pStyle w:val="Bibliography"/>
      </w:pPr>
      <w:r>
        <w:t xml:space="preserve">“Slurm Workload Manager: Srun Documentation.”</w:t>
      </w:r>
      <w:r>
        <w:t xml:space="preserve"> </w:t>
      </w:r>
      <w:r>
        <w:t xml:space="preserve">n.d.-e. SchedMD.</w:t>
      </w:r>
      <w:r>
        <w:t xml:space="preserve"> </w:t>
      </w:r>
      <w:hyperlink r:id="rId1072">
        <w:r>
          <w:rPr>
            <w:rStyle w:val="Hyperlink"/>
          </w:rPr>
          <w:t xml:space="preserve">https://slurm.schedmd.com/srun.html</w:t>
        </w:r>
      </w:hyperlink>
      <w:r>
        <w:t xml:space="preserve">.</w:t>
      </w:r>
    </w:p>
    <w:bookmarkEnd w:id="1073"/>
    <w:bookmarkStart w:id="107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74">
        <w:r>
          <w:rPr>
            <w:rStyle w:val="Hyperlink"/>
          </w:rPr>
          <w:t xml:space="preserve">https://doi.org/10.1038/d41586-019-00067-3</w:t>
        </w:r>
      </w:hyperlink>
      <w:r>
        <w:t xml:space="preserve">.</w:t>
      </w:r>
    </w:p>
    <w:bookmarkEnd w:id="1075"/>
    <w:bookmarkStart w:id="1077" w:name="ref-terminator"/>
    <w:p>
      <w:pPr>
        <w:pStyle w:val="Bibliography"/>
      </w:pPr>
      <w:r>
        <w:rPr>
          <w:i/>
          <w:iCs/>
        </w:rPr>
        <w:t xml:space="preserve">Terminator 3: Rise of the Machines</w:t>
      </w:r>
      <w:r>
        <w:t xml:space="preserve">. 2003. Film.</w:t>
      </w:r>
      <w:r>
        <w:t xml:space="preserve"> </w:t>
      </w:r>
      <w:hyperlink r:id="rId1076">
        <w:r>
          <w:rPr>
            <w:rStyle w:val="Hyperlink"/>
          </w:rPr>
          <w:t xml:space="preserve">https://en.wikipedia.org/wiki/Terminator_3:_Rise_of_the_Machines</w:t>
        </w:r>
      </w:hyperlink>
      <w:r>
        <w:t xml:space="preserve">.</w:t>
      </w:r>
    </w:p>
    <w:bookmarkEnd w:id="1077"/>
    <w:bookmarkStart w:id="1079" w:name="ref-matrix"/>
    <w:p>
      <w:pPr>
        <w:pStyle w:val="Bibliography"/>
      </w:pPr>
      <w:r>
        <w:rPr>
          <w:i/>
          <w:iCs/>
        </w:rPr>
        <w:t xml:space="preserve">The Matrix</w:t>
      </w:r>
      <w:r>
        <w:t xml:space="preserve">. 1999. Film.</w:t>
      </w:r>
      <w:r>
        <w:t xml:space="preserve"> </w:t>
      </w:r>
      <w:hyperlink r:id="rId1078">
        <w:r>
          <w:rPr>
            <w:rStyle w:val="Hyperlink"/>
          </w:rPr>
          <w:t xml:space="preserve">https://en.wikipedia.org/wiki/The_Matrix</w:t>
        </w:r>
      </w:hyperlink>
      <w:r>
        <w:t xml:space="preserve">.</w:t>
      </w:r>
    </w:p>
    <w:bookmarkEnd w:id="1079"/>
    <w:bookmarkStart w:id="108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80"/>
    <w:bookmarkStart w:id="108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1">
        <w:r>
          <w:rPr>
            <w:rStyle w:val="Hyperlink"/>
          </w:rPr>
          <w:t xml:space="preserve">https://doi.org/10.1038/d41586-021-03603-2</w:t>
        </w:r>
      </w:hyperlink>
      <w:r>
        <w:t xml:space="preserve">.</w:t>
      </w:r>
    </w:p>
    <w:bookmarkEnd w:id="1082"/>
    <w:bookmarkStart w:id="1084" w:name="ref-wargames"/>
    <w:p>
      <w:pPr>
        <w:pStyle w:val="Bibliography"/>
      </w:pPr>
      <w:r>
        <w:rPr>
          <w:i/>
          <w:iCs/>
        </w:rPr>
        <w:t xml:space="preserve">WarGames</w:t>
      </w:r>
      <w:r>
        <w:t xml:space="preserve">. 1983. Film.</w:t>
      </w:r>
      <w:r>
        <w:t xml:space="preserve"> </w:t>
      </w:r>
      <w:hyperlink r:id="rId1083">
        <w:r>
          <w:rPr>
            <w:rStyle w:val="Hyperlink"/>
          </w:rPr>
          <w:t xml:space="preserve">https://en.wikipedia.org/wiki/WarGames</w:t>
        </w:r>
      </w:hyperlink>
      <w:r>
        <w:t xml:space="preserve">.</w:t>
      </w:r>
    </w:p>
    <w:bookmarkEnd w:id="1084"/>
    <w:bookmarkStart w:id="10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5">
        <w:r>
          <w:rPr>
            <w:rStyle w:val="Hyperlink"/>
          </w:rPr>
          <w:t xml:space="preserve">https://doi.org/10.1201/9781351201315</w:t>
        </w:r>
      </w:hyperlink>
      <w:r>
        <w:t xml:space="preserve">.</w:t>
      </w:r>
    </w:p>
    <w:bookmarkEnd w:id="1086"/>
    <w:bookmarkStart w:id="10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7">
        <w:r>
          <w:rPr>
            <w:rStyle w:val="Hyperlink"/>
          </w:rPr>
          <w:t xml:space="preserve">https://mastering-shiny.org/</w:t>
        </w:r>
      </w:hyperlink>
      <w:r>
        <w:t xml:space="preserve">.</w:t>
      </w:r>
    </w:p>
    <w:bookmarkEnd w:id="1088"/>
    <w:bookmarkStart w:id="108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89"/>
    <w:bookmarkStart w:id="109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0">
        <w:r>
          <w:rPr>
            <w:rStyle w:val="Hyperlink"/>
          </w:rPr>
          <w:t xml:space="preserve">https://design.tidyverse.org/</w:t>
        </w:r>
      </w:hyperlink>
      <w:r>
        <w:t xml:space="preserve">.</w:t>
      </w:r>
    </w:p>
    <w:bookmarkEnd w:id="1091"/>
    <w:bookmarkStart w:id="109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2">
        <w:r>
          <w:rPr>
            <w:rStyle w:val="Hyperlink"/>
          </w:rPr>
          <w:t xml:space="preserve">https://r-pkgs.org/</w:t>
        </w:r>
      </w:hyperlink>
      <w:r>
        <w:t xml:space="preserve">.</w:t>
      </w:r>
    </w:p>
    <w:bookmarkEnd w:id="1093"/>
    <w:bookmarkStart w:id="109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4">
        <w:r>
          <w:rPr>
            <w:rStyle w:val="Hyperlink"/>
          </w:rPr>
          <w:t xml:space="preserve">https://r4ds.hadley.nz/</w:t>
        </w:r>
      </w:hyperlink>
      <w:r>
        <w:t xml:space="preserve">.</w:t>
      </w:r>
    </w:p>
    <w:bookmarkEnd w:id="1095"/>
    <w:bookmarkStart w:id="109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96"/>
    <w:bookmarkEnd w:id="1097"/>
    <w:p>
      <w:r>
        <w:br w:type="page"/>
      </w:r>
    </w:p>
    <w:bookmarkEnd w:id="1098"/>
    <w:bookmarkStart w:id="110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99">
        <w:r>
          <w:rPr>
            <w:rStyle w:val="Hyperlink"/>
          </w:rPr>
          <w:t xml:space="preserve">https://ucd-serg.github.io/lab-manual/appendix-copilot-instructions.html</w:t>
        </w:r>
      </w:hyperlink>
    </w:p>
    <w:p>
      <w:r>
        <w:br w:type="page"/>
      </w:r>
    </w:p>
    <w:bookmarkEnd w:id="1100"/>
    <w:bookmarkStart w:id="110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https://ucd-serg.github.io/lab-manual/appendix-copilot-setup-steps.html</w:t>
        </w:r>
      </w:hyperlink>
    </w:p>
    <w:p>
      <w:r>
        <w:br w:type="page"/>
      </w:r>
    </w:p>
    <w:bookmarkEnd w:id="1102"/>
    <w:bookmarkStart w:id="110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2"/>
        </w:numPr>
      </w:pPr>
      <w:ins w:id="3521" w:author="PR Preview" w:date="2024-01-01T00:00:00Z">
        <w:r>
          <w:rPr>
            <w:b/>
            <w:bCs/>
          </w:rPr>
          <w:t xml:space="preserve">Branch:</w:t>
        </w:r>
      </w:ins>
      <w:ins w:id="3521" w:author="PR Preview" w:date="2024-01-01T00:00:00Z">
        <w:r>
          <w:t xml:space="preserve"> </w:t>
        </w:r>
      </w:ins>
      <w:ins w:id="3521" w:author="PR Preview" w:date="2024-01-01T00:00:00Z">
        <w:r>
          <w:t xml:space="preserve">HEAD</w:t>
        </w:r>
      </w:ins>
    </w:p>
    <w:p>
      <w:pPr>
        <w:pStyle w:val="Compact"/>
        <w:numPr>
          <w:ilvl w:val="0"/>
          <w:numId w:val="1422"/>
        </w:numPr>
      </w:pPr>
      <w:ins w:id="3522" w:author="PR Preview" w:date="2024-01-01T00:00:00Z">
        <w:r>
          <w:rPr>
            <w:b/>
            <w:bCs/>
          </w:rPr>
          <w:t xml:space="preserve">Commit:</w:t>
        </w:r>
      </w:ins>
      <w:ins w:id="3522" w:author="PR Preview" w:date="2024-01-01T00:00:00Z">
        <w:r>
          <w:t xml:space="preserve"> </w:t>
        </w:r>
      </w:ins>
      <w:ins w:id="3522" w:author="PR Preview" w:date="2024-01-01T00:00:00Z">
        <w:r>
          <w:t xml:space="preserve">5e30c15</w:t>
        </w:r>
      </w:ins>
    </w:p>
    <w:p>
      <w:pPr>
        <w:pStyle w:val="Compact"/>
        <w:numPr>
          <w:ilvl w:val="0"/>
          <w:numId w:val="1422"/>
        </w:numPr>
      </w:pPr>
      <w:ins w:id="3523" w:author="PR Preview" w:date="2024-01-01T00:00:00Z">
        <w:r>
          <w:rPr>
            <w:b/>
            <w:bCs/>
          </w:rPr>
          <w:t xml:space="preserve">Full commit hash:</w:t>
        </w:r>
      </w:ins>
      <w:ins w:id="3523" w:author="PR Preview" w:date="2024-01-01T00:00:00Z">
        <w:r>
          <w:t xml:space="preserve"> </w:t>
        </w:r>
      </w:ins>
      <w:ins w:id="3523" w:author="PR Preview" w:date="2024-01-01T00:00:00Z">
        <w:r>
          <w:t xml:space="preserve">5e30c15c4289e8002fb4b9cd79424abae47f5faf</w:t>
        </w:r>
      </w:ins>
    </w:p>
    <w:p>
      <w:pPr>
        <w:pStyle w:val="Compact"/>
        <w:numPr>
          <w:ilvl w:val="0"/>
          <w:numId w:val="1422"/>
        </w:numPr>
      </w:pPr>
      <w:ins w:id="3524" w:author="PR Preview" w:date="2024-01-01T00:00:00Z">
        <w:r>
          <w:rPr>
            <w:b/>
            <w:bCs/>
          </w:rPr>
          <w:t xml:space="preserve">Commit date:</w:t>
        </w:r>
      </w:ins>
      <w:ins w:id="3524" w:author="PR Preview" w:date="2024-01-01T00:00:00Z">
        <w:r>
          <w:t xml:space="preserve"> </w:t>
        </w:r>
      </w:ins>
      <w:ins w:id="3524" w:author="PR Preview" w:date="2024-01-01T00:00:00Z">
        <w:r>
          <w:t xml:space="preserve">2026-07-02 09:23:44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
  </w:num>
  <w:num w:numId="1224">
    <w:abstractNumId w:val="992"/>
  </w:num>
  <w:num w:numId="1225">
    <w:abstractNumId w:val="992"/>
  </w:num>
  <w:num w:numId="1226">
    <w:abstractNumId w:val="992"/>
  </w:num>
  <w:num w:numId="1227">
    <w:abstractNumId w:val="992"/>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2"/>
  </w:num>
  <w:num w:numId="1418">
    <w:abstractNumId w:val="991"/>
  </w:num>
  <w:num w:numId="1419">
    <w:abstractNumId w:val="991"/>
  </w:num>
  <w:num w:numId="1420">
    <w:abstractNumId w:val="991"/>
  </w:num>
  <w:num w:numId="1421">
    <w:abstractNumId w:val="991"/>
  </w:num>
  <w:num w:numId="14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3" Type="http://schemas.openxmlformats.org/officeDocument/2006/relationships/image" Target="media/rId803.png"/><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33" Type="http://schemas.openxmlformats.org/officeDocument/2006/relationships/image" Target="media/rId533.png"/><Relationship Id="rId738" Type="http://schemas.openxmlformats.org/officeDocument/2006/relationships/image" Target="media/rId738.png"/><Relationship Id="rId741" Type="http://schemas.openxmlformats.org/officeDocument/2006/relationships/image" Target="media/rId741.jpg"/><Relationship Id="rId354" Type="http://schemas.openxmlformats.org/officeDocument/2006/relationships/image" Target="media/rId354.png"/><Relationship Id="rId560" Type="http://schemas.openxmlformats.org/officeDocument/2006/relationships/image" Target="media/rId560.jpg"/><Relationship Id="rId566" Type="http://schemas.openxmlformats.org/officeDocument/2006/relationships/image" Target="media/rId566.png"/><Relationship Id="rId457" Type="http://schemas.openxmlformats.org/officeDocument/2006/relationships/image" Target="media/rId457.png"/><Relationship Id="rId462" Type="http://schemas.openxmlformats.org/officeDocument/2006/relationships/image" Target="media/rId462.png"/><Relationship Id="rId264" Type="http://schemas.openxmlformats.org/officeDocument/2006/relationships/image" Target="media/rId264.png"/><Relationship Id="rId747" Type="http://schemas.openxmlformats.org/officeDocument/2006/relationships/image" Target="media/rId747.png"/><Relationship Id="rId778" Type="http://schemas.openxmlformats.org/officeDocument/2006/relationships/image" Target="media/rId778.png"/><Relationship Id="rId269" Type="http://schemas.openxmlformats.org/officeDocument/2006/relationships/image" Target="media/rId269.png"/><Relationship Id="rId744" Type="http://schemas.openxmlformats.org/officeDocument/2006/relationships/image" Target="media/rId744.png"/><Relationship Id="rId724" Type="http://schemas.openxmlformats.org/officeDocument/2006/relationships/hyperlink" Target="@sec-ai-agent-program-kind" TargetMode="External"/><Relationship Id="rId705" Type="http://schemas.openxmlformats.org/officeDocument/2006/relationships/hyperlink" Target="@sec-ai-agent-skills" TargetMode="External"/><Relationship Id="rId640"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27" Type="http://schemas.openxmlformats.org/officeDocument/2006/relationships/hyperlink" Target="http://adv-r.had.co.nz/Style.html" TargetMode="External"/><Relationship Id="rId964" Type="http://schemas.openxmlformats.org/officeDocument/2006/relationships/hyperlink" Target="http://colorbrewer2.org/" TargetMode="External"/><Relationship Id="rId1025"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91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2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92" Type="http://schemas.openxmlformats.org/officeDocument/2006/relationships/hyperlink" Target="https://agents.md/" TargetMode="External"/><Relationship Id="rId850" Type="http://schemas.openxmlformats.org/officeDocument/2006/relationships/hyperlink" Target="https://agentskills.io/home" TargetMode="External"/><Relationship Id="rId851"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24" Type="http://schemas.openxmlformats.org/officeDocument/2006/relationships/hyperlink" Target="https://chatgpt.com/codex/" TargetMode="External"/><Relationship Id="rId859" Type="http://schemas.openxmlformats.org/officeDocument/2006/relationships/hyperlink" Target="https://claude.ai/code" TargetMode="External"/><Relationship Id="rId689"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62" Type="http://schemas.openxmlformats.org/officeDocument/2006/relationships/hyperlink" Target="https://code.claude.com/docs/en/claude-code-on-the-web" TargetMode="External"/><Relationship Id="rId863" Type="http://schemas.openxmlformats.org/officeDocument/2006/relationships/hyperlink" Target="https://code.claude.com/docs/en/commands" TargetMode="External"/><Relationship Id="rId886" Type="http://schemas.openxmlformats.org/officeDocument/2006/relationships/hyperlink" Target="https://code.claude.com/docs/en/setup" TargetMode="External"/><Relationship Id="rId813" Type="http://schemas.openxmlformats.org/officeDocument/2006/relationships/hyperlink" Target="https://continue.dev" TargetMode="External"/><Relationship Id="rId607" Type="http://schemas.openxmlformats.org/officeDocument/2006/relationships/hyperlink" Target="https://cran.r-project.org/" TargetMode="External"/><Relationship Id="rId1000"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1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85"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29" Type="http://schemas.openxmlformats.org/officeDocument/2006/relationships/hyperlink" Target="https://datadryad.org/" TargetMode="External"/><Relationship Id="rId999" Type="http://schemas.openxmlformats.org/officeDocument/2006/relationships/hyperlink" Target="https://davidgohel.github.io/flextable/" TargetMode="External"/><Relationship Id="rId1090"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37" Type="http://schemas.openxmlformats.org/officeDocument/2006/relationships/hyperlink" Target="https://desktop.github.com/" TargetMode="External"/><Relationship Id="rId831" Type="http://schemas.openxmlformats.org/officeDocument/2006/relationships/hyperlink" Target="https://developers.openai.com/api/docs/quickstart" TargetMode="External"/><Relationship Id="rId825"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90" Type="http://schemas.openxmlformats.org/officeDocument/2006/relationships/hyperlink" Target="https://docs.claude.com/en/docs/agents-and-tools/tool-use/overview" TargetMode="External"/><Relationship Id="rId704" Type="http://schemas.openxmlformats.org/officeDocument/2006/relationships/hyperlink" Target="https://docs.claude.com/en/docs/claude-code/sub-agents" TargetMode="External"/><Relationship Id="rId556" Type="http://schemas.openxmlformats.org/officeDocument/2006/relationships/hyperlink" Target="https://docs.github.com/en/actions" TargetMode="External"/><Relationship Id="rId765" Type="http://schemas.openxmlformats.org/officeDocument/2006/relationships/hyperlink" Target="https://docs.github.com/en/copilot/how-tos/use-copilot-agents/coding-agent" TargetMode="External"/><Relationship Id="rId841" Type="http://schemas.openxmlformats.org/officeDocument/2006/relationships/hyperlink" Target="https://docs.github.com/en/copilot/how-tos/use-copilot-agents/coding-agent/customize-the-agent-environment" TargetMode="External"/><Relationship Id="rId868" Type="http://schemas.openxmlformats.org/officeDocument/2006/relationships/hyperlink" Target="https://docs.github.com/en/copilot/how-tos/use-copilot-agents/coding-agent/customize-the-agent-environment#preinstalling-tools-or-dependencies-in-copilots-environment" TargetMode="External"/><Relationship Id="rId792" Type="http://schemas.openxmlformats.org/officeDocument/2006/relationships/hyperlink" Target="https://docs.github.com/en/copilot/how-tos/use-copilot-agents/coding-agent/customize-the-agent-firewall" TargetMode="External"/><Relationship Id="rId790" Type="http://schemas.openxmlformats.org/officeDocument/2006/relationships/hyperlink" Target="https://docs.github.com/en/copilot/reference/copilot-allowlist-reference" TargetMode="External"/><Relationship Id="rId605"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47" Type="http://schemas.openxmlformats.org/officeDocument/2006/relationships/hyperlink" Target="https://docs.google.com/document/d/1ckgRCcr7FFPyymyMA6Y_-cB_vftOyrrxT28c6gRg0PI/edit" TargetMode="External"/><Relationship Id="rId1049" Type="http://schemas.openxmlformats.org/officeDocument/2006/relationships/hyperlink" Target="https://doi.org/10.1038/467775a" TargetMode="External"/><Relationship Id="rId1053" Type="http://schemas.openxmlformats.org/officeDocument/2006/relationships/hyperlink" Target="https://doi.org/10.1038/526182a" TargetMode="External"/><Relationship Id="rId1074" Type="http://schemas.openxmlformats.org/officeDocument/2006/relationships/hyperlink" Target="https://doi.org/10.1038/d41586-019-00067-3" TargetMode="External"/><Relationship Id="rId1010" Type="http://schemas.openxmlformats.org/officeDocument/2006/relationships/hyperlink" Target="https://doi.org/10.1038/d41586-019-01431-z" TargetMode="External"/><Relationship Id="rId1062" Type="http://schemas.openxmlformats.org/officeDocument/2006/relationships/hyperlink" Target="https://doi.org/10.1038/d41586-019-02918-5" TargetMode="External"/><Relationship Id="rId1081" Type="http://schemas.openxmlformats.org/officeDocument/2006/relationships/hyperlink" Target="https://doi.org/10.1038/d41586-021-03603-2" TargetMode="External"/><Relationship Id="rId1023" Type="http://schemas.openxmlformats.org/officeDocument/2006/relationships/hyperlink" Target="https://doi.org/10.1038/s41467-020-19160-7" TargetMode="External"/><Relationship Id="rId1051" Type="http://schemas.openxmlformats.org/officeDocument/2006/relationships/hyperlink" Target="https://doi.org/10.1038/s41562-016-0021" TargetMode="External"/><Relationship Id="rId1032" Type="http://schemas.openxmlformats.org/officeDocument/2006/relationships/hyperlink" Target="https://doi.org/10.1201/9781003029878" TargetMode="External"/><Relationship Id="rId1085" Type="http://schemas.openxmlformats.org/officeDocument/2006/relationships/hyperlink" Target="https://doi.org/10.1201/9781351201315" TargetMode="External"/><Relationship Id="rId1060" Type="http://schemas.openxmlformats.org/officeDocument/2006/relationships/hyperlink" Target="https://doi.org/10.1371/journal.pcbi.1003833" TargetMode="External"/><Relationship Id="rId1006"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5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1004" Type="http://schemas.openxmlformats.org/officeDocument/2006/relationships/hyperlink" Target="https://en.wikipedia.org/wiki/2001:_A_Space_Odyssey_(film)" TargetMode="External"/><Relationship Id="rId667" Type="http://schemas.openxmlformats.org/officeDocument/2006/relationships/hyperlink" Target="https://en.wikipedia.org/wiki/AI-assisted_software_development" TargetMode="External"/><Relationship Id="rId687" Type="http://schemas.openxmlformats.org/officeDocument/2006/relationships/hyperlink" Target="https://en.wikipedia.org/wiki/AI_agent" TargetMode="External"/><Relationship Id="rId781" Type="http://schemas.openxmlformats.org/officeDocument/2006/relationships/hyperlink" Target="https://en.wikipedia.org/wiki/Agent_(The_Matrix)" TargetMode="External"/><Relationship Id="rId1012" Type="http://schemas.openxmlformats.org/officeDocument/2006/relationships/hyperlink" Target="https://en.wikipedia.org/wiki/Battlestar_Galactica_(2004_TV_series)" TargetMode="External"/><Relationship Id="rId1016"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26"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74" Type="http://schemas.openxmlformats.org/officeDocument/2006/relationships/hyperlink" Target="https://en.wikipedia.org/wiki/Doctor_of_Philosophy#History" TargetMode="External"/><Relationship Id="rId1021" Type="http://schemas.openxmlformats.org/officeDocument/2006/relationships/hyperlink" Target="https://en.wikipedia.org/wiki/Ender%27s_Game" TargetMode="External"/><Relationship Id="rId713"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91" Type="http://schemas.openxmlformats.org/officeDocument/2006/relationships/hyperlink" Target="https://en.wikipedia.org/wiki/Implicature" TargetMode="External"/><Relationship Id="rId729" Type="http://schemas.openxmlformats.org/officeDocument/2006/relationships/hyperlink" Target="https://en.wikipedia.org/wiki/Intelligent_agent" TargetMode="External"/><Relationship Id="rId722" Type="http://schemas.openxmlformats.org/officeDocument/2006/relationships/hyperlink" Target="https://en.wikipedia.org/wiki/Interpreter_(computing)" TargetMode="External"/><Relationship Id="rId684" Type="http://schemas.openxmlformats.org/officeDocument/2006/relationships/hyperlink" Target="https://en.wikipedia.org/wiki/Large_language_model" TargetMode="External"/><Relationship Id="rId975" Type="http://schemas.openxmlformats.org/officeDocument/2006/relationships/hyperlink" Target="https://en.wikipedia.org/wiki/Masterpiece#History" TargetMode="External"/><Relationship Id="rId712" Type="http://schemas.openxmlformats.org/officeDocument/2006/relationships/hyperlink" Target="https://en.wikipedia.org/wiki/Orchestration_(computing)" TargetMode="External"/><Relationship Id="rId1039" Type="http://schemas.openxmlformats.org/officeDocument/2006/relationships/hyperlink" Target="https://en.wikipedia.org/wiki/Organizations_of_the_Dune_universe#Thinking_machines" TargetMode="External"/><Relationship Id="rId726" Type="http://schemas.openxmlformats.org/officeDocument/2006/relationships/hyperlink" Target="https://en.wikipedia.org/wiki/Read%E2%80%93eval%E2%80%93print_loop" TargetMode="External"/><Relationship Id="rId685" Type="http://schemas.openxmlformats.org/officeDocument/2006/relationships/hyperlink" Target="https://en.wikipedia.org/wiki/Reinforcement_learning_from_human_feedback" TargetMode="External"/><Relationship Id="rId730" Type="http://schemas.openxmlformats.org/officeDocument/2006/relationships/hyperlink" Target="https://en.wikipedia.org/wiki/Technological_singularity" TargetMode="External"/><Relationship Id="rId1076" Type="http://schemas.openxmlformats.org/officeDocument/2006/relationships/hyperlink" Target="https://en.wikipedia.org/wiki/Terminator_3:_Rise_of_the_Machines" TargetMode="External"/><Relationship Id="rId1078" Type="http://schemas.openxmlformats.org/officeDocument/2006/relationships/hyperlink" Target="https://en.wikipedia.org/wiki/The_Matrix" TargetMode="External"/><Relationship Id="rId973"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83" Type="http://schemas.openxmlformats.org/officeDocument/2006/relationships/hyperlink" Target="https://en.wikipedia.org/wiki/WarGames" TargetMode="External"/><Relationship Id="rId990"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19" Type="http://schemas.openxmlformats.org/officeDocument/2006/relationships/hyperlink" Target="https://git-scm.com/docs/git-worktree" TargetMode="External"/><Relationship Id="rId880" Type="http://schemas.openxmlformats.org/officeDocument/2006/relationships/hyperlink" Target="https://gitforwindows.org/" TargetMode="External"/><Relationship Id="rId715" Type="http://schemas.openxmlformats.org/officeDocument/2006/relationships/hyperlink" Target="https://github.com/Aider-AI/aider" TargetMode="External"/><Relationship Id="rId717" Type="http://schemas.openxmlformats.org/officeDocument/2006/relationships/hyperlink" Target="https://github.com/All-Hands-AI/OpenHands" TargetMode="External"/><Relationship Id="rId914" Type="http://schemas.openxmlformats.org/officeDocument/2006/relationships/hyperlink" Target="https://github.com/IndrajeetPatil/awesome-r-pkgtools" TargetMode="External"/><Relationship Id="rId716"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78" Type="http://schemas.openxmlformats.org/officeDocument/2006/relationships/hyperlink" Target="https://github.com/UCD-SERG/lab-manual/issues/112" TargetMode="External"/><Relationship Id="rId757" Type="http://schemas.openxmlformats.org/officeDocument/2006/relationships/hyperlink" Target="https://github.com/UCD-SERG/lab-manual/issues/42" TargetMode="External"/><Relationship Id="rId679" Type="http://schemas.openxmlformats.org/officeDocument/2006/relationships/hyperlink" Target="https://github.com/UCD-SERG/lab-manual/pull/145" TargetMode="External"/><Relationship Id="rId758"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40" Type="http://schemas.openxmlformats.org/officeDocument/2006/relationships/hyperlink" Target="https://github.com/actions/checkout" TargetMode="External"/><Relationship Id="rId516" Type="http://schemas.openxmlformats.org/officeDocument/2006/relationships/hyperlink" Target="https://github.com/actions/toolkit/blob/main/docs/action-versioning.md" TargetMode="External"/><Relationship Id="rId522" Type="http://schemas.openxmlformats.org/officeDocument/2006/relationships/hyperlink" Target="https://github.com/actions/toolkit/issues/214"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55" Type="http://schemas.openxmlformats.org/officeDocument/2006/relationships/hyperlink" Target="https://github.com/d-morrison/ai-config" TargetMode="External"/><Relationship Id="rId940"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53" Type="http://schemas.openxmlformats.org/officeDocument/2006/relationships/hyperlink" Target="https://github.com/eddelbuettel/github-actions/tree/master/r2u-setup" TargetMode="External"/><Relationship Id="rId609"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83" Type="http://schemas.openxmlformats.org/officeDocument/2006/relationships/hyperlink" Target="https://github.com/features/copilot/agents" TargetMode="External"/><Relationship Id="rId867"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4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40" Type="http://schemas.openxmlformats.org/officeDocument/2006/relationships/hyperlink" Target="https://github.com/marocchino/sticky-pull-request-comment" TargetMode="External"/><Relationship Id="rId978" Type="http://schemas.openxmlformats.org/officeDocument/2006/relationships/hyperlink" Target="https://github.com/nmfs-opensci/quarto-thesis" TargetMode="External"/><Relationship Id="rId806" Type="http://schemas.openxmlformats.org/officeDocument/2006/relationships/hyperlink" Target="https://github.com/ollama/ollama/releases" TargetMode="External"/><Relationship Id="rId763" Type="http://schemas.openxmlformats.org/officeDocument/2006/relationships/hyperlink" Target="https://github.com/orgs/community/discussions/162826" TargetMode="External"/><Relationship Id="rId764"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71"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72"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70"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11" Type="http://schemas.openxmlformats.org/officeDocument/2006/relationships/hyperlink" Target="https://github.com/r-hub/rhub" TargetMode="External"/><Relationship Id="rId527" Type="http://schemas.openxmlformats.org/officeDocument/2006/relationships/hyperlink" Target="https://github.com/r-lib/actions" TargetMode="External"/><Relationship Id="rId557" Type="http://schemas.openxmlformats.org/officeDocument/2006/relationships/hyperlink" Target="https://github.com/r-lib/actions#where-to-find-help" TargetMode="External"/><Relationship Id="rId543" Type="http://schemas.openxmlformats.org/officeDocument/2006/relationships/hyperlink" Target="https://github.com/rossjrw/pr-preview-action" TargetMode="External"/><Relationship Id="rId54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31" Type="http://schemas.openxmlformats.org/officeDocument/2006/relationships/hyperlink" Target="https://github.com/skills/introduction-to-github" TargetMode="External"/><Relationship Id="rId542" Type="http://schemas.openxmlformats.org/officeDocument/2006/relationships/hyperlink" Target="https://github.com/thollander/actions-comment-pull-request" TargetMode="External"/><Relationship Id="rId651" Type="http://schemas.openxmlformats.org/officeDocument/2006/relationships/hyperlink" Target="https://github.com/tmux/tmux/wiki" TargetMode="External"/><Relationship Id="rId623" Type="http://schemas.openxmlformats.org/officeDocument/2006/relationships/hyperlink" Target="https://github.com/ucdavisdatalab" TargetMode="External"/><Relationship Id="rId919"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31" Type="http://schemas.openxmlformats.org/officeDocument/2006/relationships/hyperlink" Target="https://github.com/ucdavisdatalab/workshop_how-to-data-documentation" TargetMode="External"/><Relationship Id="rId934" Type="http://schemas.openxmlformats.org/officeDocument/2006/relationships/hyperlink" Target="https://github.com/ucdavisdatalab/workshop_nlp_with_python" TargetMode="External"/><Relationship Id="rId933" Type="http://schemas.openxmlformats.org/officeDocument/2006/relationships/hyperlink" Target="https://github.com/ucdavisdatalab/workshop_python_basics" TargetMode="External"/><Relationship Id="rId918"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68" Type="http://schemas.openxmlformats.org/officeDocument/2006/relationships/hyperlink" Target="https://grants.nih.gov" TargetMode="External"/><Relationship Id="rId950" Type="http://schemas.openxmlformats.org/officeDocument/2006/relationships/hyperlink" Target="https://grantwriting.stanford.edu/resources/funding-train/" TargetMode="External"/><Relationship Id="rId1018"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30" Type="http://schemas.openxmlformats.org/officeDocument/2006/relationships/hyperlink" Target="https://help.openai.com/en/articles/4936850-where-do-i-find-my-openai-api-key" TargetMode="External"/><Relationship Id="rId639" Type="http://schemas.openxmlformats.org/officeDocument/2006/relationships/hyperlink" Target="https://hpc.ucdavis.edu/" TargetMode="External"/><Relationship Id="rId101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703" Type="http://schemas.openxmlformats.org/officeDocument/2006/relationships/hyperlink" Target="https://jekyllrb.com/docs/front-matter/" TargetMode="External"/><Relationship Id="rId908" Type="http://schemas.openxmlformats.org/officeDocument/2006/relationships/hyperlink" Target="https://journals.lww.com/epidem/Fulltext/2001/05000/The_Value_of_P.2.aspx" TargetMode="External"/><Relationship Id="rId966" Type="http://schemas.openxmlformats.org/officeDocument/2006/relationships/hyperlink" Target="https://journals.plos.org/ploscompbiol/article?id=10.1371/journal.pcbi.1003833" TargetMode="External"/><Relationship Id="rId1027" Type="http://schemas.openxmlformats.org/officeDocument/2006/relationships/hyperlink" Target="https://journals.plos.org/plosone/s/authorship" TargetMode="External"/><Relationship Id="rId707"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39" Type="http://schemas.openxmlformats.org/officeDocument/2006/relationships/hyperlink" Target="https://link.springer.com/book/10.1007/978-3-030-98175-4" TargetMode="External"/><Relationship Id="rId954"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87" Type="http://schemas.openxmlformats.org/officeDocument/2006/relationships/hyperlink" Target="https://mastering-shiny.org/" TargetMode="External"/><Relationship Id="rId965" Type="http://schemas.openxmlformats.org/officeDocument/2006/relationships/hyperlink" Target="https://medialab.github.io/iwanthue/" TargetMode="External"/><Relationship Id="rId911" Type="http://schemas.openxmlformats.org/officeDocument/2006/relationships/hyperlink" Target="https://medialab.github.io/iwanthue/?utm_source=Nature+Briefing&amp;utm_campaign=2c68711076-briefing-dy-20211006&amp;utm_medium=email&amp;utm_term=0_c9dfd39373-2c68711076-44335685" TargetMode="External"/><Relationship Id="rId577" Type="http://schemas.openxmlformats.org/officeDocument/2006/relationships/hyperlink" Target="https://medium.com/@jeongwhanchoi/install-tmux-on-osx-and-basics-commands-for-beginners-be22520fd95e" TargetMode="External"/><Relationship Id="rId1044"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45" Type="http://schemas.openxmlformats.org/officeDocument/2006/relationships/hyperlink" Target="https://mitcommlab.mit.edu/be/2023/09/27/toward-an-evenbetterposter-improving-the-betterposter-template/" TargetMode="External"/><Relationship Id="rId691" Type="http://schemas.openxmlformats.org/officeDocument/2006/relationships/hyperlink" Target="https://modelcontextprotocol.io/" TargetMode="External"/><Relationship Id="rId958" Type="http://schemas.openxmlformats.org/officeDocument/2006/relationships/hyperlink" Target="https://myidp.sciencecareers.org/" TargetMode="External"/><Relationship Id="rId883" Type="http://schemas.openxmlformats.org/officeDocument/2006/relationships/hyperlink" Target="https://nodejs.org/" TargetMode="External"/><Relationship Id="rId888" Type="http://schemas.openxmlformats.org/officeDocument/2006/relationships/hyperlink" Target="https://ohmyz.sh/" TargetMode="External"/><Relationship Id="rId802" Type="http://schemas.openxmlformats.org/officeDocument/2006/relationships/hyperlink" Target="https://ollama.com" TargetMode="External"/><Relationship Id="rId811" Type="http://schemas.openxmlformats.org/officeDocument/2006/relationships/hyperlink" Target="https://ollama.com/blog/openai-compatibility" TargetMode="External"/><Relationship Id="rId807" Type="http://schemas.openxmlformats.org/officeDocument/2006/relationships/hyperlink" Target="https://ollama.com/download" TargetMode="External"/><Relationship Id="rId808" Type="http://schemas.openxmlformats.org/officeDocument/2006/relationships/hyperlink" Target="https://ollama.com/library" TargetMode="External"/><Relationship Id="rId1046" Type="http://schemas.openxmlformats.org/officeDocument/2006/relationships/hyperlink" Target="https://openreview.net/forum?id=BZ5a1r-kVsf" TargetMode="External"/><Relationship Id="rId1055" Type="http://schemas.openxmlformats.org/officeDocument/2006/relationships/hyperlink" Target="https://osf.io/" TargetMode="External"/><Relationship Id="rId41" Type="http://schemas.openxmlformats.org/officeDocument/2006/relationships/hyperlink" Target="https://osf.io/tgbxr/" TargetMode="External"/><Relationship Id="rId694"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28" Type="http://schemas.openxmlformats.org/officeDocument/2006/relationships/hyperlink" Target="https://platform.openai.com/api-keys" TargetMode="External"/><Relationship Id="rId1041" Type="http://schemas.openxmlformats.org/officeDocument/2006/relationships/hyperlink" Target="https://plos.org/resource/how-to-store-and-manage-your-data/" TargetMode="External"/><Relationship Id="rId810" Type="http://schemas.openxmlformats.org/officeDocument/2006/relationships/hyperlink" Target="https://positron.posit.co" TargetMode="External"/><Relationship Id="rId829" Type="http://schemas.openxmlformats.org/officeDocument/2006/relationships/hyperlink" Target="https://positron.posit.co/assistant-getting-started.html" TargetMode="External"/><Relationship Id="rId63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12" Type="http://schemas.openxmlformats.org/officeDocument/2006/relationships/hyperlink" Target="https://r-hub.github.io/rhub/articles/rhubv2.html" TargetMode="External"/><Relationship Id="rId1092"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608" Type="http://schemas.openxmlformats.org/officeDocument/2006/relationships/hyperlink" Target="https://r-pkgs.org/release.html" TargetMode="External"/><Relationship Id="rId615" Type="http://schemas.openxmlformats.org/officeDocument/2006/relationships/hyperlink" Target="https://r-pkgs.org/release.html#sec-release-initial" TargetMode="External"/><Relationship Id="rId555" Type="http://schemas.openxmlformats.org/officeDocument/2006/relationships/hyperlink" Target="https://r-pkgs.org/software-development-practices.html#sec-sw-dev-practices-ci" TargetMode="External"/><Relationship Id="rId1094"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32"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8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24" Type="http://schemas.openxmlformats.org/officeDocument/2006/relationships/hyperlink" Target="https://s3.amazonaws.com/assets.datacamp.com/blog_assets/datatable_Cheat_Sheet_R.pdf" TargetMode="External"/><Relationship Id="rId1008"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58" Type="http://schemas.openxmlformats.org/officeDocument/2006/relationships/hyperlink" Target="https://sethrobertson.github.io/GitFixUm/fixup.html" TargetMode="External"/><Relationship Id="rId1064" Type="http://schemas.openxmlformats.org/officeDocument/2006/relationships/hyperlink" Target="https://slurm.schedmd.com/salloc.html" TargetMode="External"/><Relationship Id="rId1066" Type="http://schemas.openxmlformats.org/officeDocument/2006/relationships/hyperlink" Target="https://slurm.schedmd.com/sattach.html" TargetMode="External"/><Relationship Id="rId1068" Type="http://schemas.openxmlformats.org/officeDocument/2006/relationships/hyperlink" Target="https://slurm.schedmd.com/sbatch.html" TargetMode="External"/><Relationship Id="rId1070" Type="http://schemas.openxmlformats.org/officeDocument/2006/relationships/hyperlink" Target="https://slurm.schedmd.com/squeue.html" TargetMode="External"/><Relationship Id="rId1072"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86"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48"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99" Type="http://schemas.openxmlformats.org/officeDocument/2006/relationships/hyperlink" Target="https://ucd-serg.github.io/lab-manual/appendix-copilot-instructions.html" TargetMode="External"/><Relationship Id="rId1101" Type="http://schemas.openxmlformats.org/officeDocument/2006/relationships/hyperlink" Target="https://ucd-serg.github.io/lab-manual/appendix-copilot-setup-steps.html" TargetMode="External"/><Relationship Id="rId595" Type="http://schemas.openxmlformats.org/officeDocument/2006/relationships/hyperlink" Target="https://ucd-serg.github.io/lab-manual/coding-practices.html#file-headers" TargetMode="External"/><Relationship Id="rId598" Type="http://schemas.openxmlformats.org/officeDocument/2006/relationships/hyperlink" Target="https://ucd-serg.github.io/lab-manual/coding-practices.html#function-documentation" TargetMode="External"/><Relationship Id="rId906" Type="http://schemas.openxmlformats.org/officeDocument/2006/relationships/hyperlink" Target="https://ucd-serg.github.io/lab-manual/coding-style.html" TargetMode="External"/><Relationship Id="rId601" Type="http://schemas.openxmlformats.org/officeDocument/2006/relationships/hyperlink" Target="https://ucd-serg.github.io/lab-manual/unix.html#example-code-for-runfilesavelogs" TargetMode="External"/><Relationship Id="rId920" Type="http://schemas.openxmlformats.org/officeDocument/2006/relationships/hyperlink" Target="https://ucdavisdatalab.github.io/install_guides/" TargetMode="External"/><Relationship Id="rId91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36"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58" Type="http://schemas.openxmlformats.org/officeDocument/2006/relationships/hyperlink" Target="https://www.anthropic.com/claude-code" TargetMode="External"/><Relationship Id="rId994"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62" Type="http://schemas.openxmlformats.org/officeDocument/2006/relationships/hyperlink" Target="https://www.chriswrites.com/how-to-change-file-permissions-using-the-terminal/" TargetMode="External"/><Relationship Id="rId998" Type="http://schemas.openxmlformats.org/officeDocument/2006/relationships/hyperlink" Target="https://www.danieldsjoberg.com/gtsummary/" TargetMode="External"/><Relationship Id="rId915"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37" Type="http://schemas.openxmlformats.org/officeDocument/2006/relationships/hyperlink" Target="https://www.githubstatus.com/" TargetMode="External"/><Relationship Id="rId953" Type="http://schemas.openxmlformats.org/officeDocument/2006/relationships/hyperlink" Target="https://www.globalcodeofconduct.org/" TargetMode="External"/><Relationship Id="rId652" Type="http://schemas.openxmlformats.org/officeDocument/2006/relationships/hyperlink" Target="https://www.gnu.org/software/screen/" TargetMode="External"/><Relationship Id="rId573" Type="http://schemas.openxmlformats.org/officeDocument/2006/relationships/hyperlink" Target="https://www.howtogeek.com/118594/how-to-edit-your-system-path-for-easy-command-line-access/" TargetMode="External"/><Relationship Id="rId993" Type="http://schemas.openxmlformats.org/officeDocument/2006/relationships/hyperlink" Target="https://www.medrxiv.org/" TargetMode="External"/><Relationship Id="rId881" Type="http://schemas.openxmlformats.org/officeDocument/2006/relationships/hyperlink" Target="https://www.msys2.org/" TargetMode="External"/><Relationship Id="rId961" Type="http://schemas.openxmlformats.org/officeDocument/2006/relationships/hyperlink" Target="https://www.nature.com/articles/d41586-021-03603-2" TargetMode="External"/><Relationship Id="rId951" Type="http://schemas.openxmlformats.org/officeDocument/2006/relationships/hyperlink" Target="https://www.niaid.nih.gov/grants-contracts/write-grant-application" TargetMode="External"/><Relationship Id="rId734"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22" Type="http://schemas.openxmlformats.org/officeDocument/2006/relationships/hyperlink" Target="https://www.rstudio.com/wp-content/uploads/2015/02/data-wrangling-cheatsheet.pdf" TargetMode="External"/><Relationship Id="rId925" Type="http://schemas.openxmlformats.org/officeDocument/2006/relationships/hyperlink" Target="https://www.rstudio.com/wp-content/uploads/2015/02/rmarkdown-cheatsheet.pdf" TargetMode="External"/><Relationship Id="rId923" Type="http://schemas.openxmlformats.org/officeDocument/2006/relationships/hyperlink" Target="https://www.rstudio.com/wp-content/uploads/2015/03/ggplot2-cheatsheet.pdf" TargetMode="External"/><Relationship Id="rId943"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59" Type="http://schemas.openxmlformats.org/officeDocument/2006/relationships/hyperlink" Target="https://www.training.nih.gov/career-services/" TargetMode="External"/><Relationship Id="rId962" Type="http://schemas.openxmlformats.org/officeDocument/2006/relationships/hyperlink" Target="https://www.youtube.com/watch?v=1RwJbhkCA58" TargetMode="External"/><Relationship Id="rId944" Type="http://schemas.openxmlformats.org/officeDocument/2006/relationships/hyperlink" Target="https://www.youtube.com/watch?v=1RwJbhkCA58&amp;t=1171s" TargetMode="External"/><Relationship Id="rId1034"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4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724" Type="http://schemas.openxmlformats.org/officeDocument/2006/relationships/hyperlink" Target="@sec-ai-agent-program-kind" TargetMode="External"/><Relationship Id="rId705" Type="http://schemas.openxmlformats.org/officeDocument/2006/relationships/hyperlink" Target="@sec-ai-agent-skills" TargetMode="External"/><Relationship Id="rId640"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927" Type="http://schemas.openxmlformats.org/officeDocument/2006/relationships/hyperlink" Target="http://adv-r.had.co.nz/Style.html" TargetMode="External"/><Relationship Id="rId964" Type="http://schemas.openxmlformats.org/officeDocument/2006/relationships/hyperlink" Target="http://colorbrewer2.org/" TargetMode="External"/><Relationship Id="rId1025"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91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28"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692" Type="http://schemas.openxmlformats.org/officeDocument/2006/relationships/hyperlink" Target="https://agents.md/" TargetMode="External"/><Relationship Id="rId850" Type="http://schemas.openxmlformats.org/officeDocument/2006/relationships/hyperlink" Target="https://agentskills.io/home" TargetMode="External"/><Relationship Id="rId851"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824" Type="http://schemas.openxmlformats.org/officeDocument/2006/relationships/hyperlink" Target="https://chatgpt.com/codex/" TargetMode="External"/><Relationship Id="rId859" Type="http://schemas.openxmlformats.org/officeDocument/2006/relationships/hyperlink" Target="https://claude.ai/code" TargetMode="External"/><Relationship Id="rId689" Type="http://schemas.openxmlformats.org/officeDocument/2006/relationships/hyperlink" Target="https://claude.com/product/claude-code" TargetMode="External"/><Relationship Id="rId469"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862" Type="http://schemas.openxmlformats.org/officeDocument/2006/relationships/hyperlink" Target="https://code.claude.com/docs/en/claude-code-on-the-web" TargetMode="External"/><Relationship Id="rId863" Type="http://schemas.openxmlformats.org/officeDocument/2006/relationships/hyperlink" Target="https://code.claude.com/docs/en/commands" TargetMode="External"/><Relationship Id="rId886" Type="http://schemas.openxmlformats.org/officeDocument/2006/relationships/hyperlink" Target="https://code.claude.com/docs/en/setup" TargetMode="External"/><Relationship Id="rId813" Type="http://schemas.openxmlformats.org/officeDocument/2006/relationships/hyperlink" Target="https://continue.dev" TargetMode="External"/><Relationship Id="rId607" Type="http://schemas.openxmlformats.org/officeDocument/2006/relationships/hyperlink" Target="https://cran.r-project.org/" TargetMode="External"/><Relationship Id="rId1000"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613"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85" Type="http://schemas.openxmlformats.org/officeDocument/2006/relationships/hyperlink" Target="https://d-morrison.github.io/psw/" TargetMode="External"/><Relationship Id="rId402" Type="http://schemas.openxmlformats.org/officeDocument/2006/relationships/hyperlink" Target="https://d-morrison.github.io/rme/" TargetMode="External"/><Relationship Id="rId1029" Type="http://schemas.openxmlformats.org/officeDocument/2006/relationships/hyperlink" Target="https://datadryad.org/" TargetMode="External"/><Relationship Id="rId999" Type="http://schemas.openxmlformats.org/officeDocument/2006/relationships/hyperlink" Target="https://davidgohel.github.io/flextable/" TargetMode="External"/><Relationship Id="rId1090"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1037" Type="http://schemas.openxmlformats.org/officeDocument/2006/relationships/hyperlink" Target="https://desktop.github.com/" TargetMode="External"/><Relationship Id="rId831" Type="http://schemas.openxmlformats.org/officeDocument/2006/relationships/hyperlink" Target="https://developers.openai.com/api/docs/quickstart" TargetMode="External"/><Relationship Id="rId825"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690" Type="http://schemas.openxmlformats.org/officeDocument/2006/relationships/hyperlink" Target="https://docs.claude.com/en/docs/agents-and-tools/tool-use/overview" TargetMode="External"/><Relationship Id="rId704" Type="http://schemas.openxmlformats.org/officeDocument/2006/relationships/hyperlink" Target="https://docs.claude.com/en/docs/claude-code/sub-agents" TargetMode="External"/><Relationship Id="rId556" Type="http://schemas.openxmlformats.org/officeDocument/2006/relationships/hyperlink" Target="https://docs.github.com/en/actions" TargetMode="External"/><Relationship Id="rId765" Type="http://schemas.openxmlformats.org/officeDocument/2006/relationships/hyperlink" Target="https://docs.github.com/en/copilot/how-tos/use-copilot-agents/coding-agent" TargetMode="External"/><Relationship Id="rId841" Type="http://schemas.openxmlformats.org/officeDocument/2006/relationships/hyperlink" Target="https://docs.github.com/en/copilot/how-tos/use-copilot-agents/coding-agent/customize-the-agent-environment" TargetMode="External"/><Relationship Id="rId868" Type="http://schemas.openxmlformats.org/officeDocument/2006/relationships/hyperlink" Target="https://docs.github.com/en/copilot/how-tos/use-copilot-agents/coding-agent/customize-the-agent-environment#preinstalling-tools-or-dependencies-in-copilots-environment" TargetMode="External"/><Relationship Id="rId792" Type="http://schemas.openxmlformats.org/officeDocument/2006/relationships/hyperlink" Target="https://docs.github.com/en/copilot/how-tos/use-copilot-agents/coding-agent/customize-the-agent-firewall" TargetMode="External"/><Relationship Id="rId790" Type="http://schemas.openxmlformats.org/officeDocument/2006/relationships/hyperlink" Target="https://docs.github.com/en/copilot/reference/copilot-allowlist-reference" TargetMode="External"/><Relationship Id="rId605" Type="http://schemas.openxmlformats.org/officeDocument/2006/relationships/hyperlink" Target="https://docs.github.com/en/repositories/releasing-projects-on-github/managing-releases-in-a-repository" TargetMode="External"/><Relationship Id="rId510"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947" Type="http://schemas.openxmlformats.org/officeDocument/2006/relationships/hyperlink" Target="https://docs.google.com/document/d/1ckgRCcr7FFPyymyMA6Y_-cB_vftOyrrxT28c6gRg0PI/edit" TargetMode="External"/><Relationship Id="rId1049" Type="http://schemas.openxmlformats.org/officeDocument/2006/relationships/hyperlink" Target="https://doi.org/10.1038/467775a" TargetMode="External"/><Relationship Id="rId1053" Type="http://schemas.openxmlformats.org/officeDocument/2006/relationships/hyperlink" Target="https://doi.org/10.1038/526182a" TargetMode="External"/><Relationship Id="rId1074" Type="http://schemas.openxmlformats.org/officeDocument/2006/relationships/hyperlink" Target="https://doi.org/10.1038/d41586-019-00067-3" TargetMode="External"/><Relationship Id="rId1010" Type="http://schemas.openxmlformats.org/officeDocument/2006/relationships/hyperlink" Target="https://doi.org/10.1038/d41586-019-01431-z" TargetMode="External"/><Relationship Id="rId1062" Type="http://schemas.openxmlformats.org/officeDocument/2006/relationships/hyperlink" Target="https://doi.org/10.1038/d41586-019-02918-5" TargetMode="External"/><Relationship Id="rId1081" Type="http://schemas.openxmlformats.org/officeDocument/2006/relationships/hyperlink" Target="https://doi.org/10.1038/d41586-021-03603-2" TargetMode="External"/><Relationship Id="rId1023" Type="http://schemas.openxmlformats.org/officeDocument/2006/relationships/hyperlink" Target="https://doi.org/10.1038/s41467-020-19160-7" TargetMode="External"/><Relationship Id="rId1051" Type="http://schemas.openxmlformats.org/officeDocument/2006/relationships/hyperlink" Target="https://doi.org/10.1038/s41562-016-0021" TargetMode="External"/><Relationship Id="rId1032" Type="http://schemas.openxmlformats.org/officeDocument/2006/relationships/hyperlink" Target="https://doi.org/10.1201/9781003029878" TargetMode="External"/><Relationship Id="rId1085" Type="http://schemas.openxmlformats.org/officeDocument/2006/relationships/hyperlink" Target="https://doi.org/10.1201/9781351201315" TargetMode="External"/><Relationship Id="rId1060" Type="http://schemas.openxmlformats.org/officeDocument/2006/relationships/hyperlink" Target="https://doi.org/10.1371/journal.pcbi.1003833" TargetMode="External"/><Relationship Id="rId1006"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52" Type="http://schemas.openxmlformats.org/officeDocument/2006/relationships/hyperlink" Target="https://eddelbuettel.github.io/r2u/" TargetMode="External"/><Relationship Id="rId452" Type="http://schemas.openxmlformats.org/officeDocument/2006/relationships/hyperlink" Target="https://education.github.com/" TargetMode="External"/><Relationship Id="rId453" Type="http://schemas.openxmlformats.org/officeDocument/2006/relationships/hyperlink" Target="https://education.github.com/pack" TargetMode="External"/><Relationship Id="rId454"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1004" Type="http://schemas.openxmlformats.org/officeDocument/2006/relationships/hyperlink" Target="https://en.wikipedia.org/wiki/2001:_A_Space_Odyssey_(film)" TargetMode="External"/><Relationship Id="rId667" Type="http://schemas.openxmlformats.org/officeDocument/2006/relationships/hyperlink" Target="https://en.wikipedia.org/wiki/AI-assisted_software_development" TargetMode="External"/><Relationship Id="rId687" Type="http://schemas.openxmlformats.org/officeDocument/2006/relationships/hyperlink" Target="https://en.wikipedia.org/wiki/AI_agent" TargetMode="External"/><Relationship Id="rId781" Type="http://schemas.openxmlformats.org/officeDocument/2006/relationships/hyperlink" Target="https://en.wikipedia.org/wiki/Agent_(The_Matrix)" TargetMode="External"/><Relationship Id="rId1012" Type="http://schemas.openxmlformats.org/officeDocument/2006/relationships/hyperlink" Target="https://en.wikipedia.org/wiki/Battlestar_Galactica_(2004_TV_series)" TargetMode="External"/><Relationship Id="rId1016"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826"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974" Type="http://schemas.openxmlformats.org/officeDocument/2006/relationships/hyperlink" Target="https://en.wikipedia.org/wiki/Doctor_of_Philosophy#History" TargetMode="External"/><Relationship Id="rId1021" Type="http://schemas.openxmlformats.org/officeDocument/2006/relationships/hyperlink" Target="https://en.wikipedia.org/wiki/Ender%27s_Game" TargetMode="External"/><Relationship Id="rId713" Type="http://schemas.openxmlformats.org/officeDocument/2006/relationships/hyperlink" Target="https://en.wikipedia.org/wiki/Event_loop"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991" Type="http://schemas.openxmlformats.org/officeDocument/2006/relationships/hyperlink" Target="https://en.wikipedia.org/wiki/Implicature" TargetMode="External"/><Relationship Id="rId729" Type="http://schemas.openxmlformats.org/officeDocument/2006/relationships/hyperlink" Target="https://en.wikipedia.org/wiki/Intelligent_agent" TargetMode="External"/><Relationship Id="rId722" Type="http://schemas.openxmlformats.org/officeDocument/2006/relationships/hyperlink" Target="https://en.wikipedia.org/wiki/Interpreter_(computing)" TargetMode="External"/><Relationship Id="rId684" Type="http://schemas.openxmlformats.org/officeDocument/2006/relationships/hyperlink" Target="https://en.wikipedia.org/wiki/Large_language_model" TargetMode="External"/><Relationship Id="rId975" Type="http://schemas.openxmlformats.org/officeDocument/2006/relationships/hyperlink" Target="https://en.wikipedia.org/wiki/Masterpiece#History" TargetMode="External"/><Relationship Id="rId712" Type="http://schemas.openxmlformats.org/officeDocument/2006/relationships/hyperlink" Target="https://en.wikipedia.org/wiki/Orchestration_(computing)" TargetMode="External"/><Relationship Id="rId1039" Type="http://schemas.openxmlformats.org/officeDocument/2006/relationships/hyperlink" Target="https://en.wikipedia.org/wiki/Organizations_of_the_Dune_universe#Thinking_machines" TargetMode="External"/><Relationship Id="rId726" Type="http://schemas.openxmlformats.org/officeDocument/2006/relationships/hyperlink" Target="https://en.wikipedia.org/wiki/Read%E2%80%93eval%E2%80%93print_loop" TargetMode="External"/><Relationship Id="rId685" Type="http://schemas.openxmlformats.org/officeDocument/2006/relationships/hyperlink" Target="https://en.wikipedia.org/wiki/Reinforcement_learning_from_human_feedback" TargetMode="External"/><Relationship Id="rId730" Type="http://schemas.openxmlformats.org/officeDocument/2006/relationships/hyperlink" Target="https://en.wikipedia.org/wiki/Technological_singularity" TargetMode="External"/><Relationship Id="rId1076" Type="http://schemas.openxmlformats.org/officeDocument/2006/relationships/hyperlink" Target="https://en.wikipedia.org/wiki/Terminator_3:_Rise_of_the_Machines" TargetMode="External"/><Relationship Id="rId1078" Type="http://schemas.openxmlformats.org/officeDocument/2006/relationships/hyperlink" Target="https://en.wikipedia.org/wiki/The_Matrix" TargetMode="External"/><Relationship Id="rId973" Type="http://schemas.openxmlformats.org/officeDocument/2006/relationships/hyperlink" Target="https://en.wikipedia.org/wiki/Thesis" TargetMode="External"/><Relationship Id="rId381" Type="http://schemas.openxmlformats.org/officeDocument/2006/relationships/hyperlink" Target="https://en.wikipedia.org/wiki/WYSIWYM" TargetMode="External"/><Relationship Id="rId1083" Type="http://schemas.openxmlformats.org/officeDocument/2006/relationships/hyperlink" Target="https://en.wikipedia.org/wiki/WarGames" TargetMode="External"/><Relationship Id="rId990"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19" Type="http://schemas.openxmlformats.org/officeDocument/2006/relationships/hyperlink" Target="https://git-scm.com/docs/git-worktree" TargetMode="External"/><Relationship Id="rId880" Type="http://schemas.openxmlformats.org/officeDocument/2006/relationships/hyperlink" Target="https://gitforwindows.org/" TargetMode="External"/><Relationship Id="rId715" Type="http://schemas.openxmlformats.org/officeDocument/2006/relationships/hyperlink" Target="https://github.com/Aider-AI/aider" TargetMode="External"/><Relationship Id="rId717" Type="http://schemas.openxmlformats.org/officeDocument/2006/relationships/hyperlink" Target="https://github.com/All-Hands-AI/OpenHands" TargetMode="External"/><Relationship Id="rId914" Type="http://schemas.openxmlformats.org/officeDocument/2006/relationships/hyperlink" Target="https://github.com/IndrajeetPatil/awesome-r-pkgtools" TargetMode="External"/><Relationship Id="rId716" Type="http://schemas.openxmlformats.org/officeDocument/2006/relationships/hyperlink" Target="https://github.com/SWE-agent/SWE-agent" TargetMode="External"/><Relationship Id="rId395"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78" Type="http://schemas.openxmlformats.org/officeDocument/2006/relationships/hyperlink" Target="https://github.com/UCD-SERG/lab-manual/issues/112" TargetMode="External"/><Relationship Id="rId757" Type="http://schemas.openxmlformats.org/officeDocument/2006/relationships/hyperlink" Target="https://github.com/UCD-SERG/lab-manual/issues/42" TargetMode="External"/><Relationship Id="rId679" Type="http://schemas.openxmlformats.org/officeDocument/2006/relationships/hyperlink" Target="https://github.com/UCD-SERG/lab-manual/pull/145" TargetMode="External"/><Relationship Id="rId758"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8"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25"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840" Type="http://schemas.openxmlformats.org/officeDocument/2006/relationships/hyperlink" Target="https://github.com/actions/checkout" TargetMode="External"/><Relationship Id="rId516" Type="http://schemas.openxmlformats.org/officeDocument/2006/relationships/hyperlink" Target="https://github.com/actions/toolkit/blob/main/docs/action-versioning.md" TargetMode="External"/><Relationship Id="rId522" Type="http://schemas.openxmlformats.org/officeDocument/2006/relationships/hyperlink" Target="https://github.com/actions/toolkit/issues/214" TargetMode="External"/><Relationship Id="rId471" Type="http://schemas.openxmlformats.org/officeDocument/2006/relationships/hyperlink" Target="https://github.com/cli/cli#installation" TargetMode="External"/><Relationship Id="rId472" Type="http://schemas.openxmlformats.org/officeDocument/2006/relationships/hyperlink" Target="https://github.com/cli/cli/blob/trunk/docs/install_linux.md" TargetMode="External"/><Relationship Id="rId389" Type="http://schemas.openxmlformats.org/officeDocument/2006/relationships/hyperlink" Target="https://github.com/coatless-tutorials/quarto-book-template" TargetMode="External"/><Relationship Id="rId855" Type="http://schemas.openxmlformats.org/officeDocument/2006/relationships/hyperlink" Target="https://github.com/d-morrison/ai-config" TargetMode="External"/><Relationship Id="rId940" Type="http://schemas.openxmlformats.org/officeDocument/2006/relationships/hyperlink" Target="https://github.com/d-morrison/psw" TargetMode="External"/><Relationship Id="rId407" Type="http://schemas.openxmlformats.org/officeDocument/2006/relationships/hyperlink" Target="https://github.com/d-morrison/rme" TargetMode="External"/><Relationship Id="rId390" Type="http://schemas.openxmlformats.org/officeDocument/2006/relationships/hyperlink" Target="https://github.com/d-rug/datalab_template_quarto" TargetMode="External"/><Relationship Id="rId553" Type="http://schemas.openxmlformats.org/officeDocument/2006/relationships/hyperlink" Target="https://github.com/eddelbuettel/github-actions/tree/master/r2u-setup" TargetMode="External"/><Relationship Id="rId609" Type="http://schemas.openxmlformats.org/officeDocument/2006/relationships/hyperlink" Target="https://github.com/edgararuiz-zz/cran-stages" TargetMode="External"/><Relationship Id="rId84" Type="http://schemas.openxmlformats.org/officeDocument/2006/relationships/hyperlink" Target="https://github.com/edgararuiz/ecodown" TargetMode="External"/><Relationship Id="rId515" Type="http://schemas.openxmlformats.org/officeDocument/2006/relationships/hyperlink" Target="https://github.com/features/actions" TargetMode="External"/><Relationship Id="rId683" Type="http://schemas.openxmlformats.org/officeDocument/2006/relationships/hyperlink" Target="https://github.com/features/copilot/agents" TargetMode="External"/><Relationship Id="rId867" Type="http://schemas.openxmlformats.org/officeDocument/2006/relationships/hyperlink" Target="https://github.com/features/copilot/plans" TargetMode="External"/><Relationship Id="rId501" Type="http://schemas.openxmlformats.org/officeDocument/2006/relationships/hyperlink" Target="https://github.com/github-linguist/linguist/" TargetMode="External"/><Relationship Id="rId511" Type="http://schemas.openxmlformats.org/officeDocument/2006/relationships/hyperlink" Target="https://github.com/github-linguist/linguist/blob/main/docs/overrides.md" TargetMode="External"/><Relationship Id="rId509" Type="http://schemas.openxmlformats.org/officeDocument/2006/relationships/hyperlink" Target="https://github.com/github-linguist/linguist/blob/main/docs/overrides.md#detectable" TargetMode="External"/><Relationship Id="rId508" Type="http://schemas.openxmlformats.org/officeDocument/2006/relationships/hyperlink" Target="https://github.com/github-linguist/linguist/blob/main/docs/overrides.md#documentation" TargetMode="External"/><Relationship Id="rId502" Type="http://schemas.openxmlformats.org/officeDocument/2006/relationships/hyperlink" Target="https://github.com/github-linguist/linguist/blob/main/docs/overrides.md#generated-code" TargetMode="External"/><Relationship Id="rId505" Type="http://schemas.openxmlformats.org/officeDocument/2006/relationships/hyperlink" Target="https://github.com/github-linguist/linguist/blob/main/docs/overrides.md#using-gitattributes" TargetMode="External"/><Relationship Id="rId507" Type="http://schemas.openxmlformats.org/officeDocument/2006/relationships/hyperlink" Target="https://github.com/github-linguist/linguist/blob/main/docs/overrides.md#vendored-code" TargetMode="External"/><Relationship Id="rId498" Type="http://schemas.openxmlformats.org/officeDocument/2006/relationships/hyperlink" Target="https://github.com/github/gitignore/blob/master/R.gitignore" TargetMode="External"/><Relationship Id="rId541"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40" Type="http://schemas.openxmlformats.org/officeDocument/2006/relationships/hyperlink" Target="https://github.com/marocchino/sticky-pull-request-comment" TargetMode="External"/><Relationship Id="rId978" Type="http://schemas.openxmlformats.org/officeDocument/2006/relationships/hyperlink" Target="https://github.com/nmfs-opensci/quarto-thesis" TargetMode="External"/><Relationship Id="rId806" Type="http://schemas.openxmlformats.org/officeDocument/2006/relationships/hyperlink" Target="https://github.com/ollama/ollama/releases" TargetMode="External"/><Relationship Id="rId763" Type="http://schemas.openxmlformats.org/officeDocument/2006/relationships/hyperlink" Target="https://github.com/orgs/community/discussions/162826" TargetMode="External"/><Relationship Id="rId764"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8" Type="http://schemas.openxmlformats.org/officeDocument/2006/relationships/hyperlink" Target="https://github.com/orgs/quarto-dev/discussions/6085" TargetMode="External"/><Relationship Id="rId871"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8"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37" Type="http://schemas.openxmlformats.org/officeDocument/2006/relationships/hyperlink" Target="https://github.com/quarto-dev/quarto-cli/issues" TargetMode="External"/><Relationship Id="rId872" Type="http://schemas.openxmlformats.org/officeDocument/2006/relationships/hyperlink" Target="https://github.com/quarto-dev/quarto-cli/issues/10587" TargetMode="External"/><Relationship Id="rId427" Type="http://schemas.openxmlformats.org/officeDocument/2006/relationships/hyperlink" Target="https://github.com/quarto-dev/quarto-cli/issues/3809" TargetMode="External"/><Relationship Id="rId444" Type="http://schemas.openxmlformats.org/officeDocument/2006/relationships/hyperlink" Target="https://github.com/quarto-dev/quarto-cli/issues/4894" TargetMode="External"/><Relationship Id="rId870" Type="http://schemas.openxmlformats.org/officeDocument/2006/relationships/hyperlink" Target="https://github.com/quarto-dev/quarto-cli/issues/6357" TargetMode="External"/><Relationship Id="rId443"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611" Type="http://schemas.openxmlformats.org/officeDocument/2006/relationships/hyperlink" Target="https://github.com/r-hub/rhub" TargetMode="External"/><Relationship Id="rId527" Type="http://schemas.openxmlformats.org/officeDocument/2006/relationships/hyperlink" Target="https://github.com/r-lib/actions" TargetMode="External"/><Relationship Id="rId557" Type="http://schemas.openxmlformats.org/officeDocument/2006/relationships/hyperlink" Target="https://github.com/r-lib/actions#where-to-find-help" TargetMode="External"/><Relationship Id="rId543" Type="http://schemas.openxmlformats.org/officeDocument/2006/relationships/hyperlink" Target="https://github.com/rossjrw/pr-preview-action" TargetMode="External"/><Relationship Id="rId544" Type="http://schemas.openxmlformats.org/officeDocument/2006/relationships/hyperlink" Target="https://github.com/rossjrw/pr-preview-action?tab=readme-ov-file#only-remove-previews-for-unmerged-prs" TargetMode="External"/><Relationship Id="rId461" Type="http://schemas.openxmlformats.org/officeDocument/2006/relationships/hyperlink" Target="https://github.com/settings/copilot/features" TargetMode="External"/><Relationship Id="rId931" Type="http://schemas.openxmlformats.org/officeDocument/2006/relationships/hyperlink" Target="https://github.com/skills/introduction-to-github" TargetMode="External"/><Relationship Id="rId542" Type="http://schemas.openxmlformats.org/officeDocument/2006/relationships/hyperlink" Target="https://github.com/thollander/actions-comment-pull-request" TargetMode="External"/><Relationship Id="rId651" Type="http://schemas.openxmlformats.org/officeDocument/2006/relationships/hyperlink" Target="https://github.com/tmux/tmux/wiki" TargetMode="External"/><Relationship Id="rId623" Type="http://schemas.openxmlformats.org/officeDocument/2006/relationships/hyperlink" Target="https://github.com/ucdavisdatalab" TargetMode="External"/><Relationship Id="rId919" Type="http://schemas.openxmlformats.org/officeDocument/2006/relationships/hyperlink" Target="https://github.com/ucdavisdatalab/research-toolkits" TargetMode="External"/><Relationship Id="rId450" Type="http://schemas.openxmlformats.org/officeDocument/2006/relationships/hyperlink" Target="https://github.com/ucdavisdatalab/sandbox_git" TargetMode="External"/><Relationship Id="rId631" Type="http://schemas.openxmlformats.org/officeDocument/2006/relationships/hyperlink" Target="https://github.com/ucdavisdatalab/workshop_how-to-data-documentation" TargetMode="External"/><Relationship Id="rId934" Type="http://schemas.openxmlformats.org/officeDocument/2006/relationships/hyperlink" Target="https://github.com/ucdavisdatalab/workshop_nlp_with_python" TargetMode="External"/><Relationship Id="rId933" Type="http://schemas.openxmlformats.org/officeDocument/2006/relationships/hyperlink" Target="https://github.com/ucdavisdatalab/workshop_python_basics" TargetMode="External"/><Relationship Id="rId918"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70" Type="http://schemas.openxmlformats.org/officeDocument/2006/relationships/hyperlink" Target="https://gitlab.com/gitlab-org/cli" TargetMode="External"/><Relationship Id="rId474" Type="http://schemas.openxmlformats.org/officeDocument/2006/relationships/hyperlink" Target="https://gitlab.com/gitlab-org/cli#installation" TargetMode="External"/><Relationship Id="rId475"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968" Type="http://schemas.openxmlformats.org/officeDocument/2006/relationships/hyperlink" Target="https://grants.nih.gov" TargetMode="External"/><Relationship Id="rId950" Type="http://schemas.openxmlformats.org/officeDocument/2006/relationships/hyperlink" Target="https://grantwriting.stanford.edu/resources/funding-train/" TargetMode="External"/><Relationship Id="rId1018" Type="http://schemas.openxmlformats.org/officeDocument/2006/relationships/hyperlink" Target="https://happygitwithr.com/" TargetMode="External"/><Relationship Id="rId495" Type="http://schemas.openxmlformats.org/officeDocument/2006/relationships/hyperlink" Target="https://happygitwithr.com/repeated-amend.html" TargetMode="External"/><Relationship Id="rId480" Type="http://schemas.openxmlformats.org/officeDocument/2006/relationships/hyperlink" Target="https://help.github.com/en/github/collaborating-with-issues-and-pull-requests/creating-a-pull-request#creating-the-pull-request" TargetMode="External"/><Relationship Id="rId830" Type="http://schemas.openxmlformats.org/officeDocument/2006/relationships/hyperlink" Target="https://help.openai.com/en/articles/4936850-where-do-i-find-my-openai-api-key" TargetMode="External"/><Relationship Id="rId639" Type="http://schemas.openxmlformats.org/officeDocument/2006/relationships/hyperlink" Target="https://hpc.ucdavis.edu/" TargetMode="External"/><Relationship Id="rId101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703" Type="http://schemas.openxmlformats.org/officeDocument/2006/relationships/hyperlink" Target="https://jekyllrb.com/docs/front-matter/" TargetMode="External"/><Relationship Id="rId908" Type="http://schemas.openxmlformats.org/officeDocument/2006/relationships/hyperlink" Target="https://journals.lww.com/epidem/Fulltext/2001/05000/The_Value_of_P.2.aspx" TargetMode="External"/><Relationship Id="rId966" Type="http://schemas.openxmlformats.org/officeDocument/2006/relationships/hyperlink" Target="https://journals.plos.org/ploscompbiol/article?id=10.1371/journal.pcbi.1003833" TargetMode="External"/><Relationship Id="rId1027" Type="http://schemas.openxmlformats.org/officeDocument/2006/relationships/hyperlink" Target="https://journals.plos.org/plosone/s/authorship" TargetMode="External"/><Relationship Id="rId707" Type="http://schemas.openxmlformats.org/officeDocument/2006/relationships/hyperlink" Target="https://json-schema.org/" TargetMode="External"/><Relationship Id="rId364" Type="http://schemas.openxmlformats.org/officeDocument/2006/relationships/hyperlink" Target="https://lifecycle.r-lib.org/" TargetMode="External"/><Relationship Id="rId365" Type="http://schemas.openxmlformats.org/officeDocument/2006/relationships/hyperlink" Target="https://lifecycle.r-lib.org/articles/communicate.html" TargetMode="External"/><Relationship Id="rId366" Type="http://schemas.openxmlformats.org/officeDocument/2006/relationships/hyperlink" Target="https://lifecycle.r-lib.org/reference/deprecate_soft.html" TargetMode="External"/><Relationship Id="rId939" Type="http://schemas.openxmlformats.org/officeDocument/2006/relationships/hyperlink" Target="https://link.springer.com/book/10.1007/978-3-030-98175-4" TargetMode="External"/><Relationship Id="rId954"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1087" Type="http://schemas.openxmlformats.org/officeDocument/2006/relationships/hyperlink" Target="https://mastering-shiny.org/" TargetMode="External"/><Relationship Id="rId965" Type="http://schemas.openxmlformats.org/officeDocument/2006/relationships/hyperlink" Target="https://medialab.github.io/iwanthue/" TargetMode="External"/><Relationship Id="rId911" Type="http://schemas.openxmlformats.org/officeDocument/2006/relationships/hyperlink" Target="https://medialab.github.io/iwanthue/?utm_source=Nature+Briefing&amp;utm_campaign=2c68711076-briefing-dy-20211006&amp;utm_medium=email&amp;utm_term=0_c9dfd39373-2c68711076-44335685" TargetMode="External"/><Relationship Id="rId577" Type="http://schemas.openxmlformats.org/officeDocument/2006/relationships/hyperlink" Target="https://medium.com/@jeongwhanchoi/install-tmux-on-osx-and-basics-commands-for-beginners-be22520fd95e" TargetMode="External"/><Relationship Id="rId1044" Type="http://schemas.openxmlformats.org/officeDocument/2006/relationships/hyperlink" Target="https://mentors.fm/2019/08/13/think-and-write-with-leslie-lamport/" TargetMode="External"/><Relationship Id="rId419" Type="http://schemas.openxmlformats.org/officeDocument/2006/relationships/hyperlink" Target="https://mermaid.live/" TargetMode="External"/><Relationship Id="rId945" Type="http://schemas.openxmlformats.org/officeDocument/2006/relationships/hyperlink" Target="https://mitcommlab.mit.edu/be/2023/09/27/toward-an-evenbetterposter-improving-the-betterposter-template/" TargetMode="External"/><Relationship Id="rId691" Type="http://schemas.openxmlformats.org/officeDocument/2006/relationships/hyperlink" Target="https://modelcontextprotocol.io/" TargetMode="External"/><Relationship Id="rId958" Type="http://schemas.openxmlformats.org/officeDocument/2006/relationships/hyperlink" Target="https://myidp.sciencecareers.org/" TargetMode="External"/><Relationship Id="rId883" Type="http://schemas.openxmlformats.org/officeDocument/2006/relationships/hyperlink" Target="https://nodejs.org/" TargetMode="External"/><Relationship Id="rId888" Type="http://schemas.openxmlformats.org/officeDocument/2006/relationships/hyperlink" Target="https://ohmyz.sh/" TargetMode="External"/><Relationship Id="rId802" Type="http://schemas.openxmlformats.org/officeDocument/2006/relationships/hyperlink" Target="https://ollama.com" TargetMode="External"/><Relationship Id="rId811" Type="http://schemas.openxmlformats.org/officeDocument/2006/relationships/hyperlink" Target="https://ollama.com/blog/openai-compatibility" TargetMode="External"/><Relationship Id="rId807" Type="http://schemas.openxmlformats.org/officeDocument/2006/relationships/hyperlink" Target="https://ollama.com/download" TargetMode="External"/><Relationship Id="rId808" Type="http://schemas.openxmlformats.org/officeDocument/2006/relationships/hyperlink" Target="https://ollama.com/library" TargetMode="External"/><Relationship Id="rId1046" Type="http://schemas.openxmlformats.org/officeDocument/2006/relationships/hyperlink" Target="https://openreview.net/forum?id=BZ5a1r-kVsf" TargetMode="External"/><Relationship Id="rId1055" Type="http://schemas.openxmlformats.org/officeDocument/2006/relationships/hyperlink" Target="https://osf.io/" TargetMode="External"/><Relationship Id="rId41" Type="http://schemas.openxmlformats.org/officeDocument/2006/relationships/hyperlink" Target="https://osf.io/tgbxr/" TargetMode="External"/><Relationship Id="rId694" Type="http://schemas.openxmlformats.org/officeDocument/2006/relationships/hyperlink" Target="https://owasp.org/www-project-top-10-for-large-language-model-applications/" TargetMode="External"/><Relationship Id="rId78" Type="http://schemas.openxmlformats.org/officeDocument/2006/relationships/hyperlink" Target="https://pkgdown.r-lib.org/" TargetMode="External"/><Relationship Id="rId828" Type="http://schemas.openxmlformats.org/officeDocument/2006/relationships/hyperlink" Target="https://platform.openai.com/api-keys" TargetMode="External"/><Relationship Id="rId1041" Type="http://schemas.openxmlformats.org/officeDocument/2006/relationships/hyperlink" Target="https://plos.org/resource/how-to-store-and-manage-your-data/" TargetMode="External"/><Relationship Id="rId810" Type="http://schemas.openxmlformats.org/officeDocument/2006/relationships/hyperlink" Target="https://positron.posit.co" TargetMode="External"/><Relationship Id="rId829" Type="http://schemas.openxmlformats.org/officeDocument/2006/relationships/hyperlink" Target="https://positron.posit.co/assistant-getting-started.html" TargetMode="External"/><Relationship Id="rId63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72" Type="http://schemas.openxmlformats.org/officeDocument/2006/relationships/hyperlink" Target="https://quarto.org/" TargetMode="External"/><Relationship Id="rId410" Type="http://schemas.openxmlformats.org/officeDocument/2006/relationships/hyperlink" Target="https://quarto.org/docs/authoring/cross-references.html" TargetMode="External"/><Relationship Id="rId429" Type="http://schemas.openxmlformats.org/officeDocument/2006/relationships/hyperlink" Target="https://quarto.org/docs/authoring/diagrams.html" TargetMode="External"/><Relationship Id="rId412" Type="http://schemas.openxmlformats.org/officeDocument/2006/relationships/hyperlink" Target="https://quarto.org/docs/authoring/includes.html" TargetMode="External"/><Relationship Id="rId397" Type="http://schemas.openxmlformats.org/officeDocument/2006/relationships/hyperlink" Target="https://quarto.org/docs/books/" TargetMode="External"/><Relationship Id="rId375" Type="http://schemas.openxmlformats.org/officeDocument/2006/relationships/hyperlink" Target="https://quarto.org/docs/get-started/" TargetMode="External"/><Relationship Id="rId376"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406" Type="http://schemas.openxmlformats.org/officeDocument/2006/relationships/hyperlink" Target="https://quarto.org/docs/projects/profiles.html" TargetMode="External"/><Relationship Id="rId398" Type="http://schemas.openxmlformats.org/officeDocument/2006/relationships/hyperlink" Target="https://quarto.org/docs/publishing/" TargetMode="External"/><Relationship Id="rId433"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612" Type="http://schemas.openxmlformats.org/officeDocument/2006/relationships/hyperlink" Target="https://r-hub.github.io/rhub/articles/rhubv2.html" TargetMode="External"/><Relationship Id="rId1092"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608" Type="http://schemas.openxmlformats.org/officeDocument/2006/relationships/hyperlink" Target="https://r-pkgs.org/release.html" TargetMode="External"/><Relationship Id="rId615" Type="http://schemas.openxmlformats.org/officeDocument/2006/relationships/hyperlink" Target="https://r-pkgs.org/release.html#sec-release-initial" TargetMode="External"/><Relationship Id="rId555" Type="http://schemas.openxmlformats.org/officeDocument/2006/relationships/hyperlink" Target="https://r-pkgs.org/software-development-practices.html#sec-sw-dev-practices-ci" TargetMode="External"/><Relationship Id="rId1094" Type="http://schemas.openxmlformats.org/officeDocument/2006/relationships/hyperlink" Target="https://r4ds.hadley.nz/" TargetMode="External"/><Relationship Id="rId377"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632"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84"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924" Type="http://schemas.openxmlformats.org/officeDocument/2006/relationships/hyperlink" Target="https://s3.amazonaws.com/assets.datacamp.com/blog_assets/datatable_Cheat_Sheet_R.pdf" TargetMode="External"/><Relationship Id="rId1008"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56"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1058" Type="http://schemas.openxmlformats.org/officeDocument/2006/relationships/hyperlink" Target="https://sethrobertson.github.io/GitFixUm/fixup.html" TargetMode="External"/><Relationship Id="rId1064" Type="http://schemas.openxmlformats.org/officeDocument/2006/relationships/hyperlink" Target="https://slurm.schedmd.com/salloc.html" TargetMode="External"/><Relationship Id="rId1066" Type="http://schemas.openxmlformats.org/officeDocument/2006/relationships/hyperlink" Target="https://slurm.schedmd.com/sattach.html" TargetMode="External"/><Relationship Id="rId1068" Type="http://schemas.openxmlformats.org/officeDocument/2006/relationships/hyperlink" Target="https://slurm.schedmd.com/sbatch.html" TargetMode="External"/><Relationship Id="rId1070" Type="http://schemas.openxmlformats.org/officeDocument/2006/relationships/hyperlink" Target="https://slurm.schedmd.com/squeue.html" TargetMode="External"/><Relationship Id="rId1072"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9" Type="http://schemas.openxmlformats.org/officeDocument/2006/relationships/hyperlink" Target="https://sp19.datastructur.es/materials/guides/using-git#b-local-repositories-narrative-introduction" TargetMode="External"/><Relationship Id="rId478"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86"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948"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62" Type="http://schemas.openxmlformats.org/officeDocument/2006/relationships/hyperlink" Target="https://tidyselect.r-lib.org/" TargetMode="External"/><Relationship Id="rId321" Type="http://schemas.openxmlformats.org/officeDocument/2006/relationships/hyperlink" Target="https://tidyverse.org/blog/2017/12/styler-1.0.0/" TargetMode="External"/><Relationship Id="rId499" Type="http://schemas.openxmlformats.org/officeDocument/2006/relationships/hyperlink" Target="https://tidyverse.org/blog/2017/12/workflow-vs-script/" TargetMode="External"/><Relationship Id="rId1099" Type="http://schemas.openxmlformats.org/officeDocument/2006/relationships/hyperlink" Target="https://ucd-serg.github.io/lab-manual/appendix-copilot-instructions.html" TargetMode="External"/><Relationship Id="rId1101" Type="http://schemas.openxmlformats.org/officeDocument/2006/relationships/hyperlink" Target="https://ucd-serg.github.io/lab-manual/appendix-copilot-setup-steps.html" TargetMode="External"/><Relationship Id="rId595" Type="http://schemas.openxmlformats.org/officeDocument/2006/relationships/hyperlink" Target="https://ucd-serg.github.io/lab-manual/coding-practices.html#file-headers" TargetMode="External"/><Relationship Id="rId598" Type="http://schemas.openxmlformats.org/officeDocument/2006/relationships/hyperlink" Target="https://ucd-serg.github.io/lab-manual/coding-practices.html#function-documentation" TargetMode="External"/><Relationship Id="rId906" Type="http://schemas.openxmlformats.org/officeDocument/2006/relationships/hyperlink" Target="https://ucd-serg.github.io/lab-manual/coding-style.html" TargetMode="External"/><Relationship Id="rId601" Type="http://schemas.openxmlformats.org/officeDocument/2006/relationships/hyperlink" Target="https://ucd-serg.github.io/lab-manual/unix.html#example-code-for-runfilesavelogs" TargetMode="External"/><Relationship Id="rId920" Type="http://schemas.openxmlformats.org/officeDocument/2006/relationships/hyperlink" Target="https://ucdavisdatalab.github.io/install_guides/" TargetMode="External"/><Relationship Id="rId91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36"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858" Type="http://schemas.openxmlformats.org/officeDocument/2006/relationships/hyperlink" Target="https://www.anthropic.com/claude-code" TargetMode="External"/><Relationship Id="rId994"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62" Type="http://schemas.openxmlformats.org/officeDocument/2006/relationships/hyperlink" Target="https://www.chriswrites.com/how-to-change-file-permissions-using-the-terminal/" TargetMode="External"/><Relationship Id="rId998" Type="http://schemas.openxmlformats.org/officeDocument/2006/relationships/hyperlink" Target="https://www.danieldsjoberg.com/gtsummary/" TargetMode="External"/><Relationship Id="rId915"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504" Type="http://schemas.openxmlformats.org/officeDocument/2006/relationships/hyperlink" Target="https://www.git-scm.com/docs/gitignore#_pattern_format" TargetMode="External"/><Relationship Id="rId537" Type="http://schemas.openxmlformats.org/officeDocument/2006/relationships/hyperlink" Target="https://www.githubstatus.com/" TargetMode="External"/><Relationship Id="rId953" Type="http://schemas.openxmlformats.org/officeDocument/2006/relationships/hyperlink" Target="https://www.globalcodeofconduct.org/" TargetMode="External"/><Relationship Id="rId652" Type="http://schemas.openxmlformats.org/officeDocument/2006/relationships/hyperlink" Target="https://www.gnu.org/software/screen/" TargetMode="External"/><Relationship Id="rId573" Type="http://schemas.openxmlformats.org/officeDocument/2006/relationships/hyperlink" Target="https://www.howtogeek.com/118594/how-to-edit-your-system-path-for-easy-command-line-access/" TargetMode="External"/><Relationship Id="rId993" Type="http://schemas.openxmlformats.org/officeDocument/2006/relationships/hyperlink" Target="https://www.medrxiv.org/" TargetMode="External"/><Relationship Id="rId881" Type="http://schemas.openxmlformats.org/officeDocument/2006/relationships/hyperlink" Target="https://www.msys2.org/" TargetMode="External"/><Relationship Id="rId961" Type="http://schemas.openxmlformats.org/officeDocument/2006/relationships/hyperlink" Target="https://www.nature.com/articles/d41586-021-03603-2" TargetMode="External"/><Relationship Id="rId951" Type="http://schemas.openxmlformats.org/officeDocument/2006/relationships/hyperlink" Target="https://www.niaid.nih.gov/grants-contracts/write-grant-application" TargetMode="External"/><Relationship Id="rId734"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922" Type="http://schemas.openxmlformats.org/officeDocument/2006/relationships/hyperlink" Target="https://www.rstudio.com/wp-content/uploads/2015/02/data-wrangling-cheatsheet.pdf" TargetMode="External"/><Relationship Id="rId925" Type="http://schemas.openxmlformats.org/officeDocument/2006/relationships/hyperlink" Target="https://www.rstudio.com/wp-content/uploads/2015/02/rmarkdown-cheatsheet.pdf" TargetMode="External"/><Relationship Id="rId923" Type="http://schemas.openxmlformats.org/officeDocument/2006/relationships/hyperlink" Target="https://www.rstudio.com/wp-content/uploads/2015/03/ggplot2-cheatsheet.pdf" TargetMode="External"/><Relationship Id="rId943"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363" Type="http://schemas.openxmlformats.org/officeDocument/2006/relationships/hyperlink" Target="https://www.tidyverse.org/blog/2022/10/tidyselect-1-2-0/" TargetMode="External"/><Relationship Id="rId959" Type="http://schemas.openxmlformats.org/officeDocument/2006/relationships/hyperlink" Target="https://www.training.nih.gov/career-services/" TargetMode="External"/><Relationship Id="rId962" Type="http://schemas.openxmlformats.org/officeDocument/2006/relationships/hyperlink" Target="https://www.youtube.com/watch?v=1RwJbhkCA58" TargetMode="External"/><Relationship Id="rId944" Type="http://schemas.openxmlformats.org/officeDocument/2006/relationships/hyperlink" Target="https://www.youtube.com/watch?v=1RwJbhkCA58&amp;t=1171s" TargetMode="External"/><Relationship Id="rId1034"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94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2026-07-02T09:29:25Z</dcterms:created>
  <dcterms:modified xsi:type="dcterms:W3CDTF">2026-07-02T09:29:25Z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