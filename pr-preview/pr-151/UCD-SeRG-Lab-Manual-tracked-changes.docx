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17.4.8</w:t>
        </w:r>
      </w:hyperlink>
      <w:r>
        <w:t xml:space="preserve"> </w:t>
      </w:r>
      <w:r>
        <w:t xml:space="preserve">in the Working with AI chapter.</w:t>
      </w:r>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19"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18"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17"/>
    <w:bookmarkEnd w:id="418"/>
    <w:bookmarkEnd w:id="419"/>
    <w:bookmarkStart w:id="434" w:name="code-publication"/>
    <w:p>
      <w:pPr>
        <w:pStyle w:val="Heading1"/>
      </w:pPr>
      <w:r>
        <w:t xml:space="preserve">14. Code Publication</w:t>
      </w:r>
    </w:p>
    <w:p>
      <w:pPr>
        <w:pStyle w:val="FirstParagraph"/>
      </w:pPr>
      <w:r>
        <w:t xml:space="preserve">Adapted by UCD-SeRG team from</w:t>
      </w:r>
      <w:r>
        <w:t xml:space="preserve"> </w:t>
      </w:r>
      <w:hyperlink r:id="rId420">
        <w:r>
          <w:rPr>
            <w:rStyle w:val="Hyperlink"/>
          </w:rPr>
          <w:t xml:space="preserve">original by Nolan Pokpongkiat</w:t>
        </w:r>
      </w:hyperlink>
    </w:p>
    <w:bookmarkStart w:id="421"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1"/>
    <w:bookmarkStart w:id="42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2">
        <w:r>
          <w:rPr>
            <w:rStyle w:val="Hyperlink"/>
          </w:rPr>
          <w:t xml:space="preserve">here.</w:t>
        </w:r>
      </w:hyperlink>
    </w:p>
    <w:bookmarkEnd w:id="423"/>
    <w:bookmarkStart w:id="42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4"/>
    <w:bookmarkStart w:id="42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5">
        <w:r>
          <w:rPr>
            <w:rStyle w:val="Hyperlink"/>
          </w:rPr>
          <w:t xml:space="preserve">here.</w:t>
        </w:r>
      </w:hyperlink>
    </w:p>
    <w:bookmarkEnd w:id="426"/>
    <w:bookmarkStart w:id="42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27"/>
    <w:bookmarkStart w:id="42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8">
        <w:r>
          <w:rPr>
            <w:rStyle w:val="Hyperlink"/>
          </w:rPr>
          <w:t xml:space="preserve">here.</w:t>
        </w:r>
      </w:hyperlink>
    </w:p>
    <w:bookmarkEnd w:id="429"/>
    <w:bookmarkStart w:id="43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0"/>
    <w:bookmarkStart w:id="43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1"/>
    <w:bookmarkStart w:id="43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2">
        <w:r>
          <w:rPr>
            <w:rStyle w:val="Hyperlink"/>
          </w:rPr>
          <w:t xml:space="preserve">here.</w:t>
        </w:r>
      </w:hyperlink>
    </w:p>
    <w:p>
      <w:r>
        <w:br w:type="page"/>
      </w:r>
    </w:p>
    <w:bookmarkEnd w:id="433"/>
    <w:bookmarkEnd w:id="434"/>
    <w:bookmarkStart w:id="454"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5">
        <w:r>
          <w:rPr>
            <w:rStyle w:val="Hyperlink"/>
          </w:rPr>
          <w:t xml:space="preserve">Proctor-UCSF Lab Manual</w:t>
        </w:r>
      </w:hyperlink>
    </w:p>
    <w:bookmarkStart w:id="43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6"/>
    <w:bookmarkStart w:id="44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3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37"/>
    <w:bookmarkStart w:id="43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8"/>
    <w:bookmarkStart w:id="44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9">
        <w:r>
          <w:rPr>
            <w:rStyle w:val="Hyperlink"/>
          </w:rPr>
          <w:t xml:space="preserve">UC Davis DataLab GIS workshops</w:t>
        </w:r>
      </w:hyperlink>
      <w:r>
        <w:t xml:space="preserve">, including resources on QGIS and spatial SQL.</w:t>
      </w:r>
    </w:p>
    <w:bookmarkEnd w:id="440"/>
    <w:bookmarkEnd w:id="441"/>
    <w:bookmarkStart w:id="445" w:name="create-public-ids"/>
    <w:p>
      <w:pPr>
        <w:pStyle w:val="Heading2"/>
      </w:pPr>
      <w:r>
        <w:t xml:space="preserve">15.3 Create public IDs</w:t>
      </w:r>
    </w:p>
    <w:bookmarkStart w:id="44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2"/>
    <w:bookmarkStart w:id="44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3"/>
    <w:bookmarkStart w:id="44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4"/>
    <w:bookmarkEnd w:id="445"/>
    <w:bookmarkStart w:id="450"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47">
        <w:r>
          <w:rPr>
            <w:rStyle w:val="Hyperlink"/>
          </w:rPr>
          <w:t xml:space="preserve">UC Davis DataLab workshop on data documentation</w:t>
        </w:r>
      </w:hyperlink>
      <w:r>
        <w:t xml:space="preserve">.</w:t>
      </w:r>
    </w:p>
    <w:bookmarkStart w:id="449"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48">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49"/>
    <w:bookmarkEnd w:id="450"/>
    <w:bookmarkStart w:id="451"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1"/>
    <w:bookmarkStart w:id="452"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2"/>
    <w:bookmarkStart w:id="453"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3"/>
    <w:bookmarkEnd w:id="454"/>
    <w:bookmarkStart w:id="474" w:name="sec-slurm"/>
    <w:p>
      <w:pPr>
        <w:pStyle w:val="Heading1"/>
      </w:pPr>
      <w:r>
        <w:t xml:space="preserve">16. High-performance computing (HPC)</w:t>
      </w:r>
    </w:p>
    <w:p>
      <w:pPr>
        <w:pStyle w:val="FirstParagraph"/>
      </w:pPr>
      <w:r>
        <w:t xml:space="preserve">Adapted by UCD-SeRG team from</w:t>
      </w:r>
      <w:r>
        <w:t xml:space="preserve"> </w:t>
      </w:r>
      <w:hyperlink r:id="rId45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9" w:name="uc-davis-computing-resources"/>
    <w:p>
      <w:pPr>
        <w:pStyle w:val="Heading2"/>
      </w:pPr>
      <w:r>
        <w:t xml:space="preserve">16.1 UC Davis Computing Resources</w:t>
      </w:r>
    </w:p>
    <w:bookmarkStart w:id="458"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5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8"/>
    <w:bookmarkEnd w:id="459"/>
    <w:bookmarkStart w:id="461"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0"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0"/>
    <w:bookmarkEnd w:id="461"/>
    <w:bookmarkStart w:id="462"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2"/>
    <w:bookmarkStart w:id="463"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6">
        <w:r>
          <w:rPr>
            <w:rStyle w:val="Hyperlink"/>
          </w:rPr>
          <w:t xml:space="preserve">hpc.ucdavis.edu</w:t>
        </w:r>
      </w:hyperlink>
      <w:r>
        <w:t xml:space="preserve"> </w:t>
      </w:r>
      <w:r>
        <w:t xml:space="preserve">for support information.</w:t>
      </w:r>
    </w:p>
    <w:bookmarkEnd w:id="463"/>
    <w:bookmarkStart w:id="467"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4"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4"/>
    <w:bookmarkStart w:id="465"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5"/>
    <w:bookmarkStart w:id="466"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6"/>
    <w:bookmarkEnd w:id="467"/>
    <w:bookmarkStart w:id="472" w:name="storage-group-storage-access"/>
    <w:p>
      <w:pPr>
        <w:pStyle w:val="Heading2"/>
      </w:pPr>
      <w:r>
        <w:t xml:space="preserve">16.6 Storage &amp; group storage access</w:t>
      </w:r>
    </w:p>
    <w:bookmarkStart w:id="468"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6">
        <w:r>
          <w:rPr>
            <w:rStyle w:val="Hyperlink"/>
          </w:rPr>
          <w:t xml:space="preserve">UC Davis HPC documentation</w:t>
        </w:r>
      </w:hyperlink>
      <w:r>
        <w:t xml:space="preserve"> </w:t>
      </w:r>
      <w:r>
        <w:t xml:space="preserve">for specific storage options and quotas.</w:t>
      </w:r>
    </w:p>
    <w:bookmarkEnd w:id="468"/>
    <w:bookmarkStart w:id="469"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9"/>
    <w:bookmarkStart w:id="471"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1"/>
    <w:bookmarkEnd w:id="472"/>
    <w:bookmarkStart w:id="473"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3"/>
    <w:bookmarkEnd w:id="474"/>
    <w:bookmarkStart w:id="573" w:name="working-with-ai"/>
    <w:p>
      <w:pPr>
        <w:pStyle w:val="Heading1"/>
      </w:pPr>
      <w:r>
        <w:t xml:space="preserve">17. Working with AI</w:t>
      </w:r>
    </w:p>
    <w:p>
      <w:pPr>
        <w:pStyle w:val="FirstParagraph"/>
      </w:pPr>
      <w:hyperlink r:id="rId47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8"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warning.png" id="4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8"/>
    <w:bookmarkStart w:id="479"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9"/>
    <w:bookmarkStart w:id="480"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0"/>
    <w:bookmarkStart w:id="572" w:name="coding-agents"/>
    <w:p>
      <w:pPr>
        <w:pStyle w:val="Heading2"/>
      </w:pPr>
      <w:r>
        <w:t xml:space="preserve">17.4 Coding Agents</w:t>
      </w:r>
    </w:p>
    <w:p>
      <w:pPr>
        <w:pStyle w:val="FirstParagraph"/>
      </w:pPr>
      <w:r>
        <w:t xml:space="preserve">We recommend working with</w:t>
      </w:r>
      <w:r>
        <w:t xml:space="preserve"> </w:t>
      </w:r>
      <w:hyperlink r:id="rId481">
        <w:r>
          <w:rPr>
            <w:rStyle w:val="Hyperlink"/>
            <w:b/>
            <w:bCs/>
          </w:rPr>
          <w:t xml:space="preserve">AI coding agents</w:t>
        </w:r>
      </w:hyperlink>
      <w:r>
        <w:t xml:space="preserve"> </w:t>
      </w:r>
      <w:r>
        <w:t xml:space="preserve">to</w:t>
      </w:r>
      <w:r>
        <w:t xml:space="preserve"> </w:t>
      </w:r>
      <w:hyperlink r:id="rId475">
        <w:r>
          <w:rPr>
            <w:rStyle w:val="Hyperlink"/>
          </w:rPr>
          <w:t xml:space="preserve">help you code</w:t>
        </w:r>
      </w:hyperlink>
      <w:r>
        <w:t xml:space="preserve">.</w:t>
      </w:r>
    </w:p>
    <w:bookmarkStart w:id="483" w:name="what-are-ai-coding-agents"/>
    <w:p>
      <w:pPr>
        <w:pStyle w:val="Heading3"/>
      </w:pPr>
      <w:r>
        <w:t xml:space="preserve">17.4.1 What are AI coding agents?</w:t>
      </w:r>
    </w:p>
    <w:p>
      <w:pPr>
        <w:pStyle w:val="FirstParagraph"/>
      </w:pPr>
      <w:r>
        <w:t xml:space="preserve">AI coding agents are</w:t>
      </w:r>
      <w:r>
        <w:t xml:space="preserve"> </w:t>
      </w:r>
      <w:hyperlink r:id="rId48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3"/>
        </w:numPr>
      </w:pPr>
      <w:r>
        <w:t xml:space="preserve">Reviewing the agent’s work</w:t>
      </w:r>
    </w:p>
    <w:p>
      <w:pPr>
        <w:pStyle w:val="Compact"/>
        <w:numPr>
          <w:ilvl w:val="0"/>
          <w:numId w:val="1143"/>
        </w:numPr>
      </w:pPr>
      <w:r>
        <w:t xml:space="preserve">Ensuring the solution meets requirements</w:t>
      </w:r>
    </w:p>
    <w:p>
      <w:pPr>
        <w:pStyle w:val="Compact"/>
        <w:numPr>
          <w:ilvl w:val="0"/>
          <w:numId w:val="1143"/>
        </w:numPr>
      </w:pPr>
      <w:r>
        <w:t xml:space="preserve">Verifying code quality and security</w:t>
      </w:r>
    </w:p>
    <w:p>
      <w:pPr>
        <w:pStyle w:val="Compact"/>
        <w:numPr>
          <w:ilvl w:val="0"/>
          <w:numId w:val="1143"/>
        </w:numPr>
      </w:pPr>
      <w:r>
        <w:t xml:space="preserve">Making the final decision to merge changes</w:t>
      </w:r>
    </w:p>
    <w:bookmarkEnd w:id="483"/>
    <w:bookmarkStart w:id="491" w:name="X9f4c11ae04cc9485e43baf6a6309f5c2ca7049b"/>
    <w:p>
      <w:pPr>
        <w:pStyle w:val="Heading3"/>
      </w:pPr>
      <w:r>
        <w:t xml:space="preserve">17.4.2 AI Agents and the Technological Singularity</w:t>
      </w:r>
    </w:p>
    <w:p>
      <w:pPr>
        <w:pStyle w:val="FirstParagraph"/>
      </w:pPr>
      <w:r>
        <w:t xml:space="preserve">The emergence of sophisticated</w:t>
      </w:r>
      <w:r>
        <w:t xml:space="preserve"> </w:t>
      </w:r>
      <w:hyperlink r:id="rId48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8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86" w:name="what-is-the-technological-singularity"/>
    <w:p>
      <w:pPr>
        <w:pStyle w:val="Heading4"/>
      </w:pPr>
      <w:r>
        <w:t xml:space="preserve">17.4.2.1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86"/>
    <w:bookmarkStart w:id="487" w:name="X6232a8e050102ddacd6ff22d335da20b6c2adec"/>
    <w:p>
      <w:pPr>
        <w:pStyle w:val="Heading4"/>
      </w:pPr>
      <w:r>
        <w:t xml:space="preserve">17.4.2.2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87"/>
    <w:bookmarkStart w:id="488" w:name="why-this-matters-for-responsible-ai-use"/>
    <w:p>
      <w:pPr>
        <w:pStyle w:val="Heading4"/>
      </w:pPr>
      <w:r>
        <w:t xml:space="preserve">17.4.2.3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88"/>
    <w:bookmarkStart w:id="490" w:name="further-reading"/>
    <w:p>
      <w:pPr>
        <w:pStyle w:val="Heading4"/>
      </w:pPr>
      <w:r>
        <w:t xml:space="preserve">17.4.2.4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489">
        <w:r>
          <w:rPr>
            <w:rStyle w:val="Hyperlink"/>
          </w:rPr>
          <w:t xml:space="preserve">“I Thought I Was in an AI Apocalypse. Then I Started Looking Closer.”</w:t>
        </w:r>
      </w:hyperlink>
    </w:p>
    <w:bookmarkEnd w:id="490"/>
    <w:bookmarkEnd w:id="491"/>
    <w:bookmarkStart w:id="508" w:name="relative-advantages-of-ai-and-humans"/>
    <w:p>
      <w:pPr>
        <w:pStyle w:val="Heading3"/>
      </w:pPr>
      <w:r>
        <w:t xml:space="preserve">17.4.3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06" w:name="Xd4b14538cacfc1a6b4e96642aaf3a62c42920b7"/>
    <w:p>
      <w:pPr>
        <w:pStyle w:val="Heading4"/>
      </w:pPr>
      <w:r>
        <w:t xml:space="preserve">17.4.3.1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9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9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0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94" name="Picture"/>
                        <a:graphic>
                          <a:graphicData uri="http://schemas.openxmlformats.org/drawingml/2006/picture">
                            <pic:pic>
                              <pic:nvPicPr>
                                <pic:cNvPr descr="assets/images/The-Matrix-Neo-Flying.png" id="495" name="Picture"/>
                                <pic:cNvPicPr>
                                  <a:picLocks noChangeArrowheads="1" noChangeAspect="1"/>
                                </pic:cNvPicPr>
                              </pic:nvPicPr>
                              <pic:blipFill>
                                <a:blip r:embed="rId49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97" name="Picture"/>
                        <a:graphic>
                          <a:graphicData uri="http://schemas.openxmlformats.org/drawingml/2006/picture">
                            <pic:pic>
                              <pic:nvPicPr>
                                <pic:cNvPr descr="assets/images/agent-smith-no-its-not-fair.jpg" id="498" name="Picture"/>
                                <pic:cNvPicPr>
                                  <a:picLocks noChangeArrowheads="1" noChangeAspect="1"/>
                                </pic:cNvPicPr>
                              </pic:nvPicPr>
                              <pic:blipFill>
                                <a:blip r:embed="rId49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00" name="Picture"/>
                        <a:graphic>
                          <a:graphicData uri="http://schemas.openxmlformats.org/drawingml/2006/picture">
                            <pic:pic>
                              <pic:nvPicPr>
                                <pic:cNvPr descr="assets/images/sad-keanu.png" id="501" name="Picture"/>
                                <pic:cNvPicPr>
                                  <a:picLocks noChangeArrowheads="1" noChangeAspect="1"/>
                                </pic:cNvPicPr>
                              </pic:nvPicPr>
                              <pic:blipFill>
                                <a:blip r:embed="rId49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03" name="Picture"/>
                        <a:graphic>
                          <a:graphicData uri="http://schemas.openxmlformats.org/drawingml/2006/picture">
                            <pic:pic>
                              <pic:nvPicPr>
                                <pic:cNvPr descr="assets/images/grinning-smith.png" id="504" name="Picture"/>
                                <pic:cNvPicPr>
                                  <a:picLocks noChangeArrowheads="1" noChangeAspect="1"/>
                                </pic:cNvPicPr>
                              </pic:nvPicPr>
                              <pic:blipFill>
                                <a:blip r:embed="rId50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0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6"/>
        </w:numPr>
      </w:pPr>
      <w:r>
        <w:t xml:space="preserve">Supervise and validate AI-generated code</w:t>
      </w:r>
    </w:p>
    <w:p>
      <w:pPr>
        <w:pStyle w:val="Compact"/>
        <w:numPr>
          <w:ilvl w:val="0"/>
          <w:numId w:val="1146"/>
        </w:numPr>
      </w:pPr>
      <w:r>
        <w:t xml:space="preserve">Handle edge cases that agents struggle with</w:t>
      </w:r>
    </w:p>
    <w:p>
      <w:pPr>
        <w:pStyle w:val="Compact"/>
        <w:numPr>
          <w:ilvl w:val="0"/>
          <w:numId w:val="1146"/>
        </w:numPr>
      </w:pPr>
      <w:r>
        <w:t xml:space="preserve">Make creative decisions about architecture and design</w:t>
      </w:r>
    </w:p>
    <w:p>
      <w:pPr>
        <w:pStyle w:val="Compact"/>
        <w:numPr>
          <w:ilvl w:val="0"/>
          <w:numId w:val="1146"/>
        </w:numPr>
      </w:pPr>
      <w:r>
        <w:t xml:space="preserve">Understand when agent suggestions are incorrect or suboptimal</w:t>
      </w:r>
    </w:p>
    <w:bookmarkEnd w:id="506"/>
    <w:bookmarkStart w:id="507" w:name="future-developments-world-models"/>
    <w:p>
      <w:pPr>
        <w:pStyle w:val="Heading4"/>
      </w:pPr>
      <w:r>
        <w:t xml:space="preserve">17.4.3.2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07"/>
    <w:bookmarkEnd w:id="508"/>
    <w:bookmarkStart w:id="521" w:name="how-to-work-with-coding-agents"/>
    <w:p>
      <w:pPr>
        <w:pStyle w:val="Heading3"/>
      </w:pPr>
      <w:r>
        <w:t xml:space="preserve">17.4.4 How to Work with Coding Agents</w:t>
      </w:r>
    </w:p>
    <w:p>
      <w:pPr>
        <w:pStyle w:val="FirstParagraph"/>
      </w:pPr>
      <w:r>
        <w:t xml:space="preserve">GitHub Copilot coding agents can be used in several ways to automate development tasks:</w:t>
      </w:r>
    </w:p>
    <w:bookmarkStart w:id="509" w:name="assigning-issues-to-copilot"/>
    <w:p>
      <w:pPr>
        <w:pStyle w:val="Heading4"/>
      </w:pPr>
      <w:r>
        <w:t xml:space="preserve">17.4.4.1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8"/>
        </w:numPr>
      </w:pPr>
      <w:r>
        <w:rPr>
          <w:b/>
          <w:bCs/>
        </w:rPr>
        <w:t xml:space="preserve">On GitHub.com</w:t>
      </w:r>
      <w:r>
        <w:t xml:space="preserve">:</w:t>
      </w:r>
      <w:r>
        <w:t xml:space="preserve"> </w:t>
      </w:r>
      <w:r>
        <w:t xml:space="preserve">Navigate to an issue and assign it to Copilot in the assignees section</w:t>
      </w:r>
    </w:p>
    <w:p>
      <w:pPr>
        <w:numPr>
          <w:ilvl w:val="0"/>
          <w:numId w:val="114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8"/>
        </w:numPr>
      </w:pPr>
      <w:r>
        <w:rPr>
          <w:b/>
          <w:bCs/>
        </w:rPr>
        <w:t xml:space="preserve">From Copilot Chat</w:t>
      </w:r>
      <w:r>
        <w:t xml:space="preserve">:</w:t>
      </w:r>
      <w:r>
        <w:t xml:space="preserve"> </w:t>
      </w:r>
      <w:r>
        <w:t xml:space="preserve">Delegate tasks to Copilot directly from the chat interface in supported editors</w:t>
      </w:r>
    </w:p>
    <w:bookmarkEnd w:id="509"/>
    <w:bookmarkStart w:id="510" w:name="the-agent-workflow"/>
    <w:p>
      <w:pPr>
        <w:pStyle w:val="Heading4"/>
      </w:pPr>
      <w:r>
        <w:t xml:space="preserve">17.4.4.2 The Agent Workflow</w:t>
      </w:r>
    </w:p>
    <w:p>
      <w:pPr>
        <w:pStyle w:val="FirstParagraph"/>
      </w:pPr>
      <w:r>
        <w:t xml:space="preserve">Once assigned an issue,</w:t>
      </w:r>
      <w:r>
        <w:t xml:space="preserve"> </w:t>
      </w:r>
      <w:r>
        <w:t xml:space="preserve">the coding agent follows an autonomous workflow:</w:t>
      </w:r>
    </w:p>
    <w:p>
      <w:pPr>
        <w:numPr>
          <w:ilvl w:val="0"/>
          <w:numId w:val="114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9"/>
        </w:numPr>
      </w:pPr>
      <w:r>
        <w:rPr>
          <w:b/>
          <w:bCs/>
        </w:rPr>
        <w:t xml:space="preserve">Planning</w:t>
      </w:r>
      <w:r>
        <w:t xml:space="preserve">:</w:t>
      </w:r>
      <w:r>
        <w:t xml:space="preserve"> </w:t>
      </w:r>
      <w:r>
        <w:t xml:space="preserve">Determines what changes are needed and creates a work plan</w:t>
      </w:r>
    </w:p>
    <w:p>
      <w:pPr>
        <w:numPr>
          <w:ilvl w:val="0"/>
          <w:numId w:val="114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10"/>
    <w:bookmarkStart w:id="513" w:name="example-this-document"/>
    <w:p>
      <w:pPr>
        <w:pStyle w:val="Heading4"/>
      </w:pPr>
      <w:r>
        <w:t xml:space="preserve">17.4.4.3 Example: This Document</w:t>
      </w:r>
    </w:p>
    <w:p>
      <w:pPr>
        <w:pStyle w:val="FirstParagraph"/>
      </w:pPr>
      <w:r>
        <w:t xml:space="preserve">This very section you’re reading was created through the coding agent workflow:</w:t>
      </w:r>
    </w:p>
    <w:p>
      <w:pPr>
        <w:numPr>
          <w:ilvl w:val="0"/>
          <w:numId w:val="1150"/>
        </w:numPr>
      </w:pPr>
      <w:r>
        <w:rPr>
          <w:b/>
          <w:bCs/>
        </w:rPr>
        <w:t xml:space="preserve">Issue created</w:t>
      </w:r>
      <w:r>
        <w:t xml:space="preserve">:</w:t>
      </w:r>
      <w:r>
        <w:t xml:space="preserve"> </w:t>
      </w:r>
      <w:hyperlink r:id="rId5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0"/>
        </w:numPr>
      </w:pPr>
      <w:r>
        <w:rPr>
          <w:b/>
          <w:bCs/>
        </w:rPr>
        <w:t xml:space="preserve">Agent assigned</w:t>
      </w:r>
      <w:r>
        <w:t xml:space="preserve">: The issue was assigned to</w:t>
      </w:r>
      <w:r>
        <w:t xml:space="preserve"> </w:t>
      </w:r>
      <w:r>
        <w:rPr>
          <w:rStyle w:val="VerbatimChar"/>
        </w:rPr>
        <w:t xml:space="preserve">@copilot</w:t>
      </w:r>
    </w:p>
    <w:p>
      <w:pPr>
        <w:numPr>
          <w:ilvl w:val="0"/>
          <w:numId w:val="115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0"/>
        </w:numPr>
      </w:pPr>
      <w:r>
        <w:rPr>
          <w:b/>
          <w:bCs/>
        </w:rPr>
        <w:t xml:space="preserve">Pull request</w:t>
      </w:r>
      <w:r>
        <w:t xml:space="preserve">:</w:t>
      </w:r>
      <w:r>
        <w:t xml:space="preserve"> </w:t>
      </w:r>
      <w:hyperlink r:id="rId5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13"/>
    <w:bookmarkStart w:id="514" w:name="collaborating-with-coding-agents"/>
    <w:p>
      <w:pPr>
        <w:pStyle w:val="Heading4"/>
      </w:pPr>
      <w:r>
        <w:t xml:space="preserve">17.4.4.4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2"/>
        </w:numPr>
      </w:pPr>
      <w:r>
        <w:t xml:space="preserve">Need to be manually resolved</w:t>
      </w:r>
    </w:p>
    <w:p>
      <w:pPr>
        <w:pStyle w:val="Compact"/>
        <w:numPr>
          <w:ilvl w:val="0"/>
          <w:numId w:val="1152"/>
        </w:numPr>
      </w:pPr>
      <w:r>
        <w:t xml:space="preserve">May confuse both human and AI collaborators</w:t>
      </w:r>
    </w:p>
    <w:p>
      <w:pPr>
        <w:pStyle w:val="Compact"/>
        <w:numPr>
          <w:ilvl w:val="0"/>
          <w:numId w:val="115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14"/>
    <w:bookmarkStart w:id="515" w:name="directly-prompting-for-pull-requests"/>
    <w:p>
      <w:pPr>
        <w:pStyle w:val="Heading4"/>
      </w:pPr>
      <w:r>
        <w:t xml:space="preserve">17.4.4.5 Directly Prompting for Pull Requests</w:t>
      </w:r>
    </w:p>
    <w:p>
      <w:pPr>
        <w:pStyle w:val="FirstParagraph"/>
      </w:pPr>
      <w:r>
        <w:t xml:space="preserve">You can also prompt Copilot to create pull requests without first creating an issue:</w:t>
      </w:r>
    </w:p>
    <w:p>
      <w:pPr>
        <w:pStyle w:val="Compact"/>
        <w:numPr>
          <w:ilvl w:val="0"/>
          <w:numId w:val="1153"/>
        </w:numPr>
      </w:pPr>
      <w:r>
        <w:t xml:space="preserve">Use Copilot Chat in your editor to describe the changes you want</w:t>
      </w:r>
    </w:p>
    <w:p>
      <w:pPr>
        <w:pStyle w:val="Compact"/>
        <w:numPr>
          <w:ilvl w:val="0"/>
          <w:numId w:val="1153"/>
        </w:numPr>
      </w:pPr>
      <w:r>
        <w:t xml:space="preserve">The agent will analyze your request and create a pull request</w:t>
      </w:r>
    </w:p>
    <w:p>
      <w:pPr>
        <w:pStyle w:val="Compact"/>
        <w:numPr>
          <w:ilvl w:val="0"/>
          <w:numId w:val="1153"/>
        </w:numPr>
      </w:pPr>
      <w:r>
        <w:t xml:space="preserve">This is useful for quick fixes or well-defined tasks</w:t>
      </w:r>
    </w:p>
    <w:bookmarkEnd w:id="515"/>
    <w:bookmarkStart w:id="516" w:name="important-safeguards"/>
    <w:p>
      <w:pPr>
        <w:pStyle w:val="Heading4"/>
      </w:pPr>
      <w:r>
        <w:t xml:space="preserve">17.4.4.6 Important Safeguards</w:t>
      </w:r>
    </w:p>
    <w:p>
      <w:pPr>
        <w:pStyle w:val="Compact"/>
        <w:numPr>
          <w:ilvl w:val="0"/>
          <w:numId w:val="1154"/>
        </w:numPr>
      </w:pPr>
      <w:r>
        <w:rPr>
          <w:b/>
          <w:bCs/>
        </w:rPr>
        <w:t xml:space="preserve">Human approval required</w:t>
      </w:r>
      <w:r>
        <w:t xml:space="preserve">:</w:t>
      </w:r>
      <w:r>
        <w:t xml:space="preserve"> </w:t>
      </w:r>
      <w:r>
        <w:t xml:space="preserve">Coding agents cannot merge their own changes</w:t>
      </w:r>
    </w:p>
    <w:p>
      <w:pPr>
        <w:pStyle w:val="Compact"/>
        <w:numPr>
          <w:ilvl w:val="0"/>
          <w:numId w:val="115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4"/>
        </w:numPr>
      </w:pPr>
      <w:r>
        <w:rPr>
          <w:b/>
          <w:bCs/>
        </w:rPr>
        <w:t xml:space="preserve">Full transparency</w:t>
      </w:r>
      <w:r>
        <w:t xml:space="preserve">:</w:t>
      </w:r>
      <w:r>
        <w:t xml:space="preserve"> </w:t>
      </w:r>
      <w:r>
        <w:t xml:space="preserve">All agent actions are logged and visible in the PR</w:t>
      </w:r>
    </w:p>
    <w:bookmarkEnd w:id="516"/>
    <w:bookmarkStart w:id="520" w:name="workflow-approval-requirements"/>
    <w:p>
      <w:pPr>
        <w:pStyle w:val="Heading4"/>
      </w:pPr>
      <w:r>
        <w:t xml:space="preserve">17.4.4.7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6"/>
        </w:numPr>
      </w:pPr>
      <w:hyperlink r:id="rId5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6"/>
        </w:numPr>
      </w:pPr>
      <w:hyperlink r:id="rId5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19">
        <w:r>
          <w:rPr>
            <w:rStyle w:val="Hyperlink"/>
          </w:rPr>
          <w:t xml:space="preserve">GitHub Copilot coding agent documentation</w:t>
        </w:r>
      </w:hyperlink>
      <w:r>
        <w:t xml:space="preserve">.</w:t>
      </w:r>
    </w:p>
    <w:bookmarkEnd w:id="520"/>
    <w:bookmarkEnd w:id="521"/>
    <w:bookmarkStart w:id="524" w:name="useful-prompt-formats"/>
    <w:p>
      <w:pPr>
        <w:pStyle w:val="Heading3"/>
      </w:pPr>
      <w:r>
        <w:t xml:space="preserve">17.4.5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22" w:name="common-task-patterns"/>
    <w:p>
      <w:pPr>
        <w:pStyle w:val="Heading4"/>
      </w:pPr>
      <w:r>
        <w:t xml:space="preserve">17.4.5.1 Common Task Patterns</w:t>
      </w:r>
    </w:p>
    <w:p>
      <w:pPr>
        <w:pStyle w:val="FirstParagraph"/>
      </w:pPr>
      <w:r>
        <w:rPr>
          <w:b/>
          <w:bCs/>
        </w:rPr>
        <w:t xml:space="preserve">Tidying up code:</w:t>
      </w:r>
    </w:p>
    <w:p>
      <w:pPr>
        <w:pStyle w:val="Compact"/>
        <w:numPr>
          <w:ilvl w:val="0"/>
          <w:numId w:val="1157"/>
        </w:numPr>
      </w:pPr>
      <w:r>
        <w:t xml:space="preserve">“tidy up [file, function, module, whole project]”</w:t>
      </w:r>
    </w:p>
    <w:p>
      <w:pPr>
        <w:pStyle w:val="Compact"/>
        <w:numPr>
          <w:ilvl w:val="0"/>
          <w:numId w:val="1157"/>
        </w:numPr>
      </w:pPr>
      <w:r>
        <w:t xml:space="preserve">Useful for improving code organization, consistency, and readability</w:t>
      </w:r>
    </w:p>
    <w:p>
      <w:pPr>
        <w:pStyle w:val="Compact"/>
        <w:numPr>
          <w:ilvl w:val="0"/>
          <w:numId w:val="115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8"/>
        </w:numPr>
      </w:pPr>
      <w:r>
        <w:t xml:space="preserve">“address failing workflows”</w:t>
      </w:r>
    </w:p>
    <w:p>
      <w:pPr>
        <w:pStyle w:val="Compact"/>
        <w:numPr>
          <w:ilvl w:val="0"/>
          <w:numId w:val="1158"/>
        </w:numPr>
      </w:pPr>
      <w:r>
        <w:t xml:space="preserve">Helps fix continuous integration (CI) failures, build errors, or test failures</w:t>
      </w:r>
    </w:p>
    <w:p>
      <w:pPr>
        <w:pStyle w:val="Compact"/>
        <w:numPr>
          <w:ilvl w:val="0"/>
          <w:numId w:val="115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9"/>
        </w:numPr>
      </w:pPr>
      <w:r>
        <w:t xml:space="preserve">“decompose [function, quarto-file, etc]”</w:t>
      </w:r>
    </w:p>
    <w:p>
      <w:pPr>
        <w:pStyle w:val="Compact"/>
        <w:numPr>
          <w:ilvl w:val="0"/>
          <w:numId w:val="1159"/>
        </w:numPr>
      </w:pPr>
      <w:r>
        <w:t xml:space="preserve">Breaks down large or complex code into smaller, more manageable pieces</w:t>
      </w:r>
    </w:p>
    <w:p>
      <w:pPr>
        <w:pStyle w:val="Compact"/>
        <w:numPr>
          <w:ilvl w:val="0"/>
          <w:numId w:val="115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0"/>
        </w:numPr>
      </w:pPr>
      <w:r>
        <w:t xml:space="preserve">“update [links, content, etc]”</w:t>
      </w:r>
    </w:p>
    <w:p>
      <w:pPr>
        <w:pStyle w:val="Compact"/>
        <w:numPr>
          <w:ilvl w:val="0"/>
          <w:numId w:val="1160"/>
        </w:numPr>
      </w:pPr>
      <w:r>
        <w:t xml:space="preserve">Refreshes outdated information, fixes broken links, or modernizes code</w:t>
      </w:r>
    </w:p>
    <w:p>
      <w:pPr>
        <w:pStyle w:val="Compact"/>
        <w:numPr>
          <w:ilvl w:val="0"/>
          <w:numId w:val="116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1"/>
        </w:numPr>
      </w:pPr>
      <w:r>
        <w:t xml:space="preserve">“expand [a section in a document]”</w:t>
      </w:r>
    </w:p>
    <w:p>
      <w:pPr>
        <w:pStyle w:val="Compact"/>
        <w:numPr>
          <w:ilvl w:val="0"/>
          <w:numId w:val="1161"/>
        </w:numPr>
      </w:pPr>
      <w:r>
        <w:t xml:space="preserve">Adds more detail, examples, or explanation to existing content</w:t>
      </w:r>
    </w:p>
    <w:p>
      <w:pPr>
        <w:pStyle w:val="Compact"/>
        <w:numPr>
          <w:ilvl w:val="0"/>
          <w:numId w:val="116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2"/>
        </w:numPr>
      </w:pPr>
      <w:r>
        <w:t xml:space="preserve">“condense [a section in a document]”</w:t>
      </w:r>
    </w:p>
    <w:p>
      <w:pPr>
        <w:pStyle w:val="Compact"/>
        <w:numPr>
          <w:ilvl w:val="0"/>
          <w:numId w:val="1162"/>
        </w:numPr>
      </w:pPr>
      <w:r>
        <w:t xml:space="preserve">Reduces verbosity while preserving essential information</w:t>
      </w:r>
    </w:p>
    <w:p>
      <w:pPr>
        <w:pStyle w:val="Compact"/>
        <w:numPr>
          <w:ilvl w:val="0"/>
          <w:numId w:val="116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3"/>
        </w:numPr>
      </w:pPr>
      <w:r>
        <w:t xml:space="preserve">“clarify [a section in a document]”</w:t>
      </w:r>
    </w:p>
    <w:p>
      <w:pPr>
        <w:pStyle w:val="Compact"/>
        <w:numPr>
          <w:ilvl w:val="0"/>
          <w:numId w:val="1163"/>
        </w:numPr>
      </w:pPr>
      <w:r>
        <w:t xml:space="preserve">Improves clarity, removes ambiguity, or simplifies complex explanations</w:t>
      </w:r>
    </w:p>
    <w:p>
      <w:pPr>
        <w:pStyle w:val="Compact"/>
        <w:numPr>
          <w:ilvl w:val="0"/>
          <w:numId w:val="1163"/>
        </w:numPr>
      </w:pPr>
      <w:r>
        <w:t xml:space="preserve">Example:</w:t>
      </w:r>
      <w:r>
        <w:t xml:space="preserve"> </w:t>
      </w:r>
      <w:r>
        <w:t xml:space="preserve">“clarify the explanation of the analysis workflow”</w:t>
      </w:r>
    </w:p>
    <w:bookmarkEnd w:id="522"/>
    <w:bookmarkStart w:id="523" w:name="tips-for-effective-prompts"/>
    <w:p>
      <w:pPr>
        <w:pStyle w:val="Heading4"/>
      </w:pPr>
      <w:r>
        <w:t xml:space="preserve">17.4.5.2 Tips for Effective Prompts</w:t>
      </w:r>
    </w:p>
    <w:p>
      <w:pPr>
        <w:pStyle w:val="Compact"/>
        <w:numPr>
          <w:ilvl w:val="0"/>
          <w:numId w:val="1164"/>
        </w:numPr>
      </w:pPr>
      <w:r>
        <w:rPr>
          <w:b/>
          <w:bCs/>
        </w:rPr>
        <w:t xml:space="preserve">Be specific</w:t>
      </w:r>
      <w:r>
        <w:t xml:space="preserve">: Include file names, function names, or specific sections when possible</w:t>
      </w:r>
    </w:p>
    <w:p>
      <w:pPr>
        <w:pStyle w:val="Compact"/>
        <w:numPr>
          <w:ilvl w:val="0"/>
          <w:numId w:val="1164"/>
        </w:numPr>
      </w:pPr>
      <w:r>
        <w:rPr>
          <w:b/>
          <w:bCs/>
        </w:rPr>
        <w:t xml:space="preserve">Provide context</w:t>
      </w:r>
      <w:r>
        <w:t xml:space="preserve">: Explain what you want to achieve and why</w:t>
      </w:r>
    </w:p>
    <w:p>
      <w:pPr>
        <w:pStyle w:val="Compact"/>
        <w:numPr>
          <w:ilvl w:val="0"/>
          <w:numId w:val="1164"/>
        </w:numPr>
      </w:pPr>
      <w:r>
        <w:rPr>
          <w:b/>
          <w:bCs/>
        </w:rPr>
        <w:t xml:space="preserve">Set boundaries</w:t>
      </w:r>
      <w:r>
        <w:t xml:space="preserve">: Specify what should or shouldn’t change</w:t>
      </w:r>
    </w:p>
    <w:p>
      <w:pPr>
        <w:pStyle w:val="Compact"/>
        <w:numPr>
          <w:ilvl w:val="0"/>
          <w:numId w:val="1164"/>
        </w:numPr>
      </w:pPr>
      <w:r>
        <w:rPr>
          <w:b/>
          <w:bCs/>
        </w:rPr>
        <w:t xml:space="preserve">Request validation</w:t>
      </w:r>
      <w:r>
        <w:t xml:space="preserve">: Ask the agent to test or verify its changes when appropriate</w:t>
      </w:r>
    </w:p>
    <w:bookmarkEnd w:id="523"/>
    <w:bookmarkEnd w:id="524"/>
    <w:bookmarkStart w:id="531" w:name="sec-ai-addressing-failing-workflows"/>
    <w:p>
      <w:pPr>
        <w:pStyle w:val="Heading3"/>
      </w:pPr>
      <w:r>
        <w:t xml:space="preserve">17.4.6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25" w:name="X16724e8c4d0535f38e98d560729d113d43f9447"/>
    <w:p>
      <w:pPr>
        <w:pStyle w:val="Heading4"/>
      </w:pPr>
      <w:r>
        <w:t xml:space="preserve">17.4.6.1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5"/>
        </w:numPr>
      </w:pPr>
      <w:r>
        <w:t xml:space="preserve">“fix the code issues found by the failing workflows”</w:t>
      </w:r>
    </w:p>
    <w:p>
      <w:pPr>
        <w:pStyle w:val="Compact"/>
        <w:numPr>
          <w:ilvl w:val="0"/>
          <w:numId w:val="1165"/>
        </w:numPr>
      </w:pPr>
      <w:r>
        <w:t xml:space="preserve">“address the linting errors reported in the GitHub Actions checks”</w:t>
      </w:r>
    </w:p>
    <w:p>
      <w:pPr>
        <w:pStyle w:val="Compact"/>
        <w:numPr>
          <w:ilvl w:val="0"/>
          <w:numId w:val="1165"/>
        </w:numPr>
      </w:pPr>
      <w:r>
        <w:t xml:space="preserve">“fix the test failures in the CI pipeline”</w:t>
      </w:r>
    </w:p>
    <w:p>
      <w:pPr>
        <w:pStyle w:val="Compact"/>
        <w:numPr>
          <w:ilvl w:val="0"/>
          <w:numId w:val="116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25"/>
    <w:bookmarkStart w:id="528" w:name="X609a80533191ba40baf6d2372d9b8d862b0620d"/>
    <w:p>
      <w:pPr>
        <w:pStyle w:val="Heading4"/>
      </w:pPr>
      <w:r>
        <w:t xml:space="preserve">17.4.6.2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6"/>
        </w:numPr>
      </w:pPr>
      <w:r>
        <w:t xml:space="preserve">“fix the syntax error in the GitHub Actions workflow file at line X”</w:t>
      </w:r>
    </w:p>
    <w:p>
      <w:pPr>
        <w:pStyle w:val="Compact"/>
        <w:numPr>
          <w:ilvl w:val="0"/>
          <w:numId w:val="1166"/>
        </w:numPr>
      </w:pPr>
      <w:r>
        <w:t xml:space="preserve">“update the workflow to use the latest version of action Y”</w:t>
      </w:r>
    </w:p>
    <w:p>
      <w:pPr>
        <w:pStyle w:val="Compact"/>
        <w:numPr>
          <w:ilvl w:val="0"/>
          <w:numId w:val="116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warning.png" id="52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7"/>
              </w:numPr>
            </w:pPr>
            <w:r>
              <w:rPr>
                <w:b/>
                <w:bCs/>
              </w:rPr>
              <w:t xml:space="preserve">Review every line</w:t>
            </w:r>
            <w:r>
              <w:t xml:space="preserve"> </w:t>
            </w:r>
            <w:r>
              <w:t xml:space="preserve">of the proposed changes</w:t>
            </w:r>
          </w:p>
          <w:p>
            <w:pPr>
              <w:pStyle w:val="Compact"/>
              <w:numPr>
                <w:ilvl w:val="0"/>
                <w:numId w:val="1167"/>
              </w:numPr>
            </w:pPr>
            <w:r>
              <w:rPr>
                <w:b/>
                <w:bCs/>
              </w:rPr>
              <w:t xml:space="preserve">Verify</w:t>
            </w:r>
            <w:r>
              <w:t xml:space="preserve"> </w:t>
            </w:r>
            <w:r>
              <w:t xml:space="preserve">the changes only address the specific issue</w:t>
            </w:r>
          </w:p>
          <w:p>
            <w:pPr>
              <w:pStyle w:val="Compact"/>
              <w:numPr>
                <w:ilvl w:val="0"/>
                <w:numId w:val="1167"/>
              </w:numPr>
            </w:pPr>
            <w:r>
              <w:rPr>
                <w:b/>
                <w:bCs/>
              </w:rPr>
              <w:t xml:space="preserve">Check</w:t>
            </w:r>
            <w:r>
              <w:t xml:space="preserve"> </w:t>
            </w:r>
            <w:r>
              <w:t xml:space="preserve">that no new secret access or command execution has been added</w:t>
            </w:r>
          </w:p>
          <w:p>
            <w:pPr>
              <w:pStyle w:val="Compact"/>
              <w:numPr>
                <w:ilvl w:val="0"/>
                <w:numId w:val="116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17.4.11</w:t>
        </w:r>
      </w:hyperlink>
      <w:r>
        <w:t xml:space="preserve"> </w:t>
      </w:r>
      <w:r>
        <w:t xml:space="preserve">for more guidance.</w:t>
      </w:r>
    </w:p>
    <w:bookmarkEnd w:id="528"/>
    <w:bookmarkStart w:id="529" w:name="X73d86ac2fd20fdb79b2a5c7f2662f883788810e"/>
    <w:p>
      <w:pPr>
        <w:pStyle w:val="Heading4"/>
      </w:pPr>
      <w:r>
        <w:t xml:space="preserve">17.4.6.3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8"/>
        </w:numPr>
      </w:pPr>
      <w:r>
        <w:rPr>
          <w:b/>
          <w:bCs/>
        </w:rPr>
        <w:t xml:space="preserve">First, examine the workflow logs</w:t>
      </w:r>
      <w:r>
        <w:t xml:space="preserve">:</w:t>
      </w:r>
    </w:p>
    <w:p>
      <w:pPr>
        <w:pStyle w:val="Compact"/>
        <w:numPr>
          <w:ilvl w:val="1"/>
          <w:numId w:val="1169"/>
        </w:numPr>
      </w:pPr>
      <w:r>
        <w:t xml:space="preserve">Look at the error messages in the GitHub Actions tab</w:t>
      </w:r>
    </w:p>
    <w:p>
      <w:pPr>
        <w:pStyle w:val="Compact"/>
        <w:numPr>
          <w:ilvl w:val="1"/>
          <w:numId w:val="1169"/>
        </w:numPr>
      </w:pPr>
      <w:r>
        <w:t xml:space="preserve">Identify whether the error is in your code or the workflow itself</w:t>
      </w:r>
    </w:p>
    <w:p>
      <w:pPr>
        <w:pStyle w:val="Compact"/>
        <w:numPr>
          <w:ilvl w:val="1"/>
          <w:numId w:val="1169"/>
        </w:numPr>
      </w:pPr>
      <w:r>
        <w:t xml:space="preserve">Common code issues: test failures, linting errors, compilation errors</w:t>
      </w:r>
    </w:p>
    <w:p>
      <w:pPr>
        <w:pStyle w:val="Compact"/>
        <w:numPr>
          <w:ilvl w:val="1"/>
          <w:numId w:val="1169"/>
        </w:numPr>
      </w:pPr>
      <w:r>
        <w:t xml:space="preserve">Common workflow issues: YAML syntax errors, missing actions, permission errors</w:t>
      </w:r>
    </w:p>
    <w:p>
      <w:pPr>
        <w:pStyle w:val="Compact"/>
        <w:numPr>
          <w:ilvl w:val="0"/>
          <w:numId w:val="1168"/>
        </w:numPr>
      </w:pPr>
      <w:r>
        <w:rPr>
          <w:b/>
          <w:bCs/>
        </w:rPr>
        <w:t xml:space="preserve">Use a diagnostic prompt</w:t>
      </w:r>
      <w:r>
        <w:t xml:space="preserve">:</w:t>
      </w:r>
    </w:p>
    <w:p>
      <w:pPr>
        <w:pStyle w:val="Compact"/>
        <w:numPr>
          <w:ilvl w:val="1"/>
          <w:numId w:val="1170"/>
        </w:numPr>
      </w:pPr>
      <w:r>
        <w:t xml:space="preserve">“examine the failing workflow logs and identify whether the issue is in the code or the workflow configuration”</w:t>
      </w:r>
    </w:p>
    <w:p>
      <w:pPr>
        <w:pStyle w:val="Compact"/>
        <w:numPr>
          <w:ilvl w:val="1"/>
          <w:numId w:val="1170"/>
        </w:numPr>
      </w:pPr>
      <w:r>
        <w:t xml:space="preserve">“diagnose the root cause of the workflow failure”</w:t>
      </w:r>
    </w:p>
    <w:p>
      <w:pPr>
        <w:pStyle w:val="Compact"/>
        <w:numPr>
          <w:ilvl w:val="0"/>
          <w:numId w:val="116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29"/>
    <w:bookmarkStart w:id="530" w:name="additional-resources-2"/>
    <w:p>
      <w:pPr>
        <w:pStyle w:val="Heading4"/>
      </w:pPr>
      <w:r>
        <w:t xml:space="preserve">17.4.6.4 Additional Resources</w:t>
      </w:r>
    </w:p>
    <w:p>
      <w:pPr>
        <w:pStyle w:val="Compact"/>
        <w:numPr>
          <w:ilvl w:val="0"/>
          <w:numId w:val="117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1"/>
        </w:numPr>
      </w:pPr>
      <w:r>
        <w:t xml:space="preserve">See</w:t>
      </w:r>
      <w:r>
        <w:t xml:space="preserve"> </w:t>
      </w:r>
      <w:hyperlink w:anchor="sec-ai-best-practices">
        <w:r>
          <w:rPr>
            <w:rStyle w:val="Hyperlink"/>
          </w:rPr>
          <w:t xml:space="preserve">Section 17.4.8</w:t>
        </w:r>
      </w:hyperlink>
      <w:r>
        <w:t xml:space="preserve"> </w:t>
      </w:r>
      <w:r>
        <w:t xml:space="preserve">and</w:t>
      </w:r>
      <w:r>
        <w:t xml:space="preserve"> </w:t>
      </w:r>
      <w:hyperlink w:anchor="sec-ai-benefits-hazards">
        <w:r>
          <w:rPr>
            <w:rStyle w:val="Hyperlink"/>
          </w:rPr>
          <w:t xml:space="preserve">Section 17.4.7</w:t>
        </w:r>
      </w:hyperlink>
      <w:r>
        <w:t xml:space="preserve"> </w:t>
      </w:r>
      <w:r>
        <w:t xml:space="preserve">for security considerations with workflow files</w:t>
      </w:r>
    </w:p>
    <w:p>
      <w:pPr>
        <w:pStyle w:val="Compact"/>
        <w:numPr>
          <w:ilvl w:val="0"/>
          <w:numId w:val="1171"/>
        </w:numPr>
      </w:pPr>
      <w:r>
        <w:t xml:space="preserve">See</w:t>
      </w:r>
      <w:r>
        <w:t xml:space="preserve"> </w:t>
      </w:r>
      <w:hyperlink w:anchor="sec-ai-when-to-use">
        <w:r>
          <w:rPr>
            <w:rStyle w:val="Hyperlink"/>
          </w:rPr>
          <w:t xml:space="preserve">Section 17.4.11</w:t>
        </w:r>
      </w:hyperlink>
      <w:r>
        <w:t xml:space="preserve"> </w:t>
      </w:r>
      <w:r>
        <w:t xml:space="preserve">for guidance on when to use Copilot vs. fixing issues yourself</w:t>
      </w:r>
    </w:p>
    <w:p>
      <w:pPr>
        <w:pStyle w:val="Compact"/>
        <w:numPr>
          <w:ilvl w:val="0"/>
          <w:numId w:val="117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30"/>
    <w:bookmarkEnd w:id="531"/>
    <w:bookmarkStart w:id="537" w:name="sec-ai-benefits-hazards"/>
    <w:p>
      <w:pPr>
        <w:pStyle w:val="Heading3"/>
      </w:pPr>
      <w:r>
        <w:t xml:space="preserve">17.4.7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3"/>
        </w:numPr>
      </w:pPr>
      <w:r>
        <w:rPr>
          <w:b/>
          <w:bCs/>
        </w:rPr>
        <w:t xml:space="preserve">Subtle bugs</w:t>
      </w:r>
      <w:r>
        <w:t xml:space="preserve">:</w:t>
      </w:r>
      <w:r>
        <w:t xml:space="preserve"> </w:t>
      </w:r>
      <w:r>
        <w:t xml:space="preserve">AI-generated code may contain logic errors that are not immediately obvious</w:t>
      </w:r>
    </w:p>
    <w:p>
      <w:pPr>
        <w:numPr>
          <w:ilvl w:val="0"/>
          <w:numId w:val="117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36" w:name="further-readingviewing"/>
    <w:p>
      <w:pPr>
        <w:pStyle w:val="Heading4"/>
      </w:pPr>
      <w:r>
        <w:t xml:space="preserve">17.4.7.1 Further reading/viewing</w:t>
      </w:r>
    </w:p>
    <w:p>
      <w:pPr>
        <w:pStyle w:val="Compact"/>
        <w:numPr>
          <w:ilvl w:val="0"/>
          <w:numId w:val="1174"/>
        </w:numPr>
      </w:pPr>
      <w:r>
        <w:rPr>
          <w:i/>
          <w:iCs/>
        </w:rPr>
        <w:t xml:space="preserve">I Robot</w:t>
      </w:r>
      <w:r>
        <w:t xml:space="preserve"> </w:t>
      </w:r>
      <w:r>
        <w:t xml:space="preserve">(Asimov 1950)</w:t>
      </w:r>
    </w:p>
    <w:p>
      <w:pPr>
        <w:pStyle w:val="Compact"/>
        <w:numPr>
          <w:ilvl w:val="0"/>
          <w:numId w:val="1174"/>
        </w:numPr>
      </w:pPr>
      <w:r>
        <w:rPr>
          <w:i/>
          <w:iCs/>
        </w:rPr>
        <w:t xml:space="preserve">Dune</w:t>
      </w:r>
      <w:r>
        <w:t xml:space="preserve"> </w:t>
      </w:r>
      <w:r>
        <w:t xml:space="preserve">(Herbert 1965)</w:t>
      </w:r>
    </w:p>
    <w:p>
      <w:pPr>
        <w:pStyle w:val="Compact"/>
        <w:numPr>
          <w:ilvl w:val="0"/>
          <w:numId w:val="1174"/>
        </w:numPr>
      </w:pPr>
      <w:r>
        <w:t xml:space="preserve">“2001: A Space Odyssey”</w:t>
      </w:r>
      <w:r>
        <w:t xml:space="preserve"> </w:t>
      </w:r>
      <w:r>
        <w:t xml:space="preserve">(1968)</w:t>
      </w:r>
    </w:p>
    <w:p>
      <w:pPr>
        <w:pStyle w:val="Compact"/>
        <w:numPr>
          <w:ilvl w:val="0"/>
          <w:numId w:val="1174"/>
        </w:numPr>
      </w:pPr>
      <w:r>
        <w:t xml:space="preserve">“Terminator 3: Rise of the Machines”</w:t>
      </w:r>
      <w:r>
        <w:t xml:space="preserve"> </w:t>
      </w:r>
      <w:r>
        <w:t xml:space="preserve">(2003)</w:t>
      </w:r>
    </w:p>
    <w:p>
      <w:pPr>
        <w:pStyle w:val="Compact"/>
        <w:numPr>
          <w:ilvl w:val="0"/>
          <w:numId w:val="1174"/>
        </w:numPr>
      </w:pPr>
      <w:r>
        <w:t xml:space="preserve">“The Matrix”</w:t>
      </w:r>
      <w:r>
        <w:t xml:space="preserve"> </w:t>
      </w:r>
      <w:r>
        <w:t xml:space="preserve">(1999)</w:t>
      </w:r>
    </w:p>
    <w:p>
      <w:pPr>
        <w:pStyle w:val="Compact"/>
        <w:numPr>
          <w:ilvl w:val="0"/>
          <w:numId w:val="1174"/>
        </w:numPr>
      </w:pPr>
      <w:r>
        <w:t xml:space="preserve">“Blade Runner”</w:t>
      </w:r>
      <w:r>
        <w:t xml:space="preserve"> </w:t>
      </w:r>
      <w:r>
        <w:t xml:space="preserve">(1982)</w:t>
      </w:r>
    </w:p>
    <w:p>
      <w:pPr>
        <w:pStyle w:val="Compact"/>
        <w:numPr>
          <w:ilvl w:val="0"/>
          <w:numId w:val="1174"/>
        </w:numPr>
      </w:pPr>
      <w:r>
        <w:t xml:space="preserve">“WarGames”</w:t>
      </w:r>
      <w:r>
        <w:t xml:space="preserve"> </w:t>
      </w:r>
      <w:r>
        <w:t xml:space="preserve">(1983)</w:t>
      </w:r>
    </w:p>
    <w:p>
      <w:pPr>
        <w:pStyle w:val="Compact"/>
        <w:numPr>
          <w:ilvl w:val="0"/>
          <w:numId w:val="117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4"/>
        </w:numPr>
      </w:pPr>
      <w:r>
        <w:rPr>
          <w:i/>
          <w:iCs/>
        </w:rPr>
        <w:t xml:space="preserve">Ender’s Game</w:t>
      </w:r>
      <w:r>
        <w:t xml:space="preserve"> </w:t>
      </w:r>
      <w:r>
        <w:t xml:space="preserve">(Card 1985)</w:t>
      </w:r>
    </w:p>
    <w:p>
      <w:pPr>
        <w:pStyle w:val="Compact"/>
        <w:numPr>
          <w:ilvl w:val="0"/>
          <w:numId w:val="117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33" name="Picture"/>
            <a:graphic>
              <a:graphicData uri="http://schemas.openxmlformats.org/drawingml/2006/picture">
                <pic:pic>
                  <pic:nvPicPr>
                    <pic:cNvPr descr="assets/images/matrix-agents.png" id="534" name="Picture"/>
                    <pic:cNvPicPr>
                      <a:picLocks noChangeArrowheads="1" noChangeAspect="1"/>
                    </pic:cNvPicPr>
                  </pic:nvPicPr>
                  <pic:blipFill>
                    <a:blip r:embed="rId53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35">
        <w:r>
          <w:rPr>
            <w:rStyle w:val="Hyperlink"/>
          </w:rPr>
          <w:t xml:space="preserve">Agents</w:t>
        </w:r>
      </w:hyperlink>
    </w:p>
    <w:bookmarkEnd w:id="536"/>
    <w:bookmarkEnd w:id="537"/>
    <w:bookmarkStart w:id="540" w:name="sec-ai-best-practices"/>
    <w:p>
      <w:pPr>
        <w:pStyle w:val="Heading3"/>
      </w:pPr>
      <w:r>
        <w:t xml:space="preserve">17.4.8 Best Practices for Safe and Successful Use</w:t>
      </w:r>
    </w:p>
    <w:p>
      <w:pPr>
        <w:pStyle w:val="FirstParagraph"/>
      </w:pPr>
      <w:r>
        <w:t xml:space="preserve">To work with coding agents safely and successfully:</w:t>
      </w:r>
    </w:p>
    <w:p>
      <w:pPr>
        <w:numPr>
          <w:ilvl w:val="0"/>
          <w:numId w:val="117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6"/>
              </w:numPr>
            </w:pPr>
            <w:r>
              <w:t xml:space="preserve">Access secrets and credentials</w:t>
            </w:r>
          </w:p>
          <w:p>
            <w:pPr>
              <w:pStyle w:val="Compact"/>
              <w:numPr>
                <w:ilvl w:val="0"/>
                <w:numId w:val="1176"/>
              </w:numPr>
            </w:pPr>
            <w:r>
              <w:t xml:space="preserve">Deploy code to production</w:t>
            </w:r>
          </w:p>
          <w:p>
            <w:pPr>
              <w:pStyle w:val="Compact"/>
              <w:numPr>
                <w:ilvl w:val="0"/>
                <w:numId w:val="117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40"/>
    <w:bookmarkStart w:id="550" w:name="firewall-and-network-configuration"/>
    <w:p>
      <w:pPr>
        <w:pStyle w:val="Heading3"/>
      </w:pPr>
      <w:r>
        <w:t xml:space="preserve">17.4.9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42" w:name="built-in-agent-firewall"/>
    <w:p>
      <w:pPr>
        <w:pStyle w:val="Heading4"/>
      </w:pPr>
      <w:r>
        <w:t xml:space="preserve">17.4.9.1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7"/>
        </w:numPr>
      </w:pPr>
      <w:r>
        <w:t xml:space="preserve">Data exfiltration</w:t>
      </w:r>
    </w:p>
    <w:p>
      <w:pPr>
        <w:pStyle w:val="Compact"/>
        <w:numPr>
          <w:ilvl w:val="0"/>
          <w:numId w:val="1177"/>
        </w:numPr>
      </w:pPr>
      <w:r>
        <w:t xml:space="preserve">Accidental leaks of sensitive information</w:t>
      </w:r>
    </w:p>
    <w:p>
      <w:pPr>
        <w:pStyle w:val="Compact"/>
        <w:numPr>
          <w:ilvl w:val="0"/>
          <w:numId w:val="1177"/>
        </w:numPr>
      </w:pPr>
      <w:r>
        <w:t xml:space="preserve">Execution of malicious instructions</w:t>
      </w:r>
    </w:p>
    <w:p>
      <w:pPr>
        <w:pStyle w:val="FirstParagraph"/>
      </w:pPr>
      <w:r>
        <w:t xml:space="preserve">By default, the agent’s firewall allows access to:</w:t>
      </w:r>
    </w:p>
    <w:p>
      <w:pPr>
        <w:pStyle w:val="Compact"/>
        <w:numPr>
          <w:ilvl w:val="0"/>
          <w:numId w:val="1178"/>
        </w:numPr>
      </w:pPr>
      <w:r>
        <w:t xml:space="preserve">Common OS package repositories (Debian, Ubuntu, Red Hat, etc.)</w:t>
      </w:r>
    </w:p>
    <w:p>
      <w:pPr>
        <w:pStyle w:val="Compact"/>
        <w:numPr>
          <w:ilvl w:val="0"/>
          <w:numId w:val="1178"/>
        </w:numPr>
      </w:pPr>
      <w:r>
        <w:t xml:space="preserve">Popular container registries (Docker Hub, Azure Container Registry, AWS ECR, etc.)</w:t>
      </w:r>
    </w:p>
    <w:p>
      <w:pPr>
        <w:pStyle w:val="Compact"/>
        <w:numPr>
          <w:ilvl w:val="0"/>
          <w:numId w:val="1178"/>
        </w:numPr>
      </w:pPr>
      <w:r>
        <w:t xml:space="preserve">Language-specific package registries (npm, PyPI, Maven, RubyGems, etc.)</w:t>
      </w:r>
    </w:p>
    <w:p>
      <w:pPr>
        <w:pStyle w:val="Compact"/>
        <w:numPr>
          <w:ilvl w:val="0"/>
          <w:numId w:val="117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41">
        <w:r>
          <w:rPr>
            <w:rStyle w:val="Hyperlink"/>
          </w:rPr>
          <w:t xml:space="preserve">Copilot allowlist reference</w:t>
        </w:r>
      </w:hyperlink>
      <w:r>
        <w:t xml:space="preserve">.</w:t>
      </w:r>
    </w:p>
    <w:bookmarkEnd w:id="542"/>
    <w:bookmarkStart w:id="544" w:name="customizing-agent-firewall-settings"/>
    <w:p>
      <w:pPr>
        <w:pStyle w:val="Heading4"/>
      </w:pPr>
      <w:r>
        <w:t xml:space="preserve">17.4.9.2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9"/>
        </w:numPr>
      </w:pPr>
      <w:r>
        <w:t xml:space="preserve">Add custom hosts to the allowlist (for internal dependencies or additional registries)</w:t>
      </w:r>
    </w:p>
    <w:p>
      <w:pPr>
        <w:pStyle w:val="Compact"/>
        <w:numPr>
          <w:ilvl w:val="0"/>
          <w:numId w:val="1179"/>
        </w:numPr>
      </w:pPr>
      <w:r>
        <w:t xml:space="preserve">Opt out of the default recommended allowlist for stricter security</w:t>
      </w:r>
    </w:p>
    <w:p>
      <w:pPr>
        <w:pStyle w:val="Compact"/>
        <w:numPr>
          <w:ilvl w:val="0"/>
          <w:numId w:val="117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43">
        <w:r>
          <w:rPr>
            <w:rStyle w:val="Hyperlink"/>
          </w:rPr>
          <w:t xml:space="preserve">Customizing or disabling the firewall for GitHub Copilot coding agent</w:t>
        </w:r>
      </w:hyperlink>
      <w:r>
        <w:t xml:space="preserve">.</w:t>
      </w:r>
    </w:p>
    <w:bookmarkEnd w:id="544"/>
    <w:bookmarkStart w:id="549" w:name="Xbbad9df60dbc05443efb3cae36c1e0daa9b491b"/>
    <w:p>
      <w:pPr>
        <w:pStyle w:val="Heading4"/>
      </w:pPr>
      <w:r>
        <w:t xml:space="preserve">17.4.9.3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1"/>
        </w:numPr>
      </w:pPr>
      <w:r>
        <w:rPr>
          <w:rStyle w:val="VerbatimChar"/>
        </w:rPr>
        <w:t xml:space="preserve">cran.r-project.org</w:t>
      </w:r>
      <w:r>
        <w:t xml:space="preserve"> </w:t>
      </w:r>
      <w:r>
        <w:t xml:space="preserve">- The Comprehensive R Archive Network</w:t>
      </w:r>
    </w:p>
    <w:p>
      <w:pPr>
        <w:pStyle w:val="Compact"/>
        <w:numPr>
          <w:ilvl w:val="0"/>
          <w:numId w:val="1181"/>
        </w:numPr>
      </w:pPr>
      <w:r>
        <w:rPr>
          <w:rStyle w:val="VerbatimChar"/>
        </w:rPr>
        <w:t xml:space="preserve">cloud.r-project.org</w:t>
      </w:r>
      <w:r>
        <w:t xml:space="preserve"> </w:t>
      </w:r>
      <w:r>
        <w:t xml:space="preserve">- CRAN mirror (cloud-based)</w:t>
      </w:r>
    </w:p>
    <w:p>
      <w:pPr>
        <w:pStyle w:val="Compact"/>
        <w:numPr>
          <w:ilvl w:val="0"/>
          <w:numId w:val="118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3"/>
        </w:numPr>
      </w:pPr>
      <w:r>
        <w:rPr>
          <w:rStyle w:val="VerbatimChar"/>
        </w:rPr>
        <w:t xml:space="preserve">en.wikipedia.org</w:t>
      </w:r>
      <w:r>
        <w:t xml:space="preserve"> </w:t>
      </w:r>
      <w:r>
        <w:t xml:space="preserve">- General reference and technical documentation</w:t>
      </w:r>
    </w:p>
    <w:p>
      <w:pPr>
        <w:pStyle w:val="Compact"/>
        <w:numPr>
          <w:ilvl w:val="0"/>
          <w:numId w:val="1183"/>
        </w:numPr>
      </w:pPr>
      <w:r>
        <w:rPr>
          <w:rStyle w:val="VerbatimChar"/>
        </w:rPr>
        <w:t xml:space="preserve">r-project.org</w:t>
      </w:r>
      <w:r>
        <w:t xml:space="preserve"> </w:t>
      </w:r>
      <w:r>
        <w:t xml:space="preserve">- Official R project website</w:t>
      </w:r>
    </w:p>
    <w:p>
      <w:pPr>
        <w:pStyle w:val="Compact"/>
        <w:numPr>
          <w:ilvl w:val="0"/>
          <w:numId w:val="1183"/>
        </w:numPr>
      </w:pPr>
      <w:r>
        <w:rPr>
          <w:rStyle w:val="VerbatimChar"/>
        </w:rPr>
        <w:t xml:space="preserve">quarto.org</w:t>
      </w:r>
      <w:r>
        <w:t xml:space="preserve"> </w:t>
      </w:r>
      <w:r>
        <w:t xml:space="preserve">- Quarto publishing system documentation</w:t>
      </w:r>
    </w:p>
    <w:p>
      <w:pPr>
        <w:pStyle w:val="Compact"/>
        <w:numPr>
          <w:ilvl w:val="0"/>
          <w:numId w:val="118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4"/>
        </w:numPr>
      </w:pPr>
      <w:r>
        <w:rPr>
          <w:rStyle w:val="VerbatimChar"/>
        </w:rPr>
        <w:t xml:space="preserve">github.com/tidyverse/*</w:t>
      </w:r>
      <w:r>
        <w:t xml:space="preserve"> </w:t>
      </w:r>
      <w:r>
        <w:t xml:space="preserve">- Tidyverse package source code</w:t>
      </w:r>
    </w:p>
    <w:p>
      <w:pPr>
        <w:pStyle w:val="Compact"/>
        <w:numPr>
          <w:ilvl w:val="0"/>
          <w:numId w:val="1184"/>
        </w:numPr>
      </w:pPr>
      <w:r>
        <w:rPr>
          <w:rStyle w:val="VerbatimChar"/>
        </w:rPr>
        <w:t xml:space="preserve">github.com/r-lib/*</w:t>
      </w:r>
      <w:r>
        <w:t xml:space="preserve"> </w:t>
      </w:r>
      <w:r>
        <w:t xml:space="preserve">- R-lib package source code</w:t>
      </w:r>
    </w:p>
    <w:p>
      <w:pPr>
        <w:pStyle w:val="Compact"/>
        <w:numPr>
          <w:ilvl w:val="0"/>
          <w:numId w:val="1184"/>
        </w:numPr>
      </w:pPr>
      <w:r>
        <w:rPr>
          <w:rStyle w:val="VerbatimChar"/>
        </w:rPr>
        <w:t xml:space="preserve">github.com/rstudio/*</w:t>
      </w:r>
      <w:r>
        <w:t xml:space="preserve"> </w:t>
      </w:r>
      <w:r>
        <w:t xml:space="preserve">- RStudio package source code</w:t>
      </w:r>
    </w:p>
    <w:p>
      <w:pPr>
        <w:pStyle w:val="Compact"/>
        <w:numPr>
          <w:ilvl w:val="0"/>
          <w:numId w:val="118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tip.png" id="546"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5"/>
              </w:numPr>
            </w:pPr>
            <w:r>
              <w:t xml:space="preserve">Coding agents report blocked access to these sites</w:t>
            </w:r>
          </w:p>
          <w:p>
            <w:pPr>
              <w:pStyle w:val="Compact"/>
              <w:numPr>
                <w:ilvl w:val="0"/>
                <w:numId w:val="1185"/>
              </w:numPr>
            </w:pPr>
            <w:r>
              <w:t xml:space="preserve">You’re working on R or data science projects that use these packages</w:t>
            </w:r>
          </w:p>
          <w:p>
            <w:pPr>
              <w:pStyle w:val="Compact"/>
              <w:numPr>
                <w:ilvl w:val="0"/>
                <w:numId w:val="118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7" name="Picture"/>
                  <a:graphic>
                    <a:graphicData uri="http://schemas.openxmlformats.org/drawingml/2006/picture">
                      <pic:pic>
                        <pic:nvPicPr>
                          <pic:cNvPr descr="/opt/quarto/share/formats/docx/note.png" id="54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6"/>
              </w:numPr>
            </w:pPr>
            <w:r>
              <w:t xml:space="preserve">Maintained by reputable organizations (Tidyverse, RStudio/Posit, R Core Team, rOpenSci)</w:t>
            </w:r>
          </w:p>
          <w:p>
            <w:pPr>
              <w:pStyle w:val="Compact"/>
              <w:numPr>
                <w:ilvl w:val="0"/>
                <w:numId w:val="1186"/>
              </w:numPr>
            </w:pPr>
            <w:r>
              <w:t xml:space="preserve">Widely used in the R community</w:t>
            </w:r>
          </w:p>
          <w:p>
            <w:pPr>
              <w:pStyle w:val="Compact"/>
              <w:numPr>
                <w:ilvl w:val="0"/>
                <w:numId w:val="1186"/>
              </w:numPr>
            </w:pPr>
            <w:r>
              <w:t xml:space="preserve">Focused on documentation and package distribution</w:t>
            </w:r>
          </w:p>
          <w:p>
            <w:pPr>
              <w:pStyle w:val="Compact"/>
              <w:numPr>
                <w:ilvl w:val="0"/>
                <w:numId w:val="118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49"/>
    <w:bookmarkEnd w:id="550"/>
    <w:bookmarkStart w:id="561" w:name="configuring-the-agent-environment"/>
    <w:p>
      <w:pPr>
        <w:pStyle w:val="Heading3"/>
      </w:pPr>
      <w:r>
        <w:t xml:space="preserve">17.4.10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51" w:name="why-configure-the-environment"/>
    <w:p>
      <w:pPr>
        <w:pStyle w:val="Heading4"/>
      </w:pPr>
      <w:r>
        <w:t xml:space="preserve">17.4.10.1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7"/>
        </w:numPr>
      </w:pPr>
      <w:r>
        <w:t xml:space="preserve">Faster agent startup and execution</w:t>
      </w:r>
    </w:p>
    <w:p>
      <w:pPr>
        <w:pStyle w:val="Compact"/>
        <w:numPr>
          <w:ilvl w:val="0"/>
          <w:numId w:val="1187"/>
        </w:numPr>
      </w:pPr>
      <w:r>
        <w:t xml:space="preserve">More reliable builds and tests</w:t>
      </w:r>
    </w:p>
    <w:p>
      <w:pPr>
        <w:pStyle w:val="Compact"/>
        <w:numPr>
          <w:ilvl w:val="0"/>
          <w:numId w:val="1187"/>
        </w:numPr>
      </w:pPr>
      <w:r>
        <w:t xml:space="preserve">Access to private or authenticated dependencies</w:t>
      </w:r>
    </w:p>
    <w:p>
      <w:pPr>
        <w:pStyle w:val="Compact"/>
        <w:numPr>
          <w:ilvl w:val="0"/>
          <w:numId w:val="1187"/>
        </w:numPr>
      </w:pPr>
      <w:r>
        <w:t xml:space="preserve">Consistent development environment across all agent sessions</w:t>
      </w:r>
    </w:p>
    <w:bookmarkEnd w:id="551"/>
    <w:bookmarkStart w:id="552" w:name="file-location-and-structure"/>
    <w:p>
      <w:pPr>
        <w:pStyle w:val="Heading4"/>
      </w:pPr>
      <w:r>
        <w:t xml:space="preserve">17.4.10.2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52"/>
    <w:bookmarkStart w:id="553" w:name="basic-configuration-example"/>
    <w:p>
      <w:pPr>
        <w:pStyle w:val="Heading4"/>
      </w:pPr>
      <w:r>
        <w:t xml:space="preserve">17.4.10.3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53"/>
    <w:bookmarkStart w:id="554" w:name="configurable-options"/>
    <w:p>
      <w:pPr>
        <w:pStyle w:val="Heading4"/>
      </w:pPr>
      <w:r>
        <w:t xml:space="preserve">17.4.10.4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8"/>
        </w:numPr>
      </w:pPr>
      <w:r>
        <w:rPr>
          <w:rStyle w:val="VerbatimChar"/>
        </w:rPr>
        <w:t xml:space="preserve">steps</w:t>
      </w:r>
      <w:r>
        <w:t xml:space="preserve">: Setup commands and actions to run</w:t>
      </w:r>
    </w:p>
    <w:p>
      <w:pPr>
        <w:pStyle w:val="Compact"/>
        <w:numPr>
          <w:ilvl w:val="0"/>
          <w:numId w:val="118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8"/>
        </w:numPr>
      </w:pPr>
      <w:r>
        <w:rPr>
          <w:rStyle w:val="VerbatimChar"/>
        </w:rPr>
        <w:t xml:space="preserve">runs-on</w:t>
      </w:r>
      <w:r>
        <w:t xml:space="preserve">: Runner type (Ubuntu x64 Linux only)</w:t>
      </w:r>
    </w:p>
    <w:p>
      <w:pPr>
        <w:pStyle w:val="Compact"/>
        <w:numPr>
          <w:ilvl w:val="0"/>
          <w:numId w:val="1188"/>
        </w:numPr>
      </w:pPr>
      <w:r>
        <w:rPr>
          <w:rStyle w:val="VerbatimChar"/>
        </w:rPr>
        <w:t xml:space="preserve">services</w:t>
      </w:r>
      <w:r>
        <w:t xml:space="preserve">: Database or service containers</w:t>
      </w:r>
    </w:p>
    <w:p>
      <w:pPr>
        <w:pStyle w:val="Compact"/>
        <w:numPr>
          <w:ilvl w:val="0"/>
          <w:numId w:val="1188"/>
        </w:numPr>
      </w:pPr>
      <w:r>
        <w:rPr>
          <w:rStyle w:val="VerbatimChar"/>
        </w:rPr>
        <w:t xml:space="preserve">snapshot</w:t>
      </w:r>
      <w:r>
        <w:t xml:space="preserve">: Save environment state</w:t>
      </w:r>
    </w:p>
    <w:p>
      <w:pPr>
        <w:pStyle w:val="Compact"/>
        <w:numPr>
          <w:ilvl w:val="0"/>
          <w:numId w:val="1188"/>
        </w:numPr>
      </w:pPr>
      <w:r>
        <w:rPr>
          <w:rStyle w:val="VerbatimChar"/>
        </w:rPr>
        <w:t xml:space="preserve">timeout-minutes</w:t>
      </w:r>
      <w:r>
        <w:t xml:space="preserve">: Maximum 59 minutes</w:t>
      </w:r>
    </w:p>
    <w:p>
      <w:pPr>
        <w:pStyle w:val="FirstParagraph"/>
      </w:pPr>
      <w:r>
        <w:t xml:space="preserve">All other workflow settings are ignored by Copilot.</w:t>
      </w:r>
    </w:p>
    <w:bookmarkEnd w:id="554"/>
    <w:bookmarkStart w:id="555" w:name="common-setup-tasks"/>
    <w:p>
      <w:pPr>
        <w:pStyle w:val="Heading4"/>
      </w:pPr>
      <w:r>
        <w:t xml:space="preserve">17.4.10.5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55"/>
    <w:bookmarkStart w:id="556" w:name="environment-variables-and-secrets"/>
    <w:p>
      <w:pPr>
        <w:pStyle w:val="Heading4"/>
      </w:pPr>
      <w:r>
        <w:t xml:space="preserve">17.4.10.6 Environment Variables and Secrets</w:t>
      </w:r>
    </w:p>
    <w:p>
      <w:pPr>
        <w:pStyle w:val="FirstParagraph"/>
      </w:pPr>
      <w:r>
        <w:t xml:space="preserve">To set environment variables for Copilot:</w:t>
      </w:r>
    </w:p>
    <w:p>
      <w:pPr>
        <w:pStyle w:val="Compact"/>
        <w:numPr>
          <w:ilvl w:val="0"/>
          <w:numId w:val="1189"/>
        </w:numPr>
      </w:pPr>
      <w:r>
        <w:t xml:space="preserve">Navigate to your repository’s</w:t>
      </w:r>
      <w:r>
        <w:t xml:space="preserve"> </w:t>
      </w:r>
      <w:r>
        <w:rPr>
          <w:b/>
          <w:bCs/>
        </w:rPr>
        <w:t xml:space="preserve">Settings</w:t>
      </w:r>
    </w:p>
    <w:p>
      <w:pPr>
        <w:pStyle w:val="Compact"/>
        <w:numPr>
          <w:ilvl w:val="0"/>
          <w:numId w:val="1189"/>
        </w:numPr>
      </w:pPr>
      <w:r>
        <w:t xml:space="preserve">Go to</w:t>
      </w:r>
      <w:r>
        <w:t xml:space="preserve"> </w:t>
      </w:r>
      <w:r>
        <w:rPr>
          <w:b/>
          <w:bCs/>
        </w:rPr>
        <w:t xml:space="preserve">Environments</w:t>
      </w:r>
    </w:p>
    <w:p>
      <w:pPr>
        <w:pStyle w:val="Compact"/>
        <w:numPr>
          <w:ilvl w:val="0"/>
          <w:numId w:val="118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9"/>
        </w:numPr>
      </w:pPr>
      <w:r>
        <w:t xml:space="preserve">Add environment variables or secrets as needed</w:t>
      </w:r>
    </w:p>
    <w:p>
      <w:pPr>
        <w:pStyle w:val="FirstParagraph"/>
      </w:pPr>
      <w:r>
        <w:t xml:space="preserve">Use secrets for sensitive values like API keys or passwords.</w:t>
      </w:r>
    </w:p>
    <w:bookmarkEnd w:id="556"/>
    <w:bookmarkStart w:id="557" w:name="testing-your-configuration"/>
    <w:p>
      <w:pPr>
        <w:pStyle w:val="Heading4"/>
      </w:pPr>
      <w:r>
        <w:t xml:space="preserve">17.4.10.7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57"/>
    <w:bookmarkStart w:id="558" w:name="advanced-configuration"/>
    <w:p>
      <w:pPr>
        <w:pStyle w:val="Heading4"/>
      </w:pPr>
      <w:r>
        <w:t xml:space="preserve">17.4.10.8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58"/>
    <w:bookmarkStart w:id="560" w:name="further-reading-1"/>
    <w:p>
      <w:pPr>
        <w:pStyle w:val="Heading4"/>
      </w:pPr>
      <w:r>
        <w:t xml:space="preserve">17.4.10.9 Further Reading</w:t>
      </w:r>
    </w:p>
    <w:p>
      <w:pPr>
        <w:pStyle w:val="FirstParagraph"/>
      </w:pPr>
      <w:r>
        <w:t xml:space="preserve">For complete details,</w:t>
      </w:r>
      <w:r>
        <w:t xml:space="preserve"> </w:t>
      </w:r>
      <w:r>
        <w:t xml:space="preserve">see</w:t>
      </w:r>
      <w:r>
        <w:t xml:space="preserve"> </w:t>
      </w:r>
      <w:hyperlink r:id="rId559">
        <w:r>
          <w:rPr>
            <w:rStyle w:val="Hyperlink"/>
          </w:rPr>
          <w:t xml:space="preserve">Customizing the development environment for GitHub Copilot coding agent</w:t>
        </w:r>
      </w:hyperlink>
      <w:r>
        <w:t xml:space="preserve">.</w:t>
      </w:r>
    </w:p>
    <w:bookmarkEnd w:id="560"/>
    <w:bookmarkEnd w:id="561"/>
    <w:bookmarkStart w:id="565" w:name="sec-ai-when-to-use"/>
    <w:p>
      <w:pPr>
        <w:pStyle w:val="Heading3"/>
      </w:pPr>
      <w:r>
        <w:t xml:space="preserve">17.4.11 When to use a coding agent</w:t>
      </w:r>
    </w:p>
    <w:p>
      <w:pPr>
        <w:pStyle w:val="FirstParagraph"/>
      </w:pPr>
      <w:r>
        <w:t xml:space="preserve">Coding agent sessions are currently</w:t>
      </w:r>
      <w:r>
        <w:rPr>
          <w:rStyle w:val="FootnoteReference"/>
        </w:rPr>
        <w:footnoteReference w:id="56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6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6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65"/>
    <w:bookmarkStart w:id="570" w:name="editing-with-.docx-files"/>
    <w:p>
      <w:pPr>
        <w:pStyle w:val="Heading3"/>
      </w:pPr>
      <w:r>
        <w:t xml:space="preserve">17.4.12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90"/>
        </w:numPr>
      </w:pPr>
      <w:r>
        <w:t xml:space="preserve">Lab members can export Quarto content to Word format for review</w:t>
      </w:r>
    </w:p>
    <w:p>
      <w:pPr>
        <w:pStyle w:val="Compact"/>
        <w:numPr>
          <w:ilvl w:val="0"/>
          <w:numId w:val="1190"/>
        </w:numPr>
      </w:pPr>
      <w:r>
        <w:t xml:space="preserve">Reviewers can make edits, add tracked changes, and insert comments in Word</w:t>
      </w:r>
    </w:p>
    <w:p>
      <w:pPr>
        <w:pStyle w:val="Compact"/>
        <w:numPr>
          <w:ilvl w:val="0"/>
          <w:numId w:val="119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9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9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9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69" w:name="known-issue-document-1-warning-in-word"/>
    <w:p>
      <w:pPr>
        <w:pStyle w:val="Heading4"/>
      </w:pPr>
      <w:r>
        <w:t xml:space="preserve">17.4.12.1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92"/>
        </w:numPr>
      </w:pPr>
      <w:hyperlink r:id="rId566">
        <w:r>
          <w:rPr>
            <w:rStyle w:val="Hyperlink"/>
          </w:rPr>
          <w:t xml:space="preserve">Quarto CLI Issue #6357</w:t>
        </w:r>
      </w:hyperlink>
    </w:p>
    <w:p>
      <w:pPr>
        <w:pStyle w:val="Compact"/>
        <w:numPr>
          <w:ilvl w:val="0"/>
          <w:numId w:val="1192"/>
        </w:numPr>
      </w:pPr>
      <w:hyperlink r:id="rId567">
        <w:r>
          <w:rPr>
            <w:rStyle w:val="Hyperlink"/>
          </w:rPr>
          <w:t xml:space="preserve">Quarto Discussion #6544</w:t>
        </w:r>
      </w:hyperlink>
    </w:p>
    <w:p>
      <w:pPr>
        <w:pStyle w:val="Compact"/>
        <w:numPr>
          <w:ilvl w:val="0"/>
          <w:numId w:val="1192"/>
        </w:numPr>
      </w:pPr>
      <w:hyperlink r:id="rId568">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93"/>
        </w:numPr>
      </w:pPr>
      <w:r>
        <w:t xml:space="preserve">Open the generated DOCX file in Microsoft Word</w:t>
      </w:r>
    </w:p>
    <w:p>
      <w:pPr>
        <w:pStyle w:val="Compact"/>
        <w:numPr>
          <w:ilvl w:val="0"/>
          <w:numId w:val="1193"/>
        </w:numPr>
      </w:pPr>
      <w:r>
        <w:t xml:space="preserve">Immediately save the file (File → Save, or Ctrl+S/Cmd+S)</w:t>
      </w:r>
    </w:p>
    <w:p>
      <w:pPr>
        <w:pStyle w:val="Compact"/>
        <w:numPr>
          <w:ilvl w:val="0"/>
          <w:numId w:val="1193"/>
        </w:numPr>
      </w:pPr>
      <w:r>
        <w:t xml:space="preserve">Close and re-open the file to verify it no longer shows</w:t>
      </w:r>
      <w:r>
        <w:t xml:space="preserve"> </w:t>
      </w:r>
      <w:r>
        <w:t xml:space="preserve">“Document 1”</w:t>
      </w:r>
    </w:p>
    <w:p>
      <w:pPr>
        <w:pStyle w:val="Compact"/>
        <w:numPr>
          <w:ilvl w:val="0"/>
          <w:numId w:val="119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69"/>
    <w:bookmarkEnd w:id="570"/>
    <w:bookmarkStart w:id="571" w:name="copilot-instructions-for-this-repository"/>
    <w:p>
      <w:pPr>
        <w:pStyle w:val="Heading3"/>
      </w:pPr>
      <w:r>
        <w:t xml:space="preserve">17.4.13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94"/>
        </w:numPr>
      </w:pPr>
      <w:r>
        <w:t xml:space="preserve">Markdown and Quarto formatting rules (e.g., blank lines before lists, line breaks in prose)</w:t>
      </w:r>
    </w:p>
    <w:p>
      <w:pPr>
        <w:pStyle w:val="Compact"/>
        <w:numPr>
          <w:ilvl w:val="0"/>
          <w:numId w:val="119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94"/>
        </w:numPr>
      </w:pPr>
      <w:r>
        <w:t xml:space="preserve">File organization patterns (e.g., using Quarto includes for modular content)</w:t>
      </w:r>
    </w:p>
    <w:p>
      <w:pPr>
        <w:pStyle w:val="Compact"/>
        <w:numPr>
          <w:ilvl w:val="0"/>
          <w:numId w:val="1194"/>
        </w:numPr>
      </w:pPr>
      <w:r>
        <w:t xml:space="preserve">How to work with DOCX files for hybrid editing workflows</w:t>
      </w:r>
    </w:p>
    <w:p>
      <w:pPr>
        <w:pStyle w:val="Compact"/>
        <w:numPr>
          <w:ilvl w:val="0"/>
          <w:numId w:val="119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71"/>
    <w:bookmarkEnd w:id="572"/>
    <w:bookmarkEnd w:id="573"/>
    <w:bookmarkStart w:id="583" w:name="checklists"/>
    <w:p>
      <w:pPr>
        <w:pStyle w:val="Heading1"/>
      </w:pPr>
      <w:r>
        <w:t xml:space="preserve">18. Checklists</w:t>
      </w:r>
    </w:p>
    <w:p>
      <w:pPr>
        <w:pStyle w:val="FirstParagraph"/>
      </w:pPr>
      <w:r>
        <w:t xml:space="preserve">Adapted by UCD-SeRG team from</w:t>
      </w:r>
      <w:r>
        <w:t xml:space="preserve"> </w:t>
      </w:r>
      <w:hyperlink r:id="rId574">
        <w:r>
          <w:rPr>
            <w:rStyle w:val="Hyperlink"/>
          </w:rPr>
          <w:t xml:space="preserve">original by Jade Benjamin-Chung</w:t>
        </w:r>
      </w:hyperlink>
    </w:p>
    <w:bookmarkStart w:id="575" w:name="pre-analysis-plan-checklist"/>
    <w:p>
      <w:pPr>
        <w:pStyle w:val="Heading2"/>
      </w:pPr>
      <w:r>
        <w:t xml:space="preserve">18.1 Pre-analysis plan checklist</w:t>
      </w:r>
    </w:p>
    <w:p>
      <w:pPr>
        <w:pStyle w:val="Compact"/>
        <w:numPr>
          <w:ilvl w:val="0"/>
          <w:numId w:val="1195"/>
        </w:numPr>
      </w:pPr>
      <w:r>
        <w:t xml:space="preserve">Brief background on the study (a condensed version of the introduction section of the paper)</w:t>
      </w:r>
    </w:p>
    <w:p>
      <w:pPr>
        <w:pStyle w:val="Compact"/>
        <w:numPr>
          <w:ilvl w:val="0"/>
          <w:numId w:val="1195"/>
        </w:numPr>
      </w:pPr>
      <w:r>
        <w:t xml:space="preserve">Hypotheses / objectives</w:t>
      </w:r>
    </w:p>
    <w:p>
      <w:pPr>
        <w:pStyle w:val="Compact"/>
        <w:numPr>
          <w:ilvl w:val="0"/>
          <w:numId w:val="1195"/>
        </w:numPr>
      </w:pPr>
      <w:r>
        <w:t xml:space="preserve">Study design</w:t>
      </w:r>
    </w:p>
    <w:p>
      <w:pPr>
        <w:pStyle w:val="Compact"/>
        <w:numPr>
          <w:ilvl w:val="0"/>
          <w:numId w:val="1195"/>
        </w:numPr>
      </w:pPr>
      <w:r>
        <w:t xml:space="preserve">Description of data</w:t>
      </w:r>
    </w:p>
    <w:p>
      <w:pPr>
        <w:pStyle w:val="Compact"/>
        <w:numPr>
          <w:ilvl w:val="0"/>
          <w:numId w:val="1195"/>
        </w:numPr>
      </w:pPr>
      <w:r>
        <w:t xml:space="preserve">Definition of outcomes</w:t>
      </w:r>
    </w:p>
    <w:p>
      <w:pPr>
        <w:pStyle w:val="Compact"/>
        <w:numPr>
          <w:ilvl w:val="0"/>
          <w:numId w:val="1195"/>
        </w:numPr>
      </w:pPr>
      <w:r>
        <w:t xml:space="preserve">Definition of interventions / exposures</w:t>
      </w:r>
    </w:p>
    <w:p>
      <w:pPr>
        <w:pStyle w:val="Compact"/>
        <w:numPr>
          <w:ilvl w:val="0"/>
          <w:numId w:val="1195"/>
        </w:numPr>
      </w:pPr>
      <w:r>
        <w:t xml:space="preserve">Definition of covariates</w:t>
      </w:r>
    </w:p>
    <w:p>
      <w:pPr>
        <w:pStyle w:val="Compact"/>
        <w:numPr>
          <w:ilvl w:val="0"/>
          <w:numId w:val="1195"/>
        </w:numPr>
      </w:pPr>
      <w:r>
        <w:t xml:space="preserve">Statistical power calculation</w:t>
      </w:r>
    </w:p>
    <w:p>
      <w:pPr>
        <w:pStyle w:val="Compact"/>
        <w:numPr>
          <w:ilvl w:val="0"/>
          <w:numId w:val="1195"/>
        </w:numPr>
      </w:pPr>
      <w:r>
        <w:t xml:space="preserve">Statistical model description</w:t>
      </w:r>
    </w:p>
    <w:p>
      <w:pPr>
        <w:pStyle w:val="Compact"/>
        <w:numPr>
          <w:ilvl w:val="0"/>
          <w:numId w:val="1195"/>
        </w:numPr>
      </w:pPr>
      <w:r>
        <w:t xml:space="preserve">Covariate selection / screening</w:t>
      </w:r>
    </w:p>
    <w:p>
      <w:pPr>
        <w:pStyle w:val="Compact"/>
        <w:numPr>
          <w:ilvl w:val="0"/>
          <w:numId w:val="1195"/>
        </w:numPr>
      </w:pPr>
      <w:r>
        <w:t xml:space="preserve">Standard error estimation method</w:t>
      </w:r>
    </w:p>
    <w:p>
      <w:pPr>
        <w:pStyle w:val="Compact"/>
        <w:numPr>
          <w:ilvl w:val="0"/>
          <w:numId w:val="1195"/>
        </w:numPr>
      </w:pPr>
      <w:r>
        <w:t xml:space="preserve">Missing data analysis</w:t>
      </w:r>
    </w:p>
    <w:p>
      <w:pPr>
        <w:pStyle w:val="Compact"/>
        <w:numPr>
          <w:ilvl w:val="0"/>
          <w:numId w:val="1195"/>
        </w:numPr>
      </w:pPr>
      <w:r>
        <w:t xml:space="preserve">Assessment of effect modification / subgroup analyses</w:t>
      </w:r>
    </w:p>
    <w:p>
      <w:pPr>
        <w:pStyle w:val="Compact"/>
        <w:numPr>
          <w:ilvl w:val="0"/>
          <w:numId w:val="1195"/>
        </w:numPr>
      </w:pPr>
      <w:r>
        <w:t xml:space="preserve">Sensitivity analyses</w:t>
      </w:r>
    </w:p>
    <w:p>
      <w:pPr>
        <w:pStyle w:val="Compact"/>
        <w:numPr>
          <w:ilvl w:val="0"/>
          <w:numId w:val="1195"/>
        </w:numPr>
      </w:pPr>
      <w:r>
        <w:t xml:space="preserve">Negative control analyses</w:t>
      </w:r>
    </w:p>
    <w:bookmarkEnd w:id="575"/>
    <w:bookmarkStart w:id="577" w:name="code-checklist"/>
    <w:p>
      <w:pPr>
        <w:pStyle w:val="Heading2"/>
      </w:pPr>
      <w:r>
        <w:t xml:space="preserve">18.2 Code checklist</w:t>
      </w:r>
    </w:p>
    <w:p>
      <w:pPr>
        <w:pStyle w:val="Compact"/>
        <w:numPr>
          <w:ilvl w:val="0"/>
          <w:numId w:val="1196"/>
        </w:numPr>
      </w:pPr>
      <w:r>
        <w:t xml:space="preserve">Does the script run without errors?</w:t>
      </w:r>
    </w:p>
    <w:p>
      <w:pPr>
        <w:pStyle w:val="Compact"/>
        <w:numPr>
          <w:ilvl w:val="0"/>
          <w:numId w:val="1196"/>
        </w:numPr>
      </w:pPr>
      <w:r>
        <w:t xml:space="preserve">Is code self-contained within repo and/or associated Box folder?</w:t>
      </w:r>
    </w:p>
    <w:p>
      <w:pPr>
        <w:pStyle w:val="Compact"/>
        <w:numPr>
          <w:ilvl w:val="0"/>
          <w:numId w:val="1196"/>
        </w:numPr>
      </w:pPr>
      <w:r>
        <w:t xml:space="preserve">Is all commented out code / remarks removed?</w:t>
      </w:r>
    </w:p>
    <w:p>
      <w:pPr>
        <w:pStyle w:val="Compact"/>
        <w:numPr>
          <w:ilvl w:val="0"/>
          <w:numId w:val="1196"/>
        </w:numPr>
      </w:pPr>
      <w:r>
        <w:t xml:space="preserve">Does the header accurately describe the process completed in the script?</w:t>
      </w:r>
    </w:p>
    <w:p>
      <w:pPr>
        <w:pStyle w:val="Compact"/>
        <w:numPr>
          <w:ilvl w:val="0"/>
          <w:numId w:val="1196"/>
        </w:numPr>
      </w:pPr>
      <w:r>
        <w:t xml:space="preserve">Is the script pushed to its github repository?</w:t>
      </w:r>
    </w:p>
    <w:p>
      <w:pPr>
        <w:pStyle w:val="Compact"/>
        <w:numPr>
          <w:ilvl w:val="0"/>
          <w:numId w:val="1196"/>
        </w:numPr>
      </w:pPr>
      <w:r>
        <w:t xml:space="preserve">Does the code adhere to the</w:t>
      </w:r>
      <w:r>
        <w:t xml:space="preserve"> </w:t>
      </w:r>
      <w:hyperlink r:id="rId576">
        <w:r>
          <w:rPr>
            <w:rStyle w:val="Hyperlink"/>
          </w:rPr>
          <w:t xml:space="preserve">coding style guide</w:t>
        </w:r>
      </w:hyperlink>
      <w:r>
        <w:t xml:space="preserve">?</w:t>
      </w:r>
    </w:p>
    <w:p>
      <w:pPr>
        <w:pStyle w:val="Compact"/>
        <w:numPr>
          <w:ilvl w:val="0"/>
          <w:numId w:val="1196"/>
        </w:numPr>
      </w:pPr>
      <w:r>
        <w:t xml:space="preserve">Are all warnings ignorable? Should any warnings be intentionally suppressed or addressed?</w:t>
      </w:r>
    </w:p>
    <w:bookmarkEnd w:id="577"/>
    <w:bookmarkStart w:id="579"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7"/>
        </w:numPr>
      </w:pPr>
      <w:r>
        <w:t xml:space="preserve">Are the study results within the manuscript replicable (i.e., if you rerun the code in the study’s repository, the tables and figures will be exactly replicated?)</w:t>
      </w:r>
    </w:p>
    <w:p>
      <w:pPr>
        <w:pStyle w:val="Compact"/>
        <w:numPr>
          <w:ilvl w:val="0"/>
          <w:numId w:val="1197"/>
        </w:numPr>
      </w:pPr>
      <w:r>
        <w:t xml:space="preserve">Is a target journal selected?</w:t>
      </w:r>
    </w:p>
    <w:p>
      <w:pPr>
        <w:pStyle w:val="Compact"/>
        <w:numPr>
          <w:ilvl w:val="0"/>
          <w:numId w:val="1197"/>
        </w:numPr>
      </w:pPr>
      <w:r>
        <w:t xml:space="preserve">Is the title declarative, in other words, does it state the object/findings rather than suggest them?</w:t>
      </w:r>
    </w:p>
    <w:p>
      <w:pPr>
        <w:pStyle w:val="Compact"/>
        <w:numPr>
          <w:ilvl w:val="0"/>
          <w:numId w:val="1197"/>
        </w:numPr>
      </w:pPr>
      <w:r>
        <w:t xml:space="preserve">Is the word count of the manuscript close to the target journal’s allowance?</w:t>
      </w:r>
    </w:p>
    <w:p>
      <w:pPr>
        <w:pStyle w:val="Compact"/>
        <w:numPr>
          <w:ilvl w:val="0"/>
          <w:numId w:val="1197"/>
        </w:numPr>
      </w:pPr>
      <w:r>
        <w:t xml:space="preserve">Does the manuscript adhere to the formatting guide of the target journal?</w:t>
      </w:r>
    </w:p>
    <w:p>
      <w:pPr>
        <w:pStyle w:val="Compact"/>
        <w:numPr>
          <w:ilvl w:val="0"/>
          <w:numId w:val="1197"/>
        </w:numPr>
      </w:pPr>
      <w:r>
        <w:t xml:space="preserve">Does the manuscript use a consistent voice (passive or active – usually active is preferred … pun intended)?</w:t>
      </w:r>
    </w:p>
    <w:p>
      <w:pPr>
        <w:pStyle w:val="Compact"/>
        <w:numPr>
          <w:ilvl w:val="0"/>
          <w:numId w:val="1197"/>
        </w:numPr>
      </w:pPr>
      <w:r>
        <w:t xml:space="preserve">Is each figure and table (including supplementary material) referenced in the main text?</w:t>
      </w:r>
    </w:p>
    <w:p>
      <w:pPr>
        <w:pStyle w:val="Compact"/>
        <w:numPr>
          <w:ilvl w:val="0"/>
          <w:numId w:val="1197"/>
        </w:numPr>
      </w:pPr>
      <w:r>
        <w:t xml:space="preserve">Is there a caption for each figure and table (including supplementary material)?</w:t>
      </w:r>
    </w:p>
    <w:p>
      <w:pPr>
        <w:pStyle w:val="Compact"/>
        <w:numPr>
          <w:ilvl w:val="0"/>
          <w:numId w:val="1197"/>
        </w:numPr>
      </w:pPr>
      <w:r>
        <w:t xml:space="preserve">Are tables/figures and supplementary material numbered in accordance with their appearance in the main text?</w:t>
      </w:r>
    </w:p>
    <w:p>
      <w:pPr>
        <w:pStyle w:val="Compact"/>
        <w:numPr>
          <w:ilvl w:val="0"/>
          <w:numId w:val="1197"/>
        </w:numPr>
      </w:pPr>
      <w:r>
        <w:t xml:space="preserve">Does the text use past tense if it is reporting research findings or future tense if it is a study protocol?</w:t>
      </w:r>
    </w:p>
    <w:p>
      <w:pPr>
        <w:pStyle w:val="Compact"/>
        <w:numPr>
          <w:ilvl w:val="0"/>
          <w:numId w:val="11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Does the text use minimal abbreviations, and are all abbreviations defined at first use?</w:t>
      </w:r>
    </w:p>
    <w:p>
      <w:pPr>
        <w:pStyle w:val="Compact"/>
        <w:numPr>
          <w:ilvl w:val="0"/>
          <w:numId w:val="11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78">
        <w:r>
          <w:rPr>
            <w:rStyle w:val="Hyperlink"/>
          </w:rPr>
          <w:t xml:space="preserve">here</w:t>
        </w:r>
      </w:hyperlink>
      <w:r>
        <w:t xml:space="preserve">)</w:t>
      </w:r>
    </w:p>
    <w:p>
      <w:pPr>
        <w:pStyle w:val="Compact"/>
        <w:numPr>
          <w:ilvl w:val="0"/>
          <w:numId w:val="119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79"/>
    <w:bookmarkStart w:id="582" w:name="figure-checklist"/>
    <w:p>
      <w:pPr>
        <w:pStyle w:val="Heading2"/>
      </w:pPr>
      <w:r>
        <w:t xml:space="preserve">18.4 Figure checklist</w:t>
      </w:r>
    </w:p>
    <w:p>
      <w:pPr>
        <w:pStyle w:val="Compact"/>
        <w:numPr>
          <w:ilvl w:val="0"/>
          <w:numId w:val="1198"/>
        </w:numPr>
      </w:pPr>
      <w:r>
        <w:t xml:space="preserve">Are the x-axis and y-axis labeled?</w:t>
      </w:r>
    </w:p>
    <w:p>
      <w:pPr>
        <w:pStyle w:val="Compact"/>
        <w:numPr>
          <w:ilvl w:val="0"/>
          <w:numId w:val="1198"/>
        </w:numPr>
      </w:pPr>
      <w:r>
        <w:t xml:space="preserve">If the figure includes panels, is each panel labeled?</w:t>
      </w:r>
    </w:p>
    <w:p>
      <w:pPr>
        <w:pStyle w:val="Compact"/>
        <w:numPr>
          <w:ilvl w:val="0"/>
          <w:numId w:val="1198"/>
        </w:numPr>
      </w:pPr>
      <w:r>
        <w:t xml:space="preserve">Are there sufficient numerical / text labels and breaks on the x-axis and y-axis?</w:t>
      </w:r>
    </w:p>
    <w:p>
      <w:pPr>
        <w:pStyle w:val="Compact"/>
        <w:numPr>
          <w:ilvl w:val="0"/>
          <w:numId w:val="1198"/>
        </w:numPr>
      </w:pPr>
      <w:r>
        <w:t xml:space="preserve">Is the font size appropriate (i.e., large enough to read, not so large that it distracts from the data presented in the figure?)</w:t>
      </w:r>
    </w:p>
    <w:p>
      <w:pPr>
        <w:pStyle w:val="Compact"/>
        <w:numPr>
          <w:ilvl w:val="0"/>
          <w:numId w:val="1198"/>
        </w:numPr>
      </w:pPr>
      <w:r>
        <w:t xml:space="preserve">Are the colors used colorblind friendly? See a colorblind-friendly palette</w:t>
      </w:r>
      <w:r>
        <w:t xml:space="preserve"> </w:t>
      </w:r>
      <w:hyperlink r:id="rId580">
        <w:r>
          <w:rPr>
            <w:rStyle w:val="Hyperlink"/>
          </w:rPr>
          <w:t xml:space="preserve">here</w:t>
        </w:r>
      </w:hyperlink>
      <w:r>
        <w:t xml:space="preserve">, a neat palette generator with colorblind options</w:t>
      </w:r>
      <w:r>
        <w:t xml:space="preserve"> </w:t>
      </w:r>
      <w:hyperlink r:id="rId581">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8"/>
        </w:numPr>
      </w:pPr>
      <w:r>
        <w:t xml:space="preserve">Are colors/shapes/line types defined in a legend?</w:t>
      </w:r>
    </w:p>
    <w:p>
      <w:pPr>
        <w:pStyle w:val="Compact"/>
        <w:numPr>
          <w:ilvl w:val="0"/>
          <w:numId w:val="1198"/>
        </w:numPr>
      </w:pPr>
      <w:r>
        <w:t xml:space="preserve">Are the legends and other labels easy to understand with minimal abbreviations?</w:t>
      </w:r>
    </w:p>
    <w:p>
      <w:pPr>
        <w:pStyle w:val="Compact"/>
        <w:numPr>
          <w:ilvl w:val="0"/>
          <w:numId w:val="1198"/>
        </w:numPr>
      </w:pPr>
      <w:r>
        <w:t xml:space="preserve">If there is overplotting, is transparency used to show overlapping data?</w:t>
      </w:r>
    </w:p>
    <w:p>
      <w:pPr>
        <w:pStyle w:val="Compact"/>
        <w:numPr>
          <w:ilvl w:val="0"/>
          <w:numId w:val="1198"/>
        </w:numPr>
      </w:pPr>
      <w:r>
        <w:t xml:space="preserve">Are 95% confidence intervals or other measures of precision shown, if applicable?</w:t>
      </w:r>
    </w:p>
    <w:p>
      <w:r>
        <w:br w:type="page"/>
      </w:r>
    </w:p>
    <w:bookmarkEnd w:id="582"/>
    <w:bookmarkEnd w:id="583"/>
    <w:bookmarkStart w:id="626" w:name="resources-2"/>
    <w:p>
      <w:pPr>
        <w:pStyle w:val="Heading1"/>
      </w:pPr>
      <w:r>
        <w:t xml:space="preserve">19. Resources</w:t>
      </w:r>
    </w:p>
    <w:p>
      <w:pPr>
        <w:pStyle w:val="FirstParagraph"/>
      </w:pPr>
      <w:r>
        <w:t xml:space="preserve">Adapted by UCD-SeRG team from</w:t>
      </w:r>
      <w:r>
        <w:t xml:space="preserve"> </w:t>
      </w:r>
      <w:hyperlink r:id="rId584">
        <w:r>
          <w:rPr>
            <w:rStyle w:val="Hyperlink"/>
          </w:rPr>
          <w:t xml:space="preserve">original by Jade Benjamin-Chung and Kunal Mishra</w:t>
        </w:r>
      </w:hyperlink>
    </w:p>
    <w:bookmarkStart w:id="600" w:name="resources-for-r"/>
    <w:p>
      <w:pPr>
        <w:pStyle w:val="Heading2"/>
      </w:pPr>
      <w:r>
        <w:t xml:space="preserve">19.1 Resources for R</w:t>
      </w:r>
    </w:p>
    <w:bookmarkStart w:id="586" w:name="books-and-comprehensive-guides"/>
    <w:p>
      <w:pPr>
        <w:pStyle w:val="Heading3"/>
      </w:pPr>
      <w:r>
        <w:t xml:space="preserve">19.1.1 Books and Comprehensive Guides</w:t>
      </w:r>
    </w:p>
    <w:p>
      <w:pPr>
        <w:pStyle w:val="Compact"/>
        <w:numPr>
          <w:ilvl w:val="0"/>
          <w:numId w:val="119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9"/>
        </w:numPr>
      </w:pPr>
      <w:hyperlink r:id="rId585">
        <w:r>
          <w:rPr>
            <w:rStyle w:val="Hyperlink"/>
          </w:rPr>
          <w:t xml:space="preserve">Jade’s R-for-epi course</w:t>
        </w:r>
      </w:hyperlink>
    </w:p>
    <w:bookmarkEnd w:id="586"/>
    <w:bookmarkStart w:id="591" w:name="uc-davis-datalab-workshops-and-tutorials"/>
    <w:p>
      <w:pPr>
        <w:pStyle w:val="Heading3"/>
      </w:pPr>
      <w:r>
        <w:t xml:space="preserve">19.1.2 UC Davis DataLab Workshops and Tutorials</w:t>
      </w:r>
    </w:p>
    <w:p>
      <w:pPr>
        <w:pStyle w:val="FirstParagraph"/>
      </w:pPr>
      <w:r>
        <w:t xml:space="preserve">The</w:t>
      </w:r>
      <w:r>
        <w:t xml:space="preserve"> </w:t>
      </w:r>
      <w:hyperlink r:id="rId439">
        <w:r>
          <w:rPr>
            <w:rStyle w:val="Hyperlink"/>
          </w:rPr>
          <w:t xml:space="preserve">UC Davis DataLab</w:t>
        </w:r>
      </w:hyperlink>
      <w:r>
        <w:t xml:space="preserve"> </w:t>
      </w:r>
      <w:r>
        <w:t xml:space="preserve">provides extensive workshops and learning materials for data science:</w:t>
      </w:r>
    </w:p>
    <w:p>
      <w:pPr>
        <w:pStyle w:val="Compact"/>
        <w:numPr>
          <w:ilvl w:val="0"/>
          <w:numId w:val="1200"/>
        </w:numPr>
      </w:pPr>
      <w:hyperlink r:id="rId587">
        <w:r>
          <w:rPr>
            <w:rStyle w:val="Hyperlink"/>
          </w:rPr>
          <w:t xml:space="preserve">Workshop Index</w:t>
        </w:r>
      </w:hyperlink>
      <w:r>
        <w:t xml:space="preserve"> </w:t>
      </w:r>
      <w:r>
        <w:t xml:space="preserve">- comprehensive catalog of all DataLab workshops</w:t>
      </w:r>
    </w:p>
    <w:p>
      <w:pPr>
        <w:pStyle w:val="Compact"/>
        <w:numPr>
          <w:ilvl w:val="0"/>
          <w:numId w:val="1200"/>
        </w:numPr>
      </w:pPr>
      <w:hyperlink r:id="rId588">
        <w:r>
          <w:rPr>
            <w:rStyle w:val="Hyperlink"/>
          </w:rPr>
          <w:t xml:space="preserve">R Basics Workshop</w:t>
        </w:r>
      </w:hyperlink>
      <w:r>
        <w:t xml:space="preserve"> </w:t>
      </w:r>
      <w:r>
        <w:t xml:space="preserve">- foundational R programming for beginners</w:t>
      </w:r>
    </w:p>
    <w:p>
      <w:pPr>
        <w:pStyle w:val="Compact"/>
        <w:numPr>
          <w:ilvl w:val="0"/>
          <w:numId w:val="1200"/>
        </w:numPr>
      </w:pPr>
      <w:hyperlink r:id="rId589">
        <w:r>
          <w:rPr>
            <w:rStyle w:val="Hyperlink"/>
          </w:rPr>
          <w:t xml:space="preserve">Research Toolkits</w:t>
        </w:r>
      </w:hyperlink>
      <w:r>
        <w:t xml:space="preserve"> </w:t>
      </w:r>
      <w:r>
        <w:t xml:space="preserve">- in-depth guides for research tools and methods</w:t>
      </w:r>
    </w:p>
    <w:p>
      <w:pPr>
        <w:pStyle w:val="Compact"/>
        <w:numPr>
          <w:ilvl w:val="0"/>
          <w:numId w:val="1200"/>
        </w:numPr>
      </w:pPr>
      <w:hyperlink r:id="rId590">
        <w:r>
          <w:rPr>
            <w:rStyle w:val="Hyperlink"/>
          </w:rPr>
          <w:t xml:space="preserve">Install Guides</w:t>
        </w:r>
      </w:hyperlink>
      <w:r>
        <w:t xml:space="preserve"> </w:t>
      </w:r>
      <w:r>
        <w:t xml:space="preserve">- setup instructions for data science software</w:t>
      </w:r>
    </w:p>
    <w:bookmarkEnd w:id="591"/>
    <w:bookmarkStart w:id="596" w:name="cheat-sheets"/>
    <w:p>
      <w:pPr>
        <w:pStyle w:val="Heading3"/>
      </w:pPr>
      <w:r>
        <w:t xml:space="preserve">19.1.3 Cheat Sheets</w:t>
      </w:r>
    </w:p>
    <w:p>
      <w:pPr>
        <w:pStyle w:val="Compact"/>
        <w:numPr>
          <w:ilvl w:val="0"/>
          <w:numId w:val="1201"/>
        </w:numPr>
      </w:pPr>
      <w:hyperlink r:id="rId592">
        <w:r>
          <w:rPr>
            <w:rStyle w:val="Hyperlink"/>
          </w:rPr>
          <w:t xml:space="preserve">dplyr and tidyr cheat sheet</w:t>
        </w:r>
      </w:hyperlink>
    </w:p>
    <w:p>
      <w:pPr>
        <w:pStyle w:val="Compact"/>
        <w:numPr>
          <w:ilvl w:val="0"/>
          <w:numId w:val="1201"/>
        </w:numPr>
      </w:pPr>
      <w:hyperlink r:id="rId593">
        <w:r>
          <w:rPr>
            <w:rStyle w:val="Hyperlink"/>
          </w:rPr>
          <w:t xml:space="preserve">ggplot cheat sheet</w:t>
        </w:r>
      </w:hyperlink>
    </w:p>
    <w:p>
      <w:pPr>
        <w:pStyle w:val="Compact"/>
        <w:numPr>
          <w:ilvl w:val="0"/>
          <w:numId w:val="1201"/>
        </w:numPr>
      </w:pPr>
      <w:hyperlink r:id="rId594">
        <w:r>
          <w:rPr>
            <w:rStyle w:val="Hyperlink"/>
          </w:rPr>
          <w:t xml:space="preserve">data table cheat sheet</w:t>
        </w:r>
      </w:hyperlink>
    </w:p>
    <w:p>
      <w:pPr>
        <w:pStyle w:val="Compact"/>
        <w:numPr>
          <w:ilvl w:val="0"/>
          <w:numId w:val="1201"/>
        </w:numPr>
      </w:pPr>
      <w:hyperlink r:id="rId595">
        <w:r>
          <w:rPr>
            <w:rStyle w:val="Hyperlink"/>
          </w:rPr>
          <w:t xml:space="preserve">RMarkdown cheat sheet</w:t>
        </w:r>
      </w:hyperlink>
    </w:p>
    <w:bookmarkEnd w:id="596"/>
    <w:bookmarkStart w:id="598" w:name="style-and-best-practices"/>
    <w:p>
      <w:pPr>
        <w:pStyle w:val="Heading3"/>
      </w:pPr>
      <w:r>
        <w:t xml:space="preserve">19.1.4 Style and Best Practices</w:t>
      </w:r>
    </w:p>
    <w:p>
      <w:pPr>
        <w:pStyle w:val="Compact"/>
        <w:numPr>
          <w:ilvl w:val="0"/>
          <w:numId w:val="1202"/>
        </w:numPr>
      </w:pPr>
      <w:hyperlink r:id="rId597">
        <w:r>
          <w:rPr>
            <w:rStyle w:val="Hyperlink"/>
          </w:rPr>
          <w:t xml:space="preserve">Hadley Wickham’s R Style Guide</w:t>
        </w:r>
      </w:hyperlink>
    </w:p>
    <w:bookmarkEnd w:id="598"/>
    <w:bookmarkStart w:id="599" w:name="tidy-evaluation-resources"/>
    <w:p>
      <w:pPr>
        <w:pStyle w:val="Heading3"/>
      </w:pPr>
      <w:r>
        <w:t xml:space="preserve">19.1.5 Tidy Evaluation Resources</w:t>
      </w:r>
    </w:p>
    <w:p>
      <w:pPr>
        <w:pStyle w:val="Compact"/>
        <w:numPr>
          <w:ilvl w:val="0"/>
          <w:numId w:val="1203"/>
        </w:numPr>
      </w:pPr>
      <w:hyperlink r:id="rId201">
        <w:r>
          <w:rPr>
            <w:rStyle w:val="Hyperlink"/>
          </w:rPr>
          <w:t xml:space="preserve">Tidy Eval in 5 Minutes</w:t>
        </w:r>
      </w:hyperlink>
      <w:r>
        <w:t xml:space="preserve"> </w:t>
      </w:r>
      <w:r>
        <w:t xml:space="preserve">(video)</w:t>
      </w:r>
    </w:p>
    <w:p>
      <w:pPr>
        <w:pStyle w:val="Compact"/>
        <w:numPr>
          <w:ilvl w:val="0"/>
          <w:numId w:val="1203"/>
        </w:numPr>
      </w:pPr>
      <w:hyperlink r:id="rId199">
        <w:r>
          <w:rPr>
            <w:rStyle w:val="Hyperlink"/>
          </w:rPr>
          <w:t xml:space="preserve">Tidy Evaluation</w:t>
        </w:r>
      </w:hyperlink>
      <w:r>
        <w:t xml:space="preserve"> </w:t>
      </w:r>
      <w:r>
        <w:t xml:space="preserve">(e-book)</w:t>
      </w:r>
    </w:p>
    <w:p>
      <w:pPr>
        <w:pStyle w:val="Compact"/>
        <w:numPr>
          <w:ilvl w:val="0"/>
          <w:numId w:val="120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03"/>
        </w:numPr>
      </w:pPr>
      <w:hyperlink r:id="rId204">
        <w:r>
          <w:rPr>
            <w:rStyle w:val="Hyperlink"/>
          </w:rPr>
          <w:t xml:space="preserve">Standard Evaluation for *_join</w:t>
        </w:r>
      </w:hyperlink>
      <w:r>
        <w:t xml:space="preserve"> </w:t>
      </w:r>
      <w:r>
        <w:t xml:space="preserve">(stackoverflow)</w:t>
      </w:r>
    </w:p>
    <w:p>
      <w:pPr>
        <w:pStyle w:val="Compact"/>
        <w:numPr>
          <w:ilvl w:val="0"/>
          <w:numId w:val="1203"/>
        </w:numPr>
      </w:pPr>
      <w:hyperlink r:id="rId199">
        <w:r>
          <w:rPr>
            <w:rStyle w:val="Hyperlink"/>
          </w:rPr>
          <w:t xml:space="preserve">Programming with dplyr</w:t>
        </w:r>
      </w:hyperlink>
      <w:r>
        <w:t xml:space="preserve"> </w:t>
      </w:r>
      <w:r>
        <w:t xml:space="preserve">(package vignette)</w:t>
      </w:r>
    </w:p>
    <w:bookmarkEnd w:id="599"/>
    <w:bookmarkEnd w:id="600"/>
    <w:bookmarkStart w:id="602" w:name="resources-for-git-github"/>
    <w:p>
      <w:pPr>
        <w:pStyle w:val="Heading2"/>
      </w:pPr>
      <w:r>
        <w:t xml:space="preserve">19.2 Resources for Git &amp; Github</w:t>
      </w:r>
    </w:p>
    <w:p>
      <w:pPr>
        <w:pStyle w:val="Compact"/>
        <w:numPr>
          <w:ilvl w:val="0"/>
          <w:numId w:val="120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04"/>
        </w:numPr>
      </w:pPr>
      <w:hyperlink r:id="rId601">
        <w:r>
          <w:rPr>
            <w:rStyle w:val="Hyperlink"/>
          </w:rPr>
          <w:t xml:space="preserve">GitHub Skills: Introduction to GitHub</w:t>
        </w:r>
      </w:hyperlink>
    </w:p>
    <w:p>
      <w:pPr>
        <w:pStyle w:val="Compact"/>
        <w:numPr>
          <w:ilvl w:val="0"/>
          <w:numId w:val="1204"/>
        </w:numPr>
      </w:pPr>
      <w:hyperlink r:id="rId364">
        <w:r>
          <w:rPr>
            <w:rStyle w:val="Hyperlink"/>
          </w:rPr>
          <w:t xml:space="preserve">UC Davis DataLab Git Sandbox</w:t>
        </w:r>
      </w:hyperlink>
      <w:r>
        <w:t xml:space="preserve"> </w:t>
      </w:r>
      <w:r>
        <w:t xml:space="preserve">- hands-on Git practice repository</w:t>
      </w:r>
    </w:p>
    <w:bookmarkEnd w:id="602"/>
    <w:bookmarkStart w:id="605" w:name="resources-for-python"/>
    <w:p>
      <w:pPr>
        <w:pStyle w:val="Heading2"/>
      </w:pPr>
      <w:r>
        <w:t xml:space="preserve">19.3 Resources for Python</w:t>
      </w:r>
    </w:p>
    <w:p>
      <w:pPr>
        <w:pStyle w:val="Compact"/>
        <w:numPr>
          <w:ilvl w:val="0"/>
          <w:numId w:val="1205"/>
        </w:numPr>
      </w:pPr>
      <w:hyperlink r:id="rId603">
        <w:r>
          <w:rPr>
            <w:rStyle w:val="Hyperlink"/>
          </w:rPr>
          <w:t xml:space="preserve">UC Davis DataLab Python Basics Workshop</w:t>
        </w:r>
      </w:hyperlink>
      <w:r>
        <w:t xml:space="preserve"> </w:t>
      </w:r>
      <w:r>
        <w:t xml:space="preserve">- foundational Python programming</w:t>
      </w:r>
    </w:p>
    <w:p>
      <w:pPr>
        <w:pStyle w:val="Compact"/>
        <w:numPr>
          <w:ilvl w:val="0"/>
          <w:numId w:val="1205"/>
        </w:numPr>
      </w:pPr>
      <w:hyperlink r:id="rId604">
        <w:r>
          <w:rPr>
            <w:rStyle w:val="Hyperlink"/>
          </w:rPr>
          <w:t xml:space="preserve">Natural Language Processing with Python</w:t>
        </w:r>
      </w:hyperlink>
      <w:r>
        <w:t xml:space="preserve"> </w:t>
      </w:r>
      <w:r>
        <w:t xml:space="preserve">- text analysis and NLP techniques</w:t>
      </w:r>
    </w:p>
    <w:bookmarkEnd w:id="605"/>
    <w:bookmarkStart w:id="607" w:name="resources-for-julia"/>
    <w:p>
      <w:pPr>
        <w:pStyle w:val="Heading2"/>
      </w:pPr>
      <w:r>
        <w:t xml:space="preserve">19.4 Resources for Julia</w:t>
      </w:r>
    </w:p>
    <w:p>
      <w:pPr>
        <w:pStyle w:val="Compact"/>
        <w:numPr>
          <w:ilvl w:val="0"/>
          <w:numId w:val="1206"/>
        </w:numPr>
      </w:pPr>
      <w:hyperlink r:id="rId606">
        <w:r>
          <w:rPr>
            <w:rStyle w:val="Hyperlink"/>
          </w:rPr>
          <w:t xml:space="preserve">UC Davis Julia Users Group Julia Basics Workshop</w:t>
        </w:r>
      </w:hyperlink>
      <w:r>
        <w:t xml:space="preserve"> </w:t>
      </w:r>
      <w:r>
        <w:t xml:space="preserve">- foundational Julia programming</w:t>
      </w:r>
    </w:p>
    <w:bookmarkEnd w:id="607"/>
    <w:bookmarkStart w:id="608" w:name="scientific-figures"/>
    <w:p>
      <w:pPr>
        <w:pStyle w:val="Heading2"/>
      </w:pPr>
      <w:r>
        <w:t xml:space="preserve">19.5 Scientific figures</w:t>
      </w:r>
    </w:p>
    <w:p>
      <w:pPr>
        <w:pStyle w:val="Compact"/>
        <w:numPr>
          <w:ilvl w:val="0"/>
          <w:numId w:val="1207"/>
        </w:numPr>
      </w:pPr>
      <w:r>
        <w:t xml:space="preserve">Ten Simple Rules for Better Figures</w:t>
      </w:r>
      <w:r>
        <w:t xml:space="preserve"> </w:t>
      </w:r>
      <w:r>
        <w:t xml:space="preserve">(Rougier, Droettboom, and Bourne 2014)</w:t>
      </w:r>
    </w:p>
    <w:bookmarkEnd w:id="608"/>
    <w:bookmarkStart w:id="612" w:name="writing"/>
    <w:p>
      <w:pPr>
        <w:pStyle w:val="Heading2"/>
      </w:pPr>
      <w:r>
        <w:t xml:space="preserve">19.6 Writing</w:t>
      </w:r>
    </w:p>
    <w:p>
      <w:pPr>
        <w:pStyle w:val="Compact"/>
        <w:numPr>
          <w:ilvl w:val="0"/>
          <w:numId w:val="1208"/>
        </w:numPr>
      </w:pPr>
      <w:r>
        <w:t xml:space="preserve">Unpacking the Scientific Toolbox</w:t>
      </w:r>
      <w:r>
        <w:t xml:space="preserve"> </w:t>
      </w:r>
      <w:r>
        <w:t xml:space="preserve">(Silbiger and Stubler 2019)</w:t>
      </w:r>
    </w:p>
    <w:p>
      <w:pPr>
        <w:pStyle w:val="Compact"/>
        <w:numPr>
          <w:ilvl w:val="0"/>
          <w:numId w:val="1208"/>
        </w:numPr>
      </w:pPr>
      <w:r>
        <w:t xml:space="preserve">ICMJE Definition of authorship</w:t>
      </w:r>
      <w:r>
        <w:t xml:space="preserve"> </w:t>
      </w:r>
      <w:r>
        <w:t xml:space="preserve">(International Committee of Medical Journal Editors, n.d.)</w:t>
      </w:r>
    </w:p>
    <w:p>
      <w:pPr>
        <w:pStyle w:val="Compact"/>
        <w:numPr>
          <w:ilvl w:val="0"/>
          <w:numId w:val="1208"/>
        </w:numPr>
      </w:pPr>
      <w:r>
        <w:t xml:space="preserve">Computational science: …why scientific programming does not compute</w:t>
      </w:r>
      <w:r>
        <w:t xml:space="preserve"> </w:t>
      </w:r>
      <w:r>
        <w:t xml:space="preserve">(Merali and Giles 2010)</w:t>
      </w:r>
    </w:p>
    <w:p>
      <w:pPr>
        <w:pStyle w:val="Compact"/>
        <w:numPr>
          <w:ilvl w:val="0"/>
          <w:numId w:val="1208"/>
        </w:numPr>
      </w:pPr>
      <w:hyperlink r:id="rId609">
        <w:r>
          <w:rPr>
            <w:rStyle w:val="Hyperlink"/>
          </w:rPr>
          <w:t xml:space="preserve">The Pathway to Publishing: A Guide to Quantitative Writing in the Health Sciences</w:t>
        </w:r>
      </w:hyperlink>
    </w:p>
    <w:p>
      <w:pPr>
        <w:pStyle w:val="Compact"/>
        <w:numPr>
          <w:ilvl w:val="0"/>
          <w:numId w:val="1208"/>
        </w:numPr>
      </w:pPr>
      <w:hyperlink r:id="rId610">
        <w:r>
          <w:rPr>
            <w:rStyle w:val="Hyperlink"/>
          </w:rPr>
          <w:t xml:space="preserve">Principles of Scientific Writing</w:t>
        </w:r>
      </w:hyperlink>
      <w:ins w:id="2930" w:author="PR Preview" w:date="2024-01-01T00:00:00Z">
        <w:r>
          <w:t xml:space="preserve"> </w:t>
        </w:r>
      </w:ins>
      <w:ins w:id="2930" w:author="PR Preview" w:date="2024-01-01T00:00:00Z">
        <w:r>
          <w:t xml:space="preserve">- a handbook covering scientific writing principles including citations and evidence, word choice, and conciseness</w:t>
        </w:r>
      </w:ins>
    </w:p>
    <w:p>
      <w:pPr>
        <w:pStyle w:val="Compact"/>
        <w:numPr>
          <w:ilvl w:val="0"/>
          <w:numId w:val="1208"/>
        </w:numPr>
      </w:pPr>
      <w:hyperlink r:id="rId611">
        <w:r>
          <w:rPr>
            <w:rStyle w:val="Hyperlink"/>
          </w:rPr>
          <w:t xml:space="preserve">Secret, actionable writing tips</w:t>
        </w:r>
      </w:hyperlink>
    </w:p>
    <w:bookmarkEnd w:id="612"/>
    <w:bookmarkStart w:id="616" w:name="presentations"/>
    <w:p>
      <w:pPr>
        <w:pStyle w:val="Heading2"/>
      </w:pPr>
      <w:r>
        <w:t xml:space="preserve">19.7 Presentations</w:t>
      </w:r>
    </w:p>
    <w:p>
      <w:pPr>
        <w:pStyle w:val="Compact"/>
        <w:numPr>
          <w:ilvl w:val="0"/>
          <w:numId w:val="1209"/>
        </w:numPr>
      </w:pPr>
      <w:r>
        <w:t xml:space="preserve">How to tell a compelling story in scientific presentations</w:t>
      </w:r>
      <w:r>
        <w:t xml:space="preserve"> </w:t>
      </w:r>
      <w:r>
        <w:t xml:space="preserve">(Van Noorden 2021)</w:t>
      </w:r>
    </w:p>
    <w:p>
      <w:pPr>
        <w:pStyle w:val="Compact"/>
        <w:numPr>
          <w:ilvl w:val="0"/>
          <w:numId w:val="1209"/>
        </w:numPr>
      </w:pPr>
      <w:hyperlink r:id="rId613">
        <w:r>
          <w:rPr>
            <w:rStyle w:val="Hyperlink"/>
          </w:rPr>
          <w:t xml:space="preserve">How to give a killer narratively-driven scientific talk</w:t>
        </w:r>
      </w:hyperlink>
    </w:p>
    <w:p>
      <w:pPr>
        <w:pStyle w:val="Compact"/>
        <w:numPr>
          <w:ilvl w:val="0"/>
          <w:numId w:val="1209"/>
        </w:numPr>
      </w:pPr>
      <w:hyperlink r:id="rId614">
        <w:r>
          <w:rPr>
            <w:rStyle w:val="Hyperlink"/>
          </w:rPr>
          <w:t xml:space="preserve">How to make a better poster</w:t>
        </w:r>
      </w:hyperlink>
    </w:p>
    <w:p>
      <w:pPr>
        <w:pStyle w:val="Compact"/>
        <w:numPr>
          <w:ilvl w:val="0"/>
          <w:numId w:val="1209"/>
        </w:numPr>
      </w:pPr>
      <w:hyperlink r:id="rId615">
        <w:r>
          <w:rPr>
            <w:rStyle w:val="Hyperlink"/>
          </w:rPr>
          <w:t xml:space="preserve">How to make an even better poster</w:t>
        </w:r>
      </w:hyperlink>
    </w:p>
    <w:bookmarkEnd w:id="616"/>
    <w:bookmarkStart w:id="619" w:name="professional-advice"/>
    <w:p>
      <w:pPr>
        <w:pStyle w:val="Heading2"/>
      </w:pPr>
      <w:r>
        <w:t xml:space="preserve">19.8 Professional advice</w:t>
      </w:r>
    </w:p>
    <w:p>
      <w:pPr>
        <w:pStyle w:val="Compact"/>
        <w:numPr>
          <w:ilvl w:val="0"/>
          <w:numId w:val="1210"/>
        </w:numPr>
      </w:pPr>
      <w:hyperlink r:id="rId617">
        <w:r>
          <w:rPr>
            <w:rStyle w:val="Hyperlink"/>
          </w:rPr>
          <w:t xml:space="preserve">Professional advice, especially for your first job</w:t>
        </w:r>
      </w:hyperlink>
    </w:p>
    <w:p>
      <w:pPr>
        <w:pStyle w:val="Compact"/>
        <w:numPr>
          <w:ilvl w:val="0"/>
          <w:numId w:val="1210"/>
        </w:numPr>
      </w:pPr>
      <w:hyperlink r:id="rId618">
        <w:r>
          <w:rPr>
            <w:rStyle w:val="Hyperlink"/>
          </w:rPr>
          <w:t xml:space="preserve">Team Public Health Substack</w:t>
        </w:r>
      </w:hyperlink>
    </w:p>
    <w:bookmarkEnd w:id="619"/>
    <w:bookmarkStart w:id="622" w:name="funding"/>
    <w:p>
      <w:pPr>
        <w:pStyle w:val="Heading2"/>
      </w:pPr>
      <w:r>
        <w:t xml:space="preserve">19.9 Funding</w:t>
      </w:r>
    </w:p>
    <w:p>
      <w:pPr>
        <w:pStyle w:val="Compact"/>
        <w:numPr>
          <w:ilvl w:val="0"/>
          <w:numId w:val="1211"/>
        </w:numPr>
      </w:pPr>
      <w:hyperlink r:id="rId620">
        <w:r>
          <w:rPr>
            <w:rStyle w:val="Hyperlink"/>
          </w:rPr>
          <w:t xml:space="preserve">Building Your Funding Train</w:t>
        </w:r>
      </w:hyperlink>
    </w:p>
    <w:p>
      <w:pPr>
        <w:pStyle w:val="Compact"/>
        <w:numPr>
          <w:ilvl w:val="0"/>
          <w:numId w:val="1211"/>
        </w:numPr>
      </w:pPr>
      <w:hyperlink r:id="rId621">
        <w:r>
          <w:rPr>
            <w:rStyle w:val="Hyperlink"/>
          </w:rPr>
          <w:t xml:space="preserve">NIH Grant Writing Resources</w:t>
        </w:r>
      </w:hyperlink>
    </w:p>
    <w:bookmarkEnd w:id="622"/>
    <w:bookmarkStart w:id="625" w:name="ethics-and-global-health-research"/>
    <w:p>
      <w:pPr>
        <w:pStyle w:val="Heading2"/>
      </w:pPr>
      <w:r>
        <w:t xml:space="preserve">19.10 Ethics and global health research</w:t>
      </w:r>
    </w:p>
    <w:p>
      <w:pPr>
        <w:pStyle w:val="Compact"/>
        <w:numPr>
          <w:ilvl w:val="0"/>
          <w:numId w:val="1212"/>
        </w:numPr>
      </w:pPr>
      <w:hyperlink r:id="rId623">
        <w:r>
          <w:rPr>
            <w:rStyle w:val="Hyperlink"/>
          </w:rPr>
          <w:t xml:space="preserve">Global Code of Conduct For Research in Resource-Poor Settings</w:t>
        </w:r>
      </w:hyperlink>
    </w:p>
    <w:p>
      <w:pPr>
        <w:pStyle w:val="Compact"/>
        <w:numPr>
          <w:ilvl w:val="0"/>
          <w:numId w:val="1212"/>
        </w:numPr>
      </w:pPr>
      <w:r>
        <w:t xml:space="preserve">Addressing power asymmetries in global health</w:t>
      </w:r>
      <w:r>
        <w:t xml:space="preserve"> </w:t>
      </w:r>
      <w:r>
        <w:t xml:space="preserve">(Abimbola et al. 2022)</w:t>
      </w:r>
    </w:p>
    <w:p>
      <w:pPr>
        <w:pStyle w:val="Compact"/>
        <w:numPr>
          <w:ilvl w:val="0"/>
          <w:numId w:val="1212"/>
        </w:numPr>
      </w:pPr>
      <w:hyperlink r:id="rId624">
        <w:r>
          <w:rPr>
            <w:rStyle w:val="Hyperlink"/>
          </w:rPr>
          <w:t xml:space="preserve">Transforming Global Health Partnerships</w:t>
        </w:r>
      </w:hyperlink>
    </w:p>
    <w:p>
      <w:r>
        <w:br w:type="page"/>
      </w:r>
    </w:p>
    <w:bookmarkEnd w:id="625"/>
    <w:bookmarkEnd w:id="626"/>
    <w:bookmarkStart w:id="653" w:name="professional-development"/>
    <w:p>
      <w:pPr>
        <w:pStyle w:val="Heading1"/>
      </w:pPr>
      <w:r>
        <w:t xml:space="preserve">20. Professional Development</w:t>
      </w:r>
    </w:p>
    <w:p>
      <w:pPr>
        <w:pStyle w:val="FirstParagraph"/>
      </w:pPr>
      <w:r>
        <w:t xml:space="preserve">Adapted by UCD-SeRG team from</w:t>
      </w:r>
      <w:r>
        <w:t xml:space="preserve"> </w:t>
      </w:r>
      <w:hyperlink r:id="rId627">
        <w:r>
          <w:rPr>
            <w:rStyle w:val="Hyperlink"/>
          </w:rPr>
          <w:t xml:space="preserve">original by Jade Benjamin-Chung</w:t>
        </w:r>
      </w:hyperlink>
    </w:p>
    <w:bookmarkStart w:id="628"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13"/>
        </w:numPr>
      </w:pPr>
      <w:r>
        <w:t xml:space="preserve">Regular, open communication between mentees and mentors</w:t>
      </w:r>
    </w:p>
    <w:p>
      <w:pPr>
        <w:pStyle w:val="Compact"/>
        <w:numPr>
          <w:ilvl w:val="0"/>
          <w:numId w:val="1213"/>
        </w:numPr>
      </w:pPr>
      <w:r>
        <w:t xml:space="preserve">Mutual respect and trust</w:t>
      </w:r>
    </w:p>
    <w:p>
      <w:pPr>
        <w:pStyle w:val="Compact"/>
        <w:numPr>
          <w:ilvl w:val="0"/>
          <w:numId w:val="1213"/>
        </w:numPr>
      </w:pPr>
      <w:r>
        <w:t xml:space="preserve">Clear expectations and goals</w:t>
      </w:r>
    </w:p>
    <w:p>
      <w:pPr>
        <w:pStyle w:val="Compact"/>
        <w:numPr>
          <w:ilvl w:val="0"/>
          <w:numId w:val="1213"/>
        </w:numPr>
      </w:pPr>
      <w:r>
        <w:t xml:space="preserve">Constructive feedback</w:t>
      </w:r>
    </w:p>
    <w:p>
      <w:pPr>
        <w:pStyle w:val="Compact"/>
        <w:numPr>
          <w:ilvl w:val="0"/>
          <w:numId w:val="1213"/>
        </w:numPr>
      </w:pPr>
      <w:r>
        <w:t xml:space="preserve">Support for both research and career development</w:t>
      </w:r>
    </w:p>
    <w:bookmarkEnd w:id="628"/>
    <w:bookmarkStart w:id="631"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14"/>
        </w:numPr>
      </w:pPr>
      <w:r>
        <w:t xml:space="preserve">Short-term and long-term career goals</w:t>
      </w:r>
    </w:p>
    <w:p>
      <w:pPr>
        <w:pStyle w:val="Compact"/>
        <w:numPr>
          <w:ilvl w:val="0"/>
          <w:numId w:val="1214"/>
        </w:numPr>
      </w:pPr>
      <w:r>
        <w:t xml:space="preserve">Skills to develop</w:t>
      </w:r>
    </w:p>
    <w:p>
      <w:pPr>
        <w:pStyle w:val="Compact"/>
        <w:numPr>
          <w:ilvl w:val="0"/>
          <w:numId w:val="1214"/>
        </w:numPr>
      </w:pPr>
      <w:r>
        <w:t xml:space="preserve">Training needs and opportunities</w:t>
      </w:r>
    </w:p>
    <w:p>
      <w:pPr>
        <w:pStyle w:val="Compact"/>
        <w:numPr>
          <w:ilvl w:val="0"/>
          <w:numId w:val="1214"/>
        </w:numPr>
      </w:pPr>
      <w:r>
        <w:t xml:space="preserve">Timeline and milestones</w:t>
      </w:r>
    </w:p>
    <w:p>
      <w:pPr>
        <w:pStyle w:val="Compact"/>
        <w:numPr>
          <w:ilvl w:val="0"/>
          <w:numId w:val="1214"/>
        </w:numPr>
      </w:pPr>
      <w:r>
        <w:t xml:space="preserve">Progress toward goals</w:t>
      </w:r>
    </w:p>
    <w:p>
      <w:pPr>
        <w:pStyle w:val="FirstParagraph"/>
      </w:pPr>
      <w:r>
        <w:t xml:space="preserve">Update your IDP at least annually and discuss it with your PI. Useful resources:</w:t>
      </w:r>
    </w:p>
    <w:p>
      <w:pPr>
        <w:pStyle w:val="Compact"/>
        <w:numPr>
          <w:ilvl w:val="0"/>
          <w:numId w:val="1215"/>
        </w:numPr>
      </w:pPr>
      <w:hyperlink r:id="rId629">
        <w:r>
          <w:rPr>
            <w:rStyle w:val="Hyperlink"/>
          </w:rPr>
          <w:t xml:space="preserve">myIDP - Individual Development Plan tool</w:t>
        </w:r>
      </w:hyperlink>
    </w:p>
    <w:p>
      <w:pPr>
        <w:pStyle w:val="Compact"/>
        <w:numPr>
          <w:ilvl w:val="0"/>
          <w:numId w:val="1215"/>
        </w:numPr>
      </w:pPr>
      <w:hyperlink r:id="rId630">
        <w:r>
          <w:rPr>
            <w:rStyle w:val="Hyperlink"/>
          </w:rPr>
          <w:t xml:space="preserve">NIH OITE Career Resources</w:t>
        </w:r>
      </w:hyperlink>
    </w:p>
    <w:bookmarkEnd w:id="631"/>
    <w:bookmarkStart w:id="634"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6"/>
        </w:numPr>
      </w:pPr>
      <w:r>
        <w:t xml:space="preserve">Discuss conference opportunities with PIs early</w:t>
      </w:r>
    </w:p>
    <w:p>
      <w:pPr>
        <w:pStyle w:val="Compact"/>
        <w:numPr>
          <w:ilvl w:val="0"/>
          <w:numId w:val="1216"/>
        </w:numPr>
      </w:pPr>
      <w:r>
        <w:t xml:space="preserve">Submit abstracts with PI approval</w:t>
      </w:r>
    </w:p>
    <w:p>
      <w:pPr>
        <w:pStyle w:val="Compact"/>
        <w:numPr>
          <w:ilvl w:val="0"/>
          <w:numId w:val="1216"/>
        </w:numPr>
      </w:pPr>
      <w:r>
        <w:t xml:space="preserve">Practice presentations in lab meeting before the conference</w:t>
      </w:r>
    </w:p>
    <w:p>
      <w:pPr>
        <w:pStyle w:val="Compact"/>
        <w:numPr>
          <w:ilvl w:val="0"/>
          <w:numId w:val="121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7"/>
        </w:numPr>
      </w:pPr>
      <w:hyperlink r:id="rId632">
        <w:r>
          <w:rPr>
            <w:rStyle w:val="Hyperlink"/>
          </w:rPr>
          <w:t xml:space="preserve">How to tell a compelling story in scientific presentations</w:t>
        </w:r>
      </w:hyperlink>
    </w:p>
    <w:p>
      <w:pPr>
        <w:pStyle w:val="Compact"/>
        <w:numPr>
          <w:ilvl w:val="0"/>
          <w:numId w:val="1217"/>
        </w:numPr>
      </w:pPr>
      <w:hyperlink r:id="rId613">
        <w:r>
          <w:rPr>
            <w:rStyle w:val="Hyperlink"/>
          </w:rPr>
          <w:t xml:space="preserve">How to give a killer narratively-driven scientific talk</w:t>
        </w:r>
      </w:hyperlink>
    </w:p>
    <w:p>
      <w:pPr>
        <w:pStyle w:val="Compact"/>
        <w:numPr>
          <w:ilvl w:val="0"/>
          <w:numId w:val="1217"/>
        </w:numPr>
      </w:pPr>
      <w:hyperlink r:id="rId633">
        <w:r>
          <w:rPr>
            <w:rStyle w:val="Hyperlink"/>
          </w:rPr>
          <w:t xml:space="preserve">How to make a better poster</w:t>
        </w:r>
      </w:hyperlink>
    </w:p>
    <w:p>
      <w:pPr>
        <w:pStyle w:val="Compact"/>
        <w:numPr>
          <w:ilvl w:val="0"/>
          <w:numId w:val="1217"/>
        </w:numPr>
      </w:pPr>
      <w:hyperlink r:id="rId615">
        <w:r>
          <w:rPr>
            <w:rStyle w:val="Hyperlink"/>
          </w:rPr>
          <w:t xml:space="preserve">How to make an even better poster</w:t>
        </w:r>
      </w:hyperlink>
    </w:p>
    <w:bookmarkEnd w:id="634"/>
    <w:bookmarkStart w:id="638"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8"/>
        </w:numPr>
      </w:pPr>
      <w:r>
        <w:t xml:space="preserve">Label x-axis and y-axis clearly</w:t>
      </w:r>
    </w:p>
    <w:p>
      <w:pPr>
        <w:pStyle w:val="Compact"/>
        <w:numPr>
          <w:ilvl w:val="0"/>
          <w:numId w:val="1218"/>
        </w:numPr>
      </w:pPr>
      <w:r>
        <w:t xml:space="preserve">Use panel labels when including multiple subplots</w:t>
      </w:r>
    </w:p>
    <w:p>
      <w:pPr>
        <w:pStyle w:val="Compact"/>
        <w:numPr>
          <w:ilvl w:val="0"/>
          <w:numId w:val="1218"/>
        </w:numPr>
      </w:pPr>
      <w:r>
        <w:t xml:space="preserve">Include sufficient tick marks and labels</w:t>
      </w:r>
    </w:p>
    <w:p>
      <w:pPr>
        <w:pStyle w:val="Compact"/>
        <w:numPr>
          <w:ilvl w:val="0"/>
          <w:numId w:val="1218"/>
        </w:numPr>
      </w:pPr>
      <w:r>
        <w:t xml:space="preserve">Use appropriate font sizes (readable but not distracting)</w:t>
      </w:r>
    </w:p>
    <w:p>
      <w:pPr>
        <w:pStyle w:val="Compact"/>
        <w:numPr>
          <w:ilvl w:val="0"/>
          <w:numId w:val="1218"/>
        </w:numPr>
      </w:pPr>
      <w:r>
        <w:t xml:space="preserve">Use colorblind-friendly palettes (see</w:t>
      </w:r>
      <w:r>
        <w:t xml:space="preserve"> </w:t>
      </w:r>
      <w:hyperlink r:id="rId635">
        <w:r>
          <w:rPr>
            <w:rStyle w:val="Hyperlink"/>
          </w:rPr>
          <w:t xml:space="preserve">ColorBrewer</w:t>
        </w:r>
      </w:hyperlink>
      <w:r>
        <w:t xml:space="preserve"> </w:t>
      </w:r>
      <w:r>
        <w:t xml:space="preserve">or</w:t>
      </w:r>
      <w:r>
        <w:t xml:space="preserve"> </w:t>
      </w:r>
      <w:hyperlink r:id="rId636">
        <w:r>
          <w:rPr>
            <w:rStyle w:val="Hyperlink"/>
          </w:rPr>
          <w:t xml:space="preserve">iwanthue</w:t>
        </w:r>
      </w:hyperlink>
      <w:r>
        <w:t xml:space="preserve">)</w:t>
      </w:r>
    </w:p>
    <w:p>
      <w:pPr>
        <w:pStyle w:val="Compact"/>
        <w:numPr>
          <w:ilvl w:val="0"/>
          <w:numId w:val="1218"/>
        </w:numPr>
      </w:pPr>
      <w:r>
        <w:t xml:space="preserve">Define colors, shapes, and line types in legends</w:t>
      </w:r>
    </w:p>
    <w:p>
      <w:pPr>
        <w:pStyle w:val="Compact"/>
        <w:numPr>
          <w:ilvl w:val="0"/>
          <w:numId w:val="1218"/>
        </w:numPr>
      </w:pPr>
      <w:r>
        <w:t xml:space="preserve">Minimize abbreviations in labels and legends</w:t>
      </w:r>
    </w:p>
    <w:p>
      <w:pPr>
        <w:pStyle w:val="Compact"/>
        <w:numPr>
          <w:ilvl w:val="0"/>
          <w:numId w:val="1218"/>
        </w:numPr>
      </w:pPr>
      <w:r>
        <w:t xml:space="preserve">Use transparency to show overlapping data</w:t>
      </w:r>
    </w:p>
    <w:p>
      <w:pPr>
        <w:pStyle w:val="Compact"/>
        <w:numPr>
          <w:ilvl w:val="0"/>
          <w:numId w:val="1218"/>
        </w:numPr>
      </w:pPr>
      <w:r>
        <w:t xml:space="preserve">Show measures of precision (e.g., 95% confidence intervals)</w:t>
      </w:r>
    </w:p>
    <w:p>
      <w:pPr>
        <w:pStyle w:val="FirstParagraph"/>
      </w:pPr>
      <w:r>
        <w:rPr>
          <w:b/>
          <w:bCs/>
        </w:rPr>
        <w:t xml:space="preserve">Resources:</w:t>
      </w:r>
    </w:p>
    <w:p>
      <w:pPr>
        <w:pStyle w:val="Compact"/>
        <w:numPr>
          <w:ilvl w:val="0"/>
          <w:numId w:val="1219"/>
        </w:numPr>
      </w:pPr>
      <w:hyperlink r:id="rId637">
        <w:r>
          <w:rPr>
            <w:rStyle w:val="Hyperlink"/>
          </w:rPr>
          <w:t xml:space="preserve">Ten Simple Rules for Better Figures</w:t>
        </w:r>
      </w:hyperlink>
    </w:p>
    <w:bookmarkEnd w:id="638"/>
    <w:bookmarkStart w:id="641" w:name="grant-writing"/>
    <w:p>
      <w:pPr>
        <w:pStyle w:val="Heading2"/>
      </w:pPr>
      <w:r>
        <w:t xml:space="preserve">20.5 Grant Writing</w:t>
      </w:r>
    </w:p>
    <w:p>
      <w:pPr>
        <w:pStyle w:val="Compact"/>
        <w:numPr>
          <w:ilvl w:val="0"/>
          <w:numId w:val="1220"/>
        </w:numPr>
      </w:pPr>
      <w:r>
        <w:t xml:space="preserve">Graduate students and postdocs are encouraged to apply for fellowships (e.g., NIH F31, NSF GRFP, K awards)</w:t>
      </w:r>
    </w:p>
    <w:p>
      <w:pPr>
        <w:pStyle w:val="Compact"/>
        <w:numPr>
          <w:ilvl w:val="0"/>
          <w:numId w:val="1220"/>
        </w:numPr>
      </w:pPr>
      <w:r>
        <w:t xml:space="preserve">PIs will support fellowship applications with feedback, letters of support, and mentoring</w:t>
      </w:r>
    </w:p>
    <w:p>
      <w:pPr>
        <w:pStyle w:val="Compact"/>
        <w:numPr>
          <w:ilvl w:val="0"/>
          <w:numId w:val="1220"/>
        </w:numPr>
      </w:pPr>
      <w:r>
        <w:t xml:space="preserve">Start planning fellowship applications well in advance of deadlines (typically 3-6 months)</w:t>
      </w:r>
    </w:p>
    <w:p>
      <w:pPr>
        <w:pStyle w:val="Compact"/>
        <w:numPr>
          <w:ilvl w:val="0"/>
          <w:numId w:val="1220"/>
        </w:numPr>
      </w:pPr>
      <w:r>
        <w:t xml:space="preserve">Attend grant writing workshops and seek feedback from multiple sources</w:t>
      </w:r>
    </w:p>
    <w:p>
      <w:pPr>
        <w:pStyle w:val="FirstParagraph"/>
      </w:pPr>
      <w:r>
        <w:rPr>
          <w:b/>
          <w:bCs/>
        </w:rPr>
        <w:t xml:space="preserve">Resources:</w:t>
      </w:r>
    </w:p>
    <w:p>
      <w:pPr>
        <w:pStyle w:val="Compact"/>
        <w:numPr>
          <w:ilvl w:val="0"/>
          <w:numId w:val="1221"/>
        </w:numPr>
      </w:pPr>
      <w:hyperlink r:id="rId639">
        <w:r>
          <w:rPr>
            <w:rStyle w:val="Hyperlink"/>
          </w:rPr>
          <w:t xml:space="preserve">Building Your Funding Train</w:t>
        </w:r>
      </w:hyperlink>
    </w:p>
    <w:p>
      <w:pPr>
        <w:pStyle w:val="Compact"/>
        <w:numPr>
          <w:ilvl w:val="0"/>
          <w:numId w:val="1221"/>
        </w:numPr>
      </w:pPr>
      <w:hyperlink r:id="rId640">
        <w:r>
          <w:rPr>
            <w:rStyle w:val="Hyperlink"/>
          </w:rPr>
          <w:t xml:space="preserve">NIH Funding Opportunities</w:t>
        </w:r>
      </w:hyperlink>
    </w:p>
    <w:p>
      <w:pPr>
        <w:pStyle w:val="Compact"/>
        <w:numPr>
          <w:ilvl w:val="0"/>
          <w:numId w:val="1221"/>
        </w:numPr>
      </w:pPr>
      <w:hyperlink r:id="rId621">
        <w:r>
          <w:rPr>
            <w:rStyle w:val="Hyperlink"/>
          </w:rPr>
          <w:t xml:space="preserve">NIH Grant Writing Resources</w:t>
        </w:r>
      </w:hyperlink>
    </w:p>
    <w:bookmarkEnd w:id="641"/>
    <w:bookmarkStart w:id="650"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42"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22"/>
        </w:numPr>
      </w:pPr>
      <w:r>
        <w:t xml:space="preserve">Understand the typical scope and depth expected</w:t>
      </w:r>
    </w:p>
    <w:p>
      <w:pPr>
        <w:pStyle w:val="Compact"/>
        <w:numPr>
          <w:ilvl w:val="0"/>
          <w:numId w:val="1222"/>
        </w:numPr>
      </w:pPr>
      <w:r>
        <w:t xml:space="preserve">See different approaches to structure and presentation</w:t>
      </w:r>
    </w:p>
    <w:p>
      <w:pPr>
        <w:pStyle w:val="Compact"/>
        <w:numPr>
          <w:ilvl w:val="0"/>
          <w:numId w:val="1222"/>
        </w:numPr>
      </w:pPr>
      <w:r>
        <w:t xml:space="preserve">Calibrate your expectations based on successful examples</w:t>
      </w:r>
    </w:p>
    <w:p>
      <w:pPr>
        <w:pStyle w:val="Compact"/>
        <w:numPr>
          <w:ilvl w:val="0"/>
          <w:numId w:val="122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42"/>
    <w:bookmarkStart w:id="643"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23"/>
        </w:numPr>
      </w:pPr>
      <w:r>
        <w:t xml:space="preserve">Independent research capability</w:t>
      </w:r>
    </w:p>
    <w:p>
      <w:pPr>
        <w:pStyle w:val="Compact"/>
        <w:numPr>
          <w:ilvl w:val="0"/>
          <w:numId w:val="1223"/>
        </w:numPr>
      </w:pPr>
      <w:r>
        <w:t xml:space="preserve">Ability to communicate findings effectively</w:t>
      </w:r>
    </w:p>
    <w:p>
      <w:pPr>
        <w:pStyle w:val="Compact"/>
        <w:numPr>
          <w:ilvl w:val="0"/>
          <w:numId w:val="1223"/>
        </w:numPr>
      </w:pPr>
      <w:r>
        <w:t xml:space="preserve">Contribution to the scientific literature</w:t>
      </w:r>
    </w:p>
    <w:p>
      <w:pPr>
        <w:pStyle w:val="Compact"/>
        <w:numPr>
          <w:ilvl w:val="0"/>
          <w:numId w:val="1223"/>
        </w:numPr>
      </w:pPr>
      <w:r>
        <w:t xml:space="preserve">Readiness for an academic or research career</w:t>
      </w:r>
    </w:p>
    <w:bookmarkEnd w:id="643"/>
    <w:bookmarkStart w:id="644"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44"/>
    <w:bookmarkStart w:id="646"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4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24"/>
        </w:numPr>
      </w:pPr>
      <w:r>
        <w:t xml:space="preserve">The dissertation proves you can conduct rigorous research</w:t>
      </w:r>
    </w:p>
    <w:p>
      <w:pPr>
        <w:pStyle w:val="Compact"/>
        <w:numPr>
          <w:ilvl w:val="0"/>
          <w:numId w:val="1224"/>
        </w:numPr>
      </w:pPr>
      <w:r>
        <w:t xml:space="preserve">It doesn’t need to solve every problem in your field</w:t>
      </w:r>
    </w:p>
    <w:p>
      <w:pPr>
        <w:pStyle w:val="Compact"/>
        <w:numPr>
          <w:ilvl w:val="0"/>
          <w:numId w:val="1224"/>
        </w:numPr>
      </w:pPr>
      <w:r>
        <w:t xml:space="preserve">It doesn’t need to be flawless</w:t>
      </w:r>
    </w:p>
    <w:p>
      <w:pPr>
        <w:pStyle w:val="Compact"/>
        <w:numPr>
          <w:ilvl w:val="0"/>
          <w:numId w:val="1224"/>
        </w:numPr>
      </w:pPr>
      <w:r>
        <w:t xml:space="preserve">It doesn’t need to be all-encompassing</w:t>
      </w:r>
    </w:p>
    <w:p>
      <w:pPr>
        <w:pStyle w:val="Compact"/>
        <w:numPr>
          <w:ilvl w:val="0"/>
          <w:numId w:val="1224"/>
        </w:numPr>
      </w:pPr>
      <w:r>
        <w:t xml:space="preserve">It just needs to constitute incremental progress in your field</w:t>
      </w:r>
    </w:p>
    <w:bookmarkEnd w:id="646"/>
    <w:bookmarkStart w:id="647"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5"/>
        </w:numPr>
      </w:pPr>
      <w:r>
        <w:t xml:space="preserve">Done is better than perfect when it comes to dissertations</w:t>
      </w:r>
    </w:p>
    <w:p>
      <w:pPr>
        <w:pStyle w:val="Compact"/>
        <w:numPr>
          <w:ilvl w:val="0"/>
          <w:numId w:val="1225"/>
        </w:numPr>
      </w:pPr>
      <w:r>
        <w:t xml:space="preserve">You’ll have your entire career to refine and expand on these ideas</w:t>
      </w:r>
    </w:p>
    <w:p>
      <w:pPr>
        <w:pStyle w:val="Compact"/>
        <w:numPr>
          <w:ilvl w:val="0"/>
          <w:numId w:val="1225"/>
        </w:numPr>
      </w:pPr>
      <w:r>
        <w:t xml:space="preserve">The goal is to finish and move forward,</w:t>
      </w:r>
      <w:r>
        <w:t xml:space="preserve"> </w:t>
      </w:r>
      <w:r>
        <w:t xml:space="preserve">not to write the definitive work on your topic</w:t>
      </w:r>
    </w:p>
    <w:p>
      <w:pPr>
        <w:pStyle w:val="Compact"/>
        <w:numPr>
          <w:ilvl w:val="0"/>
          <w:numId w:val="122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47"/>
    <w:bookmarkStart w:id="649" w:name="resources-3"/>
    <w:p>
      <w:pPr>
        <w:pStyle w:val="Heading3"/>
      </w:pPr>
      <w:r>
        <w:t xml:space="preserve">20.6.6 Resources</w:t>
      </w:r>
    </w:p>
    <w:p>
      <w:pPr>
        <w:pStyle w:val="FirstParagraph"/>
      </w:pPr>
      <w:r>
        <w:rPr>
          <w:b/>
          <w:bCs/>
        </w:rPr>
        <w:t xml:space="preserve">Dissertation writing tools:</w:t>
      </w:r>
    </w:p>
    <w:p>
      <w:pPr>
        <w:pStyle w:val="Compact"/>
        <w:numPr>
          <w:ilvl w:val="0"/>
          <w:numId w:val="1226"/>
        </w:numPr>
      </w:pPr>
      <w:hyperlink r:id="rId648">
        <w:r>
          <w:rPr>
            <w:rStyle w:val="Hyperlink"/>
          </w:rPr>
          <w:t xml:space="preserve">quarto-thesis</w:t>
        </w:r>
      </w:hyperlink>
      <w:r>
        <w:t xml:space="preserve"> </w:t>
      </w:r>
      <w:r>
        <w:t xml:space="preserve">- Quarto extension for creating masters or PhD theses with professional LaTeX formatting</w:t>
      </w:r>
    </w:p>
    <w:bookmarkEnd w:id="649"/>
    <w:bookmarkEnd w:id="650"/>
    <w:bookmarkStart w:id="651"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7"/>
        </w:numPr>
      </w:pPr>
      <w:r>
        <w:t xml:space="preserve">Graduate students are encouraged to gain teaching experience</w:t>
      </w:r>
    </w:p>
    <w:p>
      <w:pPr>
        <w:pStyle w:val="Compact"/>
        <w:numPr>
          <w:ilvl w:val="0"/>
          <w:numId w:val="1227"/>
        </w:numPr>
      </w:pPr>
      <w:r>
        <w:t xml:space="preserve">We support science communication and outreach activities</w:t>
      </w:r>
    </w:p>
    <w:p>
      <w:pPr>
        <w:pStyle w:val="Compact"/>
        <w:numPr>
          <w:ilvl w:val="0"/>
          <w:numId w:val="1227"/>
        </w:numPr>
      </w:pPr>
      <w:r>
        <w:t xml:space="preserve">Discuss opportunities with PIs</w:t>
      </w:r>
    </w:p>
    <w:p>
      <w:pPr>
        <w:pStyle w:val="FirstParagraph"/>
      </w:pPr>
      <w:r>
        <w:t xml:space="preserve">The</w:t>
      </w:r>
      <w:r>
        <w:t xml:space="preserve"> </w:t>
      </w:r>
      <w:hyperlink r:id="rId43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87">
        <w:r>
          <w:rPr>
            <w:rStyle w:val="Hyperlink"/>
          </w:rPr>
          <w:t xml:space="preserve">workshop index</w:t>
        </w:r>
      </w:hyperlink>
      <w:r>
        <w:t xml:space="preserve"> </w:t>
      </w:r>
      <w:r>
        <w:t xml:space="preserve">provides a comprehensive catalog of available resources.</w:t>
      </w:r>
    </w:p>
    <w:bookmarkEnd w:id="651"/>
    <w:bookmarkStart w:id="652"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8"/>
        </w:numPr>
      </w:pPr>
      <w:r>
        <w:t xml:space="preserve">Attend seminars and departmental events</w:t>
      </w:r>
    </w:p>
    <w:p>
      <w:pPr>
        <w:pStyle w:val="Compact"/>
        <w:numPr>
          <w:ilvl w:val="0"/>
          <w:numId w:val="1228"/>
        </w:numPr>
      </w:pPr>
      <w:r>
        <w:t xml:space="preserve">Connect with researchers in your field</w:t>
      </w:r>
    </w:p>
    <w:p>
      <w:pPr>
        <w:pStyle w:val="Compact"/>
        <w:numPr>
          <w:ilvl w:val="0"/>
          <w:numId w:val="1228"/>
        </w:numPr>
      </w:pPr>
      <w:r>
        <w:t xml:space="preserve">Join professional societies</w:t>
      </w:r>
    </w:p>
    <w:p>
      <w:pPr>
        <w:pStyle w:val="Compact"/>
        <w:numPr>
          <w:ilvl w:val="0"/>
          <w:numId w:val="1228"/>
        </w:numPr>
      </w:pPr>
      <w:r>
        <w:t xml:space="preserve">Use professional social media platforms to share research and engage with the scientific community</w:t>
      </w:r>
    </w:p>
    <w:p>
      <w:r>
        <w:br w:type="page"/>
      </w:r>
    </w:p>
    <w:bookmarkEnd w:id="652"/>
    <w:bookmarkEnd w:id="653"/>
    <w:bookmarkStart w:id="662"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27">
        <w:r>
          <w:rPr>
            <w:rStyle w:val="Hyperlink"/>
          </w:rPr>
          <w:t xml:space="preserve">original by Jade Benjamin-Chung</w:t>
        </w:r>
      </w:hyperlink>
    </w:p>
    <w:bookmarkStart w:id="65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9"/>
        </w:numPr>
      </w:pPr>
      <w:r>
        <w:rPr>
          <w:b/>
          <w:bCs/>
        </w:rPr>
        <w:t xml:space="preserve">Planning</w:t>
      </w:r>
      <w:r>
        <w:t xml:space="preserve">: Discuss target journals, outline, and timeline with PIs</w:t>
      </w:r>
    </w:p>
    <w:p>
      <w:pPr>
        <w:pStyle w:val="Compact"/>
        <w:numPr>
          <w:ilvl w:val="0"/>
          <w:numId w:val="1229"/>
        </w:numPr>
      </w:pPr>
      <w:r>
        <w:rPr>
          <w:b/>
          <w:bCs/>
        </w:rPr>
        <w:t xml:space="preserve">Drafting</w:t>
      </w:r>
      <w:r>
        <w:t xml:space="preserve">: Lead author prepares initial draft</w:t>
      </w:r>
    </w:p>
    <w:p>
      <w:pPr>
        <w:pStyle w:val="Compact"/>
        <w:numPr>
          <w:ilvl w:val="0"/>
          <w:numId w:val="1229"/>
        </w:numPr>
      </w:pPr>
      <w:r>
        <w:rPr>
          <w:b/>
          <w:bCs/>
        </w:rPr>
        <w:t xml:space="preserve">Internal review</w:t>
      </w:r>
      <w:r>
        <w:t xml:space="preserve">: Co-authors review and provide feedback</w:t>
      </w:r>
    </w:p>
    <w:p>
      <w:pPr>
        <w:pStyle w:val="Compact"/>
        <w:numPr>
          <w:ilvl w:val="0"/>
          <w:numId w:val="1229"/>
        </w:numPr>
      </w:pPr>
      <w:r>
        <w:rPr>
          <w:b/>
          <w:bCs/>
        </w:rPr>
        <w:t xml:space="preserve">Revision</w:t>
      </w:r>
      <w:r>
        <w:t xml:space="preserve">: Lead author incorporates feedback iteratively</w:t>
      </w:r>
    </w:p>
    <w:p>
      <w:pPr>
        <w:pStyle w:val="Compact"/>
        <w:numPr>
          <w:ilvl w:val="0"/>
          <w:numId w:val="1229"/>
        </w:numPr>
      </w:pPr>
      <w:r>
        <w:rPr>
          <w:b/>
          <w:bCs/>
        </w:rPr>
        <w:t xml:space="preserve">PI approval</w:t>
      </w:r>
      <w:r>
        <w:t xml:space="preserve">: Obtain final approval from PIs before submission</w:t>
      </w:r>
    </w:p>
    <w:p>
      <w:pPr>
        <w:pStyle w:val="Compact"/>
        <w:numPr>
          <w:ilvl w:val="0"/>
          <w:numId w:val="1229"/>
        </w:numPr>
      </w:pPr>
      <w:r>
        <w:rPr>
          <w:b/>
          <w:bCs/>
        </w:rPr>
        <w:t xml:space="preserve">Submission</w:t>
      </w:r>
      <w:r>
        <w:t xml:space="preserve">: Submit to journal</w:t>
      </w:r>
    </w:p>
    <w:p>
      <w:pPr>
        <w:pStyle w:val="Compact"/>
        <w:numPr>
          <w:ilvl w:val="0"/>
          <w:numId w:val="1229"/>
        </w:numPr>
      </w:pPr>
      <w:r>
        <w:rPr>
          <w:b/>
          <w:bCs/>
        </w:rPr>
        <w:t xml:space="preserve">Revisions</w:t>
      </w:r>
      <w:r>
        <w:t xml:space="preserve">: Lead author coordinates response to peer reviewers</w:t>
      </w:r>
    </w:p>
    <w:p>
      <w:pPr>
        <w:pStyle w:val="Compact"/>
        <w:numPr>
          <w:ilvl w:val="0"/>
          <w:numId w:val="1229"/>
        </w:numPr>
      </w:pPr>
      <w:r>
        <w:rPr>
          <w:b/>
          <w:bCs/>
        </w:rPr>
        <w:t xml:space="preserve">Publication</w:t>
      </w:r>
      <w:r>
        <w:t xml:space="preserve">: Celebrate and share!</w:t>
      </w:r>
    </w:p>
    <w:bookmarkEnd w:id="654"/>
    <w:bookmarkStart w:id="657" w:name="preprints-and-open-access"/>
    <w:p>
      <w:pPr>
        <w:pStyle w:val="Heading2"/>
      </w:pPr>
      <w:r>
        <w:t xml:space="preserve">21.2 Preprints and Open Access</w:t>
      </w:r>
    </w:p>
    <w:p>
      <w:pPr>
        <w:pStyle w:val="Compact"/>
        <w:numPr>
          <w:ilvl w:val="0"/>
          <w:numId w:val="1230"/>
        </w:numPr>
      </w:pPr>
      <w:r>
        <w:t xml:space="preserve">We encourage posting preprints prior to or during peer review on platforms like</w:t>
      </w:r>
      <w:r>
        <w:t xml:space="preserve"> </w:t>
      </w:r>
      <w:hyperlink r:id="rId655">
        <w:r>
          <w:rPr>
            <w:rStyle w:val="Hyperlink"/>
          </w:rPr>
          <w:t xml:space="preserve">medRxiv</w:t>
        </w:r>
      </w:hyperlink>
      <w:r>
        <w:t xml:space="preserve"> </w:t>
      </w:r>
      <w:r>
        <w:t xml:space="preserve">or</w:t>
      </w:r>
      <w:r>
        <w:t xml:space="preserve"> </w:t>
      </w:r>
      <w:hyperlink r:id="rId656">
        <w:r>
          <w:rPr>
            <w:rStyle w:val="Hyperlink"/>
          </w:rPr>
          <w:t xml:space="preserve">bioRxiv</w:t>
        </w:r>
      </w:hyperlink>
    </w:p>
    <w:p>
      <w:pPr>
        <w:pStyle w:val="Compact"/>
        <w:numPr>
          <w:ilvl w:val="0"/>
          <w:numId w:val="1230"/>
        </w:numPr>
      </w:pPr>
      <w:r>
        <w:t xml:space="preserve">Preprints allow rapid dissemination of findings and can be cited in grant applications</w:t>
      </w:r>
    </w:p>
    <w:p>
      <w:pPr>
        <w:pStyle w:val="Compact"/>
        <w:numPr>
          <w:ilvl w:val="0"/>
          <w:numId w:val="1230"/>
        </w:numPr>
      </w:pPr>
      <w:r>
        <w:t xml:space="preserve">We support publishing in open access journals when possible to maximize accessibility</w:t>
      </w:r>
    </w:p>
    <w:p>
      <w:pPr>
        <w:pStyle w:val="Compact"/>
        <w:numPr>
          <w:ilvl w:val="0"/>
          <w:numId w:val="123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55">
        <w:r>
          <w:rPr>
            <w:rStyle w:val="Hyperlink"/>
          </w:rPr>
          <w:t xml:space="preserve">medRxiv</w:t>
        </w:r>
      </w:hyperlink>
      <w:r>
        <w:t xml:space="preserve">.</w:t>
      </w:r>
    </w:p>
    <w:bookmarkEnd w:id="657"/>
    <w:bookmarkStart w:id="65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31"/>
        </w:numPr>
      </w:pPr>
      <w:r>
        <w:t xml:space="preserve">CONSORT for randomized trials</w:t>
      </w:r>
    </w:p>
    <w:p>
      <w:pPr>
        <w:pStyle w:val="Compact"/>
        <w:numPr>
          <w:ilvl w:val="0"/>
          <w:numId w:val="1231"/>
        </w:numPr>
      </w:pPr>
      <w:r>
        <w:t xml:space="preserve">STROBE for observational studies</w:t>
      </w:r>
    </w:p>
    <w:p>
      <w:pPr>
        <w:pStyle w:val="Compact"/>
        <w:numPr>
          <w:ilvl w:val="0"/>
          <w:numId w:val="1231"/>
        </w:numPr>
      </w:pPr>
      <w:r>
        <w:t xml:space="preserve">PRISMA for systematic reviews</w:t>
      </w:r>
    </w:p>
    <w:p>
      <w:pPr>
        <w:pStyle w:val="Compact"/>
        <w:numPr>
          <w:ilvl w:val="0"/>
          <w:numId w:val="1231"/>
        </w:numPr>
      </w:pPr>
      <w:r>
        <w:t xml:space="preserve">Others as appropriate (see</w:t>
      </w:r>
      <w:r>
        <w:t xml:space="preserve"> </w:t>
      </w:r>
      <w:hyperlink r:id="rId658">
        <w:r>
          <w:rPr>
            <w:rStyle w:val="Hyperlink"/>
          </w:rPr>
          <w:t xml:space="preserve">EQUATOR Network</w:t>
        </w:r>
      </w:hyperlink>
      <w:r>
        <w:t xml:space="preserve">)</w:t>
      </w:r>
    </w:p>
    <w:bookmarkEnd w:id="659"/>
    <w:bookmarkStart w:id="660" w:name="manuscript-checklist-1"/>
    <w:p>
      <w:pPr>
        <w:pStyle w:val="Heading2"/>
      </w:pPr>
      <w:r>
        <w:t xml:space="preserve">21.4 Manuscript Checklist</w:t>
      </w:r>
    </w:p>
    <w:p>
      <w:pPr>
        <w:pStyle w:val="FirstParagraph"/>
      </w:pPr>
      <w:r>
        <w:t xml:space="preserve">Before submitting a manuscript:</w:t>
      </w:r>
    </w:p>
    <w:p>
      <w:pPr>
        <w:pStyle w:val="Compact"/>
        <w:numPr>
          <w:ilvl w:val="0"/>
          <w:numId w:val="1232"/>
        </w:numPr>
      </w:pPr>
      <w:r>
        <w:t xml:space="preserve">Completed relevant reporting checklist</w:t>
      </w:r>
    </w:p>
    <w:p>
      <w:pPr>
        <w:pStyle w:val="Compact"/>
        <w:numPr>
          <w:ilvl w:val="0"/>
          <w:numId w:val="1233"/>
        </w:numPr>
      </w:pPr>
      <w:r>
        <w:t xml:space="preserve">Results are reproducible (rerunning code replicates tables/figures exactly)</w:t>
      </w:r>
    </w:p>
    <w:p>
      <w:pPr>
        <w:pStyle w:val="Compact"/>
        <w:numPr>
          <w:ilvl w:val="0"/>
          <w:numId w:val="1234"/>
        </w:numPr>
      </w:pPr>
      <w:r>
        <w:t xml:space="preserve">Target journal selected</w:t>
      </w:r>
    </w:p>
    <w:p>
      <w:pPr>
        <w:pStyle w:val="Compact"/>
        <w:numPr>
          <w:ilvl w:val="0"/>
          <w:numId w:val="1235"/>
        </w:numPr>
      </w:pPr>
      <w:r>
        <w:t xml:space="preserve">Title is declarative and states findings clearly</w:t>
      </w:r>
    </w:p>
    <w:p>
      <w:pPr>
        <w:pStyle w:val="Compact"/>
        <w:numPr>
          <w:ilvl w:val="0"/>
          <w:numId w:val="1236"/>
        </w:numPr>
      </w:pPr>
      <w:r>
        <w:t xml:space="preserve">Word count meets journal requirements</w:t>
      </w:r>
    </w:p>
    <w:p>
      <w:pPr>
        <w:pStyle w:val="Compact"/>
        <w:numPr>
          <w:ilvl w:val="0"/>
          <w:numId w:val="1237"/>
        </w:numPr>
      </w:pPr>
      <w:r>
        <w:t xml:space="preserve">Manuscript follows journal formatting guidelines</w:t>
      </w:r>
    </w:p>
    <w:p>
      <w:pPr>
        <w:pStyle w:val="Compact"/>
        <w:numPr>
          <w:ilvl w:val="0"/>
          <w:numId w:val="1238"/>
        </w:numPr>
      </w:pPr>
      <w:r>
        <w:t xml:space="preserve">Consistent voice throughout (typically active voice)</w:t>
      </w:r>
    </w:p>
    <w:p>
      <w:pPr>
        <w:pStyle w:val="Compact"/>
        <w:numPr>
          <w:ilvl w:val="0"/>
          <w:numId w:val="1239"/>
        </w:numPr>
      </w:pPr>
      <w:r>
        <w:t xml:space="preserve">All figures and tables referenced in main text</w:t>
      </w:r>
    </w:p>
    <w:p>
      <w:pPr>
        <w:pStyle w:val="Compact"/>
        <w:numPr>
          <w:ilvl w:val="0"/>
          <w:numId w:val="1240"/>
        </w:numPr>
      </w:pPr>
      <w:r>
        <w:t xml:space="preserve">Captions for all figures and tables</w:t>
      </w:r>
    </w:p>
    <w:p>
      <w:pPr>
        <w:pStyle w:val="Compact"/>
        <w:numPr>
          <w:ilvl w:val="0"/>
          <w:numId w:val="1241"/>
        </w:numPr>
      </w:pPr>
      <w:r>
        <w:t xml:space="preserve">Tables/figures numbered by order of appearance</w:t>
      </w:r>
    </w:p>
    <w:p>
      <w:pPr>
        <w:pStyle w:val="Compact"/>
        <w:numPr>
          <w:ilvl w:val="0"/>
          <w:numId w:val="1242"/>
        </w:numPr>
      </w:pPr>
      <w:r>
        <w:t xml:space="preserve">Abbreviations defined at first use and used sparingly</w:t>
      </w:r>
    </w:p>
    <w:p>
      <w:pPr>
        <w:pStyle w:val="Compact"/>
        <w:numPr>
          <w:ilvl w:val="0"/>
          <w:numId w:val="124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4"/>
        </w:numPr>
      </w:pPr>
      <w:r>
        <w:t xml:space="preserve">Avoid directionless statements (specify direction of associations)</w:t>
      </w:r>
    </w:p>
    <w:p>
      <w:pPr>
        <w:pStyle w:val="Compact"/>
        <w:numPr>
          <w:ilvl w:val="0"/>
          <w:numId w:val="1245"/>
        </w:numPr>
      </w:pPr>
      <w:r>
        <w:t xml:space="preserve">Causal language only when supported by study design</w:t>
      </w:r>
    </w:p>
    <w:p>
      <w:pPr>
        <w:pStyle w:val="Compact"/>
        <w:numPr>
          <w:ilvl w:val="0"/>
          <w:numId w:val="124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7"/>
        </w:numPr>
      </w:pPr>
      <w:r>
        <w:t xml:space="preserve">Author contributions drafted using CRediT Taxonomy</w:t>
      </w:r>
    </w:p>
    <w:bookmarkEnd w:id="660"/>
    <w:bookmarkStart w:id="661"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8"/>
        </w:numPr>
      </w:pPr>
      <w:r>
        <w:rPr>
          <w:b/>
          <w:bCs/>
        </w:rPr>
        <w:t xml:space="preserve">Cite primary sources</w:t>
      </w:r>
      <w:r>
        <w:t xml:space="preserve"> </w:t>
      </w:r>
      <w:r>
        <w:t xml:space="preserve">for factual statements about established knowledge, methods, or findings</w:t>
      </w:r>
    </w:p>
    <w:p>
      <w:pPr>
        <w:pStyle w:val="Compact"/>
        <w:numPr>
          <w:ilvl w:val="0"/>
          <w:numId w:val="1248"/>
        </w:numPr>
      </w:pPr>
      <w:r>
        <w:rPr>
          <w:b/>
          <w:bCs/>
        </w:rPr>
        <w:t xml:space="preserve">Cite official documentation</w:t>
      </w:r>
      <w:r>
        <w:t xml:space="preserve"> </w:t>
      </w:r>
      <w:r>
        <w:t xml:space="preserve">when describing how software, tools, or systems work</w:t>
      </w:r>
    </w:p>
    <w:p>
      <w:pPr>
        <w:pStyle w:val="Compact"/>
        <w:numPr>
          <w:ilvl w:val="0"/>
          <w:numId w:val="124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9"/>
        </w:numPr>
      </w:pPr>
      <w:r>
        <w:rPr>
          <w:b/>
          <w:bCs/>
        </w:rPr>
        <w:t xml:space="preserve">Demonstrate directly</w:t>
      </w:r>
      <w:r>
        <w:t xml:space="preserve">: Show the behavior through experiments, data, or explicit examples</w:t>
      </w:r>
    </w:p>
    <w:p>
      <w:pPr>
        <w:pStyle w:val="Compact"/>
        <w:numPr>
          <w:ilvl w:val="0"/>
          <w:numId w:val="124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50"/>
        </w:numPr>
      </w:pPr>
      <w:r>
        <w:t xml:space="preserve">Builds reader trust and credibility</w:t>
      </w:r>
    </w:p>
    <w:p>
      <w:pPr>
        <w:pStyle w:val="Compact"/>
        <w:numPr>
          <w:ilvl w:val="0"/>
          <w:numId w:val="1250"/>
        </w:numPr>
      </w:pPr>
      <w:r>
        <w:t xml:space="preserve">Enables readers to verify information independently</w:t>
      </w:r>
    </w:p>
    <w:p>
      <w:pPr>
        <w:pStyle w:val="Compact"/>
        <w:numPr>
          <w:ilvl w:val="0"/>
          <w:numId w:val="1250"/>
        </w:numPr>
      </w:pPr>
      <w:r>
        <w:t xml:space="preserve">Maintains scientific rigor in all communications</w:t>
      </w:r>
    </w:p>
    <w:p>
      <w:pPr>
        <w:pStyle w:val="Compact"/>
        <w:numPr>
          <w:ilvl w:val="0"/>
          <w:numId w:val="125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61"/>
    <w:bookmarkEnd w:id="662"/>
    <w:bookmarkStart w:id="743" w:name="references"/>
    <w:p>
      <w:pPr>
        <w:pStyle w:val="Heading1"/>
      </w:pPr>
      <w:r>
        <w:t xml:space="preserve">References</w:t>
      </w:r>
    </w:p>
    <w:bookmarkStart w:id="742" w:name="refs"/>
    <w:bookmarkStart w:id="664" w:name="ref-space_odyssey"/>
    <w:p>
      <w:pPr>
        <w:pStyle w:val="Bibliography"/>
      </w:pPr>
      <w:r>
        <w:t xml:space="preserve">“2001: A Space Odyssey.”</w:t>
      </w:r>
      <w:r>
        <w:t xml:space="preserve"> </w:t>
      </w:r>
      <w:r>
        <w:t xml:space="preserve">1968. Film.</w:t>
      </w:r>
      <w:r>
        <w:t xml:space="preserve"> </w:t>
      </w:r>
      <w:hyperlink r:id="rId663">
        <w:r>
          <w:rPr>
            <w:rStyle w:val="Hyperlink"/>
          </w:rPr>
          <w:t xml:space="preserve">https://en.wikipedia.org/wiki/2001:_A_Space_Odyssey_(film)</w:t>
        </w:r>
      </w:hyperlink>
      <w:r>
        <w:t xml:space="preserve">.</w:t>
      </w:r>
    </w:p>
    <w:bookmarkEnd w:id="664"/>
    <w:bookmarkStart w:id="666"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65">
        <w:r>
          <w:rPr>
            <w:rStyle w:val="Hyperlink"/>
          </w:rPr>
          <w:t xml:space="preserve">https://doi.org/10.1371/journal.pgph.0002269</w:t>
        </w:r>
      </w:hyperlink>
      <w:r>
        <w:t xml:space="preserve">.</w:t>
      </w:r>
    </w:p>
    <w:bookmarkEnd w:id="666"/>
    <w:bookmarkStart w:id="66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67">
        <w:r>
          <w:rPr>
            <w:rStyle w:val="Hyperlink"/>
          </w:rPr>
          <w:t xml:space="preserve">https://search.library.ucdavis.edu/permalink/01UCD_INST/9fle3i/alma990000226350403126</w:t>
        </w:r>
      </w:hyperlink>
      <w:r>
        <w:t xml:space="preserve">.</w:t>
      </w:r>
    </w:p>
    <w:bookmarkEnd w:id="668"/>
    <w:bookmarkStart w:id="67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69">
        <w:r>
          <w:rPr>
            <w:rStyle w:val="Hyperlink"/>
          </w:rPr>
          <w:t xml:space="preserve">https://doi.org/10.1038/d41586-019-01431-z</w:t>
        </w:r>
      </w:hyperlink>
      <w:r>
        <w:t xml:space="preserve">.</w:t>
      </w:r>
    </w:p>
    <w:bookmarkEnd w:id="670"/>
    <w:bookmarkStart w:id="672" w:name="ref-battlestar_galactica_2004"/>
    <w:p>
      <w:pPr>
        <w:pStyle w:val="Bibliography"/>
      </w:pPr>
      <w:r>
        <w:t xml:space="preserve">“Battlestar Galactica.”</w:t>
      </w:r>
      <w:r>
        <w:t xml:space="preserve"> </w:t>
      </w:r>
      <w:r>
        <w:t xml:space="preserve">2004. Television Series.</w:t>
      </w:r>
      <w:r>
        <w:t xml:space="preserve"> </w:t>
      </w:r>
      <w:hyperlink r:id="rId671">
        <w:r>
          <w:rPr>
            <w:rStyle w:val="Hyperlink"/>
          </w:rPr>
          <w:t xml:space="preserve">https://en.wikipedia.org/wiki/Battlestar_Galactica_(2004_TV_series)</w:t>
        </w:r>
      </w:hyperlink>
      <w:r>
        <w:t xml:space="preserve">.</w:t>
      </w:r>
    </w:p>
    <w:bookmarkEnd w:id="672"/>
    <w:bookmarkStart w:id="673"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27">
        <w:r>
          <w:rPr>
            <w:rStyle w:val="Hyperlink"/>
          </w:rPr>
          <w:t xml:space="preserve">https://jadebc.github.io/lab-manual/</w:t>
        </w:r>
      </w:hyperlink>
      <w:r>
        <w:t xml:space="preserve">.</w:t>
      </w:r>
    </w:p>
    <w:bookmarkEnd w:id="673"/>
    <w:bookmarkStart w:id="675" w:name="ref-blade_runner"/>
    <w:p>
      <w:pPr>
        <w:pStyle w:val="Bibliography"/>
      </w:pPr>
      <w:r>
        <w:t xml:space="preserve">“Blade Runner.”</w:t>
      </w:r>
      <w:r>
        <w:t xml:space="preserve"> </w:t>
      </w:r>
      <w:r>
        <w:t xml:space="preserve">1982. Film.</w:t>
      </w:r>
      <w:r>
        <w:t xml:space="preserve"> </w:t>
      </w:r>
      <w:hyperlink r:id="rId674">
        <w:r>
          <w:rPr>
            <w:rStyle w:val="Hyperlink"/>
          </w:rPr>
          <w:t xml:space="preserve">https://en.wikipedia.org/wiki/Blade_Runner</w:t>
        </w:r>
      </w:hyperlink>
      <w:r>
        <w:t xml:space="preserve">.</w:t>
      </w:r>
    </w:p>
    <w:bookmarkEnd w:id="675"/>
    <w:bookmarkStart w:id="67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76">
        <w:r>
          <w:rPr>
            <w:rStyle w:val="Hyperlink"/>
          </w:rPr>
          <w:t xml:space="preserve">https://happygitwithr.com/</w:t>
        </w:r>
      </w:hyperlink>
      <w:r>
        <w:t xml:space="preserve">.</w:t>
      </w:r>
    </w:p>
    <w:bookmarkEnd w:id="677"/>
    <w:bookmarkStart w:id="679"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78">
        <w:r>
          <w:rPr>
            <w:rStyle w:val="Hyperlink"/>
          </w:rPr>
          <w:t xml:space="preserve">https://en.wikipedia.org/wiki/Ender%27s_Game</w:t>
        </w:r>
      </w:hyperlink>
      <w:r>
        <w:t xml:space="preserve">.</w:t>
      </w:r>
    </w:p>
    <w:bookmarkEnd w:id="679"/>
    <w:bookmarkStart w:id="68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80">
        <w:r>
          <w:rPr>
            <w:rStyle w:val="Hyperlink"/>
          </w:rPr>
          <w:t xml:space="preserve">https://doi.org/10.1038/s41467-020-19160-7</w:t>
        </w:r>
      </w:hyperlink>
      <w:r>
        <w:t xml:space="preserve">.</w:t>
      </w:r>
    </w:p>
    <w:bookmarkEnd w:id="681"/>
    <w:bookmarkStart w:id="68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82">
        <w:r>
          <w:rPr>
            <w:rStyle w:val="Hyperlink"/>
          </w:rPr>
          <w:t xml:space="preserve">http://creativecommons.org/licenses/by-nc/4.0/</w:t>
        </w:r>
      </w:hyperlink>
      <w:r>
        <w:t xml:space="preserve">.</w:t>
      </w:r>
    </w:p>
    <w:bookmarkEnd w:id="683"/>
    <w:bookmarkStart w:id="685" w:name="ref-credit"/>
    <w:p>
      <w:pPr>
        <w:pStyle w:val="Bibliography"/>
      </w:pPr>
      <w:r>
        <w:t xml:space="preserve">“CRediT: Contributor Roles Taxonomy.”</w:t>
      </w:r>
      <w:r>
        <w:t xml:space="preserve"> </w:t>
      </w:r>
      <w:r>
        <w:t xml:space="preserve">n.d. PLOS ONE.</w:t>
      </w:r>
      <w:r>
        <w:t xml:space="preserve"> </w:t>
      </w:r>
      <w:hyperlink r:id="rId684">
        <w:r>
          <w:rPr>
            <w:rStyle w:val="Hyperlink"/>
          </w:rPr>
          <w:t xml:space="preserve">https://journals.plos.org/plosone/s/authorship</w:t>
        </w:r>
      </w:hyperlink>
      <w:r>
        <w:t xml:space="preserve">.</w:t>
      </w:r>
    </w:p>
    <w:bookmarkEnd w:id="685"/>
    <w:bookmarkStart w:id="687" w:name="ref-dryad"/>
    <w:p>
      <w:pPr>
        <w:pStyle w:val="Bibliography"/>
      </w:pPr>
      <w:r>
        <w:t xml:space="preserve">“Dryad Digital Repository.”</w:t>
      </w:r>
      <w:r>
        <w:t xml:space="preserve"> </w:t>
      </w:r>
      <w:r>
        <w:t xml:space="preserve">n.d. Dryad.</w:t>
      </w:r>
      <w:r>
        <w:t xml:space="preserve"> </w:t>
      </w:r>
      <w:hyperlink r:id="rId686">
        <w:r>
          <w:rPr>
            <w:rStyle w:val="Hyperlink"/>
          </w:rPr>
          <w:t xml:space="preserve">https://datadryad.org/</w:t>
        </w:r>
      </w:hyperlink>
      <w:r>
        <w:t xml:space="preserve">.</w:t>
      </w:r>
    </w:p>
    <w:bookmarkEnd w:id="687"/>
    <w:bookmarkStart w:id="68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58">
        <w:r>
          <w:rPr>
            <w:rStyle w:val="Hyperlink"/>
          </w:rPr>
          <w:t xml:space="preserve">https://www.equator-network.org/</w:t>
        </w:r>
      </w:hyperlink>
      <w:r>
        <w:t xml:space="preserve">.</w:t>
      </w:r>
    </w:p>
    <w:bookmarkEnd w:id="688"/>
    <w:bookmarkStart w:id="69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89">
        <w:r>
          <w:rPr>
            <w:rStyle w:val="Hyperlink"/>
          </w:rPr>
          <w:t xml:space="preserve">https://engineering-shiny.org/</w:t>
        </w:r>
      </w:hyperlink>
      <w:r>
        <w:t xml:space="preserve">.</w:t>
      </w:r>
    </w:p>
    <w:bookmarkEnd w:id="690"/>
    <w:bookmarkStart w:id="692"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91">
        <w:r>
          <w:rPr>
            <w:rStyle w:val="Hyperlink"/>
          </w:rPr>
          <w:t xml:space="preserve">https://www.youtube.com/watch?v=B1BdQcJ2ZYY</w:t>
        </w:r>
      </w:hyperlink>
      <w:r>
        <w:t xml:space="preserve">.</w:t>
      </w:r>
    </w:p>
    <w:bookmarkEnd w:id="692"/>
    <w:bookmarkStart w:id="694" w:name="ref-githubdesktop"/>
    <w:p>
      <w:pPr>
        <w:pStyle w:val="Bibliography"/>
      </w:pPr>
      <w:r>
        <w:t xml:space="preserve">“GitHub Desktop.”</w:t>
      </w:r>
      <w:r>
        <w:t xml:space="preserve"> </w:t>
      </w:r>
      <w:r>
        <w:t xml:space="preserve">n.d. GitHub.</w:t>
      </w:r>
      <w:r>
        <w:t xml:space="preserve"> </w:t>
      </w:r>
      <w:hyperlink r:id="rId693">
        <w:r>
          <w:rPr>
            <w:rStyle w:val="Hyperlink"/>
          </w:rPr>
          <w:t xml:space="preserve">https://desktop.github.com/</w:t>
        </w:r>
      </w:hyperlink>
      <w:r>
        <w:t xml:space="preserve">.</w:t>
      </w:r>
    </w:p>
    <w:bookmarkEnd w:id="694"/>
    <w:bookmarkStart w:id="696" w:name="ref-dune"/>
    <w:p>
      <w:pPr>
        <w:pStyle w:val="Bibliography"/>
      </w:pPr>
      <w:r>
        <w:t xml:space="preserve">Herbert, Frank. 1965.</w:t>
      </w:r>
      <w:r>
        <w:t xml:space="preserve"> </w:t>
      </w:r>
      <w:r>
        <w:t xml:space="preserve">“Dune.”</w:t>
      </w:r>
      <w:r>
        <w:t xml:space="preserve"> </w:t>
      </w:r>
      <w:r>
        <w:t xml:space="preserve">Novel.</w:t>
      </w:r>
      <w:r>
        <w:t xml:space="preserve"> </w:t>
      </w:r>
      <w:hyperlink r:id="rId695">
        <w:r>
          <w:rPr>
            <w:rStyle w:val="Hyperlink"/>
          </w:rPr>
          <w:t xml:space="preserve">https://en.wikipedia.org/wiki/Organizations_of_the_Dune_universe#Thinking_machines</w:t>
        </w:r>
      </w:hyperlink>
      <w:r>
        <w:t xml:space="preserve">.</w:t>
      </w:r>
    </w:p>
    <w:bookmarkEnd w:id="696"/>
    <w:bookmarkStart w:id="698" w:name="ref-plos_data"/>
    <w:p>
      <w:pPr>
        <w:pStyle w:val="Bibliography"/>
      </w:pPr>
      <w:r>
        <w:t xml:space="preserve">“How to Store and Manage Your Data.”</w:t>
      </w:r>
      <w:r>
        <w:t xml:space="preserve"> </w:t>
      </w:r>
      <w:r>
        <w:t xml:space="preserve">n.d. PLOS.</w:t>
      </w:r>
      <w:r>
        <w:t xml:space="preserve"> </w:t>
      </w:r>
      <w:hyperlink r:id="rId697">
        <w:r>
          <w:rPr>
            <w:rStyle w:val="Hyperlink"/>
          </w:rPr>
          <w:t xml:space="preserve">https://plos.org/resource/how-to-store-and-manage-your-data/</w:t>
        </w:r>
      </w:hyperlink>
      <w:r>
        <w:t xml:space="preserve">.</w:t>
      </w:r>
    </w:p>
    <w:bookmarkEnd w:id="698"/>
    <w:bookmarkStart w:id="69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99"/>
    <w:bookmarkStart w:id="701"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00">
        <w:r>
          <w:rPr>
            <w:rStyle w:val="Hyperlink"/>
          </w:rPr>
          <w:t xml:space="preserve">https://openreview.net/forum?id=BZ5a1r-kVsf</w:t>
        </w:r>
      </w:hyperlink>
      <w:r>
        <w:t xml:space="preserve">.</w:t>
      </w:r>
    </w:p>
    <w:bookmarkEnd w:id="701"/>
    <w:bookmarkStart w:id="702" w:name="ref-medRxiv"/>
    <w:p>
      <w:pPr>
        <w:pStyle w:val="Bibliography"/>
      </w:pPr>
      <w:r>
        <w:t xml:space="preserve">“medRxiv: The Preprint Server for Health Sciences.”</w:t>
      </w:r>
      <w:r>
        <w:t xml:space="preserve"> </w:t>
      </w:r>
      <w:r>
        <w:t xml:space="preserve">n.d. Cold Spring Harbor Laboratory.</w:t>
      </w:r>
      <w:r>
        <w:t xml:space="preserve"> </w:t>
      </w:r>
      <w:hyperlink r:id="rId655">
        <w:r>
          <w:rPr>
            <w:rStyle w:val="Hyperlink"/>
          </w:rPr>
          <w:t xml:space="preserve">https://www.medrxiv.org/</w:t>
        </w:r>
      </w:hyperlink>
      <w:r>
        <w:t xml:space="preserve">.</w:t>
      </w:r>
    </w:p>
    <w:bookmarkEnd w:id="702"/>
    <w:bookmarkStart w:id="70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03">
        <w:r>
          <w:rPr>
            <w:rStyle w:val="Hyperlink"/>
          </w:rPr>
          <w:t xml:space="preserve">https://doi.org/10.1038/467775a</w:t>
        </w:r>
      </w:hyperlink>
      <w:r>
        <w:t xml:space="preserve">.</w:t>
      </w:r>
    </w:p>
    <w:bookmarkEnd w:id="704"/>
    <w:bookmarkStart w:id="70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05">
        <w:r>
          <w:rPr>
            <w:rStyle w:val="Hyperlink"/>
          </w:rPr>
          <w:t xml:space="preserve">https://doi.org/10.1038/s41562-016-0021</w:t>
        </w:r>
      </w:hyperlink>
      <w:r>
        <w:t xml:space="preserve">.</w:t>
      </w:r>
    </w:p>
    <w:bookmarkEnd w:id="706"/>
    <w:bookmarkStart w:id="70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07">
        <w:r>
          <w:rPr>
            <w:rStyle w:val="Hyperlink"/>
          </w:rPr>
          <w:t xml:space="preserve">https://doi.org/10.1038/526182a</w:t>
        </w:r>
      </w:hyperlink>
      <w:r>
        <w:t xml:space="preserve">.</w:t>
      </w:r>
    </w:p>
    <w:bookmarkEnd w:id="708"/>
    <w:bookmarkStart w:id="710" w:name="ref-osf"/>
    <w:p>
      <w:pPr>
        <w:pStyle w:val="Bibliography"/>
      </w:pPr>
      <w:r>
        <w:t xml:space="preserve">“Open Science Framework.”</w:t>
      </w:r>
      <w:r>
        <w:t xml:space="preserve"> </w:t>
      </w:r>
      <w:r>
        <w:t xml:space="preserve">n.d. Center for Open Science.</w:t>
      </w:r>
      <w:r>
        <w:t xml:space="preserve"> </w:t>
      </w:r>
      <w:hyperlink r:id="rId709">
        <w:r>
          <w:rPr>
            <w:rStyle w:val="Hyperlink"/>
          </w:rPr>
          <w:t xml:space="preserve">https://osf.io/</w:t>
        </w:r>
      </w:hyperlink>
      <w:r>
        <w:t xml:space="preserve">.</w:t>
      </w:r>
    </w:p>
    <w:bookmarkEnd w:id="710"/>
    <w:bookmarkStart w:id="712" w:name="ref-gitfixum"/>
    <w:p>
      <w:pPr>
        <w:pStyle w:val="Bibliography"/>
      </w:pPr>
      <w:r>
        <w:t xml:space="preserve">Robertson, Seth. n.d.</w:t>
      </w:r>
      <w:r>
        <w:t xml:space="preserve"> </w:t>
      </w:r>
      <w:r>
        <w:t xml:space="preserve">“On Undoing, Fixing, or Removing Commits in Git.”</w:t>
      </w:r>
      <w:r>
        <w:t xml:space="preserve"> </w:t>
      </w:r>
      <w:hyperlink r:id="rId711">
        <w:r>
          <w:rPr>
            <w:rStyle w:val="Hyperlink"/>
          </w:rPr>
          <w:t xml:space="preserve">https://sethrobertson.github.io/GitFixUm/fixup.html</w:t>
        </w:r>
      </w:hyperlink>
      <w:r>
        <w:t xml:space="preserve">.</w:t>
      </w:r>
    </w:p>
    <w:bookmarkEnd w:id="712"/>
    <w:bookmarkStart w:id="71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13">
        <w:r>
          <w:rPr>
            <w:rStyle w:val="Hyperlink"/>
          </w:rPr>
          <w:t xml:space="preserve">https://doi.org/10.1371/journal.pcbi.1003833</w:t>
        </w:r>
      </w:hyperlink>
      <w:r>
        <w:t xml:space="preserve">.</w:t>
      </w:r>
    </w:p>
    <w:bookmarkEnd w:id="714"/>
    <w:bookmarkStart w:id="71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15">
        <w:r>
          <w:rPr>
            <w:rStyle w:val="Hyperlink"/>
          </w:rPr>
          <w:t xml:space="preserve">https://doi.org/10.1038/d41586-019-02918-5</w:t>
        </w:r>
      </w:hyperlink>
      <w:r>
        <w:t xml:space="preserve">.</w:t>
      </w:r>
    </w:p>
    <w:bookmarkEnd w:id="716"/>
    <w:bookmarkStart w:id="718" w:name="ref-slurm"/>
    <w:p>
      <w:pPr>
        <w:pStyle w:val="Bibliography"/>
      </w:pPr>
      <w:r>
        <w:t xml:space="preserve">“Slurm Workload Manager: Sbatch Documentation.”</w:t>
      </w:r>
      <w:r>
        <w:t xml:space="preserve"> </w:t>
      </w:r>
      <w:r>
        <w:t xml:space="preserve">n.d. SchedMD.</w:t>
      </w:r>
      <w:r>
        <w:t xml:space="preserve"> </w:t>
      </w:r>
      <w:hyperlink r:id="rId717">
        <w:r>
          <w:rPr>
            <w:rStyle w:val="Hyperlink"/>
          </w:rPr>
          <w:t xml:space="preserve">https://slurm.schedmd.com/sbatch.html</w:t>
        </w:r>
      </w:hyperlink>
      <w:r>
        <w:t xml:space="preserve">.</w:t>
      </w:r>
    </w:p>
    <w:bookmarkEnd w:id="718"/>
    <w:bookmarkStart w:id="72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19">
        <w:r>
          <w:rPr>
            <w:rStyle w:val="Hyperlink"/>
          </w:rPr>
          <w:t xml:space="preserve">https://doi.org/10.1038/d41586-019-00067-3</w:t>
        </w:r>
      </w:hyperlink>
      <w:r>
        <w:t xml:space="preserve">.</w:t>
      </w:r>
    </w:p>
    <w:bookmarkEnd w:id="720"/>
    <w:bookmarkStart w:id="722" w:name="ref-terminator"/>
    <w:p>
      <w:pPr>
        <w:pStyle w:val="Bibliography"/>
      </w:pPr>
      <w:r>
        <w:t xml:space="preserve">“Terminator 3: Rise of the Machines.”</w:t>
      </w:r>
      <w:r>
        <w:t xml:space="preserve"> </w:t>
      </w:r>
      <w:r>
        <w:t xml:space="preserve">2003. Film.</w:t>
      </w:r>
      <w:r>
        <w:t xml:space="preserve"> </w:t>
      </w:r>
      <w:hyperlink r:id="rId721">
        <w:r>
          <w:rPr>
            <w:rStyle w:val="Hyperlink"/>
          </w:rPr>
          <w:t xml:space="preserve">https://en.wikipedia.org/wiki/Terminator_3:_Rise_of_the_Machines</w:t>
        </w:r>
      </w:hyperlink>
      <w:r>
        <w:t xml:space="preserve">.</w:t>
      </w:r>
    </w:p>
    <w:bookmarkEnd w:id="722"/>
    <w:bookmarkStart w:id="724" w:name="ref-matrix"/>
    <w:p>
      <w:pPr>
        <w:pStyle w:val="Bibliography"/>
      </w:pPr>
      <w:r>
        <w:t xml:space="preserve">“The Matrix.”</w:t>
      </w:r>
      <w:r>
        <w:t xml:space="preserve"> </w:t>
      </w:r>
      <w:r>
        <w:t xml:space="preserve">1999. Film.</w:t>
      </w:r>
      <w:r>
        <w:t xml:space="preserve"> </w:t>
      </w:r>
      <w:hyperlink r:id="rId723">
        <w:r>
          <w:rPr>
            <w:rStyle w:val="Hyperlink"/>
          </w:rPr>
          <w:t xml:space="preserve">https://en.wikipedia.org/wiki/The_Matrix</w:t>
        </w:r>
      </w:hyperlink>
      <w:r>
        <w:t xml:space="preserve">.</w:t>
      </w:r>
    </w:p>
    <w:bookmarkEnd w:id="724"/>
    <w:bookmarkStart w:id="72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25"/>
    <w:bookmarkStart w:id="72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26">
        <w:r>
          <w:rPr>
            <w:rStyle w:val="Hyperlink"/>
          </w:rPr>
          <w:t xml:space="preserve">https://doi.org/10.1038/d41586-021-03603-2</w:t>
        </w:r>
      </w:hyperlink>
      <w:r>
        <w:t xml:space="preserve">.</w:t>
      </w:r>
    </w:p>
    <w:bookmarkEnd w:id="727"/>
    <w:bookmarkStart w:id="729" w:name="ref-wargames"/>
    <w:p>
      <w:pPr>
        <w:pStyle w:val="Bibliography"/>
      </w:pPr>
      <w:r>
        <w:t xml:space="preserve">“WarGames.”</w:t>
      </w:r>
      <w:r>
        <w:t xml:space="preserve"> </w:t>
      </w:r>
      <w:r>
        <w:t xml:space="preserve">1983. Film.</w:t>
      </w:r>
      <w:r>
        <w:t xml:space="preserve"> </w:t>
      </w:r>
      <w:hyperlink r:id="rId728">
        <w:r>
          <w:rPr>
            <w:rStyle w:val="Hyperlink"/>
          </w:rPr>
          <w:t xml:space="preserve">https://en.wikipedia.org/wiki/WarGames</w:t>
        </w:r>
      </w:hyperlink>
      <w:r>
        <w:t xml:space="preserve">.</w:t>
      </w:r>
    </w:p>
    <w:bookmarkEnd w:id="729"/>
    <w:bookmarkStart w:id="73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30">
        <w:r>
          <w:rPr>
            <w:rStyle w:val="Hyperlink"/>
          </w:rPr>
          <w:t xml:space="preserve">https://adv-r.hadley.nz/</w:t>
        </w:r>
      </w:hyperlink>
      <w:r>
        <w:t xml:space="preserve">.</w:t>
      </w:r>
    </w:p>
    <w:bookmarkEnd w:id="731"/>
    <w:bookmarkStart w:id="733" w:name="ref-wickham2021shiny"/>
    <w:p>
      <w:pPr>
        <w:pStyle w:val="Bibliography"/>
      </w:pPr>
      <w:r>
        <w:t xml:space="preserve">———. 2021.</w:t>
      </w:r>
      <w:r>
        <w:t xml:space="preserve"> </w:t>
      </w:r>
      <w:r>
        <w:rPr>
          <w:i/>
          <w:iCs/>
        </w:rPr>
        <w:t xml:space="preserve">Mastering Shiny</w:t>
      </w:r>
      <w:r>
        <w:t xml:space="preserve">. O’Reilly Media.</w:t>
      </w:r>
      <w:r>
        <w:t xml:space="preserve"> </w:t>
      </w:r>
      <w:hyperlink r:id="rId732">
        <w:r>
          <w:rPr>
            <w:rStyle w:val="Hyperlink"/>
          </w:rPr>
          <w:t xml:space="preserve">https://mastering-shiny.org/</w:t>
        </w:r>
      </w:hyperlink>
      <w:r>
        <w:t xml:space="preserve">.</w:t>
      </w:r>
    </w:p>
    <w:bookmarkEnd w:id="733"/>
    <w:bookmarkStart w:id="734"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34"/>
    <w:bookmarkStart w:id="736" w:name="ref-wickham2023tidydesign"/>
    <w:p>
      <w:pPr>
        <w:pStyle w:val="Bibliography"/>
      </w:pPr>
      <w:r>
        <w:t xml:space="preserve">———. 2023b.</w:t>
      </w:r>
      <w:r>
        <w:t xml:space="preserve"> </w:t>
      </w:r>
      <w:r>
        <w:rPr>
          <w:i/>
          <w:iCs/>
        </w:rPr>
        <w:t xml:space="preserve">Tidyverse Design Guide</w:t>
      </w:r>
      <w:r>
        <w:t xml:space="preserve">.</w:t>
      </w:r>
      <w:r>
        <w:t xml:space="preserve"> </w:t>
      </w:r>
      <w:hyperlink r:id="rId735">
        <w:r>
          <w:rPr>
            <w:rStyle w:val="Hyperlink"/>
          </w:rPr>
          <w:t xml:space="preserve">https://design.tidyverse.org/</w:t>
        </w:r>
      </w:hyperlink>
      <w:r>
        <w:t xml:space="preserve">.</w:t>
      </w:r>
    </w:p>
    <w:bookmarkEnd w:id="736"/>
    <w:bookmarkStart w:id="73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37">
        <w:r>
          <w:rPr>
            <w:rStyle w:val="Hyperlink"/>
          </w:rPr>
          <w:t xml:space="preserve">https://r-pkgs.org/</w:t>
        </w:r>
      </w:hyperlink>
      <w:r>
        <w:t xml:space="preserve">.</w:t>
      </w:r>
    </w:p>
    <w:bookmarkEnd w:id="738"/>
    <w:bookmarkStart w:id="74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39">
        <w:r>
          <w:rPr>
            <w:rStyle w:val="Hyperlink"/>
          </w:rPr>
          <w:t xml:space="preserve">https://r4ds.hadley.nz/</w:t>
        </w:r>
      </w:hyperlink>
      <w:r>
        <w:t xml:space="preserve">.</w:t>
      </w:r>
    </w:p>
    <w:bookmarkEnd w:id="740"/>
    <w:bookmarkStart w:id="74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41"/>
    <w:bookmarkEnd w:id="742"/>
    <w:p>
      <w:r>
        <w:br w:type="page"/>
      </w:r>
    </w:p>
    <w:bookmarkEnd w:id="743"/>
    <w:bookmarkStart w:id="74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44">
        <w:r>
          <w:rPr>
            <w:rStyle w:val="Hyperlink"/>
          </w:rPr>
          <w:t xml:space="preserve">https://ucd-serg.github.io/lab-manual/appendix-copilot-instructions.html</w:t>
        </w:r>
      </w:hyperlink>
    </w:p>
    <w:p>
      <w:r>
        <w:br w:type="page"/>
      </w:r>
    </w:p>
    <w:bookmarkEnd w:id="745"/>
    <w:bookmarkStart w:id="74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46">
        <w:r>
          <w:rPr>
            <w:rStyle w:val="Hyperlink"/>
          </w:rPr>
          <w:t xml:space="preserve">https://ucd-serg.github.io/lab-manual/appendix-copilot-setup-steps.html</w:t>
        </w:r>
      </w:hyperlink>
    </w:p>
    <w:p>
      <w:r>
        <w:br w:type="page"/>
      </w:r>
    </w:p>
    <w:bookmarkEnd w:id="747"/>
    <w:bookmarkStart w:id="74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51"/>
        </w:numPr>
      </w:pPr>
      <w:ins w:id="2163" w:author="PR Preview" w:date="2024-01-01T00:00:00Z">
        <w:r>
          <w:rPr>
            <w:b/>
            <w:bCs/>
          </w:rPr>
          <w:t xml:space="preserve">Branch:</w:t>
        </w:r>
      </w:ins>
      <w:ins w:id="2163" w:author="PR Preview" w:date="2024-01-01T00:00:00Z">
        <w:r>
          <w:t xml:space="preserve"> </w:t>
        </w:r>
      </w:ins>
      <w:ins w:id="2163" w:author="PR Preview" w:date="2024-01-01T00:00:00Z">
        <w:r>
          <w:t xml:space="preserve">HEAD</w:t>
        </w:r>
      </w:ins>
    </w:p>
    <w:p>
      <w:pPr>
        <w:pStyle w:val="Compact"/>
        <w:numPr>
          <w:ilvl w:val="0"/>
          <w:numId w:val="1251"/>
        </w:numPr>
      </w:pPr>
      <w:ins w:id="2164" w:author="PR Preview" w:date="2024-01-01T00:00:00Z">
        <w:r>
          <w:rPr>
            <w:b/>
            <w:bCs/>
          </w:rPr>
          <w:t xml:space="preserve">Commit:</w:t>
        </w:r>
      </w:ins>
      <w:ins w:id="2164" w:author="PR Preview" w:date="2024-01-01T00:00:00Z">
        <w:r>
          <w:t xml:space="preserve"> </w:t>
        </w:r>
      </w:ins>
      <w:ins w:id="2164" w:author="PR Preview" w:date="2024-01-01T00:00:00Z">
        <w:r>
          <w:t xml:space="preserve">0662744</w:t>
        </w:r>
      </w:ins>
    </w:p>
    <w:p>
      <w:pPr>
        <w:pStyle w:val="Compact"/>
        <w:numPr>
          <w:ilvl w:val="0"/>
          <w:numId w:val="1251"/>
        </w:numPr>
      </w:pPr>
      <w:ins w:id="2165" w:author="PR Preview" w:date="2024-01-01T00:00:00Z">
        <w:r>
          <w:rPr>
            <w:b/>
            <w:bCs/>
          </w:rPr>
          <w:t xml:space="preserve">Full commit hash:</w:t>
        </w:r>
      </w:ins>
      <w:ins w:id="2165" w:author="PR Preview" w:date="2024-01-01T00:00:00Z">
        <w:r>
          <w:t xml:space="preserve"> </w:t>
        </w:r>
      </w:ins>
      <w:ins w:id="2165" w:author="PR Preview" w:date="2024-01-01T00:00:00Z">
        <w:r>
          <w:t xml:space="preserve">06627448d9f229b08166d7b7a3d93650b951e0aa</w:t>
        </w:r>
      </w:ins>
    </w:p>
    <w:p>
      <w:pPr>
        <w:pStyle w:val="Compact"/>
        <w:numPr>
          <w:ilvl w:val="0"/>
          <w:numId w:val="1251"/>
        </w:numPr>
      </w:pPr>
      <w:ins w:id="2166" w:author="PR Preview" w:date="2024-01-01T00:00:00Z">
        <w:r>
          <w:rPr>
            <w:b/>
            <w:bCs/>
          </w:rPr>
          <w:t xml:space="preserve">Commit date:</w:t>
        </w:r>
      </w:ins>
      <w:ins w:id="2166" w:author="PR Preview" w:date="2024-01-01T00:00:00Z">
        <w:r>
          <w:t xml:space="preserve"> </w:t>
        </w:r>
      </w:ins>
      <w:ins w:id="2166" w:author="PR Preview" w:date="2024-01-01T00:00:00Z">
        <w:r>
          <w:t xml:space="preserve">2026-01-21 21:08:24 -0800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1"/>
  </w:num>
  <w:num w:numId="1249">
    <w:abstractNumId w:val="991"/>
  </w:num>
  <w:num w:numId="1250">
    <w:abstractNumId w:val="991"/>
  </w:num>
  <w:num w:numId="12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493" Type="http://schemas.openxmlformats.org/officeDocument/2006/relationships/image" Target="media/rId493.png"/><Relationship Id="rId496" Type="http://schemas.openxmlformats.org/officeDocument/2006/relationships/image" Target="media/rId496.jpg"/><Relationship Id="rId303" Type="http://schemas.openxmlformats.org/officeDocument/2006/relationships/image" Target="media/rId303.png"/><Relationship Id="rId392" Type="http://schemas.openxmlformats.org/officeDocument/2006/relationships/image" Target="media/rId392.jpg"/><Relationship Id="rId398" Type="http://schemas.openxmlformats.org/officeDocument/2006/relationships/image" Target="media/rId398.png"/><Relationship Id="rId227" Type="http://schemas.openxmlformats.org/officeDocument/2006/relationships/image" Target="media/rId227.png"/><Relationship Id="rId502" Type="http://schemas.openxmlformats.org/officeDocument/2006/relationships/image" Target="media/rId502.png"/><Relationship Id="rId532" Type="http://schemas.openxmlformats.org/officeDocument/2006/relationships/image" Target="media/rId532.png"/><Relationship Id="rId232" Type="http://schemas.openxmlformats.org/officeDocument/2006/relationships/image" Target="media/rId232.png"/><Relationship Id="rId499" Type="http://schemas.openxmlformats.org/officeDocument/2006/relationships/image" Target="media/rId499.png"/><Relationship Id="rId45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97" Type="http://schemas.openxmlformats.org/officeDocument/2006/relationships/hyperlink" Target="http://adv-r.had.co.nz/Style.html" TargetMode="External"/><Relationship Id="rId635" Type="http://schemas.openxmlformats.org/officeDocument/2006/relationships/hyperlink" Target="http://colorbrewer2.org/" TargetMode="External"/><Relationship Id="rId682"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80"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30"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86" Type="http://schemas.openxmlformats.org/officeDocument/2006/relationships/hyperlink" Target="https://datadryad.org/" TargetMode="External"/><Relationship Id="rId735" Type="http://schemas.openxmlformats.org/officeDocument/2006/relationships/hyperlink" Target="https://design.tidyverse.org/" TargetMode="External"/><Relationship Id="rId693"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19" Type="http://schemas.openxmlformats.org/officeDocument/2006/relationships/hyperlink" Target="https://docs.github.com/en/copilot/how-tos/use-copilot-agents/coding-agent" TargetMode="External"/><Relationship Id="rId559" Type="http://schemas.openxmlformats.org/officeDocument/2006/relationships/hyperlink" Target="https://docs.github.com/en/copilot/how-tos/use-copilot-agents/coding-agent/customize-the-agent-environment" TargetMode="External"/><Relationship Id="rId564" Type="http://schemas.openxmlformats.org/officeDocument/2006/relationships/hyperlink" Target="https://docs.github.com/en/copilot/how-tos/use-copilot-agents/coding-agent/customize-the-agent-environment#preinstalling-tools-or-dependencies-in-copilots-environment" TargetMode="External"/><Relationship Id="rId543" Type="http://schemas.openxmlformats.org/officeDocument/2006/relationships/hyperlink" Target="https://docs.github.com/en/copilot/how-tos/use-copilot-agents/coding-agent/customize-the-agent-firewall" TargetMode="External"/><Relationship Id="rId541" Type="http://schemas.openxmlformats.org/officeDocument/2006/relationships/hyperlink" Target="https://docs.github.com/en/copilot/reference/copilot-allowlist-reference" TargetMode="External"/><Relationship Id="rId432" Type="http://schemas.openxmlformats.org/officeDocument/2006/relationships/hyperlink" Target="https://docs.github.com/en/enterprise/2.13/user/articles/creating-releases" TargetMode="External"/><Relationship Id="rId617" Type="http://schemas.openxmlformats.org/officeDocument/2006/relationships/hyperlink" Target="https://docs.google.com/document/d/1ckgRCcr7FFPyymyMA6Y_-cB_vftOyrrxT28c6gRg0PI/edit" TargetMode="External"/><Relationship Id="rId703" Type="http://schemas.openxmlformats.org/officeDocument/2006/relationships/hyperlink" Target="https://doi.org/10.1038/467775a" TargetMode="External"/><Relationship Id="rId707" Type="http://schemas.openxmlformats.org/officeDocument/2006/relationships/hyperlink" Target="https://doi.org/10.1038/526182a" TargetMode="External"/><Relationship Id="rId719" Type="http://schemas.openxmlformats.org/officeDocument/2006/relationships/hyperlink" Target="https://doi.org/10.1038/d41586-019-00067-3" TargetMode="External"/><Relationship Id="rId669" Type="http://schemas.openxmlformats.org/officeDocument/2006/relationships/hyperlink" Target="https://doi.org/10.1038/d41586-019-01431-z" TargetMode="External"/><Relationship Id="rId715" Type="http://schemas.openxmlformats.org/officeDocument/2006/relationships/hyperlink" Target="https://doi.org/10.1038/d41586-019-02918-5" TargetMode="External"/><Relationship Id="rId726" Type="http://schemas.openxmlformats.org/officeDocument/2006/relationships/hyperlink" Target="https://doi.org/10.1038/d41586-021-03603-2" TargetMode="External"/><Relationship Id="rId680" Type="http://schemas.openxmlformats.org/officeDocument/2006/relationships/hyperlink" Target="https://doi.org/10.1038/s41467-020-19160-7" TargetMode="External"/><Relationship Id="rId705" Type="http://schemas.openxmlformats.org/officeDocument/2006/relationships/hyperlink" Target="https://doi.org/10.1038/s41562-016-0021" TargetMode="External"/><Relationship Id="rId713" Type="http://schemas.openxmlformats.org/officeDocument/2006/relationships/hyperlink" Target="https://doi.org/10.1371/journal.pcbi.1003833" TargetMode="External"/><Relationship Id="rId665"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63" Type="http://schemas.openxmlformats.org/officeDocument/2006/relationships/hyperlink" Target="https://en.wikipedia.org/wiki/2001:_A_Space_Odyssey_(film)" TargetMode="External"/><Relationship Id="rId475" Type="http://schemas.openxmlformats.org/officeDocument/2006/relationships/hyperlink" Target="https://en.wikipedia.org/wiki/AI-assisted_software_development" TargetMode="External"/><Relationship Id="rId482" Type="http://schemas.openxmlformats.org/officeDocument/2006/relationships/hyperlink" Target="https://en.wikipedia.org/wiki/AI_agent" TargetMode="External"/><Relationship Id="rId535" Type="http://schemas.openxmlformats.org/officeDocument/2006/relationships/hyperlink" Target="https://en.wikipedia.org/wiki/Agent_(The_Matrix)" TargetMode="External"/><Relationship Id="rId671" Type="http://schemas.openxmlformats.org/officeDocument/2006/relationships/hyperlink" Target="https://en.wikipedia.org/wiki/Battlestar_Galactica_(2004_TV_series)" TargetMode="External"/><Relationship Id="rId674" Type="http://schemas.openxmlformats.org/officeDocument/2006/relationships/hyperlink" Target="https://en.wikipedia.org/wiki/Blade_Runner" TargetMode="External"/><Relationship Id="rId678"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84" Type="http://schemas.openxmlformats.org/officeDocument/2006/relationships/hyperlink" Target="https://en.wikipedia.org/wiki/Intelligent_agent" TargetMode="External"/><Relationship Id="rId645" Type="http://schemas.openxmlformats.org/officeDocument/2006/relationships/hyperlink" Target="https://en.wikipedia.org/wiki/Masterpiece#History" TargetMode="External"/><Relationship Id="rId695" Type="http://schemas.openxmlformats.org/officeDocument/2006/relationships/hyperlink" Target="https://en.wikipedia.org/wiki/Organizations_of_the_Dune_universe#Thinking_machines" TargetMode="External"/><Relationship Id="rId485" Type="http://schemas.openxmlformats.org/officeDocument/2006/relationships/hyperlink" Target="https://en.wikipedia.org/wiki/Technological_singularity" TargetMode="External"/><Relationship Id="rId721" Type="http://schemas.openxmlformats.org/officeDocument/2006/relationships/hyperlink" Target="https://en.wikipedia.org/wiki/Terminator_3:_Rise_of_the_Machines" TargetMode="External"/><Relationship Id="rId723"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28" Type="http://schemas.openxmlformats.org/officeDocument/2006/relationships/hyperlink" Target="https://en.wikipedia.org/wiki/WarGames" TargetMode="External"/><Relationship Id="rId689"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11" Type="http://schemas.openxmlformats.org/officeDocument/2006/relationships/hyperlink" Target="https://github.com/UCD-SERG/lab-manual/issues/42" TargetMode="External"/><Relationship Id="rId512"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610"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81" Type="http://schemas.openxmlformats.org/officeDocument/2006/relationships/hyperlink" Target="https://github.com/features/copilot/agents" TargetMode="External"/><Relationship Id="rId563"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48" Type="http://schemas.openxmlformats.org/officeDocument/2006/relationships/hyperlink" Target="https://github.com/nmfs-opensci/quarto-thesis" TargetMode="External"/><Relationship Id="rId517" Type="http://schemas.openxmlformats.org/officeDocument/2006/relationships/hyperlink" Target="https://github.com/orgs/community/discussions/162826" TargetMode="External"/><Relationship Id="rId518" Type="http://schemas.openxmlformats.org/officeDocument/2006/relationships/hyperlink" Target="https://github.com/orgs/community/discussions/183966" TargetMode="External"/><Relationship Id="rId567"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68" Type="http://schemas.openxmlformats.org/officeDocument/2006/relationships/hyperlink" Target="https://github.com/quarto-dev/quarto-cli/issues/10587" TargetMode="External"/><Relationship Id="rId566"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01" Type="http://schemas.openxmlformats.org/officeDocument/2006/relationships/hyperlink" Target="https://github.com/skills/introduction-to-github" TargetMode="External"/><Relationship Id="rId439" Type="http://schemas.openxmlformats.org/officeDocument/2006/relationships/hyperlink" Target="https://github.com/ucdavisdatalab" TargetMode="External"/><Relationship Id="rId589"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47" Type="http://schemas.openxmlformats.org/officeDocument/2006/relationships/hyperlink" Target="https://github.com/ucdavisdatalab/workshop_how-to-data-documentation" TargetMode="External"/><Relationship Id="rId604" Type="http://schemas.openxmlformats.org/officeDocument/2006/relationships/hyperlink" Target="https://github.com/ucdavisdatalab/workshop_nlp_with_python" TargetMode="External"/><Relationship Id="rId603" Type="http://schemas.openxmlformats.org/officeDocument/2006/relationships/hyperlink" Target="https://github.com/ucdavisdatalab/workshop_python_basics" TargetMode="External"/><Relationship Id="rId588"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40" Type="http://schemas.openxmlformats.org/officeDocument/2006/relationships/hyperlink" Target="https://grants.nih.gov" TargetMode="External"/><Relationship Id="rId639" Type="http://schemas.openxmlformats.org/officeDocument/2006/relationships/hyperlink" Target="https://grantwriting.stanford.edu/funding-train/" TargetMode="External"/><Relationship Id="rId620" Type="http://schemas.openxmlformats.org/officeDocument/2006/relationships/hyperlink" Target="https://grantwriting.stanford.edu/funding-train/#ep" TargetMode="External"/><Relationship Id="rId676"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6" Type="http://schemas.openxmlformats.org/officeDocument/2006/relationships/hyperlink" Target="https://hpc.ucdavis.edu/" TargetMode="External"/><Relationship Id="rId627" Type="http://schemas.openxmlformats.org/officeDocument/2006/relationships/hyperlink" Target="https://jadebc.github.io/lab-manual/" TargetMode="External"/><Relationship Id="rId574" Type="http://schemas.openxmlformats.org/officeDocument/2006/relationships/hyperlink" Target="https://jadebc.github.io/lab-manual/checklists.html" TargetMode="External"/><Relationship Id="rId42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584" Type="http://schemas.openxmlformats.org/officeDocument/2006/relationships/hyperlink" Target="https://jadebc.github.io/lab-manual/resources.html" TargetMode="External"/><Relationship Id="rId455"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78" Type="http://schemas.openxmlformats.org/officeDocument/2006/relationships/hyperlink" Target="https://journals.lww.com/epidem/Fulltext/2001/05000/The_Value_of_P.2.aspx" TargetMode="External"/><Relationship Id="rId637" Type="http://schemas.openxmlformats.org/officeDocument/2006/relationships/hyperlink" Target="https://journals.plos.org/ploscompbiol/article?id=10.1371/journal.pcbi.1003833" TargetMode="External"/><Relationship Id="rId684" Type="http://schemas.openxmlformats.org/officeDocument/2006/relationships/hyperlink" Target="https://journals.plos.org/plosone/s/authorship" TargetMode="External"/><Relationship Id="rId609" Type="http://schemas.openxmlformats.org/officeDocument/2006/relationships/hyperlink" Target="https://link.springer.com/book/10.1007/978-3-030-98175-4" TargetMode="External"/><Relationship Id="rId624"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32" Type="http://schemas.openxmlformats.org/officeDocument/2006/relationships/hyperlink" Target="https://mastering-shiny.org/" TargetMode="External"/><Relationship Id="rId636" Type="http://schemas.openxmlformats.org/officeDocument/2006/relationships/hyperlink" Target="https://medialab.github.io/iwanthue/" TargetMode="External"/><Relationship Id="rId581"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15" Type="http://schemas.openxmlformats.org/officeDocument/2006/relationships/hyperlink" Target="https://mitcommlab.mit.edu/be/2023/09/27/toward-an-evenbetterposter-improving-the-betterposter-template/" TargetMode="External"/><Relationship Id="rId629" Type="http://schemas.openxmlformats.org/officeDocument/2006/relationships/hyperlink" Target="https://myidp.sciencecareers.org/" TargetMode="External"/><Relationship Id="rId700" Type="http://schemas.openxmlformats.org/officeDocument/2006/relationships/hyperlink" Target="https://openreview.net/forum?id=BZ5a1r-kVsf" TargetMode="External"/><Relationship Id="rId709"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97" Type="http://schemas.openxmlformats.org/officeDocument/2006/relationships/hyperlink" Target="https://plos.org/resource/how-to-store-and-manage-your-data/" TargetMode="External"/><Relationship Id="rId446"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37"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39"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94" Type="http://schemas.openxmlformats.org/officeDocument/2006/relationships/hyperlink" Target="https://s3.amazonaws.com/assets.datacamp.com/blog_assets/datatable_Cheat_Sheet_R.pdf" TargetMode="External"/><Relationship Id="rId667"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11" Type="http://schemas.openxmlformats.org/officeDocument/2006/relationships/hyperlink" Target="https://sethrobertson.github.io/GitFixUm/fixup.html" TargetMode="External"/><Relationship Id="rId717"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18"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585" Type="http://schemas.openxmlformats.org/officeDocument/2006/relationships/hyperlink" Target="https://ucb-epi-r.github.io" TargetMode="External"/><Relationship Id="rId744" Type="http://schemas.openxmlformats.org/officeDocument/2006/relationships/hyperlink" Target="https://ucd-serg.github.io/lab-manual/appendix-copilot-instructions.html" TargetMode="External"/><Relationship Id="rId746" Type="http://schemas.openxmlformats.org/officeDocument/2006/relationships/hyperlink" Target="https://ucd-serg.github.io/lab-manual/appendix-copilot-setup-steps.html" TargetMode="External"/><Relationship Id="rId422" Type="http://schemas.openxmlformats.org/officeDocument/2006/relationships/hyperlink" Target="https://ucd-serg.github.io/lab-manual/coding-practices.html#file-headers" TargetMode="External"/><Relationship Id="rId425" Type="http://schemas.openxmlformats.org/officeDocument/2006/relationships/hyperlink" Target="https://ucd-serg.github.io/lab-manual/coding-practices.html#function-documentation" TargetMode="External"/><Relationship Id="rId576" Type="http://schemas.openxmlformats.org/officeDocument/2006/relationships/hyperlink" Target="https://ucd-serg.github.io/lab-manual/coding-style.html" TargetMode="External"/><Relationship Id="rId428" Type="http://schemas.openxmlformats.org/officeDocument/2006/relationships/hyperlink" Target="https://ucd-serg.github.io/lab-manual/unix.html#example-code-for-runfilesavelogs" TargetMode="External"/><Relationship Id="rId590" Type="http://schemas.openxmlformats.org/officeDocument/2006/relationships/hyperlink" Target="https://ucdavisdatalab.github.io/install_guides/" TargetMode="External"/><Relationship Id="rId587"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06" Type="http://schemas.openxmlformats.org/officeDocument/2006/relationships/hyperlink" Target="https://ucjug.github.io/workshop_julia_basics/" TargetMode="External"/><Relationship Id="rId43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56"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0" Type="http://schemas.openxmlformats.org/officeDocument/2006/relationships/hyperlink" Target="https://www.chriswrites.com/how-to-change-file-permissions-using-the-terminal/" TargetMode="External"/><Relationship Id="rId658" Type="http://schemas.openxmlformats.org/officeDocument/2006/relationships/hyperlink" Target="https://www.equator-network.org/" TargetMode="External"/><Relationship Id="rId623"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55" Type="http://schemas.openxmlformats.org/officeDocument/2006/relationships/hyperlink" Target="https://www.medrxiv.org/" TargetMode="External"/><Relationship Id="rId632" Type="http://schemas.openxmlformats.org/officeDocument/2006/relationships/hyperlink" Target="https://www.nature.com/articles/d41586-021-03603-2" TargetMode="External"/><Relationship Id="rId621" Type="http://schemas.openxmlformats.org/officeDocument/2006/relationships/hyperlink" Target="https://www.niaid.nih.gov/grants-contracts/write-grant-application" TargetMode="External"/><Relationship Id="rId489"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92" Type="http://schemas.openxmlformats.org/officeDocument/2006/relationships/hyperlink" Target="https://www.rstudio.com/wp-content/uploads/2015/02/data-wrangling-cheatsheet.pdf" TargetMode="External"/><Relationship Id="rId595" Type="http://schemas.openxmlformats.org/officeDocument/2006/relationships/hyperlink" Target="https://www.rstudio.com/wp-content/uploads/2015/02/rmarkdown-cheatsheet.pdf" TargetMode="External"/><Relationship Id="rId593" Type="http://schemas.openxmlformats.org/officeDocument/2006/relationships/hyperlink" Target="https://www.rstudio.com/wp-content/uploads/2015/03/ggplot2-cheatsheet.pdf" TargetMode="External"/><Relationship Id="rId613"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30" Type="http://schemas.openxmlformats.org/officeDocument/2006/relationships/hyperlink" Target="https://www.training.nih.gov/career-services/" TargetMode="External"/><Relationship Id="rId633" Type="http://schemas.openxmlformats.org/officeDocument/2006/relationships/hyperlink" Target="https://www.youtube.com/watch?v=1RwJbhkCA58" TargetMode="External"/><Relationship Id="rId614" Type="http://schemas.openxmlformats.org/officeDocument/2006/relationships/hyperlink" Target="https://www.youtube.com/watch?v=1RwJbhkCA58&amp;t=1171s" TargetMode="External"/><Relationship Id="rId691"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11"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5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97" Type="http://schemas.openxmlformats.org/officeDocument/2006/relationships/hyperlink" Target="http://adv-r.had.co.nz/Style.html" TargetMode="External"/><Relationship Id="rId635" Type="http://schemas.openxmlformats.org/officeDocument/2006/relationships/hyperlink" Target="http://colorbrewer2.org/" TargetMode="External"/><Relationship Id="rId682"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80"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30"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86" Type="http://schemas.openxmlformats.org/officeDocument/2006/relationships/hyperlink" Target="https://datadryad.org/" TargetMode="External"/><Relationship Id="rId735" Type="http://schemas.openxmlformats.org/officeDocument/2006/relationships/hyperlink" Target="https://design.tidyverse.org/" TargetMode="External"/><Relationship Id="rId693"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19" Type="http://schemas.openxmlformats.org/officeDocument/2006/relationships/hyperlink" Target="https://docs.github.com/en/copilot/how-tos/use-copilot-agents/coding-agent" TargetMode="External"/><Relationship Id="rId559" Type="http://schemas.openxmlformats.org/officeDocument/2006/relationships/hyperlink" Target="https://docs.github.com/en/copilot/how-tos/use-copilot-agents/coding-agent/customize-the-agent-environment" TargetMode="External"/><Relationship Id="rId564" Type="http://schemas.openxmlformats.org/officeDocument/2006/relationships/hyperlink" Target="https://docs.github.com/en/copilot/how-tos/use-copilot-agents/coding-agent/customize-the-agent-environment#preinstalling-tools-or-dependencies-in-copilots-environment" TargetMode="External"/><Relationship Id="rId543" Type="http://schemas.openxmlformats.org/officeDocument/2006/relationships/hyperlink" Target="https://docs.github.com/en/copilot/how-tos/use-copilot-agents/coding-agent/customize-the-agent-firewall" TargetMode="External"/><Relationship Id="rId541" Type="http://schemas.openxmlformats.org/officeDocument/2006/relationships/hyperlink" Target="https://docs.github.com/en/copilot/reference/copilot-allowlist-reference" TargetMode="External"/><Relationship Id="rId432" Type="http://schemas.openxmlformats.org/officeDocument/2006/relationships/hyperlink" Target="https://docs.github.com/en/enterprise/2.13/user/articles/creating-releases" TargetMode="External"/><Relationship Id="rId617" Type="http://schemas.openxmlformats.org/officeDocument/2006/relationships/hyperlink" Target="https://docs.google.com/document/d/1ckgRCcr7FFPyymyMA6Y_-cB_vftOyrrxT28c6gRg0PI/edit" TargetMode="External"/><Relationship Id="rId703" Type="http://schemas.openxmlformats.org/officeDocument/2006/relationships/hyperlink" Target="https://doi.org/10.1038/467775a" TargetMode="External"/><Relationship Id="rId707" Type="http://schemas.openxmlformats.org/officeDocument/2006/relationships/hyperlink" Target="https://doi.org/10.1038/526182a" TargetMode="External"/><Relationship Id="rId719" Type="http://schemas.openxmlformats.org/officeDocument/2006/relationships/hyperlink" Target="https://doi.org/10.1038/d41586-019-00067-3" TargetMode="External"/><Relationship Id="rId669" Type="http://schemas.openxmlformats.org/officeDocument/2006/relationships/hyperlink" Target="https://doi.org/10.1038/d41586-019-01431-z" TargetMode="External"/><Relationship Id="rId715" Type="http://schemas.openxmlformats.org/officeDocument/2006/relationships/hyperlink" Target="https://doi.org/10.1038/d41586-019-02918-5" TargetMode="External"/><Relationship Id="rId726" Type="http://schemas.openxmlformats.org/officeDocument/2006/relationships/hyperlink" Target="https://doi.org/10.1038/d41586-021-03603-2" TargetMode="External"/><Relationship Id="rId680" Type="http://schemas.openxmlformats.org/officeDocument/2006/relationships/hyperlink" Target="https://doi.org/10.1038/s41467-020-19160-7" TargetMode="External"/><Relationship Id="rId705" Type="http://schemas.openxmlformats.org/officeDocument/2006/relationships/hyperlink" Target="https://doi.org/10.1038/s41562-016-0021" TargetMode="External"/><Relationship Id="rId713" Type="http://schemas.openxmlformats.org/officeDocument/2006/relationships/hyperlink" Target="https://doi.org/10.1371/journal.pcbi.1003833" TargetMode="External"/><Relationship Id="rId665"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63" Type="http://schemas.openxmlformats.org/officeDocument/2006/relationships/hyperlink" Target="https://en.wikipedia.org/wiki/2001:_A_Space_Odyssey_(film)" TargetMode="External"/><Relationship Id="rId475" Type="http://schemas.openxmlformats.org/officeDocument/2006/relationships/hyperlink" Target="https://en.wikipedia.org/wiki/AI-assisted_software_development" TargetMode="External"/><Relationship Id="rId482" Type="http://schemas.openxmlformats.org/officeDocument/2006/relationships/hyperlink" Target="https://en.wikipedia.org/wiki/AI_agent" TargetMode="External"/><Relationship Id="rId535" Type="http://schemas.openxmlformats.org/officeDocument/2006/relationships/hyperlink" Target="https://en.wikipedia.org/wiki/Agent_(The_Matrix)" TargetMode="External"/><Relationship Id="rId671" Type="http://schemas.openxmlformats.org/officeDocument/2006/relationships/hyperlink" Target="https://en.wikipedia.org/wiki/Battlestar_Galactica_(2004_TV_series)" TargetMode="External"/><Relationship Id="rId674" Type="http://schemas.openxmlformats.org/officeDocument/2006/relationships/hyperlink" Target="https://en.wikipedia.org/wiki/Blade_Runner" TargetMode="External"/><Relationship Id="rId678"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84" Type="http://schemas.openxmlformats.org/officeDocument/2006/relationships/hyperlink" Target="https://en.wikipedia.org/wiki/Intelligent_agent" TargetMode="External"/><Relationship Id="rId645" Type="http://schemas.openxmlformats.org/officeDocument/2006/relationships/hyperlink" Target="https://en.wikipedia.org/wiki/Masterpiece#History" TargetMode="External"/><Relationship Id="rId695" Type="http://schemas.openxmlformats.org/officeDocument/2006/relationships/hyperlink" Target="https://en.wikipedia.org/wiki/Organizations_of_the_Dune_universe#Thinking_machines" TargetMode="External"/><Relationship Id="rId485" Type="http://schemas.openxmlformats.org/officeDocument/2006/relationships/hyperlink" Target="https://en.wikipedia.org/wiki/Technological_singularity" TargetMode="External"/><Relationship Id="rId721" Type="http://schemas.openxmlformats.org/officeDocument/2006/relationships/hyperlink" Target="https://en.wikipedia.org/wiki/Terminator_3:_Rise_of_the_Machines" TargetMode="External"/><Relationship Id="rId723"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28" Type="http://schemas.openxmlformats.org/officeDocument/2006/relationships/hyperlink" Target="https://en.wikipedia.org/wiki/WarGames" TargetMode="External"/><Relationship Id="rId689"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11" Type="http://schemas.openxmlformats.org/officeDocument/2006/relationships/hyperlink" Target="https://github.com/UCD-SERG/lab-manual/issues/42" TargetMode="External"/><Relationship Id="rId512"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610"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81" Type="http://schemas.openxmlformats.org/officeDocument/2006/relationships/hyperlink" Target="https://github.com/features/copilot/agents" TargetMode="External"/><Relationship Id="rId563"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48" Type="http://schemas.openxmlformats.org/officeDocument/2006/relationships/hyperlink" Target="https://github.com/nmfs-opensci/quarto-thesis" TargetMode="External"/><Relationship Id="rId517" Type="http://schemas.openxmlformats.org/officeDocument/2006/relationships/hyperlink" Target="https://github.com/orgs/community/discussions/162826" TargetMode="External"/><Relationship Id="rId518" Type="http://schemas.openxmlformats.org/officeDocument/2006/relationships/hyperlink" Target="https://github.com/orgs/community/discussions/183966" TargetMode="External"/><Relationship Id="rId567"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68" Type="http://schemas.openxmlformats.org/officeDocument/2006/relationships/hyperlink" Target="https://github.com/quarto-dev/quarto-cli/issues/10587" TargetMode="External"/><Relationship Id="rId566"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01" Type="http://schemas.openxmlformats.org/officeDocument/2006/relationships/hyperlink" Target="https://github.com/skills/introduction-to-github" TargetMode="External"/><Relationship Id="rId439" Type="http://schemas.openxmlformats.org/officeDocument/2006/relationships/hyperlink" Target="https://github.com/ucdavisdatalab" TargetMode="External"/><Relationship Id="rId589"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47" Type="http://schemas.openxmlformats.org/officeDocument/2006/relationships/hyperlink" Target="https://github.com/ucdavisdatalab/workshop_how-to-data-documentation" TargetMode="External"/><Relationship Id="rId604" Type="http://schemas.openxmlformats.org/officeDocument/2006/relationships/hyperlink" Target="https://github.com/ucdavisdatalab/workshop_nlp_with_python" TargetMode="External"/><Relationship Id="rId603" Type="http://schemas.openxmlformats.org/officeDocument/2006/relationships/hyperlink" Target="https://github.com/ucdavisdatalab/workshop_python_basics" TargetMode="External"/><Relationship Id="rId588"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40" Type="http://schemas.openxmlformats.org/officeDocument/2006/relationships/hyperlink" Target="https://grants.nih.gov" TargetMode="External"/><Relationship Id="rId639" Type="http://schemas.openxmlformats.org/officeDocument/2006/relationships/hyperlink" Target="https://grantwriting.stanford.edu/funding-train/" TargetMode="External"/><Relationship Id="rId620" Type="http://schemas.openxmlformats.org/officeDocument/2006/relationships/hyperlink" Target="https://grantwriting.stanford.edu/funding-train/#ep" TargetMode="External"/><Relationship Id="rId676"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6" Type="http://schemas.openxmlformats.org/officeDocument/2006/relationships/hyperlink" Target="https://hpc.ucdavis.edu/" TargetMode="External"/><Relationship Id="rId627" Type="http://schemas.openxmlformats.org/officeDocument/2006/relationships/hyperlink" Target="https://jadebc.github.io/lab-manual/" TargetMode="External"/><Relationship Id="rId574" Type="http://schemas.openxmlformats.org/officeDocument/2006/relationships/hyperlink" Target="https://jadebc.github.io/lab-manual/checklists.html" TargetMode="External"/><Relationship Id="rId42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584" Type="http://schemas.openxmlformats.org/officeDocument/2006/relationships/hyperlink" Target="https://jadebc.github.io/lab-manual/resources.html" TargetMode="External"/><Relationship Id="rId455"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78" Type="http://schemas.openxmlformats.org/officeDocument/2006/relationships/hyperlink" Target="https://journals.lww.com/epidem/Fulltext/2001/05000/The_Value_of_P.2.aspx" TargetMode="External"/><Relationship Id="rId637" Type="http://schemas.openxmlformats.org/officeDocument/2006/relationships/hyperlink" Target="https://journals.plos.org/ploscompbiol/article?id=10.1371/journal.pcbi.1003833" TargetMode="External"/><Relationship Id="rId684" Type="http://schemas.openxmlformats.org/officeDocument/2006/relationships/hyperlink" Target="https://journals.plos.org/plosone/s/authorship" TargetMode="External"/><Relationship Id="rId609" Type="http://schemas.openxmlformats.org/officeDocument/2006/relationships/hyperlink" Target="https://link.springer.com/book/10.1007/978-3-030-98175-4" TargetMode="External"/><Relationship Id="rId624"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32" Type="http://schemas.openxmlformats.org/officeDocument/2006/relationships/hyperlink" Target="https://mastering-shiny.org/" TargetMode="External"/><Relationship Id="rId636" Type="http://schemas.openxmlformats.org/officeDocument/2006/relationships/hyperlink" Target="https://medialab.github.io/iwanthue/" TargetMode="External"/><Relationship Id="rId581"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15" Type="http://schemas.openxmlformats.org/officeDocument/2006/relationships/hyperlink" Target="https://mitcommlab.mit.edu/be/2023/09/27/toward-an-evenbetterposter-improving-the-betterposter-template/" TargetMode="External"/><Relationship Id="rId629" Type="http://schemas.openxmlformats.org/officeDocument/2006/relationships/hyperlink" Target="https://myidp.sciencecareers.org/" TargetMode="External"/><Relationship Id="rId700" Type="http://schemas.openxmlformats.org/officeDocument/2006/relationships/hyperlink" Target="https://openreview.net/forum?id=BZ5a1r-kVsf" TargetMode="External"/><Relationship Id="rId709"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97" Type="http://schemas.openxmlformats.org/officeDocument/2006/relationships/hyperlink" Target="https://plos.org/resource/how-to-store-and-manage-your-data/" TargetMode="External"/><Relationship Id="rId446"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37"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39"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94" Type="http://schemas.openxmlformats.org/officeDocument/2006/relationships/hyperlink" Target="https://s3.amazonaws.com/assets.datacamp.com/blog_assets/datatable_Cheat_Sheet_R.pdf" TargetMode="External"/><Relationship Id="rId667"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11" Type="http://schemas.openxmlformats.org/officeDocument/2006/relationships/hyperlink" Target="https://sethrobertson.github.io/GitFixUm/fixup.html" TargetMode="External"/><Relationship Id="rId717"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18"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585" Type="http://schemas.openxmlformats.org/officeDocument/2006/relationships/hyperlink" Target="https://ucb-epi-r.github.io" TargetMode="External"/><Relationship Id="rId744" Type="http://schemas.openxmlformats.org/officeDocument/2006/relationships/hyperlink" Target="https://ucd-serg.github.io/lab-manual/appendix-copilot-instructions.html" TargetMode="External"/><Relationship Id="rId746" Type="http://schemas.openxmlformats.org/officeDocument/2006/relationships/hyperlink" Target="https://ucd-serg.github.io/lab-manual/appendix-copilot-setup-steps.html" TargetMode="External"/><Relationship Id="rId422" Type="http://schemas.openxmlformats.org/officeDocument/2006/relationships/hyperlink" Target="https://ucd-serg.github.io/lab-manual/coding-practices.html#file-headers" TargetMode="External"/><Relationship Id="rId425" Type="http://schemas.openxmlformats.org/officeDocument/2006/relationships/hyperlink" Target="https://ucd-serg.github.io/lab-manual/coding-practices.html#function-documentation" TargetMode="External"/><Relationship Id="rId576" Type="http://schemas.openxmlformats.org/officeDocument/2006/relationships/hyperlink" Target="https://ucd-serg.github.io/lab-manual/coding-style.html" TargetMode="External"/><Relationship Id="rId428" Type="http://schemas.openxmlformats.org/officeDocument/2006/relationships/hyperlink" Target="https://ucd-serg.github.io/lab-manual/unix.html#example-code-for-runfilesavelogs" TargetMode="External"/><Relationship Id="rId590" Type="http://schemas.openxmlformats.org/officeDocument/2006/relationships/hyperlink" Target="https://ucdavisdatalab.github.io/install_guides/" TargetMode="External"/><Relationship Id="rId587"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06" Type="http://schemas.openxmlformats.org/officeDocument/2006/relationships/hyperlink" Target="https://ucjug.github.io/workshop_julia_basics/" TargetMode="External"/><Relationship Id="rId43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56"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0" Type="http://schemas.openxmlformats.org/officeDocument/2006/relationships/hyperlink" Target="https://www.chriswrites.com/how-to-change-file-permissions-using-the-terminal/" TargetMode="External"/><Relationship Id="rId658" Type="http://schemas.openxmlformats.org/officeDocument/2006/relationships/hyperlink" Target="https://www.equator-network.org/" TargetMode="External"/><Relationship Id="rId623"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55" Type="http://schemas.openxmlformats.org/officeDocument/2006/relationships/hyperlink" Target="https://www.medrxiv.org/" TargetMode="External"/><Relationship Id="rId632" Type="http://schemas.openxmlformats.org/officeDocument/2006/relationships/hyperlink" Target="https://www.nature.com/articles/d41586-021-03603-2" TargetMode="External"/><Relationship Id="rId621" Type="http://schemas.openxmlformats.org/officeDocument/2006/relationships/hyperlink" Target="https://www.niaid.nih.gov/grants-contracts/write-grant-application" TargetMode="External"/><Relationship Id="rId489"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92" Type="http://schemas.openxmlformats.org/officeDocument/2006/relationships/hyperlink" Target="https://www.rstudio.com/wp-content/uploads/2015/02/data-wrangling-cheatsheet.pdf" TargetMode="External"/><Relationship Id="rId595" Type="http://schemas.openxmlformats.org/officeDocument/2006/relationships/hyperlink" Target="https://www.rstudio.com/wp-content/uploads/2015/02/rmarkdown-cheatsheet.pdf" TargetMode="External"/><Relationship Id="rId593" Type="http://schemas.openxmlformats.org/officeDocument/2006/relationships/hyperlink" Target="https://www.rstudio.com/wp-content/uploads/2015/03/ggplot2-cheatsheet.pdf" TargetMode="External"/><Relationship Id="rId613"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30" Type="http://schemas.openxmlformats.org/officeDocument/2006/relationships/hyperlink" Target="https://www.training.nih.gov/career-services/" TargetMode="External"/><Relationship Id="rId633" Type="http://schemas.openxmlformats.org/officeDocument/2006/relationships/hyperlink" Target="https://www.youtube.com/watch?v=1RwJbhkCA58" TargetMode="External"/><Relationship Id="rId614" Type="http://schemas.openxmlformats.org/officeDocument/2006/relationships/hyperlink" Target="https://www.youtube.com/watch?v=1RwJbhkCA58&amp;t=1171s" TargetMode="External"/><Relationship Id="rId691"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11"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2026-01-22T05:12:23Z</dcterms:created>
  <dcterms:modified xsi:type="dcterms:W3CDTF">2026-01-22T05:12:23Z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