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8"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Start w:id="647" w:name="manage-stacked-pull-requests"/>
    <w:p>
      <w:pPr>
        <w:pStyle w:val="Heading4"/>
      </w:pPr>
      <w:ins w:id="2883" w:author="PR Preview" w:date="2024-01-01T00:00:00Z">
        <w:r>
          <w:t xml:space="preserve">12.1.2.8 Manage stacked pull requests</w:t>
        </w:r>
      </w:ins>
    </w:p>
    <w:p>
      <w:pPr>
        <w:pStyle w:val="FirstParagraph"/>
      </w:pPr>
      <w:ins w:id="2884" w:author="PR Preview" w:date="2024-01-01T00:00:00Z">
        <w:r>
          <w:t xml:space="preserve">When implementing a sequence of interdependent features or multi-stage refactorings,</w:t>
        </w:r>
      </w:ins>
      <w:ins w:id="2884" w:author="PR Preview" w:date="2024-01-01T00:00:00Z">
        <w:r>
          <w:t xml:space="preserve"> </w:t>
        </w:r>
      </w:ins>
      <w:ins w:id="2884" w:author="PR Preview" w:date="2024-01-01T00:00:00Z">
        <w:r>
          <w:t xml:space="preserve">stacking pull requests allows you to keep each change small and focused</w:t>
        </w:r>
      </w:ins>
      <w:ins w:id="2884" w:author="PR Preview" w:date="2024-01-01T00:00:00Z">
        <w:r>
          <w:t xml:space="preserve"> </w:t>
        </w:r>
      </w:ins>
      <w:ins w:id="2884" w:author="PR Preview" w:date="2024-01-01T00:00:00Z">
        <w:r>
          <w:t xml:space="preserve">without waiting for upstream PRs to merge before continuing development.</w:t>
        </w:r>
      </w:ins>
    </w:p>
    <w:p>
      <w:pPr>
        <w:pStyle w:val="BodyText"/>
      </w:pPr>
      <w:ins w:id="2885" w:author="PR Preview" w:date="2024-01-01T00:00:00Z">
        <w:r>
          <w:t xml:space="preserve">To stack a PR:</w:t>
        </w:r>
      </w:ins>
    </w:p>
    <w:p>
      <w:pPr>
        <w:pStyle w:val="Compact"/>
        <w:numPr>
          <w:ilvl w:val="0"/>
          <w:numId w:val="1191"/>
        </w:numPr>
      </w:pPr>
      <w:ins w:id="2886" w:author="PR Preview" w:date="2024-01-01T00:00:00Z">
        <w:r>
          <w:t xml:space="preserve">Create your base feature branch from</w:t>
        </w:r>
      </w:ins>
      <w:ins w:id="2886" w:author="PR Preview" w:date="2024-01-01T00:00:00Z">
        <w:r>
          <w:t xml:space="preserve"> </w:t>
        </w:r>
      </w:ins>
      <w:ins w:id="2886" w:author="PR Preview" w:date="2024-01-01T00:00:00Z">
        <w:r>
          <w:rPr>
            <w:rStyle w:val="VerbatimChar"/>
          </w:rPr>
          <w:t xml:space="preserve">main</w:t>
        </w:r>
      </w:ins>
      <w:ins w:id="2886" w:author="PR Preview" w:date="2024-01-01T00:00:00Z">
        <w:r>
          <w:t xml:space="preserve">.</w:t>
        </w:r>
      </w:ins>
    </w:p>
    <w:p>
      <w:pPr>
        <w:pStyle w:val="Compact"/>
        <w:numPr>
          <w:ilvl w:val="0"/>
          <w:numId w:val="1191"/>
        </w:numPr>
      </w:pPr>
      <w:ins w:id="2887" w:author="PR Preview" w:date="2024-01-01T00:00:00Z">
        <w:r>
          <w:t xml:space="preserve">Create your second branch based on the first feature branch (rather than</w:t>
        </w:r>
      </w:ins>
      <w:ins w:id="2887" w:author="PR Preview" w:date="2024-01-01T00:00:00Z">
        <w:r>
          <w:t xml:space="preserve"> </w:t>
        </w:r>
      </w:ins>
      <w:ins w:id="2887" w:author="PR Preview" w:date="2024-01-01T00:00:00Z">
        <w:r>
          <w:rPr>
            <w:rStyle w:val="VerbatimChar"/>
          </w:rPr>
          <w:t xml:space="preserve">main</w:t>
        </w:r>
      </w:ins>
      <w:ins w:id="2887" w:author="PR Preview" w:date="2024-01-01T00:00:00Z">
        <w:r>
          <w:t xml:space="preserve">).</w:t>
        </w:r>
      </w:ins>
    </w:p>
    <w:p>
      <w:pPr>
        <w:pStyle w:val="Compact"/>
        <w:numPr>
          <w:ilvl w:val="0"/>
          <w:numId w:val="1191"/>
        </w:numPr>
      </w:pPr>
      <w:ins w:id="2888" w:author="PR Preview" w:date="2024-01-01T00:00:00Z">
        <w:r>
          <w:t xml:space="preserve">Open a pull request targeting the first feature branch as the base branch.</w:t>
        </w:r>
      </w:ins>
    </w:p>
    <w:p>
      <w:pPr>
        <w:pStyle w:val="Compact"/>
        <w:numPr>
          <w:ilvl w:val="0"/>
          <w:numId w:val="1191"/>
        </w:numPr>
      </w:pPr>
      <w:ins w:id="2889" w:author="PR Preview" w:date="2024-01-01T00:00:00Z">
        <w:r>
          <w:t xml:space="preserve">When the base PR merges into</w:t>
        </w:r>
      </w:ins>
      <w:ins w:id="2889" w:author="PR Preview" w:date="2024-01-01T00:00:00Z">
        <w:r>
          <w:t xml:space="preserve"> </w:t>
        </w:r>
      </w:ins>
      <w:ins w:id="2889" w:author="PR Preview" w:date="2024-01-01T00:00:00Z">
        <w:r>
          <w:rPr>
            <w:rStyle w:val="VerbatimChar"/>
          </w:rPr>
          <w:t xml:space="preserve">main</w:t>
        </w:r>
      </w:ins>
      <w:ins w:id="2889" w:author="PR Preview" w:date="2024-01-01T00:00:00Z">
        <w:r>
          <w:t xml:space="preserve">,</w:t>
        </w:r>
      </w:ins>
      <w:ins w:id="2889" w:author="PR Preview" w:date="2024-01-01T00:00:00Z">
        <w:r>
          <w:t xml:space="preserve"> </w:t>
        </w:r>
      </w:ins>
      <w:ins w:id="2889" w:author="PR Preview" w:date="2024-01-01T00:00:00Z">
        <w:r>
          <w:t xml:space="preserve">GitHub automatically retargets the stacked PR to</w:t>
        </w:r>
      </w:ins>
      <w:ins w:id="2889" w:author="PR Preview" w:date="2024-01-01T00:00:00Z">
        <w:r>
          <w:t xml:space="preserve"> </w:t>
        </w:r>
      </w:ins>
      <w:ins w:id="2889" w:author="PR Preview" w:date="2024-01-01T00:00:00Z">
        <w:r>
          <w:rPr>
            <w:rStyle w:val="VerbatimChar"/>
          </w:rPr>
          <w:t xml:space="preserve">main</w:t>
        </w:r>
      </w:ins>
      <w:ins w:id="2889" w:author="PR Preview" w:date="2024-01-01T00:00:00Z">
        <w:r>
          <w:t xml:space="preserve"> </w:t>
        </w:r>
      </w:ins>
      <w:ins w:id="2889" w:author="PR Preview" w:date="2024-01-01T00:00:00Z">
        <w:r>
          <w:t xml:space="preserve">(if the base branch was deleted without auto-retargeting,</w:t>
        </w:r>
      </w:ins>
      <w:ins w:id="2889" w:author="PR Preview" w:date="2024-01-01T00:00:00Z">
        <w:r>
          <w:t xml:space="preserve"> </w:t>
        </w:r>
      </w:ins>
      <w:ins w:id="2889" w:author="PR Preview" w:date="2024-01-01T00:00:00Z">
        <w:r>
          <w:t xml:space="preserve">update the base branch manually and rebase against</w:t>
        </w:r>
      </w:ins>
      <w:ins w:id="2889" w:author="PR Preview" w:date="2024-01-01T00:00:00Z">
        <w:r>
          <w:t xml:space="preserve"> </w:t>
        </w:r>
      </w:ins>
      <w:ins w:id="2889" w:author="PR Preview" w:date="2024-01-01T00:00:00Z">
        <w:r>
          <w:rPr>
            <w:rStyle w:val="VerbatimChar"/>
          </w:rPr>
          <w:t xml:space="preserve">main</w:t>
        </w:r>
      </w:ins>
      <w:ins w:id="2889" w:author="PR Preview" w:date="2024-01-01T00:00:00Z">
        <w:r>
          <w:t xml:space="preserve">).</w:t>
        </w:r>
      </w:ins>
    </w:p>
    <w:p>
      <w:pPr>
        <w:pStyle w:val="FirstParagraph"/>
      </w:pPr>
      <w:ins w:id="2890" w:author="PR Preview" w:date="2024-01-01T00:00:00Z">
        <w:r>
          <w:t xml:space="preserve">For comprehensive GitHub workflow instructions and tips,</w:t>
        </w:r>
      </w:ins>
      <w:ins w:id="2890" w:author="PR Preview" w:date="2024-01-01T00:00:00Z">
        <w:r>
          <w:t xml:space="preserve"> </w:t>
        </w:r>
      </w:ins>
      <w:ins w:id="2890" w:author="PR Preview" w:date="2024-01-01T00:00:00Z">
        <w:r>
          <w:t xml:space="preserve">see GitHub’s guide on</w:t>
        </w:r>
      </w:ins>
      <w:ins w:id="2890" w:author="PR Preview" w:date="2024-01-01T00:00:00Z">
        <w:r>
          <w:t xml:space="preserve"> </w:t>
        </w:r>
      </w:ins>
      <w:hyperlink r:id="rId646">
        <w:r>
          <w:rPr>
            <w:rStyle w:val="Hyperlink"/>
          </w:rPr>
          <w:t xml:space="preserve">Managing stacked pull requests</w:t>
        </w:r>
      </w:hyperlink>
      <w:ins w:id="2890" w:author="PR Preview" w:date="2024-01-01T00:00:00Z">
        <w:r>
          <w:t xml:space="preserve">.</w:t>
        </w:r>
      </w:ins>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6"/>
        </w:numPr>
      </w:pPr>
      <w:hyperlink r:id="rId673">
        <w:r>
          <w:rPr>
            <w:rStyle w:val="Hyperlink"/>
          </w:rPr>
          <w:t xml:space="preserve">GitHub Actions features overview</w:t>
        </w:r>
      </w:hyperlink>
    </w:p>
    <w:p>
      <w:pPr>
        <w:pStyle w:val="Compact"/>
        <w:numPr>
          <w:ilvl w:val="0"/>
          <w:numId w:val="1226"/>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29">
        <w:r>
          <w:rPr>
            <w:rStyle w:val="Hyperlink"/>
          </w:rPr>
          <w:t xml:space="preserve">R Packages book: Continuous Integration</w:t>
        </w:r>
      </w:hyperlink>
    </w:p>
    <w:p>
      <w:pPr>
        <w:pStyle w:val="Compact"/>
        <w:numPr>
          <w:ilvl w:val="0"/>
          <w:numId w:val="1226"/>
        </w:numPr>
      </w:pPr>
      <w:hyperlink r:id="rId730">
        <w:r>
          <w:rPr>
            <w:rStyle w:val="Hyperlink"/>
          </w:rPr>
          <w:t xml:space="preserve">GitHub Actions documentation</w:t>
        </w:r>
      </w:hyperlink>
    </w:p>
    <w:p>
      <w:pPr>
        <w:pStyle w:val="Compact"/>
        <w:numPr>
          <w:ilvl w:val="0"/>
          <w:numId w:val="1226"/>
        </w:numPr>
      </w:pPr>
      <w:hyperlink r:id="rId731">
        <w:r>
          <w:rPr>
            <w:rStyle w:val="Hyperlink"/>
          </w:rPr>
          <w:t xml:space="preserve">Where to find help with r-lib/actions</w:t>
        </w:r>
      </w:hyperlink>
    </w:p>
    <w:p>
      <w:pPr>
        <w:pStyle w:val="Compact"/>
        <w:numPr>
          <w:ilvl w:val="0"/>
          <w:numId w:val="1226"/>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50"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3">
        <w:r>
          <w:rPr>
            <w:rStyle w:val="Hyperlink"/>
          </w:rPr>
          <w:t xml:space="preserve">UC Davis DataLab workshop on data documentation</w:t>
        </w:r>
      </w:hyperlink>
      <w:r>
        <w:t xml:space="preserve">.</w:t>
      </w:r>
    </w:p>
    <w:bookmarkStart w:id="845"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4">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5"/>
    <w:bookmarkEnd w:id="846"/>
    <w:bookmarkStart w:id="84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7"/>
    <w:bookmarkStart w:id="84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8"/>
    <w:bookmarkStart w:id="84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9"/>
    <w:bookmarkEnd w:id="850"/>
    <w:bookmarkStart w:id="89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4" w:name="uc-davis-computing-resources"/>
    <w:p>
      <w:pPr>
        <w:pStyle w:val="Heading2"/>
      </w:pPr>
      <w:r>
        <w:t xml:space="preserve">18.1 UC Davis Computing Resources</w:t>
      </w:r>
    </w:p>
    <w:bookmarkStart w:id="85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3"/>
    <w:bookmarkEnd w:id="854"/>
    <w:bookmarkStart w:id="85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5"/>
    <w:bookmarkEnd w:id="856"/>
    <w:bookmarkStart w:id="85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7"/>
    <w:bookmarkStart w:id="85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1">
        <w:r>
          <w:rPr>
            <w:rStyle w:val="Hyperlink"/>
          </w:rPr>
          <w:t xml:space="preserve">hpc.ucdavis.edu</w:t>
        </w:r>
      </w:hyperlink>
      <w:r>
        <w:t xml:space="preserve"> </w:t>
      </w:r>
      <w:r>
        <w:t xml:space="preserve">for support information.</w:t>
      </w:r>
    </w:p>
    <w:bookmarkEnd w:id="858"/>
    <w:bookmarkStart w:id="86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9"/>
    <w:bookmarkStart w:id="86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0"/>
    <w:bookmarkStart w:id="86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1"/>
    <w:bookmarkEnd w:id="862"/>
    <w:bookmarkStart w:id="88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5">
                    <w:r>
                      <w:rPr>
                        <w:rStyle w:val="Hyperlink"/>
                      </w:rPr>
                      <w:t xml:space="preserve">VcXsrv</w:t>
                    </w:r>
                  </w:hyperlink>
                  <w:r>
                    <w:t xml:space="preserve">, or</w:t>
                  </w:r>
                  <w:r>
                    <w:t xml:space="preserve"> </w:t>
                  </w:r>
                  <w:hyperlink r:id="rId86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9"/>
          <w:p/>
        </w:tc>
      </w:tr>
    </w:tbl>
    <w:bookmarkEnd w:id="870"/>
    <w:bookmarkStart w:id="87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1"/>
    <w:bookmarkStart w:id="87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2"/>
    <w:bookmarkStart w:id="87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5"/>
    <w:bookmarkStart w:id="88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8">
        <w:r>
          <w:rPr>
            <w:rStyle w:val="Hyperlink"/>
          </w:rPr>
          <w:t xml:space="preserve">Xpra</w:t>
        </w:r>
      </w:hyperlink>
      <w:r>
        <w:t xml:space="preserve">, VNC, and</w:t>
      </w:r>
      <w:r>
        <w:t xml:space="preserve"> </w:t>
      </w:r>
      <w:hyperlink r:id="rId87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0"/>
    <w:bookmarkEnd w:id="881"/>
    <w:bookmarkStart w:id="89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2">
        <w:r>
          <w:rPr>
            <w:rStyle w:val="VerbatimChar"/>
          </w:rPr>
          <w:t xml:space="preserve">tmux</w:t>
        </w:r>
      </w:hyperlink>
      <w:r>
        <w:t xml:space="preserve"> </w:t>
      </w:r>
      <w:r>
        <w:t xml:space="preserve">or</w:t>
      </w:r>
      <w:r>
        <w:t xml:space="preserve"> </w:t>
      </w:r>
      <w:hyperlink r:id="rId88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4"/>
    <w:bookmarkStart w:id="88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important.png" id="886"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note.png" id="88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1">
              <w:r>
                <w:rPr>
                  <w:rStyle w:val="Hyperlink"/>
                </w:rPr>
                <w:t xml:space="preserve">UC Davis HPC documentation</w:t>
              </w:r>
            </w:hyperlink>
            <w:r>
              <w:t xml:space="preserve"> </w:t>
            </w:r>
            <w:r>
              <w:t xml:space="preserve">or contact HPC support.</w:t>
            </w:r>
          </w:p>
          <w:p/>
        </w:tc>
      </w:tr>
    </w:tbl>
    <w:bookmarkEnd w:id="889"/>
    <w:bookmarkEnd w:id="890"/>
    <w:bookmarkStart w:id="895" w:name="storage-group-storage-access"/>
    <w:p>
      <w:pPr>
        <w:pStyle w:val="Heading2"/>
      </w:pPr>
      <w:r>
        <w:t xml:space="preserve">18.8 Storage &amp; group storage access</w:t>
      </w:r>
    </w:p>
    <w:bookmarkStart w:id="89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1">
        <w:r>
          <w:rPr>
            <w:rStyle w:val="Hyperlink"/>
          </w:rPr>
          <w:t xml:space="preserve">UC Davis HPC documentation</w:t>
        </w:r>
      </w:hyperlink>
      <w:r>
        <w:t xml:space="preserve"> </w:t>
      </w:r>
      <w:r>
        <w:t xml:space="preserve">for specific storage options and quotas.</w:t>
      </w:r>
    </w:p>
    <w:bookmarkEnd w:id="891"/>
    <w:bookmarkStart w:id="89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2"/>
    <w:bookmarkStart w:id="89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3">
        <w:r>
          <w:rPr>
            <w:rStyle w:val="Hyperlink"/>
          </w:rPr>
          <w:t xml:space="preserve">this guide</w:t>
        </w:r>
      </w:hyperlink>
      <w:r>
        <w:t xml:space="preserve">.</w:t>
      </w:r>
    </w:p>
    <w:bookmarkEnd w:id="894"/>
    <w:bookmarkEnd w:id="895"/>
    <w:bookmarkStart w:id="89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6"/>
    <w:bookmarkEnd w:id="897"/>
    <w:bookmarkStart w:id="92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8">
        <w:r>
          <w:rPr>
            <w:rStyle w:val="Hyperlink"/>
            <w:b/>
            <w:bCs/>
          </w:rPr>
          <w:t xml:space="preserve">Working with AI</w:t>
        </w:r>
      </w:hyperlink>
      <w:r>
        <w:t xml:space="preserve"> </w:t>
      </w:r>
      <w:r>
        <w:t xml:space="preserve">(source:</w:t>
      </w:r>
      <w:r>
        <w:t xml:space="preserve"> </w:t>
      </w:r>
      <w:hyperlink r:id="rId899">
        <w:r>
          <w:rPr>
            <w:rStyle w:val="Hyperlink"/>
          </w:rPr>
          <w:t xml:space="preserve">https://github.com/d-morrison/wai</w:t>
        </w:r>
      </w:hyperlink>
      <w:r>
        <w:t xml:space="preserve">).</w:t>
      </w:r>
    </w:p>
    <w:p>
      <w:pPr>
        <w:pStyle w:val="BodyText"/>
      </w:pPr>
      <w:r>
        <w:t xml:space="preserve">That site covers:</w:t>
      </w:r>
      <w:r>
        <w:t xml:space="preserve"> </w:t>
      </w:r>
      <w:bookmarkStart w:id="900" w:name="sec-ai-disclosure"/>
      <w:bookmarkEnd w:id="900"/>
      <w:bookmarkStart w:id="901" w:name="sec-ai-journal-articles"/>
      <w:bookmarkEnd w:id="901"/>
      <w:r>
        <w:t xml:space="preserve"> </w:t>
      </w:r>
      <w:bookmarkStart w:id="902" w:name="sec-ai-language-model"/>
      <w:bookmarkEnd w:id="902"/>
      <w:bookmarkStart w:id="903" w:name="sec-ai-harnesses"/>
      <w:bookmarkEnd w:id="903"/>
      <w:bookmarkStart w:id="904" w:name="sec-ai-agent-implementation"/>
      <w:bookmarkEnd w:id="904"/>
      <w:r>
        <w:t xml:space="preserve"> </w:t>
      </w:r>
      <w:bookmarkStart w:id="905" w:name="sec-ai-harness-construction"/>
      <w:bookmarkEnd w:id="905"/>
      <w:bookmarkStart w:id="906" w:name="sec-ai-agent-program-kind"/>
      <w:bookmarkEnd w:id="906"/>
      <w:r>
        <w:t xml:space="preserve"> </w:t>
      </w:r>
      <w:bookmarkStart w:id="907" w:name="sec-ai-harness-agent-relationship"/>
      <w:bookmarkEnd w:id="907"/>
      <w:bookmarkStart w:id="908" w:name="sec-ai-addressing-failing-workflows"/>
      <w:bookmarkEnd w:id="908"/>
      <w:r>
        <w:t xml:space="preserve"> </w:t>
      </w:r>
      <w:bookmarkStart w:id="909" w:name="sec-ai-benefits-hazards"/>
      <w:bookmarkEnd w:id="909"/>
      <w:bookmarkStart w:id="910" w:name="sec-ai-best-practices"/>
      <w:bookmarkEnd w:id="910"/>
      <w:bookmarkStart w:id="911" w:name="sec-ai-offline"/>
      <w:bookmarkEnd w:id="911"/>
      <w:r>
        <w:t xml:space="preserve"> </w:t>
      </w:r>
      <w:bookmarkStart w:id="912" w:name="sec-ai-copilot-settings"/>
      <w:bookmarkEnd w:id="912"/>
      <w:bookmarkStart w:id="913" w:name="sec-ai-agent-skills"/>
      <w:bookmarkEnd w:id="913"/>
      <w:bookmarkStart w:id="914" w:name="sec-ai-claude-cloud-env"/>
      <w:bookmarkEnd w:id="914"/>
      <w:r>
        <w:t xml:space="preserve"> </w:t>
      </w:r>
      <w:bookmarkStart w:id="915" w:name="sec-ai-when-to-use"/>
      <w:bookmarkEnd w:id="915"/>
      <w:bookmarkStart w:id="916" w:name="sec-ai-claude-code-windows"/>
      <w:bookmarkEnd w:id="916"/>
      <w:bookmarkStart w:id="917" w:name="sec-fully-clean"/>
      <w:bookmarkEnd w:id="917"/>
    </w:p>
    <w:p>
      <w:pPr>
        <w:numPr>
          <w:ilvl w:val="0"/>
          <w:numId w:val="1256"/>
        </w:numPr>
      </w:pPr>
      <w:hyperlink r:id="rId91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1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2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opt/quarto/share/formats/docx/note.png" id="9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3"/>
    <w:bookmarkStart w:id="932" w:name="checklists"/>
    <w:p>
      <w:pPr>
        <w:pStyle w:val="Heading1"/>
      </w:pPr>
      <w:r>
        <w:t xml:space="preserve">20. Checklists</w:t>
      </w:r>
    </w:p>
    <w:bookmarkStart w:id="924"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4"/>
    <w:bookmarkStart w:id="926"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5">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6"/>
    <w:bookmarkStart w:id="928"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7">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8"/>
    <w:bookmarkStart w:id="931"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9">
        <w:r>
          <w:rPr>
            <w:rStyle w:val="Hyperlink"/>
          </w:rPr>
          <w:t xml:space="preserve">here</w:t>
        </w:r>
      </w:hyperlink>
      <w:r>
        <w:t xml:space="preserve">, a neat palette generator with colorblind options</w:t>
      </w:r>
      <w:r>
        <w:t xml:space="preserve"> </w:t>
      </w:r>
      <w:hyperlink r:id="rId9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1"/>
    <w:bookmarkEnd w:id="932"/>
    <w:bookmarkStart w:id="977" w:name="resources-2"/>
    <w:p>
      <w:pPr>
        <w:pStyle w:val="Heading1"/>
      </w:pPr>
      <w:r>
        <w:t xml:space="preserve">21. Resources</w:t>
      </w:r>
    </w:p>
    <w:bookmarkStart w:id="950" w:name="resources-for-r"/>
    <w:p>
      <w:pPr>
        <w:pStyle w:val="Heading2"/>
      </w:pPr>
      <w:r>
        <w:t xml:space="preserve">21.1 Resources for R</w:t>
      </w:r>
    </w:p>
    <w:bookmarkStart w:id="935"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3">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4">
        <w:r>
          <w:rPr>
            <w:rStyle w:val="Hyperlink"/>
          </w:rPr>
          <w:t xml:space="preserve">DataCamp</w:t>
        </w:r>
      </w:hyperlink>
      <w:r>
        <w:t xml:space="preserve"> </w:t>
      </w:r>
      <w:r>
        <w:t xml:space="preserve">- email Kristen for access</w:t>
      </w:r>
    </w:p>
    <w:bookmarkEnd w:id="935"/>
    <w:bookmarkStart w:id="940"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6">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7">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8">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9">
        <w:r>
          <w:rPr>
            <w:rStyle w:val="Hyperlink"/>
          </w:rPr>
          <w:t xml:space="preserve">Install Guides</w:t>
        </w:r>
      </w:hyperlink>
      <w:r>
        <w:t xml:space="preserve"> </w:t>
      </w:r>
      <w:r>
        <w:t xml:space="preserve">- setup instructions for data science software</w:t>
      </w:r>
    </w:p>
    <w:bookmarkEnd w:id="940"/>
    <w:bookmarkStart w:id="945" w:name="cheat-sheets"/>
    <w:p>
      <w:pPr>
        <w:pStyle w:val="Heading3"/>
      </w:pPr>
      <w:r>
        <w:t xml:space="preserve">21.1.3 Cheat Sheets</w:t>
      </w:r>
    </w:p>
    <w:p>
      <w:pPr>
        <w:pStyle w:val="Compact"/>
        <w:numPr>
          <w:ilvl w:val="0"/>
          <w:numId w:val="1263"/>
        </w:numPr>
      </w:pPr>
      <w:hyperlink r:id="rId941">
        <w:r>
          <w:rPr>
            <w:rStyle w:val="Hyperlink"/>
          </w:rPr>
          <w:t xml:space="preserve">dplyr and tidyr cheat sheet</w:t>
        </w:r>
      </w:hyperlink>
    </w:p>
    <w:p>
      <w:pPr>
        <w:pStyle w:val="Compact"/>
        <w:numPr>
          <w:ilvl w:val="0"/>
          <w:numId w:val="1263"/>
        </w:numPr>
      </w:pPr>
      <w:hyperlink r:id="rId942">
        <w:r>
          <w:rPr>
            <w:rStyle w:val="Hyperlink"/>
          </w:rPr>
          <w:t xml:space="preserve">ggplot cheat sheet</w:t>
        </w:r>
      </w:hyperlink>
    </w:p>
    <w:p>
      <w:pPr>
        <w:pStyle w:val="Compact"/>
        <w:numPr>
          <w:ilvl w:val="0"/>
          <w:numId w:val="1263"/>
        </w:numPr>
      </w:pPr>
      <w:hyperlink r:id="rId943">
        <w:r>
          <w:rPr>
            <w:rStyle w:val="Hyperlink"/>
          </w:rPr>
          <w:t xml:space="preserve">data table cheat sheet</w:t>
        </w:r>
      </w:hyperlink>
    </w:p>
    <w:p>
      <w:pPr>
        <w:pStyle w:val="Compact"/>
        <w:numPr>
          <w:ilvl w:val="0"/>
          <w:numId w:val="1263"/>
        </w:numPr>
      </w:pPr>
      <w:hyperlink r:id="rId944">
        <w:r>
          <w:rPr>
            <w:rStyle w:val="Hyperlink"/>
          </w:rPr>
          <w:t xml:space="preserve">RMarkdown cheat sheet</w:t>
        </w:r>
      </w:hyperlink>
    </w:p>
    <w:bookmarkEnd w:id="945"/>
    <w:bookmarkStart w:id="947" w:name="style-and-best-practices"/>
    <w:p>
      <w:pPr>
        <w:pStyle w:val="Heading3"/>
      </w:pPr>
      <w:r>
        <w:t xml:space="preserve">21.1.4 Style and Best Practices</w:t>
      </w:r>
    </w:p>
    <w:p>
      <w:pPr>
        <w:pStyle w:val="Compact"/>
        <w:numPr>
          <w:ilvl w:val="0"/>
          <w:numId w:val="1264"/>
        </w:numPr>
      </w:pPr>
      <w:hyperlink r:id="rId946">
        <w:r>
          <w:rPr>
            <w:rStyle w:val="Hyperlink"/>
          </w:rPr>
          <w:t xml:space="preserve">Hadley Wickham’s R Style Guide</w:t>
        </w:r>
      </w:hyperlink>
    </w:p>
    <w:bookmarkEnd w:id="947"/>
    <w:bookmarkStart w:id="948" w:name="data-documentation-and-dictionaries"/>
    <w:p>
      <w:pPr>
        <w:pStyle w:val="Heading3"/>
      </w:pPr>
      <w:r>
        <w:t xml:space="preserve">21.1.5 Data Documentation and Dictionaries</w:t>
      </w:r>
    </w:p>
    <w:p>
      <w:pPr>
        <w:pStyle w:val="Compact"/>
        <w:numPr>
          <w:ilvl w:val="0"/>
          <w:numId w:val="1265"/>
        </w:numPr>
      </w:pPr>
      <w:hyperlink r:id="rId842">
        <w:r>
          <w:rPr>
            <w:rStyle w:val="Hyperlink"/>
          </w:rPr>
          <w:t xml:space="preserve">Tidyverse data-dict</w:t>
        </w:r>
      </w:hyperlink>
      <w:r>
        <w:t xml:space="preserve"> </w:t>
      </w:r>
      <w:r>
        <w:t xml:space="preserve">- open specification and CLI tool for creating, validating, and documenting data dictionaries in YAML format</w:t>
      </w:r>
    </w:p>
    <w:bookmarkEnd w:id="948"/>
    <w:bookmarkStart w:id="949"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9"/>
    <w:bookmarkEnd w:id="950"/>
    <w:bookmarkStart w:id="952"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1">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2"/>
    <w:bookmarkStart w:id="955" w:name="resources-for-python"/>
    <w:p>
      <w:pPr>
        <w:pStyle w:val="Heading2"/>
      </w:pPr>
      <w:r>
        <w:t xml:space="preserve">21.3 Resources for Python</w:t>
      </w:r>
    </w:p>
    <w:p>
      <w:pPr>
        <w:pStyle w:val="Compact"/>
        <w:numPr>
          <w:ilvl w:val="0"/>
          <w:numId w:val="1268"/>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9"/>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6">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8" w:author="PR Preview" w:date="2024-01-01T00:00:00Z">
        <w:r>
          <w:rPr>
            <w:b/>
            <w:bCs/>
          </w:rPr>
          <w:t xml:space="preserve">Branch:</w:t>
        </w:r>
      </w:ins>
      <w:ins w:id="3098" w:author="PR Preview" w:date="2024-01-01T00:00:00Z">
        <w:r>
          <w:t xml:space="preserve"> </w:t>
        </w:r>
      </w:ins>
      <w:ins w:id="3098" w:author="PR Preview" w:date="2024-01-01T00:00:00Z">
        <w:r>
          <w:t xml:space="preserve">HEAD</w:t>
        </w:r>
      </w:ins>
    </w:p>
    <w:p>
      <w:pPr>
        <w:pStyle w:val="Compact"/>
        <w:numPr>
          <w:ilvl w:val="0"/>
          <w:numId w:val="1319"/>
        </w:numPr>
      </w:pPr>
      <w:ins w:id="3099" w:author="PR Preview" w:date="2024-01-01T00:00:00Z">
        <w:r>
          <w:rPr>
            <w:b/>
            <w:bCs/>
          </w:rPr>
          <w:t xml:space="preserve">Commit:</w:t>
        </w:r>
      </w:ins>
      <w:ins w:id="3099" w:author="PR Preview" w:date="2024-01-01T00:00:00Z">
        <w:r>
          <w:t xml:space="preserve"> </w:t>
        </w:r>
      </w:ins>
      <w:ins w:id="3099" w:author="PR Preview" w:date="2024-01-01T00:00:00Z">
        <w:r>
          <w:t xml:space="preserve">c0b9d96</w:t>
        </w:r>
      </w:ins>
    </w:p>
    <w:p>
      <w:pPr>
        <w:pStyle w:val="Compact"/>
        <w:numPr>
          <w:ilvl w:val="0"/>
          <w:numId w:val="1319"/>
        </w:numPr>
      </w:pPr>
      <w:ins w:id="3100" w:author="PR Preview" w:date="2024-01-01T00:00:00Z">
        <w:r>
          <w:rPr>
            <w:b/>
            <w:bCs/>
          </w:rPr>
          <w:t xml:space="preserve">Full commit hash:</w:t>
        </w:r>
      </w:ins>
      <w:ins w:id="3100" w:author="PR Preview" w:date="2024-01-01T00:00:00Z">
        <w:r>
          <w:t xml:space="preserve"> </w:t>
        </w:r>
      </w:ins>
      <w:ins w:id="3100" w:author="PR Preview" w:date="2024-01-01T00:00:00Z">
        <w:r>
          <w:t xml:space="preserve">c0b9d96148ee2f2309d95ff522880b4c4ea2f26d</w:t>
        </w:r>
      </w:ins>
    </w:p>
    <w:p>
      <w:pPr>
        <w:pStyle w:val="Compact"/>
        <w:numPr>
          <w:ilvl w:val="0"/>
          <w:numId w:val="1319"/>
        </w:numPr>
      </w:pPr>
      <w:ins w:id="3101" w:author="PR Preview" w:date="2024-01-01T00:00:00Z">
        <w:r>
          <w:rPr>
            <w:b/>
            <w:bCs/>
          </w:rPr>
          <w:t xml:space="preserve">Commit date:</w:t>
        </w:r>
      </w:ins>
      <w:ins w:id="3101" w:author="PR Preview" w:date="2024-01-01T00:00:00Z">
        <w:r>
          <w:t xml:space="preserve"> </w:t>
        </w:r>
      </w:ins>
      <w:ins w:id="3101" w:author="PR Preview" w:date="2024-01-01T00:00:00Z">
        <w:r>
          <w:t xml:space="preserve">2026-09-01 16:27:14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5" Type="http://schemas.openxmlformats.org/officeDocument/2006/relationships/image" Target="media/rId695.png"/><Relationship Id="rId454" Type="http://schemas.openxmlformats.org/officeDocument/2006/relationships/image" Target="media/rId454.png"/><Relationship Id="rId734" Type="http://schemas.openxmlformats.org/officeDocument/2006/relationships/image" Target="media/rId734.jpg"/><Relationship Id="rId740" Type="http://schemas.openxmlformats.org/officeDocument/2006/relationships/image" Target="media/rId740.png"/><Relationship Id="rId566" Type="http://schemas.openxmlformats.org/officeDocument/2006/relationships/image" Target="media/rId566.png"/><Relationship Id="rId571" Type="http://schemas.openxmlformats.org/officeDocument/2006/relationships/image" Target="media/rId571.png"/><Relationship Id="rId657" Type="http://schemas.openxmlformats.org/officeDocument/2006/relationships/image" Target="media/rId657.png"/><Relationship Id="rId662" Type="http://schemas.openxmlformats.org/officeDocument/2006/relationships/image" Target="media/rId662.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6"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5"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50"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3"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6"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2"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1" Type="http://schemas.openxmlformats.org/officeDocument/2006/relationships/hyperlink" Target="https://direnv.net/" TargetMode="External"/><Relationship Id="rId730" Type="http://schemas.openxmlformats.org/officeDocument/2006/relationships/hyperlink" Target="https://docs.github.com/en/actions" TargetMode="External"/><Relationship Id="rId699"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646" Type="http://schemas.openxmlformats.org/officeDocument/2006/relationships/hyperlink" Target="https://docs.github.com/en/pull-requests/how-tos/stacked-pull-requests" TargetMode="External"/><Relationship Id="rId814"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0"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6"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7" Type="http://schemas.openxmlformats.org/officeDocument/2006/relationships/hyperlink" Target="https://github.com/BurntSushi/ripgrep" TargetMode="External"/><Relationship Id="rId933" Type="http://schemas.openxmlformats.org/officeDocument/2006/relationships/hyperlink" Target="https://github.com/IndrajeetPatil/awesome-r-pkgtools" TargetMode="External"/><Relationship Id="rId692"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3"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8" Type="http://schemas.openxmlformats.org/officeDocument/2006/relationships/hyperlink" Target="https://github.com/Xpra-org/xpra" TargetMode="External"/><Relationship Id="rId674" Type="http://schemas.openxmlformats.org/officeDocument/2006/relationships/hyperlink" Target="https://github.com/actions/toolkit/blob/main/docs/action-versioning.md" TargetMode="External"/><Relationship Id="rId680" Type="http://schemas.openxmlformats.org/officeDocument/2006/relationships/hyperlink" Target="https://github.com/actions/toolkit/issues/214" TargetMode="External"/><Relationship Id="rId762"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9"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0" Type="http://schemas.openxmlformats.org/officeDocument/2006/relationships/hyperlink" Target="https://github.com/dandavison/delta" TargetMode="External"/><Relationship Id="rId691" Type="http://schemas.openxmlformats.org/officeDocument/2006/relationships/hyperlink" Target="https://github.com/easystats/workflows" TargetMode="External"/><Relationship Id="rId727" Type="http://schemas.openxmlformats.org/officeDocument/2006/relationships/hyperlink" Target="https://github.com/eddelbuettel/github-actions/tree/master/r2u-setup" TargetMode="External"/><Relationship Id="rId690" Type="http://schemas.openxmlformats.org/officeDocument/2006/relationships/hyperlink" Target="https://github.com/eddelbuettel/r-ci" TargetMode="External"/><Relationship Id="rId81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3"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5"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6"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4" Type="http://schemas.openxmlformats.org/officeDocument/2006/relationships/hyperlink" Target="https://github.com/marocchino/sticky-pull-request-comment" TargetMode="External"/><Relationship Id="rId826"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2"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0"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1"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7" Type="http://schemas.openxmlformats.org/officeDocument/2006/relationships/hyperlink" Target="https://github.com/r-lib/rig" TargetMode="External"/><Relationship Id="rId753" Type="http://schemas.openxmlformats.org/officeDocument/2006/relationships/hyperlink" Target="https://github.com/romkatv/powerlevel10k" TargetMode="External"/><Relationship Id="rId717" Type="http://schemas.openxmlformats.org/officeDocument/2006/relationships/hyperlink" Target="https://github.com/rossjrw/pr-preview-action" TargetMode="External"/><Relationship Id="rId718"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9" Type="http://schemas.openxmlformats.org/officeDocument/2006/relationships/hyperlink" Target="https://github.com/sharkdp/bat" TargetMode="External"/><Relationship Id="rId758" Type="http://schemas.openxmlformats.org/officeDocument/2006/relationships/hyperlink" Target="https://github.com/sharkdp/fd" TargetMode="External"/><Relationship Id="rId951" Type="http://schemas.openxmlformats.org/officeDocument/2006/relationships/hyperlink" Target="https://github.com/skills/introduction-to-github" TargetMode="External"/><Relationship Id="rId716" Type="http://schemas.openxmlformats.org/officeDocument/2006/relationships/hyperlink" Target="https://github.com/thollander/actions-comment-pull-request" TargetMode="External"/><Relationship Id="rId882" Type="http://schemas.openxmlformats.org/officeDocument/2006/relationships/hyperlink" Target="https://github.com/tmux/tmux/wiki" TargetMode="External"/><Relationship Id="rId834" Type="http://schemas.openxmlformats.org/officeDocument/2006/relationships/hyperlink" Target="https://github.com/ucdavisdatalab" TargetMode="External"/><Relationship Id="rId938"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3"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7"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8" Type="http://schemas.openxmlformats.org/officeDocument/2006/relationships/hyperlink" Target="https://github.com/zsh-users/zsh-autosuggestions" TargetMode="External"/><Relationship Id="rId749"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9"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1"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7"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7"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30" Type="http://schemas.openxmlformats.org/officeDocument/2006/relationships/hyperlink" Target="https://medialab.github.io/iwanthue/?utm_source=Nature+Briefing&amp;utm_campaign=2c68711076-briefing-dy-20211006&amp;utm_medium=email&amp;utm_term=0_c9dfd39373-2c68711076-44335685" TargetMode="External"/><Relationship Id="rId784"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6"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8" Type="http://schemas.openxmlformats.org/officeDocument/2006/relationships/hyperlink" Target="https://morrison-lab.github.io/wai/" TargetMode="External"/><Relationship Id="rId918"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9" Type="http://schemas.openxmlformats.org/officeDocument/2006/relationships/hyperlink" Target="https://morrison-lab.github.io/wai/chapters/coding-agents.html" TargetMode="External"/><Relationship Id="rId711"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20"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5"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3"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7" Type="http://schemas.openxmlformats.org/officeDocument/2006/relationships/hyperlink" Target="https://r-hub.github.io/cranlogs/" TargetMode="External"/><Relationship Id="rId821"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7" Type="http://schemas.openxmlformats.org/officeDocument/2006/relationships/hyperlink" Target="https://r-pkgs.org/release.html" TargetMode="External"/><Relationship Id="rId824" Type="http://schemas.openxmlformats.org/officeDocument/2006/relationships/hyperlink" Target="https://r-pkgs.org/release.html#sec-release-initial" TargetMode="External"/><Relationship Id="rId729"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6"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4"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1"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3"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5"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4"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4" Type="http://schemas.openxmlformats.org/officeDocument/2006/relationships/hyperlink" Target="https://ucd-serg.github.io/lab-manual/coding-practices.html#file-headers" TargetMode="External"/><Relationship Id="rId807" Type="http://schemas.openxmlformats.org/officeDocument/2006/relationships/hyperlink" Target="https://ucd-serg.github.io/lab-manual/coding-practices.html#function-documentation" TargetMode="External"/><Relationship Id="rId925" Type="http://schemas.openxmlformats.org/officeDocument/2006/relationships/hyperlink" Target="https://ucd-serg.github.io/lab-manual/coding-style.html" TargetMode="External"/><Relationship Id="rId810" Type="http://schemas.openxmlformats.org/officeDocument/2006/relationships/hyperlink" Target="https://ucd-serg.github.io/lab-manual/unix.html#example-code-for-runfilesavelogs" TargetMode="External"/><Relationship Id="rId939" Type="http://schemas.openxmlformats.org/officeDocument/2006/relationships/hyperlink" Target="https://ucdavisdatalab.github.io/install_guides/" TargetMode="External"/><Relationship Id="rId93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8" Type="http://schemas.openxmlformats.org/officeDocument/2006/relationships/hyperlink" Target="https://wiki.archlinux.org/title/Wayland" TargetMode="External"/><Relationship Id="rId879"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3"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4"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10"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3" Type="http://schemas.openxmlformats.org/officeDocument/2006/relationships/hyperlink" Target="https://www.gnu.org/software/screen/" TargetMode="External"/><Relationship Id="rId780"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1" Type="http://schemas.openxmlformats.org/officeDocument/2006/relationships/hyperlink" Target="https://www.rstudio.com/wp-content/uploads/2015/02/data-wrangling-cheatsheet.pdf" TargetMode="External"/><Relationship Id="rId944" Type="http://schemas.openxmlformats.org/officeDocument/2006/relationships/hyperlink" Target="https://www.rstudio.com/wp-content/uploads/2015/02/rmarkdown-cheatsheet.pdf" TargetMode="External"/><Relationship Id="rId942"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5"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4"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6"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5"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50"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3"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6"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2"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1" Type="http://schemas.openxmlformats.org/officeDocument/2006/relationships/hyperlink" Target="https://direnv.net/" TargetMode="External"/><Relationship Id="rId730" Type="http://schemas.openxmlformats.org/officeDocument/2006/relationships/hyperlink" Target="https://docs.github.com/en/actions" TargetMode="External"/><Relationship Id="rId699"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646" Type="http://schemas.openxmlformats.org/officeDocument/2006/relationships/hyperlink" Target="https://docs.github.com/en/pull-requests/how-tos/stacked-pull-requests" TargetMode="External"/><Relationship Id="rId814"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0"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6"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7" Type="http://schemas.openxmlformats.org/officeDocument/2006/relationships/hyperlink" Target="https://github.com/BurntSushi/ripgrep" TargetMode="External"/><Relationship Id="rId933" Type="http://schemas.openxmlformats.org/officeDocument/2006/relationships/hyperlink" Target="https://github.com/IndrajeetPatil/awesome-r-pkgtools" TargetMode="External"/><Relationship Id="rId692"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3"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8" Type="http://schemas.openxmlformats.org/officeDocument/2006/relationships/hyperlink" Target="https://github.com/Xpra-org/xpra" TargetMode="External"/><Relationship Id="rId674" Type="http://schemas.openxmlformats.org/officeDocument/2006/relationships/hyperlink" Target="https://github.com/actions/toolkit/blob/main/docs/action-versioning.md" TargetMode="External"/><Relationship Id="rId680" Type="http://schemas.openxmlformats.org/officeDocument/2006/relationships/hyperlink" Target="https://github.com/actions/toolkit/issues/214" TargetMode="External"/><Relationship Id="rId762"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9"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0" Type="http://schemas.openxmlformats.org/officeDocument/2006/relationships/hyperlink" Target="https://github.com/dandavison/delta" TargetMode="External"/><Relationship Id="rId691" Type="http://schemas.openxmlformats.org/officeDocument/2006/relationships/hyperlink" Target="https://github.com/easystats/workflows" TargetMode="External"/><Relationship Id="rId727" Type="http://schemas.openxmlformats.org/officeDocument/2006/relationships/hyperlink" Target="https://github.com/eddelbuettel/github-actions/tree/master/r2u-setup" TargetMode="External"/><Relationship Id="rId690" Type="http://schemas.openxmlformats.org/officeDocument/2006/relationships/hyperlink" Target="https://github.com/eddelbuettel/r-ci" TargetMode="External"/><Relationship Id="rId81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3"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5"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6"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4" Type="http://schemas.openxmlformats.org/officeDocument/2006/relationships/hyperlink" Target="https://github.com/marocchino/sticky-pull-request-comment" TargetMode="External"/><Relationship Id="rId826"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2"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0"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1"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7" Type="http://schemas.openxmlformats.org/officeDocument/2006/relationships/hyperlink" Target="https://github.com/r-lib/rig" TargetMode="External"/><Relationship Id="rId753" Type="http://schemas.openxmlformats.org/officeDocument/2006/relationships/hyperlink" Target="https://github.com/romkatv/powerlevel10k" TargetMode="External"/><Relationship Id="rId717" Type="http://schemas.openxmlformats.org/officeDocument/2006/relationships/hyperlink" Target="https://github.com/rossjrw/pr-preview-action" TargetMode="External"/><Relationship Id="rId718"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9" Type="http://schemas.openxmlformats.org/officeDocument/2006/relationships/hyperlink" Target="https://github.com/sharkdp/bat" TargetMode="External"/><Relationship Id="rId758" Type="http://schemas.openxmlformats.org/officeDocument/2006/relationships/hyperlink" Target="https://github.com/sharkdp/fd" TargetMode="External"/><Relationship Id="rId951" Type="http://schemas.openxmlformats.org/officeDocument/2006/relationships/hyperlink" Target="https://github.com/skills/introduction-to-github" TargetMode="External"/><Relationship Id="rId716" Type="http://schemas.openxmlformats.org/officeDocument/2006/relationships/hyperlink" Target="https://github.com/thollander/actions-comment-pull-request" TargetMode="External"/><Relationship Id="rId882" Type="http://schemas.openxmlformats.org/officeDocument/2006/relationships/hyperlink" Target="https://github.com/tmux/tmux/wiki" TargetMode="External"/><Relationship Id="rId834" Type="http://schemas.openxmlformats.org/officeDocument/2006/relationships/hyperlink" Target="https://github.com/ucdavisdatalab" TargetMode="External"/><Relationship Id="rId938"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3"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7"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8" Type="http://schemas.openxmlformats.org/officeDocument/2006/relationships/hyperlink" Target="https://github.com/zsh-users/zsh-autosuggestions" TargetMode="External"/><Relationship Id="rId749"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9"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1"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7"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7"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30" Type="http://schemas.openxmlformats.org/officeDocument/2006/relationships/hyperlink" Target="https://medialab.github.io/iwanthue/?utm_source=Nature+Briefing&amp;utm_campaign=2c68711076-briefing-dy-20211006&amp;utm_medium=email&amp;utm_term=0_c9dfd39373-2c68711076-44335685" TargetMode="External"/><Relationship Id="rId784"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6"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8" Type="http://schemas.openxmlformats.org/officeDocument/2006/relationships/hyperlink" Target="https://morrison-lab.github.io/wai/" TargetMode="External"/><Relationship Id="rId918"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9" Type="http://schemas.openxmlformats.org/officeDocument/2006/relationships/hyperlink" Target="https://morrison-lab.github.io/wai/chapters/coding-agents.html" TargetMode="External"/><Relationship Id="rId711"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20"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5"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3"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7" Type="http://schemas.openxmlformats.org/officeDocument/2006/relationships/hyperlink" Target="https://r-hub.github.io/cranlogs/" TargetMode="External"/><Relationship Id="rId821"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7" Type="http://schemas.openxmlformats.org/officeDocument/2006/relationships/hyperlink" Target="https://r-pkgs.org/release.html" TargetMode="External"/><Relationship Id="rId824" Type="http://schemas.openxmlformats.org/officeDocument/2006/relationships/hyperlink" Target="https://r-pkgs.org/release.html#sec-release-initial" TargetMode="External"/><Relationship Id="rId729"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6"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4"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1"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3"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5"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4"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4" Type="http://schemas.openxmlformats.org/officeDocument/2006/relationships/hyperlink" Target="https://ucd-serg.github.io/lab-manual/coding-practices.html#file-headers" TargetMode="External"/><Relationship Id="rId807" Type="http://schemas.openxmlformats.org/officeDocument/2006/relationships/hyperlink" Target="https://ucd-serg.github.io/lab-manual/coding-practices.html#function-documentation" TargetMode="External"/><Relationship Id="rId925" Type="http://schemas.openxmlformats.org/officeDocument/2006/relationships/hyperlink" Target="https://ucd-serg.github.io/lab-manual/coding-style.html" TargetMode="External"/><Relationship Id="rId810" Type="http://schemas.openxmlformats.org/officeDocument/2006/relationships/hyperlink" Target="https://ucd-serg.github.io/lab-manual/unix.html#example-code-for-runfilesavelogs" TargetMode="External"/><Relationship Id="rId939" Type="http://schemas.openxmlformats.org/officeDocument/2006/relationships/hyperlink" Target="https://ucdavisdatalab.github.io/install_guides/" TargetMode="External"/><Relationship Id="rId93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8" Type="http://schemas.openxmlformats.org/officeDocument/2006/relationships/hyperlink" Target="https://wiki.archlinux.org/title/Wayland" TargetMode="External"/><Relationship Id="rId879"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3"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4"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10"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3" Type="http://schemas.openxmlformats.org/officeDocument/2006/relationships/hyperlink" Target="https://www.gnu.org/software/screen/" TargetMode="External"/><Relationship Id="rId780"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1" Type="http://schemas.openxmlformats.org/officeDocument/2006/relationships/hyperlink" Target="https://www.rstudio.com/wp-content/uploads/2015/02/data-wrangling-cheatsheet.pdf" TargetMode="External"/><Relationship Id="rId944" Type="http://schemas.openxmlformats.org/officeDocument/2006/relationships/hyperlink" Target="https://www.rstudio.com/wp-content/uploads/2015/02/rmarkdown-cheatsheet.pdf" TargetMode="External"/><Relationship Id="rId942"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5"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4"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2026-09-01T16:31:37Z</dcterms:created>
  <dcterms:modified xsi:type="dcterms:W3CDTF">2026-09-01T16:31:37Z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