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2026-07-22</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9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361"/>
    <w:bookmarkStart w:id="368" w:name="constructing-pull-requests"/>
    <w:p>
      <w:pPr>
        <w:pStyle w:val="Heading2"/>
      </w:pPr>
      <w:r>
        <w:t xml:space="preserve">6.44 Constructing Pull Requests</w:t>
      </w:r>
    </w:p>
    <w:bookmarkStart w:id="362" w:name="write-focused-prs"/>
    <w:p>
      <w:pPr>
        <w:pStyle w:val="Heading3"/>
      </w:pPr>
      <w:r>
        <w:t xml:space="preserve">6.44.1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9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93"/>
        </w:numPr>
      </w:pPr>
      <w:r>
        <w:rPr>
          <w:b/>
          <w:bCs/>
        </w:rPr>
        <w:t xml:space="preserve">More thorough reviews</w:t>
      </w:r>
      <w:r>
        <w:t xml:space="preserve">: Large PRs with many changes can overwhelm reviewers, leading to important points being missed.</w:t>
      </w:r>
    </w:p>
    <w:p>
      <w:pPr>
        <w:pStyle w:val="Compact"/>
        <w:numPr>
          <w:ilvl w:val="0"/>
          <w:numId w:val="1093"/>
        </w:numPr>
      </w:pPr>
      <w:r>
        <w:rPr>
          <w:b/>
          <w:bCs/>
        </w:rPr>
        <w:t xml:space="preserve">Fewer bugs</w:t>
      </w:r>
      <w:r>
        <w:t xml:space="preserve">: Smaller changes make it easier to reason about impacts and identify potential issues.</w:t>
      </w:r>
    </w:p>
    <w:p>
      <w:pPr>
        <w:pStyle w:val="Compact"/>
        <w:numPr>
          <w:ilvl w:val="0"/>
          <w:numId w:val="1093"/>
        </w:numPr>
      </w:pPr>
      <w:r>
        <w:rPr>
          <w:b/>
          <w:bCs/>
        </w:rPr>
        <w:t xml:space="preserve">Easier to merge</w:t>
      </w:r>
      <w:r>
        <w:t xml:space="preserve">: Large PRs take longer and are more likely to have merge conflicts.</w:t>
      </w:r>
    </w:p>
    <w:p>
      <w:pPr>
        <w:pStyle w:val="Compact"/>
        <w:numPr>
          <w:ilvl w:val="0"/>
          <w:numId w:val="109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362"/>
    <w:bookmarkStart w:id="363" w:name="writing-pr-descriptions"/>
    <w:p>
      <w:pPr>
        <w:pStyle w:val="Heading3"/>
      </w:pPr>
      <w:r>
        <w:t xml:space="preserve">6.44.2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94"/>
        </w:numPr>
      </w:pPr>
      <w:r>
        <w:t xml:space="preserve">“Fix bug”</w:t>
      </w:r>
    </w:p>
    <w:p>
      <w:pPr>
        <w:pStyle w:val="Compact"/>
        <w:numPr>
          <w:ilvl w:val="0"/>
          <w:numId w:val="1094"/>
        </w:numPr>
      </w:pPr>
      <w:r>
        <w:t xml:space="preserve">“Add patch”</w:t>
      </w:r>
    </w:p>
    <w:p>
      <w:pPr>
        <w:pStyle w:val="Compact"/>
        <w:numPr>
          <w:ilvl w:val="0"/>
          <w:numId w:val="1094"/>
        </w:numPr>
      </w:pPr>
      <w:r>
        <w:t xml:space="preserve">“Moving code from A to B”</w:t>
      </w:r>
    </w:p>
    <w:p>
      <w:pPr>
        <w:pStyle w:val="FirstParagraph"/>
      </w:pPr>
      <w:r>
        <w:t xml:space="preserve">Better titles that summarize the actual change:</w:t>
      </w:r>
    </w:p>
    <w:p>
      <w:pPr>
        <w:pStyle w:val="Compact"/>
        <w:numPr>
          <w:ilvl w:val="0"/>
          <w:numId w:val="1095"/>
        </w:numPr>
      </w:pPr>
      <w:r>
        <w:t xml:space="preserve">“Fix missing value handling in data processing function”</w:t>
      </w:r>
    </w:p>
    <w:p>
      <w:pPr>
        <w:pStyle w:val="Compact"/>
        <w:numPr>
          <w:ilvl w:val="0"/>
          <w:numId w:val="109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6"/>
        </w:numPr>
      </w:pPr>
      <w:r>
        <w:t xml:space="preserve">A brief description of the problem being solved</w:t>
      </w:r>
    </w:p>
    <w:p>
      <w:pPr>
        <w:pStyle w:val="Compact"/>
        <w:numPr>
          <w:ilvl w:val="0"/>
          <w:numId w:val="109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6"/>
        </w:numPr>
      </w:pPr>
      <w:r>
        <w:t xml:space="preserve">A before/after example showing changed behavior</w:t>
      </w:r>
    </w:p>
    <w:p>
      <w:pPr>
        <w:pStyle w:val="Compact"/>
        <w:numPr>
          <w:ilvl w:val="0"/>
          <w:numId w:val="1096"/>
        </w:numPr>
      </w:pPr>
      <w:r>
        <w:t xml:space="preserve">Possible shortcomings of the approach being used</w:t>
      </w:r>
    </w:p>
    <w:p>
      <w:pPr>
        <w:pStyle w:val="Compact"/>
        <w:numPr>
          <w:ilvl w:val="0"/>
          <w:numId w:val="1096"/>
        </w:numPr>
      </w:pPr>
      <w:r>
        <w:t xml:space="preserve">For complex PRs, a suggested reading order for the reviewer</w:t>
      </w:r>
    </w:p>
    <w:p>
      <w:pPr>
        <w:pStyle w:val="Compact"/>
        <w:numPr>
          <w:ilvl w:val="0"/>
          <w:numId w:val="109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363"/>
    <w:bookmarkStart w:id="364" w:name="explaining-technical-reasoning"/>
    <w:p>
      <w:pPr>
        <w:pStyle w:val="Heading3"/>
      </w:pPr>
      <w:r>
        <w:t xml:space="preserve">6.44.3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7"/>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7"/>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7"/>
        </w:numPr>
      </w:pPr>
      <w:r>
        <w:rPr>
          <w:b/>
          <w:bCs/>
        </w:rPr>
        <w:t xml:space="preserve">Dependency updates</w:t>
      </w:r>
      <w:r>
        <w:t xml:space="preserve">: Explain why you’re updating and what benefits or fixes it brings.</w:t>
      </w:r>
    </w:p>
    <w:p>
      <w:pPr>
        <w:pStyle w:val="Compact"/>
        <w:numPr>
          <w:ilvl w:val="0"/>
          <w:numId w:val="1097"/>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364"/>
    <w:bookmarkStart w:id="365" w:name="requesting-pi-reviews"/>
    <w:p>
      <w:pPr>
        <w:pStyle w:val="Heading3"/>
      </w:pPr>
      <w:ins w:id="969" w:author="PR Preview" w:date="2024-01-01T00:00:00Z">
        <w:r>
          <w:t xml:space="preserve">6.44.4 Requesting PI Reviews</w:t>
        </w:r>
      </w:ins>
    </w:p>
    <w:p>
      <w:pPr>
        <w:pStyle w:val="FirstParagraph"/>
      </w:pPr>
      <w:ins w:id="970" w:author="PR Preview" w:date="2024-01-01T00:00:00Z">
        <w:r>
          <w:t xml:space="preserve">Before requesting a pull request review from the PIs,</w:t>
        </w:r>
      </w:ins>
      <w:ins w:id="970" w:author="PR Preview" w:date="2024-01-01T00:00:00Z">
        <w:r>
          <w:t xml:space="preserve"> </w:t>
        </w:r>
      </w:ins>
      <w:ins w:id="970" w:author="PR Preview" w:date="2024-01-01T00:00:00Z">
        <w:r>
          <w:t xml:space="preserve">obtain fresh approvals from:</w:t>
        </w:r>
      </w:ins>
    </w:p>
    <w:p>
      <w:pPr>
        <w:pStyle w:val="Compact"/>
        <w:numPr>
          <w:ilvl w:val="0"/>
          <w:numId w:val="1098"/>
        </w:numPr>
      </w:pPr>
      <w:ins w:id="971" w:author="PR Preview" w:date="2024-01-01T00:00:00Z">
        <w:r>
          <w:t xml:space="preserve">at least one other student</w:t>
        </w:r>
      </w:ins>
    </w:p>
    <w:p>
      <w:pPr>
        <w:pStyle w:val="Compact"/>
        <w:numPr>
          <w:ilvl w:val="0"/>
          <w:numId w:val="1098"/>
        </w:numPr>
      </w:pPr>
      <w:ins w:id="972" w:author="PR Preview" w:date="2024-01-01T00:00:00Z">
        <w:r>
          <w:t xml:space="preserve">at least one AI reviewer</w:t>
        </w:r>
      </w:ins>
    </w:p>
    <w:p>
      <w:pPr>
        <w:pStyle w:val="FirstParagraph"/>
      </w:pPr>
      <w:ins w:id="973" w:author="PR Preview" w:date="2024-01-01T00:00:00Z">
        <w:r>
          <w:t xml:space="preserve">This requirement applies to both:</w:t>
        </w:r>
      </w:ins>
    </w:p>
    <w:p>
      <w:pPr>
        <w:pStyle w:val="Compact"/>
        <w:numPr>
          <w:ilvl w:val="0"/>
          <w:numId w:val="1099"/>
        </w:numPr>
      </w:pPr>
      <w:ins w:id="974" w:author="PR Preview" w:date="2024-01-01T00:00:00Z">
        <w:r>
          <w:t xml:space="preserve">initial PI review requests</w:t>
        </w:r>
      </w:ins>
    </w:p>
    <w:p>
      <w:pPr>
        <w:pStyle w:val="Compact"/>
        <w:numPr>
          <w:ilvl w:val="0"/>
          <w:numId w:val="1099"/>
        </w:numPr>
      </w:pPr>
      <w:ins w:id="975" w:author="PR Preview" w:date="2024-01-01T00:00:00Z">
        <w:r>
          <w:t xml:space="preserve">re-review requests after revisions</w:t>
        </w:r>
      </w:ins>
    </w:p>
    <w:bookmarkEnd w:id="365"/>
    <w:bookmarkStart w:id="366" w:name="add-tests"/>
    <w:p>
      <w:pPr>
        <w:pStyle w:val="Heading3"/>
      </w:pPr>
      <w:ins w:id="976" w:author="PR Preview" w:date="2024-01-01T00:00:00Z">
        <w:r>
          <w:t xml:space="preserve">6.44.5 Add Tests</w:t>
        </w:r>
      </w:ins>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366"/>
    <w:bookmarkStart w:id="367" w:name="separate-out-refactorings"/>
    <w:p>
      <w:pPr>
        <w:pStyle w:val="Heading3"/>
      </w:pPr>
      <w:ins w:id="978" w:author="PR Preview" w:date="2024-01-01T00:00:00Z">
        <w:r>
          <w:t xml:space="preserve">6.44.6 Separate Out Refactorings</w:t>
        </w:r>
      </w:ins>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367"/>
    <w:bookmarkEnd w:id="368"/>
    <w:bookmarkStart w:id="386" w:name="reviewing-pull-requests"/>
    <w:p>
      <w:pPr>
        <w:pStyle w:val="Heading2"/>
      </w:pPr>
      <w:r>
        <w:t xml:space="preserve">6.45 Reviewing Pull Requests</w:t>
      </w:r>
    </w:p>
    <w:bookmarkStart w:id="369" w:name="purpose-of-code-review"/>
    <w:p>
      <w:pPr>
        <w:pStyle w:val="Heading3"/>
      </w:pPr>
      <w:r>
        <w:t xml:space="preserve">6.45.1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369"/>
    <w:bookmarkStart w:id="372" w:name="monitoring-prs-awaiting-your-review"/>
    <w:p>
      <w:pPr>
        <w:pStyle w:val="Heading3"/>
      </w:pPr>
      <w:r>
        <w:t xml:space="preserve">6.45.2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100"/>
        </w:numPr>
      </w:pPr>
      <w:r>
        <w:rPr>
          <w:b/>
          <w:bCs/>
        </w:rPr>
        <w:t xml:space="preserve">General bookmark</w:t>
      </w:r>
      <w:r>
        <w:t xml:space="preserve">:</w:t>
      </w:r>
      <w:r>
        <w:t xml:space="preserve"> </w:t>
      </w:r>
      <w:hyperlink r:id="rId370">
        <w:r>
          <w:rPr>
            <w:rStyle w:val="Hyperlink"/>
          </w:rPr>
          <w:t xml:space="preserve">https://github.com/pulls/review-requested</w:t>
        </w:r>
      </w:hyperlink>
      <w:r>
        <w:t xml:space="preserve"> </w:t>
      </w:r>
      <w:r>
        <w:t xml:space="preserve">shows all PRs across GitHub where you’ve been requested as a reviewer</w:t>
      </w:r>
    </w:p>
    <w:p>
      <w:pPr>
        <w:numPr>
          <w:ilvl w:val="0"/>
          <w:numId w:val="110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371">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372"/>
    <w:bookmarkStart w:id="373" w:name="writing-review-comments"/>
    <w:p>
      <w:pPr>
        <w:pStyle w:val="Heading3"/>
      </w:pPr>
      <w:r>
        <w:t xml:space="preserve">6.45.3 Writing Review Comments</w:t>
      </w:r>
    </w:p>
    <w:p>
      <w:pPr>
        <w:pStyle w:val="FirstParagraph"/>
      </w:pPr>
      <w:r>
        <w:t xml:space="preserve">When reviewing code, maintain courtesy and respect while being clear and helpful:</w:t>
      </w:r>
    </w:p>
    <w:p>
      <w:pPr>
        <w:pStyle w:val="Compact"/>
        <w:numPr>
          <w:ilvl w:val="0"/>
          <w:numId w:val="1101"/>
        </w:numPr>
      </w:pPr>
      <w:r>
        <w:t xml:space="preserve">Comment on the</w:t>
      </w:r>
      <w:r>
        <w:t xml:space="preserve"> </w:t>
      </w:r>
      <w:r>
        <w:rPr>
          <w:b/>
          <w:bCs/>
        </w:rPr>
        <w:t xml:space="preserve">code</w:t>
      </w:r>
      <w:r>
        <w:t xml:space="preserve">, not the author</w:t>
      </w:r>
    </w:p>
    <w:p>
      <w:pPr>
        <w:pStyle w:val="Compact"/>
        <w:numPr>
          <w:ilvl w:val="0"/>
          <w:numId w:val="110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101"/>
        </w:numPr>
      </w:pPr>
      <w:r>
        <w:t xml:space="preserve">Balance pointing out problems with providing guidance (help authors learn while being constructive)</w:t>
      </w:r>
    </w:p>
    <w:p>
      <w:pPr>
        <w:pStyle w:val="Compact"/>
        <w:numPr>
          <w:ilvl w:val="0"/>
          <w:numId w:val="110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373"/>
    <w:bookmarkStart w:id="374" w:name="mentoring-through-review"/>
    <w:p>
      <w:pPr>
        <w:pStyle w:val="Heading3"/>
      </w:pPr>
      <w:r>
        <w:t xml:space="preserve">6.45.4 Mentoring Through Review</w:t>
      </w:r>
    </w:p>
    <w:p>
      <w:pPr>
        <w:pStyle w:val="FirstParagraph"/>
      </w:pPr>
      <w:r>
        <w:t xml:space="preserve">Code review is an excellent opportunity for mentoring. As a reviewer:</w:t>
      </w:r>
    </w:p>
    <w:p>
      <w:pPr>
        <w:pStyle w:val="Compact"/>
        <w:numPr>
          <w:ilvl w:val="0"/>
          <w:numId w:val="1102"/>
        </w:numPr>
      </w:pPr>
      <w:r>
        <w:t xml:space="preserve">Leave comments that help authors learn something new</w:t>
      </w:r>
    </w:p>
    <w:p>
      <w:pPr>
        <w:pStyle w:val="Compact"/>
        <w:numPr>
          <w:ilvl w:val="0"/>
          <w:numId w:val="1102"/>
        </w:numPr>
      </w:pPr>
      <w:r>
        <w:t xml:space="preserve">Link to relevant sections of style guides or best practices documentation</w:t>
      </w:r>
    </w:p>
    <w:p>
      <w:pPr>
        <w:pStyle w:val="Compact"/>
        <w:numPr>
          <w:ilvl w:val="0"/>
          <w:numId w:val="1102"/>
        </w:numPr>
      </w:pPr>
      <w:r>
        <w:t xml:space="preserve">Consider pair programming for complex reviews—live review sessions can be very effective for teaching</w:t>
      </w:r>
    </w:p>
    <w:bookmarkEnd w:id="374"/>
    <w:bookmarkStart w:id="379" w:name="giving-constructive-feedback"/>
    <w:p>
      <w:pPr>
        <w:pStyle w:val="Heading3"/>
      </w:pPr>
      <w:r>
        <w:t xml:space="preserve">6.45.5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378" w:name="fig-github-suggestion-feature"/>
          <w:p>
            <w:pPr>
              <w:pStyle w:val="Compact"/>
              <w:jc w:val="center"/>
            </w:pPr>
            <w:r>
              <w:drawing>
                <wp:inline>
                  <wp:extent cx="5334000" cy="1989605"/>
                  <wp:effectExtent b="0" l="0" r="0" t="0"/>
                  <wp:docPr descr="" title="" id="376" name="Picture"/>
                  <a:graphic>
                    <a:graphicData uri="http://schemas.openxmlformats.org/drawingml/2006/picture">
                      <pic:pic>
                        <pic:nvPicPr>
                          <pic:cNvPr descr="assets/images/github-suggestion-feature.png" id="377" name="Picture"/>
                          <pic:cNvPicPr>
                            <a:picLocks noChangeArrowheads="1" noChangeAspect="1"/>
                          </pic:cNvPicPr>
                        </pic:nvPicPr>
                        <pic:blipFill>
                          <a:blip r:embed="rId37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378"/>
        </w:tc>
      </w:tr>
    </w:tbl>
    <w:bookmarkEnd w:id="379"/>
    <w:bookmarkStart w:id="384" w:name="ignoring-auto-generated-files"/>
    <w:p>
      <w:pPr>
        <w:pStyle w:val="Heading3"/>
      </w:pPr>
      <w:r>
        <w:t xml:space="preserve">6.45.6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6">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6.14</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103"/>
        </w:numPr>
      </w:pPr>
      <w:r>
        <w:t xml:space="preserve">They are auto-generated and should never be manually edited</w:t>
      </w:r>
    </w:p>
    <w:p>
      <w:pPr>
        <w:pStyle w:val="Compact"/>
        <w:numPr>
          <w:ilvl w:val="0"/>
          <w:numId w:val="110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103"/>
        </w:numPr>
      </w:pPr>
      <w:r>
        <w:t xml:space="preserve">Reviewing the source roxygen2 comments is more informative and efficient</w:t>
      </w:r>
    </w:p>
    <w:p>
      <w:pPr>
        <w:pStyle w:val="Compact"/>
        <w:numPr>
          <w:ilvl w:val="0"/>
          <w:numId w:val="110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383" w:name="fig-preview-comment"/>
          <w:p>
            <w:pPr>
              <w:pStyle w:val="Compact"/>
              <w:jc w:val="center"/>
            </w:pPr>
            <w:r>
              <w:drawing>
                <wp:inline>
                  <wp:extent cx="5334000" cy="1333500"/>
                  <wp:effectExtent b="0" l="0" r="0" t="0"/>
                  <wp:docPr descr="" title="" id="381" name="Picture"/>
                  <a:graphic>
                    <a:graphicData uri="http://schemas.openxmlformats.org/drawingml/2006/picture">
                      <pic:pic>
                        <pic:nvPicPr>
                          <pic:cNvPr descr="assets/images/quarto-preview-comment.png" id="382" name="Picture"/>
                          <pic:cNvPicPr>
                            <a:picLocks noChangeArrowheads="1" noChangeAspect="1"/>
                          </pic:cNvPicPr>
                        </pic:nvPicPr>
                        <pic:blipFill>
                          <a:blip r:embed="rId38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383"/>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384"/>
    <w:bookmarkStart w:id="385" w:name="X5f65d278c65bbb0dc383f2bf0a669eebfe317ac"/>
    <w:p>
      <w:pPr>
        <w:pStyle w:val="Heading3"/>
      </w:pPr>
      <w:r>
        <w:t xml:space="preserve">6.45.7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104"/>
        </w:numPr>
      </w:pPr>
      <w:r>
        <w:rPr>
          <w:b/>
          <w:bCs/>
        </w:rPr>
        <w:t xml:space="preserve">You must manually approve GitHub Actions workflows</w:t>
      </w:r>
      <w:r>
        <w:t xml:space="preserve"> </w:t>
      </w:r>
      <w:r>
        <w:t xml:space="preserve">for Copilot PRs</w:t>
      </w:r>
    </w:p>
    <w:p>
      <w:pPr>
        <w:pStyle w:val="Compact"/>
        <w:numPr>
          <w:ilvl w:val="0"/>
          <w:numId w:val="1104"/>
        </w:numPr>
      </w:pPr>
      <w:r>
        <w:t xml:space="preserve">This is a security measure because Copilot can modify any file, including workflow files themselves</w:t>
      </w:r>
    </w:p>
    <w:p>
      <w:pPr>
        <w:pStyle w:val="Compact"/>
        <w:numPr>
          <w:ilvl w:val="0"/>
          <w:numId w:val="1104"/>
        </w:numPr>
      </w:pPr>
      <w:r>
        <w:t xml:space="preserve">Click the approval button in the Actions tab or on the PR to trigger workflows</w:t>
      </w:r>
    </w:p>
    <w:p>
      <w:pPr>
        <w:pStyle w:val="Compact"/>
        <w:numPr>
          <w:ilvl w:val="0"/>
          <w:numId w:val="110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105"/>
        </w:numPr>
      </w:pPr>
      <w:r>
        <w:rPr>
          <w:b/>
          <w:bCs/>
        </w:rPr>
        <w:t xml:space="preserve">Verify the solution addresses the issue</w:t>
      </w:r>
      <w:r>
        <w:t xml:space="preserve">: Ensure Copilot understood the requirements correctly</w:t>
      </w:r>
    </w:p>
    <w:p>
      <w:pPr>
        <w:pStyle w:val="Compact"/>
        <w:numPr>
          <w:ilvl w:val="0"/>
          <w:numId w:val="1105"/>
        </w:numPr>
      </w:pPr>
      <w:r>
        <w:rPr>
          <w:b/>
          <w:bCs/>
        </w:rPr>
        <w:t xml:space="preserve">Check for over-engineering</w:t>
      </w:r>
      <w:r>
        <w:t xml:space="preserve">: Copilot may sometimes add unnecessary complexity or features beyond what was requested</w:t>
      </w:r>
    </w:p>
    <w:p>
      <w:pPr>
        <w:pStyle w:val="Compact"/>
        <w:numPr>
          <w:ilvl w:val="0"/>
          <w:numId w:val="1105"/>
        </w:numPr>
      </w:pPr>
      <w:r>
        <w:rPr>
          <w:b/>
          <w:bCs/>
        </w:rPr>
        <w:t xml:space="preserve">Review test coverage</w:t>
      </w:r>
      <w:r>
        <w:t xml:space="preserve">: Verify that tests are appropriate and comprehensive</w:t>
      </w:r>
    </w:p>
    <w:p>
      <w:pPr>
        <w:pStyle w:val="Compact"/>
        <w:numPr>
          <w:ilvl w:val="0"/>
          <w:numId w:val="1105"/>
        </w:numPr>
      </w:pPr>
      <w:r>
        <w:rPr>
          <w:b/>
          <w:bCs/>
        </w:rPr>
        <w:t xml:space="preserve">Check documentation</w:t>
      </w:r>
      <w:r>
        <w:t xml:space="preserve">: Ensure documentation is clear and follows project conventions</w:t>
      </w:r>
    </w:p>
    <w:p>
      <w:pPr>
        <w:pStyle w:val="Compact"/>
        <w:numPr>
          <w:ilvl w:val="0"/>
          <w:numId w:val="110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10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10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10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107"/>
        </w:numPr>
      </w:pPr>
      <w:r>
        <w:rPr>
          <w:b/>
          <w:bCs/>
        </w:rPr>
        <w:t xml:space="preserve">Review incrementally</w:t>
      </w:r>
      <w:r>
        <w:t xml:space="preserve">: If a Copilot PR is large, review it in stages as the agent updates it rather than waiting until the end</w:t>
      </w:r>
    </w:p>
    <w:p>
      <w:pPr>
        <w:pStyle w:val="Compact"/>
        <w:numPr>
          <w:ilvl w:val="0"/>
          <w:numId w:val="1107"/>
        </w:numPr>
      </w:pPr>
      <w:r>
        <w:rPr>
          <w:b/>
          <w:bCs/>
        </w:rPr>
        <w:t xml:space="preserve">Trust but verify</w:t>
      </w:r>
      <w:r>
        <w:t xml:space="preserve">: Copilot is a powerful tool, but human review is essential for catching issues and ensuring quality</w:t>
      </w:r>
    </w:p>
    <w:bookmarkEnd w:id="385"/>
    <w:bookmarkEnd w:id="386"/>
    <w:bookmarkStart w:id="387" w:name="creating-a-pull-request-template"/>
    <w:p>
      <w:pPr>
        <w:pStyle w:val="Heading2"/>
      </w:pPr>
      <w:r>
        <w:t xml:space="preserve">6.46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8"/>
        </w:numPr>
      </w:pPr>
      <w:r>
        <w:t xml:space="preserve">On GitHub, navigate to the main page of the repository.</w:t>
      </w:r>
    </w:p>
    <w:p>
      <w:pPr>
        <w:pStyle w:val="Compact"/>
        <w:numPr>
          <w:ilvl w:val="0"/>
          <w:numId w:val="1108"/>
        </w:numPr>
      </w:pPr>
      <w:r>
        <w:t xml:space="preserve">Above the file list, click</w:t>
      </w:r>
      <w:r>
        <w:t xml:space="preserve"> </w:t>
      </w:r>
      <w:r>
        <w:rPr>
          <w:rStyle w:val="VerbatimChar"/>
        </w:rPr>
        <w:t xml:space="preserve">Create new file</w:t>
      </w:r>
      <w:r>
        <w:t xml:space="preserve">.</w:t>
      </w:r>
    </w:p>
    <w:p>
      <w:pPr>
        <w:pStyle w:val="Compact"/>
        <w:numPr>
          <w:ilvl w:val="0"/>
          <w:numId w:val="110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387"/>
    <w:bookmarkStart w:id="390" w:name="sec-getting-help-with-code"/>
    <w:p>
      <w:pPr>
        <w:pStyle w:val="Heading2"/>
      </w:pPr>
      <w:r>
        <w:t xml:space="preserve">6.47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0"/>
        </w:numPr>
      </w:pPr>
      <w:r>
        <w:t xml:space="preserve">Is</w:t>
      </w:r>
      <w:r>
        <w:t xml:space="preserve"> </w:t>
      </w:r>
      <w:r>
        <w:rPr>
          <w:b/>
          <w:bCs/>
        </w:rPr>
        <w:t xml:space="preserve">minimal</w:t>
      </w:r>
      <w:r>
        <w:t xml:space="preserve">: Strips away everything not directly related to your problem</w:t>
      </w:r>
    </w:p>
    <w:p>
      <w:pPr>
        <w:pStyle w:val="Compact"/>
        <w:numPr>
          <w:ilvl w:val="0"/>
          <w:numId w:val="1110"/>
        </w:numPr>
      </w:pPr>
      <w:r>
        <w:t xml:space="preserve">Uses small, simple example data (often built-in datasets)</w:t>
      </w:r>
    </w:p>
    <w:p>
      <w:pPr>
        <w:pStyle w:val="FirstParagraph"/>
      </w:pPr>
      <w:r>
        <w:rPr>
          <w:b/>
          <w:bCs/>
        </w:rPr>
        <w:t xml:space="preserve">Why create a reprex:</w:t>
      </w:r>
    </w:p>
    <w:p>
      <w:pPr>
        <w:pStyle w:val="Compact"/>
        <w:numPr>
          <w:ilvl w:val="0"/>
          <w:numId w:val="1111"/>
        </w:numPr>
      </w:pPr>
      <w:r>
        <w:t xml:space="preserve">80% of the time, creating a reprex helps you discover the solution yourself</w:t>
      </w:r>
    </w:p>
    <w:p>
      <w:pPr>
        <w:pStyle w:val="Compact"/>
        <w:numPr>
          <w:ilvl w:val="0"/>
          <w:numId w:val="1111"/>
        </w:numPr>
      </w:pPr>
      <w:r>
        <w:t xml:space="preserve">20% of the time, you’ll have a clear example that makes it easy for others to help you</w:t>
      </w:r>
    </w:p>
    <w:p>
      <w:pPr>
        <w:pStyle w:val="Compact"/>
        <w:numPr>
          <w:ilvl w:val="0"/>
          <w:numId w:val="111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2"/>
        </w:numPr>
      </w:pPr>
      <w:hyperlink r:id="rId388">
        <w:r>
          <w:rPr>
            <w:rStyle w:val="VerbatimChar"/>
          </w:rPr>
          <w:t xml:space="preserve">{reprex}</w:t>
        </w:r>
      </w:hyperlink>
      <w:r>
        <w:t xml:space="preserve"> </w:t>
      </w:r>
      <w:r>
        <w:t xml:space="preserve">package: Automates creation of reproducible examples</w:t>
      </w:r>
    </w:p>
    <w:p>
      <w:pPr>
        <w:pStyle w:val="Compact"/>
        <w:numPr>
          <w:ilvl w:val="0"/>
          <w:numId w:val="1112"/>
        </w:numPr>
      </w:pPr>
      <w:hyperlink r:id="rId38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90"/>
    <w:bookmarkStart w:id="396" w:name="sec-r-resources"/>
    <w:p>
      <w:pPr>
        <w:pStyle w:val="Heading2"/>
      </w:pPr>
      <w:r>
        <w:t xml:space="preserve">6.48 Additional Resources</w:t>
      </w:r>
    </w:p>
    <w:bookmarkStart w:id="391" w:name="r-package-development"/>
    <w:p>
      <w:pPr>
        <w:pStyle w:val="Heading3"/>
      </w:pPr>
      <w:r>
        <w:t xml:space="preserve">6.48.1 R Package Development</w:t>
      </w:r>
    </w:p>
    <w:p>
      <w:pPr>
        <w:pStyle w:val="Compact"/>
        <w:numPr>
          <w:ilvl w:val="0"/>
          <w:numId w:val="111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3"/>
        </w:numPr>
      </w:pPr>
      <w:hyperlink r:id="rId94">
        <w:r>
          <w:rPr>
            <w:rStyle w:val="Hyperlink"/>
          </w:rPr>
          <w:t xml:space="preserve">usethis documentation</w:t>
        </w:r>
      </w:hyperlink>
      <w:r>
        <w:t xml:space="preserve"> </w:t>
      </w:r>
      <w:r>
        <w:t xml:space="preserve">- workflow automation for R projects</w:t>
      </w:r>
    </w:p>
    <w:p>
      <w:pPr>
        <w:pStyle w:val="Compact"/>
        <w:numPr>
          <w:ilvl w:val="0"/>
          <w:numId w:val="1113"/>
        </w:numPr>
      </w:pPr>
      <w:hyperlink r:id="rId95">
        <w:r>
          <w:rPr>
            <w:rStyle w:val="Hyperlink"/>
          </w:rPr>
          <w:t xml:space="preserve">devtools documentation</w:t>
        </w:r>
      </w:hyperlink>
      <w:r>
        <w:t xml:space="preserve"> </w:t>
      </w:r>
      <w:r>
        <w:t xml:space="preserve">- essential development tools</w:t>
      </w:r>
    </w:p>
    <w:p>
      <w:pPr>
        <w:pStyle w:val="Compact"/>
        <w:numPr>
          <w:ilvl w:val="0"/>
          <w:numId w:val="1113"/>
        </w:numPr>
      </w:pPr>
      <w:hyperlink r:id="rId82">
        <w:r>
          <w:rPr>
            <w:rStyle w:val="Hyperlink"/>
          </w:rPr>
          <w:t xml:space="preserve">pkgdown documentation</w:t>
        </w:r>
      </w:hyperlink>
      <w:r>
        <w:t xml:space="preserve"> </w:t>
      </w:r>
      <w:r>
        <w:t xml:space="preserve">- create package websites</w:t>
      </w:r>
    </w:p>
    <w:p>
      <w:pPr>
        <w:pStyle w:val="Compact"/>
        <w:numPr>
          <w:ilvl w:val="0"/>
          <w:numId w:val="1113"/>
        </w:numPr>
      </w:pPr>
      <w:hyperlink r:id="rId97">
        <w:r>
          <w:rPr>
            <w:rStyle w:val="Hyperlink"/>
          </w:rPr>
          <w:t xml:space="preserve">testthat documentation</w:t>
        </w:r>
      </w:hyperlink>
      <w:r>
        <w:t xml:space="preserve"> </w:t>
      </w:r>
      <w:r>
        <w:t xml:space="preserve">- unit testing framework</w:t>
      </w:r>
    </w:p>
    <w:bookmarkEnd w:id="391"/>
    <w:bookmarkStart w:id="392" w:name="general-r-programming"/>
    <w:p>
      <w:pPr>
        <w:pStyle w:val="Heading3"/>
      </w:pPr>
      <w:r>
        <w:t xml:space="preserve">6.48.2 General R Programming</w:t>
      </w:r>
    </w:p>
    <w:p>
      <w:pPr>
        <w:pStyle w:val="Compact"/>
        <w:numPr>
          <w:ilvl w:val="0"/>
          <w:numId w:val="111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4"/>
        </w:numPr>
      </w:pPr>
      <w:r>
        <w:t xml:space="preserve">Advanced R</w:t>
      </w:r>
      <w:r>
        <w:t xml:space="preserve"> </w:t>
      </w:r>
      <w:r>
        <w:t xml:space="preserve">(Wickham 2019)</w:t>
      </w:r>
      <w:r>
        <w:t xml:space="preserve"> </w:t>
      </w:r>
      <w:r>
        <w:t xml:space="preserve">- deep dive into R programming and internals</w:t>
      </w:r>
    </w:p>
    <w:bookmarkEnd w:id="392"/>
    <w:bookmarkStart w:id="393" w:name="shiny-development"/>
    <w:p>
      <w:pPr>
        <w:pStyle w:val="Heading3"/>
      </w:pPr>
      <w:r>
        <w:t xml:space="preserve">6.48.3 Shiny Development</w:t>
      </w:r>
    </w:p>
    <w:p>
      <w:pPr>
        <w:pStyle w:val="Compact"/>
        <w:numPr>
          <w:ilvl w:val="0"/>
          <w:numId w:val="111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5"/>
        </w:numPr>
      </w:pPr>
      <w:r>
        <w:t xml:space="preserve">Engineering Production-Grade Shiny Apps</w:t>
      </w:r>
      <w:r>
        <w:t xml:space="preserve"> </w:t>
      </w:r>
      <w:r>
        <w:t xml:space="preserve">(Fay et al. 2021)</w:t>
      </w:r>
      <w:r>
        <w:t xml:space="preserve"> </w:t>
      </w:r>
      <w:r>
        <w:t xml:space="preserve">- best practices for production Shiny applications</w:t>
      </w:r>
    </w:p>
    <w:bookmarkEnd w:id="393"/>
    <w:bookmarkStart w:id="395" w:name="git-and-version-control"/>
    <w:p>
      <w:pPr>
        <w:pStyle w:val="Heading3"/>
      </w:pPr>
      <w:r>
        <w:t xml:space="preserve">6.48.4 Git and Version Control</w:t>
      </w:r>
    </w:p>
    <w:p>
      <w:pPr>
        <w:pStyle w:val="Compact"/>
        <w:numPr>
          <w:ilvl w:val="0"/>
          <w:numId w:val="111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6"/>
        </w:numPr>
      </w:pPr>
      <w:hyperlink r:id="rId39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5"/>
    <w:bookmarkEnd w:id="396"/>
    <w:bookmarkEnd w:id="397"/>
    <w:bookmarkStart w:id="465" w:name="sec-r-code-style"/>
    <w:p>
      <w:pPr>
        <w:pStyle w:val="Heading1"/>
      </w:pPr>
      <w:r>
        <w:t xml:space="preserve">7. R Code Style</w:t>
      </w:r>
    </w:p>
    <w:p>
      <w:pPr>
        <w:pStyle w:val="FirstParagraph"/>
      </w:pPr>
      <w:r>
        <w:t xml:space="preserve">Follow these code style guidelines for all R code:</w:t>
      </w:r>
    </w:p>
    <w:bookmarkStart w:id="402" w:name="general-principles"/>
    <w:p>
      <w:pPr>
        <w:pStyle w:val="Heading2"/>
      </w:pPr>
      <w:r>
        <w:t xml:space="preserve">7.1 General Principles</w:t>
      </w:r>
    </w:p>
    <w:p>
      <w:pPr>
        <w:pStyle w:val="FirstParagraph"/>
      </w:pPr>
      <w:r>
        <w:t xml:space="preserve">Our lab follows the</w:t>
      </w:r>
      <w:r>
        <w:t xml:space="preserve"> </w:t>
      </w:r>
      <w:hyperlink r:id="rId398">
        <w:r>
          <w:rPr>
            <w:rStyle w:val="Hyperlink"/>
          </w:rPr>
          <w:t xml:space="preserve">Google R Style Guide</w:t>
        </w:r>
      </w:hyperlink>
      <w:r>
        <w:t xml:space="preserve">,</w:t>
      </w:r>
      <w:r>
        <w:t xml:space="preserve"> </w:t>
      </w:r>
      <w:r>
        <w:t xml:space="preserve">which in turn mostly follows the</w:t>
      </w:r>
      <w:r>
        <w:t xml:space="preserve"> </w:t>
      </w:r>
      <w:hyperlink r:id="rId39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7"/>
        </w:numPr>
      </w:pPr>
      <w:r>
        <w:rPr>
          <w:b/>
          <w:bCs/>
        </w:rPr>
        <w:t xml:space="preserve">Write tidy code</w:t>
      </w:r>
      <w:r>
        <w:t xml:space="preserve">: Keep code clean, readable, and well-organized</w:t>
      </w:r>
    </w:p>
    <w:p>
      <w:pPr>
        <w:numPr>
          <w:ilvl w:val="0"/>
          <w:numId w:val="111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00">
        <w:r>
          <w:rPr>
            <w:rStyle w:val="Hyperlink"/>
          </w:rPr>
          <w:t xml:space="preserve">tidyverse design principles</w:t>
        </w:r>
      </w:hyperlink>
      <w:r>
        <w:t xml:space="preserve"> </w:t>
      </w:r>
      <w:r>
        <w:t xml:space="preserve">for more details.</w:t>
      </w:r>
    </w:p>
    <w:p>
      <w:pPr>
        <w:numPr>
          <w:ilvl w:val="0"/>
          <w:numId w:val="111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0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402"/>
    <w:bookmarkStart w:id="405"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4" w:name="explicit-return-statements"/>
    <w:p>
      <w:pPr>
        <w:pStyle w:val="Heading3"/>
      </w:pPr>
      <w:r>
        <w:t xml:space="preserve">7.2.1 Explicit Return Statements</w:t>
      </w:r>
    </w:p>
    <w:p>
      <w:pPr>
        <w:pStyle w:val="FirstParagraph"/>
      </w:pPr>
      <w:r>
        <w:t xml:space="preserve">Following the</w:t>
      </w:r>
      <w:r>
        <w:t xml:space="preserve"> </w:t>
      </w:r>
      <w:hyperlink r:id="rId403">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4"/>
    <w:bookmarkEnd w:id="405"/>
    <w:bookmarkStart w:id="406"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8"/>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8"/>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6"/>
    <w:bookmarkStart w:id="409"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9"/>
    <w:bookmarkStart w:id="411"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9"/>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9"/>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1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1"/>
    <w:bookmarkStart w:id="413"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3"/>
    <w:bookmarkStart w:id="414"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20"/>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20"/>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2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414"/>
    <w:bookmarkStart w:id="415"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15"/>
    <w:bookmarkStart w:id="418"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1"/>
        </w:numPr>
      </w:pPr>
      <w:r>
        <w:t xml:space="preserve">source your config =&gt;</w:t>
      </w:r>
    </w:p>
    <w:p>
      <w:pPr>
        <w:pStyle w:val="Compact"/>
        <w:numPr>
          <w:ilvl w:val="0"/>
          <w:numId w:val="1121"/>
        </w:numPr>
      </w:pPr>
      <w:r>
        <w:t xml:space="preserve">load all your data =&gt;</w:t>
      </w:r>
    </w:p>
    <w:p>
      <w:pPr>
        <w:pStyle w:val="Compact"/>
        <w:numPr>
          <w:ilvl w:val="0"/>
          <w:numId w:val="11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8"/>
    <w:bookmarkStart w:id="423" w:name="line-breaks-and-formatting"/>
    <w:p>
      <w:pPr>
        <w:pStyle w:val="Heading2"/>
      </w:pPr>
      <w:r>
        <w:t xml:space="preserve">7.10 Line Breaks and Formatting</w:t>
      </w:r>
    </w:p>
    <w:bookmarkStart w:id="419"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9"/>
    <w:bookmarkStart w:id="421"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0">
        <w:r>
          <w:rPr>
            <w:rStyle w:val="Hyperlink"/>
          </w:rPr>
          <w:t xml:space="preserve">semantic line breaks</w:t>
        </w:r>
      </w:hyperlink>
      <w:r>
        <w:t xml:space="preserve">.</w:t>
      </w:r>
    </w:p>
    <w:p>
      <w:pPr>
        <w:pStyle w:val="BodyText"/>
      </w:pPr>
      <w:r>
        <w:rPr>
          <w:b/>
          <w:bCs/>
        </w:rPr>
        <w:t xml:space="preserve">Guidelines:</w:t>
      </w:r>
    </w:p>
    <w:p>
      <w:pPr>
        <w:pStyle w:val="Compact"/>
        <w:numPr>
          <w:ilvl w:val="0"/>
          <w:numId w:val="1123"/>
        </w:numPr>
      </w:pPr>
      <w:r>
        <w:t xml:space="preserve">Break after complete sentences (at periods)</w:t>
      </w:r>
    </w:p>
    <w:p>
      <w:pPr>
        <w:pStyle w:val="Compact"/>
        <w:numPr>
          <w:ilvl w:val="0"/>
          <w:numId w:val="1123"/>
        </w:numPr>
      </w:pPr>
      <w:r>
        <w:t xml:space="preserve">Break after long phrases or clauses (at commas or conjunctions)</w:t>
      </w:r>
    </w:p>
    <w:p>
      <w:pPr>
        <w:pStyle w:val="Compact"/>
        <w:numPr>
          <w:ilvl w:val="0"/>
          <w:numId w:val="1123"/>
        </w:numPr>
      </w:pPr>
      <w:r>
        <w:t xml:space="preserve">Aim for lines under 80 characters</w:t>
      </w:r>
    </w:p>
    <w:p>
      <w:pPr>
        <w:pStyle w:val="Compact"/>
        <w:numPr>
          <w:ilvl w:val="0"/>
          <w:numId w:val="1123"/>
        </w:numPr>
      </w:pPr>
      <w:r>
        <w:t xml:space="preserve">Keep related short phrases together on one line</w:t>
      </w:r>
    </w:p>
    <w:p>
      <w:pPr>
        <w:pStyle w:val="Compact"/>
        <w:numPr>
          <w:ilvl w:val="0"/>
          <w:numId w:val="1123"/>
        </w:numPr>
      </w:pPr>
      <w:r>
        <w:t xml:space="preserve">Do not break in the middle of inline code, links, or formatting</w:t>
      </w:r>
    </w:p>
    <w:bookmarkEnd w:id="421"/>
    <w:bookmarkStart w:id="422" w:name="line-breaks-in-code"/>
    <w:p>
      <w:pPr>
        <w:pStyle w:val="Heading3"/>
      </w:pPr>
      <w:r>
        <w:t xml:space="preserve">7.10.3 Line Breaks in Code</w:t>
      </w:r>
    </w:p>
    <w:p>
      <w:pPr>
        <w:pStyle w:val="Compact"/>
        <w:numPr>
          <w:ilvl w:val="0"/>
          <w:numId w:val="11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2"/>
    <w:bookmarkEnd w:id="423"/>
    <w:bookmarkStart w:id="425" w:name="markdown-and-quarto-formatting"/>
    <w:p>
      <w:pPr>
        <w:pStyle w:val="Heading2"/>
      </w:pPr>
      <w:r>
        <w:t xml:space="preserve">7.11 Markdown and Quarto Formatting</w:t>
      </w:r>
    </w:p>
    <w:bookmarkStart w:id="424"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4"/>
    <w:bookmarkEnd w:id="425"/>
    <w:bookmarkStart w:id="426"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6"/>
    <w:bookmarkStart w:id="428" w:name="package-code-practices"/>
    <w:p>
      <w:pPr>
        <w:pStyle w:val="Heading2"/>
      </w:pPr>
      <w:r>
        <w:t xml:space="preserve">7.13 Package Code Practices</w:t>
      </w:r>
    </w:p>
    <w:p>
      <w:pPr>
        <w:pStyle w:val="Compact"/>
        <w:numPr>
          <w:ilvl w:val="0"/>
          <w:numId w:val="112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7"/>
        </w:numPr>
      </w:pPr>
      <w:r>
        <w:rPr>
          <w:rStyle w:val="VerbatimChar"/>
        </w:rPr>
        <w:t xml:space="preserve">withr::local_package()</w:t>
      </w:r>
      <w:r>
        <w:t xml:space="preserve"> </w:t>
      </w:r>
      <w:r>
        <w:t xml:space="preserve">for temporary package loading in tests</w:t>
      </w:r>
    </w:p>
    <w:p>
      <w:pPr>
        <w:pStyle w:val="Compact"/>
        <w:numPr>
          <w:ilvl w:val="0"/>
          <w:numId w:val="1126"/>
        </w:numPr>
      </w:pPr>
      <w:r>
        <w:t xml:space="preserve">This keeps the global search path clean and makes dependencies explicit.</w:t>
      </w:r>
      <w:r>
        <w:t xml:space="preserve"> </w:t>
      </w:r>
      <w:r>
        <w:t xml:space="preserve">See</w:t>
      </w:r>
      <w:r>
        <w:t xml:space="preserve"> </w:t>
      </w:r>
      <w:hyperlink r:id="rId427">
        <w:r>
          <w:rPr>
            <w:rStyle w:val="Hyperlink"/>
          </w:rPr>
          <w:t xml:space="preserve">R Packages - The R landscape</w:t>
        </w:r>
      </w:hyperlink>
      <w:r>
        <w:t xml:space="preserve"> </w:t>
      </w:r>
      <w:r>
        <w:t xml:space="preserve">for more details.</w:t>
      </w:r>
    </w:p>
    <w:p>
      <w:pPr>
        <w:pStyle w:val="Compact"/>
        <w:numPr>
          <w:ilvl w:val="0"/>
          <w:numId w:val="112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6"/>
        </w:numPr>
      </w:pPr>
      <w:r>
        <w:rPr>
          <w:b/>
          <w:bCs/>
        </w:rPr>
        <w:t xml:space="preserve">Avoid code duplication</w:t>
      </w:r>
      <w:r>
        <w:t xml:space="preserve">: Extract repeated logic into helper functions</w:t>
      </w:r>
    </w:p>
    <w:bookmarkEnd w:id="428"/>
    <w:bookmarkStart w:id="429"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9"/>
    <w:bookmarkStart w:id="430"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0"/>
    <w:bookmarkStart w:id="435"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8"/>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8"/>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35"/>
    <w:bookmarkStart w:id="463" w:name="sec-style-auto-style"/>
    <w:p>
      <w:pPr>
        <w:pStyle w:val="Heading2"/>
      </w:pPr>
      <w:r>
        <w:t xml:space="preserve">7.17 Automated Tools for Style and Project Workflow</w:t>
      </w:r>
    </w:p>
    <w:bookmarkStart w:id="456" w:name="styling"/>
    <w:p>
      <w:pPr>
        <w:pStyle w:val="Heading3"/>
      </w:pPr>
      <w:r>
        <w:t xml:space="preserve">7.17.1 Styling</w:t>
      </w:r>
    </w:p>
    <w:bookmarkStart w:id="437" w:name="rstudio-shortcuts"/>
    <w:p>
      <w:pPr>
        <w:pStyle w:val="Heading4"/>
      </w:pPr>
      <w:r>
        <w:t xml:space="preserve">7.17.1.1 RStudio shortcuts</w:t>
      </w:r>
    </w:p>
    <w:p>
      <w:pPr>
        <w:numPr>
          <w:ilvl w:val="0"/>
          <w:numId w:val="112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9"/>
        </w:numPr>
      </w:pPr>
      <w:r>
        <w:rPr>
          <w:b/>
          <w:bCs/>
        </w:rPr>
        <w:t xml:space="preserve">Assignment Aligner</w:t>
      </w:r>
      <w:r>
        <w:t xml:space="preserve"> </w:t>
      </w:r>
      <w:r>
        <w:t xml:space="preserve">- A</w:t>
      </w:r>
      <w:r>
        <w:t xml:space="preserve"> </w:t>
      </w:r>
      <w:hyperlink r:id="rId43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7"/>
    <w:bookmarkStart w:id="448"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3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4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note.png" id="44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tip.png" id="447" name="Picture"/>
                          <pic:cNvPicPr>
                            <a:picLocks noChangeArrowheads="1" noChangeAspect="1"/>
                          </pic:cNvPicPr>
                        </pic:nvPicPr>
                        <pic:blipFill>
                          <a:blip r:embed="rId4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8"/>
    <w:bookmarkStart w:id="455"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9">
        <w:r>
          <w:rPr>
            <w:rStyle w:val="Hyperlink"/>
          </w:rPr>
          <w:t xml:space="preserve">in this link</w:t>
        </w:r>
      </w:hyperlink>
      <w:r>
        <w:t xml:space="preserve">,</w:t>
      </w:r>
      <w:r>
        <w:t xml:space="preserve"> </w:t>
      </w:r>
      <w:r>
        <w:t xml:space="preserve">and most guidelines are based on the</w:t>
      </w:r>
      <w:r>
        <w:t xml:space="preserve"> </w:t>
      </w:r>
      <w:hyperlink r:id="rId39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3" name="Picture"/>
                  <a:graphic>
                    <a:graphicData uri="http://schemas.openxmlformats.org/drawingml/2006/picture">
                      <pic:pic>
                        <pic:nvPicPr>
                          <pic:cNvPr descr="/opt/quarto/share/formats/docx/note.png" id="45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5"/>
    <w:bookmarkEnd w:id="456"/>
    <w:bookmarkStart w:id="459"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tip.png" id="458" name="Picture"/>
                          <pic:cNvPicPr>
                            <a:picLocks noChangeArrowheads="1" noChangeAspect="1"/>
                          </pic:cNvPicPr>
                        </pic:nvPicPr>
                        <pic:blipFill>
                          <a:blip r:embed="rId4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0"/>
              </w:numPr>
            </w:pPr>
            <w:r>
              <w:t xml:space="preserve">Unused variables</w:t>
            </w:r>
          </w:p>
          <w:p>
            <w:pPr>
              <w:pStyle w:val="Compact"/>
              <w:numPr>
                <w:ilvl w:val="0"/>
                <w:numId w:val="1130"/>
              </w:numPr>
            </w:pPr>
            <w:r>
              <w:t xml:space="preserve">Improper whitespace</w:t>
            </w:r>
          </w:p>
          <w:p>
            <w:pPr>
              <w:pStyle w:val="Compact"/>
              <w:numPr>
                <w:ilvl w:val="0"/>
                <w:numId w:val="1130"/>
              </w:numPr>
            </w:pPr>
            <w:r>
              <w:t xml:space="preserve">Line length issues</w:t>
            </w:r>
          </w:p>
          <w:p>
            <w:pPr>
              <w:pStyle w:val="Compact"/>
              <w:numPr>
                <w:ilvl w:val="0"/>
                <w:numId w:val="1130"/>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9"/>
    <w:bookmarkStart w:id="46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0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1"/>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1"/>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1"/>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1"/>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2"/>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3">
        <w:r>
          <w:rPr>
            <w:rStyle w:val="Hyperlink"/>
          </w:rPr>
          <w:t xml:space="preserve">Google R Style Guide</w:t>
        </w:r>
      </w:hyperlink>
      <w:r>
        <w:t xml:space="preserve">.</w:t>
      </w:r>
    </w:p>
    <w:p>
      <w:pPr>
        <w:pStyle w:val="Compact"/>
        <w:numPr>
          <w:ilvl w:val="0"/>
          <w:numId w:val="1132"/>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3"/>
        </w:numPr>
      </w:pPr>
      <w:r>
        <w:rPr>
          <w:rStyle w:val="VerbatimChar"/>
        </w:rPr>
        <w:t xml:space="preserve">data-raw/</w:t>
      </w:r>
      <w:r>
        <w:t xml:space="preserve">: Pipe consistency and undesirable function rules relaxed (exploratory scripts)</w:t>
      </w:r>
    </w:p>
    <w:p>
      <w:pPr>
        <w:pStyle w:val="Compact"/>
        <w:numPr>
          <w:ilvl w:val="0"/>
          <w:numId w:val="1133"/>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3"/>
        </w:numPr>
      </w:pPr>
      <w:r>
        <w:rPr>
          <w:rStyle w:val="VerbatimChar"/>
        </w:rPr>
        <w:t xml:space="preserve">inst/examples/</w:t>
      </w:r>
      <w:r>
        <w:t xml:space="preserve">: Undesirable function rules relaxed</w:t>
      </w:r>
    </w:p>
    <w:p>
      <w:pPr>
        <w:pStyle w:val="Compact"/>
        <w:numPr>
          <w:ilvl w:val="0"/>
          <w:numId w:val="1133"/>
        </w:numPr>
      </w:pPr>
      <w:r>
        <w:rPr>
          <w:rStyle w:val="VerbatimChar"/>
        </w:rPr>
        <w:t xml:space="preserve">tests/testthat.R</w:t>
      </w:r>
      <w:r>
        <w:t xml:space="preserve">: Undesirable function rules relaxed</w:t>
      </w:r>
    </w:p>
    <w:bookmarkEnd w:id="460"/>
    <w:bookmarkStart w:id="46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2"/>
    <w:bookmarkEnd w:id="463"/>
    <w:bookmarkStart w:id="464" w:name="sec-r-resources-style"/>
    <w:p>
      <w:pPr>
        <w:pStyle w:val="Heading2"/>
      </w:pPr>
      <w:r>
        <w:t xml:space="preserve">7.18 Additional Resources</w:t>
      </w:r>
    </w:p>
    <w:p>
      <w:pPr>
        <w:pStyle w:val="Compact"/>
        <w:numPr>
          <w:ilvl w:val="0"/>
          <w:numId w:val="113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64"/>
    <w:bookmarkEnd w:id="465"/>
    <w:bookmarkStart w:id="470" w:name="big-data"/>
    <w:p>
      <w:pPr>
        <w:pStyle w:val="Heading1"/>
      </w:pPr>
      <w:r>
        <w:t xml:space="preserve">8. Big data</w:t>
      </w:r>
    </w:p>
    <w:bookmarkStart w:id="46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67"/>
    <w:bookmarkStart w:id="46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68"/>
    <w:bookmarkStart w:id="46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5"/>
        </w:numPr>
      </w:pPr>
      <w:r>
        <w:rPr>
          <w:b/>
          <w:bCs/>
        </w:rPr>
        <w:t xml:space="preserve">Uncheck</w:t>
      </w:r>
      <w:r>
        <w:t xml:space="preserve"> </w:t>
      </w:r>
      <w:r>
        <w:t xml:space="preserve">Restore RData into workspace at startup</w:t>
      </w:r>
    </w:p>
    <w:p>
      <w:pPr>
        <w:pStyle w:val="Compact"/>
        <w:numPr>
          <w:ilvl w:val="0"/>
          <w:numId w:val="113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69"/>
    <w:bookmarkEnd w:id="470"/>
    <w:bookmarkStart w:id="48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7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7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74" w:name="fig-data-masking"/>
          <w:p>
            <w:pPr>
              <w:pStyle w:val="Compact"/>
              <w:jc w:val="center"/>
            </w:pPr>
            <w:r>
              <w:drawing>
                <wp:inline>
                  <wp:extent cx="2667000" cy="1103368"/>
                  <wp:effectExtent b="0" l="0" r="0" t="0"/>
                  <wp:docPr descr="" title="" id="472" name="Picture"/>
                  <a:graphic>
                    <a:graphicData uri="http://schemas.openxmlformats.org/drawingml/2006/picture">
                      <pic:pic>
                        <pic:nvPicPr>
                          <pic:cNvPr descr="assets/images/data-masking.PNG" id="473" name="Picture"/>
                          <pic:cNvPicPr>
                            <a:picLocks noChangeArrowheads="1" noChangeAspect="1"/>
                          </pic:cNvPicPr>
                        </pic:nvPicPr>
                        <pic:blipFill>
                          <a:blip r:embed="rId47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7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75"/>
    <w:bookmarkStart w:id="47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6"/>
    <w:bookmarkEnd w:id="477"/>
    <w:bookmarkStart w:id="484"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7"/>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37"/>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7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7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79">
        <w:r>
          <w:rPr>
            <w:rStyle w:val="VerbatimChar"/>
          </w:rPr>
          <w:t xml:space="preserve">{tidyselect}</w:t>
        </w:r>
      </w:hyperlink>
      <w:r>
        <w:t xml:space="preserve"> </w:t>
      </w:r>
      <w:r>
        <w:t xml:space="preserve">1.2.0</w:t>
      </w:r>
      <w:r>
        <w:t xml:space="preserve"> </w:t>
      </w:r>
      <w:r>
        <w:t xml:space="preserve">(</w:t>
      </w:r>
      <w:hyperlink r:id="rId48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8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3"/>
    <w:bookmarkEnd w:id="484"/>
    <w:bookmarkStart w:id="48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8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85"/>
    <w:bookmarkEnd w:id="486"/>
    <w:bookmarkEnd w:id="487"/>
    <w:bookmarkStart w:id="571" w:name="sec-quarto"/>
    <w:p>
      <w:pPr>
        <w:pStyle w:val="Heading1"/>
      </w:pPr>
      <w:r>
        <w:t xml:space="preserve">10. Quarto</w:t>
      </w:r>
    </w:p>
    <w:bookmarkStart w:id="495" w:name="introduction"/>
    <w:p>
      <w:pPr>
        <w:pStyle w:val="Heading2"/>
      </w:pPr>
      <w:r>
        <w:t xml:space="preserve">10.1 Introduction</w:t>
      </w:r>
    </w:p>
    <w:p>
      <w:pPr>
        <w:pStyle w:val="FirstParagraph"/>
      </w:pPr>
      <w:hyperlink r:id="rId4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89"/>
    <w:bookmarkStart w:id="4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0"/>
    <w:bookmarkStart w:id="494" w:name="getting-started"/>
    <w:p>
      <w:pPr>
        <w:pStyle w:val="Heading3"/>
      </w:pPr>
      <w:r>
        <w:t xml:space="preserve">10.1.3 Getting Started</w:t>
      </w:r>
    </w:p>
    <w:p>
      <w:pPr>
        <w:pStyle w:val="FirstParagraph"/>
      </w:pPr>
      <w:r>
        <w:t xml:space="preserve">To get started with Quarto:</w:t>
      </w:r>
    </w:p>
    <w:p>
      <w:pPr>
        <w:numPr>
          <w:ilvl w:val="0"/>
          <w:numId w:val="113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1">
        <w:r>
          <w:rPr>
            <w:rStyle w:val="Hyperlink"/>
          </w:rPr>
          <w:t xml:space="preserve">https://quarto.org/docs/get-started/</w:t>
        </w:r>
      </w:hyperlink>
    </w:p>
    <w:p>
      <w:pPr>
        <w:numPr>
          <w:ilvl w:val="0"/>
          <w:numId w:val="1139"/>
        </w:numPr>
      </w:pPr>
      <w:r>
        <w:rPr>
          <w:b/>
          <w:bCs/>
        </w:rPr>
        <w:t xml:space="preserve">Documentation:</w:t>
      </w:r>
      <w:r>
        <w:t xml:space="preserve"> </w:t>
      </w:r>
      <w:r>
        <w:t xml:space="preserve">The official Quarto documentation is available at</w:t>
      </w:r>
      <w:r>
        <w:t xml:space="preserve"> </w:t>
      </w:r>
      <w:hyperlink r:id="rId492">
        <w:r>
          <w:rPr>
            <w:rStyle w:val="Hyperlink"/>
          </w:rPr>
          <w:t xml:space="preserve">https://quarto.org/docs/guide/</w:t>
        </w:r>
      </w:hyperlink>
    </w:p>
    <w:p>
      <w:pPr>
        <w:numPr>
          <w:ilvl w:val="0"/>
          <w:numId w:val="113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3">
        <w:r>
          <w:rPr>
            <w:rStyle w:val="Hyperlink"/>
          </w:rPr>
          <w:t xml:space="preserve">Quarto chapter in R for Data Science</w:t>
        </w:r>
      </w:hyperlink>
      <w:r>
        <w:t xml:space="preserve"> </w:t>
      </w:r>
      <w:r>
        <w:t xml:space="preserve">(Wickham et al. 2023)</w:t>
      </w:r>
    </w:p>
    <w:bookmarkEnd w:id="494"/>
    <w:bookmarkEnd w:id="495"/>
    <w:bookmarkStart w:id="5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6"/>
    <w:bookmarkStart w:id="4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98"/>
    <w:bookmarkStart w:id="4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1"/>
        </w:numPr>
      </w:pPr>
      <w:r>
        <w:t xml:space="preserve">Click</w:t>
      </w:r>
      <w:r>
        <w:t xml:space="preserve"> </w:t>
      </w:r>
      <w:r>
        <w:rPr>
          <w:b/>
          <w:bCs/>
        </w:rPr>
        <w:t xml:space="preserve">“Render”</w:t>
      </w:r>
      <w:r>
        <w:t xml:space="preserve"> </w:t>
      </w:r>
      <w:r>
        <w:t xml:space="preserve">in RStudio, or</w:t>
      </w:r>
    </w:p>
    <w:p>
      <w:pPr>
        <w:pStyle w:val="Compact"/>
        <w:numPr>
          <w:ilvl w:val="0"/>
          <w:numId w:val="1141"/>
        </w:numPr>
      </w:pPr>
      <w:r>
        <w:t xml:space="preserve">Press</w:t>
      </w:r>
      <w:r>
        <w:t xml:space="preserve"> </w:t>
      </w:r>
      <w:r>
        <w:rPr>
          <w:b/>
          <w:bCs/>
        </w:rPr>
        <w:t xml:space="preserve">Cmd/Ctrl + Shift + K</w:t>
      </w:r>
      <w:r>
        <w:t xml:space="preserve">, or</w:t>
      </w:r>
    </w:p>
    <w:p>
      <w:pPr>
        <w:pStyle w:val="Compact"/>
        <w:numPr>
          <w:ilvl w:val="0"/>
          <w:numId w:val="114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99"/>
    <w:bookmarkStart w:id="5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2"/>
        </w:numPr>
      </w:pPr>
      <w:r>
        <w:t xml:space="preserve">The</w:t>
      </w:r>
      <w:r>
        <w:t xml:space="preserve"> </w:t>
      </w:r>
      <w:r>
        <w:rPr>
          <w:b/>
          <w:bCs/>
        </w:rPr>
        <w:t xml:space="preserve">“Insert”</w:t>
      </w:r>
      <w:r>
        <w:t xml:space="preserve"> </w:t>
      </w:r>
      <w:r>
        <w:t xml:space="preserve">button icon in the editor toolbar</w:t>
      </w:r>
    </w:p>
    <w:p>
      <w:pPr>
        <w:pStyle w:val="Compact"/>
        <w:numPr>
          <w:ilvl w:val="0"/>
          <w:numId w:val="114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3"/>
        </w:numPr>
      </w:pPr>
      <w:r>
        <w:rPr>
          <w:rStyle w:val="VerbatimChar"/>
        </w:rPr>
        <w:t xml:space="preserve">#| label:</w:t>
      </w:r>
      <w:r>
        <w:t xml:space="preserve"> </w:t>
      </w:r>
      <w:r>
        <w:t xml:space="preserve">- give the chunk a name</w:t>
      </w:r>
    </w:p>
    <w:p>
      <w:pPr>
        <w:pStyle w:val="Compact"/>
        <w:numPr>
          <w:ilvl w:val="0"/>
          <w:numId w:val="1143"/>
        </w:numPr>
      </w:pPr>
      <w:r>
        <w:rPr>
          <w:rStyle w:val="VerbatimChar"/>
        </w:rPr>
        <w:t xml:space="preserve">#| echo: false</w:t>
      </w:r>
      <w:r>
        <w:t xml:space="preserve"> </w:t>
      </w:r>
      <w:r>
        <w:t xml:space="preserve">- hide the code but show the output</w:t>
      </w:r>
    </w:p>
    <w:p>
      <w:pPr>
        <w:pStyle w:val="Compact"/>
        <w:numPr>
          <w:ilvl w:val="0"/>
          <w:numId w:val="114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3"/>
        </w:numPr>
      </w:pPr>
      <w:r>
        <w:rPr>
          <w:rStyle w:val="VerbatimChar"/>
        </w:rPr>
        <w:t xml:space="preserve">#| eval: false</w:t>
      </w:r>
      <w:r>
        <w:t xml:space="preserve"> </w:t>
      </w:r>
      <w:r>
        <w:t xml:space="preserve">- show the code but don’t run it</w:t>
      </w:r>
    </w:p>
    <w:p>
      <w:pPr>
        <w:pStyle w:val="Compact"/>
        <w:numPr>
          <w:ilvl w:val="0"/>
          <w:numId w:val="1143"/>
        </w:numPr>
      </w:pPr>
      <w:r>
        <w:rPr>
          <w:rStyle w:val="VerbatimChar"/>
        </w:rPr>
        <w:t xml:space="preserve">#| include: false</w:t>
      </w:r>
      <w:r>
        <w:t xml:space="preserve"> </w:t>
      </w:r>
      <w:r>
        <w:t xml:space="preserve">- run the code but hide both code and output</w:t>
      </w:r>
    </w:p>
    <w:p>
      <w:pPr>
        <w:pStyle w:val="Compact"/>
        <w:numPr>
          <w:ilvl w:val="0"/>
          <w:numId w:val="1143"/>
        </w:numPr>
      </w:pPr>
      <w:r>
        <w:rPr>
          <w:rStyle w:val="VerbatimChar"/>
        </w:rPr>
        <w:t xml:space="preserve">#| warning: false</w:t>
      </w:r>
      <w:r>
        <w:t xml:space="preserve"> </w:t>
      </w:r>
      <w:r>
        <w:t xml:space="preserve">- hide warnings</w:t>
      </w:r>
    </w:p>
    <w:p>
      <w:pPr>
        <w:pStyle w:val="Compact"/>
        <w:numPr>
          <w:ilvl w:val="0"/>
          <w:numId w:val="114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0"/>
    <w:bookmarkStart w:id="5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5"/>
        </w:numPr>
      </w:pPr>
      <w:r>
        <w:t xml:space="preserve">Adjust figure dimensions for different page sizes</w:t>
      </w:r>
    </w:p>
    <w:p>
      <w:pPr>
        <w:pStyle w:val="Compact"/>
        <w:numPr>
          <w:ilvl w:val="0"/>
          <w:numId w:val="1145"/>
        </w:numPr>
      </w:pPr>
      <w:r>
        <w:t xml:space="preserve">Use different table formatting for different outputs</w:t>
      </w:r>
    </w:p>
    <w:p>
      <w:pPr>
        <w:pStyle w:val="Compact"/>
        <w:numPr>
          <w:ilvl w:val="0"/>
          <w:numId w:val="1145"/>
        </w:numPr>
      </w:pPr>
      <w:r>
        <w:t xml:space="preserve">Include or exclude content based on output format</w:t>
      </w:r>
    </w:p>
    <w:p>
      <w:pPr>
        <w:pStyle w:val="Compact"/>
        <w:numPr>
          <w:ilvl w:val="0"/>
          <w:numId w:val="1145"/>
        </w:numPr>
      </w:pPr>
      <w:r>
        <w:t xml:space="preserve">Set format-specific styling or options</w:t>
      </w:r>
    </w:p>
    <w:bookmarkEnd w:id="501"/>
    <w:bookmarkStart w:id="5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6"/>
        </w:numPr>
      </w:pPr>
      <w:r>
        <w:rPr>
          <w:rStyle w:val="VerbatimChar"/>
        </w:rPr>
        <w:t xml:space="preserve">[link text](url)</w:t>
      </w:r>
      <w:r>
        <w:t xml:space="preserve"> </w:t>
      </w:r>
      <w:r>
        <w:t xml:space="preserve">creates hyperlinks</w:t>
      </w:r>
    </w:p>
    <w:p>
      <w:pPr>
        <w:pStyle w:val="Compact"/>
        <w:numPr>
          <w:ilvl w:val="0"/>
          <w:numId w:val="114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3">
        <w:r>
          <w:rPr>
            <w:rStyle w:val="Hyperlink"/>
          </w:rPr>
          <w:t xml:space="preserve">Quarto chapter in R for Data Science</w:t>
        </w:r>
      </w:hyperlink>
      <w:r>
        <w:t xml:space="preserve"> </w:t>
      </w:r>
      <w:r>
        <w:t xml:space="preserve">(Wickham et al. 2023)</w:t>
      </w:r>
      <w:r>
        <w:t xml:space="preserve">.</w:t>
      </w:r>
    </w:p>
    <w:bookmarkEnd w:id="502"/>
    <w:bookmarkEnd w:id="503"/>
    <w:bookmarkStart w:id="5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8"/>
        </w:numPr>
      </w:pPr>
      <w:r>
        <w:t xml:space="preserve">Repository:</w:t>
      </w:r>
      <w:r>
        <w:t xml:space="preserve"> </w:t>
      </w:r>
      <w:hyperlink r:id="rId504">
        <w:r>
          <w:rPr>
            <w:rStyle w:val="Hyperlink"/>
          </w:rPr>
          <w:t xml:space="preserve">https://github.com/UCD-SERG/qbt</w:t>
        </w:r>
      </w:hyperlink>
    </w:p>
    <w:p>
      <w:pPr>
        <w:pStyle w:val="Compact"/>
        <w:numPr>
          <w:ilvl w:val="1"/>
          <w:numId w:val="11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8"/>
        </w:numPr>
      </w:pPr>
      <w:r>
        <w:t xml:space="preserve">Clone your new repository and start editing</w:t>
      </w:r>
    </w:p>
    <w:p>
      <w:pPr>
        <w:pStyle w:val="Compact"/>
        <w:numPr>
          <w:ilvl w:val="1"/>
          <w:numId w:val="1148"/>
        </w:numPr>
      </w:pPr>
      <w:r>
        <w:t xml:space="preserve">Includes GitHub Actions for automatic deployment to GitHub Pages</w:t>
      </w:r>
    </w:p>
    <w:p>
      <w:pPr>
        <w:pStyle w:val="Compact"/>
        <w:numPr>
          <w:ilvl w:val="0"/>
          <w:numId w:val="1147"/>
        </w:numPr>
      </w:pPr>
      <w:r>
        <w:rPr>
          <w:b/>
          <w:bCs/>
        </w:rPr>
        <w:t xml:space="preserve">Coatless Tutorials Quarto Book Template</w:t>
      </w:r>
      <w:r>
        <w:t xml:space="preserve"> </w:t>
      </w:r>
      <w:r>
        <w:t xml:space="preserve">- Another template with helpful examples:</w:t>
      </w:r>
    </w:p>
    <w:p>
      <w:pPr>
        <w:pStyle w:val="Compact"/>
        <w:numPr>
          <w:ilvl w:val="1"/>
          <w:numId w:val="1149"/>
        </w:numPr>
      </w:pPr>
      <w:r>
        <w:t xml:space="preserve">Repository:</w:t>
      </w:r>
      <w:r>
        <w:t xml:space="preserve"> </w:t>
      </w:r>
      <w:hyperlink r:id="rId505">
        <w:r>
          <w:rPr>
            <w:rStyle w:val="Hyperlink"/>
          </w:rPr>
          <w:t xml:space="preserve">https://github.com/coatless-tutorials/quarto-book-template</w:t>
        </w:r>
      </w:hyperlink>
    </w:p>
    <w:p>
      <w:pPr>
        <w:pStyle w:val="Compact"/>
        <w:numPr>
          <w:ilvl w:val="1"/>
          <w:numId w:val="1149"/>
        </w:numPr>
      </w:pPr>
      <w:r>
        <w:t xml:space="preserve">Includes examples of common Quarto book features</w:t>
      </w:r>
    </w:p>
    <w:p>
      <w:pPr>
        <w:pStyle w:val="Compact"/>
        <w:numPr>
          <w:ilvl w:val="0"/>
          <w:numId w:val="1147"/>
        </w:numPr>
      </w:pPr>
      <w:r>
        <w:rPr>
          <w:b/>
          <w:bCs/>
        </w:rPr>
        <w:t xml:space="preserve">DataLab Quarto Template</w:t>
      </w:r>
      <w:r>
        <w:t xml:space="preserve"> </w:t>
      </w:r>
      <w:r>
        <w:t xml:space="preserve">- Template from the UC Davis DataLab and Davis R Users Group:</w:t>
      </w:r>
    </w:p>
    <w:p>
      <w:pPr>
        <w:pStyle w:val="Compact"/>
        <w:numPr>
          <w:ilvl w:val="1"/>
          <w:numId w:val="1150"/>
        </w:numPr>
      </w:pPr>
      <w:r>
        <w:t xml:space="preserve">Repository:</w:t>
      </w:r>
      <w:r>
        <w:t xml:space="preserve"> </w:t>
      </w:r>
      <w:hyperlink r:id="rId506">
        <w:r>
          <w:rPr>
            <w:rStyle w:val="Hyperlink"/>
          </w:rPr>
          <w:t xml:space="preserve">https://github.com/d-rug/datalab_template_quarto</w:t>
        </w:r>
      </w:hyperlink>
    </w:p>
    <w:p>
      <w:pPr>
        <w:pStyle w:val="Compact"/>
        <w:numPr>
          <w:ilvl w:val="1"/>
          <w:numId w:val="115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1"/>
        </w:numPr>
      </w:pPr>
      <w:r>
        <w:rPr>
          <w:rStyle w:val="VerbatimChar"/>
        </w:rPr>
        <w:t xml:space="preserve">_quarto.yml</w:t>
      </w:r>
      <w:r>
        <w:t xml:space="preserve"> </w:t>
      </w:r>
      <w:r>
        <w:t xml:space="preserve">- configuration file for your book</w:t>
      </w:r>
    </w:p>
    <w:p>
      <w:pPr>
        <w:pStyle w:val="Compact"/>
        <w:numPr>
          <w:ilvl w:val="0"/>
          <w:numId w:val="1151"/>
        </w:numPr>
      </w:pPr>
      <w:r>
        <w:rPr>
          <w:rStyle w:val="VerbatimChar"/>
        </w:rPr>
        <w:t xml:space="preserve">index.qmd</w:t>
      </w:r>
      <w:r>
        <w:t xml:space="preserve"> </w:t>
      </w:r>
      <w:r>
        <w:t xml:space="preserve">- the home page / preface</w:t>
      </w:r>
    </w:p>
    <w:p>
      <w:pPr>
        <w:pStyle w:val="Compact"/>
        <w:numPr>
          <w:ilvl w:val="0"/>
          <w:numId w:val="1151"/>
        </w:numPr>
      </w:pPr>
      <w:r>
        <w:t xml:space="preserve">Sample chapter files</w:t>
      </w:r>
    </w:p>
    <w:p>
      <w:pPr>
        <w:pStyle w:val="Compact"/>
        <w:numPr>
          <w:ilvl w:val="0"/>
          <w:numId w:val="1151"/>
        </w:numPr>
      </w:pPr>
      <w:r>
        <w:rPr>
          <w:rStyle w:val="VerbatimChar"/>
        </w:rPr>
        <w:t xml:space="preserve">references.qmd</w:t>
      </w:r>
      <w:r>
        <w:t xml:space="preserve"> </w:t>
      </w:r>
      <w:r>
        <w:t xml:space="preserve">- bibliography/references page</w:t>
      </w:r>
    </w:p>
    <w:bookmarkEnd w:id="507"/>
    <w:bookmarkStart w:id="5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08"/>
    <w:bookmarkStart w:id="5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2"/>
        </w:numPr>
      </w:pPr>
      <w:r>
        <w:t xml:space="preserve">Book metadata (title, author, date)</w:t>
      </w:r>
    </w:p>
    <w:p>
      <w:pPr>
        <w:pStyle w:val="Compact"/>
        <w:numPr>
          <w:ilvl w:val="0"/>
          <w:numId w:val="1152"/>
        </w:numPr>
      </w:pPr>
      <w:r>
        <w:t xml:space="preserve">Chapter order</w:t>
      </w:r>
    </w:p>
    <w:p>
      <w:pPr>
        <w:pStyle w:val="Compact"/>
        <w:numPr>
          <w:ilvl w:val="0"/>
          <w:numId w:val="1152"/>
        </w:numPr>
      </w:pPr>
      <w:r>
        <w:t xml:space="preserve">Output formats (HTML, PDF, ePub, etc.)</w:t>
      </w:r>
    </w:p>
    <w:p>
      <w:pPr>
        <w:pStyle w:val="Compact"/>
        <w:numPr>
          <w:ilvl w:val="0"/>
          <w:numId w:val="1152"/>
        </w:numPr>
      </w:pPr>
      <w:r>
        <w:t xml:space="preserve">Styling and theme</w:t>
      </w:r>
    </w:p>
    <w:p>
      <w:pPr>
        <w:pStyle w:val="Compact"/>
        <w:numPr>
          <w:ilvl w:val="0"/>
          <w:numId w:val="115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09"/>
    <w:bookmarkStart w:id="5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0"/>
    <w:bookmarkStart w:id="5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2"/>
    <w:bookmarkStart w:id="515" w:name="resources"/>
    <w:p>
      <w:pPr>
        <w:pStyle w:val="Heading3"/>
      </w:pPr>
      <w:r>
        <w:t xml:space="preserve">10.3.6 Resources</w:t>
      </w:r>
    </w:p>
    <w:p>
      <w:pPr>
        <w:pStyle w:val="Compact"/>
        <w:numPr>
          <w:ilvl w:val="0"/>
          <w:numId w:val="1153"/>
        </w:numPr>
      </w:pPr>
      <w:hyperlink r:id="rId513">
        <w:r>
          <w:rPr>
            <w:rStyle w:val="Hyperlink"/>
          </w:rPr>
          <w:t xml:space="preserve">Quarto Books Guide</w:t>
        </w:r>
      </w:hyperlink>
      <w:r>
        <w:t xml:space="preserve"> </w:t>
      </w:r>
      <w:r>
        <w:t xml:space="preserve">- comprehensive documentation for Quarto books</w:t>
      </w:r>
    </w:p>
    <w:p>
      <w:pPr>
        <w:pStyle w:val="Compact"/>
        <w:numPr>
          <w:ilvl w:val="0"/>
          <w:numId w:val="1153"/>
        </w:numPr>
      </w:pPr>
      <w:hyperlink r:id="rId514">
        <w:r>
          <w:rPr>
            <w:rStyle w:val="Hyperlink"/>
          </w:rPr>
          <w:t xml:space="preserve">Quarto Publishing Guide</w:t>
        </w:r>
      </w:hyperlink>
      <w:r>
        <w:t xml:space="preserve"> </w:t>
      </w:r>
      <w:r>
        <w:t xml:space="preserve">- how to publish your book online</w:t>
      </w:r>
    </w:p>
    <w:p>
      <w:pPr>
        <w:pStyle w:val="Compact"/>
        <w:numPr>
          <w:ilvl w:val="0"/>
          <w:numId w:val="1153"/>
        </w:numPr>
      </w:pPr>
      <w:hyperlink r:id="rId493">
        <w:r>
          <w:rPr>
            <w:rStyle w:val="Hyperlink"/>
          </w:rPr>
          <w:t xml:space="preserve">R4DS Quarto chapter</w:t>
        </w:r>
      </w:hyperlink>
      <w:r>
        <w:t xml:space="preserve"> </w:t>
      </w:r>
      <w:r>
        <w:t xml:space="preserve">(Wickham et al. 2023)</w:t>
      </w:r>
      <w:r>
        <w:t xml:space="preserve"> </w:t>
      </w:r>
      <w:r>
        <w:t xml:space="preserve">- excellent introduction to Quarto</w:t>
      </w:r>
    </w:p>
    <w:bookmarkEnd w:id="515"/>
    <w:bookmarkEnd w:id="516"/>
    <w:bookmarkStart w:id="523" w:name="sec-quarto-dashboards"/>
    <w:p>
      <w:pPr>
        <w:pStyle w:val="Heading2"/>
      </w:pPr>
      <w:r>
        <w:t xml:space="preserve">10.4 Dashboards</w:t>
      </w:r>
    </w:p>
    <w:p>
      <w:pPr>
        <w:pStyle w:val="FirstParagraph"/>
      </w:pPr>
      <w:hyperlink r:id="rId51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18">
        <w:r>
          <w:rPr>
            <w:rStyle w:val="VerbatimChar"/>
          </w:rPr>
          <w:t xml:space="preserve">{plotly}</w:t>
        </w:r>
      </w:hyperlink>
      <w:r>
        <w:t xml:space="preserve">,</w:t>
      </w:r>
      <w:r>
        <w:t xml:space="preserve"> </w:t>
      </w:r>
      <w:hyperlink r:id="rId519">
        <w:r>
          <w:rPr>
            <w:rStyle w:val="VerbatimChar"/>
          </w:rPr>
          <w:t xml:space="preserve">{leaflet}</w:t>
        </w:r>
      </w:hyperlink>
      <w:r>
        <w:t xml:space="preserve">,</w:t>
      </w:r>
      <w:r>
        <w:t xml:space="preserve"> </w:t>
      </w:r>
      <w:hyperlink r:id="rId520">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2">
        <w:r>
          <w:rPr>
            <w:rStyle w:val="Hyperlink"/>
          </w:rPr>
          <w:t xml:space="preserve">dashboard examples gallery</w:t>
        </w:r>
      </w:hyperlink>
      <w:r>
        <w:t xml:space="preserve"> </w:t>
      </w:r>
      <w:r>
        <w:t xml:space="preserve">for layouts to copy from.</w:t>
      </w:r>
    </w:p>
    <w:bookmarkEnd w:id="523"/>
    <w:bookmarkStart w:id="53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2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4"/>
        </w:numPr>
      </w:pPr>
      <w:r>
        <w:rPr>
          <w:rStyle w:val="VerbatimChar"/>
        </w:rPr>
        <w:t xml:space="preserve">_quarto.yml</w:t>
      </w:r>
      <w:r>
        <w:t xml:space="preserve"> </w:t>
      </w:r>
      <w:r>
        <w:t xml:space="preserve">- default book configuration</w:t>
      </w:r>
    </w:p>
    <w:p>
      <w:pPr>
        <w:pStyle w:val="Compact"/>
        <w:numPr>
          <w:ilvl w:val="0"/>
          <w:numId w:val="1154"/>
        </w:numPr>
      </w:pPr>
      <w:r>
        <w:rPr>
          <w:rStyle w:val="VerbatimChar"/>
        </w:rPr>
        <w:t xml:space="preserve">_quarto-revealjs.yml</w:t>
      </w:r>
      <w:r>
        <w:t xml:space="preserve"> </w:t>
      </w:r>
      <w:r>
        <w:t xml:space="preserve">- configuration for rendering chapters as slide decks</w:t>
      </w:r>
    </w:p>
    <w:p>
      <w:pPr>
        <w:pStyle w:val="Compact"/>
        <w:numPr>
          <w:ilvl w:val="0"/>
          <w:numId w:val="1154"/>
        </w:numPr>
      </w:pPr>
      <w:r>
        <w:rPr>
          <w:rStyle w:val="VerbatimChar"/>
        </w:rPr>
        <w:t xml:space="preserve">_quarto-print.yml</w:t>
      </w:r>
      <w:r>
        <w:t xml:space="preserve"> </w:t>
      </w:r>
      <w:r>
        <w:t xml:space="preserve">- configuration optimized for PDF printing</w:t>
      </w:r>
    </w:p>
    <w:bookmarkEnd w:id="524"/>
    <w:bookmarkStart w:id="52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2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6"/>
    <w:bookmarkStart w:id="527" w:name="creating-a-profile"/>
    <w:p>
      <w:pPr>
        <w:pStyle w:val="Heading3"/>
      </w:pPr>
      <w:r>
        <w:t xml:space="preserve">10.5.3 Creating a Profile</w:t>
      </w:r>
    </w:p>
    <w:p>
      <w:pPr>
        <w:pStyle w:val="FirstParagraph"/>
      </w:pPr>
      <w:r>
        <w:t xml:space="preserve">To create a profile:</w:t>
      </w:r>
    </w:p>
    <w:p>
      <w:pPr>
        <w:pStyle w:val="Compact"/>
        <w:numPr>
          <w:ilvl w:val="0"/>
          <w:numId w:val="1155"/>
        </w:numPr>
      </w:pPr>
      <w:r>
        <w:t xml:space="preserve">Create a new YAML file named</w:t>
      </w:r>
      <w:r>
        <w:t xml:space="preserve"> </w:t>
      </w:r>
      <w:r>
        <w:rPr>
          <w:rStyle w:val="VerbatimChar"/>
        </w:rPr>
        <w:t xml:space="preserve">_quarto-{profile-name}.yml</w:t>
      </w:r>
    </w:p>
    <w:p>
      <w:pPr>
        <w:pStyle w:val="Compact"/>
        <w:numPr>
          <w:ilvl w:val="0"/>
          <w:numId w:val="1155"/>
        </w:numPr>
      </w:pPr>
      <w:r>
        <w:t xml:space="preserve">Include only the configuration options that differ from your default</w:t>
      </w:r>
      <w:r>
        <w:t xml:space="preserve"> </w:t>
      </w:r>
      <w:r>
        <w:rPr>
          <w:rStyle w:val="VerbatimChar"/>
        </w:rPr>
        <w:t xml:space="preserve">_quarto.yml</w:t>
      </w:r>
    </w:p>
    <w:p>
      <w:pPr>
        <w:pStyle w:val="Compact"/>
        <w:numPr>
          <w:ilvl w:val="0"/>
          <w:numId w:val="115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27"/>
    <w:bookmarkStart w:id="52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25">
        <w:r>
          <w:rPr>
            <w:rStyle w:val="Hyperlink"/>
          </w:rPr>
          <w:t xml:space="preserve">RME course</w:t>
        </w:r>
      </w:hyperlink>
      <w:r>
        <w:t xml:space="preserve">.</w:t>
      </w:r>
    </w:p>
    <w:bookmarkEnd w:id="528"/>
    <w:bookmarkStart w:id="531" w:name="resources-1"/>
    <w:p>
      <w:pPr>
        <w:pStyle w:val="Heading3"/>
      </w:pPr>
      <w:r>
        <w:t xml:space="preserve">10.5.5 Resources</w:t>
      </w:r>
    </w:p>
    <w:p>
      <w:pPr>
        <w:pStyle w:val="Compact"/>
        <w:numPr>
          <w:ilvl w:val="0"/>
          <w:numId w:val="1156"/>
        </w:numPr>
      </w:pPr>
      <w:hyperlink r:id="rId529">
        <w:r>
          <w:rPr>
            <w:rStyle w:val="Hyperlink"/>
          </w:rPr>
          <w:t xml:space="preserve">Quarto Profiles Documentation</w:t>
        </w:r>
      </w:hyperlink>
    </w:p>
    <w:p>
      <w:pPr>
        <w:pStyle w:val="Compact"/>
        <w:numPr>
          <w:ilvl w:val="0"/>
          <w:numId w:val="1156"/>
        </w:numPr>
      </w:pPr>
      <w:hyperlink r:id="rId525">
        <w:r>
          <w:rPr>
            <w:rStyle w:val="Hyperlink"/>
          </w:rPr>
          <w:t xml:space="preserve">RME Example</w:t>
        </w:r>
      </w:hyperlink>
      <w:r>
        <w:t xml:space="preserve"> </w:t>
      </w:r>
      <w:r>
        <w:t xml:space="preserve">- see the source at</w:t>
      </w:r>
      <w:r>
        <w:t xml:space="preserve"> </w:t>
      </w:r>
      <w:hyperlink r:id="rId530">
        <w:r>
          <w:rPr>
            <w:rStyle w:val="Hyperlink"/>
          </w:rPr>
          <w:t xml:space="preserve">https://github.com/d-morrison/rme</w:t>
        </w:r>
      </w:hyperlink>
      <w:r>
        <w:t xml:space="preserve"> </w:t>
      </w:r>
      <w:r>
        <w:t xml:space="preserve">for a working example</w:t>
      </w:r>
    </w:p>
    <w:bookmarkEnd w:id="531"/>
    <w:bookmarkEnd w:id="532"/>
    <w:bookmarkStart w:id="537" w:name="advanced-features"/>
    <w:p>
      <w:pPr>
        <w:pStyle w:val="Heading2"/>
      </w:pPr>
      <w:r>
        <w:t xml:space="preserve">10.6 Advanced Features</w:t>
      </w:r>
    </w:p>
    <w:bookmarkStart w:id="53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9"/>
        </w:numPr>
      </w:pPr>
      <w:r>
        <w:t xml:space="preserve">Automatic numbering of figures, tables, and equations</w:t>
      </w:r>
    </w:p>
    <w:p>
      <w:pPr>
        <w:pStyle w:val="Compact"/>
        <w:numPr>
          <w:ilvl w:val="0"/>
          <w:numId w:val="1159"/>
        </w:numPr>
      </w:pPr>
      <w:r>
        <w:t xml:space="preserve">Automatic updates when content is reordered</w:t>
      </w:r>
    </w:p>
    <w:p>
      <w:pPr>
        <w:pStyle w:val="Compact"/>
        <w:numPr>
          <w:ilvl w:val="0"/>
          <w:numId w:val="1159"/>
        </w:numPr>
      </w:pPr>
      <w:r>
        <w:t xml:space="preserve">Clickable cross-references in HTML and PDF output</w:t>
      </w:r>
    </w:p>
    <w:p>
      <w:pPr>
        <w:pStyle w:val="Compact"/>
        <w:numPr>
          <w:ilvl w:val="0"/>
          <w:numId w:val="1159"/>
        </w:numPr>
      </w:pPr>
      <w:r>
        <w:t xml:space="preserve">Consistent formatting across all output formats</w:t>
      </w:r>
    </w:p>
    <w:p>
      <w:pPr>
        <w:pStyle w:val="Compact"/>
        <w:numPr>
          <w:ilvl w:val="0"/>
          <w:numId w:val="115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3">
        <w:r>
          <w:rPr>
            <w:rStyle w:val="Hyperlink"/>
          </w:rPr>
          <w:t xml:space="preserve">Quarto Cross-References documentation</w:t>
        </w:r>
      </w:hyperlink>
      <w:r>
        <w:t xml:space="preserve">.</w:t>
      </w:r>
    </w:p>
    <w:bookmarkEnd w:id="534"/>
    <w:bookmarkStart w:id="53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0"/>
        </w:numPr>
      </w:pPr>
      <w:r>
        <w:rPr>
          <w:b/>
          <w:bCs/>
        </w:rPr>
        <w:t xml:space="preserve">Easier Code Review:</w:t>
      </w:r>
      <w:r>
        <w:t xml:space="preserve"> </w:t>
      </w:r>
      <w:r>
        <w:t xml:space="preserve">Reviewers can see exactly what changed—either the organization (main file) or the content (include file).</w:t>
      </w:r>
    </w:p>
    <w:p>
      <w:pPr>
        <w:numPr>
          <w:ilvl w:val="0"/>
          <w:numId w:val="116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1"/>
        </w:numPr>
      </w:pPr>
      <w:r>
        <w:t xml:space="preserve">Stored in a subdirectory matching the chapter name</w:t>
      </w:r>
    </w:p>
    <w:p>
      <w:pPr>
        <w:pStyle w:val="Compact"/>
        <w:numPr>
          <w:ilvl w:val="0"/>
          <w:numId w:val="1161"/>
        </w:numPr>
      </w:pPr>
      <w:r>
        <w:t xml:space="preserve">Contains only the content for that section (no heading)</w:t>
      </w:r>
    </w:p>
    <w:p>
      <w:pPr>
        <w:pStyle w:val="Compact"/>
        <w:numPr>
          <w:ilvl w:val="0"/>
          <w:numId w:val="1161"/>
        </w:numPr>
      </w:pPr>
      <w:r>
        <w:t xml:space="preserve">The heading stays in the main chapter file</w:t>
      </w:r>
    </w:p>
    <w:p>
      <w:pPr>
        <w:pStyle w:val="Compact"/>
        <w:numPr>
          <w:ilvl w:val="0"/>
          <w:numId w:val="116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35">
        <w:r>
          <w:rPr>
            <w:rStyle w:val="Hyperlink"/>
          </w:rPr>
          <w:t xml:space="preserve">Quarto Includes documentation</w:t>
        </w:r>
      </w:hyperlink>
      <w:r>
        <w:t xml:space="preserve">.</w:t>
      </w:r>
    </w:p>
    <w:bookmarkEnd w:id="536"/>
    <w:bookmarkEnd w:id="537"/>
    <w:bookmarkStart w:id="555"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38"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38"/>
    <w:bookmarkStart w:id="541"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39"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2"/>
        </w:numPr>
      </w:pPr>
      <w:r>
        <w:rPr>
          <w:b/>
          <w:bCs/>
        </w:rPr>
        <w:t xml:space="preserve">Complete rendering failures:</w:t>
      </w:r>
      <w:r>
        <w:t xml:space="preserve"> </w:t>
      </w:r>
      <w:r>
        <w:t xml:space="preserve">The rendering process may fail entirely with errors</w:t>
      </w:r>
    </w:p>
    <w:p>
      <w:pPr>
        <w:pStyle w:val="Compact"/>
        <w:numPr>
          <w:ilvl w:val="0"/>
          <w:numId w:val="116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39"/>
    <w:bookmarkStart w:id="540"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3"/>
        </w:numPr>
      </w:pPr>
      <w:r>
        <w:rPr>
          <w:b/>
          <w:bCs/>
        </w:rPr>
        <w:t xml:space="preserve">Small or blurry images:</w:t>
      </w:r>
      <w:r>
        <w:t xml:space="preserve"> </w:t>
      </w:r>
      <w:r>
        <w:t xml:space="preserve">Diagrams appear rasterized at low resolution</w:t>
      </w:r>
    </w:p>
    <w:p>
      <w:pPr>
        <w:pStyle w:val="Compact"/>
        <w:numPr>
          <w:ilvl w:val="0"/>
          <w:numId w:val="1163"/>
        </w:numPr>
      </w:pPr>
      <w:r>
        <w:rPr>
          <w:b/>
          <w:bCs/>
        </w:rPr>
        <w:t xml:space="preserve">Incorrect sizing:</w:t>
      </w:r>
      <w:r>
        <w:t xml:space="preserve"> </w:t>
      </w:r>
      <w:r>
        <w:t xml:space="preserve">Diagrams may not respect sizing options specified in the document</w:t>
      </w:r>
    </w:p>
    <w:bookmarkEnd w:id="540"/>
    <w:bookmarkEnd w:id="541"/>
    <w:bookmarkStart w:id="547"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43"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4"/>
        </w:numPr>
      </w:pPr>
      <w:r>
        <w:t xml:space="preserve">First render your mermaid diagrams to HTML</w:t>
      </w:r>
    </w:p>
    <w:p>
      <w:pPr>
        <w:pStyle w:val="Compact"/>
        <w:numPr>
          <w:ilvl w:val="0"/>
          <w:numId w:val="1164"/>
        </w:numPr>
      </w:pPr>
      <w:r>
        <w:t xml:space="preserve">Export them as PNG or SVG images manually using:</w:t>
      </w:r>
    </w:p>
    <w:p>
      <w:pPr>
        <w:pStyle w:val="Compact"/>
        <w:numPr>
          <w:ilvl w:val="1"/>
          <w:numId w:val="1165"/>
        </w:numPr>
      </w:pPr>
      <w:r>
        <w:t xml:space="preserve">Browser developer tools (save rendered diagram)</w:t>
      </w:r>
    </w:p>
    <w:p>
      <w:pPr>
        <w:pStyle w:val="Compact"/>
        <w:numPr>
          <w:ilvl w:val="1"/>
          <w:numId w:val="1165"/>
        </w:numPr>
      </w:pPr>
      <w:r>
        <w:t xml:space="preserve">Online mermaid editors (e.g.,</w:t>
      </w:r>
      <w:r>
        <w:t xml:space="preserve"> </w:t>
      </w:r>
      <w:hyperlink r:id="rId542">
        <w:r>
          <w:rPr>
            <w:rStyle w:val="Hyperlink"/>
          </w:rPr>
          <w:t xml:space="preserve">https://mermaid.live/</w:t>
        </w:r>
      </w:hyperlink>
      <w:r>
        <w:t xml:space="preserve">)</w:t>
      </w:r>
    </w:p>
    <w:p>
      <w:pPr>
        <w:pStyle w:val="Compact"/>
        <w:numPr>
          <w:ilvl w:val="1"/>
          <w:numId w:val="1165"/>
        </w:numPr>
      </w:pPr>
      <w:r>
        <w:t xml:space="preserve">Mermaid CLI tools</w:t>
      </w:r>
    </w:p>
    <w:p>
      <w:pPr>
        <w:pStyle w:val="Compact"/>
        <w:numPr>
          <w:ilvl w:val="0"/>
          <w:numId w:val="116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43"/>
    <w:bookmarkStart w:id="544"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4"/>
    <w:bookmarkStart w:id="545"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45"/>
    <w:bookmarkStart w:id="546"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46"/>
    <w:bookmarkEnd w:id="547"/>
    <w:bookmarkStart w:id="549" w:name="real-world-example"/>
    <w:p>
      <w:pPr>
        <w:pStyle w:val="Heading3"/>
      </w:pPr>
      <w:r>
        <w:t xml:space="preserve">10.7.4 Real-World Example</w:t>
      </w:r>
    </w:p>
    <w:p>
      <w:pPr>
        <w:pStyle w:val="FirstParagraph"/>
      </w:pPr>
      <w:r>
        <w:t xml:space="preserve">In</w:t>
      </w:r>
      <w:r>
        <w:t xml:space="preserve"> </w:t>
      </w:r>
      <w:hyperlink r:id="rId54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49"/>
    <w:bookmarkStart w:id="553"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6"/>
        </w:numPr>
      </w:pPr>
      <w:hyperlink r:id="rId550">
        <w:r>
          <w:rPr>
            <w:rStyle w:val="Hyperlink"/>
          </w:rPr>
          <w:t xml:space="preserve">Quarto CLI Issue #3809</w:t>
        </w:r>
      </w:hyperlink>
      <w:r>
        <w:t xml:space="preserve"> </w:t>
      </w:r>
      <w:r>
        <w:t xml:space="preserve">- Tracking mermaid/dot rendering to DOCX/PDF</w:t>
      </w:r>
    </w:p>
    <w:p>
      <w:pPr>
        <w:pStyle w:val="Compact"/>
        <w:numPr>
          <w:ilvl w:val="0"/>
          <w:numId w:val="1166"/>
        </w:numPr>
      </w:pPr>
      <w:hyperlink r:id="rId551">
        <w:r>
          <w:rPr>
            <w:rStyle w:val="Hyperlink"/>
          </w:rPr>
          <w:t xml:space="preserve">Quarto Discussion #6085</w:t>
        </w:r>
      </w:hyperlink>
      <w:r>
        <w:t xml:space="preserve"> </w:t>
      </w:r>
      <w:r>
        <w:t xml:space="preserve">- Mermaid rendering hangs with DOCX</w:t>
      </w:r>
    </w:p>
    <w:p>
      <w:pPr>
        <w:pStyle w:val="Compact"/>
        <w:numPr>
          <w:ilvl w:val="0"/>
          <w:numId w:val="1166"/>
        </w:numPr>
      </w:pPr>
      <w:hyperlink r:id="rId55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53"/>
    <w:bookmarkStart w:id="554" w:name="summary"/>
    <w:p>
      <w:pPr>
        <w:pStyle w:val="Heading3"/>
      </w:pPr>
      <w:r>
        <w:t xml:space="preserve">10.7.6 Summary</w:t>
      </w:r>
    </w:p>
    <w:p>
      <w:pPr>
        <w:pStyle w:val="FirstParagraph"/>
      </w:pPr>
      <w:r>
        <w:rPr>
          <w:b/>
          <w:bCs/>
        </w:rPr>
        <w:t xml:space="preserve">Key Takeaways:</w:t>
      </w:r>
    </w:p>
    <w:p>
      <w:pPr>
        <w:pStyle w:val="Compact"/>
        <w:numPr>
          <w:ilvl w:val="0"/>
          <w:numId w:val="1167"/>
        </w:numPr>
      </w:pPr>
      <w:r>
        <w:t xml:space="preserve">Mermaid diagrams work well in HTML output but are problematic for DOCX and PDF</w:t>
      </w:r>
    </w:p>
    <w:p>
      <w:pPr>
        <w:pStyle w:val="Compact"/>
        <w:numPr>
          <w:ilvl w:val="0"/>
          <w:numId w:val="1167"/>
        </w:numPr>
      </w:pPr>
      <w:r>
        <w:t xml:space="preserve">Rendering failures,</w:t>
      </w:r>
      <w:r>
        <w:t xml:space="preserve"> </w:t>
      </w:r>
      <w:r>
        <w:t xml:space="preserve">hangs,</w:t>
      </w:r>
      <w:r>
        <w:t xml:space="preserve"> </w:t>
      </w:r>
      <w:r>
        <w:t xml:space="preserve">and quality issues are common</w:t>
      </w:r>
    </w:p>
    <w:p>
      <w:pPr>
        <w:pStyle w:val="Compact"/>
        <w:numPr>
          <w:ilvl w:val="0"/>
          <w:numId w:val="1167"/>
        </w:numPr>
      </w:pPr>
      <w:r>
        <w:t xml:space="preserve">For reliable DOCX/PDF output,</w:t>
      </w:r>
      <w:r>
        <w:t xml:space="preserve"> </w:t>
      </w:r>
      <w:r>
        <w:t xml:space="preserve">export diagrams manually as images</w:t>
      </w:r>
    </w:p>
    <w:p>
      <w:pPr>
        <w:pStyle w:val="Compact"/>
        <w:numPr>
          <w:ilvl w:val="0"/>
          <w:numId w:val="1167"/>
        </w:numPr>
      </w:pPr>
      <w:r>
        <w:t xml:space="preserve">Use conditional content to show different formats based on output type</w:t>
      </w:r>
    </w:p>
    <w:p>
      <w:pPr>
        <w:pStyle w:val="Compact"/>
        <w:numPr>
          <w:ilvl w:val="0"/>
          <w:numId w:val="1167"/>
        </w:numPr>
      </w:pPr>
      <w:r>
        <w:t xml:space="preserve">Prefer HTML output when mermaid diagrams are important to your document</w:t>
      </w:r>
    </w:p>
    <w:bookmarkEnd w:id="554"/>
    <w:bookmarkEnd w:id="555"/>
    <w:bookmarkStart w:id="562"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56">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57"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8"/>
        </w:numPr>
      </w:pPr>
      <w:r>
        <w:t xml:space="preserve">Quarto version and binary dependencies (Pandoc, Dart Sass, Deno, Typst)</w:t>
      </w:r>
    </w:p>
    <w:p>
      <w:pPr>
        <w:pStyle w:val="Compact"/>
        <w:numPr>
          <w:ilvl w:val="0"/>
          <w:numId w:val="1168"/>
        </w:numPr>
      </w:pPr>
      <w:r>
        <w:t xml:space="preserve">LaTeX installation (TinyTeX or system TeX)</w:t>
      </w:r>
    </w:p>
    <w:p>
      <w:pPr>
        <w:pStyle w:val="Compact"/>
        <w:numPr>
          <w:ilvl w:val="0"/>
          <w:numId w:val="1168"/>
        </w:numPr>
      </w:pPr>
      <w:r>
        <w:t xml:space="preserve">Python, Jupyter, and available kernels</w:t>
      </w:r>
    </w:p>
    <w:p>
      <w:pPr>
        <w:pStyle w:val="Compact"/>
        <w:numPr>
          <w:ilvl w:val="0"/>
          <w:numId w:val="1168"/>
        </w:numPr>
      </w:pPr>
      <w:r>
        <w:t xml:space="preserve">R, knitr, and rmarkdown versions</w:t>
      </w:r>
    </w:p>
    <w:p>
      <w:pPr>
        <w:pStyle w:val="Compact"/>
        <w:numPr>
          <w:ilvl w:val="0"/>
          <w:numId w:val="116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56">
        <w:r>
          <w:rPr>
            <w:rStyle w:val="Hyperlink"/>
          </w:rPr>
          <w:t xml:space="preserve">official guide</w:t>
        </w:r>
      </w:hyperlink>
      <w:r>
        <w:t xml:space="preserve"> </w:t>
      </w:r>
      <w:r>
        <w:t xml:space="preserve">for the complete, authoritative list of checks.</w:t>
      </w:r>
    </w:p>
    <w:bookmarkEnd w:id="557"/>
    <w:bookmarkStart w:id="558"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9"/>
        </w:numPr>
      </w:pPr>
      <w:r>
        <w:rPr>
          <w:b/>
          <w:bCs/>
        </w:rPr>
        <w:t xml:space="preserve">Windows:</w:t>
      </w:r>
      <w:r>
        <w:t xml:space="preserve"> </w:t>
      </w:r>
      <w:r>
        <w:rPr>
          <w:rStyle w:val="VerbatimChar"/>
        </w:rPr>
        <w:t xml:space="preserve">%LOCALAPPDATA%\quarto\logs</w:t>
      </w:r>
    </w:p>
    <w:p>
      <w:pPr>
        <w:pStyle w:val="Compact"/>
        <w:numPr>
          <w:ilvl w:val="0"/>
          <w:numId w:val="1169"/>
        </w:numPr>
      </w:pPr>
      <w:r>
        <w:rPr>
          <w:b/>
          <w:bCs/>
        </w:rPr>
        <w:t xml:space="preserve">macOS:</w:t>
      </w:r>
      <w:r>
        <w:t xml:space="preserve"> </w:t>
      </w:r>
      <w:r>
        <w:rPr>
          <w:rStyle w:val="VerbatimChar"/>
        </w:rPr>
        <w:t xml:space="preserve">~/Library/Application Support/quarto/logs</w:t>
      </w:r>
    </w:p>
    <w:p>
      <w:pPr>
        <w:pStyle w:val="Compact"/>
        <w:numPr>
          <w:ilvl w:val="0"/>
          <w:numId w:val="116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58"/>
    <w:bookmarkStart w:id="559"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59"/>
    <w:bookmarkStart w:id="561"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56">
        <w:r>
          <w:rPr>
            <w:rStyle w:val="Hyperlink"/>
          </w:rPr>
          <w:t xml:space="preserve">official Quarto Troubleshooting Guide</w:t>
        </w:r>
      </w:hyperlink>
      <w:r>
        <w:t xml:space="preserve">,</w:t>
      </w:r>
      <w:r>
        <w:t xml:space="preserve"> </w:t>
      </w:r>
      <w:r>
        <w:t xml:space="preserve">which covers:</w:t>
      </w:r>
    </w:p>
    <w:p>
      <w:pPr>
        <w:pStyle w:val="Compact"/>
        <w:numPr>
          <w:ilvl w:val="0"/>
          <w:numId w:val="1170"/>
        </w:numPr>
      </w:pPr>
      <w:r>
        <w:t xml:space="preserve">Jupyter engine debugging and kernel issues</w:t>
      </w:r>
    </w:p>
    <w:p>
      <w:pPr>
        <w:pStyle w:val="Compact"/>
        <w:numPr>
          <w:ilvl w:val="0"/>
          <w:numId w:val="1170"/>
        </w:numPr>
      </w:pPr>
      <w:r>
        <w:t xml:space="preserve">Lua filter debugging and tracing</w:t>
      </w:r>
    </w:p>
    <w:p>
      <w:pPr>
        <w:pStyle w:val="Compact"/>
        <w:numPr>
          <w:ilvl w:val="0"/>
          <w:numId w:val="1170"/>
        </w:numPr>
      </w:pPr>
      <w:r>
        <w:t xml:space="preserve">Julia-specific troubleshooting</w:t>
      </w:r>
    </w:p>
    <w:p>
      <w:pPr>
        <w:pStyle w:val="Compact"/>
        <w:numPr>
          <w:ilvl w:val="0"/>
          <w:numId w:val="1170"/>
        </w:numPr>
      </w:pPr>
      <w:r>
        <w:t xml:space="preserve">Detailed environment and dependency diagnostics</w:t>
      </w:r>
    </w:p>
    <w:p>
      <w:pPr>
        <w:pStyle w:val="Compact"/>
        <w:numPr>
          <w:ilvl w:val="0"/>
          <w:numId w:val="1170"/>
        </w:numPr>
      </w:pPr>
      <w:r>
        <w:t xml:space="preserve">Installation problems (including macOS installer logs)</w:t>
      </w:r>
    </w:p>
    <w:p>
      <w:pPr>
        <w:pStyle w:val="FirstParagraph"/>
      </w:pPr>
      <w:r>
        <w:t xml:space="preserve">When seeking help on the</w:t>
      </w:r>
      <w:r>
        <w:t xml:space="preserve"> </w:t>
      </w:r>
      <w:hyperlink r:id="rId560">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1"/>
    <w:bookmarkEnd w:id="562"/>
    <w:bookmarkStart w:id="570" w:name="additional-resources-1"/>
    <w:p>
      <w:pPr>
        <w:pStyle w:val="Heading2"/>
      </w:pPr>
      <w:r>
        <w:t xml:space="preserve">10.9 Additional Resources</w:t>
      </w:r>
    </w:p>
    <w:bookmarkStart w:id="563" w:name="official-documentation"/>
    <w:p>
      <w:pPr>
        <w:pStyle w:val="Heading3"/>
      </w:pPr>
      <w:r>
        <w:t xml:space="preserve">10.9.1 Official Documentation</w:t>
      </w:r>
    </w:p>
    <w:p>
      <w:pPr>
        <w:pStyle w:val="Compact"/>
        <w:numPr>
          <w:ilvl w:val="0"/>
          <w:numId w:val="1171"/>
        </w:numPr>
      </w:pPr>
      <w:hyperlink r:id="rId492">
        <w:r>
          <w:rPr>
            <w:rStyle w:val="Hyperlink"/>
          </w:rPr>
          <w:t xml:space="preserve">Quarto Official Guide</w:t>
        </w:r>
      </w:hyperlink>
      <w:r>
        <w:t xml:space="preserve"> </w:t>
      </w:r>
      <w:r>
        <w:t xml:space="preserve">- comprehensive official documentation</w:t>
      </w:r>
    </w:p>
    <w:p>
      <w:pPr>
        <w:pStyle w:val="Compact"/>
        <w:numPr>
          <w:ilvl w:val="0"/>
          <w:numId w:val="1171"/>
        </w:numPr>
      </w:pPr>
      <w:hyperlink r:id="rId513">
        <w:r>
          <w:rPr>
            <w:rStyle w:val="Hyperlink"/>
          </w:rPr>
          <w:t xml:space="preserve">Quarto Books Guide</w:t>
        </w:r>
      </w:hyperlink>
      <w:r>
        <w:t xml:space="preserve"> </w:t>
      </w:r>
      <w:r>
        <w:t xml:space="preserve">- documentation specific to creating books</w:t>
      </w:r>
    </w:p>
    <w:p>
      <w:pPr>
        <w:pStyle w:val="Compact"/>
        <w:numPr>
          <w:ilvl w:val="0"/>
          <w:numId w:val="1171"/>
        </w:numPr>
      </w:pPr>
      <w:hyperlink r:id="rId514">
        <w:r>
          <w:rPr>
            <w:rStyle w:val="Hyperlink"/>
          </w:rPr>
          <w:t xml:space="preserve">Quarto Publishing Guide</w:t>
        </w:r>
      </w:hyperlink>
      <w:r>
        <w:t xml:space="preserve"> </w:t>
      </w:r>
      <w:r>
        <w:t xml:space="preserve">- how to publish your Quarto content online</w:t>
      </w:r>
    </w:p>
    <w:p>
      <w:pPr>
        <w:pStyle w:val="Compact"/>
        <w:numPr>
          <w:ilvl w:val="0"/>
          <w:numId w:val="1171"/>
        </w:numPr>
      </w:pPr>
      <w:hyperlink r:id="rId491">
        <w:r>
          <w:rPr>
            <w:rStyle w:val="Hyperlink"/>
          </w:rPr>
          <w:t xml:space="preserve">Quarto Getting Started</w:t>
        </w:r>
      </w:hyperlink>
      <w:r>
        <w:t xml:space="preserve"> </w:t>
      </w:r>
      <w:r>
        <w:t xml:space="preserve">- installation and basic usage</w:t>
      </w:r>
    </w:p>
    <w:bookmarkEnd w:id="563"/>
    <w:bookmarkStart w:id="564" w:name="learning-resources"/>
    <w:p>
      <w:pPr>
        <w:pStyle w:val="Heading3"/>
      </w:pPr>
      <w:r>
        <w:t xml:space="preserve">10.9.2 Learning Resources</w:t>
      </w:r>
    </w:p>
    <w:p>
      <w:pPr>
        <w:pStyle w:val="Compact"/>
        <w:numPr>
          <w:ilvl w:val="0"/>
          <w:numId w:val="1172"/>
        </w:numPr>
      </w:pPr>
      <w:hyperlink r:id="rId49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2"/>
        </w:numPr>
      </w:pPr>
      <w:hyperlink r:id="rId52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2"/>
        </w:numPr>
      </w:pPr>
      <w:hyperlink r:id="rId511">
        <w:r>
          <w:rPr>
            <w:rStyle w:val="Hyperlink"/>
          </w:rPr>
          <w:t xml:space="preserve">UCD-SeRG Lab Manual Source</w:t>
        </w:r>
      </w:hyperlink>
      <w:r>
        <w:t xml:space="preserve"> </w:t>
      </w:r>
      <w:r>
        <w:t xml:space="preserve">- this manual’s source code provides examples of:</w:t>
      </w:r>
    </w:p>
    <w:p>
      <w:pPr>
        <w:pStyle w:val="Compact"/>
        <w:numPr>
          <w:ilvl w:val="1"/>
          <w:numId w:val="1173"/>
        </w:numPr>
      </w:pPr>
      <w:r>
        <w:t xml:space="preserve">Book structure and organization</w:t>
      </w:r>
    </w:p>
    <w:p>
      <w:pPr>
        <w:pStyle w:val="Compact"/>
        <w:numPr>
          <w:ilvl w:val="1"/>
          <w:numId w:val="1173"/>
        </w:numPr>
      </w:pPr>
      <w:r>
        <w:t xml:space="preserve">Using includes for modular content</w:t>
      </w:r>
      <w:r>
        <w:br/>
      </w:r>
    </w:p>
    <w:p>
      <w:pPr>
        <w:pStyle w:val="Compact"/>
        <w:numPr>
          <w:ilvl w:val="1"/>
          <w:numId w:val="1173"/>
        </w:numPr>
      </w:pPr>
      <w:r>
        <w:t xml:space="preserve">Configuring multiple output formats (HTML, PDF, ePub, Word)</w:t>
      </w:r>
    </w:p>
    <w:p>
      <w:pPr>
        <w:pStyle w:val="Compact"/>
        <w:numPr>
          <w:ilvl w:val="1"/>
          <w:numId w:val="1173"/>
        </w:numPr>
      </w:pPr>
      <w:r>
        <w:t xml:space="preserve">Cross-references for figures, tables, and sections</w:t>
      </w:r>
    </w:p>
    <w:bookmarkEnd w:id="564"/>
    <w:bookmarkStart w:id="565" w:name="templates"/>
    <w:p>
      <w:pPr>
        <w:pStyle w:val="Heading3"/>
      </w:pPr>
      <w:r>
        <w:t xml:space="preserve">10.9.3 Templates</w:t>
      </w:r>
    </w:p>
    <w:p>
      <w:pPr>
        <w:pStyle w:val="Compact"/>
        <w:numPr>
          <w:ilvl w:val="0"/>
          <w:numId w:val="1174"/>
        </w:numPr>
      </w:pPr>
      <w:hyperlink r:id="rId504">
        <w:r>
          <w:rPr>
            <w:rStyle w:val="Hyperlink"/>
          </w:rPr>
          <w:t xml:space="preserve">UCD-SeRG Quarto Book Template</w:t>
        </w:r>
      </w:hyperlink>
      <w:r>
        <w:t xml:space="preserve"> </w:t>
      </w:r>
      <w:r>
        <w:t xml:space="preserve">- our recommended template</w:t>
      </w:r>
    </w:p>
    <w:p>
      <w:pPr>
        <w:pStyle w:val="Compact"/>
        <w:numPr>
          <w:ilvl w:val="0"/>
          <w:numId w:val="1174"/>
        </w:numPr>
      </w:pPr>
      <w:hyperlink r:id="rId5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4"/>
        </w:numPr>
      </w:pPr>
      <w:hyperlink r:id="rId506">
        <w:r>
          <w:rPr>
            <w:rStyle w:val="Hyperlink"/>
          </w:rPr>
          <w:t xml:space="preserve">DataLab Quarto Template</w:t>
        </w:r>
      </w:hyperlink>
      <w:r>
        <w:t xml:space="preserve"> </w:t>
      </w:r>
      <w:r>
        <w:t xml:space="preserve">- template from the UC Davis DataLab and Davis R Users Group</w:t>
      </w:r>
    </w:p>
    <w:bookmarkEnd w:id="565"/>
    <w:bookmarkStart w:id="568"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5"/>
        </w:numPr>
      </w:pPr>
      <w:hyperlink r:id="rId56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5"/>
        </w:numPr>
      </w:pPr>
      <w:hyperlink r:id="rId56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8"/>
    <w:bookmarkStart w:id="569"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7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6"/>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6"/>
        </w:numPr>
      </w:pPr>
      <w:hyperlink w:anchor="sec-github">
        <w:r>
          <w:rPr>
            <w:rStyle w:val="Hyperlink"/>
          </w:rPr>
          <w:t xml:space="preserve">Chapter 11</w:t>
        </w:r>
      </w:hyperlink>
      <w:r>
        <w:t xml:space="preserve"> </w:t>
      </w:r>
      <w:r>
        <w:t xml:space="preserve">- Version control for Quarto projects</w:t>
      </w:r>
    </w:p>
    <w:p>
      <w:r>
        <w:br w:type="page"/>
      </w:r>
    </w:p>
    <w:bookmarkEnd w:id="569"/>
    <w:bookmarkEnd w:id="570"/>
    <w:bookmarkEnd w:id="571"/>
    <w:bookmarkStart w:id="643" w:name="sec-github"/>
    <w:p>
      <w:pPr>
        <w:pStyle w:val="Heading1"/>
      </w:pPr>
      <w:r>
        <w:t xml:space="preserve">11. Github</w:t>
      </w:r>
    </w:p>
    <w:bookmarkStart w:id="574" w:name="basics"/>
    <w:p>
      <w:pPr>
        <w:pStyle w:val="Heading2"/>
      </w:pPr>
      <w:r>
        <w:t xml:space="preserve">11.1 Basics</w:t>
      </w:r>
    </w:p>
    <w:p>
      <w:pPr>
        <w:pStyle w:val="Compact"/>
        <w:numPr>
          <w:ilvl w:val="0"/>
          <w:numId w:val="1177"/>
        </w:numPr>
      </w:pPr>
      <w:r>
        <w:t xml:space="preserve">A detailed tutorial of Git can be found</w:t>
      </w:r>
      <w:r>
        <w:t xml:space="preserve"> </w:t>
      </w:r>
      <w:hyperlink r:id="rId572">
        <w:r>
          <w:rPr>
            <w:rStyle w:val="Hyperlink"/>
          </w:rPr>
          <w:t xml:space="preserve">here on the CS61B website</w:t>
        </w:r>
      </w:hyperlink>
      <w:r>
        <w:t xml:space="preserve">.</w:t>
      </w:r>
    </w:p>
    <w:p>
      <w:pPr>
        <w:pStyle w:val="Compact"/>
        <w:numPr>
          <w:ilvl w:val="0"/>
          <w:numId w:val="1177"/>
        </w:numPr>
      </w:pPr>
      <w:r>
        <w:t xml:space="preserve">If you are already familiar with Git, you can reference the summary at the end of</w:t>
      </w:r>
      <w:r>
        <w:t xml:space="preserve"> </w:t>
      </w:r>
      <w:hyperlink r:id="rId572">
        <w:r>
          <w:rPr>
            <w:rStyle w:val="Hyperlink"/>
          </w:rPr>
          <w:t xml:space="preserve">Section B</w:t>
        </w:r>
      </w:hyperlink>
      <w:r>
        <w:t xml:space="preserve">.</w:t>
      </w:r>
    </w:p>
    <w:p>
      <w:pPr>
        <w:pStyle w:val="Compact"/>
        <w:numPr>
          <w:ilvl w:val="0"/>
          <w:numId w:val="117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7"/>
        </w:numPr>
      </w:pPr>
      <w:r>
        <w:t xml:space="preserve">For hands-on Git practice, see the</w:t>
      </w:r>
      <w:r>
        <w:t xml:space="preserve"> </w:t>
      </w:r>
      <w:hyperlink r:id="rId573">
        <w:r>
          <w:rPr>
            <w:rStyle w:val="Hyperlink"/>
          </w:rPr>
          <w:t xml:space="preserve">UC Davis DataLab Git Sandbox</w:t>
        </w:r>
      </w:hyperlink>
      <w:r>
        <w:t xml:space="preserve"> </w:t>
      </w:r>
      <w:r>
        <w:t xml:space="preserve">- a collaborative repository for learning Git workflows.</w:t>
      </w:r>
    </w:p>
    <w:bookmarkEnd w:id="574"/>
    <w:bookmarkStart w:id="590" w:name="sec-github-education"/>
    <w:p>
      <w:pPr>
        <w:pStyle w:val="Heading2"/>
      </w:pPr>
      <w:r>
        <w:t xml:space="preserve">11.2 GitHub Education and Copilot Access</w:t>
      </w:r>
    </w:p>
    <w:bookmarkStart w:id="578"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8"/>
        </w:numPr>
      </w:pPr>
      <w:r>
        <w:t xml:space="preserve">Visit the</w:t>
      </w:r>
      <w:r>
        <w:t xml:space="preserve"> </w:t>
      </w:r>
      <w:hyperlink r:id="rId575">
        <w:r>
          <w:rPr>
            <w:rStyle w:val="Hyperlink"/>
          </w:rPr>
          <w:t xml:space="preserve">GitHub Education website</w:t>
        </w:r>
      </w:hyperlink>
    </w:p>
    <w:p>
      <w:pPr>
        <w:pStyle w:val="Compact"/>
        <w:numPr>
          <w:ilvl w:val="0"/>
          <w:numId w:val="117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8"/>
        </w:numPr>
      </w:pPr>
      <w:r>
        <w:t xml:space="preserve">Sign in with your GitHub account (or create one if you don’t have one)</w:t>
      </w:r>
    </w:p>
    <w:p>
      <w:pPr>
        <w:pStyle w:val="Compact"/>
        <w:numPr>
          <w:ilvl w:val="0"/>
          <w:numId w:val="117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8"/>
        </w:numPr>
      </w:pPr>
      <w:r>
        <w:t xml:space="preserve">Provide proof of your academic affiliation (e.g., upload a photo of your student ID or university letter)</w:t>
      </w:r>
    </w:p>
    <w:p>
      <w:pPr>
        <w:pStyle w:val="Compact"/>
        <w:numPr>
          <w:ilvl w:val="0"/>
          <w:numId w:val="117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6">
        <w:r>
          <w:rPr>
            <w:rStyle w:val="Hyperlink"/>
          </w:rPr>
          <w:t xml:space="preserve">GitHub Student Developer Pack</w:t>
        </w:r>
      </w:hyperlink>
      <w:r>
        <w:t xml:space="preserve"> </w:t>
      </w:r>
      <w:r>
        <w:t xml:space="preserve">(for students)</w:t>
      </w:r>
      <w:r>
        <w:t xml:space="preserve"> </w:t>
      </w:r>
      <w:r>
        <w:t xml:space="preserve">or</w:t>
      </w:r>
      <w:r>
        <w:t xml:space="preserve"> </w:t>
      </w:r>
      <w:hyperlink r:id="rId577">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8"/>
    <w:bookmarkStart w:id="589"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9"/>
        </w:numPr>
      </w:pPr>
      <w:r>
        <w:t xml:space="preserve">Ensure you have a GitHub account and have signed up for GitHub Education (see above)</w:t>
      </w:r>
    </w:p>
    <w:p>
      <w:pPr>
        <w:pStyle w:val="Compact"/>
        <w:numPr>
          <w:ilvl w:val="0"/>
          <w:numId w:val="1179"/>
        </w:numPr>
      </w:pPr>
      <w:r>
        <w:t xml:space="preserve">Go to the</w:t>
      </w:r>
      <w:r>
        <w:t xml:space="preserve"> </w:t>
      </w:r>
      <w:hyperlink r:id="rId579">
        <w:r>
          <w:rPr>
            <w:rStyle w:val="Hyperlink"/>
          </w:rPr>
          <w:t xml:space="preserve">UC Davis IT ServiceHub GitHub page</w:t>
        </w:r>
      </w:hyperlink>
    </w:p>
    <w:p>
      <w:pPr>
        <w:pStyle w:val="Compact"/>
        <w:numPr>
          <w:ilvl w:val="0"/>
          <w:numId w:val="1179"/>
        </w:numPr>
      </w:pPr>
      <w:r>
        <w:t xml:space="preserve">Click the blue</w:t>
      </w:r>
      <w:r>
        <w:t xml:space="preserve"> </w:t>
      </w:r>
      <w:r>
        <w:t xml:space="preserve">“Get GitHub!”</w:t>
      </w:r>
      <w:r>
        <w:t xml:space="preserve"> </w:t>
      </w:r>
      <w:r>
        <w:t xml:space="preserve">button near the top right</w:t>
      </w:r>
    </w:p>
    <w:p>
      <w:pPr>
        <w:pStyle w:val="Compact"/>
        <w:numPr>
          <w:ilvl w:val="0"/>
          <w:numId w:val="117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3" w:name="fig-request-copilot-seat"/>
          <w:p>
            <w:pPr>
              <w:pStyle w:val="Compact"/>
              <w:jc w:val="center"/>
            </w:pPr>
            <w:r>
              <w:drawing>
                <wp:inline>
                  <wp:extent cx="5334000" cy="3052792"/>
                  <wp:effectExtent b="0" l="0" r="0" t="0"/>
                  <wp:docPr descr="" title="" id="581" name="Picture"/>
                  <a:graphic>
                    <a:graphicData uri="http://schemas.openxmlformats.org/drawingml/2006/picture">
                      <pic:pic>
                        <pic:nvPicPr>
                          <pic:cNvPr descr="assets/images/github-copilot-invitation-email.png" id="582" name="Picture"/>
                          <pic:cNvPicPr>
                            <a:picLocks noChangeArrowheads="1" noChangeAspect="1"/>
                          </pic:cNvPicPr>
                        </pic:nvPicPr>
                        <pic:blipFill>
                          <a:blip r:embed="rId580"/>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83"/>
        </w:tc>
      </w:tr>
    </w:tbl>
    <w:p>
      <w:pPr>
        <w:pStyle w:val="Compact"/>
        <w:numPr>
          <w:ilvl w:val="0"/>
          <w:numId w:val="1180"/>
        </w:numPr>
      </w:pPr>
      <w:r>
        <w:t xml:space="preserve">Click</w:t>
      </w:r>
      <w:r>
        <w:t xml:space="preserve"> </w:t>
      </w:r>
      <w:r>
        <w:t xml:space="preserve">“Join UC Davis”</w:t>
      </w:r>
      <w:r>
        <w:t xml:space="preserve"> </w:t>
      </w:r>
      <w:r>
        <w:t xml:space="preserve">to accept the invitation</w:t>
      </w:r>
    </w:p>
    <w:p>
      <w:pPr>
        <w:pStyle w:val="Compact"/>
        <w:numPr>
          <w:ilvl w:val="0"/>
          <w:numId w:val="118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81"/>
        </w:numPr>
      </w:pPr>
      <w:r>
        <w:t xml:space="preserve">Go to your</w:t>
      </w:r>
      <w:r>
        <w:t xml:space="preserve"> </w:t>
      </w:r>
      <w:hyperlink r:id="rId584">
        <w:r>
          <w:rPr>
            <w:rStyle w:val="Hyperlink"/>
          </w:rPr>
          <w:t xml:space="preserve">GitHub Copilot settings</w:t>
        </w:r>
      </w:hyperlink>
    </w:p>
    <w:p>
      <w:pPr>
        <w:pStyle w:val="Compact"/>
        <w:numPr>
          <w:ilvl w:val="0"/>
          <w:numId w:val="118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8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8" w:name="fig-copilot-settings-org-options"/>
          <w:p>
            <w:pPr>
              <w:pStyle w:val="Compact"/>
              <w:jc w:val="center"/>
            </w:pPr>
            <w:r>
              <w:drawing>
                <wp:inline>
                  <wp:extent cx="5334000" cy="531962"/>
                  <wp:effectExtent b="0" l="0" r="0" t="0"/>
                  <wp:docPr descr="" title="" id="586" name="Picture"/>
                  <a:graphic>
                    <a:graphicData uri="http://schemas.openxmlformats.org/drawingml/2006/picture">
                      <pic:pic>
                        <pic:nvPicPr>
                          <pic:cNvPr descr="assets/images/github-copilot-settings-page.png" id="587" name="Picture"/>
                          <pic:cNvPicPr>
                            <a:picLocks noChangeArrowheads="1" noChangeAspect="1"/>
                          </pic:cNvPicPr>
                        </pic:nvPicPr>
                        <pic:blipFill>
                          <a:blip r:embed="rId585"/>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8"/>
        </w:tc>
      </w:tr>
    </w:tbl>
    <w:p>
      <w:pPr>
        <w:pStyle w:val="Compact"/>
        <w:numPr>
          <w:ilvl w:val="0"/>
          <w:numId w:val="1182"/>
        </w:numPr>
      </w:pPr>
      <w:r>
        <w:t xml:space="preserve">Wait for approval from the UC Davis GitHub organization administrators</w:t>
      </w:r>
    </w:p>
    <w:p>
      <w:pPr>
        <w:pStyle w:val="Compact"/>
        <w:numPr>
          <w:ilvl w:val="0"/>
          <w:numId w:val="118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9"/>
    <w:bookmarkEnd w:id="590"/>
    <w:bookmarkStart w:id="591"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91"/>
    <w:bookmarkStart w:id="601" w:name="sec-cli-tools"/>
    <w:p>
      <w:pPr>
        <w:pStyle w:val="Heading2"/>
      </w:pPr>
      <w:r>
        <w:t xml:space="preserve">11.4 GitHub CLI and GitLab CLI</w:t>
      </w:r>
    </w:p>
    <w:p>
      <w:pPr>
        <w:pStyle w:val="FirstParagraph"/>
      </w:pPr>
      <w:hyperlink r:id="rId592">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93">
        <w:r>
          <w:rPr>
            <w:rStyle w:val="VerbatimChar"/>
          </w:rPr>
          <w:t xml:space="preserve">glab</w:t>
        </w:r>
      </w:hyperlink>
      <w:r>
        <w:t xml:space="preserve"> </w:t>
      </w:r>
      <w:r>
        <w:t xml:space="preserve">is the GitLab equivalent.</w:t>
      </w:r>
    </w:p>
    <w:bookmarkStart w:id="597"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9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3"/>
        </w:numPr>
      </w:pPr>
      <w:r>
        <w:rPr>
          <w:b/>
          <w:bCs/>
        </w:rPr>
        <w:t xml:space="preserve">macOS:</w:t>
      </w:r>
      <w:r>
        <w:t xml:space="preserve"> </w:t>
      </w:r>
      <w:r>
        <w:rPr>
          <w:rStyle w:val="VerbatimChar"/>
        </w:rPr>
        <w:t xml:space="preserve">brew install gh</w:t>
      </w:r>
    </w:p>
    <w:p>
      <w:pPr>
        <w:pStyle w:val="Compact"/>
        <w:numPr>
          <w:ilvl w:val="0"/>
          <w:numId w:val="1183"/>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95">
        <w:r>
          <w:rPr>
            <w:rStyle w:val="Hyperlink"/>
          </w:rPr>
          <w:t xml:space="preserve">GitHub CLI apt repository</w:t>
        </w:r>
      </w:hyperlink>
    </w:p>
    <w:p>
      <w:pPr>
        <w:pStyle w:val="Compact"/>
        <w:numPr>
          <w:ilvl w:val="0"/>
          <w:numId w:val="1183"/>
        </w:numPr>
      </w:pPr>
      <w:r>
        <w:rPr>
          <w:b/>
          <w:bCs/>
        </w:rPr>
        <w:t xml:space="preserve">Linux (Fedora/RHEL):</w:t>
      </w:r>
      <w:r>
        <w:t xml:space="preserve"> </w:t>
      </w:r>
      <w:r>
        <w:rPr>
          <w:rStyle w:val="VerbatimChar"/>
        </w:rPr>
        <w:t xml:space="preserve">sudo dnf install gh</w:t>
      </w:r>
    </w:p>
    <w:p>
      <w:pPr>
        <w:pStyle w:val="Compact"/>
        <w:numPr>
          <w:ilvl w:val="0"/>
          <w:numId w:val="1183"/>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7"/>
    <w:bookmarkStart w:id="600"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4"/>
        </w:numPr>
      </w:pPr>
      <w:r>
        <w:rPr>
          <w:b/>
          <w:bCs/>
        </w:rPr>
        <w:t xml:space="preserve">macOS:</w:t>
      </w:r>
      <w:r>
        <w:t xml:space="preserve"> </w:t>
      </w:r>
      <w:r>
        <w:rPr>
          <w:rStyle w:val="VerbatimChar"/>
        </w:rPr>
        <w:t xml:space="preserve">brew install glab</w:t>
      </w:r>
    </w:p>
    <w:p>
      <w:pPr>
        <w:pStyle w:val="Compact"/>
        <w:numPr>
          <w:ilvl w:val="0"/>
          <w:numId w:val="1184"/>
        </w:numPr>
      </w:pPr>
      <w:r>
        <w:rPr>
          <w:b/>
          <w:bCs/>
        </w:rPr>
        <w:t xml:space="preserve">Linux:</w:t>
      </w:r>
      <w:r>
        <w:t xml:space="preserve"> </w:t>
      </w:r>
      <w:r>
        <w:t xml:space="preserve">download the latest package from the</w:t>
      </w:r>
      <w:r>
        <w:t xml:space="preserve"> </w:t>
      </w:r>
      <w:hyperlink r:id="rId599">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4"/>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9">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0"/>
    <w:bookmarkEnd w:id="601"/>
    <w:bookmarkStart w:id="603"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5"/>
        </w:numPr>
      </w:pPr>
      <w:r>
        <w:t xml:space="preserve">You want to start working on a new part of the project, but you aren’t sure yet if your changes will work and make it to the final product.</w:t>
      </w:r>
    </w:p>
    <w:p>
      <w:pPr>
        <w:pStyle w:val="Compact"/>
        <w:numPr>
          <w:ilvl w:val="0"/>
          <w:numId w:val="118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02">
        <w:r>
          <w:rPr>
            <w:rStyle w:val="Hyperlink"/>
          </w:rPr>
          <w:t xml:space="preserve">here</w:t>
        </w:r>
      </w:hyperlink>
      <w:r>
        <w:t xml:space="preserve">. You can also find instructions on how to handle merge conflicts when joining branches together.</w:t>
      </w:r>
    </w:p>
    <w:bookmarkEnd w:id="603"/>
    <w:bookmarkStart w:id="604"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6"/>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6"/>
        </w:numPr>
      </w:pPr>
      <w:r>
        <w:t xml:space="preserve">Cherry-pick the commits you want to contribute</w:t>
      </w:r>
      <w:r>
        <w:t xml:space="preserve"> </w:t>
      </w:r>
      <w:r>
        <w:t xml:space="preserve">from the dev branch onto the feature branch.</w:t>
      </w:r>
    </w:p>
    <w:p>
      <w:pPr>
        <w:pStyle w:val="Compact"/>
        <w:numPr>
          <w:ilvl w:val="0"/>
          <w:numId w:val="1186"/>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7"/>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7"/>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04"/>
    <w:bookmarkStart w:id="607"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6"/>
          <w:p/>
        </w:tc>
      </w:tr>
    </w:tbl>
    <w:bookmarkEnd w:id="607"/>
    <w:bookmarkStart w:id="615" w:name="sec-pr-roles"/>
    <w:p>
      <w:pPr>
        <w:pStyle w:val="Heading2"/>
      </w:pPr>
      <w:r>
        <w:t xml:space="preserve">11.8 Pull Request Roles</w:t>
      </w:r>
    </w:p>
    <w:p>
      <w:pPr>
        <w:pStyle w:val="FirstParagraph"/>
      </w:pPr>
      <w:r>
        <w:t xml:space="preserve">Every pull request involves several people,</w:t>
      </w:r>
      <w:r>
        <w:t xml:space="preserve"> </w:t>
      </w:r>
      <w:r>
        <w:t xml:space="preserve">each with a distinct role.</w:t>
      </w:r>
    </w:p>
    <w:bookmarkStart w:id="608" w:name="sec-pr-issue-creator"/>
    <w:p>
      <w:pPr>
        <w:pStyle w:val="Heading3"/>
      </w:pPr>
      <w:r>
        <w:t xml:space="preserve">11.8.1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08"/>
    <w:bookmarkStart w:id="609" w:name="sec-pr-author"/>
    <w:p>
      <w:pPr>
        <w:pStyle w:val="Heading3"/>
      </w:pPr>
      <w:r>
        <w:t xml:space="preserve">11.8.2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09"/>
    <w:bookmarkStart w:id="610" w:name="sec-pr-reviewer"/>
    <w:p>
      <w:pPr>
        <w:pStyle w:val="Heading3"/>
      </w:pPr>
      <w:r>
        <w:t xml:space="preserve">11.8.3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10"/>
    <w:bookmarkStart w:id="611" w:name="sec-pr-merger"/>
    <w:p>
      <w:pPr>
        <w:pStyle w:val="Heading3"/>
      </w:pPr>
      <w:r>
        <w:t xml:space="preserve">11.8.4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11"/>
    <w:bookmarkStart w:id="612" w:name="sec-pr-assignee"/>
    <w:p>
      <w:pPr>
        <w:pStyle w:val="Heading3"/>
      </w:pPr>
      <w:r>
        <w:t xml:space="preserve">11.8.5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12"/>
    <w:bookmarkStart w:id="614" w:name="sec-pr-steward"/>
    <w:p>
      <w:pPr>
        <w:pStyle w:val="Heading3"/>
      </w:pPr>
      <w:r>
        <w:t xml:space="preserve">11.8.6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13">
        <w:r>
          <w:rPr>
            <w:rStyle w:val="Hyperlink"/>
          </w:rPr>
          <w:t xml:space="preserve">steward guidelines</w:t>
        </w:r>
      </w:hyperlink>
      <w:r>
        <w:t xml:space="preserve">.</w:t>
      </w:r>
    </w:p>
    <w:bookmarkEnd w:id="614"/>
    <w:bookmarkEnd w:id="615"/>
    <w:bookmarkStart w:id="61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1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16"/>
          <w:p/>
        </w:tc>
      </w:tr>
    </w:tbl>
    <w:bookmarkEnd w:id="617"/>
    <w:bookmarkStart w:id="61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18"/>
    <w:bookmarkStart w:id="62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1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8"/>
        </w:numPr>
      </w:pPr>
      <w:r>
        <w:t xml:space="preserve">Make a small change and verify your project still works</w:t>
      </w:r>
    </w:p>
    <w:p>
      <w:pPr>
        <w:pStyle w:val="Compact"/>
        <w:numPr>
          <w:ilvl w:val="0"/>
          <w:numId w:val="118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8"/>
        </w:numPr>
      </w:pPr>
      <w:r>
        <w:rPr>
          <w:b/>
          <w:bCs/>
        </w:rPr>
        <w:t xml:space="preserve">Do not push yet</w:t>
      </w:r>
    </w:p>
    <w:p>
      <w:pPr>
        <w:pStyle w:val="Compact"/>
        <w:numPr>
          <w:ilvl w:val="0"/>
          <w:numId w:val="1188"/>
        </w:numPr>
      </w:pPr>
      <w:r>
        <w:t xml:space="preserve">Make another small change and verify it works</w:t>
      </w:r>
    </w:p>
    <w:p>
      <w:pPr>
        <w:pStyle w:val="Compact"/>
        <w:numPr>
          <w:ilvl w:val="0"/>
          <w:numId w:val="1188"/>
        </w:numPr>
      </w:pPr>
      <w:r>
        <w:t xml:space="preserve">Stage and amend the previous commit:</w:t>
      </w:r>
      <w:r>
        <w:t xml:space="preserve"> </w:t>
      </w:r>
      <w:r>
        <w:rPr>
          <w:rStyle w:val="VerbatimChar"/>
        </w:rPr>
        <w:t xml:space="preserve">git commit --amend --no-edit</w:t>
      </w:r>
    </w:p>
    <w:p>
      <w:pPr>
        <w:pStyle w:val="Compact"/>
        <w:numPr>
          <w:ilvl w:val="0"/>
          <w:numId w:val="1188"/>
        </w:numPr>
      </w:pPr>
      <w:r>
        <w:t xml:space="preserve">Repeat steps 4-5 as needed</w:t>
      </w:r>
    </w:p>
    <w:p>
      <w:pPr>
        <w:pStyle w:val="Compact"/>
        <w:numPr>
          <w:ilvl w:val="0"/>
          <w:numId w:val="1188"/>
        </w:numPr>
      </w:pPr>
      <w:r>
        <w:t xml:space="preserve">When finished, amend one final time with a proper commit message</w:t>
      </w:r>
    </w:p>
    <w:p>
      <w:pPr>
        <w:pStyle w:val="Compact"/>
        <w:numPr>
          <w:ilvl w:val="0"/>
          <w:numId w:val="118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19"/>
    <w:bookmarkStart w:id="621" w:name="key-points"/>
    <w:p>
      <w:pPr>
        <w:pStyle w:val="Heading3"/>
      </w:pPr>
      <w:r>
        <w:t xml:space="preserve">11.11.2 Key Points</w:t>
      </w:r>
    </w:p>
    <w:p>
      <w:pPr>
        <w:pStyle w:val="Compact"/>
        <w:numPr>
          <w:ilvl w:val="0"/>
          <w:numId w:val="1189"/>
        </w:numPr>
      </w:pPr>
      <w:r>
        <w:t xml:space="preserve">Each amend replaces the previous commit rather than creating a new one</w:t>
      </w:r>
    </w:p>
    <w:p>
      <w:pPr>
        <w:pStyle w:val="Compact"/>
        <w:numPr>
          <w:ilvl w:val="0"/>
          <w:numId w:val="1189"/>
        </w:numPr>
      </w:pPr>
      <w:r>
        <w:t xml:space="preserve">This keeps your history clean while letting you work incrementally</w:t>
      </w:r>
    </w:p>
    <w:p>
      <w:pPr>
        <w:pStyle w:val="Compact"/>
        <w:numPr>
          <w:ilvl w:val="0"/>
          <w:numId w:val="1189"/>
        </w:numPr>
      </w:pPr>
      <w:r>
        <w:t xml:space="preserve">Only use this pattern before pushing - never amend commits that others may have pulled</w:t>
      </w:r>
    </w:p>
    <w:p>
      <w:pPr>
        <w:pStyle w:val="Compact"/>
        <w:numPr>
          <w:ilvl w:val="0"/>
          <w:numId w:val="118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0">
        <w:r>
          <w:rPr>
            <w:rStyle w:val="Hyperlink"/>
          </w:rPr>
          <w:t xml:space="preserve">Repeated Amend chapter</w:t>
        </w:r>
      </w:hyperlink>
      <w:r>
        <w:t xml:space="preserve"> </w:t>
      </w:r>
      <w:r>
        <w:t xml:space="preserve">in Happy Git with R.</w:t>
      </w:r>
    </w:p>
    <w:bookmarkEnd w:id="621"/>
    <w:bookmarkEnd w:id="622"/>
    <w:bookmarkStart w:id="62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4">
        <w:r>
          <w:rPr>
            <w:rStyle w:val="Hyperlink"/>
          </w:rPr>
          <w:t xml:space="preserve">great discussion of project-oriented workflows</w:t>
        </w:r>
      </w:hyperlink>
      <w:r>
        <w:t xml:space="preserve">, extolling the virtues of a self-contained, portable projects, for your reference.</w:t>
      </w:r>
    </w:p>
    <w:bookmarkEnd w:id="625"/>
    <w:bookmarkStart w:id="62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2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90"/>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90"/>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90"/>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90"/>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91"/>
        </w:numPr>
      </w:pPr>
      <w:hyperlink r:id="rId62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91"/>
        </w:numPr>
      </w:pPr>
      <w:hyperlink r:id="rId62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29"/>
    <w:bookmarkStart w:id="642" w:name="sec-gitattributes"/>
    <w:p>
      <w:pPr>
        <w:pStyle w:val="Heading2"/>
      </w:pPr>
      <w:r>
        <w:t xml:space="preserve">11.14 Customizing How Files Appear on GitHub</w:t>
      </w:r>
    </w:p>
    <w:p>
      <w:pPr>
        <w:pStyle w:val="FirstParagraph"/>
      </w:pPr>
      <w:r>
        <w:t xml:space="preserve">GitHub uses a tool called</w:t>
      </w:r>
      <w:r>
        <w:t xml:space="preserve"> </w:t>
      </w:r>
      <w:hyperlink r:id="rId63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2"/>
        </w:numPr>
      </w:pPr>
      <w:r>
        <w:rPr>
          <w:b/>
          <w:bCs/>
        </w:rPr>
        <w:t xml:space="preserve">Excluded from language statistics</w:t>
      </w:r>
      <w:r>
        <w:t xml:space="preserve"> </w:t>
      </w:r>
      <w:r>
        <w:t xml:space="preserve">- they won’t affect your repository’s language breakdown</w:t>
      </w:r>
    </w:p>
    <w:p>
      <w:pPr>
        <w:pStyle w:val="Compact"/>
        <w:numPr>
          <w:ilvl w:val="0"/>
          <w:numId w:val="119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3"/>
        </w:numPr>
      </w:pPr>
      <w:r>
        <w:t xml:space="preserve">Auto-generated documentation files</w:t>
      </w:r>
    </w:p>
    <w:p>
      <w:pPr>
        <w:pStyle w:val="Compact"/>
        <w:numPr>
          <w:ilvl w:val="0"/>
          <w:numId w:val="1193"/>
        </w:numPr>
      </w:pPr>
      <w:r>
        <w:t xml:space="preserve">Files generated by build tools or code generators</w:t>
      </w:r>
    </w:p>
    <w:p>
      <w:pPr>
        <w:pStyle w:val="Compact"/>
        <w:numPr>
          <w:ilvl w:val="0"/>
          <w:numId w:val="119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1">
        <w:r>
          <w:rPr>
            <w:rStyle w:val="Hyperlink"/>
          </w:rPr>
          <w:t xml:space="preserve">Generated code documentation</w:t>
        </w:r>
      </w:hyperlink>
      <w:r>
        <w:t xml:space="preserve">.</w:t>
      </w:r>
    </w:p>
    <w:bookmarkEnd w:id="632"/>
    <w:bookmarkStart w:id="63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3">
        <w:r>
          <w:rPr>
            <w:rStyle w:val="Hyperlink"/>
          </w:rPr>
          <w:t xml:space="preserve">pattern format documentation</w:t>
        </w:r>
      </w:hyperlink>
      <w:r>
        <w:t xml:space="preserve"> </w:t>
      </w:r>
      <w:r>
        <w:t xml:space="preserve">and the</w:t>
      </w:r>
      <w:r>
        <w:t xml:space="preserve"> </w:t>
      </w:r>
      <w:hyperlink r:id="rId634">
        <w:r>
          <w:rPr>
            <w:rStyle w:val="Hyperlink"/>
          </w:rPr>
          <w:t xml:space="preserve">Using gitattributes guide</w:t>
        </w:r>
      </w:hyperlink>
      <w:r>
        <w:t xml:space="preserve">.</w:t>
      </w:r>
    </w:p>
    <w:bookmarkEnd w:id="635"/>
    <w:bookmarkStart w:id="64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4"/>
        </w:numPr>
      </w:pPr>
      <w:r>
        <w:rPr>
          <w:rStyle w:val="VerbatimChar"/>
        </w:rPr>
        <w:t xml:space="preserve">linguist-vendored</w:t>
      </w:r>
      <w:r>
        <w:t xml:space="preserve"> </w:t>
      </w:r>
      <w:r>
        <w:t xml:space="preserve">- Marks vendored code (libraries you didn’t write) to exclude from stats (</w:t>
      </w:r>
      <w:hyperlink r:id="rId636">
        <w:r>
          <w:rPr>
            <w:rStyle w:val="Hyperlink"/>
          </w:rPr>
          <w:t xml:space="preserve">documentation</w:t>
        </w:r>
      </w:hyperlink>
      <w:r>
        <w:t xml:space="preserve">)</w:t>
      </w:r>
    </w:p>
    <w:p>
      <w:pPr>
        <w:pStyle w:val="Compact"/>
        <w:numPr>
          <w:ilvl w:val="0"/>
          <w:numId w:val="1194"/>
        </w:numPr>
      </w:pPr>
      <w:r>
        <w:rPr>
          <w:rStyle w:val="VerbatimChar"/>
        </w:rPr>
        <w:t xml:space="preserve">linguist-documentation</w:t>
      </w:r>
      <w:r>
        <w:t xml:space="preserve"> </w:t>
      </w:r>
      <w:r>
        <w:t xml:space="preserve">- Marks documentation files to exclude from stats (</w:t>
      </w:r>
      <w:hyperlink r:id="rId637">
        <w:r>
          <w:rPr>
            <w:rStyle w:val="Hyperlink"/>
          </w:rPr>
          <w:t xml:space="preserve">documentation</w:t>
        </w:r>
      </w:hyperlink>
      <w:r>
        <w:t xml:space="preserve">)</w:t>
      </w:r>
    </w:p>
    <w:p>
      <w:pPr>
        <w:pStyle w:val="Compact"/>
        <w:numPr>
          <w:ilvl w:val="0"/>
          <w:numId w:val="1194"/>
        </w:numPr>
      </w:pPr>
      <w:r>
        <w:rPr>
          <w:rStyle w:val="VerbatimChar"/>
        </w:rPr>
        <w:t xml:space="preserve">linguist-detectable</w:t>
      </w:r>
      <w:r>
        <w:t xml:space="preserve"> </w:t>
      </w:r>
      <w:r>
        <w:t xml:space="preserve">- Forces a file type to be included in language stats (useful for data or prose files) (</w:t>
      </w:r>
      <w:hyperlink r:id="rId638">
        <w:r>
          <w:rPr>
            <w:rStyle w:val="Hyperlink"/>
          </w:rPr>
          <w:t xml:space="preserve">documentation</w:t>
        </w:r>
      </w:hyperlink>
      <w:r>
        <w:t xml:space="preserve">)</w:t>
      </w:r>
    </w:p>
    <w:p>
      <w:pPr>
        <w:pStyle w:val="Compact"/>
        <w:numPr>
          <w:ilvl w:val="0"/>
          <w:numId w:val="1194"/>
        </w:numPr>
      </w:pPr>
      <w:r>
        <w:rPr>
          <w:rStyle w:val="VerbatimChar"/>
        </w:rPr>
        <w:t xml:space="preserve">linguist-language=&lt;name&gt;</w:t>
      </w:r>
      <w:r>
        <w:t xml:space="preserve"> </w:t>
      </w:r>
      <w:r>
        <w:t xml:space="preserve">- Overrides the detected language for syntax highlighting (</w:t>
      </w:r>
      <w:hyperlink r:id="rId63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39">
        <w:r>
          <w:rPr>
            <w:rStyle w:val="Hyperlink"/>
          </w:rPr>
          <w:t xml:space="preserve">Customizing how changed files appear on GitHub</w:t>
        </w:r>
      </w:hyperlink>
      <w:r>
        <w:t xml:space="preserve"> </w:t>
      </w:r>
      <w:r>
        <w:t xml:space="preserve">and the</w:t>
      </w:r>
      <w:r>
        <w:t xml:space="preserve"> </w:t>
      </w:r>
      <w:hyperlink r:id="rId640">
        <w:r>
          <w:rPr>
            <w:rStyle w:val="Hyperlink"/>
          </w:rPr>
          <w:t xml:space="preserve">Linguist overrides documentation</w:t>
        </w:r>
      </w:hyperlink>
      <w:r>
        <w:t xml:space="preserve">.</w:t>
      </w:r>
    </w:p>
    <w:p>
      <w:r>
        <w:br w:type="page"/>
      </w:r>
    </w:p>
    <w:bookmarkEnd w:id="641"/>
    <w:bookmarkEnd w:id="642"/>
    <w:bookmarkEnd w:id="643"/>
    <w:bookmarkStart w:id="648"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reviewing each other’s work and responding to review feedback.</w:t>
      </w:r>
    </w:p>
    <w:bookmarkStart w:id="647" w:name="sec-code-review"/>
    <w:p>
      <w:pPr>
        <w:pStyle w:val="Heading2"/>
      </w:pPr>
      <w:r>
        <w:t xml:space="preserve">12.1 Code Review</w:t>
      </w:r>
    </w:p>
    <w:p>
      <w:pPr>
        <w:pStyle w:val="FirstParagraph"/>
      </w:pPr>
      <w:r>
        <w:t xml:space="preserve">When submitting code to or reviewing code from colleagues, use best practices to provide and receive constructive feedback:</w:t>
      </w:r>
    </w:p>
    <w:p>
      <w:pPr>
        <w:pStyle w:val="Compact"/>
        <w:numPr>
          <w:ilvl w:val="0"/>
          <w:numId w:val="1195"/>
        </w:numPr>
      </w:pPr>
      <w:hyperlink r:id="rId64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645" w:name="sec-responding-to-review-comments"/>
    <w:p>
      <w:pPr>
        <w:pStyle w:val="Heading3"/>
      </w:pPr>
      <w:r>
        <w:t xml:space="preserve">12.1.1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6"/>
        </w:numPr>
      </w:pPr>
      <w:r>
        <w:rPr>
          <w:b/>
          <w:bCs/>
        </w:rPr>
        <w:t xml:space="preserve">Address it.</w:t>
      </w:r>
      <w:r>
        <w:t xml:space="preserve"> </w:t>
      </w:r>
      <w:r>
        <w:t xml:space="preserve">Make the change the reviewer asked for.</w:t>
      </w:r>
    </w:p>
    <w:p>
      <w:pPr>
        <w:pStyle w:val="Compact"/>
        <w:numPr>
          <w:ilvl w:val="0"/>
          <w:numId w:val="1196"/>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6"/>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6"/>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5"/>
    <w:bookmarkStart w:id="646" w:name="sec-avoid-closing-restarting-prs"/>
    <w:p>
      <w:pPr>
        <w:pStyle w:val="Heading3"/>
      </w:pPr>
      <w:r>
        <w:t xml:space="preserve">12.1.2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6"/>
    <w:bookmarkEnd w:id="647"/>
    <w:bookmarkEnd w:id="648"/>
    <w:bookmarkStart w:id="709" w:name="sec-r-ci"/>
    <w:p>
      <w:pPr>
        <w:pStyle w:val="Heading1"/>
      </w:pPr>
      <w:r>
        <w:t xml:space="preserve">13. Continuous Integration</w:t>
      </w:r>
    </w:p>
    <w:bookmarkStart w:id="660" w:name="understanding-github-actions"/>
    <w:p>
      <w:pPr>
        <w:pStyle w:val="Heading2"/>
      </w:pPr>
      <w:r>
        <w:t xml:space="preserve">13.1 Understanding GitHub Actions</w:t>
      </w:r>
    </w:p>
    <w:p>
      <w:pPr>
        <w:pStyle w:val="FirstParagraph"/>
      </w:pPr>
      <w:hyperlink r:id="rId649">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7"/>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7"/>
        </w:numPr>
      </w:pPr>
      <w:r>
        <w:rPr>
          <w:b/>
          <w:bCs/>
        </w:rPr>
        <w:t xml:space="preserve">Immediate feedback</w:t>
      </w:r>
      <w:r>
        <w:t xml:space="preserve">: Get notified of problems quickly, when they’re easier to fix</w:t>
      </w:r>
    </w:p>
    <w:p>
      <w:pPr>
        <w:pStyle w:val="Compact"/>
        <w:numPr>
          <w:ilvl w:val="0"/>
          <w:numId w:val="1197"/>
        </w:numPr>
      </w:pPr>
      <w:r>
        <w:rPr>
          <w:b/>
          <w:bCs/>
        </w:rPr>
        <w:t xml:space="preserve">Better collaboration</w:t>
      </w:r>
      <w:r>
        <w:t xml:space="preserve">: External contributors can see if their changes pass all checks before you review</w:t>
      </w:r>
    </w:p>
    <w:p>
      <w:pPr>
        <w:pStyle w:val="Compact"/>
        <w:numPr>
          <w:ilvl w:val="0"/>
          <w:numId w:val="1197"/>
        </w:numPr>
      </w:pPr>
      <w:r>
        <w:rPr>
          <w:b/>
          <w:bCs/>
        </w:rPr>
        <w:t xml:space="preserve">Quality assurance</w:t>
      </w:r>
      <w:r>
        <w:t xml:space="preserve">: Catch platform-specific issues before they reach users</w:t>
      </w:r>
    </w:p>
    <w:p>
      <w:pPr>
        <w:pStyle w:val="Compact"/>
        <w:numPr>
          <w:ilvl w:val="0"/>
          <w:numId w:val="1197"/>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59"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3"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50">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1" name="Picture"/>
                  <a:graphic>
                    <a:graphicData uri="http://schemas.openxmlformats.org/drawingml/2006/picture">
                      <pic:pic>
                        <pic:nvPicPr>
                          <pic:cNvPr descr="/opt/quarto/share/formats/docx/note.png" id="652"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3"/>
    <w:bookmarkStart w:id="657"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8"/>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8"/>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8"/>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note.png" id="65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6">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50">
              <w:r>
                <w:rPr>
                  <w:rStyle w:val="Hyperlink"/>
                </w:rPr>
                <w:t xml:space="preserve">Actions versioning guide</w:t>
              </w:r>
            </w:hyperlink>
            <w:r>
              <w:t xml:space="preserve">.</w:t>
            </w:r>
          </w:p>
          <w:p/>
        </w:tc>
      </w:tr>
    </w:tbl>
    <w:bookmarkEnd w:id="657"/>
    <w:bookmarkStart w:id="658"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58"/>
    <w:bookmarkEnd w:id="659"/>
    <w:bookmarkEnd w:id="660"/>
    <w:bookmarkStart w:id="665"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2"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1">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2"/>
    <w:bookmarkStart w:id="663"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3"/>
    <w:bookmarkStart w:id="664"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9"/>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9"/>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9"/>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4"/>
    <w:bookmarkEnd w:id="665"/>
    <w:bookmarkStart w:id="669"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0"/>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0"/>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0"/>
        </w:numPr>
      </w:pPr>
      <w:hyperlink r:id="rId666">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0"/>
        </w:numPr>
      </w:pPr>
      <w:hyperlink r:id="rId667">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0"/>
        </w:numPr>
      </w:pPr>
      <w:hyperlink r:id="rId668">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69"/>
    <w:bookmarkStart w:id="670"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70"/>
    <w:bookmarkStart w:id="674"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6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2"/>
        </w:numPr>
      </w:pPr>
      <w:r>
        <w:t xml:space="preserve">When to run (on push, pull request, schedule, etc.)</w:t>
      </w:r>
    </w:p>
    <w:p>
      <w:pPr>
        <w:pStyle w:val="Compact"/>
        <w:numPr>
          <w:ilvl w:val="0"/>
          <w:numId w:val="1202"/>
        </w:numPr>
      </w:pPr>
      <w:r>
        <w:t xml:space="preserve">What operating systems and R versions to use</w:t>
      </w:r>
    </w:p>
    <w:p>
      <w:pPr>
        <w:pStyle w:val="Compact"/>
        <w:numPr>
          <w:ilvl w:val="0"/>
          <w:numId w:val="1202"/>
        </w:numPr>
      </w:pPr>
      <w:r>
        <w:t xml:space="preserve">What steps to execute (install dependencies, run checks, etc.)</w:t>
      </w:r>
    </w:p>
    <w:bookmarkEnd w:id="674"/>
    <w:bookmarkStart w:id="685"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77"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3"/>
        </w:numPr>
      </w:pPr>
      <w:r>
        <w:t xml:space="preserve">GitHub Actions:</w:t>
      </w:r>
      <w:r>
        <w:t xml:space="preserve"> </w:t>
      </w:r>
      <w:r>
        <w:t xml:space="preserve">a</w:t>
      </w:r>
      <w:r>
        <w:t xml:space="preserve"> </w:t>
      </w:r>
      <w:hyperlink r:id="rId675">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3"/>
        </w:numPr>
      </w:pPr>
      <w:r>
        <w:t xml:space="preserve">GitLab CI: a</w:t>
      </w:r>
      <w:r>
        <w:t xml:space="preserve"> </w:t>
      </w:r>
      <w:hyperlink r:id="rId676">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77"/>
    <w:bookmarkStart w:id="678"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4"/>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4"/>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78"/>
    <w:bookmarkStart w:id="679"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79"/>
    <w:bookmarkStart w:id="680"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5"/>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5"/>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5"/>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80"/>
    <w:bookmarkStart w:id="681"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1"/>
    <w:bookmarkStart w:id="682"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2"/>
    <w:bookmarkStart w:id="683" w:name="sec-ci-secrets"/>
    <w:p>
      <w:pPr>
        <w:pStyle w:val="Heading3"/>
      </w:pPr>
      <w:r>
        <w:t xml:space="preserve">13.6.7 Secret Management</w:t>
      </w:r>
    </w:p>
    <w:p>
      <w:pPr>
        <w:pStyle w:val="Compact"/>
        <w:numPr>
          <w:ilvl w:val="0"/>
          <w:numId w:val="1206"/>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6"/>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6"/>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6"/>
        </w:numPr>
      </w:pPr>
      <w:r>
        <w:t xml:space="preserve">Rotate long-lived tokens on a schedule,</w:t>
      </w:r>
      <w:r>
        <w:t xml:space="preserve"> </w:t>
      </w:r>
      <w:r>
        <w:t xml:space="preserve">and immediately when a person with access leaves the project.</w:t>
      </w:r>
    </w:p>
    <w:bookmarkEnd w:id="683"/>
    <w:bookmarkStart w:id="684"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7"/>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7"/>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7"/>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7"/>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4"/>
    <w:bookmarkEnd w:id="685"/>
    <w:bookmarkStart w:id="688"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8"/>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8"/>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8"/>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9"/>
        </w:numPr>
      </w:pPr>
      <w:r>
        <w:rPr>
          <w:b/>
          <w:bCs/>
        </w:rPr>
        <w:t xml:space="preserve">Test failures</w:t>
      </w:r>
      <w:r>
        <w:t xml:space="preserve">: Your tests found a bug (this is good! fix the bug)</w:t>
      </w:r>
    </w:p>
    <w:p>
      <w:pPr>
        <w:pStyle w:val="Compact"/>
        <w:numPr>
          <w:ilvl w:val="0"/>
          <w:numId w:val="1209"/>
        </w:numPr>
      </w:pPr>
      <w:r>
        <w:rPr>
          <w:b/>
          <w:bCs/>
        </w:rPr>
        <w:t xml:space="preserve">Platform-specific issues</w:t>
      </w:r>
      <w:r>
        <w:t xml:space="preserve">: Code works on your machine but not on other platforms</w:t>
      </w:r>
    </w:p>
    <w:p>
      <w:pPr>
        <w:pStyle w:val="Compact"/>
        <w:numPr>
          <w:ilvl w:val="0"/>
          <w:numId w:val="1209"/>
        </w:numPr>
      </w:pPr>
      <w:r>
        <w:rPr>
          <w:b/>
          <w:bCs/>
        </w:rPr>
        <w:t xml:space="preserve">Missing dependencies</w:t>
      </w:r>
      <w:r>
        <w:t xml:space="preserve">: System libraries needed for packages aren’t installed</w:t>
      </w:r>
    </w:p>
    <w:p>
      <w:pPr>
        <w:pStyle w:val="Compact"/>
        <w:numPr>
          <w:ilvl w:val="0"/>
          <w:numId w:val="120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87">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88"/>
    <w:bookmarkStart w:id="701"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89"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0"/>
        </w:numPr>
      </w:pPr>
      <w:r>
        <w:rPr>
          <w:b/>
          <w:bCs/>
        </w:rPr>
        <w:t xml:space="preserve">CI/CD status updates</w:t>
      </w:r>
      <w:r>
        <w:t xml:space="preserve">: Report test results, build status, or deployment progress</w:t>
      </w:r>
    </w:p>
    <w:p>
      <w:pPr>
        <w:pStyle w:val="Compact"/>
        <w:numPr>
          <w:ilvl w:val="0"/>
          <w:numId w:val="1210"/>
        </w:numPr>
      </w:pPr>
      <w:r>
        <w:rPr>
          <w:b/>
          <w:bCs/>
        </w:rPr>
        <w:t xml:space="preserve">Code quality reports</w:t>
      </w:r>
      <w:r>
        <w:t xml:space="preserve">: Post coverage reports, linting results, or security scan findings</w:t>
      </w:r>
      <w:r>
        <w:br/>
      </w:r>
    </w:p>
    <w:p>
      <w:pPr>
        <w:pStyle w:val="Compact"/>
        <w:numPr>
          <w:ilvl w:val="0"/>
          <w:numId w:val="1210"/>
        </w:numPr>
      </w:pPr>
      <w:r>
        <w:rPr>
          <w:b/>
          <w:bCs/>
        </w:rPr>
        <w:t xml:space="preserve">Deployment previews</w:t>
      </w:r>
      <w:r>
        <w:t xml:space="preserve">: Share links to preview deployments (e.g., documentation sites, app previews)</w:t>
      </w:r>
    </w:p>
    <w:p>
      <w:pPr>
        <w:pStyle w:val="Compact"/>
        <w:numPr>
          <w:ilvl w:val="0"/>
          <w:numId w:val="1210"/>
        </w:numPr>
      </w:pPr>
      <w:r>
        <w:rPr>
          <w:b/>
          <w:bCs/>
        </w:rPr>
        <w:t xml:space="preserve">Bot feedback</w:t>
      </w:r>
      <w:r>
        <w:t xml:space="preserve">: Provide automated feedback without cluttering the PR conversation</w:t>
      </w:r>
    </w:p>
    <w:bookmarkEnd w:id="689"/>
    <w:bookmarkStart w:id="695" w:name="comparison-of-popular-actions"/>
    <w:p>
      <w:pPr>
        <w:pStyle w:val="Heading4"/>
      </w:pPr>
      <w:r>
        <w:t xml:space="preserve">13.8.0.2 Comparison of Popular Actions</w:t>
      </w:r>
    </w:p>
    <w:p>
      <w:pPr>
        <w:pStyle w:val="FirstParagraph"/>
      </w:pPr>
      <w:hyperlink r:id="rId69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1"/>
        </w:numPr>
      </w:pPr>
      <w:r>
        <w:rPr>
          <w:b/>
          <w:bCs/>
        </w:rPr>
        <w:t xml:space="preserve">Sticky comments</w:t>
      </w:r>
      <w:r>
        <w:t xml:space="preserve">: Creates or updates a comment identified by a unique header</w:t>
      </w:r>
    </w:p>
    <w:p>
      <w:pPr>
        <w:pStyle w:val="Compact"/>
        <w:numPr>
          <w:ilvl w:val="0"/>
          <w:numId w:val="1211"/>
        </w:numPr>
      </w:pPr>
      <w:r>
        <w:rPr>
          <w:b/>
          <w:bCs/>
        </w:rPr>
        <w:t xml:space="preserve">Multiple independent comments</w:t>
      </w:r>
      <w:r>
        <w:t xml:space="preserve">: Different workflows can maintain separate sticky comments using different headers</w:t>
      </w:r>
    </w:p>
    <w:p>
      <w:pPr>
        <w:pStyle w:val="Compact"/>
        <w:numPr>
          <w:ilvl w:val="0"/>
          <w:numId w:val="1211"/>
        </w:numPr>
      </w:pPr>
      <w:r>
        <w:rPr>
          <w:b/>
          <w:bCs/>
        </w:rPr>
        <w:t xml:space="preserve">Flexible update modes</w:t>
      </w:r>
      <w:r>
        <w:t xml:space="preserve">: Replace, append, recreate, delete, or hide comments</w:t>
      </w:r>
    </w:p>
    <w:p>
      <w:pPr>
        <w:pStyle w:val="Compact"/>
        <w:numPr>
          <w:ilvl w:val="0"/>
          <w:numId w:val="1211"/>
        </w:numPr>
      </w:pPr>
      <w:r>
        <w:rPr>
          <w:b/>
          <w:bCs/>
        </w:rPr>
        <w:t xml:space="preserve">File-based messages</w:t>
      </w:r>
      <w:r>
        <w:t xml:space="preserve">: Load comment content from files for complex templates</w:t>
      </w:r>
    </w:p>
    <w:p>
      <w:pPr>
        <w:pStyle w:val="Compact"/>
        <w:numPr>
          <w:ilvl w:val="0"/>
          <w:numId w:val="121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2"/>
        </w:numPr>
      </w:pPr>
      <w:r>
        <w:rPr>
          <w:b/>
          <w:bCs/>
        </w:rPr>
        <w:t xml:space="preserve">Progress tracking</w:t>
      </w:r>
      <w:r>
        <w:t xml:space="preserve">: Update comments as workflow steps complete or fail</w:t>
      </w:r>
    </w:p>
    <w:p>
      <w:pPr>
        <w:pStyle w:val="Compact"/>
        <w:numPr>
          <w:ilvl w:val="0"/>
          <w:numId w:val="1212"/>
        </w:numPr>
      </w:pPr>
      <w:r>
        <w:rPr>
          <w:b/>
          <w:bCs/>
        </w:rPr>
        <w:t xml:space="preserve">Identifier-based updates</w:t>
      </w:r>
      <w:r>
        <w:t xml:space="preserve">: Uses a hidden identifier to find and update the correct comment</w:t>
      </w:r>
    </w:p>
    <w:p>
      <w:pPr>
        <w:pStyle w:val="Compact"/>
        <w:numPr>
          <w:ilvl w:val="0"/>
          <w:numId w:val="1212"/>
        </w:numPr>
      </w:pPr>
      <w:r>
        <w:rPr>
          <w:b/>
          <w:bCs/>
        </w:rPr>
        <w:t xml:space="preserve">Multiple update modes</w:t>
      </w:r>
      <w:r>
        <w:t xml:space="preserve">: Append to existing comments, recreate, or delete</w:t>
      </w:r>
    </w:p>
    <w:p>
      <w:pPr>
        <w:pStyle w:val="Compact"/>
        <w:numPr>
          <w:ilvl w:val="0"/>
          <w:numId w:val="1212"/>
        </w:numPr>
      </w:pPr>
      <w:r>
        <w:rPr>
          <w:b/>
          <w:bCs/>
        </w:rPr>
        <w:t xml:space="preserve">Flexible targets</w:t>
      </w:r>
      <w:r>
        <w:t xml:space="preserve">: Comment on PRs, issues, or specific commits</w:t>
      </w:r>
    </w:p>
    <w:p>
      <w:pPr>
        <w:pStyle w:val="Compact"/>
        <w:numPr>
          <w:ilvl w:val="0"/>
          <w:numId w:val="121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3"/>
        </w:numPr>
      </w:pPr>
      <w:r>
        <w:rPr>
          <w:b/>
          <w:bCs/>
        </w:rPr>
        <w:t xml:space="preserve">Simple comment creation</w:t>
      </w:r>
      <w:r>
        <w:t xml:space="preserve">: Easy to post one-time or updated comments</w:t>
      </w:r>
    </w:p>
    <w:p>
      <w:pPr>
        <w:pStyle w:val="Compact"/>
        <w:numPr>
          <w:ilvl w:val="0"/>
          <w:numId w:val="1213"/>
        </w:numPr>
      </w:pPr>
      <w:r>
        <w:rPr>
          <w:b/>
          <w:bCs/>
        </w:rPr>
        <w:t xml:space="preserve">Comment updates</w:t>
      </w:r>
      <w:r>
        <w:t xml:space="preserve">: Find and update existing comments by ID or content</w:t>
      </w:r>
    </w:p>
    <w:p>
      <w:pPr>
        <w:pStyle w:val="Compact"/>
        <w:numPr>
          <w:ilvl w:val="0"/>
          <w:numId w:val="1213"/>
        </w:numPr>
      </w:pPr>
      <w:r>
        <w:rPr>
          <w:b/>
          <w:bCs/>
        </w:rPr>
        <w:t xml:space="preserve">Reactions</w:t>
      </w:r>
      <w:r>
        <w:t xml:space="preserve">: Add emoji reactions to comments</w:t>
      </w:r>
    </w:p>
    <w:p>
      <w:pPr>
        <w:pStyle w:val="Compact"/>
        <w:numPr>
          <w:ilvl w:val="0"/>
          <w:numId w:val="1213"/>
        </w:numPr>
      </w:pPr>
      <w:r>
        <w:rPr>
          <w:b/>
          <w:bCs/>
        </w:rPr>
        <w:t xml:space="preserve">Comment deletion</w:t>
      </w:r>
      <w:r>
        <w:t xml:space="preserve">: Remove comments when no longer needed</w:t>
      </w:r>
    </w:p>
    <w:p>
      <w:pPr>
        <w:pStyle w:val="Compact"/>
        <w:numPr>
          <w:ilvl w:val="0"/>
          <w:numId w:val="121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4"/>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4"/>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4"/>
        </w:numPr>
      </w:pPr>
      <w:r>
        <w:rPr>
          <w:b/>
          <w:bCs/>
        </w:rPr>
        <w:t xml:space="preserve">Sticky comments with links</w:t>
      </w:r>
      <w:r>
        <w:t xml:space="preserve">: Posts and updates a comment with the preview URL and optional QR code for mobile access</w:t>
      </w:r>
    </w:p>
    <w:p>
      <w:pPr>
        <w:pStyle w:val="Compact"/>
        <w:numPr>
          <w:ilvl w:val="0"/>
          <w:numId w:val="1214"/>
        </w:numPr>
      </w:pPr>
      <w:r>
        <w:rPr>
          <w:b/>
          <w:bCs/>
        </w:rPr>
        <w:t xml:space="preserve">Automatic cleanup</w:t>
      </w:r>
      <w:r>
        <w:t xml:space="preserve">: Removes preview deployments when PRs are closed</w:t>
      </w:r>
    </w:p>
    <w:p>
      <w:pPr>
        <w:pStyle w:val="Compact"/>
        <w:numPr>
          <w:ilvl w:val="0"/>
          <w:numId w:val="1214"/>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4"/>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5"/>
        </w:numPr>
      </w:pPr>
      <w:r>
        <w:t xml:space="preserve">Keep a historical record of what each merged PR changed</w:t>
      </w:r>
    </w:p>
    <w:p>
      <w:pPr>
        <w:pStyle w:val="Compact"/>
        <w:numPr>
          <w:ilvl w:val="0"/>
          <w:numId w:val="1215"/>
        </w:numPr>
      </w:pPr>
      <w:r>
        <w:t xml:space="preserve">Allow stakeholders to review merged changes after the fact</w:t>
      </w:r>
    </w:p>
    <w:p>
      <w:pPr>
        <w:pStyle w:val="Compact"/>
        <w:numPr>
          <w:ilvl w:val="0"/>
          <w:numId w:val="1215"/>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5"/>
    <w:bookmarkStart w:id="696"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6"/>
    <w:bookmarkStart w:id="697"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6"/>
        </w:numPr>
      </w:pPr>
      <w:r>
        <w:t xml:space="preserve">You need to maintain multiple independent status comments (test results, coverage, deployment, etc.)</w:t>
      </w:r>
    </w:p>
    <w:p>
      <w:pPr>
        <w:pStyle w:val="Compact"/>
        <w:numPr>
          <w:ilvl w:val="0"/>
          <w:numId w:val="1216"/>
        </w:numPr>
      </w:pPr>
      <w:r>
        <w:t xml:space="preserve">You want to prevent comment spam by updating the same comment</w:t>
      </w:r>
    </w:p>
    <w:p>
      <w:pPr>
        <w:pStyle w:val="Compact"/>
        <w:numPr>
          <w:ilvl w:val="0"/>
          <w:numId w:val="1216"/>
        </w:numPr>
      </w:pPr>
      <w:r>
        <w:t xml:space="preserve">You need advanced features like hiding outdated comments or file-based templates</w:t>
      </w:r>
    </w:p>
    <w:p>
      <w:pPr>
        <w:pStyle w:val="Compact"/>
        <w:numPr>
          <w:ilvl w:val="0"/>
          <w:numId w:val="1216"/>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7"/>
        </w:numPr>
      </w:pPr>
      <w:r>
        <w:t xml:space="preserve">You have long-running workflows with multiple stages</w:t>
      </w:r>
    </w:p>
    <w:p>
      <w:pPr>
        <w:pStyle w:val="Compact"/>
        <w:numPr>
          <w:ilvl w:val="0"/>
          <w:numId w:val="1217"/>
        </w:numPr>
      </w:pPr>
      <w:r>
        <w:t xml:space="preserve">You want to provide progressive feedback as each stage completes</w:t>
      </w:r>
    </w:p>
    <w:p>
      <w:pPr>
        <w:pStyle w:val="Compact"/>
        <w:numPr>
          <w:ilvl w:val="0"/>
          <w:numId w:val="1217"/>
        </w:numPr>
      </w:pPr>
      <w:r>
        <w:t xml:space="preserve">You need the workflow to fail and report the failure in the comment</w:t>
      </w:r>
    </w:p>
    <w:p>
      <w:pPr>
        <w:pStyle w:val="Compact"/>
        <w:numPr>
          <w:ilvl w:val="0"/>
          <w:numId w:val="1217"/>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8"/>
        </w:numPr>
      </w:pPr>
      <w:r>
        <w:t xml:space="preserve">You need simple comment posting without complex update logic</w:t>
      </w:r>
    </w:p>
    <w:p>
      <w:pPr>
        <w:pStyle w:val="Compact"/>
        <w:numPr>
          <w:ilvl w:val="0"/>
          <w:numId w:val="1218"/>
        </w:numPr>
      </w:pPr>
      <w:r>
        <w:t xml:space="preserve">You want to add emoji reactions to comments</w:t>
      </w:r>
    </w:p>
    <w:p>
      <w:pPr>
        <w:pStyle w:val="Compact"/>
        <w:numPr>
          <w:ilvl w:val="0"/>
          <w:numId w:val="1218"/>
        </w:numPr>
      </w:pPr>
      <w:r>
        <w:t xml:space="preserve">You’re comfortable with the action’s simpler update mechanism</w:t>
      </w:r>
    </w:p>
    <w:p>
      <w:pPr>
        <w:pStyle w:val="Compact"/>
        <w:numPr>
          <w:ilvl w:val="0"/>
          <w:numId w:val="1218"/>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9"/>
        </w:numPr>
      </w:pPr>
      <w:r>
        <w:t xml:space="preserve">You need to deploy preview versions of your site/app to GitHub Pages for each PR</w:t>
      </w:r>
    </w:p>
    <w:p>
      <w:pPr>
        <w:pStyle w:val="Compact"/>
        <w:numPr>
          <w:ilvl w:val="0"/>
          <w:numId w:val="1219"/>
        </w:numPr>
      </w:pPr>
      <w:r>
        <w:t xml:space="preserve">You want stakeholders to review rendered output (documentation, UI) rather than just code</w:t>
      </w:r>
    </w:p>
    <w:p>
      <w:pPr>
        <w:pStyle w:val="Compact"/>
        <w:numPr>
          <w:ilvl w:val="0"/>
          <w:numId w:val="1219"/>
        </w:numPr>
      </w:pPr>
      <w:r>
        <w:t xml:space="preserve">You need automatic cleanup of preview deployments when PRs close</w:t>
      </w:r>
    </w:p>
    <w:p>
      <w:pPr>
        <w:pStyle w:val="Compact"/>
        <w:numPr>
          <w:ilvl w:val="0"/>
          <w:numId w:val="1219"/>
        </w:numPr>
      </w:pPr>
      <w:r>
        <w:t xml:space="preserve">You want to preserve previews of merged PRs for historical reference</w:t>
      </w:r>
    </w:p>
    <w:p>
      <w:pPr>
        <w:pStyle w:val="Compact"/>
        <w:numPr>
          <w:ilvl w:val="0"/>
          <w:numId w:val="1219"/>
        </w:numPr>
      </w:pPr>
      <w:r>
        <w:t xml:space="preserve">Your project uses GitHub Pages and benefits from preview environments</w:t>
      </w:r>
    </w:p>
    <w:bookmarkEnd w:id="697"/>
    <w:bookmarkStart w:id="700"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8" name="Picture"/>
                  <a:graphic>
                    <a:graphicData uri="http://schemas.openxmlformats.org/drawingml/2006/picture">
                      <pic:pic>
                        <pic:nvPicPr>
                          <pic:cNvPr descr="/opt/quarto/share/formats/docx/warning.png" id="699" name="Picture"/>
                          <pic:cNvPicPr>
                            <a:picLocks noChangeArrowheads="1" noChangeAspect="1"/>
                          </pic:cNvPicPr>
                        </pic:nvPicPr>
                        <pic:blipFill>
                          <a:blip r:embed="rId6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00"/>
    <w:bookmarkEnd w:id="701"/>
    <w:bookmarkStart w:id="704"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0"/>
        </w:numPr>
      </w:pPr>
      <w:r>
        <w:rPr>
          <w:b/>
          <w:bCs/>
        </w:rPr>
        <w:t xml:space="preserve">Faster installation</w:t>
      </w:r>
      <w:r>
        <w:t xml:space="preserve">: Binary packages install in seconds rather than minutes</w:t>
      </w:r>
    </w:p>
    <w:p>
      <w:pPr>
        <w:pStyle w:val="Compact"/>
        <w:numPr>
          <w:ilvl w:val="0"/>
          <w:numId w:val="1220"/>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0"/>
        </w:numPr>
      </w:pPr>
      <w:r>
        <w:rPr>
          <w:b/>
          <w:bCs/>
        </w:rPr>
        <w:t xml:space="preserve">Complete CRAN coverage</w:t>
      </w:r>
      <w:r>
        <w:t xml:space="preserve">: Over 30,000 CRAN packages available as binaries (as of early 2025)</w:t>
      </w:r>
    </w:p>
    <w:p>
      <w:pPr>
        <w:pStyle w:val="Compact"/>
        <w:numPr>
          <w:ilvl w:val="0"/>
          <w:numId w:val="1220"/>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1"/>
        </w:numPr>
      </w:pPr>
      <w:r>
        <w:t xml:space="preserve">Your workflow installs many R packages</w:t>
      </w:r>
    </w:p>
    <w:p>
      <w:pPr>
        <w:pStyle w:val="Compact"/>
        <w:numPr>
          <w:ilvl w:val="0"/>
          <w:numId w:val="1221"/>
        </w:numPr>
      </w:pPr>
      <w:r>
        <w:t xml:space="preserve">Build times are a bottleneck in your CI pipeline</w:t>
      </w:r>
    </w:p>
    <w:p>
      <w:pPr>
        <w:pStyle w:val="Compact"/>
        <w:numPr>
          <w:ilvl w:val="0"/>
          <w:numId w:val="1221"/>
        </w:numPr>
      </w:pPr>
      <w:r>
        <w:t xml:space="preserve">You’re running on Ubuntu (focal, jammy, or noble)</w:t>
      </w:r>
    </w:p>
    <w:p>
      <w:pPr>
        <w:pStyle w:val="Compact"/>
        <w:numPr>
          <w:ilvl w:val="0"/>
          <w:numId w:val="1221"/>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2">
        <w:r>
          <w:rPr>
            <w:rStyle w:val="Hyperlink"/>
          </w:rPr>
          <w:t xml:space="preserve">r2u website</w:t>
        </w:r>
      </w:hyperlink>
      <w:r>
        <w:t xml:space="preserve">.</w:t>
      </w:r>
    </w:p>
    <w:bookmarkEnd w:id="704"/>
    <w:bookmarkStart w:id="708" w:name="additional-resources-2"/>
    <w:p>
      <w:pPr>
        <w:pStyle w:val="Heading2"/>
      </w:pPr>
      <w:r>
        <w:t xml:space="preserve">13.10 Additional Resources</w:t>
      </w:r>
    </w:p>
    <w:p>
      <w:pPr>
        <w:pStyle w:val="Compact"/>
        <w:numPr>
          <w:ilvl w:val="0"/>
          <w:numId w:val="1222"/>
        </w:numPr>
      </w:pPr>
      <w:hyperlink r:id="rId649">
        <w:r>
          <w:rPr>
            <w:rStyle w:val="Hyperlink"/>
          </w:rPr>
          <w:t xml:space="preserve">GitHub Actions features overview</w:t>
        </w:r>
      </w:hyperlink>
    </w:p>
    <w:p>
      <w:pPr>
        <w:pStyle w:val="Compact"/>
        <w:numPr>
          <w:ilvl w:val="0"/>
          <w:numId w:val="1222"/>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22"/>
        </w:numPr>
      </w:pPr>
      <w:hyperlink r:id="rId705">
        <w:r>
          <w:rPr>
            <w:rStyle w:val="Hyperlink"/>
          </w:rPr>
          <w:t xml:space="preserve">R Packages book: Continuous Integration</w:t>
        </w:r>
      </w:hyperlink>
    </w:p>
    <w:p>
      <w:pPr>
        <w:pStyle w:val="Compact"/>
        <w:numPr>
          <w:ilvl w:val="0"/>
          <w:numId w:val="1222"/>
        </w:numPr>
      </w:pPr>
      <w:hyperlink r:id="rId706">
        <w:r>
          <w:rPr>
            <w:rStyle w:val="Hyperlink"/>
          </w:rPr>
          <w:t xml:space="preserve">GitHub Actions documentation</w:t>
        </w:r>
      </w:hyperlink>
    </w:p>
    <w:p>
      <w:pPr>
        <w:pStyle w:val="Compact"/>
        <w:numPr>
          <w:ilvl w:val="0"/>
          <w:numId w:val="1222"/>
        </w:numPr>
      </w:pPr>
      <w:hyperlink r:id="rId707">
        <w:r>
          <w:rPr>
            <w:rStyle w:val="Hyperlink"/>
          </w:rPr>
          <w:t xml:space="preserve">Where to find help with r-lib/actions</w:t>
        </w:r>
      </w:hyperlink>
    </w:p>
    <w:p>
      <w:pPr>
        <w:pStyle w:val="Compact"/>
        <w:numPr>
          <w:ilvl w:val="0"/>
          <w:numId w:val="1222"/>
        </w:numPr>
      </w:pPr>
      <w:hyperlink r:id="rId686">
        <w:r>
          <w:rPr>
            <w:rStyle w:val="Hyperlink"/>
          </w:rPr>
          <w:t xml:space="preserve">GitHub Status</w:t>
        </w:r>
      </w:hyperlink>
      <w:r>
        <w:t xml:space="preserve"> </w:t>
      </w:r>
      <w:r>
        <w:t xml:space="preserve">- real-time status of GitHub services</w:t>
      </w:r>
    </w:p>
    <w:p>
      <w:r>
        <w:br w:type="page"/>
      </w:r>
    </w:p>
    <w:bookmarkEnd w:id="708"/>
    <w:bookmarkEnd w:id="709"/>
    <w:bookmarkStart w:id="74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3"/>
        </w:numPr>
      </w:pPr>
      <w:r>
        <w:t xml:space="preserve">Run a series of scripts in parallel or in a specific order to reproduce our work</w:t>
      </w:r>
    </w:p>
    <w:p>
      <w:pPr>
        <w:pStyle w:val="Compact"/>
        <w:numPr>
          <w:ilvl w:val="0"/>
          <w:numId w:val="1223"/>
        </w:numPr>
      </w:pPr>
      <w:r>
        <w:t xml:space="preserve">To check on the progress of a batch of jobs</w:t>
      </w:r>
    </w:p>
    <w:p>
      <w:pPr>
        <w:pStyle w:val="Compact"/>
        <w:numPr>
          <w:ilvl w:val="0"/>
          <w:numId w:val="1223"/>
        </w:numPr>
      </w:pPr>
      <w:r>
        <w:t xml:space="preserve">To use git and push to github</w:t>
      </w:r>
    </w:p>
    <w:bookmarkStart w:id="714"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3" w:name="fig-unix-desktop"/>
          <w:p>
            <w:pPr>
              <w:pStyle w:val="Compact"/>
              <w:jc w:val="center"/>
            </w:pPr>
            <w:r>
              <w:drawing>
                <wp:inline>
                  <wp:extent cx="5334000" cy="3380267"/>
                  <wp:effectExtent b="0" l="0" r="0" t="0"/>
                  <wp:docPr descr="" title="" id="711" name="Picture"/>
                  <a:graphic>
                    <a:graphicData uri="http://schemas.openxmlformats.org/drawingml/2006/picture">
                      <pic:pic>
                        <pic:nvPicPr>
                          <pic:cNvPr descr="assets/images/ex-desktop.jpg" id="712" name="Picture"/>
                          <pic:cNvPicPr>
                            <a:picLocks noChangeArrowheads="1" noChangeAspect="1"/>
                          </pic:cNvPicPr>
                        </pic:nvPicPr>
                        <pic:blipFill>
                          <a:blip r:embed="rId71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3"/>
        </w:tc>
      </w:tr>
    </w:tbl>
    <w:bookmarkEnd w:id="714"/>
    <w:bookmarkStart w:id="720"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5"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9" w:name="fig-unix-terminal"/>
          <w:p>
            <w:pPr>
              <w:pStyle w:val="Compact"/>
              <w:jc w:val="center"/>
            </w:pPr>
            <w:r>
              <w:drawing>
                <wp:inline>
                  <wp:extent cx="4488872" cy="8862646"/>
                  <wp:effectExtent b="0" l="0" r="0" t="0"/>
                  <wp:docPr descr="" title="" id="717" name="Picture"/>
                  <a:graphic>
                    <a:graphicData uri="http://schemas.openxmlformats.org/drawingml/2006/picture">
                      <pic:pic>
                        <pic:nvPicPr>
                          <pic:cNvPr descr="assets/images/ex-terminal.PNG" id="718" name="Picture"/>
                          <pic:cNvPicPr>
                            <a:picLocks noChangeArrowheads="1" noChangeAspect="1"/>
                          </pic:cNvPicPr>
                        </pic:nvPicPr>
                        <pic:blipFill>
                          <a:blip r:embed="rId71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19"/>
        </w:tc>
      </w:tr>
    </w:tbl>
    <w:bookmarkEnd w:id="720"/>
    <w:bookmarkStart w:id="722"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1"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1"/>
          <w:p/>
        </w:tc>
      </w:tr>
    </w:tbl>
    <w:bookmarkEnd w:id="722"/>
    <w:bookmarkStart w:id="733" w:name="sec-shell-style"/>
    <w:p>
      <w:pPr>
        <w:pStyle w:val="Heading2"/>
      </w:pPr>
      <w:r>
        <w:t xml:space="preserve">14.4 Shell Scripting Style</w:t>
      </w:r>
    </w:p>
    <w:p>
      <w:pPr>
        <w:pStyle w:val="FirstParagraph"/>
      </w:pPr>
      <w:r>
        <w:t xml:space="preserve">For shell scripts, we follow the</w:t>
      </w:r>
      <w:r>
        <w:t xml:space="preserve"> </w:t>
      </w:r>
      <w:hyperlink r:id="rId72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9">
        <w:r>
          <w:rPr>
            <w:rStyle w:val="Hyperlink"/>
          </w:rPr>
          <w:t xml:space="preserve">tidyverse style guide</w:t>
        </w:r>
      </w:hyperlink>
      <w:r>
        <w:t xml:space="preserve">.</w:t>
      </w:r>
      <w:r>
        <w:t xml:space="preserve"> </w:t>
      </w:r>
      <w:r>
        <w:t xml:space="preserve">The points below are the lab’s priorities and additions.</w:t>
      </w:r>
    </w:p>
    <w:bookmarkStart w:id="724"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4"/>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4"/>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4"/>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4"/>
    <w:bookmarkStart w:id="725"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5"/>
    <w:bookmarkStart w:id="726"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6"/>
    <w:bookmarkStart w:id="727"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27"/>
    <w:bookmarkStart w:id="728" w:name="security"/>
    <w:p>
      <w:pPr>
        <w:pStyle w:val="Heading3"/>
      </w:pPr>
      <w:r>
        <w:t xml:space="preserve">14.4.5 Security</w:t>
      </w:r>
    </w:p>
    <w:p>
      <w:pPr>
        <w:pStyle w:val="Compact"/>
        <w:numPr>
          <w:ilvl w:val="0"/>
          <w:numId w:val="1225"/>
        </w:numPr>
      </w:pPr>
      <w:r>
        <w:t xml:space="preserve">Never echo secrets;</w:t>
      </w:r>
      <w:r>
        <w:t xml:space="preserve"> </w:t>
      </w:r>
      <w:r>
        <w:t xml:space="preserve">redact tokens before logging command lines that carry them.</w:t>
      </w:r>
    </w:p>
    <w:p>
      <w:pPr>
        <w:pStyle w:val="Compact"/>
        <w:numPr>
          <w:ilvl w:val="0"/>
          <w:numId w:val="1225"/>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5"/>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5"/>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28"/>
    <w:bookmarkStart w:id="730" w:name="linting"/>
    <w:p>
      <w:pPr>
        <w:pStyle w:val="Heading3"/>
      </w:pPr>
      <w:r>
        <w:t xml:space="preserve">14.4.6 Linting</w:t>
      </w:r>
    </w:p>
    <w:p>
      <w:pPr>
        <w:pStyle w:val="FirstParagraph"/>
      </w:pPr>
      <w:hyperlink r:id="rId729">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30"/>
    <w:bookmarkStart w:id="731"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1"/>
    <w:bookmarkStart w:id="732"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2"/>
    <w:bookmarkEnd w:id="733"/>
    <w:bookmarkStart w:id="736"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5" w:name="common-mistakes"/>
    <w:p>
      <w:pPr>
        <w:pStyle w:val="Heading3"/>
      </w:pPr>
      <w:r>
        <w:t xml:space="preserve">14.5.1 Common Mistakes</w:t>
      </w:r>
    </w:p>
    <w:p>
      <w:pPr>
        <w:pStyle w:val="Compact"/>
        <w:numPr>
          <w:ilvl w:val="0"/>
          <w:numId w:val="1226"/>
        </w:numPr>
      </w:pPr>
      <w:r>
        <w:t xml:space="preserve">Remember to include all of the quotation marks around file paths that have a spaces.</w:t>
      </w:r>
    </w:p>
    <w:p>
      <w:pPr>
        <w:pStyle w:val="Compact"/>
        <w:numPr>
          <w:ilvl w:val="0"/>
          <w:numId w:val="122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5"/>
    <w:bookmarkEnd w:id="736"/>
    <w:bookmarkStart w:id="737"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37"/>
    <w:bookmarkStart w:id="741"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3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39"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39"/>
    <w:bookmarkStart w:id="740"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40"/>
    <w:bookmarkEnd w:id="741"/>
    <w:bookmarkEnd w:id="742"/>
    <w:bookmarkStart w:id="756" w:name="reproducible-environments"/>
    <w:p>
      <w:pPr>
        <w:pStyle w:val="Heading1"/>
      </w:pPr>
      <w:r>
        <w:t xml:space="preserve">15. Reproducible Environments</w:t>
      </w:r>
    </w:p>
    <w:bookmarkStart w:id="749" w:name="package-version-control-with-renv"/>
    <w:p>
      <w:pPr>
        <w:pStyle w:val="Heading2"/>
      </w:pPr>
      <w:r>
        <w:t xml:space="preserve">15.1 Package Version Control with renv</w:t>
      </w:r>
    </w:p>
    <w:bookmarkStart w:id="74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3"/>
    <w:bookmarkStart w:id="74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9"/>
        </w:numPr>
      </w:pPr>
      <w:r>
        <w:t xml:space="preserve">Create an RProject file and ensure that your working directory is set to the correct folder</w:t>
      </w:r>
    </w:p>
    <w:p>
      <w:pPr>
        <w:pStyle w:val="Compact"/>
        <w:numPr>
          <w:ilvl w:val="0"/>
          <w:numId w:val="122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9"/>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4"/>
    <w:bookmarkStart w:id="747"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6"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5">
        <w:r>
          <w:rPr>
            <w:rStyle w:val="Hyperlink"/>
          </w:rPr>
          <w:t xml:space="preserve">official renv documentation</w:t>
        </w:r>
      </w:hyperlink>
      <w:r>
        <w:t xml:space="preserve">.</w:t>
      </w:r>
    </w:p>
    <w:bookmarkEnd w:id="746"/>
    <w:bookmarkEnd w:id="747"/>
    <w:bookmarkStart w:id="748"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0"/>
        </w:numPr>
      </w:pPr>
      <w:r>
        <w:t xml:space="preserve">Pull the most updated version of the project from GitHub</w:t>
      </w:r>
    </w:p>
    <w:p>
      <w:pPr>
        <w:pStyle w:val="Compact"/>
        <w:numPr>
          <w:ilvl w:val="0"/>
          <w:numId w:val="1230"/>
        </w:numPr>
      </w:pPr>
      <w:r>
        <w:t xml:space="preserve">Open the project’s RProject file</w:t>
      </w:r>
    </w:p>
    <w:p>
      <w:pPr>
        <w:pStyle w:val="Compact"/>
        <w:numPr>
          <w:ilvl w:val="0"/>
          <w:numId w:val="123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0"/>
        </w:numPr>
      </w:pPr>
      <w:r>
        <w:t xml:space="preserve">Wait for the correct versions of each package to install/update. This may take some time, depending on how many packages the project uses.</w:t>
      </w:r>
    </w:p>
    <w:p>
      <w:pPr>
        <w:pStyle w:val="Compact"/>
        <w:numPr>
          <w:ilvl w:val="0"/>
          <w:numId w:val="123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0"/>
        </w:numPr>
      </w:pPr>
      <w:r>
        <w:t xml:space="preserve">If you make edits to the code and introduce new/updated packages, see the section above for instructions on how to make updates.</w:t>
      </w:r>
    </w:p>
    <w:bookmarkEnd w:id="748"/>
    <w:bookmarkEnd w:id="749"/>
    <w:bookmarkStart w:id="750"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1"/>
        </w:numPr>
      </w:pPr>
      <w:r>
        <w:rPr>
          <w:b/>
          <w:bCs/>
        </w:rPr>
        <w:t xml:space="preserve">Fast installation</w:t>
      </w:r>
      <w:r>
        <w:t xml:space="preserve">: Binary packages install in seconds, not minutes</w:t>
      </w:r>
    </w:p>
    <w:p>
      <w:pPr>
        <w:pStyle w:val="Compact"/>
        <w:numPr>
          <w:ilvl w:val="0"/>
          <w:numId w:val="1231"/>
        </w:numPr>
      </w:pPr>
      <w:r>
        <w:rPr>
          <w:b/>
          <w:bCs/>
        </w:rPr>
        <w:t xml:space="preserve">Automatic dependency resolution</w:t>
      </w:r>
      <w:r>
        <w:t xml:space="preserve">: System dependencies are handled automatically</w:t>
      </w:r>
    </w:p>
    <w:p>
      <w:pPr>
        <w:pStyle w:val="Compact"/>
        <w:numPr>
          <w:ilvl w:val="0"/>
          <w:numId w:val="1231"/>
        </w:numPr>
      </w:pPr>
      <w:r>
        <w:rPr>
          <w:b/>
          <w:bCs/>
        </w:rPr>
        <w:t xml:space="preserve">System-level integration</w:t>
      </w:r>
      <w:r>
        <w:t xml:space="preserve">: Packages integrate with Ubuntu’s package management</w:t>
      </w:r>
    </w:p>
    <w:p>
      <w:pPr>
        <w:pStyle w:val="Compact"/>
        <w:numPr>
          <w:ilvl w:val="0"/>
          <w:numId w:val="1231"/>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2"/>
        </w:numPr>
      </w:pPr>
      <w:r>
        <w:t xml:space="preserve">Ubuntu 24.04</w:t>
      </w:r>
      <w:r>
        <w:t xml:space="preserve"> </w:t>
      </w:r>
      <w:r>
        <w:t xml:space="preserve">“noble”</w:t>
      </w:r>
      <w:r>
        <w:t xml:space="preserve"> </w:t>
      </w:r>
      <w:r>
        <w:t xml:space="preserve">(amd64 and arm64)</w:t>
      </w:r>
    </w:p>
    <w:p>
      <w:pPr>
        <w:pStyle w:val="Compact"/>
        <w:numPr>
          <w:ilvl w:val="0"/>
          <w:numId w:val="1232"/>
        </w:numPr>
      </w:pPr>
      <w:r>
        <w:t xml:space="preserve">Ubuntu 22.04</w:t>
      </w:r>
      <w:r>
        <w:t xml:space="preserve"> </w:t>
      </w:r>
      <w:r>
        <w:t xml:space="preserve">“jammy”</w:t>
      </w:r>
      <w:r>
        <w:t xml:space="preserve"> </w:t>
      </w:r>
      <w:r>
        <w:t xml:space="preserve">(amd64)</w:t>
      </w:r>
    </w:p>
    <w:p>
      <w:pPr>
        <w:pStyle w:val="Compact"/>
        <w:numPr>
          <w:ilvl w:val="0"/>
          <w:numId w:val="1232"/>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3"/>
        </w:numPr>
      </w:pPr>
      <w:r>
        <w:rPr>
          <w:b/>
          <w:bCs/>
        </w:rPr>
        <w:t xml:space="preserve">Use r2u when</w:t>
      </w:r>
      <w:r>
        <w:t xml:space="preserve">: You work primarily on Ubuntu systems, want fast package installation, or need system-level package management</w:t>
      </w:r>
    </w:p>
    <w:p>
      <w:pPr>
        <w:pStyle w:val="Compact"/>
        <w:numPr>
          <w:ilvl w:val="0"/>
          <w:numId w:val="1233"/>
        </w:numPr>
      </w:pPr>
      <w:r>
        <w:rPr>
          <w:b/>
          <w:bCs/>
        </w:rPr>
        <w:t xml:space="preserve">Use renv when</w:t>
      </w:r>
      <w:r>
        <w:t xml:space="preserve">: You need cross-platform reproducibility, work on macOS/Windows, or require project-specific package libraries</w:t>
      </w:r>
    </w:p>
    <w:p>
      <w:pPr>
        <w:pStyle w:val="Compact"/>
        <w:numPr>
          <w:ilvl w:val="0"/>
          <w:numId w:val="1233"/>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2">
        <w:r>
          <w:rPr>
            <w:rStyle w:val="Hyperlink"/>
          </w:rPr>
          <w:t xml:space="preserve">r2u website</w:t>
        </w:r>
      </w:hyperlink>
      <w:r>
        <w:t xml:space="preserve">.</w:t>
      </w:r>
    </w:p>
    <w:bookmarkEnd w:id="750"/>
    <w:bookmarkStart w:id="752" w:name="managing-r-versions-with-rig"/>
    <w:p>
      <w:pPr>
        <w:pStyle w:val="Heading2"/>
      </w:pPr>
      <w:r>
        <w:t xml:space="preserve">15.3 Managing R Versions with rig</w:t>
      </w:r>
    </w:p>
    <w:p>
      <w:pPr>
        <w:pStyle w:val="FirstParagraph"/>
      </w:pPr>
      <w:hyperlink r:id="rId751">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4"/>
        </w:numPr>
      </w:pPr>
      <w:r>
        <w:rPr>
          <w:b/>
          <w:bCs/>
        </w:rPr>
        <w:t xml:space="preserve">Multi-version support</w:t>
      </w:r>
      <w:r>
        <w:t xml:space="preserve">: Install and switch between multiple R versions</w:t>
      </w:r>
    </w:p>
    <w:p>
      <w:pPr>
        <w:pStyle w:val="Compact"/>
        <w:numPr>
          <w:ilvl w:val="0"/>
          <w:numId w:val="1234"/>
        </w:numPr>
      </w:pPr>
      <w:r>
        <w:rPr>
          <w:b/>
          <w:bCs/>
        </w:rPr>
        <w:t xml:space="preserve">Cross-platform</w:t>
      </w:r>
      <w:r>
        <w:t xml:space="preserve">: Works on macOS, Windows, and Linux</w:t>
      </w:r>
    </w:p>
    <w:p>
      <w:pPr>
        <w:pStyle w:val="Compact"/>
        <w:numPr>
          <w:ilvl w:val="0"/>
          <w:numId w:val="1234"/>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4"/>
        </w:numPr>
      </w:pPr>
      <w:r>
        <w:rPr>
          <w:b/>
          <w:bCs/>
        </w:rPr>
        <w:t xml:space="preserve">RStudio / Positron integration</w:t>
      </w:r>
      <w:r>
        <w:t xml:space="preserve">: Registered R versions are automatically available in RStudio and Positron</w:t>
      </w:r>
    </w:p>
    <w:p>
      <w:pPr>
        <w:pStyle w:val="Compact"/>
        <w:numPr>
          <w:ilvl w:val="0"/>
          <w:numId w:val="1234"/>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5"/>
        </w:numPr>
      </w:pPr>
      <w:r>
        <w:t xml:space="preserve">You need a specific older R version to reproduce results from a published analysis</w:t>
      </w:r>
    </w:p>
    <w:p>
      <w:pPr>
        <w:pStyle w:val="Compact"/>
        <w:numPr>
          <w:ilvl w:val="0"/>
          <w:numId w:val="1235"/>
        </w:numPr>
      </w:pPr>
      <w:r>
        <w:t xml:space="preserve">You want to test code against multiple R versions</w:t>
      </w:r>
    </w:p>
    <w:p>
      <w:pPr>
        <w:pStyle w:val="Compact"/>
        <w:numPr>
          <w:ilvl w:val="0"/>
          <w:numId w:val="1235"/>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1">
        <w:r>
          <w:rPr>
            <w:rStyle w:val="Hyperlink"/>
          </w:rPr>
          <w:t xml:space="preserve">rig GitHub repository</w:t>
        </w:r>
      </w:hyperlink>
      <w:r>
        <w:t xml:space="preserve">.</w:t>
      </w:r>
    </w:p>
    <w:bookmarkEnd w:id="752"/>
    <w:bookmarkStart w:id="755"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6"/>
        </w:numPr>
      </w:pPr>
      <w:r>
        <w:t xml:space="preserve">SSH into the Docker server.</w:t>
      </w:r>
    </w:p>
    <w:p>
      <w:pPr>
        <w:pStyle w:val="Compact"/>
        <w:numPr>
          <w:ilvl w:val="0"/>
          <w:numId w:val="1236"/>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warning.png" id="754" name="Picture"/>
                          <pic:cNvPicPr>
                            <a:picLocks noChangeArrowheads="1" noChangeAspect="1"/>
                          </pic:cNvPicPr>
                        </pic:nvPicPr>
                        <pic:blipFill>
                          <a:blip r:embed="rId6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5"/>
    <w:bookmarkEnd w:id="756"/>
    <w:bookmarkStart w:id="784" w:name="code-publication"/>
    <w:p>
      <w:pPr>
        <w:pStyle w:val="Heading1"/>
      </w:pPr>
      <w:r>
        <w:t xml:space="preserve">16. Code Publication</w:t>
      </w:r>
    </w:p>
    <w:bookmarkStart w:id="757" w:name="checklist-overview"/>
    <w:p>
      <w:pPr>
        <w:pStyle w:val="Heading2"/>
      </w:pPr>
      <w:r>
        <w:t xml:space="preserve">16.1 Checklist overview</w:t>
      </w:r>
    </w:p>
    <w:p>
      <w:pPr>
        <w:pStyle w:val="Compact"/>
        <w:numPr>
          <w:ilvl w:val="0"/>
          <w:numId w:val="1237"/>
        </w:numPr>
      </w:pPr>
      <w:hyperlink w:anchor="fill-out-file-headers">
        <w:r>
          <w:rPr>
            <w:rStyle w:val="Hyperlink"/>
          </w:rPr>
          <w:t xml:space="preserve">Fill out file headers</w:t>
        </w:r>
      </w:hyperlink>
    </w:p>
    <w:p>
      <w:pPr>
        <w:pStyle w:val="Compact"/>
        <w:numPr>
          <w:ilvl w:val="0"/>
          <w:numId w:val="1237"/>
        </w:numPr>
      </w:pPr>
      <w:hyperlink w:anchor="clean-up-comments">
        <w:r>
          <w:rPr>
            <w:rStyle w:val="Hyperlink"/>
          </w:rPr>
          <w:t xml:space="preserve">Clean up comments</w:t>
        </w:r>
      </w:hyperlink>
    </w:p>
    <w:p>
      <w:pPr>
        <w:pStyle w:val="Compact"/>
        <w:numPr>
          <w:ilvl w:val="0"/>
          <w:numId w:val="1237"/>
        </w:numPr>
      </w:pPr>
      <w:hyperlink w:anchor="document-functions">
        <w:r>
          <w:rPr>
            <w:rStyle w:val="Hyperlink"/>
          </w:rPr>
          <w:t xml:space="preserve">Document functions</w:t>
        </w:r>
      </w:hyperlink>
    </w:p>
    <w:p>
      <w:pPr>
        <w:pStyle w:val="Compact"/>
        <w:numPr>
          <w:ilvl w:val="0"/>
          <w:numId w:val="1237"/>
        </w:numPr>
      </w:pPr>
      <w:hyperlink w:anchor="remove-deprecated-filepaths">
        <w:r>
          <w:rPr>
            <w:rStyle w:val="Hyperlink"/>
          </w:rPr>
          <w:t xml:space="preserve">Remove deprecated filepaths</w:t>
        </w:r>
      </w:hyperlink>
    </w:p>
    <w:p>
      <w:pPr>
        <w:pStyle w:val="Compact"/>
        <w:numPr>
          <w:ilvl w:val="0"/>
          <w:numId w:val="1237"/>
        </w:numPr>
      </w:pPr>
      <w:hyperlink w:anchor="ensure-project-runs-via-bash">
        <w:r>
          <w:rPr>
            <w:rStyle w:val="Hyperlink"/>
          </w:rPr>
          <w:t xml:space="preserve">Ensure project runs via bash</w:t>
        </w:r>
      </w:hyperlink>
    </w:p>
    <w:p>
      <w:pPr>
        <w:pStyle w:val="Compact"/>
        <w:numPr>
          <w:ilvl w:val="0"/>
          <w:numId w:val="1237"/>
        </w:numPr>
      </w:pPr>
      <w:hyperlink w:anchor="complete-the-readme">
        <w:r>
          <w:rPr>
            <w:rStyle w:val="Hyperlink"/>
          </w:rPr>
          <w:t xml:space="preserve">Complete the README</w:t>
        </w:r>
      </w:hyperlink>
    </w:p>
    <w:p>
      <w:pPr>
        <w:pStyle w:val="Compact"/>
        <w:numPr>
          <w:ilvl w:val="0"/>
          <w:numId w:val="1237"/>
        </w:numPr>
      </w:pPr>
      <w:hyperlink w:anchor="clean-up-feature-branches">
        <w:r>
          <w:rPr>
            <w:rStyle w:val="Hyperlink"/>
          </w:rPr>
          <w:t xml:space="preserve">Clean up feature branches</w:t>
        </w:r>
      </w:hyperlink>
    </w:p>
    <w:p>
      <w:pPr>
        <w:pStyle w:val="Compact"/>
        <w:numPr>
          <w:ilvl w:val="0"/>
          <w:numId w:val="1237"/>
        </w:numPr>
      </w:pPr>
      <w:hyperlink w:anchor="sec-create-github-release">
        <w:r>
          <w:rPr>
            <w:rStyle w:val="Hyperlink"/>
          </w:rPr>
          <w:t xml:space="preserve">Create GitHub release</w:t>
        </w:r>
      </w:hyperlink>
    </w:p>
    <w:bookmarkEnd w:id="757"/>
    <w:bookmarkStart w:id="759"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58">
        <w:r>
          <w:rPr>
            <w:rStyle w:val="Hyperlink"/>
          </w:rPr>
          <w:t xml:space="preserve">here.</w:t>
        </w:r>
      </w:hyperlink>
    </w:p>
    <w:bookmarkEnd w:id="759"/>
    <w:bookmarkStart w:id="760"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60"/>
    <w:bookmarkStart w:id="762"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1">
        <w:r>
          <w:rPr>
            <w:rStyle w:val="Hyperlink"/>
          </w:rPr>
          <w:t xml:space="preserve">here.</w:t>
        </w:r>
      </w:hyperlink>
    </w:p>
    <w:bookmarkEnd w:id="762"/>
    <w:bookmarkStart w:id="763"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3"/>
    <w:bookmarkStart w:id="765"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4">
        <w:r>
          <w:rPr>
            <w:rStyle w:val="Hyperlink"/>
          </w:rPr>
          <w:t xml:space="preserve">here.</w:t>
        </w:r>
      </w:hyperlink>
    </w:p>
    <w:bookmarkEnd w:id="765"/>
    <w:bookmarkStart w:id="766"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8"/>
        </w:numPr>
      </w:pPr>
      <w:r>
        <w:t xml:space="preserve">0-config.R: configuration file that sets data directories, sources base functions, and loads required libraries</w:t>
      </w:r>
    </w:p>
    <w:p>
      <w:pPr>
        <w:pStyle w:val="BlockText"/>
        <w:numPr>
          <w:ilvl w:val="0"/>
          <w:numId w:val="1238"/>
        </w:numPr>
      </w:pPr>
      <w:r>
        <w:t xml:space="preserve">0-base-functions: folder containing scripts with functions used in the analysis</w:t>
      </w:r>
    </w:p>
    <w:p>
      <w:pPr>
        <w:pStyle w:val="BlockText"/>
        <w:numPr>
          <w:ilvl w:val="1"/>
          <w:numId w:val="1239"/>
        </w:numPr>
      </w:pPr>
      <w:r>
        <w:t xml:space="preserve">0-base-functions.R: R script containing general functions used across the analysis</w:t>
      </w:r>
    </w:p>
    <w:p>
      <w:pPr>
        <w:pStyle w:val="BlockText"/>
        <w:numPr>
          <w:ilvl w:val="1"/>
          <w:numId w:val="1239"/>
        </w:numPr>
      </w:pPr>
      <w:r>
        <w:t xml:space="preserve">0-bias-corr-functions.R: R script containing functions used in bias correction</w:t>
      </w:r>
    </w:p>
    <w:p>
      <w:pPr>
        <w:pStyle w:val="BlockText"/>
        <w:numPr>
          <w:ilvl w:val="1"/>
          <w:numId w:val="123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9"/>
        </w:numPr>
      </w:pPr>
      <w:r>
        <w:t xml:space="preserve">0-prior-functions.R: R script containing functions to generate priors</w:t>
      </w:r>
    </w:p>
    <w:p>
      <w:pPr>
        <w:pStyle w:val="BlockText"/>
        <w:numPr>
          <w:ilvl w:val="0"/>
          <w:numId w:val="1238"/>
        </w:numPr>
      </w:pPr>
      <w:r>
        <w:t xml:space="preserve">1-data: folder containing data processing scripts NOTE: some scripts are deprecated</w:t>
      </w:r>
    </w:p>
    <w:p>
      <w:pPr>
        <w:pStyle w:val="BlockText"/>
        <w:numPr>
          <w:ilvl w:val="0"/>
          <w:numId w:val="1238"/>
        </w:numPr>
      </w:pPr>
      <w:r>
        <w:t xml:space="preserve">2-analysis: folder containing analysis scripts. To rerun all scripts in this subdirectory, run the bash script 0-run-analysis.sh.</w:t>
      </w:r>
    </w:p>
    <w:p>
      <w:pPr>
        <w:pStyle w:val="BlockText"/>
        <w:numPr>
          <w:ilvl w:val="1"/>
          <w:numId w:val="1240"/>
        </w:numPr>
      </w:pPr>
      <w:r>
        <w:t xml:space="preserve">1-obtain-priors-state.R: obtain priors for each state</w:t>
      </w:r>
    </w:p>
    <w:p>
      <w:pPr>
        <w:pStyle w:val="BlockText"/>
        <w:numPr>
          <w:ilvl w:val="1"/>
          <w:numId w:val="1240"/>
        </w:numPr>
      </w:pPr>
      <w:r>
        <w:t xml:space="preserve">2-est-expected-cases-state.R: estimate expected cases in each state</w:t>
      </w:r>
    </w:p>
    <w:p>
      <w:pPr>
        <w:pStyle w:val="BlockText"/>
        <w:numPr>
          <w:ilvl w:val="1"/>
          <w:numId w:val="1240"/>
        </w:numPr>
      </w:pPr>
      <w:r>
        <w:t xml:space="preserve">3-est-expected-cases-state-perf-testing.R: estimate expected cases in each state, estimate the percentage of underestimation due to incomplete testing vs. imperfect test accuracy</w:t>
      </w:r>
    </w:p>
    <w:p>
      <w:pPr>
        <w:pStyle w:val="BlockText"/>
        <w:numPr>
          <w:ilvl w:val="1"/>
          <w:numId w:val="1240"/>
        </w:numPr>
      </w:pPr>
      <w:r>
        <w:t xml:space="preserve">4-obtain-testing-protocols.R: find testing protocols for each state.</w:t>
      </w:r>
    </w:p>
    <w:p>
      <w:pPr>
        <w:pStyle w:val="BlockText"/>
        <w:numPr>
          <w:ilvl w:val="1"/>
          <w:numId w:val="1240"/>
        </w:numPr>
      </w:pPr>
      <w:r>
        <w:t xml:space="preserve">5-summarize-results.R: summarize results; obtain results for in text numerical results.</w:t>
      </w:r>
    </w:p>
    <w:p>
      <w:pPr>
        <w:pStyle w:val="BlockText"/>
        <w:numPr>
          <w:ilvl w:val="0"/>
          <w:numId w:val="1238"/>
        </w:numPr>
      </w:pPr>
      <w:r>
        <w:t xml:space="preserve">3-figure-table-scripts: folder containing figure scripts. To rerun all scripts in this subdirectory, run the bash script 0-run-figs.sh.</w:t>
      </w:r>
    </w:p>
    <w:p>
      <w:pPr>
        <w:pStyle w:val="BlockText"/>
        <w:numPr>
          <w:ilvl w:val="1"/>
          <w:numId w:val="1241"/>
        </w:numPr>
      </w:pPr>
      <w:r>
        <w:t xml:space="preserve">1-fig-testing.R: creates plot of testing patterns by state over time</w:t>
      </w:r>
    </w:p>
    <w:p>
      <w:pPr>
        <w:pStyle w:val="BlockText"/>
        <w:numPr>
          <w:ilvl w:val="1"/>
          <w:numId w:val="1241"/>
        </w:numPr>
      </w:pPr>
      <w:r>
        <w:t xml:space="preserve">2-fig-cases-usa-state-bar.R: creates bar plot of confirmed vs. estimated infections by state</w:t>
      </w:r>
    </w:p>
    <w:p>
      <w:pPr>
        <w:pStyle w:val="BlockText"/>
        <w:numPr>
          <w:ilvl w:val="1"/>
          <w:numId w:val="1241"/>
        </w:numPr>
      </w:pPr>
      <w:r>
        <w:t xml:space="preserve">3a-fig-map-usa-state.R: creates map of confirmed vs. estimated infections by state</w:t>
      </w:r>
    </w:p>
    <w:p>
      <w:pPr>
        <w:pStyle w:val="BlockText"/>
        <w:numPr>
          <w:ilvl w:val="1"/>
          <w:numId w:val="1241"/>
        </w:numPr>
      </w:pPr>
      <w:r>
        <w:t xml:space="preserve">3b-fig-map-usa-state-shiny.R: creates map of confirmed vs. estimated infections by state with search functionality by state</w:t>
      </w:r>
    </w:p>
    <w:p>
      <w:pPr>
        <w:pStyle w:val="BlockText"/>
        <w:numPr>
          <w:ilvl w:val="1"/>
          <w:numId w:val="1241"/>
        </w:numPr>
      </w:pPr>
      <w:r>
        <w:t xml:space="preserve">4-fig-priors.R: creates figure with priors for US as a whole</w:t>
      </w:r>
    </w:p>
    <w:p>
      <w:pPr>
        <w:pStyle w:val="BlockText"/>
        <w:numPr>
          <w:ilvl w:val="1"/>
          <w:numId w:val="1241"/>
        </w:numPr>
      </w:pPr>
      <w:r>
        <w:t xml:space="preserve">5-fig-density-usa.R: creates figure of distribution of estimated cases in the US</w:t>
      </w:r>
    </w:p>
    <w:p>
      <w:pPr>
        <w:pStyle w:val="BlockText"/>
        <w:numPr>
          <w:ilvl w:val="1"/>
          <w:numId w:val="1241"/>
        </w:numPr>
      </w:pPr>
      <w:r>
        <w:t xml:space="preserve">6-table-data-quality.R: creates table of data quality grading from COVID Tracking Project</w:t>
      </w:r>
    </w:p>
    <w:p>
      <w:pPr>
        <w:pStyle w:val="BlockText"/>
        <w:numPr>
          <w:ilvl w:val="1"/>
          <w:numId w:val="1241"/>
        </w:numPr>
      </w:pPr>
      <w:r>
        <w:t xml:space="preserve">7-fig-testpos.R: creates figure of the probability of testing positive among those tested by state</w:t>
      </w:r>
    </w:p>
    <w:p>
      <w:pPr>
        <w:pStyle w:val="BlockText"/>
        <w:numPr>
          <w:ilvl w:val="1"/>
          <w:numId w:val="1241"/>
        </w:numPr>
      </w:pPr>
      <w:r>
        <w:t xml:space="preserve">8-fig-percent-undertesting-state.R: creates figure of the percentage of under estimation due to incomplete testing</w:t>
      </w:r>
    </w:p>
    <w:p>
      <w:pPr>
        <w:pStyle w:val="BlockText"/>
        <w:numPr>
          <w:ilvl w:val="0"/>
          <w:numId w:val="1238"/>
        </w:numPr>
      </w:pPr>
      <w:r>
        <w:t xml:space="preserve">4-figures: folder containing figure files.</w:t>
      </w:r>
    </w:p>
    <w:p>
      <w:pPr>
        <w:pStyle w:val="BlockText"/>
        <w:numPr>
          <w:ilvl w:val="0"/>
          <w:numId w:val="1238"/>
        </w:numPr>
      </w:pPr>
      <w:r>
        <w:t xml:space="preserve">5-results: folder containing analysis results objects.</w:t>
      </w:r>
    </w:p>
    <w:p>
      <w:pPr>
        <w:pStyle w:val="BlockText"/>
        <w:numPr>
          <w:ilvl w:val="0"/>
          <w:numId w:val="123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6"/>
    <w:bookmarkStart w:id="767"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67"/>
    <w:bookmarkStart w:id="769"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68">
        <w:r>
          <w:rPr>
            <w:rStyle w:val="Hyperlink"/>
          </w:rPr>
          <w:t xml:space="preserve">Managing releases in a repository</w:t>
        </w:r>
      </w:hyperlink>
      <w:r>
        <w:t xml:space="preserve">.</w:t>
      </w:r>
    </w:p>
    <w:bookmarkEnd w:id="769"/>
    <w:bookmarkStart w:id="783"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70">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1">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2">
        <w:r>
          <w:rPr>
            <w:rStyle w:val="Hyperlink"/>
          </w:rPr>
          <w:t xml:space="preserve">CRAN stages diagram</w:t>
        </w:r>
      </w:hyperlink>
      <w:r>
        <w:t xml:space="preserve"> </w:t>
      </w:r>
      <w:r>
        <w:t xml:space="preserve">by Edgar Ruiz.</w:t>
      </w:r>
    </w:p>
    <w:bookmarkStart w:id="773"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3"/>
    <w:bookmarkStart w:id="777"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4"/>
        </w:numPr>
      </w:pPr>
      <w:r>
        <w:rPr>
          <w:rStyle w:val="VerbatimChar"/>
        </w:rPr>
        <w:t xml:space="preserve">devtools::check_win_devel()</w:t>
      </w:r>
      <w:r>
        <w:t xml:space="preserve"> </w:t>
      </w:r>
      <w:r>
        <w:t xml:space="preserve">- tests on Windows with the development version of R</w:t>
      </w:r>
    </w:p>
    <w:p>
      <w:pPr>
        <w:pStyle w:val="Compact"/>
        <w:numPr>
          <w:ilvl w:val="1"/>
          <w:numId w:val="1244"/>
        </w:numPr>
      </w:pPr>
      <w:hyperlink r:id="rId774">
        <w:r>
          <w:rPr>
            <w:rStyle w:val="Hyperlink"/>
          </w:rPr>
          <w:t xml:space="preserve">R-hub</w:t>
        </w:r>
      </w:hyperlink>
      <w:r>
        <w:t xml:space="preserve"> </w:t>
      </w:r>
      <w:r>
        <w:t xml:space="preserve">- tests on a wide range of platforms.</w:t>
      </w:r>
      <w:r>
        <w:t xml:space="preserve"> </w:t>
      </w:r>
      <w:r>
        <w:t xml:space="preserve">In</w:t>
      </w:r>
      <w:r>
        <w:t xml:space="preserve"> </w:t>
      </w:r>
      <w:hyperlink r:id="rId775">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3"/>
        </w:numPr>
      </w:pPr>
      <w:r>
        <w:rPr>
          <w:b/>
          <w:bCs/>
        </w:rPr>
        <w:t xml:space="preserve">Review CRAN policies</w:t>
      </w:r>
      <w:r>
        <w:t xml:space="preserve">: Ensure your package complies with the</w:t>
      </w:r>
      <w:r>
        <w:t xml:space="preserve"> </w:t>
      </w:r>
      <w:hyperlink r:id="rId776">
        <w:r>
          <w:rPr>
            <w:rStyle w:val="Hyperlink"/>
          </w:rPr>
          <w:t xml:space="preserve">CRAN Repository Policy</w:t>
        </w:r>
      </w:hyperlink>
      <w:r>
        <w:t xml:space="preserve">.</w:t>
      </w:r>
    </w:p>
    <w:bookmarkEnd w:id="777"/>
    <w:bookmarkStart w:id="779"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78">
        <w:r>
          <w:rPr>
            <w:rStyle w:val="Hyperlink"/>
          </w:rPr>
          <w:t xml:space="preserve">new submission checklist</w:t>
        </w:r>
      </w:hyperlink>
      <w:r>
        <w:t xml:space="preserve"> </w:t>
      </w:r>
      <w:r>
        <w:t xml:space="preserve">in the R Packages book</w:t>
      </w:r>
      <w:r>
        <w:t xml:space="preserve"> </w:t>
      </w:r>
      <w:r>
        <w:t xml:space="preserve">for additional requirements.</w:t>
      </w:r>
    </w:p>
    <w:bookmarkEnd w:id="779"/>
    <w:bookmarkStart w:id="782" w:name="after-cran-acceptance"/>
    <w:p>
      <w:pPr>
        <w:pStyle w:val="Heading3"/>
      </w:pPr>
      <w:r>
        <w:t xml:space="preserve">16.10.4 After CRAN Acceptance</w:t>
      </w:r>
    </w:p>
    <w:p>
      <w:pPr>
        <w:pStyle w:val="FirstParagraph"/>
      </w:pPr>
      <w:r>
        <w:t xml:space="preserve">Once CRAN accepts your package:</w:t>
      </w:r>
    </w:p>
    <w:p>
      <w:pPr>
        <w:numPr>
          <w:ilvl w:val="0"/>
          <w:numId w:val="124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5"/>
        </w:numPr>
      </w:pPr>
      <w:r>
        <w:rPr>
          <w:b/>
          <w:bCs/>
        </w:rPr>
        <w:t xml:space="preserve">Track adoption over time</w:t>
      </w:r>
      <w:r>
        <w:t xml:space="preserve">: the</w:t>
      </w:r>
      <w:r>
        <w:t xml:space="preserve"> </w:t>
      </w:r>
      <w:hyperlink r:id="rId780">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1">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2"/>
    <w:bookmarkEnd w:id="783"/>
    <w:bookmarkEnd w:id="784"/>
    <w:bookmarkStart w:id="803" w:name="data-publication"/>
    <w:p>
      <w:pPr>
        <w:pStyle w:val="Heading1"/>
      </w:pPr>
      <w:r>
        <w:t xml:space="preserve">17. Data Publication</w:t>
      </w:r>
    </w:p>
    <w:bookmarkStart w:id="78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5"/>
    <w:bookmarkStart w:id="79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6"/>
    <w:bookmarkStart w:id="78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87"/>
    <w:bookmarkStart w:id="78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88">
        <w:r>
          <w:rPr>
            <w:rStyle w:val="Hyperlink"/>
          </w:rPr>
          <w:t xml:space="preserve">UC Davis DataLab GIS workshops</w:t>
        </w:r>
      </w:hyperlink>
      <w:r>
        <w:t xml:space="preserve">, including resources on QGIS and spatial SQL.</w:t>
      </w:r>
    </w:p>
    <w:bookmarkEnd w:id="789"/>
    <w:bookmarkEnd w:id="790"/>
    <w:bookmarkStart w:id="794" w:name="create-public-ids"/>
    <w:p>
      <w:pPr>
        <w:pStyle w:val="Heading2"/>
      </w:pPr>
      <w:r>
        <w:t xml:space="preserve">17.3 Create public IDs</w:t>
      </w:r>
    </w:p>
    <w:bookmarkStart w:id="79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1"/>
    <w:bookmarkStart w:id="79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2"/>
    <w:bookmarkStart w:id="79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6"/>
        </w:numPr>
      </w:pPr>
      <w:r>
        <w:rPr>
          <w:rStyle w:val="VerbatimChar"/>
        </w:rPr>
        <w:t xml:space="preserve">data/final/</w:t>
      </w:r>
      <w:r>
        <w:t xml:space="preserve">- folder containing the projects final data in both csv and rds formats</w:t>
      </w:r>
      <w:r>
        <w:br/>
      </w:r>
    </w:p>
    <w:p>
      <w:pPr>
        <w:pStyle w:val="Compact"/>
        <w:numPr>
          <w:ilvl w:val="0"/>
          <w:numId w:val="12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3"/>
    <w:bookmarkEnd w:id="794"/>
    <w:bookmarkStart w:id="79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6">
        <w:r>
          <w:rPr>
            <w:rStyle w:val="Hyperlink"/>
          </w:rPr>
          <w:t xml:space="preserve">UC Davis DataLab workshop on data documentation</w:t>
        </w:r>
      </w:hyperlink>
      <w:r>
        <w:t xml:space="preserve">.</w:t>
      </w:r>
    </w:p>
    <w:bookmarkStart w:id="798" w:name="X659912a983e12070198566d6758f84b7c139c71"/>
    <w:p>
      <w:pPr>
        <w:pStyle w:val="Heading3"/>
      </w:pPr>
      <w:r>
        <w:t xml:space="preserve">17.4.1 Steps for creating an Open Science Framework (OSF) repository:</w:t>
      </w:r>
    </w:p>
    <w:p>
      <w:pPr>
        <w:pStyle w:val="Compact"/>
        <w:numPr>
          <w:ilvl w:val="0"/>
          <w:numId w:val="1247"/>
        </w:numPr>
      </w:pPr>
      <w:r>
        <w:t xml:space="preserve">Create a new OSF project per these instructions: https://help.osf.io/article/252-create-a-project</w:t>
      </w:r>
    </w:p>
    <w:p>
      <w:pPr>
        <w:pStyle w:val="Compact"/>
        <w:numPr>
          <w:ilvl w:val="0"/>
          <w:numId w:val="12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7"/>
        </w:numPr>
      </w:pPr>
      <w:r>
        <w:t xml:space="preserve">Create a notebook component and upload the final .html files (which will not be on github… but see optional item below)</w:t>
      </w:r>
    </w:p>
    <w:p>
      <w:pPr>
        <w:pStyle w:val="Compact"/>
        <w:numPr>
          <w:ilvl w:val="0"/>
          <w:numId w:val="1247"/>
        </w:numPr>
      </w:pPr>
      <w:r>
        <w:t xml:space="preserve">On the OSF landing Wiki, provide some context. Here is a recent example: https://osf.io/954bt/</w:t>
      </w:r>
    </w:p>
    <w:p>
      <w:pPr>
        <w:pStyle w:val="Compact"/>
        <w:numPr>
          <w:ilvl w:val="0"/>
          <w:numId w:val="1247"/>
        </w:numPr>
      </w:pPr>
      <w:r>
        <w:t xml:space="preserve">Create a Digital Object Identifier (DOI) for the repository. A DOI is a unique identifier that provides a persistent link to content, such as a dataset in this case.</w:t>
      </w:r>
      <w:r>
        <w:t xml:space="preserve"> </w:t>
      </w:r>
      <w:hyperlink r:id="rId797">
        <w:r>
          <w:rPr>
            <w:rStyle w:val="Hyperlink"/>
          </w:rPr>
          <w:t xml:space="preserve">Learn more about DOIs</w:t>
        </w:r>
      </w:hyperlink>
    </w:p>
    <w:p>
      <w:pPr>
        <w:pStyle w:val="Compact"/>
        <w:numPr>
          <w:ilvl w:val="0"/>
          <w:numId w:val="1247"/>
        </w:numPr>
      </w:pPr>
      <w:r>
        <w:t xml:space="preserve">Optional: Complete the software checklist and system requirement guide for the analysis to guide others. Include it on the GitHub README for the project: https://github.com/proctor-ucsf/mordor-antibody</w:t>
      </w:r>
    </w:p>
    <w:bookmarkEnd w:id="798"/>
    <w:bookmarkEnd w:id="799"/>
    <w:bookmarkStart w:id="80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00"/>
    <w:bookmarkStart w:id="80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1"/>
    <w:bookmarkStart w:id="80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8"/>
        </w:numPr>
      </w:pPr>
      <w:r>
        <w:t xml:space="preserve">ACTION - https://osf.io/ca3pe/</w:t>
      </w:r>
      <w:r>
        <w:br/>
      </w:r>
    </w:p>
    <w:p>
      <w:pPr>
        <w:pStyle w:val="Compact"/>
        <w:numPr>
          <w:ilvl w:val="0"/>
          <w:numId w:val="1248"/>
        </w:numPr>
      </w:pPr>
      <w:r>
        <w:t xml:space="preserve">NAITRE - https://osf.io/ujeyb/</w:t>
      </w:r>
      <w:r>
        <w:br/>
      </w:r>
    </w:p>
    <w:p>
      <w:pPr>
        <w:pStyle w:val="Compact"/>
        <w:numPr>
          <w:ilvl w:val="0"/>
          <w:numId w:val="124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2"/>
    <w:bookmarkEnd w:id="803"/>
    <w:bookmarkStart w:id="83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07" w:name="uc-davis-computing-resources"/>
    <w:p>
      <w:pPr>
        <w:pStyle w:val="Heading2"/>
      </w:pPr>
      <w:r>
        <w:t xml:space="preserve">18.1 UC Davis Computing Resources</w:t>
      </w:r>
    </w:p>
    <w:bookmarkStart w:id="80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9"/>
        </w:numPr>
      </w:pPr>
      <w:r>
        <w:rPr>
          <w:b/>
          <w:bCs/>
        </w:rPr>
        <w:t xml:space="preserve">Shiva</w:t>
      </w:r>
      <w:r>
        <w:t xml:space="preserve"> </w:t>
      </w:r>
      <w:r>
        <w:t xml:space="preserve">(shiva.ucdavis.edu): SLURM-based cluster for computational work</w:t>
      </w:r>
    </w:p>
    <w:p>
      <w:pPr>
        <w:pStyle w:val="Compact"/>
        <w:numPr>
          <w:ilvl w:val="0"/>
          <w:numId w:val="124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6"/>
    <w:bookmarkEnd w:id="807"/>
    <w:bookmarkStart w:id="80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0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08"/>
    <w:bookmarkEnd w:id="809"/>
    <w:bookmarkStart w:id="81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10"/>
    <w:bookmarkStart w:id="81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4">
        <w:r>
          <w:rPr>
            <w:rStyle w:val="Hyperlink"/>
          </w:rPr>
          <w:t xml:space="preserve">hpc.ucdavis.edu</w:t>
        </w:r>
      </w:hyperlink>
      <w:r>
        <w:t xml:space="preserve"> </w:t>
      </w:r>
      <w:r>
        <w:t xml:space="preserve">for support information.</w:t>
      </w:r>
    </w:p>
    <w:bookmarkEnd w:id="811"/>
    <w:bookmarkStart w:id="81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2"/>
    <w:bookmarkStart w:id="81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3"/>
    <w:bookmarkStart w:id="81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4"/>
    <w:bookmarkEnd w:id="815"/>
    <w:bookmarkStart w:id="824"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18"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6">
        <w:r>
          <w:rPr>
            <w:rStyle w:val="VerbatimChar"/>
          </w:rPr>
          <w:t xml:space="preserve">tmux</w:t>
        </w:r>
      </w:hyperlink>
      <w:r>
        <w:t xml:space="preserve"> </w:t>
      </w:r>
      <w:r>
        <w:t xml:space="preserve">or</w:t>
      </w:r>
      <w:r>
        <w:t xml:space="preserve"> </w:t>
      </w:r>
      <w:hyperlink r:id="rId81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18"/>
    <w:bookmarkStart w:id="823"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9" name="Picture"/>
                  <a:graphic>
                    <a:graphicData uri="http://schemas.openxmlformats.org/drawingml/2006/picture">
                      <pic:pic>
                        <pic:nvPicPr>
                          <pic:cNvPr descr="/opt/quarto/share/formats/docx/important.png" id="820"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1" name="Picture"/>
                  <a:graphic>
                    <a:graphicData uri="http://schemas.openxmlformats.org/drawingml/2006/picture">
                      <pic:pic>
                        <pic:nvPicPr>
                          <pic:cNvPr descr="/opt/quarto/share/formats/docx/note.png" id="822"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4">
              <w:r>
                <w:rPr>
                  <w:rStyle w:val="Hyperlink"/>
                </w:rPr>
                <w:t xml:space="preserve">UC Davis HPC documentation</w:t>
              </w:r>
            </w:hyperlink>
            <w:r>
              <w:t xml:space="preserve"> </w:t>
            </w:r>
            <w:r>
              <w:t xml:space="preserve">or contact HPC support.</w:t>
            </w:r>
          </w:p>
          <w:p/>
        </w:tc>
      </w:tr>
    </w:tbl>
    <w:bookmarkEnd w:id="823"/>
    <w:bookmarkEnd w:id="824"/>
    <w:bookmarkStart w:id="829" w:name="storage-group-storage-access"/>
    <w:p>
      <w:pPr>
        <w:pStyle w:val="Heading2"/>
      </w:pPr>
      <w:r>
        <w:t xml:space="preserve">18.7 Storage &amp; group storage access</w:t>
      </w:r>
    </w:p>
    <w:bookmarkStart w:id="825"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4">
        <w:r>
          <w:rPr>
            <w:rStyle w:val="Hyperlink"/>
          </w:rPr>
          <w:t xml:space="preserve">UC Davis HPC documentation</w:t>
        </w:r>
      </w:hyperlink>
      <w:r>
        <w:t xml:space="preserve"> </w:t>
      </w:r>
      <w:r>
        <w:t xml:space="preserve">for specific storage options and quotas.</w:t>
      </w:r>
    </w:p>
    <w:bookmarkEnd w:id="825"/>
    <w:bookmarkStart w:id="826"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6"/>
    <w:bookmarkStart w:id="828"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27">
        <w:r>
          <w:rPr>
            <w:rStyle w:val="Hyperlink"/>
          </w:rPr>
          <w:t xml:space="preserve">this guide</w:t>
        </w:r>
      </w:hyperlink>
      <w:r>
        <w:t xml:space="preserve">.</w:t>
      </w:r>
    </w:p>
    <w:bookmarkEnd w:id="828"/>
    <w:bookmarkEnd w:id="829"/>
    <w:bookmarkStart w:id="830"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0"/>
        </w:numPr>
      </w:pPr>
      <w:r>
        <w:rPr>
          <w:rStyle w:val="VerbatimChar"/>
        </w:rPr>
        <w:t xml:space="preserve">job-name=run_inc</w:t>
      </w:r>
      <w:r>
        <w:t xml:space="preserve">: Job name that will show up in the SLURM system</w:t>
      </w:r>
    </w:p>
    <w:p>
      <w:pPr>
        <w:pStyle w:val="Compact"/>
        <w:numPr>
          <w:ilvl w:val="0"/>
          <w:numId w:val="1250"/>
        </w:numPr>
      </w:pPr>
      <w:r>
        <w:rPr>
          <w:rStyle w:val="VerbatimChar"/>
        </w:rPr>
        <w:t xml:space="preserve">begin=now</w:t>
      </w:r>
      <w:r>
        <w:t xml:space="preserve">: Requests to start the job as soon as the requested resources are available</w:t>
      </w:r>
    </w:p>
    <w:p>
      <w:pPr>
        <w:pStyle w:val="Compact"/>
        <w:numPr>
          <w:ilvl w:val="0"/>
          <w:numId w:val="1250"/>
        </w:numPr>
      </w:pPr>
      <w:r>
        <w:rPr>
          <w:rStyle w:val="VerbatimChar"/>
        </w:rPr>
        <w:t xml:space="preserve">dependency=singleton</w:t>
      </w:r>
      <w:r>
        <w:t xml:space="preserve">: Jobs can begin after all previously launched jobs with the same name and user have ended.</w:t>
      </w:r>
    </w:p>
    <w:p>
      <w:pPr>
        <w:pStyle w:val="Compact"/>
        <w:numPr>
          <w:ilvl w:val="0"/>
          <w:numId w:val="1250"/>
        </w:numPr>
      </w:pPr>
      <w:r>
        <w:rPr>
          <w:rStyle w:val="VerbatimChar"/>
        </w:rPr>
        <w:t xml:space="preserve">mail-type=ALL</w:t>
      </w:r>
      <w:r>
        <w:t xml:space="preserve">: Receive all types of email notification (e.g., when job starts, fails, ends)</w:t>
      </w:r>
    </w:p>
    <w:p>
      <w:pPr>
        <w:pStyle w:val="Compact"/>
        <w:numPr>
          <w:ilvl w:val="0"/>
          <w:numId w:val="1250"/>
        </w:numPr>
      </w:pPr>
      <w:r>
        <w:rPr>
          <w:rStyle w:val="VerbatimChar"/>
        </w:rPr>
        <w:t xml:space="preserve">cpus-per-task=16</w:t>
      </w:r>
      <w:r>
        <w:t xml:space="preserve">: Request 16 processors per task. The default is one processor per task.</w:t>
      </w:r>
    </w:p>
    <w:p>
      <w:pPr>
        <w:pStyle w:val="Compact"/>
        <w:numPr>
          <w:ilvl w:val="0"/>
          <w:numId w:val="1250"/>
        </w:numPr>
      </w:pPr>
      <w:r>
        <w:rPr>
          <w:rStyle w:val="VerbatimChar"/>
        </w:rPr>
        <w:t xml:space="preserve">mem=64G</w:t>
      </w:r>
      <w:r>
        <w:t xml:space="preserve">: Request 64 GB memory per node.</w:t>
      </w:r>
    </w:p>
    <w:p>
      <w:pPr>
        <w:pStyle w:val="Compact"/>
        <w:numPr>
          <w:ilvl w:val="0"/>
          <w:numId w:val="125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30"/>
    <w:bookmarkEnd w:id="831"/>
    <w:bookmarkStart w:id="85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2">
        <w:r>
          <w:rPr>
            <w:rStyle w:val="Hyperlink"/>
            <w:b/>
            <w:bCs/>
          </w:rPr>
          <w:t xml:space="preserve">Working with AI</w:t>
        </w:r>
      </w:hyperlink>
      <w:r>
        <w:t xml:space="preserve"> </w:t>
      </w:r>
      <w:r>
        <w:t xml:space="preserve">(source:</w:t>
      </w:r>
      <w:r>
        <w:t xml:space="preserve"> </w:t>
      </w:r>
      <w:hyperlink r:id="rId833">
        <w:r>
          <w:rPr>
            <w:rStyle w:val="Hyperlink"/>
          </w:rPr>
          <w:t xml:space="preserve">https://github.com/d-morrison/wai</w:t>
        </w:r>
      </w:hyperlink>
      <w:r>
        <w:t xml:space="preserve">).</w:t>
      </w:r>
    </w:p>
    <w:p>
      <w:pPr>
        <w:pStyle w:val="BodyText"/>
      </w:pPr>
      <w:r>
        <w:t xml:space="preserve">That site covers:</w:t>
      </w:r>
      <w:r>
        <w:t xml:space="preserve"> </w:t>
      </w:r>
      <w:bookmarkStart w:id="834" w:name="sec-ai-disclosure"/>
      <w:bookmarkEnd w:id="834"/>
      <w:bookmarkStart w:id="835" w:name="sec-ai-journal-articles"/>
      <w:bookmarkEnd w:id="835"/>
      <w:r>
        <w:t xml:space="preserve"> </w:t>
      </w:r>
      <w:bookmarkStart w:id="836" w:name="sec-ai-language-model"/>
      <w:bookmarkEnd w:id="836"/>
      <w:bookmarkStart w:id="837" w:name="sec-ai-harnesses"/>
      <w:bookmarkEnd w:id="837"/>
      <w:bookmarkStart w:id="838" w:name="sec-ai-agent-implementation"/>
      <w:bookmarkEnd w:id="838"/>
      <w:r>
        <w:t xml:space="preserve"> </w:t>
      </w:r>
      <w:bookmarkStart w:id="839" w:name="sec-ai-harness-construction"/>
      <w:bookmarkEnd w:id="839"/>
      <w:bookmarkStart w:id="840" w:name="sec-ai-agent-program-kind"/>
      <w:bookmarkEnd w:id="840"/>
      <w:r>
        <w:t xml:space="preserve"> </w:t>
      </w:r>
      <w:bookmarkStart w:id="841" w:name="sec-ai-harness-agent-relationship"/>
      <w:bookmarkEnd w:id="841"/>
      <w:bookmarkStart w:id="842" w:name="sec-ai-addressing-failing-workflows"/>
      <w:bookmarkEnd w:id="842"/>
      <w:r>
        <w:t xml:space="preserve"> </w:t>
      </w:r>
      <w:bookmarkStart w:id="843" w:name="sec-ai-benefits-hazards"/>
      <w:bookmarkEnd w:id="843"/>
      <w:bookmarkStart w:id="844" w:name="sec-ai-best-practices"/>
      <w:bookmarkEnd w:id="844"/>
      <w:bookmarkStart w:id="845" w:name="sec-ai-offline"/>
      <w:bookmarkEnd w:id="845"/>
      <w:r>
        <w:t xml:space="preserve"> </w:t>
      </w:r>
      <w:bookmarkStart w:id="846" w:name="sec-ai-copilot-settings"/>
      <w:bookmarkEnd w:id="846"/>
      <w:bookmarkStart w:id="847" w:name="sec-ai-agent-skills"/>
      <w:bookmarkEnd w:id="847"/>
      <w:bookmarkStart w:id="848" w:name="sec-ai-claude-cloud-env"/>
      <w:bookmarkEnd w:id="848"/>
      <w:r>
        <w:t xml:space="preserve"> </w:t>
      </w:r>
      <w:bookmarkStart w:id="849" w:name="sec-ai-when-to-use"/>
      <w:bookmarkEnd w:id="849"/>
      <w:bookmarkStart w:id="850" w:name="sec-ai-claude-code-windows"/>
      <w:bookmarkEnd w:id="850"/>
      <w:bookmarkStart w:id="851" w:name="sec-fully-clean"/>
      <w:bookmarkEnd w:id="851"/>
    </w:p>
    <w:p>
      <w:pPr>
        <w:numPr>
          <w:ilvl w:val="0"/>
          <w:numId w:val="1251"/>
        </w:numPr>
      </w:pPr>
      <w:hyperlink r:id="rId85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1"/>
        </w:numPr>
      </w:pPr>
      <w:hyperlink r:id="rId85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1"/>
        </w:numPr>
      </w:pPr>
      <w:hyperlink r:id="rId85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5" name="Picture"/>
                  <a:graphic>
                    <a:graphicData uri="http://schemas.openxmlformats.org/drawingml/2006/picture">
                      <pic:pic>
                        <pic:nvPicPr>
                          <pic:cNvPr descr="/opt/quarto/share/formats/docx/note.png" id="85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57"/>
    <w:bookmarkStart w:id="866" w:name="checklists"/>
    <w:p>
      <w:pPr>
        <w:pStyle w:val="Heading1"/>
      </w:pPr>
      <w:r>
        <w:t xml:space="preserve">20. Checklists</w:t>
      </w:r>
    </w:p>
    <w:bookmarkStart w:id="858" w:name="pre-analysis-plan-checklist"/>
    <w:p>
      <w:pPr>
        <w:pStyle w:val="Heading2"/>
      </w:pPr>
      <w:r>
        <w:t xml:space="preserve">20.1 Pre-analysis plan checklist</w:t>
      </w:r>
    </w:p>
    <w:p>
      <w:pPr>
        <w:pStyle w:val="Compact"/>
        <w:numPr>
          <w:ilvl w:val="0"/>
          <w:numId w:val="1252"/>
        </w:numPr>
      </w:pPr>
      <w:r>
        <w:t xml:space="preserve">Brief background on the study (a condensed version of the introduction section of the paper)</w:t>
      </w:r>
    </w:p>
    <w:p>
      <w:pPr>
        <w:pStyle w:val="Compact"/>
        <w:numPr>
          <w:ilvl w:val="0"/>
          <w:numId w:val="1252"/>
        </w:numPr>
      </w:pPr>
      <w:r>
        <w:t xml:space="preserve">Hypotheses / objectives</w:t>
      </w:r>
    </w:p>
    <w:p>
      <w:pPr>
        <w:pStyle w:val="Compact"/>
        <w:numPr>
          <w:ilvl w:val="0"/>
          <w:numId w:val="1252"/>
        </w:numPr>
      </w:pPr>
      <w:r>
        <w:t xml:space="preserve">Study design</w:t>
      </w:r>
    </w:p>
    <w:p>
      <w:pPr>
        <w:pStyle w:val="Compact"/>
        <w:numPr>
          <w:ilvl w:val="0"/>
          <w:numId w:val="1252"/>
        </w:numPr>
      </w:pPr>
      <w:r>
        <w:t xml:space="preserve">Description of data</w:t>
      </w:r>
    </w:p>
    <w:p>
      <w:pPr>
        <w:pStyle w:val="Compact"/>
        <w:numPr>
          <w:ilvl w:val="0"/>
          <w:numId w:val="1252"/>
        </w:numPr>
      </w:pPr>
      <w:r>
        <w:t xml:space="preserve">Definition of outcomes</w:t>
      </w:r>
    </w:p>
    <w:p>
      <w:pPr>
        <w:pStyle w:val="Compact"/>
        <w:numPr>
          <w:ilvl w:val="0"/>
          <w:numId w:val="1252"/>
        </w:numPr>
      </w:pPr>
      <w:r>
        <w:t xml:space="preserve">Definition of interventions / exposures</w:t>
      </w:r>
    </w:p>
    <w:p>
      <w:pPr>
        <w:pStyle w:val="Compact"/>
        <w:numPr>
          <w:ilvl w:val="0"/>
          <w:numId w:val="1252"/>
        </w:numPr>
      </w:pPr>
      <w:r>
        <w:t xml:space="preserve">Definition of covariates</w:t>
      </w:r>
    </w:p>
    <w:p>
      <w:pPr>
        <w:pStyle w:val="Compact"/>
        <w:numPr>
          <w:ilvl w:val="0"/>
          <w:numId w:val="1252"/>
        </w:numPr>
      </w:pPr>
      <w:r>
        <w:t xml:space="preserve">Statistical power calculation</w:t>
      </w:r>
    </w:p>
    <w:p>
      <w:pPr>
        <w:pStyle w:val="Compact"/>
        <w:numPr>
          <w:ilvl w:val="0"/>
          <w:numId w:val="1252"/>
        </w:numPr>
      </w:pPr>
      <w:r>
        <w:t xml:space="preserve">Statistical model description</w:t>
      </w:r>
    </w:p>
    <w:p>
      <w:pPr>
        <w:pStyle w:val="Compact"/>
        <w:numPr>
          <w:ilvl w:val="0"/>
          <w:numId w:val="1252"/>
        </w:numPr>
      </w:pPr>
      <w:r>
        <w:t xml:space="preserve">Covariate selection / screening</w:t>
      </w:r>
    </w:p>
    <w:p>
      <w:pPr>
        <w:pStyle w:val="Compact"/>
        <w:numPr>
          <w:ilvl w:val="0"/>
          <w:numId w:val="1252"/>
        </w:numPr>
      </w:pPr>
      <w:r>
        <w:t xml:space="preserve">Standard error estimation method</w:t>
      </w:r>
    </w:p>
    <w:p>
      <w:pPr>
        <w:pStyle w:val="Compact"/>
        <w:numPr>
          <w:ilvl w:val="0"/>
          <w:numId w:val="1252"/>
        </w:numPr>
      </w:pPr>
      <w:r>
        <w:t xml:space="preserve">Missing data analysis</w:t>
      </w:r>
    </w:p>
    <w:p>
      <w:pPr>
        <w:pStyle w:val="Compact"/>
        <w:numPr>
          <w:ilvl w:val="0"/>
          <w:numId w:val="1252"/>
        </w:numPr>
      </w:pPr>
      <w:r>
        <w:t xml:space="preserve">Assessment of effect modification / subgroup analyses</w:t>
      </w:r>
    </w:p>
    <w:p>
      <w:pPr>
        <w:pStyle w:val="Compact"/>
        <w:numPr>
          <w:ilvl w:val="0"/>
          <w:numId w:val="1252"/>
        </w:numPr>
      </w:pPr>
      <w:r>
        <w:t xml:space="preserve">Sensitivity analyses</w:t>
      </w:r>
    </w:p>
    <w:p>
      <w:pPr>
        <w:pStyle w:val="Compact"/>
        <w:numPr>
          <w:ilvl w:val="0"/>
          <w:numId w:val="1252"/>
        </w:numPr>
      </w:pPr>
      <w:r>
        <w:t xml:space="preserve">Negative control analyses</w:t>
      </w:r>
    </w:p>
    <w:bookmarkEnd w:id="858"/>
    <w:bookmarkStart w:id="860" w:name="code-checklist"/>
    <w:p>
      <w:pPr>
        <w:pStyle w:val="Heading2"/>
      </w:pPr>
      <w:r>
        <w:t xml:space="preserve">20.2 Code checklist</w:t>
      </w:r>
    </w:p>
    <w:p>
      <w:pPr>
        <w:pStyle w:val="Compact"/>
        <w:numPr>
          <w:ilvl w:val="0"/>
          <w:numId w:val="1253"/>
        </w:numPr>
      </w:pPr>
      <w:r>
        <w:t xml:space="preserve">Does the script run without errors?</w:t>
      </w:r>
    </w:p>
    <w:p>
      <w:pPr>
        <w:pStyle w:val="Compact"/>
        <w:numPr>
          <w:ilvl w:val="0"/>
          <w:numId w:val="1253"/>
        </w:numPr>
      </w:pPr>
      <w:r>
        <w:t xml:space="preserve">Is code self-contained within repo and/or associated Box folder?</w:t>
      </w:r>
    </w:p>
    <w:p>
      <w:pPr>
        <w:pStyle w:val="Compact"/>
        <w:numPr>
          <w:ilvl w:val="0"/>
          <w:numId w:val="1253"/>
        </w:numPr>
      </w:pPr>
      <w:r>
        <w:t xml:space="preserve">Is all commented out code / remarks removed?</w:t>
      </w:r>
    </w:p>
    <w:p>
      <w:pPr>
        <w:pStyle w:val="Compact"/>
        <w:numPr>
          <w:ilvl w:val="0"/>
          <w:numId w:val="1253"/>
        </w:numPr>
      </w:pPr>
      <w:r>
        <w:t xml:space="preserve">Does the header accurately describe the process completed in the script?</w:t>
      </w:r>
    </w:p>
    <w:p>
      <w:pPr>
        <w:pStyle w:val="Compact"/>
        <w:numPr>
          <w:ilvl w:val="0"/>
          <w:numId w:val="1253"/>
        </w:numPr>
      </w:pPr>
      <w:r>
        <w:t xml:space="preserve">Is the script pushed to its github repository?</w:t>
      </w:r>
    </w:p>
    <w:p>
      <w:pPr>
        <w:pStyle w:val="Compact"/>
        <w:numPr>
          <w:ilvl w:val="0"/>
          <w:numId w:val="1253"/>
        </w:numPr>
      </w:pPr>
      <w:r>
        <w:t xml:space="preserve">Does the code adhere to the</w:t>
      </w:r>
      <w:r>
        <w:t xml:space="preserve"> </w:t>
      </w:r>
      <w:hyperlink r:id="rId859">
        <w:r>
          <w:rPr>
            <w:rStyle w:val="Hyperlink"/>
          </w:rPr>
          <w:t xml:space="preserve">coding style guide</w:t>
        </w:r>
      </w:hyperlink>
      <w:r>
        <w:t xml:space="preserve">?</w:t>
      </w:r>
    </w:p>
    <w:p>
      <w:pPr>
        <w:pStyle w:val="Compact"/>
        <w:numPr>
          <w:ilvl w:val="0"/>
          <w:numId w:val="1253"/>
        </w:numPr>
      </w:pPr>
      <w:r>
        <w:t xml:space="preserve">Are all warnings ignorable? Should any warnings be intentionally suppressed or addressed?</w:t>
      </w:r>
    </w:p>
    <w:bookmarkEnd w:id="860"/>
    <w:bookmarkStart w:id="86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4"/>
        </w:numPr>
      </w:pPr>
      <w:r>
        <w:t xml:space="preserve">Are the study results within the manuscript replicable (i.e., if you rerun the code in the study’s repository, the tables and figures will be exactly replicated?)</w:t>
      </w:r>
    </w:p>
    <w:p>
      <w:pPr>
        <w:pStyle w:val="Compact"/>
        <w:numPr>
          <w:ilvl w:val="0"/>
          <w:numId w:val="1254"/>
        </w:numPr>
      </w:pPr>
      <w:r>
        <w:t xml:space="preserve">Is a target journal selected?</w:t>
      </w:r>
    </w:p>
    <w:p>
      <w:pPr>
        <w:pStyle w:val="Compact"/>
        <w:numPr>
          <w:ilvl w:val="0"/>
          <w:numId w:val="1254"/>
        </w:numPr>
      </w:pPr>
      <w:r>
        <w:t xml:space="preserve">Is the title declarative, in other words, does it state the object/findings rather than suggest them?</w:t>
      </w:r>
    </w:p>
    <w:p>
      <w:pPr>
        <w:pStyle w:val="Compact"/>
        <w:numPr>
          <w:ilvl w:val="0"/>
          <w:numId w:val="1254"/>
        </w:numPr>
      </w:pPr>
      <w:r>
        <w:t xml:space="preserve">Is the word count of the manuscript close to the target journal’s allowance?</w:t>
      </w:r>
    </w:p>
    <w:p>
      <w:pPr>
        <w:pStyle w:val="Compact"/>
        <w:numPr>
          <w:ilvl w:val="0"/>
          <w:numId w:val="1254"/>
        </w:numPr>
      </w:pPr>
      <w:r>
        <w:t xml:space="preserve">Does the manuscript adhere to the formatting guide of the target journal?</w:t>
      </w:r>
    </w:p>
    <w:p>
      <w:pPr>
        <w:pStyle w:val="Compact"/>
        <w:numPr>
          <w:ilvl w:val="0"/>
          <w:numId w:val="1254"/>
        </w:numPr>
      </w:pPr>
      <w:r>
        <w:t xml:space="preserve">Does the manuscript use a consistent voice (passive or active – usually active is preferred … pun intended)?</w:t>
      </w:r>
    </w:p>
    <w:p>
      <w:pPr>
        <w:pStyle w:val="Compact"/>
        <w:numPr>
          <w:ilvl w:val="0"/>
          <w:numId w:val="1254"/>
        </w:numPr>
      </w:pPr>
      <w:r>
        <w:t xml:space="preserve">Is each figure and table (including supplementary material) referenced in the main text?</w:t>
      </w:r>
    </w:p>
    <w:p>
      <w:pPr>
        <w:pStyle w:val="Compact"/>
        <w:numPr>
          <w:ilvl w:val="0"/>
          <w:numId w:val="1254"/>
        </w:numPr>
      </w:pPr>
      <w:r>
        <w:t xml:space="preserve">Is there a caption for each figure and table (including supplementary material)?</w:t>
      </w:r>
    </w:p>
    <w:p>
      <w:pPr>
        <w:pStyle w:val="Compact"/>
        <w:numPr>
          <w:ilvl w:val="0"/>
          <w:numId w:val="1254"/>
        </w:numPr>
      </w:pPr>
      <w:r>
        <w:t xml:space="preserve">Are tables/figures and supplementary material numbered in accordance with their appearance in the main text?</w:t>
      </w:r>
    </w:p>
    <w:p>
      <w:pPr>
        <w:pStyle w:val="Compact"/>
        <w:numPr>
          <w:ilvl w:val="0"/>
          <w:numId w:val="1254"/>
        </w:numPr>
      </w:pPr>
      <w:r>
        <w:t xml:space="preserve">Does the text use past tense if it is reporting research findings or future tense if it is a study protocol?</w:t>
      </w:r>
    </w:p>
    <w:p>
      <w:pPr>
        <w:pStyle w:val="Compact"/>
        <w:numPr>
          <w:ilvl w:val="0"/>
          <w:numId w:val="125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4"/>
        </w:numPr>
      </w:pPr>
      <w:r>
        <w:t xml:space="preserve">Does the text use minimal abbreviations, and are all abbreviations defined at first use?</w:t>
      </w:r>
    </w:p>
    <w:p>
      <w:pPr>
        <w:pStyle w:val="Compact"/>
        <w:numPr>
          <w:ilvl w:val="0"/>
          <w:numId w:val="125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1">
        <w:r>
          <w:rPr>
            <w:rStyle w:val="Hyperlink"/>
          </w:rPr>
          <w:t xml:space="preserve">here</w:t>
        </w:r>
      </w:hyperlink>
      <w:r>
        <w:t xml:space="preserve">)</w:t>
      </w:r>
    </w:p>
    <w:p>
      <w:pPr>
        <w:pStyle w:val="Compact"/>
        <w:numPr>
          <w:ilvl w:val="0"/>
          <w:numId w:val="125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2"/>
    <w:bookmarkStart w:id="865" w:name="figure-checklist"/>
    <w:p>
      <w:pPr>
        <w:pStyle w:val="Heading2"/>
      </w:pPr>
      <w:r>
        <w:t xml:space="preserve">20.4 Figure checklist</w:t>
      </w:r>
    </w:p>
    <w:p>
      <w:pPr>
        <w:pStyle w:val="Compact"/>
        <w:numPr>
          <w:ilvl w:val="0"/>
          <w:numId w:val="1255"/>
        </w:numPr>
      </w:pPr>
      <w:r>
        <w:t xml:space="preserve">Are the x-axis and y-axis labeled?</w:t>
      </w:r>
    </w:p>
    <w:p>
      <w:pPr>
        <w:pStyle w:val="Compact"/>
        <w:numPr>
          <w:ilvl w:val="0"/>
          <w:numId w:val="1255"/>
        </w:numPr>
      </w:pPr>
      <w:r>
        <w:t xml:space="preserve">If the figure includes panels, is each panel labeled?</w:t>
      </w:r>
    </w:p>
    <w:p>
      <w:pPr>
        <w:pStyle w:val="Compact"/>
        <w:numPr>
          <w:ilvl w:val="0"/>
          <w:numId w:val="1255"/>
        </w:numPr>
      </w:pPr>
      <w:r>
        <w:t xml:space="preserve">Are there sufficient numerical / text labels and breaks on the x-axis and y-axis?</w:t>
      </w:r>
    </w:p>
    <w:p>
      <w:pPr>
        <w:pStyle w:val="Compact"/>
        <w:numPr>
          <w:ilvl w:val="0"/>
          <w:numId w:val="1255"/>
        </w:numPr>
      </w:pPr>
      <w:r>
        <w:t xml:space="preserve">Is the font size appropriate (i.e., large enough to read, not so large that it distracts from the data presented in the figure?)</w:t>
      </w:r>
    </w:p>
    <w:p>
      <w:pPr>
        <w:pStyle w:val="Compact"/>
        <w:numPr>
          <w:ilvl w:val="0"/>
          <w:numId w:val="1255"/>
        </w:numPr>
      </w:pPr>
      <w:r>
        <w:t xml:space="preserve">Are the colors used colorblind friendly? See a colorblind-friendly palette</w:t>
      </w:r>
      <w:r>
        <w:t xml:space="preserve"> </w:t>
      </w:r>
      <w:hyperlink r:id="rId863">
        <w:r>
          <w:rPr>
            <w:rStyle w:val="Hyperlink"/>
          </w:rPr>
          <w:t xml:space="preserve">here</w:t>
        </w:r>
      </w:hyperlink>
      <w:r>
        <w:t xml:space="preserve">, a neat palette generator with colorblind options</w:t>
      </w:r>
      <w:r>
        <w:t xml:space="preserve"> </w:t>
      </w:r>
      <w:hyperlink r:id="rId86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5"/>
        </w:numPr>
      </w:pPr>
      <w:r>
        <w:t xml:space="preserve">Are colors/shapes/line types defined in a legend?</w:t>
      </w:r>
    </w:p>
    <w:p>
      <w:pPr>
        <w:pStyle w:val="Compact"/>
        <w:numPr>
          <w:ilvl w:val="0"/>
          <w:numId w:val="1255"/>
        </w:numPr>
      </w:pPr>
      <w:r>
        <w:t xml:space="preserve">Are the legends and other labels easy to understand with minimal abbreviations?</w:t>
      </w:r>
    </w:p>
    <w:p>
      <w:pPr>
        <w:pStyle w:val="Compact"/>
        <w:numPr>
          <w:ilvl w:val="0"/>
          <w:numId w:val="1255"/>
        </w:numPr>
      </w:pPr>
      <w:r>
        <w:t xml:space="preserve">If there is overplotting, is transparency used to show overlapping data?</w:t>
      </w:r>
    </w:p>
    <w:p>
      <w:pPr>
        <w:pStyle w:val="Compact"/>
        <w:numPr>
          <w:ilvl w:val="0"/>
          <w:numId w:val="1255"/>
        </w:numPr>
      </w:pPr>
      <w:r>
        <w:t xml:space="preserve">Are 95% confidence intervals or other measures of precision shown, if applicable?</w:t>
      </w:r>
    </w:p>
    <w:p>
      <w:r>
        <w:br w:type="page"/>
      </w:r>
    </w:p>
    <w:bookmarkEnd w:id="865"/>
    <w:bookmarkEnd w:id="866"/>
    <w:bookmarkStart w:id="909" w:name="resources-2"/>
    <w:p>
      <w:pPr>
        <w:pStyle w:val="Heading1"/>
      </w:pPr>
      <w:r>
        <w:t xml:space="preserve">21. Resources</w:t>
      </w:r>
    </w:p>
    <w:bookmarkStart w:id="883" w:name="resources-for-r"/>
    <w:p>
      <w:pPr>
        <w:pStyle w:val="Heading2"/>
      </w:pPr>
      <w:r>
        <w:t xml:space="preserve">21.1 Resources for R</w:t>
      </w:r>
    </w:p>
    <w:bookmarkStart w:id="869" w:name="books-and-comprehensive-guides"/>
    <w:p>
      <w:pPr>
        <w:pStyle w:val="Heading3"/>
      </w:pPr>
      <w:r>
        <w:t xml:space="preserve">21.1.1 Books and Comprehensive Guides</w:t>
      </w:r>
    </w:p>
    <w:p>
      <w:pPr>
        <w:pStyle w:val="Compact"/>
        <w:numPr>
          <w:ilvl w:val="0"/>
          <w:numId w:val="125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6"/>
        </w:numPr>
      </w:pPr>
      <w:hyperlink r:id="rId867">
        <w:r>
          <w:rPr>
            <w:rStyle w:val="Hyperlink"/>
          </w:rPr>
          <w:t xml:space="preserve">Awesome R Package Development Tools</w:t>
        </w:r>
      </w:hyperlink>
      <w:r>
        <w:t xml:space="preserve"> </w:t>
      </w:r>
      <w:r>
        <w:t xml:space="preserve">- curated list of tools for R package development</w:t>
      </w:r>
    </w:p>
    <w:p>
      <w:pPr>
        <w:pStyle w:val="Compact"/>
        <w:numPr>
          <w:ilvl w:val="0"/>
          <w:numId w:val="125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6"/>
        </w:numPr>
      </w:pPr>
      <w:hyperlink r:id="rId868">
        <w:r>
          <w:rPr>
            <w:rStyle w:val="Hyperlink"/>
          </w:rPr>
          <w:t xml:space="preserve">DataCamp</w:t>
        </w:r>
      </w:hyperlink>
      <w:r>
        <w:t xml:space="preserve"> </w:t>
      </w:r>
      <w:r>
        <w:t xml:space="preserve">- email Kristen for access</w:t>
      </w:r>
    </w:p>
    <w:bookmarkEnd w:id="869"/>
    <w:bookmarkStart w:id="874" w:name="uc-davis-datalab-workshops-and-tutorials"/>
    <w:p>
      <w:pPr>
        <w:pStyle w:val="Heading3"/>
      </w:pPr>
      <w:r>
        <w:t xml:space="preserve">21.1.2 UC Davis DataLab Workshops and Tutorials</w:t>
      </w:r>
    </w:p>
    <w:p>
      <w:pPr>
        <w:pStyle w:val="FirstParagraph"/>
      </w:pPr>
      <w:r>
        <w:t xml:space="preserve">The</w:t>
      </w:r>
      <w:r>
        <w:t xml:space="preserve"> </w:t>
      </w:r>
      <w:hyperlink r:id="rId788">
        <w:r>
          <w:rPr>
            <w:rStyle w:val="Hyperlink"/>
          </w:rPr>
          <w:t xml:space="preserve">UC Davis DataLab</w:t>
        </w:r>
      </w:hyperlink>
      <w:r>
        <w:t xml:space="preserve"> </w:t>
      </w:r>
      <w:r>
        <w:t xml:space="preserve">provides extensive workshops and learning materials for data science:</w:t>
      </w:r>
    </w:p>
    <w:p>
      <w:pPr>
        <w:pStyle w:val="Compact"/>
        <w:numPr>
          <w:ilvl w:val="0"/>
          <w:numId w:val="1257"/>
        </w:numPr>
      </w:pPr>
      <w:hyperlink r:id="rId870">
        <w:r>
          <w:rPr>
            <w:rStyle w:val="Hyperlink"/>
          </w:rPr>
          <w:t xml:space="preserve">Workshop Index</w:t>
        </w:r>
      </w:hyperlink>
      <w:r>
        <w:t xml:space="preserve"> </w:t>
      </w:r>
      <w:r>
        <w:t xml:space="preserve">- comprehensive catalog of all DataLab workshops</w:t>
      </w:r>
    </w:p>
    <w:p>
      <w:pPr>
        <w:pStyle w:val="Compact"/>
        <w:numPr>
          <w:ilvl w:val="0"/>
          <w:numId w:val="1257"/>
        </w:numPr>
      </w:pPr>
      <w:hyperlink r:id="rId871">
        <w:r>
          <w:rPr>
            <w:rStyle w:val="Hyperlink"/>
          </w:rPr>
          <w:t xml:space="preserve">R Basics Workshop</w:t>
        </w:r>
      </w:hyperlink>
      <w:r>
        <w:t xml:space="preserve"> </w:t>
      </w:r>
      <w:r>
        <w:t xml:space="preserve">- foundational R programming for beginners</w:t>
      </w:r>
    </w:p>
    <w:p>
      <w:pPr>
        <w:pStyle w:val="Compact"/>
        <w:numPr>
          <w:ilvl w:val="0"/>
          <w:numId w:val="1257"/>
        </w:numPr>
      </w:pPr>
      <w:hyperlink r:id="rId872">
        <w:r>
          <w:rPr>
            <w:rStyle w:val="Hyperlink"/>
          </w:rPr>
          <w:t xml:space="preserve">Research Toolkits</w:t>
        </w:r>
      </w:hyperlink>
      <w:r>
        <w:t xml:space="preserve"> </w:t>
      </w:r>
      <w:r>
        <w:t xml:space="preserve">- in-depth guides for research tools and methods</w:t>
      </w:r>
    </w:p>
    <w:p>
      <w:pPr>
        <w:pStyle w:val="Compact"/>
        <w:numPr>
          <w:ilvl w:val="0"/>
          <w:numId w:val="1257"/>
        </w:numPr>
      </w:pPr>
      <w:hyperlink r:id="rId873">
        <w:r>
          <w:rPr>
            <w:rStyle w:val="Hyperlink"/>
          </w:rPr>
          <w:t xml:space="preserve">Install Guides</w:t>
        </w:r>
      </w:hyperlink>
      <w:r>
        <w:t xml:space="preserve"> </w:t>
      </w:r>
      <w:r>
        <w:t xml:space="preserve">- setup instructions for data science software</w:t>
      </w:r>
    </w:p>
    <w:bookmarkEnd w:id="874"/>
    <w:bookmarkStart w:id="879" w:name="cheat-sheets"/>
    <w:p>
      <w:pPr>
        <w:pStyle w:val="Heading3"/>
      </w:pPr>
      <w:r>
        <w:t xml:space="preserve">21.1.3 Cheat Sheets</w:t>
      </w:r>
    </w:p>
    <w:p>
      <w:pPr>
        <w:pStyle w:val="Compact"/>
        <w:numPr>
          <w:ilvl w:val="0"/>
          <w:numId w:val="1258"/>
        </w:numPr>
      </w:pPr>
      <w:hyperlink r:id="rId875">
        <w:r>
          <w:rPr>
            <w:rStyle w:val="Hyperlink"/>
          </w:rPr>
          <w:t xml:space="preserve">dplyr and tidyr cheat sheet</w:t>
        </w:r>
      </w:hyperlink>
    </w:p>
    <w:p>
      <w:pPr>
        <w:pStyle w:val="Compact"/>
        <w:numPr>
          <w:ilvl w:val="0"/>
          <w:numId w:val="1258"/>
        </w:numPr>
      </w:pPr>
      <w:hyperlink r:id="rId876">
        <w:r>
          <w:rPr>
            <w:rStyle w:val="Hyperlink"/>
          </w:rPr>
          <w:t xml:space="preserve">ggplot cheat sheet</w:t>
        </w:r>
      </w:hyperlink>
    </w:p>
    <w:p>
      <w:pPr>
        <w:pStyle w:val="Compact"/>
        <w:numPr>
          <w:ilvl w:val="0"/>
          <w:numId w:val="1258"/>
        </w:numPr>
      </w:pPr>
      <w:hyperlink r:id="rId877">
        <w:r>
          <w:rPr>
            <w:rStyle w:val="Hyperlink"/>
          </w:rPr>
          <w:t xml:space="preserve">data table cheat sheet</w:t>
        </w:r>
      </w:hyperlink>
    </w:p>
    <w:p>
      <w:pPr>
        <w:pStyle w:val="Compact"/>
        <w:numPr>
          <w:ilvl w:val="0"/>
          <w:numId w:val="1258"/>
        </w:numPr>
      </w:pPr>
      <w:hyperlink r:id="rId878">
        <w:r>
          <w:rPr>
            <w:rStyle w:val="Hyperlink"/>
          </w:rPr>
          <w:t xml:space="preserve">RMarkdown cheat sheet</w:t>
        </w:r>
      </w:hyperlink>
    </w:p>
    <w:bookmarkEnd w:id="879"/>
    <w:bookmarkStart w:id="881" w:name="style-and-best-practices"/>
    <w:p>
      <w:pPr>
        <w:pStyle w:val="Heading3"/>
      </w:pPr>
      <w:r>
        <w:t xml:space="preserve">21.1.4 Style and Best Practices</w:t>
      </w:r>
    </w:p>
    <w:p>
      <w:pPr>
        <w:pStyle w:val="Compact"/>
        <w:numPr>
          <w:ilvl w:val="0"/>
          <w:numId w:val="1259"/>
        </w:numPr>
      </w:pPr>
      <w:hyperlink r:id="rId880">
        <w:r>
          <w:rPr>
            <w:rStyle w:val="Hyperlink"/>
          </w:rPr>
          <w:t xml:space="preserve">Hadley Wickham’s R Style Guide</w:t>
        </w:r>
      </w:hyperlink>
    </w:p>
    <w:bookmarkEnd w:id="881"/>
    <w:bookmarkStart w:id="882" w:name="tidy-evaluation-resources"/>
    <w:p>
      <w:pPr>
        <w:pStyle w:val="Heading3"/>
      </w:pPr>
      <w:r>
        <w:t xml:space="preserve">21.1.5 Tidy Evaluation Resources</w:t>
      </w:r>
    </w:p>
    <w:p>
      <w:pPr>
        <w:pStyle w:val="Compact"/>
        <w:numPr>
          <w:ilvl w:val="0"/>
          <w:numId w:val="1260"/>
        </w:numPr>
      </w:pPr>
      <w:hyperlink r:id="rId347">
        <w:r>
          <w:rPr>
            <w:rStyle w:val="Hyperlink"/>
          </w:rPr>
          <w:t xml:space="preserve">Tidy Eval in 5 Minutes</w:t>
        </w:r>
      </w:hyperlink>
      <w:r>
        <w:t xml:space="preserve"> </w:t>
      </w:r>
      <w:r>
        <w:t xml:space="preserve">(video)</w:t>
      </w:r>
    </w:p>
    <w:p>
      <w:pPr>
        <w:pStyle w:val="Compact"/>
        <w:numPr>
          <w:ilvl w:val="0"/>
          <w:numId w:val="1260"/>
        </w:numPr>
      </w:pPr>
      <w:hyperlink r:id="rId345">
        <w:r>
          <w:rPr>
            <w:rStyle w:val="Hyperlink"/>
          </w:rPr>
          <w:t xml:space="preserve">Tidy Evaluation</w:t>
        </w:r>
      </w:hyperlink>
      <w:r>
        <w:t xml:space="preserve"> </w:t>
      </w:r>
      <w:r>
        <w:t xml:space="preserve">(e-book)</w:t>
      </w:r>
    </w:p>
    <w:p>
      <w:pPr>
        <w:pStyle w:val="Compact"/>
        <w:numPr>
          <w:ilvl w:val="0"/>
          <w:numId w:val="1260"/>
        </w:numPr>
      </w:pPr>
      <w:hyperlink r:id="rId349">
        <w:r>
          <w:rPr>
            <w:rStyle w:val="Hyperlink"/>
          </w:rPr>
          <w:t xml:space="preserve">Data Frame Columns as Arguments to Dplyr Functions</w:t>
        </w:r>
      </w:hyperlink>
      <w:r>
        <w:t xml:space="preserve"> </w:t>
      </w:r>
      <w:r>
        <w:t xml:space="preserve">(blog)</w:t>
      </w:r>
    </w:p>
    <w:p>
      <w:pPr>
        <w:pStyle w:val="Compact"/>
        <w:numPr>
          <w:ilvl w:val="0"/>
          <w:numId w:val="1260"/>
        </w:numPr>
      </w:pPr>
      <w:hyperlink r:id="rId350">
        <w:r>
          <w:rPr>
            <w:rStyle w:val="Hyperlink"/>
          </w:rPr>
          <w:t xml:space="preserve">Standard Evaluation for *_join</w:t>
        </w:r>
      </w:hyperlink>
      <w:r>
        <w:t xml:space="preserve"> </w:t>
      </w:r>
      <w:r>
        <w:t xml:space="preserve">(stackoverflow)</w:t>
      </w:r>
    </w:p>
    <w:p>
      <w:pPr>
        <w:pStyle w:val="Compact"/>
        <w:numPr>
          <w:ilvl w:val="0"/>
          <w:numId w:val="1260"/>
        </w:numPr>
      </w:pPr>
      <w:hyperlink r:id="rId345">
        <w:r>
          <w:rPr>
            <w:rStyle w:val="Hyperlink"/>
          </w:rPr>
          <w:t xml:space="preserve">Programming with dplyr</w:t>
        </w:r>
      </w:hyperlink>
      <w:r>
        <w:t xml:space="preserve"> </w:t>
      </w:r>
      <w:r>
        <w:t xml:space="preserve">(package vignette)</w:t>
      </w:r>
    </w:p>
    <w:bookmarkEnd w:id="882"/>
    <w:bookmarkEnd w:id="883"/>
    <w:bookmarkStart w:id="885" w:name="resources-for-git-github"/>
    <w:p>
      <w:pPr>
        <w:pStyle w:val="Heading2"/>
      </w:pPr>
      <w:r>
        <w:t xml:space="preserve">21.2 Resources for Git &amp; Github</w:t>
      </w:r>
    </w:p>
    <w:p>
      <w:pPr>
        <w:pStyle w:val="Compact"/>
        <w:numPr>
          <w:ilvl w:val="0"/>
          <w:numId w:val="12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1"/>
        </w:numPr>
      </w:pPr>
      <w:hyperlink r:id="rId884">
        <w:r>
          <w:rPr>
            <w:rStyle w:val="Hyperlink"/>
          </w:rPr>
          <w:t xml:space="preserve">GitHub Skills: Introduction to GitHub</w:t>
        </w:r>
      </w:hyperlink>
    </w:p>
    <w:p>
      <w:pPr>
        <w:pStyle w:val="Compact"/>
        <w:numPr>
          <w:ilvl w:val="0"/>
          <w:numId w:val="1261"/>
        </w:numPr>
      </w:pPr>
      <w:hyperlink r:id="rId573">
        <w:r>
          <w:rPr>
            <w:rStyle w:val="Hyperlink"/>
          </w:rPr>
          <w:t xml:space="preserve">UC Davis DataLab Git Sandbox</w:t>
        </w:r>
      </w:hyperlink>
      <w:r>
        <w:t xml:space="preserve"> </w:t>
      </w:r>
      <w:r>
        <w:t xml:space="preserve">- hands-on Git practice repository</w:t>
      </w:r>
    </w:p>
    <w:bookmarkEnd w:id="885"/>
    <w:bookmarkStart w:id="888" w:name="resources-for-python"/>
    <w:p>
      <w:pPr>
        <w:pStyle w:val="Heading2"/>
      </w:pPr>
      <w:r>
        <w:t xml:space="preserve">21.3 Resources for Python</w:t>
      </w:r>
    </w:p>
    <w:p>
      <w:pPr>
        <w:pStyle w:val="Compact"/>
        <w:numPr>
          <w:ilvl w:val="0"/>
          <w:numId w:val="1262"/>
        </w:numPr>
      </w:pPr>
      <w:hyperlink r:id="rId886">
        <w:r>
          <w:rPr>
            <w:rStyle w:val="Hyperlink"/>
          </w:rPr>
          <w:t xml:space="preserve">UC Davis DataLab Python Basics Workshop</w:t>
        </w:r>
      </w:hyperlink>
      <w:r>
        <w:t xml:space="preserve"> </w:t>
      </w:r>
      <w:r>
        <w:t xml:space="preserve">- foundational Python programming</w:t>
      </w:r>
    </w:p>
    <w:p>
      <w:pPr>
        <w:pStyle w:val="Compact"/>
        <w:numPr>
          <w:ilvl w:val="0"/>
          <w:numId w:val="1262"/>
        </w:numPr>
      </w:pPr>
      <w:hyperlink r:id="rId887">
        <w:r>
          <w:rPr>
            <w:rStyle w:val="Hyperlink"/>
          </w:rPr>
          <w:t xml:space="preserve">Natural Language Processing with Python</w:t>
        </w:r>
      </w:hyperlink>
      <w:r>
        <w:t xml:space="preserve"> </w:t>
      </w:r>
      <w:r>
        <w:t xml:space="preserve">- text analysis and NLP techniques</w:t>
      </w:r>
    </w:p>
    <w:bookmarkEnd w:id="888"/>
    <w:bookmarkStart w:id="890" w:name="resources-for-julia"/>
    <w:p>
      <w:pPr>
        <w:pStyle w:val="Heading2"/>
      </w:pPr>
      <w:r>
        <w:t xml:space="preserve">21.4 Resources for Julia</w:t>
      </w:r>
    </w:p>
    <w:p>
      <w:pPr>
        <w:pStyle w:val="Compact"/>
        <w:numPr>
          <w:ilvl w:val="0"/>
          <w:numId w:val="1263"/>
        </w:numPr>
      </w:pPr>
      <w:hyperlink r:id="rId889">
        <w:r>
          <w:rPr>
            <w:rStyle w:val="Hyperlink"/>
          </w:rPr>
          <w:t xml:space="preserve">UC Davis Julia Users Group Julia Basics Workshop</w:t>
        </w:r>
      </w:hyperlink>
      <w:r>
        <w:t xml:space="preserve"> </w:t>
      </w:r>
      <w:r>
        <w:t xml:space="preserve">- foundational Julia programming</w:t>
      </w:r>
    </w:p>
    <w:bookmarkEnd w:id="890"/>
    <w:bookmarkStart w:id="891" w:name="scientific-figures"/>
    <w:p>
      <w:pPr>
        <w:pStyle w:val="Heading2"/>
      </w:pPr>
      <w:r>
        <w:t xml:space="preserve">21.5 Scientific figures</w:t>
      </w:r>
    </w:p>
    <w:p>
      <w:pPr>
        <w:pStyle w:val="Compact"/>
        <w:numPr>
          <w:ilvl w:val="0"/>
          <w:numId w:val="1264"/>
        </w:numPr>
      </w:pPr>
      <w:r>
        <w:t xml:space="preserve">Ten Simple Rules for Better Figures</w:t>
      </w:r>
      <w:r>
        <w:t xml:space="preserve"> </w:t>
      </w:r>
      <w:r>
        <w:t xml:space="preserve">(Rougier et al. 2014)</w:t>
      </w:r>
    </w:p>
    <w:bookmarkEnd w:id="891"/>
    <w:bookmarkStart w:id="895" w:name="writing"/>
    <w:p>
      <w:pPr>
        <w:pStyle w:val="Heading2"/>
      </w:pPr>
      <w:r>
        <w:t xml:space="preserve">21.6 Writing</w:t>
      </w:r>
    </w:p>
    <w:p>
      <w:pPr>
        <w:pStyle w:val="Compact"/>
        <w:numPr>
          <w:ilvl w:val="0"/>
          <w:numId w:val="1265"/>
        </w:numPr>
      </w:pPr>
      <w:r>
        <w:t xml:space="preserve">Unpacking the Scientific Toolbox</w:t>
      </w:r>
      <w:r>
        <w:t xml:space="preserve"> </w:t>
      </w:r>
      <w:r>
        <w:t xml:space="preserve">(Silbiger and Stubler 2019)</w:t>
      </w:r>
    </w:p>
    <w:p>
      <w:pPr>
        <w:pStyle w:val="Compact"/>
        <w:numPr>
          <w:ilvl w:val="0"/>
          <w:numId w:val="1265"/>
        </w:numPr>
      </w:pPr>
      <w:r>
        <w:t xml:space="preserve">ICMJE Definition of authorship</w:t>
      </w:r>
      <w:r>
        <w:t xml:space="preserve"> </w:t>
      </w:r>
      <w:r>
        <w:t xml:space="preserve">(International Committee of Medical Journal Editors, n.d.)</w:t>
      </w:r>
    </w:p>
    <w:p>
      <w:pPr>
        <w:pStyle w:val="Compact"/>
        <w:numPr>
          <w:ilvl w:val="0"/>
          <w:numId w:val="1265"/>
        </w:numPr>
      </w:pPr>
      <w:r>
        <w:t xml:space="preserve">Computational science: …why scientific programming does not compute</w:t>
      </w:r>
      <w:r>
        <w:t xml:space="preserve"> </w:t>
      </w:r>
      <w:r>
        <w:t xml:space="preserve">(Merali and Giles 2010)</w:t>
      </w:r>
    </w:p>
    <w:p>
      <w:pPr>
        <w:pStyle w:val="Compact"/>
        <w:numPr>
          <w:ilvl w:val="0"/>
          <w:numId w:val="1265"/>
        </w:numPr>
      </w:pPr>
      <w:hyperlink r:id="rId892">
        <w:r>
          <w:rPr>
            <w:rStyle w:val="Hyperlink"/>
          </w:rPr>
          <w:t xml:space="preserve">The Pathway to Publishing: A Guide to Quantitative Writing in the Health Sciences</w:t>
        </w:r>
      </w:hyperlink>
    </w:p>
    <w:p>
      <w:pPr>
        <w:pStyle w:val="Compact"/>
        <w:numPr>
          <w:ilvl w:val="0"/>
          <w:numId w:val="1265"/>
        </w:numPr>
      </w:pPr>
      <w:hyperlink r:id="rId89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5"/>
        </w:numPr>
      </w:pPr>
      <w:hyperlink r:id="rId894">
        <w:r>
          <w:rPr>
            <w:rStyle w:val="Hyperlink"/>
          </w:rPr>
          <w:t xml:space="preserve">Secret, actionable writing tips</w:t>
        </w:r>
      </w:hyperlink>
    </w:p>
    <w:bookmarkEnd w:id="895"/>
    <w:bookmarkStart w:id="899" w:name="presentations"/>
    <w:p>
      <w:pPr>
        <w:pStyle w:val="Heading2"/>
      </w:pPr>
      <w:r>
        <w:t xml:space="preserve">21.7 Presentations</w:t>
      </w:r>
    </w:p>
    <w:p>
      <w:pPr>
        <w:pStyle w:val="Compact"/>
        <w:numPr>
          <w:ilvl w:val="0"/>
          <w:numId w:val="1266"/>
        </w:numPr>
      </w:pPr>
      <w:r>
        <w:t xml:space="preserve">How to tell a compelling story in scientific presentations</w:t>
      </w:r>
      <w:r>
        <w:t xml:space="preserve"> </w:t>
      </w:r>
      <w:r>
        <w:t xml:space="preserve">(Van Noorden 2021)</w:t>
      </w:r>
    </w:p>
    <w:p>
      <w:pPr>
        <w:pStyle w:val="Compact"/>
        <w:numPr>
          <w:ilvl w:val="0"/>
          <w:numId w:val="1266"/>
        </w:numPr>
      </w:pPr>
      <w:hyperlink r:id="rId896">
        <w:r>
          <w:rPr>
            <w:rStyle w:val="Hyperlink"/>
          </w:rPr>
          <w:t xml:space="preserve">How to give a killer narratively-driven scientific talk</w:t>
        </w:r>
      </w:hyperlink>
    </w:p>
    <w:p>
      <w:pPr>
        <w:pStyle w:val="Compact"/>
        <w:numPr>
          <w:ilvl w:val="0"/>
          <w:numId w:val="1266"/>
        </w:numPr>
      </w:pPr>
      <w:hyperlink r:id="rId897">
        <w:r>
          <w:rPr>
            <w:rStyle w:val="Hyperlink"/>
          </w:rPr>
          <w:t xml:space="preserve">How to make a better poster</w:t>
        </w:r>
      </w:hyperlink>
    </w:p>
    <w:p>
      <w:pPr>
        <w:pStyle w:val="Compact"/>
        <w:numPr>
          <w:ilvl w:val="0"/>
          <w:numId w:val="1266"/>
        </w:numPr>
      </w:pPr>
      <w:hyperlink r:id="rId898">
        <w:r>
          <w:rPr>
            <w:rStyle w:val="Hyperlink"/>
          </w:rPr>
          <w:t xml:space="preserve">How to make an even better poster</w:t>
        </w:r>
      </w:hyperlink>
    </w:p>
    <w:bookmarkEnd w:id="899"/>
    <w:bookmarkStart w:id="902" w:name="professional-advice"/>
    <w:p>
      <w:pPr>
        <w:pStyle w:val="Heading2"/>
      </w:pPr>
      <w:r>
        <w:t xml:space="preserve">21.8 Professional advice</w:t>
      </w:r>
    </w:p>
    <w:p>
      <w:pPr>
        <w:pStyle w:val="Compact"/>
        <w:numPr>
          <w:ilvl w:val="0"/>
          <w:numId w:val="1267"/>
        </w:numPr>
      </w:pPr>
      <w:hyperlink r:id="rId900">
        <w:r>
          <w:rPr>
            <w:rStyle w:val="Hyperlink"/>
          </w:rPr>
          <w:t xml:space="preserve">Professional advice, especially for your first job</w:t>
        </w:r>
      </w:hyperlink>
    </w:p>
    <w:p>
      <w:pPr>
        <w:pStyle w:val="Compact"/>
        <w:numPr>
          <w:ilvl w:val="0"/>
          <w:numId w:val="1267"/>
        </w:numPr>
      </w:pPr>
      <w:hyperlink r:id="rId901">
        <w:r>
          <w:rPr>
            <w:rStyle w:val="Hyperlink"/>
          </w:rPr>
          <w:t xml:space="preserve">Team Public Health Substack</w:t>
        </w:r>
      </w:hyperlink>
    </w:p>
    <w:bookmarkEnd w:id="902"/>
    <w:bookmarkStart w:id="905" w:name="funding"/>
    <w:p>
      <w:pPr>
        <w:pStyle w:val="Heading2"/>
      </w:pPr>
      <w:r>
        <w:t xml:space="preserve">21.9 Funding</w:t>
      </w:r>
    </w:p>
    <w:p>
      <w:pPr>
        <w:pStyle w:val="Compact"/>
        <w:numPr>
          <w:ilvl w:val="0"/>
          <w:numId w:val="1268"/>
        </w:numPr>
      </w:pPr>
      <w:hyperlink r:id="rId903">
        <w:r>
          <w:rPr>
            <w:rStyle w:val="Hyperlink"/>
          </w:rPr>
          <w:t xml:space="preserve">Building Your Funding Train</w:t>
        </w:r>
      </w:hyperlink>
    </w:p>
    <w:p>
      <w:pPr>
        <w:pStyle w:val="Compact"/>
        <w:numPr>
          <w:ilvl w:val="0"/>
          <w:numId w:val="1268"/>
        </w:numPr>
      </w:pPr>
      <w:hyperlink r:id="rId904">
        <w:r>
          <w:rPr>
            <w:rStyle w:val="Hyperlink"/>
          </w:rPr>
          <w:t xml:space="preserve">NIH Grant Writing Resources</w:t>
        </w:r>
      </w:hyperlink>
    </w:p>
    <w:bookmarkEnd w:id="905"/>
    <w:bookmarkStart w:id="908" w:name="ethics-and-global-health-research"/>
    <w:p>
      <w:pPr>
        <w:pStyle w:val="Heading2"/>
      </w:pPr>
      <w:r>
        <w:t xml:space="preserve">21.10 Ethics and global health research</w:t>
      </w:r>
    </w:p>
    <w:p>
      <w:pPr>
        <w:pStyle w:val="Compact"/>
        <w:numPr>
          <w:ilvl w:val="0"/>
          <w:numId w:val="1269"/>
        </w:numPr>
      </w:pPr>
      <w:hyperlink r:id="rId906">
        <w:r>
          <w:rPr>
            <w:rStyle w:val="Hyperlink"/>
          </w:rPr>
          <w:t xml:space="preserve">Global Code of Conduct For Research in Resource-Poor Settings</w:t>
        </w:r>
      </w:hyperlink>
    </w:p>
    <w:p>
      <w:pPr>
        <w:pStyle w:val="Compact"/>
        <w:numPr>
          <w:ilvl w:val="0"/>
          <w:numId w:val="126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9"/>
        </w:numPr>
      </w:pPr>
      <w:hyperlink r:id="rId907">
        <w:r>
          <w:rPr>
            <w:rStyle w:val="Hyperlink"/>
          </w:rPr>
          <w:t xml:space="preserve">Transforming Global Health Partnerships</w:t>
        </w:r>
      </w:hyperlink>
    </w:p>
    <w:p>
      <w:r>
        <w:br w:type="page"/>
      </w:r>
    </w:p>
    <w:bookmarkEnd w:id="908"/>
    <w:bookmarkEnd w:id="909"/>
    <w:bookmarkStart w:id="936" w:name="professional-development"/>
    <w:p>
      <w:pPr>
        <w:pStyle w:val="Heading1"/>
      </w:pPr>
      <w:r>
        <w:t xml:space="preserve">22. Professional Development</w:t>
      </w:r>
    </w:p>
    <w:bookmarkStart w:id="91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0"/>
        </w:numPr>
      </w:pPr>
      <w:r>
        <w:t xml:space="preserve">Regular, open communication between mentees and mentors</w:t>
      </w:r>
    </w:p>
    <w:p>
      <w:pPr>
        <w:pStyle w:val="Compact"/>
        <w:numPr>
          <w:ilvl w:val="0"/>
          <w:numId w:val="1270"/>
        </w:numPr>
      </w:pPr>
      <w:r>
        <w:t xml:space="preserve">Mutual respect and trust</w:t>
      </w:r>
    </w:p>
    <w:p>
      <w:pPr>
        <w:pStyle w:val="Compact"/>
        <w:numPr>
          <w:ilvl w:val="0"/>
          <w:numId w:val="1270"/>
        </w:numPr>
      </w:pPr>
      <w:r>
        <w:t xml:space="preserve">Clear expectations and goals</w:t>
      </w:r>
    </w:p>
    <w:p>
      <w:pPr>
        <w:pStyle w:val="Compact"/>
        <w:numPr>
          <w:ilvl w:val="0"/>
          <w:numId w:val="1270"/>
        </w:numPr>
      </w:pPr>
      <w:r>
        <w:t xml:space="preserve">Constructive feedback</w:t>
      </w:r>
    </w:p>
    <w:p>
      <w:pPr>
        <w:pStyle w:val="Compact"/>
        <w:numPr>
          <w:ilvl w:val="0"/>
          <w:numId w:val="1270"/>
        </w:numPr>
      </w:pPr>
      <w:r>
        <w:t xml:space="preserve">Support for both research and career development</w:t>
      </w:r>
    </w:p>
    <w:bookmarkEnd w:id="910"/>
    <w:bookmarkStart w:id="91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1"/>
        </w:numPr>
      </w:pPr>
      <w:r>
        <w:t xml:space="preserve">Short-term and long-term career goals</w:t>
      </w:r>
    </w:p>
    <w:p>
      <w:pPr>
        <w:pStyle w:val="Compact"/>
        <w:numPr>
          <w:ilvl w:val="0"/>
          <w:numId w:val="1271"/>
        </w:numPr>
      </w:pPr>
      <w:r>
        <w:t xml:space="preserve">Skills to develop</w:t>
      </w:r>
    </w:p>
    <w:p>
      <w:pPr>
        <w:pStyle w:val="Compact"/>
        <w:numPr>
          <w:ilvl w:val="0"/>
          <w:numId w:val="1271"/>
        </w:numPr>
      </w:pPr>
      <w:r>
        <w:t xml:space="preserve">Training needs and opportunities</w:t>
      </w:r>
    </w:p>
    <w:p>
      <w:pPr>
        <w:pStyle w:val="Compact"/>
        <w:numPr>
          <w:ilvl w:val="0"/>
          <w:numId w:val="1271"/>
        </w:numPr>
      </w:pPr>
      <w:r>
        <w:t xml:space="preserve">Timeline and milestones</w:t>
      </w:r>
    </w:p>
    <w:p>
      <w:pPr>
        <w:pStyle w:val="Compact"/>
        <w:numPr>
          <w:ilvl w:val="0"/>
          <w:numId w:val="1271"/>
        </w:numPr>
      </w:pPr>
      <w:r>
        <w:t xml:space="preserve">Progress toward goals</w:t>
      </w:r>
    </w:p>
    <w:p>
      <w:pPr>
        <w:pStyle w:val="FirstParagraph"/>
      </w:pPr>
      <w:r>
        <w:t xml:space="preserve">Update your IDP at least annually and discuss it with your PI. Useful resources:</w:t>
      </w:r>
    </w:p>
    <w:p>
      <w:pPr>
        <w:pStyle w:val="Compact"/>
        <w:numPr>
          <w:ilvl w:val="0"/>
          <w:numId w:val="1272"/>
        </w:numPr>
      </w:pPr>
      <w:hyperlink r:id="rId911">
        <w:r>
          <w:rPr>
            <w:rStyle w:val="Hyperlink"/>
          </w:rPr>
          <w:t xml:space="preserve">myIDP - Individual Development Plan tool</w:t>
        </w:r>
      </w:hyperlink>
    </w:p>
    <w:p>
      <w:pPr>
        <w:pStyle w:val="Compact"/>
        <w:numPr>
          <w:ilvl w:val="0"/>
          <w:numId w:val="1272"/>
        </w:numPr>
      </w:pPr>
      <w:hyperlink r:id="rId912">
        <w:r>
          <w:rPr>
            <w:rStyle w:val="Hyperlink"/>
          </w:rPr>
          <w:t xml:space="preserve">NIH OITE Career Resources</w:t>
        </w:r>
      </w:hyperlink>
    </w:p>
    <w:bookmarkEnd w:id="913"/>
    <w:bookmarkStart w:id="91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3"/>
        </w:numPr>
      </w:pPr>
      <w:r>
        <w:t xml:space="preserve">Discuss conference opportunities with PIs early</w:t>
      </w:r>
    </w:p>
    <w:p>
      <w:pPr>
        <w:pStyle w:val="Compact"/>
        <w:numPr>
          <w:ilvl w:val="0"/>
          <w:numId w:val="1273"/>
        </w:numPr>
      </w:pPr>
      <w:r>
        <w:t xml:space="preserve">Submit abstracts with PI approval</w:t>
      </w:r>
    </w:p>
    <w:p>
      <w:pPr>
        <w:pStyle w:val="Compact"/>
        <w:numPr>
          <w:ilvl w:val="0"/>
          <w:numId w:val="1273"/>
        </w:numPr>
      </w:pPr>
      <w:r>
        <w:t xml:space="preserve">Practice presentations in lab meeting before the conference</w:t>
      </w:r>
    </w:p>
    <w:p>
      <w:pPr>
        <w:pStyle w:val="Compact"/>
        <w:numPr>
          <w:ilvl w:val="0"/>
          <w:numId w:val="127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4"/>
        </w:numPr>
      </w:pPr>
      <w:hyperlink r:id="rId914">
        <w:r>
          <w:rPr>
            <w:rStyle w:val="Hyperlink"/>
          </w:rPr>
          <w:t xml:space="preserve">How to tell a compelling story in scientific presentations</w:t>
        </w:r>
      </w:hyperlink>
    </w:p>
    <w:p>
      <w:pPr>
        <w:pStyle w:val="Compact"/>
        <w:numPr>
          <w:ilvl w:val="0"/>
          <w:numId w:val="1274"/>
        </w:numPr>
      </w:pPr>
      <w:hyperlink r:id="rId896">
        <w:r>
          <w:rPr>
            <w:rStyle w:val="Hyperlink"/>
          </w:rPr>
          <w:t xml:space="preserve">How to give a killer narratively-driven scientific talk</w:t>
        </w:r>
      </w:hyperlink>
    </w:p>
    <w:p>
      <w:pPr>
        <w:pStyle w:val="Compact"/>
        <w:numPr>
          <w:ilvl w:val="0"/>
          <w:numId w:val="1274"/>
        </w:numPr>
      </w:pPr>
      <w:hyperlink r:id="rId915">
        <w:r>
          <w:rPr>
            <w:rStyle w:val="Hyperlink"/>
          </w:rPr>
          <w:t xml:space="preserve">How to make a better poster</w:t>
        </w:r>
      </w:hyperlink>
    </w:p>
    <w:p>
      <w:pPr>
        <w:pStyle w:val="Compact"/>
        <w:numPr>
          <w:ilvl w:val="0"/>
          <w:numId w:val="1274"/>
        </w:numPr>
      </w:pPr>
      <w:hyperlink r:id="rId898">
        <w:r>
          <w:rPr>
            <w:rStyle w:val="Hyperlink"/>
          </w:rPr>
          <w:t xml:space="preserve">How to make an even better poster</w:t>
        </w:r>
      </w:hyperlink>
    </w:p>
    <w:bookmarkEnd w:id="916"/>
    <w:bookmarkStart w:id="92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5"/>
        </w:numPr>
      </w:pPr>
      <w:r>
        <w:t xml:space="preserve">Label x-axis and y-axis clearly</w:t>
      </w:r>
    </w:p>
    <w:p>
      <w:pPr>
        <w:pStyle w:val="Compact"/>
        <w:numPr>
          <w:ilvl w:val="0"/>
          <w:numId w:val="1275"/>
        </w:numPr>
      </w:pPr>
      <w:r>
        <w:t xml:space="preserve">Use panel labels when including multiple subplots</w:t>
      </w:r>
    </w:p>
    <w:p>
      <w:pPr>
        <w:pStyle w:val="Compact"/>
        <w:numPr>
          <w:ilvl w:val="0"/>
          <w:numId w:val="1275"/>
        </w:numPr>
      </w:pPr>
      <w:r>
        <w:t xml:space="preserve">Include sufficient tick marks and labels</w:t>
      </w:r>
    </w:p>
    <w:p>
      <w:pPr>
        <w:pStyle w:val="Compact"/>
        <w:numPr>
          <w:ilvl w:val="0"/>
          <w:numId w:val="1275"/>
        </w:numPr>
      </w:pPr>
      <w:r>
        <w:t xml:space="preserve">Use appropriate font sizes (readable but not distracting)</w:t>
      </w:r>
    </w:p>
    <w:p>
      <w:pPr>
        <w:pStyle w:val="Compact"/>
        <w:numPr>
          <w:ilvl w:val="0"/>
          <w:numId w:val="1275"/>
        </w:numPr>
      </w:pPr>
      <w:r>
        <w:t xml:space="preserve">Use colorblind-friendly palettes (see</w:t>
      </w:r>
      <w:r>
        <w:t xml:space="preserve"> </w:t>
      </w:r>
      <w:hyperlink r:id="rId917">
        <w:r>
          <w:rPr>
            <w:rStyle w:val="Hyperlink"/>
          </w:rPr>
          <w:t xml:space="preserve">ColorBrewer</w:t>
        </w:r>
      </w:hyperlink>
      <w:r>
        <w:t xml:space="preserve"> </w:t>
      </w:r>
      <w:r>
        <w:t xml:space="preserve">or</w:t>
      </w:r>
      <w:r>
        <w:t xml:space="preserve"> </w:t>
      </w:r>
      <w:hyperlink r:id="rId918">
        <w:r>
          <w:rPr>
            <w:rStyle w:val="Hyperlink"/>
          </w:rPr>
          <w:t xml:space="preserve">iwanthue</w:t>
        </w:r>
      </w:hyperlink>
      <w:r>
        <w:t xml:space="preserve">)</w:t>
      </w:r>
    </w:p>
    <w:p>
      <w:pPr>
        <w:pStyle w:val="Compact"/>
        <w:numPr>
          <w:ilvl w:val="0"/>
          <w:numId w:val="1275"/>
        </w:numPr>
      </w:pPr>
      <w:r>
        <w:t xml:space="preserve">Define colors, shapes, and line types in legends</w:t>
      </w:r>
    </w:p>
    <w:p>
      <w:pPr>
        <w:pStyle w:val="Compact"/>
        <w:numPr>
          <w:ilvl w:val="0"/>
          <w:numId w:val="1275"/>
        </w:numPr>
      </w:pPr>
      <w:r>
        <w:t xml:space="preserve">Minimize abbreviations in labels and legends</w:t>
      </w:r>
    </w:p>
    <w:p>
      <w:pPr>
        <w:pStyle w:val="Compact"/>
        <w:numPr>
          <w:ilvl w:val="0"/>
          <w:numId w:val="1275"/>
        </w:numPr>
      </w:pPr>
      <w:r>
        <w:t xml:space="preserve">Use transparency to show overlapping data</w:t>
      </w:r>
    </w:p>
    <w:p>
      <w:pPr>
        <w:pStyle w:val="Compact"/>
        <w:numPr>
          <w:ilvl w:val="0"/>
          <w:numId w:val="1275"/>
        </w:numPr>
      </w:pPr>
      <w:r>
        <w:t xml:space="preserve">Show measures of precision (e.g., 95% confidence intervals)</w:t>
      </w:r>
    </w:p>
    <w:p>
      <w:pPr>
        <w:pStyle w:val="FirstParagraph"/>
      </w:pPr>
      <w:r>
        <w:rPr>
          <w:b/>
          <w:bCs/>
        </w:rPr>
        <w:t xml:space="preserve">Resources:</w:t>
      </w:r>
    </w:p>
    <w:p>
      <w:pPr>
        <w:pStyle w:val="Compact"/>
        <w:numPr>
          <w:ilvl w:val="0"/>
          <w:numId w:val="1276"/>
        </w:numPr>
      </w:pPr>
      <w:hyperlink r:id="rId919">
        <w:r>
          <w:rPr>
            <w:rStyle w:val="Hyperlink"/>
          </w:rPr>
          <w:t xml:space="preserve">Ten Simple Rules for Better Figures</w:t>
        </w:r>
      </w:hyperlink>
    </w:p>
    <w:bookmarkEnd w:id="920"/>
    <w:bookmarkStart w:id="922" w:name="grant-writing"/>
    <w:p>
      <w:pPr>
        <w:pStyle w:val="Heading2"/>
      </w:pPr>
      <w:r>
        <w:t xml:space="preserve">22.5 Grant Writing</w:t>
      </w:r>
    </w:p>
    <w:p>
      <w:pPr>
        <w:pStyle w:val="Compact"/>
        <w:numPr>
          <w:ilvl w:val="0"/>
          <w:numId w:val="1277"/>
        </w:numPr>
      </w:pPr>
      <w:r>
        <w:t xml:space="preserve">Graduate students and postdocs are encouraged to apply for fellowships (e.g., NIH F31, NSF GRFP, K awards)</w:t>
      </w:r>
    </w:p>
    <w:p>
      <w:pPr>
        <w:pStyle w:val="Compact"/>
        <w:numPr>
          <w:ilvl w:val="0"/>
          <w:numId w:val="1277"/>
        </w:numPr>
      </w:pPr>
      <w:r>
        <w:t xml:space="preserve">PIs will support fellowship applications with feedback, letters of support, and mentoring</w:t>
      </w:r>
    </w:p>
    <w:p>
      <w:pPr>
        <w:pStyle w:val="Compact"/>
        <w:numPr>
          <w:ilvl w:val="0"/>
          <w:numId w:val="1277"/>
        </w:numPr>
      </w:pPr>
      <w:r>
        <w:t xml:space="preserve">Start planning fellowship applications well in advance of deadlines (typically 3-6 months)</w:t>
      </w:r>
    </w:p>
    <w:p>
      <w:pPr>
        <w:pStyle w:val="Compact"/>
        <w:numPr>
          <w:ilvl w:val="0"/>
          <w:numId w:val="1277"/>
        </w:numPr>
      </w:pPr>
      <w:r>
        <w:t xml:space="preserve">Attend grant writing workshops and seek feedback from multiple sources</w:t>
      </w:r>
    </w:p>
    <w:p>
      <w:pPr>
        <w:pStyle w:val="FirstParagraph"/>
      </w:pPr>
      <w:r>
        <w:rPr>
          <w:b/>
          <w:bCs/>
        </w:rPr>
        <w:t xml:space="preserve">Resources:</w:t>
      </w:r>
    </w:p>
    <w:p>
      <w:pPr>
        <w:pStyle w:val="Compact"/>
        <w:numPr>
          <w:ilvl w:val="0"/>
          <w:numId w:val="1278"/>
        </w:numPr>
      </w:pPr>
      <w:hyperlink r:id="rId903">
        <w:r>
          <w:rPr>
            <w:rStyle w:val="Hyperlink"/>
          </w:rPr>
          <w:t xml:space="preserve">Building Your Funding Train</w:t>
        </w:r>
      </w:hyperlink>
    </w:p>
    <w:p>
      <w:pPr>
        <w:pStyle w:val="Compact"/>
        <w:numPr>
          <w:ilvl w:val="0"/>
          <w:numId w:val="1278"/>
        </w:numPr>
      </w:pPr>
      <w:hyperlink r:id="rId921">
        <w:r>
          <w:rPr>
            <w:rStyle w:val="Hyperlink"/>
          </w:rPr>
          <w:t xml:space="preserve">NIH Funding Opportunities</w:t>
        </w:r>
      </w:hyperlink>
    </w:p>
    <w:p>
      <w:pPr>
        <w:pStyle w:val="Compact"/>
        <w:numPr>
          <w:ilvl w:val="0"/>
          <w:numId w:val="1278"/>
        </w:numPr>
      </w:pPr>
      <w:hyperlink r:id="rId904">
        <w:r>
          <w:rPr>
            <w:rStyle w:val="Hyperlink"/>
          </w:rPr>
          <w:t xml:space="preserve">NIH Grant Writing Resources</w:t>
        </w:r>
      </w:hyperlink>
    </w:p>
    <w:bookmarkEnd w:id="922"/>
    <w:bookmarkStart w:id="93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9"/>
        </w:numPr>
      </w:pPr>
      <w:r>
        <w:t xml:space="preserve">Understand the typical scope and depth expected</w:t>
      </w:r>
    </w:p>
    <w:p>
      <w:pPr>
        <w:pStyle w:val="Compact"/>
        <w:numPr>
          <w:ilvl w:val="0"/>
          <w:numId w:val="1279"/>
        </w:numPr>
      </w:pPr>
      <w:r>
        <w:t xml:space="preserve">See different approaches to structure and presentation</w:t>
      </w:r>
    </w:p>
    <w:p>
      <w:pPr>
        <w:pStyle w:val="Compact"/>
        <w:numPr>
          <w:ilvl w:val="0"/>
          <w:numId w:val="1279"/>
        </w:numPr>
      </w:pPr>
      <w:r>
        <w:t xml:space="preserve">Calibrate your expectations based on successful examples</w:t>
      </w:r>
    </w:p>
    <w:p>
      <w:pPr>
        <w:pStyle w:val="Compact"/>
        <w:numPr>
          <w:ilvl w:val="0"/>
          <w:numId w:val="127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3"/>
    <w:bookmarkStart w:id="92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0"/>
        </w:numPr>
      </w:pPr>
      <w:r>
        <w:t xml:space="preserve">Independent research capability</w:t>
      </w:r>
    </w:p>
    <w:p>
      <w:pPr>
        <w:pStyle w:val="Compact"/>
        <w:numPr>
          <w:ilvl w:val="0"/>
          <w:numId w:val="1280"/>
        </w:numPr>
      </w:pPr>
      <w:r>
        <w:t xml:space="preserve">Ability to communicate findings effectively</w:t>
      </w:r>
    </w:p>
    <w:p>
      <w:pPr>
        <w:pStyle w:val="Compact"/>
        <w:numPr>
          <w:ilvl w:val="0"/>
          <w:numId w:val="1280"/>
        </w:numPr>
      </w:pPr>
      <w:r>
        <w:t xml:space="preserve">Contribution to the scientific literature</w:t>
      </w:r>
    </w:p>
    <w:p>
      <w:pPr>
        <w:pStyle w:val="Compact"/>
        <w:numPr>
          <w:ilvl w:val="0"/>
          <w:numId w:val="1280"/>
        </w:numPr>
      </w:pPr>
      <w:r>
        <w:t xml:space="preserve">Readiness for an academic or research career</w:t>
      </w:r>
    </w:p>
    <w:bookmarkEnd w:id="924"/>
    <w:bookmarkStart w:id="92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5"/>
    <w:bookmarkStart w:id="92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7">
        <w:r>
          <w:rPr>
            <w:rStyle w:val="Hyperlink"/>
          </w:rPr>
          <w:t xml:space="preserve">PhD</w:t>
        </w:r>
      </w:hyperlink>
      <w:r>
        <w:t xml:space="preserve">,</w:t>
      </w:r>
      <w:r>
        <w:t xml:space="preserve"> </w:t>
      </w:r>
      <w:r>
        <w:t xml:space="preserve">is a spiritual successor to an apprentice’s</w:t>
      </w:r>
      <w:r>
        <w:t xml:space="preserve"> </w:t>
      </w:r>
      <w:hyperlink r:id="rId92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1"/>
        </w:numPr>
      </w:pPr>
      <w:r>
        <w:t xml:space="preserve">The dissertation proves you can conduct rigorous research</w:t>
      </w:r>
    </w:p>
    <w:p>
      <w:pPr>
        <w:pStyle w:val="Compact"/>
        <w:numPr>
          <w:ilvl w:val="0"/>
          <w:numId w:val="1281"/>
        </w:numPr>
      </w:pPr>
      <w:r>
        <w:t xml:space="preserve">It doesn’t need to solve every problem in your field</w:t>
      </w:r>
    </w:p>
    <w:p>
      <w:pPr>
        <w:pStyle w:val="Compact"/>
        <w:numPr>
          <w:ilvl w:val="0"/>
          <w:numId w:val="1281"/>
        </w:numPr>
      </w:pPr>
      <w:r>
        <w:t xml:space="preserve">It doesn’t need to be flawless</w:t>
      </w:r>
    </w:p>
    <w:p>
      <w:pPr>
        <w:pStyle w:val="Compact"/>
        <w:numPr>
          <w:ilvl w:val="0"/>
          <w:numId w:val="1281"/>
        </w:numPr>
      </w:pPr>
      <w:r>
        <w:t xml:space="preserve">It doesn’t need to be all-encompassing</w:t>
      </w:r>
    </w:p>
    <w:p>
      <w:pPr>
        <w:pStyle w:val="Compact"/>
        <w:numPr>
          <w:ilvl w:val="0"/>
          <w:numId w:val="1281"/>
        </w:numPr>
      </w:pPr>
      <w:r>
        <w:t xml:space="preserve">It just needs to constitute incremental progress in your field</w:t>
      </w:r>
    </w:p>
    <w:bookmarkEnd w:id="929"/>
    <w:bookmarkStart w:id="93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2"/>
        </w:numPr>
      </w:pPr>
      <w:r>
        <w:t xml:space="preserve">Done is better than perfect when it comes to dissertations</w:t>
      </w:r>
    </w:p>
    <w:p>
      <w:pPr>
        <w:pStyle w:val="Compact"/>
        <w:numPr>
          <w:ilvl w:val="0"/>
          <w:numId w:val="1282"/>
        </w:numPr>
      </w:pPr>
      <w:r>
        <w:t xml:space="preserve">You’ll have your entire career to refine and expand on these ideas</w:t>
      </w:r>
    </w:p>
    <w:p>
      <w:pPr>
        <w:pStyle w:val="Compact"/>
        <w:numPr>
          <w:ilvl w:val="0"/>
          <w:numId w:val="1282"/>
        </w:numPr>
      </w:pPr>
      <w:r>
        <w:t xml:space="preserve">The goal is to finish and move forward,</w:t>
      </w:r>
      <w:r>
        <w:t xml:space="preserve"> </w:t>
      </w:r>
      <w:r>
        <w:t xml:space="preserve">not to write the definitive work on your topic</w:t>
      </w:r>
    </w:p>
    <w:p>
      <w:pPr>
        <w:pStyle w:val="Compact"/>
        <w:numPr>
          <w:ilvl w:val="0"/>
          <w:numId w:val="128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30"/>
    <w:bookmarkStart w:id="932" w:name="resources-3"/>
    <w:p>
      <w:pPr>
        <w:pStyle w:val="Heading3"/>
      </w:pPr>
      <w:r>
        <w:t xml:space="preserve">22.6.6 Resources</w:t>
      </w:r>
    </w:p>
    <w:p>
      <w:pPr>
        <w:pStyle w:val="FirstParagraph"/>
      </w:pPr>
      <w:r>
        <w:rPr>
          <w:b/>
          <w:bCs/>
        </w:rPr>
        <w:t xml:space="preserve">Dissertation writing tools:</w:t>
      </w:r>
    </w:p>
    <w:p>
      <w:pPr>
        <w:pStyle w:val="Compact"/>
        <w:numPr>
          <w:ilvl w:val="0"/>
          <w:numId w:val="1283"/>
        </w:numPr>
      </w:pPr>
      <w:hyperlink r:id="rId931">
        <w:r>
          <w:rPr>
            <w:rStyle w:val="Hyperlink"/>
          </w:rPr>
          <w:t xml:space="preserve">quarto-thesis</w:t>
        </w:r>
      </w:hyperlink>
      <w:r>
        <w:t xml:space="preserve"> </w:t>
      </w:r>
      <w:r>
        <w:t xml:space="preserve">- Quarto extension for creating masters or PhD theses with professional LaTeX formatting</w:t>
      </w:r>
    </w:p>
    <w:bookmarkEnd w:id="932"/>
    <w:bookmarkEnd w:id="933"/>
    <w:bookmarkStart w:id="93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4"/>
        </w:numPr>
      </w:pPr>
      <w:r>
        <w:t xml:space="preserve">Graduate students are encouraged to gain teaching experience</w:t>
      </w:r>
    </w:p>
    <w:p>
      <w:pPr>
        <w:pStyle w:val="Compact"/>
        <w:numPr>
          <w:ilvl w:val="0"/>
          <w:numId w:val="1284"/>
        </w:numPr>
      </w:pPr>
      <w:r>
        <w:t xml:space="preserve">We support science communication and outreach activities</w:t>
      </w:r>
    </w:p>
    <w:p>
      <w:pPr>
        <w:pStyle w:val="Compact"/>
        <w:numPr>
          <w:ilvl w:val="0"/>
          <w:numId w:val="1284"/>
        </w:numPr>
      </w:pPr>
      <w:r>
        <w:t xml:space="preserve">Discuss opportunities with PIs</w:t>
      </w:r>
    </w:p>
    <w:p>
      <w:pPr>
        <w:pStyle w:val="FirstParagraph"/>
      </w:pPr>
      <w:r>
        <w:t xml:space="preserve">The</w:t>
      </w:r>
      <w:r>
        <w:t xml:space="preserve"> </w:t>
      </w:r>
      <w:hyperlink r:id="rId78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70">
        <w:r>
          <w:rPr>
            <w:rStyle w:val="Hyperlink"/>
          </w:rPr>
          <w:t xml:space="preserve">workshop index</w:t>
        </w:r>
      </w:hyperlink>
      <w:r>
        <w:t xml:space="preserve"> </w:t>
      </w:r>
      <w:r>
        <w:t xml:space="preserve">provides a comprehensive catalog of available resources.</w:t>
      </w:r>
    </w:p>
    <w:bookmarkEnd w:id="934"/>
    <w:bookmarkStart w:id="93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5"/>
        </w:numPr>
      </w:pPr>
      <w:r>
        <w:t xml:space="preserve">Attend seminars and departmental events</w:t>
      </w:r>
    </w:p>
    <w:p>
      <w:pPr>
        <w:pStyle w:val="Compact"/>
        <w:numPr>
          <w:ilvl w:val="0"/>
          <w:numId w:val="1285"/>
        </w:numPr>
      </w:pPr>
      <w:r>
        <w:t xml:space="preserve">Connect with researchers in your field</w:t>
      </w:r>
    </w:p>
    <w:p>
      <w:pPr>
        <w:pStyle w:val="Compact"/>
        <w:numPr>
          <w:ilvl w:val="0"/>
          <w:numId w:val="1285"/>
        </w:numPr>
      </w:pPr>
      <w:r>
        <w:t xml:space="preserve">Join professional societies</w:t>
      </w:r>
    </w:p>
    <w:p>
      <w:pPr>
        <w:pStyle w:val="Compact"/>
        <w:numPr>
          <w:ilvl w:val="0"/>
          <w:numId w:val="1285"/>
        </w:numPr>
      </w:pPr>
      <w:r>
        <w:t xml:space="preserve">Use professional social media platforms to share research and engage with the scientific community</w:t>
      </w:r>
    </w:p>
    <w:p>
      <w:r>
        <w:br w:type="page"/>
      </w:r>
    </w:p>
    <w:bookmarkEnd w:id="935"/>
    <w:bookmarkEnd w:id="936"/>
    <w:bookmarkStart w:id="941" w:name="sec-writing"/>
    <w:p>
      <w:pPr>
        <w:pStyle w:val="Heading1"/>
      </w:pPr>
      <w:r>
        <w:t xml:space="preserve">23. Writing</w:t>
      </w:r>
    </w:p>
    <w:bookmarkStart w:id="93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6"/>
        </w:numPr>
      </w:pPr>
      <w:r>
        <w:t xml:space="preserve">Organize your thoughts and identify what you actually need to know</w:t>
      </w:r>
    </w:p>
    <w:p>
      <w:pPr>
        <w:pStyle w:val="Compact"/>
        <w:numPr>
          <w:ilvl w:val="0"/>
          <w:numId w:val="1286"/>
        </w:numPr>
      </w:pPr>
      <w:r>
        <w:t xml:space="preserve">Articulate the problem more precisely</w:t>
      </w:r>
    </w:p>
    <w:p>
      <w:pPr>
        <w:pStyle w:val="Compact"/>
        <w:numPr>
          <w:ilvl w:val="0"/>
          <w:numId w:val="128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7"/>
    <w:bookmarkStart w:id="93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38">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9"/>
    <w:bookmarkStart w:id="94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40"/>
    <w:bookmarkEnd w:id="941"/>
    <w:bookmarkStart w:id="957" w:name="manuscript-preparation-and-publication"/>
    <w:p>
      <w:pPr>
        <w:pStyle w:val="Heading1"/>
      </w:pPr>
      <w:r>
        <w:t xml:space="preserve">24. Manuscript Preparation and Publication</w:t>
      </w:r>
    </w:p>
    <w:bookmarkStart w:id="94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9"/>
        </w:numPr>
      </w:pPr>
      <w:r>
        <w:rPr>
          <w:b/>
          <w:bCs/>
        </w:rPr>
        <w:t xml:space="preserve">Planning</w:t>
      </w:r>
      <w:r>
        <w:t xml:space="preserve">: Discuss target journals, outline, and timeline with PIs</w:t>
      </w:r>
    </w:p>
    <w:p>
      <w:pPr>
        <w:pStyle w:val="Compact"/>
        <w:numPr>
          <w:ilvl w:val="0"/>
          <w:numId w:val="1289"/>
        </w:numPr>
      </w:pPr>
      <w:r>
        <w:rPr>
          <w:b/>
          <w:bCs/>
        </w:rPr>
        <w:t xml:space="preserve">Drafting</w:t>
      </w:r>
      <w:r>
        <w:t xml:space="preserve">: Lead author prepares initial draft</w:t>
      </w:r>
    </w:p>
    <w:p>
      <w:pPr>
        <w:pStyle w:val="Compact"/>
        <w:numPr>
          <w:ilvl w:val="0"/>
          <w:numId w:val="1289"/>
        </w:numPr>
      </w:pPr>
      <w:r>
        <w:rPr>
          <w:b/>
          <w:bCs/>
        </w:rPr>
        <w:t xml:space="preserve">Internal review</w:t>
      </w:r>
      <w:r>
        <w:t xml:space="preserve">: Co-authors review and provide feedback</w:t>
      </w:r>
    </w:p>
    <w:p>
      <w:pPr>
        <w:pStyle w:val="Compact"/>
        <w:numPr>
          <w:ilvl w:val="0"/>
          <w:numId w:val="1289"/>
        </w:numPr>
      </w:pPr>
      <w:r>
        <w:rPr>
          <w:b/>
          <w:bCs/>
        </w:rPr>
        <w:t xml:space="preserve">Revision</w:t>
      </w:r>
      <w:r>
        <w:t xml:space="preserve">: Lead author incorporates feedback iteratively</w:t>
      </w:r>
    </w:p>
    <w:p>
      <w:pPr>
        <w:pStyle w:val="Compact"/>
        <w:numPr>
          <w:ilvl w:val="0"/>
          <w:numId w:val="1289"/>
        </w:numPr>
      </w:pPr>
      <w:r>
        <w:rPr>
          <w:b/>
          <w:bCs/>
        </w:rPr>
        <w:t xml:space="preserve">PI approval</w:t>
      </w:r>
      <w:r>
        <w:t xml:space="preserve">: Obtain final approval from PIs before submission</w:t>
      </w:r>
    </w:p>
    <w:p>
      <w:pPr>
        <w:pStyle w:val="Compact"/>
        <w:numPr>
          <w:ilvl w:val="0"/>
          <w:numId w:val="1289"/>
        </w:numPr>
      </w:pPr>
      <w:r>
        <w:rPr>
          <w:b/>
          <w:bCs/>
        </w:rPr>
        <w:t xml:space="preserve">Submission</w:t>
      </w:r>
      <w:r>
        <w:t xml:space="preserve">: Submit to journal</w:t>
      </w:r>
    </w:p>
    <w:p>
      <w:pPr>
        <w:pStyle w:val="Compact"/>
        <w:numPr>
          <w:ilvl w:val="0"/>
          <w:numId w:val="1289"/>
        </w:numPr>
      </w:pPr>
      <w:r>
        <w:rPr>
          <w:b/>
          <w:bCs/>
        </w:rPr>
        <w:t xml:space="preserve">Revisions</w:t>
      </w:r>
      <w:r>
        <w:t xml:space="preserve">: Lead author coordinates response to peer reviewers</w:t>
      </w:r>
    </w:p>
    <w:p>
      <w:pPr>
        <w:pStyle w:val="Compact"/>
        <w:numPr>
          <w:ilvl w:val="0"/>
          <w:numId w:val="1289"/>
        </w:numPr>
      </w:pPr>
      <w:r>
        <w:rPr>
          <w:b/>
          <w:bCs/>
        </w:rPr>
        <w:t xml:space="preserve">Publication</w:t>
      </w:r>
      <w:r>
        <w:t xml:space="preserve">: Celebrate and share!</w:t>
      </w:r>
    </w:p>
    <w:bookmarkEnd w:id="942"/>
    <w:bookmarkStart w:id="94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4">
        <w:r>
          <w:rPr>
            <w:rStyle w:val="Hyperlink"/>
          </w:rPr>
          <w:t xml:space="preserve">implicature</w:t>
        </w:r>
      </w:hyperlink>
      <w:r>
        <w:t xml:space="preserve">.</w:t>
      </w:r>
    </w:p>
    <w:p>
      <w:pPr>
        <w:pStyle w:val="BodyText"/>
      </w:pPr>
      <w:r>
        <w:rPr>
          <w:b/>
          <w:bCs/>
        </w:rPr>
        <w:t xml:space="preserve">Additional tips:</w:t>
      </w:r>
    </w:p>
    <w:p>
      <w:pPr>
        <w:pStyle w:val="Compact"/>
        <w:numPr>
          <w:ilvl w:val="0"/>
          <w:numId w:val="1290"/>
        </w:numPr>
      </w:pPr>
      <w:r>
        <w:t xml:space="preserve">Always thank reviewers for their time and feedback</w:t>
      </w:r>
    </w:p>
    <w:p>
      <w:pPr>
        <w:pStyle w:val="Compact"/>
        <w:numPr>
          <w:ilvl w:val="0"/>
          <w:numId w:val="1290"/>
        </w:numPr>
      </w:pPr>
      <w:r>
        <w:t xml:space="preserve">Quote page numbers from the revised manuscript</w:t>
      </w:r>
    </w:p>
    <w:p>
      <w:pPr>
        <w:pStyle w:val="Compact"/>
        <w:numPr>
          <w:ilvl w:val="0"/>
          <w:numId w:val="1290"/>
        </w:numPr>
      </w:pPr>
      <w:r>
        <w:t xml:space="preserve">Use direct quotes from your revised text when possible</w:t>
      </w:r>
    </w:p>
    <w:p>
      <w:pPr>
        <w:pStyle w:val="Compact"/>
        <w:numPr>
          <w:ilvl w:val="0"/>
          <w:numId w:val="1290"/>
        </w:numPr>
      </w:pPr>
      <w:r>
        <w:t xml:space="preserve">Maintain a respectful and collaborative tone throughout</w:t>
      </w:r>
    </w:p>
    <w:p>
      <w:pPr>
        <w:pStyle w:val="Compact"/>
        <w:numPr>
          <w:ilvl w:val="0"/>
          <w:numId w:val="1290"/>
        </w:numPr>
      </w:pPr>
      <w:r>
        <w:t xml:space="preserve">If you make changes beyond what the reviewer requested, mention them briefly</w:t>
      </w:r>
    </w:p>
    <w:bookmarkEnd w:id="945"/>
    <w:bookmarkStart w:id="948" w:name="preprints-and-open-access"/>
    <w:p>
      <w:pPr>
        <w:pStyle w:val="Heading2"/>
      </w:pPr>
      <w:r>
        <w:t xml:space="preserve">24.3 Preprints and Open Access</w:t>
      </w:r>
    </w:p>
    <w:p>
      <w:pPr>
        <w:pStyle w:val="Compact"/>
        <w:numPr>
          <w:ilvl w:val="0"/>
          <w:numId w:val="1291"/>
        </w:numPr>
      </w:pPr>
      <w:r>
        <w:t xml:space="preserve">We encourage posting preprints prior to or during peer review on platforms like</w:t>
      </w:r>
      <w:r>
        <w:t xml:space="preserve"> </w:t>
      </w:r>
      <w:hyperlink r:id="rId946">
        <w:r>
          <w:rPr>
            <w:rStyle w:val="Hyperlink"/>
          </w:rPr>
          <w:t xml:space="preserve">medRxiv</w:t>
        </w:r>
      </w:hyperlink>
      <w:r>
        <w:t xml:space="preserve"> </w:t>
      </w:r>
      <w:r>
        <w:t xml:space="preserve">or</w:t>
      </w:r>
      <w:r>
        <w:t xml:space="preserve"> </w:t>
      </w:r>
      <w:hyperlink r:id="rId947">
        <w:r>
          <w:rPr>
            <w:rStyle w:val="Hyperlink"/>
          </w:rPr>
          <w:t xml:space="preserve">bioRxiv</w:t>
        </w:r>
      </w:hyperlink>
    </w:p>
    <w:p>
      <w:pPr>
        <w:pStyle w:val="Compact"/>
        <w:numPr>
          <w:ilvl w:val="0"/>
          <w:numId w:val="1291"/>
        </w:numPr>
      </w:pPr>
      <w:r>
        <w:t xml:space="preserve">Preprints allow rapid dissemination of findings and can be cited in grant applications</w:t>
      </w:r>
    </w:p>
    <w:p>
      <w:pPr>
        <w:pStyle w:val="Compact"/>
        <w:numPr>
          <w:ilvl w:val="0"/>
          <w:numId w:val="1291"/>
        </w:numPr>
      </w:pPr>
      <w:r>
        <w:t xml:space="preserve">We support publishing in open access journals when possible to maximize accessibility</w:t>
      </w:r>
    </w:p>
    <w:p>
      <w:pPr>
        <w:pStyle w:val="Compact"/>
        <w:numPr>
          <w:ilvl w:val="0"/>
          <w:numId w:val="129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6">
        <w:r>
          <w:rPr>
            <w:rStyle w:val="Hyperlink"/>
          </w:rPr>
          <w:t xml:space="preserve">medRxiv</w:t>
        </w:r>
      </w:hyperlink>
      <w:r>
        <w:t xml:space="preserve">.</w:t>
      </w:r>
    </w:p>
    <w:bookmarkEnd w:id="948"/>
    <w:bookmarkStart w:id="94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2"/>
        </w:numPr>
      </w:pPr>
      <w:r>
        <w:t xml:space="preserve">CONSORT for randomized trials</w:t>
      </w:r>
    </w:p>
    <w:p>
      <w:pPr>
        <w:pStyle w:val="Compact"/>
        <w:numPr>
          <w:ilvl w:val="0"/>
          <w:numId w:val="1292"/>
        </w:numPr>
      </w:pPr>
      <w:r>
        <w:t xml:space="preserve">STROBE for observational studies</w:t>
      </w:r>
    </w:p>
    <w:p>
      <w:pPr>
        <w:pStyle w:val="Compact"/>
        <w:numPr>
          <w:ilvl w:val="0"/>
          <w:numId w:val="1292"/>
        </w:numPr>
      </w:pPr>
      <w:r>
        <w:t xml:space="preserve">PRISMA for systematic reviews</w:t>
      </w:r>
    </w:p>
    <w:p>
      <w:pPr>
        <w:pStyle w:val="Compact"/>
        <w:numPr>
          <w:ilvl w:val="0"/>
          <w:numId w:val="1292"/>
        </w:numPr>
      </w:pPr>
      <w:r>
        <w:t xml:space="preserve">Others as appropriate (see</w:t>
      </w:r>
      <w:r>
        <w:t xml:space="preserve"> </w:t>
      </w:r>
      <w:hyperlink r:id="rId46">
        <w:r>
          <w:rPr>
            <w:rStyle w:val="Hyperlink"/>
          </w:rPr>
          <w:t xml:space="preserve">EQUATOR Network</w:t>
        </w:r>
      </w:hyperlink>
      <w:r>
        <w:t xml:space="preserve">)</w:t>
      </w:r>
    </w:p>
    <w:bookmarkEnd w:id="949"/>
    <w:bookmarkStart w:id="950" w:name="manuscript-checklist-1"/>
    <w:p>
      <w:pPr>
        <w:pStyle w:val="Heading2"/>
      </w:pPr>
      <w:r>
        <w:t xml:space="preserve">24.5 Manuscript Checklist</w:t>
      </w:r>
    </w:p>
    <w:p>
      <w:pPr>
        <w:pStyle w:val="FirstParagraph"/>
      </w:pPr>
      <w:r>
        <w:t xml:space="preserve">Before submitting a manuscript:</w:t>
      </w:r>
    </w:p>
    <w:p>
      <w:pPr>
        <w:pStyle w:val="Compact"/>
        <w:numPr>
          <w:ilvl w:val="0"/>
          <w:numId w:val="1293"/>
        </w:numPr>
      </w:pPr>
      <w:r>
        <w:t xml:space="preserve">Completed relevant reporting checklist</w:t>
      </w:r>
    </w:p>
    <w:p>
      <w:pPr>
        <w:pStyle w:val="Compact"/>
        <w:numPr>
          <w:ilvl w:val="0"/>
          <w:numId w:val="1294"/>
        </w:numPr>
      </w:pPr>
      <w:r>
        <w:t xml:space="preserve">Results are reproducible (rerunning code replicates tables/figures exactly)</w:t>
      </w:r>
    </w:p>
    <w:p>
      <w:pPr>
        <w:pStyle w:val="Compact"/>
        <w:numPr>
          <w:ilvl w:val="0"/>
          <w:numId w:val="1295"/>
        </w:numPr>
      </w:pPr>
      <w:r>
        <w:t xml:space="preserve">Target journal selected</w:t>
      </w:r>
    </w:p>
    <w:p>
      <w:pPr>
        <w:pStyle w:val="Compact"/>
        <w:numPr>
          <w:ilvl w:val="0"/>
          <w:numId w:val="1296"/>
        </w:numPr>
      </w:pPr>
      <w:r>
        <w:t xml:space="preserve">Title is declarative and states findings clearly</w:t>
      </w:r>
    </w:p>
    <w:p>
      <w:pPr>
        <w:pStyle w:val="Compact"/>
        <w:numPr>
          <w:ilvl w:val="0"/>
          <w:numId w:val="1297"/>
        </w:numPr>
      </w:pPr>
      <w:r>
        <w:t xml:space="preserve">Word count meets journal requirements</w:t>
      </w:r>
    </w:p>
    <w:p>
      <w:pPr>
        <w:pStyle w:val="Compact"/>
        <w:numPr>
          <w:ilvl w:val="0"/>
          <w:numId w:val="1298"/>
        </w:numPr>
      </w:pPr>
      <w:r>
        <w:t xml:space="preserve">Manuscript follows journal formatting guidelines</w:t>
      </w:r>
    </w:p>
    <w:p>
      <w:pPr>
        <w:pStyle w:val="Compact"/>
        <w:numPr>
          <w:ilvl w:val="0"/>
          <w:numId w:val="1299"/>
        </w:numPr>
      </w:pPr>
      <w:r>
        <w:t xml:space="preserve">Consistent voice throughout (typically active voice)</w:t>
      </w:r>
    </w:p>
    <w:p>
      <w:pPr>
        <w:pStyle w:val="Compact"/>
        <w:numPr>
          <w:ilvl w:val="0"/>
          <w:numId w:val="1300"/>
        </w:numPr>
      </w:pPr>
      <w:r>
        <w:t xml:space="preserve">All figures and tables referenced in main text</w:t>
      </w:r>
    </w:p>
    <w:p>
      <w:pPr>
        <w:pStyle w:val="Compact"/>
        <w:numPr>
          <w:ilvl w:val="0"/>
          <w:numId w:val="1301"/>
        </w:numPr>
      </w:pPr>
      <w:r>
        <w:t xml:space="preserve">Captions for all figures and tables</w:t>
      </w:r>
    </w:p>
    <w:p>
      <w:pPr>
        <w:pStyle w:val="Compact"/>
        <w:numPr>
          <w:ilvl w:val="0"/>
          <w:numId w:val="1302"/>
        </w:numPr>
      </w:pPr>
      <w:r>
        <w:t xml:space="preserve">Tables/figures numbered by order of appearance</w:t>
      </w:r>
    </w:p>
    <w:p>
      <w:pPr>
        <w:pStyle w:val="Compact"/>
        <w:numPr>
          <w:ilvl w:val="0"/>
          <w:numId w:val="1303"/>
        </w:numPr>
      </w:pPr>
      <w:r>
        <w:t xml:space="preserve">Abbreviations defined at first use and used sparingly</w:t>
      </w:r>
    </w:p>
    <w:p>
      <w:pPr>
        <w:pStyle w:val="Compact"/>
        <w:numPr>
          <w:ilvl w:val="0"/>
          <w:numId w:val="130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5"/>
        </w:numPr>
      </w:pPr>
      <w:r>
        <w:t xml:space="preserve">Avoid directionless statements (specify direction of associations)</w:t>
      </w:r>
    </w:p>
    <w:p>
      <w:pPr>
        <w:pStyle w:val="Compact"/>
        <w:numPr>
          <w:ilvl w:val="0"/>
          <w:numId w:val="1306"/>
        </w:numPr>
      </w:pPr>
      <w:r>
        <w:t xml:space="preserve">Causal language only when supported by study design</w:t>
      </w:r>
    </w:p>
    <w:p>
      <w:pPr>
        <w:pStyle w:val="Compact"/>
        <w:numPr>
          <w:ilvl w:val="0"/>
          <w:numId w:val="130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8"/>
        </w:numPr>
      </w:pPr>
      <w:r>
        <w:t xml:space="preserve">Author contributions drafted using CRediT Taxonomy</w:t>
      </w:r>
    </w:p>
    <w:bookmarkEnd w:id="950"/>
    <w:bookmarkStart w:id="95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4"/>
    <w:bookmarkStart w:id="95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0"/>
        </w:numPr>
      </w:pPr>
      <w:r>
        <w:rPr>
          <w:b/>
          <w:bCs/>
        </w:rPr>
        <w:t xml:space="preserve">Cite primary sources</w:t>
      </w:r>
      <w:r>
        <w:t xml:space="preserve"> </w:t>
      </w:r>
      <w:r>
        <w:t xml:space="preserve">for factual statements about established knowledge, methods, or findings</w:t>
      </w:r>
    </w:p>
    <w:p>
      <w:pPr>
        <w:pStyle w:val="Compact"/>
        <w:numPr>
          <w:ilvl w:val="0"/>
          <w:numId w:val="1310"/>
        </w:numPr>
      </w:pPr>
      <w:r>
        <w:rPr>
          <w:b/>
          <w:bCs/>
        </w:rPr>
        <w:t xml:space="preserve">Cite official documentation</w:t>
      </w:r>
      <w:r>
        <w:t xml:space="preserve"> </w:t>
      </w:r>
      <w:r>
        <w:t xml:space="preserve">when describing how software, tools, or systems work</w:t>
      </w:r>
    </w:p>
    <w:p>
      <w:pPr>
        <w:pStyle w:val="Compact"/>
        <w:numPr>
          <w:ilvl w:val="0"/>
          <w:numId w:val="131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1"/>
        </w:numPr>
      </w:pPr>
      <w:r>
        <w:rPr>
          <w:b/>
          <w:bCs/>
        </w:rPr>
        <w:t xml:space="preserve">Demonstrate directly</w:t>
      </w:r>
      <w:r>
        <w:t xml:space="preserve">: Show the behavior through experiments, data, or explicit examples</w:t>
      </w:r>
    </w:p>
    <w:p>
      <w:pPr>
        <w:pStyle w:val="Compact"/>
        <w:numPr>
          <w:ilvl w:val="0"/>
          <w:numId w:val="131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2"/>
        </w:numPr>
      </w:pPr>
      <w:r>
        <w:t xml:space="preserve">Builds reader trust and credibility</w:t>
      </w:r>
    </w:p>
    <w:p>
      <w:pPr>
        <w:pStyle w:val="Compact"/>
        <w:numPr>
          <w:ilvl w:val="0"/>
          <w:numId w:val="1312"/>
        </w:numPr>
      </w:pPr>
      <w:r>
        <w:t xml:space="preserve">Enables readers to verify information independently</w:t>
      </w:r>
    </w:p>
    <w:p>
      <w:pPr>
        <w:pStyle w:val="Compact"/>
        <w:numPr>
          <w:ilvl w:val="0"/>
          <w:numId w:val="1312"/>
        </w:numPr>
      </w:pPr>
      <w:r>
        <w:t xml:space="preserve">Maintains scientific rigor in all communications</w:t>
      </w:r>
    </w:p>
    <w:p>
      <w:pPr>
        <w:pStyle w:val="Compact"/>
        <w:numPr>
          <w:ilvl w:val="0"/>
          <w:numId w:val="131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6"/>
    <w:bookmarkEnd w:id="957"/>
    <w:bookmarkStart w:id="1030" w:name="references"/>
    <w:p>
      <w:pPr>
        <w:pStyle w:val="Heading1"/>
      </w:pPr>
      <w:r>
        <w:t xml:space="preserve">References</w:t>
      </w:r>
    </w:p>
    <w:bookmarkStart w:id="1029" w:name="refs"/>
    <w:bookmarkStart w:id="95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8">
        <w:r>
          <w:rPr>
            <w:rStyle w:val="Hyperlink"/>
          </w:rPr>
          <w:t xml:space="preserve">https://doi.org/10.1371/journal.pgph.0002269</w:t>
        </w:r>
      </w:hyperlink>
      <w:r>
        <w:t xml:space="preserve">.</w:t>
      </w:r>
    </w:p>
    <w:bookmarkEnd w:id="959"/>
    <w:bookmarkStart w:id="96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60">
        <w:r>
          <w:rPr>
            <w:rStyle w:val="Hyperlink"/>
          </w:rPr>
          <w:t xml:space="preserve">https://doi.org/10.1038/d41586-019-01431-z</w:t>
        </w:r>
      </w:hyperlink>
      <w:r>
        <w:t xml:space="preserve">.</w:t>
      </w:r>
    </w:p>
    <w:bookmarkEnd w:id="961"/>
    <w:bookmarkStart w:id="96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2">
        <w:r>
          <w:rPr>
            <w:rStyle w:val="Hyperlink"/>
          </w:rPr>
          <w:t xml:space="preserve">https://jadebc.github.io/lab-manual/</w:t>
        </w:r>
      </w:hyperlink>
      <w:r>
        <w:t xml:space="preserve">.</w:t>
      </w:r>
    </w:p>
    <w:bookmarkEnd w:id="963"/>
    <w:bookmarkStart w:id="96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4">
        <w:r>
          <w:rPr>
            <w:rStyle w:val="Hyperlink"/>
          </w:rPr>
          <w:t xml:space="preserve">https://happygitwithr.com/</w:t>
        </w:r>
      </w:hyperlink>
      <w:r>
        <w:t xml:space="preserve">.</w:t>
      </w:r>
    </w:p>
    <w:bookmarkEnd w:id="965"/>
    <w:bookmarkStart w:id="96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8">
        <w:r>
          <w:rPr>
            <w:rStyle w:val="Hyperlink"/>
          </w:rPr>
          <w:t xml:space="preserve">https://reprex.tidyverse.org/</w:t>
        </w:r>
      </w:hyperlink>
      <w:r>
        <w:t xml:space="preserve">.</w:t>
      </w:r>
    </w:p>
    <w:bookmarkEnd w:id="966"/>
    <w:bookmarkStart w:id="96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7">
        <w:r>
          <w:rPr>
            <w:rStyle w:val="Hyperlink"/>
          </w:rPr>
          <w:t xml:space="preserve">https://doi.org/10.1038/s41467-020-19160-7</w:t>
        </w:r>
      </w:hyperlink>
      <w:r>
        <w:t xml:space="preserve">.</w:t>
      </w:r>
    </w:p>
    <w:bookmarkEnd w:id="968"/>
    <w:bookmarkStart w:id="97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9">
        <w:r>
          <w:rPr>
            <w:rStyle w:val="Hyperlink"/>
          </w:rPr>
          <w:t xml:space="preserve">http://creativecommons.org/licenses/by-nc/4.0/</w:t>
        </w:r>
      </w:hyperlink>
      <w:r>
        <w:t xml:space="preserve">.</w:t>
      </w:r>
    </w:p>
    <w:bookmarkEnd w:id="970"/>
    <w:bookmarkStart w:id="972" w:name="ref-credit"/>
    <w:p>
      <w:pPr>
        <w:pStyle w:val="Bibliography"/>
      </w:pPr>
      <w:r>
        <w:t xml:space="preserve">“CRediT: Contributor Roles Taxonomy.”</w:t>
      </w:r>
      <w:r>
        <w:t xml:space="preserve"> </w:t>
      </w:r>
      <w:r>
        <w:t xml:space="preserve">n.d. PLOS ONE.</w:t>
      </w:r>
      <w:r>
        <w:t xml:space="preserve"> </w:t>
      </w:r>
      <w:hyperlink r:id="rId971">
        <w:r>
          <w:rPr>
            <w:rStyle w:val="Hyperlink"/>
          </w:rPr>
          <w:t xml:space="preserve">https://journals.plos.org/plosone/s/authorship</w:t>
        </w:r>
      </w:hyperlink>
      <w:r>
        <w:t xml:space="preserve">.</w:t>
      </w:r>
    </w:p>
    <w:bookmarkEnd w:id="972"/>
    <w:bookmarkStart w:id="974" w:name="ref-dryad"/>
    <w:p>
      <w:pPr>
        <w:pStyle w:val="Bibliography"/>
      </w:pPr>
      <w:r>
        <w:t xml:space="preserve">“Dryad Digital Repository.”</w:t>
      </w:r>
      <w:r>
        <w:t xml:space="preserve"> </w:t>
      </w:r>
      <w:r>
        <w:t xml:space="preserve">n.d. Dryad.</w:t>
      </w:r>
      <w:r>
        <w:t xml:space="preserve"> </w:t>
      </w:r>
      <w:hyperlink r:id="rId973">
        <w:r>
          <w:rPr>
            <w:rStyle w:val="Hyperlink"/>
          </w:rPr>
          <w:t xml:space="preserve">https://datadryad.org/</w:t>
        </w:r>
      </w:hyperlink>
      <w:r>
        <w:t xml:space="preserve">.</w:t>
      </w:r>
    </w:p>
    <w:bookmarkEnd w:id="974"/>
    <w:bookmarkStart w:id="97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5"/>
    <w:bookmarkStart w:id="97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6">
        <w:r>
          <w:rPr>
            <w:rStyle w:val="Hyperlink"/>
          </w:rPr>
          <w:t xml:space="preserve">https://doi.org/10.1201/9781003029878</w:t>
        </w:r>
      </w:hyperlink>
      <w:r>
        <w:t xml:space="preserve">.</w:t>
      </w:r>
    </w:p>
    <w:bookmarkEnd w:id="977"/>
    <w:bookmarkStart w:id="97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1">
        <w:r>
          <w:rPr>
            <w:rStyle w:val="Hyperlink"/>
          </w:rPr>
          <w:t xml:space="preserve">https://github.com/orgs/quarto-dev/discussions/6085</w:t>
        </w:r>
      </w:hyperlink>
      <w:r>
        <w:t xml:space="preserve">.</w:t>
      </w:r>
    </w:p>
    <w:bookmarkEnd w:id="978"/>
    <w:bookmarkStart w:id="980" w:name="ref-githubdesktop"/>
    <w:p>
      <w:pPr>
        <w:pStyle w:val="Bibliography"/>
      </w:pPr>
      <w:r>
        <w:t xml:space="preserve">“GitHub Desktop.”</w:t>
      </w:r>
      <w:r>
        <w:t xml:space="preserve"> </w:t>
      </w:r>
      <w:r>
        <w:t xml:space="preserve">n.d. GitHub.</w:t>
      </w:r>
      <w:r>
        <w:t xml:space="preserve"> </w:t>
      </w:r>
      <w:hyperlink r:id="rId979">
        <w:r>
          <w:rPr>
            <w:rStyle w:val="Hyperlink"/>
          </w:rPr>
          <w:t xml:space="preserve">https://desktop.github.com/</w:t>
        </w:r>
      </w:hyperlink>
      <w:r>
        <w:t xml:space="preserve">.</w:t>
      </w:r>
    </w:p>
    <w:bookmarkEnd w:id="980"/>
    <w:bookmarkStart w:id="982" w:name="ref-plos_data"/>
    <w:p>
      <w:pPr>
        <w:pStyle w:val="Bibliography"/>
      </w:pPr>
      <w:r>
        <w:t xml:space="preserve">“How to Store and Manage Your Data.”</w:t>
      </w:r>
      <w:r>
        <w:t xml:space="preserve"> </w:t>
      </w:r>
      <w:r>
        <w:t xml:space="preserve">n.d. PLOS.</w:t>
      </w:r>
      <w:r>
        <w:t xml:space="preserve"> </w:t>
      </w:r>
      <w:hyperlink r:id="rId981">
        <w:r>
          <w:rPr>
            <w:rStyle w:val="Hyperlink"/>
          </w:rPr>
          <w:t xml:space="preserve">https://plos.org/resource/how-to-store-and-manage-your-data/</w:t>
        </w:r>
      </w:hyperlink>
      <w:r>
        <w:t xml:space="preserve">.</w:t>
      </w:r>
    </w:p>
    <w:bookmarkEnd w:id="982"/>
    <w:bookmarkStart w:id="98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3"/>
    <w:bookmarkStart w:id="98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4">
        <w:r>
          <w:rPr>
            <w:rStyle w:val="Hyperlink"/>
          </w:rPr>
          <w:t xml:space="preserve">https://mentors.fm/2019/08/13/think-and-write-with-leslie-lamport/</w:t>
        </w:r>
      </w:hyperlink>
      <w:r>
        <w:t xml:space="preserve">.</w:t>
      </w:r>
    </w:p>
    <w:bookmarkEnd w:id="985"/>
    <w:bookmarkStart w:id="986" w:name="ref-medRxiv"/>
    <w:p>
      <w:pPr>
        <w:pStyle w:val="Bibliography"/>
      </w:pPr>
      <w:r>
        <w:t xml:space="preserve">“medRxiv: The Preprint Server for Health Sciences.”</w:t>
      </w:r>
      <w:r>
        <w:t xml:space="preserve"> </w:t>
      </w:r>
      <w:r>
        <w:t xml:space="preserve">n.d. Cold Spring Harbor Laboratory.</w:t>
      </w:r>
      <w:r>
        <w:t xml:space="preserve"> </w:t>
      </w:r>
      <w:hyperlink r:id="rId946">
        <w:r>
          <w:rPr>
            <w:rStyle w:val="Hyperlink"/>
          </w:rPr>
          <w:t xml:space="preserve">https://www.medrxiv.org/</w:t>
        </w:r>
      </w:hyperlink>
      <w:r>
        <w:t xml:space="preserve">.</w:t>
      </w:r>
    </w:p>
    <w:bookmarkEnd w:id="986"/>
    <w:bookmarkStart w:id="98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7">
        <w:r>
          <w:rPr>
            <w:rStyle w:val="Hyperlink"/>
          </w:rPr>
          <w:t xml:space="preserve">https://doi.org/10.1038/467775a</w:t>
        </w:r>
      </w:hyperlink>
      <w:r>
        <w:t xml:space="preserve">.</w:t>
      </w:r>
    </w:p>
    <w:bookmarkEnd w:id="988"/>
    <w:bookmarkStart w:id="99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89">
        <w:r>
          <w:rPr>
            <w:rStyle w:val="Hyperlink"/>
          </w:rPr>
          <w:t xml:space="preserve">https://doi.org/10.1038/s41562-016-0021</w:t>
        </w:r>
      </w:hyperlink>
      <w:r>
        <w:t xml:space="preserve">.</w:t>
      </w:r>
    </w:p>
    <w:bookmarkEnd w:id="990"/>
    <w:bookmarkStart w:id="99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1">
        <w:r>
          <w:rPr>
            <w:rStyle w:val="Hyperlink"/>
          </w:rPr>
          <w:t xml:space="preserve">https://doi.org/10.1038/526182a</w:t>
        </w:r>
      </w:hyperlink>
      <w:r>
        <w:t xml:space="preserve">.</w:t>
      </w:r>
    </w:p>
    <w:bookmarkEnd w:id="992"/>
    <w:bookmarkStart w:id="994" w:name="ref-osf"/>
    <w:p>
      <w:pPr>
        <w:pStyle w:val="Bibliography"/>
      </w:pPr>
      <w:r>
        <w:t xml:space="preserve">“Open Science Framework.”</w:t>
      </w:r>
      <w:r>
        <w:t xml:space="preserve"> </w:t>
      </w:r>
      <w:r>
        <w:t xml:space="preserve">n.d. Center for Open Science.</w:t>
      </w:r>
      <w:r>
        <w:t xml:space="preserve"> </w:t>
      </w:r>
      <w:hyperlink r:id="rId993">
        <w:r>
          <w:rPr>
            <w:rStyle w:val="Hyperlink"/>
          </w:rPr>
          <w:t xml:space="preserve">https://osf.io/</w:t>
        </w:r>
      </w:hyperlink>
      <w:r>
        <w:t xml:space="preserve">.</w:t>
      </w:r>
    </w:p>
    <w:bookmarkEnd w:id="994"/>
    <w:bookmarkStart w:id="99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0">
        <w:r>
          <w:rPr>
            <w:rStyle w:val="Hyperlink"/>
          </w:rPr>
          <w:t xml:space="preserve">https://github.com/quarto-dev/quarto-cli/issues/3809</w:t>
        </w:r>
      </w:hyperlink>
      <w:r>
        <w:t xml:space="preserve">.</w:t>
      </w:r>
    </w:p>
    <w:bookmarkEnd w:id="995"/>
    <w:bookmarkStart w:id="997" w:name="ref-gitfixum"/>
    <w:p>
      <w:pPr>
        <w:pStyle w:val="Bibliography"/>
      </w:pPr>
      <w:r>
        <w:t xml:space="preserve">Robertson, Seth. n.d.</w:t>
      </w:r>
      <w:r>
        <w:t xml:space="preserve"> </w:t>
      </w:r>
      <w:r>
        <w:t xml:space="preserve">“On Undoing, Fixing, or Removing Commits in Git.”</w:t>
      </w:r>
      <w:r>
        <w:t xml:space="preserve"> </w:t>
      </w:r>
      <w:hyperlink r:id="rId996">
        <w:r>
          <w:rPr>
            <w:rStyle w:val="Hyperlink"/>
          </w:rPr>
          <w:t xml:space="preserve">https://sethrobertson.github.io/GitFixUm/fixup.html</w:t>
        </w:r>
      </w:hyperlink>
      <w:r>
        <w:t xml:space="preserve">.</w:t>
      </w:r>
    </w:p>
    <w:bookmarkEnd w:id="997"/>
    <w:bookmarkStart w:id="9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98">
        <w:r>
          <w:rPr>
            <w:rStyle w:val="Hyperlink"/>
          </w:rPr>
          <w:t xml:space="preserve">https://doi.org/10.1371/journal.pcbi.1003833</w:t>
        </w:r>
      </w:hyperlink>
      <w:r>
        <w:t xml:space="preserve">.</w:t>
      </w:r>
    </w:p>
    <w:bookmarkEnd w:id="999"/>
    <w:bookmarkStart w:id="10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0">
        <w:r>
          <w:rPr>
            <w:rStyle w:val="Hyperlink"/>
          </w:rPr>
          <w:t xml:space="preserve">https://doi.org/10.1038/d41586-019-02918-5</w:t>
        </w:r>
      </w:hyperlink>
      <w:r>
        <w:t xml:space="preserve">.</w:t>
      </w:r>
    </w:p>
    <w:bookmarkEnd w:id="1001"/>
    <w:bookmarkStart w:id="1003" w:name="ref-slurm-salloc"/>
    <w:p>
      <w:pPr>
        <w:pStyle w:val="Bibliography"/>
      </w:pPr>
      <w:r>
        <w:t xml:space="preserve">“Slurm Workload Manager: Salloc Documentation.”</w:t>
      </w:r>
      <w:r>
        <w:t xml:space="preserve"> </w:t>
      </w:r>
      <w:r>
        <w:t xml:space="preserve">n.d.-a. SchedMD.</w:t>
      </w:r>
      <w:r>
        <w:t xml:space="preserve"> </w:t>
      </w:r>
      <w:hyperlink r:id="rId1002">
        <w:r>
          <w:rPr>
            <w:rStyle w:val="Hyperlink"/>
          </w:rPr>
          <w:t xml:space="preserve">https://slurm.schedmd.com/salloc.html</w:t>
        </w:r>
      </w:hyperlink>
      <w:r>
        <w:t xml:space="preserve">.</w:t>
      </w:r>
    </w:p>
    <w:bookmarkEnd w:id="1003"/>
    <w:bookmarkStart w:id="1005" w:name="ref-slurm-sattach"/>
    <w:p>
      <w:pPr>
        <w:pStyle w:val="Bibliography"/>
      </w:pPr>
      <w:r>
        <w:t xml:space="preserve">“Slurm Workload Manager: Sattach Documentation.”</w:t>
      </w:r>
      <w:r>
        <w:t xml:space="preserve"> </w:t>
      </w:r>
      <w:r>
        <w:t xml:space="preserve">n.d.-b. SchedMD.</w:t>
      </w:r>
      <w:r>
        <w:t xml:space="preserve"> </w:t>
      </w:r>
      <w:hyperlink r:id="rId1004">
        <w:r>
          <w:rPr>
            <w:rStyle w:val="Hyperlink"/>
          </w:rPr>
          <w:t xml:space="preserve">https://slurm.schedmd.com/sattach.html</w:t>
        </w:r>
      </w:hyperlink>
      <w:r>
        <w:t xml:space="preserve">.</w:t>
      </w:r>
    </w:p>
    <w:bookmarkEnd w:id="1005"/>
    <w:bookmarkStart w:id="1007" w:name="ref-slurm"/>
    <w:p>
      <w:pPr>
        <w:pStyle w:val="Bibliography"/>
      </w:pPr>
      <w:r>
        <w:t xml:space="preserve">“Slurm Workload Manager: Sbatch Documentation.”</w:t>
      </w:r>
      <w:r>
        <w:t xml:space="preserve"> </w:t>
      </w:r>
      <w:r>
        <w:t xml:space="preserve">n.d.-c. SchedMD.</w:t>
      </w:r>
      <w:r>
        <w:t xml:space="preserve"> </w:t>
      </w:r>
      <w:hyperlink r:id="rId1006">
        <w:r>
          <w:rPr>
            <w:rStyle w:val="Hyperlink"/>
          </w:rPr>
          <w:t xml:space="preserve">https://slurm.schedmd.com/sbatch.html</w:t>
        </w:r>
      </w:hyperlink>
      <w:r>
        <w:t xml:space="preserve">.</w:t>
      </w:r>
    </w:p>
    <w:bookmarkEnd w:id="1007"/>
    <w:bookmarkStart w:id="1009" w:name="ref-slurm-squeue"/>
    <w:p>
      <w:pPr>
        <w:pStyle w:val="Bibliography"/>
      </w:pPr>
      <w:r>
        <w:t xml:space="preserve">“Slurm Workload Manager: Squeue Documentation.”</w:t>
      </w:r>
      <w:r>
        <w:t xml:space="preserve"> </w:t>
      </w:r>
      <w:r>
        <w:t xml:space="preserve">n.d.-d. SchedMD.</w:t>
      </w:r>
      <w:r>
        <w:t xml:space="preserve"> </w:t>
      </w:r>
      <w:hyperlink r:id="rId1008">
        <w:r>
          <w:rPr>
            <w:rStyle w:val="Hyperlink"/>
          </w:rPr>
          <w:t xml:space="preserve">https://slurm.schedmd.com/squeue.html</w:t>
        </w:r>
      </w:hyperlink>
      <w:r>
        <w:t xml:space="preserve">.</w:t>
      </w:r>
    </w:p>
    <w:bookmarkEnd w:id="1009"/>
    <w:bookmarkStart w:id="1011" w:name="ref-slurm-srun"/>
    <w:p>
      <w:pPr>
        <w:pStyle w:val="Bibliography"/>
      </w:pPr>
      <w:r>
        <w:t xml:space="preserve">“Slurm Workload Manager: Srun Documentation.”</w:t>
      </w:r>
      <w:r>
        <w:t xml:space="preserve"> </w:t>
      </w:r>
      <w:r>
        <w:t xml:space="preserve">n.d.-e. SchedMD.</w:t>
      </w:r>
      <w:r>
        <w:t xml:space="preserve"> </w:t>
      </w:r>
      <w:hyperlink r:id="rId1010">
        <w:r>
          <w:rPr>
            <w:rStyle w:val="Hyperlink"/>
          </w:rPr>
          <w:t xml:space="preserve">https://slurm.schedmd.com/srun.html</w:t>
        </w:r>
      </w:hyperlink>
      <w:r>
        <w:t xml:space="preserve">.</w:t>
      </w:r>
    </w:p>
    <w:bookmarkEnd w:id="1011"/>
    <w:bookmarkStart w:id="10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2">
        <w:r>
          <w:rPr>
            <w:rStyle w:val="Hyperlink"/>
          </w:rPr>
          <w:t xml:space="preserve">https://doi.org/10.1038/d41586-019-00067-3</w:t>
        </w:r>
      </w:hyperlink>
      <w:r>
        <w:t xml:space="preserve">.</w:t>
      </w:r>
    </w:p>
    <w:bookmarkEnd w:id="1013"/>
    <w:bookmarkStart w:id="101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4">
        <w:r>
          <w:rPr>
            <w:rStyle w:val="Hyperlink"/>
          </w:rPr>
          <w:t xml:space="preserve">https://code-review.tidyverse.org/</w:t>
        </w:r>
      </w:hyperlink>
      <w:r>
        <w:t xml:space="preserve">.</w:t>
      </w:r>
    </w:p>
    <w:bookmarkEnd w:id="1014"/>
    <w:bookmarkStart w:id="101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5">
        <w:r>
          <w:rPr>
            <w:rStyle w:val="Hyperlink"/>
          </w:rPr>
          <w:t xml:space="preserve">https://doi.org/10.1038/d41586-021-03603-2</w:t>
        </w:r>
      </w:hyperlink>
      <w:r>
        <w:t xml:space="preserve">.</w:t>
      </w:r>
    </w:p>
    <w:bookmarkEnd w:id="1016"/>
    <w:bookmarkStart w:id="101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7">
        <w:r>
          <w:rPr>
            <w:rStyle w:val="Hyperlink"/>
          </w:rPr>
          <w:t xml:space="preserve">https://doi.org/10.1201/9781351201315</w:t>
        </w:r>
      </w:hyperlink>
      <w:r>
        <w:t xml:space="preserve">.</w:t>
      </w:r>
    </w:p>
    <w:bookmarkEnd w:id="1018"/>
    <w:bookmarkStart w:id="102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9">
        <w:r>
          <w:rPr>
            <w:rStyle w:val="Hyperlink"/>
          </w:rPr>
          <w:t xml:space="preserve">https://mastering-shiny.org/</w:t>
        </w:r>
      </w:hyperlink>
      <w:r>
        <w:t xml:space="preserve">.</w:t>
      </w:r>
    </w:p>
    <w:bookmarkEnd w:id="1020"/>
    <w:bookmarkStart w:id="102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9">
        <w:r>
          <w:rPr>
            <w:rStyle w:val="Hyperlink"/>
          </w:rPr>
          <w:t xml:space="preserve">https://style.tidyverse.org/</w:t>
        </w:r>
      </w:hyperlink>
      <w:r>
        <w:t xml:space="preserve">.</w:t>
      </w:r>
    </w:p>
    <w:bookmarkEnd w:id="1021"/>
    <w:bookmarkStart w:id="102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2">
        <w:r>
          <w:rPr>
            <w:rStyle w:val="Hyperlink"/>
          </w:rPr>
          <w:t xml:space="preserve">https://design.tidyverse.org/</w:t>
        </w:r>
      </w:hyperlink>
      <w:r>
        <w:t xml:space="preserve">.</w:t>
      </w:r>
    </w:p>
    <w:bookmarkEnd w:id="1023"/>
    <w:bookmarkStart w:id="102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4">
        <w:r>
          <w:rPr>
            <w:rStyle w:val="Hyperlink"/>
          </w:rPr>
          <w:t xml:space="preserve">https://r-pkgs.org/</w:t>
        </w:r>
      </w:hyperlink>
      <w:r>
        <w:t xml:space="preserve">.</w:t>
      </w:r>
    </w:p>
    <w:bookmarkEnd w:id="1025"/>
    <w:bookmarkStart w:id="102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6">
        <w:r>
          <w:rPr>
            <w:rStyle w:val="Hyperlink"/>
          </w:rPr>
          <w:t xml:space="preserve">https://r4ds.hadley.nz/</w:t>
        </w:r>
      </w:hyperlink>
      <w:r>
        <w:t xml:space="preserve">.</w:t>
      </w:r>
    </w:p>
    <w:bookmarkEnd w:id="1027"/>
    <w:bookmarkStart w:id="102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28"/>
    <w:bookmarkEnd w:id="1029"/>
    <w:p>
      <w:r>
        <w:br w:type="page"/>
      </w:r>
    </w:p>
    <w:bookmarkEnd w:id="1030"/>
    <w:bookmarkStart w:id="103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1">
        <w:r>
          <w:rPr>
            <w:rStyle w:val="Hyperlink"/>
          </w:rPr>
          <w:t xml:space="preserve">https://ucd-serg.github.io/lab-manual/appendix-copilot-instructions.html</w:t>
        </w:r>
      </w:hyperlink>
    </w:p>
    <w:p>
      <w:r>
        <w:br w:type="page"/>
      </w:r>
    </w:p>
    <w:bookmarkEnd w:id="1032"/>
    <w:bookmarkStart w:id="103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3">
        <w:r>
          <w:rPr>
            <w:rStyle w:val="Hyperlink"/>
          </w:rPr>
          <w:t xml:space="preserve">https://ucd-serg.github.io/lab-manual/appendix-copilot-setup-steps.html</w:t>
        </w:r>
      </w:hyperlink>
    </w:p>
    <w:p>
      <w:r>
        <w:br w:type="page"/>
      </w:r>
    </w:p>
    <w:bookmarkEnd w:id="1034"/>
    <w:bookmarkStart w:id="103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3"/>
        </w:numPr>
      </w:pPr>
      <w:ins w:id="2907" w:author="PR Preview" w:date="2024-01-01T00:00:00Z">
        <w:r>
          <w:rPr>
            <w:b/>
            <w:bCs/>
          </w:rPr>
          <w:t xml:space="preserve">Branch:</w:t>
        </w:r>
      </w:ins>
      <w:ins w:id="2907" w:author="PR Preview" w:date="2024-01-01T00:00:00Z">
        <w:r>
          <w:t xml:space="preserve"> </w:t>
        </w:r>
      </w:ins>
      <w:ins w:id="2907" w:author="PR Preview" w:date="2024-01-01T00:00:00Z">
        <w:r>
          <w:t xml:space="preserve">HEAD</w:t>
        </w:r>
      </w:ins>
    </w:p>
    <w:p>
      <w:pPr>
        <w:pStyle w:val="Compact"/>
        <w:numPr>
          <w:ilvl w:val="0"/>
          <w:numId w:val="1313"/>
        </w:numPr>
      </w:pPr>
      <w:ins w:id="2908" w:author="PR Preview" w:date="2024-01-01T00:00:00Z">
        <w:r>
          <w:rPr>
            <w:b/>
            <w:bCs/>
          </w:rPr>
          <w:t xml:space="preserve">Commit:</w:t>
        </w:r>
      </w:ins>
      <w:ins w:id="2908" w:author="PR Preview" w:date="2024-01-01T00:00:00Z">
        <w:r>
          <w:t xml:space="preserve"> </w:t>
        </w:r>
      </w:ins>
      <w:ins w:id="2908" w:author="PR Preview" w:date="2024-01-01T00:00:00Z">
        <w:r>
          <w:t xml:space="preserve">13fffba</w:t>
        </w:r>
      </w:ins>
    </w:p>
    <w:p>
      <w:pPr>
        <w:pStyle w:val="Compact"/>
        <w:numPr>
          <w:ilvl w:val="0"/>
          <w:numId w:val="1313"/>
        </w:numPr>
      </w:pPr>
      <w:ins w:id="2909" w:author="PR Preview" w:date="2024-01-01T00:00:00Z">
        <w:r>
          <w:rPr>
            <w:b/>
            <w:bCs/>
          </w:rPr>
          <w:t xml:space="preserve">Full commit hash:</w:t>
        </w:r>
      </w:ins>
      <w:ins w:id="2909" w:author="PR Preview" w:date="2024-01-01T00:00:00Z">
        <w:r>
          <w:t xml:space="preserve"> </w:t>
        </w:r>
      </w:ins>
      <w:ins w:id="2909" w:author="PR Preview" w:date="2024-01-01T00:00:00Z">
        <w:r>
          <w:t xml:space="preserve">13fffbaddf8a4470efee27fa3ae86eb03d9b3144</w:t>
        </w:r>
      </w:ins>
    </w:p>
    <w:p>
      <w:pPr>
        <w:pStyle w:val="Compact"/>
        <w:numPr>
          <w:ilvl w:val="0"/>
          <w:numId w:val="1313"/>
        </w:numPr>
      </w:pPr>
      <w:ins w:id="2910" w:author="PR Preview" w:date="2024-01-01T00:00:00Z">
        <w:r>
          <w:rPr>
            <w:b/>
            <w:bCs/>
          </w:rPr>
          <w:t xml:space="preserve">Commit date:</w:t>
        </w:r>
      </w:ins>
      <w:ins w:id="2910" w:author="PR Preview" w:date="2024-01-01T00:00:00Z">
        <w:r>
          <w:t xml:space="preserve"> </w:t>
        </w:r>
      </w:ins>
      <w:ins w:id="2910" w:author="PR Preview" w:date="2024-01-01T00:00:00Z">
        <w:r>
          <w:t xml:space="preserve">2026-07-22 00:15:43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1"/>
  </w:num>
  <w:num w:numId="1310">
    <w:abstractNumId w:val="991"/>
  </w:num>
  <w:num w:numId="1311">
    <w:abstractNumId w:val="991"/>
  </w:num>
  <w:num w:numId="1312">
    <w:abstractNumId w:val="991"/>
  </w:num>
  <w:num w:numId="13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1" Type="http://schemas.openxmlformats.org/officeDocument/2006/relationships/image" Target="media/rId151.png"/><Relationship Id="rId121" Type="http://schemas.openxmlformats.org/officeDocument/2006/relationships/image" Target="media/rId121.png"/><Relationship Id="rId445" Type="http://schemas.openxmlformats.org/officeDocument/2006/relationships/image" Target="media/rId445.png"/><Relationship Id="rId671" Type="http://schemas.openxmlformats.org/officeDocument/2006/relationships/image" Target="media/rId671.png"/><Relationship Id="rId471" Type="http://schemas.openxmlformats.org/officeDocument/2006/relationships/image" Target="media/rId471.png"/><Relationship Id="rId710" Type="http://schemas.openxmlformats.org/officeDocument/2006/relationships/image" Target="media/rId710.jpg"/><Relationship Id="rId716" Type="http://schemas.openxmlformats.org/officeDocument/2006/relationships/image" Target="media/rId716.png"/><Relationship Id="rId580" Type="http://schemas.openxmlformats.org/officeDocument/2006/relationships/image" Target="media/rId580.png"/><Relationship Id="rId585" Type="http://schemas.openxmlformats.org/officeDocument/2006/relationships/image" Target="media/rId585.png"/><Relationship Id="rId375" Type="http://schemas.openxmlformats.org/officeDocument/2006/relationships/image" Target="media/rId375.png"/><Relationship Id="rId380" Type="http://schemas.openxmlformats.org/officeDocument/2006/relationships/image" Target="media/rId380.png"/><Relationship Id="rId410"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80" Type="http://schemas.openxmlformats.org/officeDocument/2006/relationships/hyperlink" Target="http://adv-r.had.co.nz/Style.html" TargetMode="External"/><Relationship Id="rId917"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442" Type="http://schemas.openxmlformats.org/officeDocument/2006/relationships/hyperlink" Target="http://styler.r-lib.org/articles/customizing_styler.html" TargetMode="External"/><Relationship Id="rId86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1" Type="http://schemas.openxmlformats.org/officeDocument/2006/relationships/hyperlink" Target="https://about.codecov.io" TargetMode="External"/><Relationship Id="rId626"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92" Type="http://schemas.openxmlformats.org/officeDocument/2006/relationships/hyperlink" Target="https://cli.github.com/" TargetMode="External"/><Relationship Id="rId272" Type="http://schemas.openxmlformats.org/officeDocument/2006/relationships/hyperlink" Target="https://cli.r-lib.org/" TargetMode="External"/><Relationship Id="rId644"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70" Type="http://schemas.openxmlformats.org/officeDocument/2006/relationships/hyperlink" Target="https://cran.r-project.org/" TargetMode="External"/><Relationship Id="rId953"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49" Type="http://schemas.openxmlformats.org/officeDocument/2006/relationships/hyperlink" Target="https://cran.r-project.org/web/packages/lintr/readme/README.html#available-linters" TargetMode="External"/><Relationship Id="rId452" Type="http://schemas.openxmlformats.org/officeDocument/2006/relationships/hyperlink" Target="https://cran.r-project.org/web/packages/lintr/readme/README.html#project-configuration" TargetMode="External"/><Relationship Id="rId77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8" Type="http://schemas.openxmlformats.org/officeDocument/2006/relationships/hyperlink" Target="https://d-morrison.github.io/psw/" TargetMode="External"/><Relationship Id="rId525"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2" Type="http://schemas.openxmlformats.org/officeDocument/2006/relationships/hyperlink" Target="https://d-morrison.github.io/wai/" TargetMode="External"/><Relationship Id="rId852" Type="http://schemas.openxmlformats.org/officeDocument/2006/relationships/hyperlink" Target="https://d-morrison.github.io/wai/chapters/ai-use-policies.html" TargetMode="External"/><Relationship Id="rId955" Type="http://schemas.openxmlformats.org/officeDocument/2006/relationships/hyperlink" Target="https://d-morrison.github.io/wai/chapters/ai-use-policies.html#sec-ai-journal-articles" TargetMode="External"/><Relationship Id="rId853" Type="http://schemas.openxmlformats.org/officeDocument/2006/relationships/hyperlink" Target="https://d-morrison.github.io/wai/chapters/coding-agents.html" TargetMode="External"/><Relationship Id="rId687"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96" Type="http://schemas.openxmlformats.org/officeDocument/2006/relationships/hyperlink" Target="https://d-morrison.github.io/wai/chapters/coding-agents.html#sec-ai-claude-code-windows" TargetMode="External"/><Relationship Id="rId854" Type="http://schemas.openxmlformats.org/officeDocument/2006/relationships/hyperlink" Target="https://d-morrison.github.io/wai/chapters/pr-workflow-with-agents.html" TargetMode="External"/><Relationship Id="rId973" Type="http://schemas.openxmlformats.org/officeDocument/2006/relationships/hyperlink" Target="https://datadryad.org/" TargetMode="External"/><Relationship Id="rId952"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2" Type="http://schemas.openxmlformats.org/officeDocument/2006/relationships/hyperlink" Target="https://design.tidyverse.org/" TargetMode="External"/><Relationship Id="rId400" Type="http://schemas.openxmlformats.org/officeDocument/2006/relationships/hyperlink" Target="https://design.tidyverse.org/important-args-first.html" TargetMode="External"/><Relationship Id="rId979" Type="http://schemas.openxmlformats.org/officeDocument/2006/relationships/hyperlink" Target="https://desktop.github.com/" TargetMode="External"/><Relationship Id="rId95" Type="http://schemas.openxmlformats.org/officeDocument/2006/relationships/hyperlink" Target="https://devtools.r-lib.org/" TargetMode="External"/><Relationship Id="rId706" Type="http://schemas.openxmlformats.org/officeDocument/2006/relationships/hyperlink" Target="https://docs.github.com/en/actions" TargetMode="External"/><Relationship Id="rId675" Type="http://schemas.openxmlformats.org/officeDocument/2006/relationships/hyperlink" Target="https://docs.github.com/en/actions/using-jobs/using-concurrency" TargetMode="External"/><Relationship Id="rId768" Type="http://schemas.openxmlformats.org/officeDocument/2006/relationships/hyperlink" Target="https://docs.github.com/en/repositories/releasing-projects-on-github/managing-releases-in-a-repository" TargetMode="External"/><Relationship Id="rId639" Type="http://schemas.openxmlformats.org/officeDocument/2006/relationships/hyperlink" Target="https://docs.github.com/en/repositories/working-with-files/managing-files/customizing-how-changed-files-appear-on-github" TargetMode="External"/><Relationship Id="rId67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00" Type="http://schemas.openxmlformats.org/officeDocument/2006/relationships/hyperlink" Target="https://docs.google.com/document/d/1ckgRCcr7FFPyymyMA6Y_-cB_vftOyrrxT28c6gRg0PI/edit" TargetMode="External"/><Relationship Id="rId987" Type="http://schemas.openxmlformats.org/officeDocument/2006/relationships/hyperlink" Target="https://doi.org/10.1038/467775a" TargetMode="External"/><Relationship Id="rId991" Type="http://schemas.openxmlformats.org/officeDocument/2006/relationships/hyperlink" Target="https://doi.org/10.1038/526182a" TargetMode="External"/><Relationship Id="rId1012" Type="http://schemas.openxmlformats.org/officeDocument/2006/relationships/hyperlink" Target="https://doi.org/10.1038/d41586-019-00067-3" TargetMode="External"/><Relationship Id="rId960" Type="http://schemas.openxmlformats.org/officeDocument/2006/relationships/hyperlink" Target="https://doi.org/10.1038/d41586-019-01431-z" TargetMode="External"/><Relationship Id="rId1000" Type="http://schemas.openxmlformats.org/officeDocument/2006/relationships/hyperlink" Target="https://doi.org/10.1038/d41586-019-02918-5" TargetMode="External"/><Relationship Id="rId101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89"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17" Type="http://schemas.openxmlformats.org/officeDocument/2006/relationships/hyperlink" Target="https://doi.org/10.1201/9781351201315" TargetMode="External"/><Relationship Id="rId998" Type="http://schemas.openxmlformats.org/officeDocument/2006/relationships/hyperlink" Target="https://doi.org/10.1371/journal.pcbi.1003833" TargetMode="External"/><Relationship Id="rId958"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412"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2" Type="http://schemas.openxmlformats.org/officeDocument/2006/relationships/hyperlink" Target="https://eddelbuettel.github.io/r2u/" TargetMode="External"/><Relationship Id="rId575" Type="http://schemas.openxmlformats.org/officeDocument/2006/relationships/hyperlink" Target="https://education.github.com/" TargetMode="External"/><Relationship Id="rId576" Type="http://schemas.openxmlformats.org/officeDocument/2006/relationships/hyperlink" Target="https://education.github.com/pack" TargetMode="External"/><Relationship Id="rId577"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7"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4"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28"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6" Type="http://schemas.openxmlformats.org/officeDocument/2006/relationships/hyperlink" Target="https://en.wikipedia.org/wiki/Thesis" TargetMode="External"/><Relationship Id="rId497" Type="http://schemas.openxmlformats.org/officeDocument/2006/relationships/hyperlink" Target="https://en.wikipedia.org/wiki/WYSIWYM" TargetMode="External"/><Relationship Id="rId943"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7" Type="http://schemas.openxmlformats.org/officeDocument/2006/relationships/hyperlink" Target="https://github.com/IndrajeetPatil/awesome-r-pkgtools" TargetMode="External"/><Relationship Id="rId668" Type="http://schemas.openxmlformats.org/officeDocument/2006/relationships/hyperlink" Target="https://github.com/RMI-PACTA/actions" TargetMode="External"/><Relationship Id="rId511" Type="http://schemas.openxmlformats.org/officeDocument/2006/relationships/hyperlink" Target="https://github.com/UCD-SERG/lab-manual" TargetMode="External"/><Relationship Id="rId401" Type="http://schemas.openxmlformats.org/officeDocument/2006/relationships/hyperlink" Target="https://github.com/UCD-SERG/lab-manual/blob/main/.lintr.R" TargetMode="External"/><Relationship Id="rId37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04"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48"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50" Type="http://schemas.openxmlformats.org/officeDocument/2006/relationships/hyperlink" Target="https://github.com/actions/toolkit/blob/main/docs/action-versioning.md" TargetMode="External"/><Relationship Id="rId656" Type="http://schemas.openxmlformats.org/officeDocument/2006/relationships/hyperlink" Target="https://github.com/actions/toolkit/issues/214" TargetMode="External"/><Relationship Id="rId594" Type="http://schemas.openxmlformats.org/officeDocument/2006/relationships/hyperlink" Target="https://github.com/cli/cli#installation" TargetMode="External"/><Relationship Id="rId595" Type="http://schemas.openxmlformats.org/officeDocument/2006/relationships/hyperlink" Target="https://github.com/cli/cli/blob/trunk/docs/install_linux.md" TargetMode="External"/><Relationship Id="rId505"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628" Type="http://schemas.openxmlformats.org/officeDocument/2006/relationships/hyperlink" Target="https://github.com/d-morrison/pr.helpers" TargetMode="External"/><Relationship Id="rId893" Type="http://schemas.openxmlformats.org/officeDocument/2006/relationships/hyperlink" Target="https://github.com/d-morrison/psw" TargetMode="External"/><Relationship Id="rId530" Type="http://schemas.openxmlformats.org/officeDocument/2006/relationships/hyperlink" Target="https://github.com/d-morrison/rme" TargetMode="External"/><Relationship Id="rId833" Type="http://schemas.openxmlformats.org/officeDocument/2006/relationships/hyperlink" Target="https://github.com/d-morrison/wai" TargetMode="External"/><Relationship Id="rId506" Type="http://schemas.openxmlformats.org/officeDocument/2006/relationships/hyperlink" Target="https://github.com/d-rug/datalab_template_quarto" TargetMode="External"/><Relationship Id="rId667" Type="http://schemas.openxmlformats.org/officeDocument/2006/relationships/hyperlink" Target="https://github.com/easystats/workflows" TargetMode="External"/><Relationship Id="rId703" Type="http://schemas.openxmlformats.org/officeDocument/2006/relationships/hyperlink" Target="https://github.com/eddelbuettel/github-actions/tree/master/r2u-setup" TargetMode="External"/><Relationship Id="rId666" Type="http://schemas.openxmlformats.org/officeDocument/2006/relationships/hyperlink" Target="https://github.com/eddelbuettel/r-ci" TargetMode="External"/><Relationship Id="rId77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49" Type="http://schemas.openxmlformats.org/officeDocument/2006/relationships/hyperlink" Target="https://github.com/features/actions" TargetMode="External"/><Relationship Id="rId630" Type="http://schemas.openxmlformats.org/officeDocument/2006/relationships/hyperlink" Target="https://github.com/github-linguist/linguist/" TargetMode="External"/><Relationship Id="rId640" Type="http://schemas.openxmlformats.org/officeDocument/2006/relationships/hyperlink" Target="https://github.com/github-linguist/linguist/blob/main/docs/overrides.md" TargetMode="External"/><Relationship Id="rId638" Type="http://schemas.openxmlformats.org/officeDocument/2006/relationships/hyperlink" Target="https://github.com/github-linguist/linguist/blob/main/docs/overrides.md#detectable" TargetMode="External"/><Relationship Id="rId637" Type="http://schemas.openxmlformats.org/officeDocument/2006/relationships/hyperlink" Target="https://github.com/github-linguist/linguist/blob/main/docs/overrides.md#documentation" TargetMode="External"/><Relationship Id="rId631" Type="http://schemas.openxmlformats.org/officeDocument/2006/relationships/hyperlink" Target="https://github.com/github-linguist/linguist/blob/main/docs/overrides.md#generated-code" TargetMode="External"/><Relationship Id="rId634" Type="http://schemas.openxmlformats.org/officeDocument/2006/relationships/hyperlink" Target="https://github.com/github-linguist/linguist/blob/main/docs/overrides.md#using-gitattributes" TargetMode="External"/><Relationship Id="rId636" Type="http://schemas.openxmlformats.org/officeDocument/2006/relationships/hyperlink" Target="https://github.com/github-linguist/linguist/blob/main/docs/overrides.md#vendored-code" TargetMode="External"/><Relationship Id="rId623" Type="http://schemas.openxmlformats.org/officeDocument/2006/relationships/hyperlink" Target="https://github.com/github/gitignore/blob/master/R.gitignore" TargetMode="External"/><Relationship Id="rId691"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90" Type="http://schemas.openxmlformats.org/officeDocument/2006/relationships/hyperlink" Target="https://github.com/marocchino/sticky-pull-request-comment" TargetMode="External"/><Relationship Id="rId780" Type="http://schemas.openxmlformats.org/officeDocument/2006/relationships/hyperlink" Target="https://github.com/mponce0/Visualize.CRAN.Downloads" TargetMode="External"/><Relationship Id="rId93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1"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370" Type="http://schemas.openxmlformats.org/officeDocument/2006/relationships/hyperlink" Target="https://github.com/pulls/review-requested" TargetMode="External"/><Relationship Id="rId560" Type="http://schemas.openxmlformats.org/officeDocument/2006/relationships/hyperlink" Target="https://github.com/quarto-dev/quarto-cli/issues" TargetMode="External"/><Relationship Id="rId550" Type="http://schemas.openxmlformats.org/officeDocument/2006/relationships/hyperlink" Target="https://github.com/quarto-dev/quarto-cli/issues/3809" TargetMode="External"/><Relationship Id="rId567" Type="http://schemas.openxmlformats.org/officeDocument/2006/relationships/hyperlink" Target="https://github.com/quarto-dev/quarto-cli/issues/4894" TargetMode="External"/><Relationship Id="rId566"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4"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7" Type="http://schemas.openxmlformats.org/officeDocument/2006/relationships/hyperlink" Target="https://github.com/r-lib/actions#where-to-find-help" TargetMode="External"/><Relationship Id="rId461" Type="http://schemas.openxmlformats.org/officeDocument/2006/relationships/hyperlink" Target="https://github.com/r-lib/actions/blob/v2-branch/examples/lint-changed-files.yaml" TargetMode="External"/><Relationship Id="rId751" Type="http://schemas.openxmlformats.org/officeDocument/2006/relationships/hyperlink" Target="https://github.com/r-lib/rig" TargetMode="External"/><Relationship Id="rId693" Type="http://schemas.openxmlformats.org/officeDocument/2006/relationships/hyperlink" Target="https://github.com/rossjrw/pr-preview-action" TargetMode="External"/><Relationship Id="rId694" Type="http://schemas.openxmlformats.org/officeDocument/2006/relationships/hyperlink" Target="https://github.com/rossjrw/pr-preview-action?tab=readme-ov-file#only-remove-previews-for-unmerged-prs" TargetMode="External"/><Relationship Id="rId584" Type="http://schemas.openxmlformats.org/officeDocument/2006/relationships/hyperlink" Target="https://github.com/settings/copilot/features" TargetMode="External"/><Relationship Id="rId884" Type="http://schemas.openxmlformats.org/officeDocument/2006/relationships/hyperlink" Target="https://github.com/skills/introduction-to-github" TargetMode="External"/><Relationship Id="rId692" Type="http://schemas.openxmlformats.org/officeDocument/2006/relationships/hyperlink" Target="https://github.com/thollander/actions-comment-pull-request" TargetMode="External"/><Relationship Id="rId816" Type="http://schemas.openxmlformats.org/officeDocument/2006/relationships/hyperlink" Target="https://github.com/tmux/tmux/wiki" TargetMode="External"/><Relationship Id="rId788" Type="http://schemas.openxmlformats.org/officeDocument/2006/relationships/hyperlink" Target="https://github.com/ucdavisdatalab" TargetMode="External"/><Relationship Id="rId872" Type="http://schemas.openxmlformats.org/officeDocument/2006/relationships/hyperlink" Target="https://github.com/ucdavisdatalab/research-toolkits" TargetMode="External"/><Relationship Id="rId573" Type="http://schemas.openxmlformats.org/officeDocument/2006/relationships/hyperlink" Target="https://github.com/ucdavisdatalab/sandbox_git" TargetMode="External"/><Relationship Id="rId796" Type="http://schemas.openxmlformats.org/officeDocument/2006/relationships/hyperlink" Target="https://github.com/ucdavisdatalab/workshop_how-to-data-documentation" TargetMode="External"/><Relationship Id="rId887" Type="http://schemas.openxmlformats.org/officeDocument/2006/relationships/hyperlink" Target="https://github.com/ucdavisdatalab/workshop_nlp_with_python" TargetMode="External"/><Relationship Id="rId886" Type="http://schemas.openxmlformats.org/officeDocument/2006/relationships/hyperlink" Target="https://github.com/ucdavisdatalab/workshop_python_basics" TargetMode="External"/><Relationship Id="rId87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93" Type="http://schemas.openxmlformats.org/officeDocument/2006/relationships/hyperlink" Target="https://gitlab.com/gitlab-org/cli" TargetMode="External"/><Relationship Id="rId598" Type="http://schemas.openxmlformats.org/officeDocument/2006/relationships/hyperlink" Target="https://gitlab.com/gitlab-org/cli#installation" TargetMode="External"/><Relationship Id="rId599" Type="http://schemas.openxmlformats.org/officeDocument/2006/relationships/hyperlink" Target="https://gitlab.com/gitlab-org/cli/-/releases" TargetMode="External"/><Relationship Id="rId398" Type="http://schemas.openxmlformats.org/officeDocument/2006/relationships/hyperlink" Target="https://google.github.io/styleguide/Rguide.html" TargetMode="External"/><Relationship Id="rId403" Type="http://schemas.openxmlformats.org/officeDocument/2006/relationships/hyperlink" Target="https://google.github.io/styleguide/Rguide.html#use-explicit-returns" TargetMode="External"/><Relationship Id="rId723" Type="http://schemas.openxmlformats.org/officeDocument/2006/relationships/hyperlink" Target="https://google.github.io/styleguide/shellguide.html" TargetMode="External"/><Relationship Id="rId921" Type="http://schemas.openxmlformats.org/officeDocument/2006/relationships/hyperlink" Target="https://grants.nih.gov" TargetMode="External"/><Relationship Id="rId903" Type="http://schemas.openxmlformats.org/officeDocument/2006/relationships/hyperlink" Target="https://grantwriting.stanford.edu/resources/funding-train/" TargetMode="External"/><Relationship Id="rId964" Type="http://schemas.openxmlformats.org/officeDocument/2006/relationships/hyperlink" Target="https://happygitwithr.com/" TargetMode="External"/><Relationship Id="rId620" Type="http://schemas.openxmlformats.org/officeDocument/2006/relationships/hyperlink" Target="https://happygitwithr.com/repeated-amend.html" TargetMode="External"/><Relationship Id="rId605"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4"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1" Type="http://schemas.openxmlformats.org/officeDocument/2006/relationships/hyperlink" Target="https://journals.lww.com/epidem/Fulltext/2001/05000/The_Value_of_P.2.aspx" TargetMode="External"/><Relationship Id="rId919"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81" Type="http://schemas.openxmlformats.org/officeDocument/2006/relationships/hyperlink" Target="https://lifecycle.r-lib.org/articles/communicate.html" TargetMode="External"/><Relationship Id="rId482" Type="http://schemas.openxmlformats.org/officeDocument/2006/relationships/hyperlink" Target="https://lifecycle.r-lib.org/reference/deprecate_soft.html" TargetMode="External"/><Relationship Id="rId892" Type="http://schemas.openxmlformats.org/officeDocument/2006/relationships/hyperlink" Target="https://link.springer.com/book/10.1007/978-3-030-98175-4" TargetMode="External"/><Relationship Id="rId907"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19" Type="http://schemas.openxmlformats.org/officeDocument/2006/relationships/hyperlink" Target="https://mastering-shiny.org/" TargetMode="External"/><Relationship Id="rId918" Type="http://schemas.openxmlformats.org/officeDocument/2006/relationships/hyperlink" Target="https://medialab.github.io/iwanthue/" TargetMode="External"/><Relationship Id="rId864" Type="http://schemas.openxmlformats.org/officeDocument/2006/relationships/hyperlink" Target="https://medialab.github.io/iwanthue/?utm_source=Nature+Briefing&amp;utm_campaign=2c68711076-briefing-dy-20211006&amp;utm_medium=email&amp;utm_term=0_c9dfd39373-2c68711076-44335685" TargetMode="External"/><Relationship Id="rId738"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4" Type="http://schemas.openxmlformats.org/officeDocument/2006/relationships/hyperlink" Target="https://mentors.fm/2019/08/13/think-and-write-with-leslie-lamport/" TargetMode="External"/><Relationship Id="rId542" Type="http://schemas.openxmlformats.org/officeDocument/2006/relationships/hyperlink" Target="https://mermaid.live/" TargetMode="External"/><Relationship Id="rId898" Type="http://schemas.openxmlformats.org/officeDocument/2006/relationships/hyperlink" Target="https://mitcommlab.mit.edu/be/2023/09/27/toward-an-evenbetterposter-improving-the-betterposter-template/" TargetMode="External"/><Relationship Id="rId911" Type="http://schemas.openxmlformats.org/officeDocument/2006/relationships/hyperlink" Target="https://myidp.sciencecareers.org/" TargetMode="External"/><Relationship Id="rId993" Type="http://schemas.openxmlformats.org/officeDocument/2006/relationships/hyperlink" Target="https://osf.io/" TargetMode="External"/><Relationship Id="rId40" Type="http://schemas.openxmlformats.org/officeDocument/2006/relationships/hyperlink" Target="https://osf.io/tgbxr/" TargetMode="External"/><Relationship Id="rId613"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1" Type="http://schemas.openxmlformats.org/officeDocument/2006/relationships/hyperlink" Target="https://plos.org/resource/how-to-store-and-manage-your-data/" TargetMode="External"/><Relationship Id="rId518" Type="http://schemas.openxmlformats.org/officeDocument/2006/relationships/hyperlink" Target="https://plotly.com/r/" TargetMode="External"/><Relationship Id="rId281" Type="http://schemas.openxmlformats.org/officeDocument/2006/relationships/hyperlink" Target="https://processx.r-lib.org/" TargetMode="External"/><Relationship Id="rId79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407" Type="http://schemas.openxmlformats.org/officeDocument/2006/relationships/hyperlink" Target="https://purrr.tidyverse.org/reference/map.html" TargetMode="External"/><Relationship Id="rId488" Type="http://schemas.openxmlformats.org/officeDocument/2006/relationships/hyperlink" Target="https://quarto.org/" TargetMode="External"/><Relationship Id="rId533" Type="http://schemas.openxmlformats.org/officeDocument/2006/relationships/hyperlink" Target="https://quarto.org/docs/authoring/cross-references.html" TargetMode="External"/><Relationship Id="rId552" Type="http://schemas.openxmlformats.org/officeDocument/2006/relationships/hyperlink" Target="https://quarto.org/docs/authoring/diagrams.html" TargetMode="External"/><Relationship Id="rId535" Type="http://schemas.openxmlformats.org/officeDocument/2006/relationships/hyperlink" Target="https://quarto.org/docs/authoring/includes.html" TargetMode="External"/><Relationship Id="rId513" Type="http://schemas.openxmlformats.org/officeDocument/2006/relationships/hyperlink" Target="https://quarto.org/docs/books/" TargetMode="External"/><Relationship Id="rId517" Type="http://schemas.openxmlformats.org/officeDocument/2006/relationships/hyperlink" Target="https://quarto.org/docs/dashboards/" TargetMode="External"/><Relationship Id="rId522" Type="http://schemas.openxmlformats.org/officeDocument/2006/relationships/hyperlink" Target="https://quarto.org/docs/gallery/#dashboards" TargetMode="External"/><Relationship Id="rId491" Type="http://schemas.openxmlformats.org/officeDocument/2006/relationships/hyperlink" Target="https://quarto.org/docs/get-started/" TargetMode="External"/><Relationship Id="rId492"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29" Type="http://schemas.openxmlformats.org/officeDocument/2006/relationships/hyperlink" Target="https://quarto.org/docs/projects/profiles.html" TargetMode="External"/><Relationship Id="rId514" Type="http://schemas.openxmlformats.org/officeDocument/2006/relationships/hyperlink" Target="https://quarto.org/docs/publishing/" TargetMode="External"/><Relationship Id="rId556"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1" Type="http://schemas.openxmlformats.org/officeDocument/2006/relationships/hyperlink" Target="https://r-hub.github.io/cranlogs/" TargetMode="External"/><Relationship Id="rId775"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4" Type="http://schemas.openxmlformats.org/officeDocument/2006/relationships/hyperlink" Target="https://r-pkgs.org/" TargetMode="External"/><Relationship Id="rId427"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1" Type="http://schemas.openxmlformats.org/officeDocument/2006/relationships/hyperlink" Target="https://r-pkgs.org/release.html" TargetMode="External"/><Relationship Id="rId778" Type="http://schemas.openxmlformats.org/officeDocument/2006/relationships/hyperlink" Target="https://r-pkgs.org/release.html#sec-release-initial" TargetMode="External"/><Relationship Id="rId705"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6" Type="http://schemas.openxmlformats.org/officeDocument/2006/relationships/hyperlink" Target="https://r4ds.hadley.nz/" TargetMode="External"/><Relationship Id="rId493" Type="http://schemas.openxmlformats.org/officeDocument/2006/relationships/hyperlink" Target="https://r4ds.hadley.nz/quarto.html" TargetMode="External"/><Relationship Id="rId389"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8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7"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519" Type="http://schemas.openxmlformats.org/officeDocument/2006/relationships/hyperlink" Target="https://rstudio.github.io/leaflet/" TargetMode="External"/><Relationship Id="rId745"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7"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420" Type="http://schemas.openxmlformats.org/officeDocument/2006/relationships/hyperlink" Target="https://sembr.org/" TargetMode="External"/><Relationship Id="rId579"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6" Type="http://schemas.openxmlformats.org/officeDocument/2006/relationships/hyperlink" Target="https://sethrobertson.github.io/GitFixUm/fixup.html" TargetMode="External"/><Relationship Id="rId521" Type="http://schemas.openxmlformats.org/officeDocument/2006/relationships/hyperlink" Target="https://shiny.posit.co/" TargetMode="External"/><Relationship Id="rId1002" Type="http://schemas.openxmlformats.org/officeDocument/2006/relationships/hyperlink" Target="https://slurm.schedmd.com/salloc.html" TargetMode="External"/><Relationship Id="rId1004" Type="http://schemas.openxmlformats.org/officeDocument/2006/relationships/hyperlink" Target="https://slurm.schedmd.com/sattach.html" TargetMode="External"/><Relationship Id="rId1006" Type="http://schemas.openxmlformats.org/officeDocument/2006/relationships/hyperlink" Target="https://slurm.schedmd.com/sbatch.html" TargetMode="External"/><Relationship Id="rId1008" Type="http://schemas.openxmlformats.org/officeDocument/2006/relationships/hyperlink" Target="https://slurm.schedmd.com/squeue.html" TargetMode="External"/><Relationship Id="rId1010"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72" Type="http://schemas.openxmlformats.org/officeDocument/2006/relationships/hyperlink" Target="https://sp19.datastructur.es/materials/guides/using-git#b-local-repositories-narrative-introduction" TargetMode="External"/><Relationship Id="rId602"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66"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99"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94" Type="http://schemas.openxmlformats.org/officeDocument/2006/relationships/hyperlink" Target="https://thinkr-open.github.io/gitdown/" TargetMode="External"/><Relationship Id="rId627"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79" Type="http://schemas.openxmlformats.org/officeDocument/2006/relationships/hyperlink" Target="https://tidyselect.r-lib.org/" TargetMode="External"/><Relationship Id="rId438" Type="http://schemas.openxmlformats.org/officeDocument/2006/relationships/hyperlink" Target="https://tidyverse.org/blog/2017/12/styler-1.0.0/" TargetMode="External"/><Relationship Id="rId624" Type="http://schemas.openxmlformats.org/officeDocument/2006/relationships/hyperlink" Target="https://tidyverse.org/blog/2017/12/workflow-vs-script/" TargetMode="External"/><Relationship Id="rId1031" Type="http://schemas.openxmlformats.org/officeDocument/2006/relationships/hyperlink" Target="https://ucd-serg.github.io/lab-manual/appendix-copilot-instructions.html" TargetMode="External"/><Relationship Id="rId1033" Type="http://schemas.openxmlformats.org/officeDocument/2006/relationships/hyperlink" Target="https://ucd-serg.github.io/lab-manual/appendix-copilot-setup-steps.html" TargetMode="External"/><Relationship Id="rId758" Type="http://schemas.openxmlformats.org/officeDocument/2006/relationships/hyperlink" Target="https://ucd-serg.github.io/lab-manual/coding-practices.html#file-headers" TargetMode="External"/><Relationship Id="rId761" Type="http://schemas.openxmlformats.org/officeDocument/2006/relationships/hyperlink" Target="https://ucd-serg.github.io/lab-manual/coding-practices.html#function-documentation" TargetMode="External"/><Relationship Id="rId859" Type="http://schemas.openxmlformats.org/officeDocument/2006/relationships/hyperlink" Target="https://ucd-serg.github.io/lab-manual/coding-style.html" TargetMode="External"/><Relationship Id="rId764" Type="http://schemas.openxmlformats.org/officeDocument/2006/relationships/hyperlink" Target="https://ucd-serg.github.io/lab-manual/unix.html#example-code-for-runfilesavelogs" TargetMode="External"/><Relationship Id="rId873" Type="http://schemas.openxmlformats.org/officeDocument/2006/relationships/hyperlink" Target="https://ucdavisdatalab.github.io/install_guides/" TargetMode="External"/><Relationship Id="rId87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7"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7" Type="http://schemas.openxmlformats.org/officeDocument/2006/relationships/hyperlink" Target="https://www.chriswrites.com/how-to-change-file-permissions-using-the-terminal/" TargetMode="External"/><Relationship Id="rId951"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3" Type="http://schemas.openxmlformats.org/officeDocument/2006/relationships/hyperlink" Target="https://www.git-scm.com/docs/gitignore#_pattern_format" TargetMode="External"/><Relationship Id="rId686" Type="http://schemas.openxmlformats.org/officeDocument/2006/relationships/hyperlink" Target="https://www.githubstatus.com/" TargetMode="External"/><Relationship Id="rId906" Type="http://schemas.openxmlformats.org/officeDocument/2006/relationships/hyperlink" Target="https://www.globalcodeofconduct.org/" TargetMode="External"/><Relationship Id="rId817" Type="http://schemas.openxmlformats.org/officeDocument/2006/relationships/hyperlink" Target="https://www.gnu.org/software/screen/" TargetMode="External"/><Relationship Id="rId734" Type="http://schemas.openxmlformats.org/officeDocument/2006/relationships/hyperlink" Target="https://www.howtogeek.com/118594/how-to-edit-your-system-path-for-easy-command-line-access/" TargetMode="External"/><Relationship Id="rId520" Type="http://schemas.openxmlformats.org/officeDocument/2006/relationships/hyperlink" Target="https://www.htmlwidgets.org/" TargetMode="External"/><Relationship Id="rId946" Type="http://schemas.openxmlformats.org/officeDocument/2006/relationships/hyperlink" Target="https://www.medrxiv.org/" TargetMode="External"/><Relationship Id="rId914" Type="http://schemas.openxmlformats.org/officeDocument/2006/relationships/hyperlink" Target="https://www.nature.com/articles/d41586-021-03603-2" TargetMode="External"/><Relationship Id="rId904" Type="http://schemas.openxmlformats.org/officeDocument/2006/relationships/hyperlink" Target="https://www.niaid.nih.gov/grants-contracts/write-grant-application" TargetMode="External"/><Relationship Id="rId436"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39"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5" Type="http://schemas.openxmlformats.org/officeDocument/2006/relationships/hyperlink" Target="https://www.rstudio.com/wp-content/uploads/2015/02/data-wrangling-cheatsheet.pdf" TargetMode="External"/><Relationship Id="rId878" Type="http://schemas.openxmlformats.org/officeDocument/2006/relationships/hyperlink" Target="https://www.rstudio.com/wp-content/uploads/2015/02/rmarkdown-cheatsheet.pdf" TargetMode="External"/><Relationship Id="rId876" Type="http://schemas.openxmlformats.org/officeDocument/2006/relationships/hyperlink" Target="https://www.rstudio.com/wp-content/uploads/2015/03/ggplot2-cheatsheet.pdf" TargetMode="External"/><Relationship Id="rId896" Type="http://schemas.openxmlformats.org/officeDocument/2006/relationships/hyperlink" Target="https://www.sciencedirect.com/science/article/pii/S1471491423000928" TargetMode="External"/><Relationship Id="rId729"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80" Type="http://schemas.openxmlformats.org/officeDocument/2006/relationships/hyperlink" Target="https://www.tidyverse.org/blog/2022/10/tidyselect-1-2-0/" TargetMode="External"/><Relationship Id="rId912" Type="http://schemas.openxmlformats.org/officeDocument/2006/relationships/hyperlink" Target="https://www.training.nih.gov/career-services/" TargetMode="External"/><Relationship Id="rId915" Type="http://schemas.openxmlformats.org/officeDocument/2006/relationships/hyperlink" Target="https://www.youtube.com/watch?v=1RwJbhkCA58" TargetMode="External"/><Relationship Id="rId89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4" Type="http://schemas.openxmlformats.org/officeDocument/2006/relationships/hyperlink" Target="https://x.com/acagamic/status/1680381737816424450" TargetMode="External"/><Relationship Id="rId40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10"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80" Type="http://schemas.openxmlformats.org/officeDocument/2006/relationships/hyperlink" Target="http://adv-r.had.co.nz/Style.html" TargetMode="External"/><Relationship Id="rId917"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442" Type="http://schemas.openxmlformats.org/officeDocument/2006/relationships/hyperlink" Target="http://styler.r-lib.org/articles/customizing_styler.html" TargetMode="External"/><Relationship Id="rId86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1" Type="http://schemas.openxmlformats.org/officeDocument/2006/relationships/hyperlink" Target="https://about.codecov.io" TargetMode="External"/><Relationship Id="rId626"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92" Type="http://schemas.openxmlformats.org/officeDocument/2006/relationships/hyperlink" Target="https://cli.github.com/" TargetMode="External"/><Relationship Id="rId272" Type="http://schemas.openxmlformats.org/officeDocument/2006/relationships/hyperlink" Target="https://cli.r-lib.org/" TargetMode="External"/><Relationship Id="rId644"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70" Type="http://schemas.openxmlformats.org/officeDocument/2006/relationships/hyperlink" Target="https://cran.r-project.org/" TargetMode="External"/><Relationship Id="rId953"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49" Type="http://schemas.openxmlformats.org/officeDocument/2006/relationships/hyperlink" Target="https://cran.r-project.org/web/packages/lintr/readme/README.html#available-linters" TargetMode="External"/><Relationship Id="rId452" Type="http://schemas.openxmlformats.org/officeDocument/2006/relationships/hyperlink" Target="https://cran.r-project.org/web/packages/lintr/readme/README.html#project-configuration" TargetMode="External"/><Relationship Id="rId77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8" Type="http://schemas.openxmlformats.org/officeDocument/2006/relationships/hyperlink" Target="https://d-morrison.github.io/psw/" TargetMode="External"/><Relationship Id="rId525"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2" Type="http://schemas.openxmlformats.org/officeDocument/2006/relationships/hyperlink" Target="https://d-morrison.github.io/wai/" TargetMode="External"/><Relationship Id="rId852" Type="http://schemas.openxmlformats.org/officeDocument/2006/relationships/hyperlink" Target="https://d-morrison.github.io/wai/chapters/ai-use-policies.html" TargetMode="External"/><Relationship Id="rId955" Type="http://schemas.openxmlformats.org/officeDocument/2006/relationships/hyperlink" Target="https://d-morrison.github.io/wai/chapters/ai-use-policies.html#sec-ai-journal-articles" TargetMode="External"/><Relationship Id="rId853" Type="http://schemas.openxmlformats.org/officeDocument/2006/relationships/hyperlink" Target="https://d-morrison.github.io/wai/chapters/coding-agents.html" TargetMode="External"/><Relationship Id="rId687"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96" Type="http://schemas.openxmlformats.org/officeDocument/2006/relationships/hyperlink" Target="https://d-morrison.github.io/wai/chapters/coding-agents.html#sec-ai-claude-code-windows" TargetMode="External"/><Relationship Id="rId854" Type="http://schemas.openxmlformats.org/officeDocument/2006/relationships/hyperlink" Target="https://d-morrison.github.io/wai/chapters/pr-workflow-with-agents.html" TargetMode="External"/><Relationship Id="rId973" Type="http://schemas.openxmlformats.org/officeDocument/2006/relationships/hyperlink" Target="https://datadryad.org/" TargetMode="External"/><Relationship Id="rId952"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2" Type="http://schemas.openxmlformats.org/officeDocument/2006/relationships/hyperlink" Target="https://design.tidyverse.org/" TargetMode="External"/><Relationship Id="rId400" Type="http://schemas.openxmlformats.org/officeDocument/2006/relationships/hyperlink" Target="https://design.tidyverse.org/important-args-first.html" TargetMode="External"/><Relationship Id="rId979" Type="http://schemas.openxmlformats.org/officeDocument/2006/relationships/hyperlink" Target="https://desktop.github.com/" TargetMode="External"/><Relationship Id="rId95" Type="http://schemas.openxmlformats.org/officeDocument/2006/relationships/hyperlink" Target="https://devtools.r-lib.org/" TargetMode="External"/><Relationship Id="rId706" Type="http://schemas.openxmlformats.org/officeDocument/2006/relationships/hyperlink" Target="https://docs.github.com/en/actions" TargetMode="External"/><Relationship Id="rId675" Type="http://schemas.openxmlformats.org/officeDocument/2006/relationships/hyperlink" Target="https://docs.github.com/en/actions/using-jobs/using-concurrency" TargetMode="External"/><Relationship Id="rId768" Type="http://schemas.openxmlformats.org/officeDocument/2006/relationships/hyperlink" Target="https://docs.github.com/en/repositories/releasing-projects-on-github/managing-releases-in-a-repository" TargetMode="External"/><Relationship Id="rId639" Type="http://schemas.openxmlformats.org/officeDocument/2006/relationships/hyperlink" Target="https://docs.github.com/en/repositories/working-with-files/managing-files/customizing-how-changed-files-appear-on-github" TargetMode="External"/><Relationship Id="rId67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00" Type="http://schemas.openxmlformats.org/officeDocument/2006/relationships/hyperlink" Target="https://docs.google.com/document/d/1ckgRCcr7FFPyymyMA6Y_-cB_vftOyrrxT28c6gRg0PI/edit" TargetMode="External"/><Relationship Id="rId987" Type="http://schemas.openxmlformats.org/officeDocument/2006/relationships/hyperlink" Target="https://doi.org/10.1038/467775a" TargetMode="External"/><Relationship Id="rId991" Type="http://schemas.openxmlformats.org/officeDocument/2006/relationships/hyperlink" Target="https://doi.org/10.1038/526182a" TargetMode="External"/><Relationship Id="rId1012" Type="http://schemas.openxmlformats.org/officeDocument/2006/relationships/hyperlink" Target="https://doi.org/10.1038/d41586-019-00067-3" TargetMode="External"/><Relationship Id="rId960" Type="http://schemas.openxmlformats.org/officeDocument/2006/relationships/hyperlink" Target="https://doi.org/10.1038/d41586-019-01431-z" TargetMode="External"/><Relationship Id="rId1000" Type="http://schemas.openxmlformats.org/officeDocument/2006/relationships/hyperlink" Target="https://doi.org/10.1038/d41586-019-02918-5" TargetMode="External"/><Relationship Id="rId101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89"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17" Type="http://schemas.openxmlformats.org/officeDocument/2006/relationships/hyperlink" Target="https://doi.org/10.1201/9781351201315" TargetMode="External"/><Relationship Id="rId998" Type="http://schemas.openxmlformats.org/officeDocument/2006/relationships/hyperlink" Target="https://doi.org/10.1371/journal.pcbi.1003833" TargetMode="External"/><Relationship Id="rId958"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412"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2" Type="http://schemas.openxmlformats.org/officeDocument/2006/relationships/hyperlink" Target="https://eddelbuettel.github.io/r2u/" TargetMode="External"/><Relationship Id="rId575" Type="http://schemas.openxmlformats.org/officeDocument/2006/relationships/hyperlink" Target="https://education.github.com/" TargetMode="External"/><Relationship Id="rId576" Type="http://schemas.openxmlformats.org/officeDocument/2006/relationships/hyperlink" Target="https://education.github.com/pack" TargetMode="External"/><Relationship Id="rId577"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7"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4"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28"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6" Type="http://schemas.openxmlformats.org/officeDocument/2006/relationships/hyperlink" Target="https://en.wikipedia.org/wiki/Thesis" TargetMode="External"/><Relationship Id="rId497" Type="http://schemas.openxmlformats.org/officeDocument/2006/relationships/hyperlink" Target="https://en.wikipedia.org/wiki/WYSIWYM" TargetMode="External"/><Relationship Id="rId943"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7" Type="http://schemas.openxmlformats.org/officeDocument/2006/relationships/hyperlink" Target="https://github.com/IndrajeetPatil/awesome-r-pkgtools" TargetMode="External"/><Relationship Id="rId668" Type="http://schemas.openxmlformats.org/officeDocument/2006/relationships/hyperlink" Target="https://github.com/RMI-PACTA/actions" TargetMode="External"/><Relationship Id="rId511" Type="http://schemas.openxmlformats.org/officeDocument/2006/relationships/hyperlink" Target="https://github.com/UCD-SERG/lab-manual" TargetMode="External"/><Relationship Id="rId401" Type="http://schemas.openxmlformats.org/officeDocument/2006/relationships/hyperlink" Target="https://github.com/UCD-SERG/lab-manual/blob/main/.lintr.R" TargetMode="External"/><Relationship Id="rId37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04"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48"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50" Type="http://schemas.openxmlformats.org/officeDocument/2006/relationships/hyperlink" Target="https://github.com/actions/toolkit/blob/main/docs/action-versioning.md" TargetMode="External"/><Relationship Id="rId656" Type="http://schemas.openxmlformats.org/officeDocument/2006/relationships/hyperlink" Target="https://github.com/actions/toolkit/issues/214" TargetMode="External"/><Relationship Id="rId594" Type="http://schemas.openxmlformats.org/officeDocument/2006/relationships/hyperlink" Target="https://github.com/cli/cli#installation" TargetMode="External"/><Relationship Id="rId595" Type="http://schemas.openxmlformats.org/officeDocument/2006/relationships/hyperlink" Target="https://github.com/cli/cli/blob/trunk/docs/install_linux.md" TargetMode="External"/><Relationship Id="rId505"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628" Type="http://schemas.openxmlformats.org/officeDocument/2006/relationships/hyperlink" Target="https://github.com/d-morrison/pr.helpers" TargetMode="External"/><Relationship Id="rId893" Type="http://schemas.openxmlformats.org/officeDocument/2006/relationships/hyperlink" Target="https://github.com/d-morrison/psw" TargetMode="External"/><Relationship Id="rId530" Type="http://schemas.openxmlformats.org/officeDocument/2006/relationships/hyperlink" Target="https://github.com/d-morrison/rme" TargetMode="External"/><Relationship Id="rId833" Type="http://schemas.openxmlformats.org/officeDocument/2006/relationships/hyperlink" Target="https://github.com/d-morrison/wai" TargetMode="External"/><Relationship Id="rId506" Type="http://schemas.openxmlformats.org/officeDocument/2006/relationships/hyperlink" Target="https://github.com/d-rug/datalab_template_quarto" TargetMode="External"/><Relationship Id="rId667" Type="http://schemas.openxmlformats.org/officeDocument/2006/relationships/hyperlink" Target="https://github.com/easystats/workflows" TargetMode="External"/><Relationship Id="rId703" Type="http://schemas.openxmlformats.org/officeDocument/2006/relationships/hyperlink" Target="https://github.com/eddelbuettel/github-actions/tree/master/r2u-setup" TargetMode="External"/><Relationship Id="rId666" Type="http://schemas.openxmlformats.org/officeDocument/2006/relationships/hyperlink" Target="https://github.com/eddelbuettel/r-ci" TargetMode="External"/><Relationship Id="rId77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49" Type="http://schemas.openxmlformats.org/officeDocument/2006/relationships/hyperlink" Target="https://github.com/features/actions" TargetMode="External"/><Relationship Id="rId630" Type="http://schemas.openxmlformats.org/officeDocument/2006/relationships/hyperlink" Target="https://github.com/github-linguist/linguist/" TargetMode="External"/><Relationship Id="rId640" Type="http://schemas.openxmlformats.org/officeDocument/2006/relationships/hyperlink" Target="https://github.com/github-linguist/linguist/blob/main/docs/overrides.md" TargetMode="External"/><Relationship Id="rId638" Type="http://schemas.openxmlformats.org/officeDocument/2006/relationships/hyperlink" Target="https://github.com/github-linguist/linguist/blob/main/docs/overrides.md#detectable" TargetMode="External"/><Relationship Id="rId637" Type="http://schemas.openxmlformats.org/officeDocument/2006/relationships/hyperlink" Target="https://github.com/github-linguist/linguist/blob/main/docs/overrides.md#documentation" TargetMode="External"/><Relationship Id="rId631" Type="http://schemas.openxmlformats.org/officeDocument/2006/relationships/hyperlink" Target="https://github.com/github-linguist/linguist/blob/main/docs/overrides.md#generated-code" TargetMode="External"/><Relationship Id="rId634" Type="http://schemas.openxmlformats.org/officeDocument/2006/relationships/hyperlink" Target="https://github.com/github-linguist/linguist/blob/main/docs/overrides.md#using-gitattributes" TargetMode="External"/><Relationship Id="rId636" Type="http://schemas.openxmlformats.org/officeDocument/2006/relationships/hyperlink" Target="https://github.com/github-linguist/linguist/blob/main/docs/overrides.md#vendored-code" TargetMode="External"/><Relationship Id="rId623" Type="http://schemas.openxmlformats.org/officeDocument/2006/relationships/hyperlink" Target="https://github.com/github/gitignore/blob/master/R.gitignore" TargetMode="External"/><Relationship Id="rId691"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90" Type="http://schemas.openxmlformats.org/officeDocument/2006/relationships/hyperlink" Target="https://github.com/marocchino/sticky-pull-request-comment" TargetMode="External"/><Relationship Id="rId780" Type="http://schemas.openxmlformats.org/officeDocument/2006/relationships/hyperlink" Target="https://github.com/mponce0/Visualize.CRAN.Downloads" TargetMode="External"/><Relationship Id="rId93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1"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370" Type="http://schemas.openxmlformats.org/officeDocument/2006/relationships/hyperlink" Target="https://github.com/pulls/review-requested" TargetMode="External"/><Relationship Id="rId560" Type="http://schemas.openxmlformats.org/officeDocument/2006/relationships/hyperlink" Target="https://github.com/quarto-dev/quarto-cli/issues" TargetMode="External"/><Relationship Id="rId550" Type="http://schemas.openxmlformats.org/officeDocument/2006/relationships/hyperlink" Target="https://github.com/quarto-dev/quarto-cli/issues/3809" TargetMode="External"/><Relationship Id="rId567" Type="http://schemas.openxmlformats.org/officeDocument/2006/relationships/hyperlink" Target="https://github.com/quarto-dev/quarto-cli/issues/4894" TargetMode="External"/><Relationship Id="rId566"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4"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7" Type="http://schemas.openxmlformats.org/officeDocument/2006/relationships/hyperlink" Target="https://github.com/r-lib/actions#where-to-find-help" TargetMode="External"/><Relationship Id="rId461" Type="http://schemas.openxmlformats.org/officeDocument/2006/relationships/hyperlink" Target="https://github.com/r-lib/actions/blob/v2-branch/examples/lint-changed-files.yaml" TargetMode="External"/><Relationship Id="rId751" Type="http://schemas.openxmlformats.org/officeDocument/2006/relationships/hyperlink" Target="https://github.com/r-lib/rig" TargetMode="External"/><Relationship Id="rId693" Type="http://schemas.openxmlformats.org/officeDocument/2006/relationships/hyperlink" Target="https://github.com/rossjrw/pr-preview-action" TargetMode="External"/><Relationship Id="rId694" Type="http://schemas.openxmlformats.org/officeDocument/2006/relationships/hyperlink" Target="https://github.com/rossjrw/pr-preview-action?tab=readme-ov-file#only-remove-previews-for-unmerged-prs" TargetMode="External"/><Relationship Id="rId584" Type="http://schemas.openxmlformats.org/officeDocument/2006/relationships/hyperlink" Target="https://github.com/settings/copilot/features" TargetMode="External"/><Relationship Id="rId884" Type="http://schemas.openxmlformats.org/officeDocument/2006/relationships/hyperlink" Target="https://github.com/skills/introduction-to-github" TargetMode="External"/><Relationship Id="rId692" Type="http://schemas.openxmlformats.org/officeDocument/2006/relationships/hyperlink" Target="https://github.com/thollander/actions-comment-pull-request" TargetMode="External"/><Relationship Id="rId816" Type="http://schemas.openxmlformats.org/officeDocument/2006/relationships/hyperlink" Target="https://github.com/tmux/tmux/wiki" TargetMode="External"/><Relationship Id="rId788" Type="http://schemas.openxmlformats.org/officeDocument/2006/relationships/hyperlink" Target="https://github.com/ucdavisdatalab" TargetMode="External"/><Relationship Id="rId872" Type="http://schemas.openxmlformats.org/officeDocument/2006/relationships/hyperlink" Target="https://github.com/ucdavisdatalab/research-toolkits" TargetMode="External"/><Relationship Id="rId573" Type="http://schemas.openxmlformats.org/officeDocument/2006/relationships/hyperlink" Target="https://github.com/ucdavisdatalab/sandbox_git" TargetMode="External"/><Relationship Id="rId796" Type="http://schemas.openxmlformats.org/officeDocument/2006/relationships/hyperlink" Target="https://github.com/ucdavisdatalab/workshop_how-to-data-documentation" TargetMode="External"/><Relationship Id="rId887" Type="http://schemas.openxmlformats.org/officeDocument/2006/relationships/hyperlink" Target="https://github.com/ucdavisdatalab/workshop_nlp_with_python" TargetMode="External"/><Relationship Id="rId886" Type="http://schemas.openxmlformats.org/officeDocument/2006/relationships/hyperlink" Target="https://github.com/ucdavisdatalab/workshop_python_basics" TargetMode="External"/><Relationship Id="rId87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93" Type="http://schemas.openxmlformats.org/officeDocument/2006/relationships/hyperlink" Target="https://gitlab.com/gitlab-org/cli" TargetMode="External"/><Relationship Id="rId598" Type="http://schemas.openxmlformats.org/officeDocument/2006/relationships/hyperlink" Target="https://gitlab.com/gitlab-org/cli#installation" TargetMode="External"/><Relationship Id="rId599" Type="http://schemas.openxmlformats.org/officeDocument/2006/relationships/hyperlink" Target="https://gitlab.com/gitlab-org/cli/-/releases" TargetMode="External"/><Relationship Id="rId398" Type="http://schemas.openxmlformats.org/officeDocument/2006/relationships/hyperlink" Target="https://google.github.io/styleguide/Rguide.html" TargetMode="External"/><Relationship Id="rId403" Type="http://schemas.openxmlformats.org/officeDocument/2006/relationships/hyperlink" Target="https://google.github.io/styleguide/Rguide.html#use-explicit-returns" TargetMode="External"/><Relationship Id="rId723" Type="http://schemas.openxmlformats.org/officeDocument/2006/relationships/hyperlink" Target="https://google.github.io/styleguide/shellguide.html" TargetMode="External"/><Relationship Id="rId921" Type="http://schemas.openxmlformats.org/officeDocument/2006/relationships/hyperlink" Target="https://grants.nih.gov" TargetMode="External"/><Relationship Id="rId903" Type="http://schemas.openxmlformats.org/officeDocument/2006/relationships/hyperlink" Target="https://grantwriting.stanford.edu/resources/funding-train/" TargetMode="External"/><Relationship Id="rId964" Type="http://schemas.openxmlformats.org/officeDocument/2006/relationships/hyperlink" Target="https://happygitwithr.com/" TargetMode="External"/><Relationship Id="rId620" Type="http://schemas.openxmlformats.org/officeDocument/2006/relationships/hyperlink" Target="https://happygitwithr.com/repeated-amend.html" TargetMode="External"/><Relationship Id="rId605"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4"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1" Type="http://schemas.openxmlformats.org/officeDocument/2006/relationships/hyperlink" Target="https://journals.lww.com/epidem/Fulltext/2001/05000/The_Value_of_P.2.aspx" TargetMode="External"/><Relationship Id="rId919"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81" Type="http://schemas.openxmlformats.org/officeDocument/2006/relationships/hyperlink" Target="https://lifecycle.r-lib.org/articles/communicate.html" TargetMode="External"/><Relationship Id="rId482" Type="http://schemas.openxmlformats.org/officeDocument/2006/relationships/hyperlink" Target="https://lifecycle.r-lib.org/reference/deprecate_soft.html" TargetMode="External"/><Relationship Id="rId892" Type="http://schemas.openxmlformats.org/officeDocument/2006/relationships/hyperlink" Target="https://link.springer.com/book/10.1007/978-3-030-98175-4" TargetMode="External"/><Relationship Id="rId907"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19" Type="http://schemas.openxmlformats.org/officeDocument/2006/relationships/hyperlink" Target="https://mastering-shiny.org/" TargetMode="External"/><Relationship Id="rId918" Type="http://schemas.openxmlformats.org/officeDocument/2006/relationships/hyperlink" Target="https://medialab.github.io/iwanthue/" TargetMode="External"/><Relationship Id="rId864" Type="http://schemas.openxmlformats.org/officeDocument/2006/relationships/hyperlink" Target="https://medialab.github.io/iwanthue/?utm_source=Nature+Briefing&amp;utm_campaign=2c68711076-briefing-dy-20211006&amp;utm_medium=email&amp;utm_term=0_c9dfd39373-2c68711076-44335685" TargetMode="External"/><Relationship Id="rId738"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4" Type="http://schemas.openxmlformats.org/officeDocument/2006/relationships/hyperlink" Target="https://mentors.fm/2019/08/13/think-and-write-with-leslie-lamport/" TargetMode="External"/><Relationship Id="rId542" Type="http://schemas.openxmlformats.org/officeDocument/2006/relationships/hyperlink" Target="https://mermaid.live/" TargetMode="External"/><Relationship Id="rId898" Type="http://schemas.openxmlformats.org/officeDocument/2006/relationships/hyperlink" Target="https://mitcommlab.mit.edu/be/2023/09/27/toward-an-evenbetterposter-improving-the-betterposter-template/" TargetMode="External"/><Relationship Id="rId911" Type="http://schemas.openxmlformats.org/officeDocument/2006/relationships/hyperlink" Target="https://myidp.sciencecareers.org/" TargetMode="External"/><Relationship Id="rId993" Type="http://schemas.openxmlformats.org/officeDocument/2006/relationships/hyperlink" Target="https://osf.io/" TargetMode="External"/><Relationship Id="rId40" Type="http://schemas.openxmlformats.org/officeDocument/2006/relationships/hyperlink" Target="https://osf.io/tgbxr/" TargetMode="External"/><Relationship Id="rId613"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1" Type="http://schemas.openxmlformats.org/officeDocument/2006/relationships/hyperlink" Target="https://plos.org/resource/how-to-store-and-manage-your-data/" TargetMode="External"/><Relationship Id="rId518" Type="http://schemas.openxmlformats.org/officeDocument/2006/relationships/hyperlink" Target="https://plotly.com/r/" TargetMode="External"/><Relationship Id="rId281" Type="http://schemas.openxmlformats.org/officeDocument/2006/relationships/hyperlink" Target="https://processx.r-lib.org/" TargetMode="External"/><Relationship Id="rId79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407" Type="http://schemas.openxmlformats.org/officeDocument/2006/relationships/hyperlink" Target="https://purrr.tidyverse.org/reference/map.html" TargetMode="External"/><Relationship Id="rId488" Type="http://schemas.openxmlformats.org/officeDocument/2006/relationships/hyperlink" Target="https://quarto.org/" TargetMode="External"/><Relationship Id="rId533" Type="http://schemas.openxmlformats.org/officeDocument/2006/relationships/hyperlink" Target="https://quarto.org/docs/authoring/cross-references.html" TargetMode="External"/><Relationship Id="rId552" Type="http://schemas.openxmlformats.org/officeDocument/2006/relationships/hyperlink" Target="https://quarto.org/docs/authoring/diagrams.html" TargetMode="External"/><Relationship Id="rId535" Type="http://schemas.openxmlformats.org/officeDocument/2006/relationships/hyperlink" Target="https://quarto.org/docs/authoring/includes.html" TargetMode="External"/><Relationship Id="rId513" Type="http://schemas.openxmlformats.org/officeDocument/2006/relationships/hyperlink" Target="https://quarto.org/docs/books/" TargetMode="External"/><Relationship Id="rId517" Type="http://schemas.openxmlformats.org/officeDocument/2006/relationships/hyperlink" Target="https://quarto.org/docs/dashboards/" TargetMode="External"/><Relationship Id="rId522" Type="http://schemas.openxmlformats.org/officeDocument/2006/relationships/hyperlink" Target="https://quarto.org/docs/gallery/#dashboards" TargetMode="External"/><Relationship Id="rId491" Type="http://schemas.openxmlformats.org/officeDocument/2006/relationships/hyperlink" Target="https://quarto.org/docs/get-started/" TargetMode="External"/><Relationship Id="rId492"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29" Type="http://schemas.openxmlformats.org/officeDocument/2006/relationships/hyperlink" Target="https://quarto.org/docs/projects/profiles.html" TargetMode="External"/><Relationship Id="rId514" Type="http://schemas.openxmlformats.org/officeDocument/2006/relationships/hyperlink" Target="https://quarto.org/docs/publishing/" TargetMode="External"/><Relationship Id="rId556"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1" Type="http://schemas.openxmlformats.org/officeDocument/2006/relationships/hyperlink" Target="https://r-hub.github.io/cranlogs/" TargetMode="External"/><Relationship Id="rId775"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4" Type="http://schemas.openxmlformats.org/officeDocument/2006/relationships/hyperlink" Target="https://r-pkgs.org/" TargetMode="External"/><Relationship Id="rId427"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1" Type="http://schemas.openxmlformats.org/officeDocument/2006/relationships/hyperlink" Target="https://r-pkgs.org/release.html" TargetMode="External"/><Relationship Id="rId778" Type="http://schemas.openxmlformats.org/officeDocument/2006/relationships/hyperlink" Target="https://r-pkgs.org/release.html#sec-release-initial" TargetMode="External"/><Relationship Id="rId705"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6" Type="http://schemas.openxmlformats.org/officeDocument/2006/relationships/hyperlink" Target="https://r4ds.hadley.nz/" TargetMode="External"/><Relationship Id="rId493" Type="http://schemas.openxmlformats.org/officeDocument/2006/relationships/hyperlink" Target="https://r4ds.hadley.nz/quarto.html" TargetMode="External"/><Relationship Id="rId389"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8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7"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519" Type="http://schemas.openxmlformats.org/officeDocument/2006/relationships/hyperlink" Target="https://rstudio.github.io/leaflet/" TargetMode="External"/><Relationship Id="rId745"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7"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420" Type="http://schemas.openxmlformats.org/officeDocument/2006/relationships/hyperlink" Target="https://sembr.org/" TargetMode="External"/><Relationship Id="rId579"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6" Type="http://schemas.openxmlformats.org/officeDocument/2006/relationships/hyperlink" Target="https://sethrobertson.github.io/GitFixUm/fixup.html" TargetMode="External"/><Relationship Id="rId521" Type="http://schemas.openxmlformats.org/officeDocument/2006/relationships/hyperlink" Target="https://shiny.posit.co/" TargetMode="External"/><Relationship Id="rId1002" Type="http://schemas.openxmlformats.org/officeDocument/2006/relationships/hyperlink" Target="https://slurm.schedmd.com/salloc.html" TargetMode="External"/><Relationship Id="rId1004" Type="http://schemas.openxmlformats.org/officeDocument/2006/relationships/hyperlink" Target="https://slurm.schedmd.com/sattach.html" TargetMode="External"/><Relationship Id="rId1006" Type="http://schemas.openxmlformats.org/officeDocument/2006/relationships/hyperlink" Target="https://slurm.schedmd.com/sbatch.html" TargetMode="External"/><Relationship Id="rId1008" Type="http://schemas.openxmlformats.org/officeDocument/2006/relationships/hyperlink" Target="https://slurm.schedmd.com/squeue.html" TargetMode="External"/><Relationship Id="rId1010"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72" Type="http://schemas.openxmlformats.org/officeDocument/2006/relationships/hyperlink" Target="https://sp19.datastructur.es/materials/guides/using-git#b-local-repositories-narrative-introduction" TargetMode="External"/><Relationship Id="rId602"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66"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99"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94" Type="http://schemas.openxmlformats.org/officeDocument/2006/relationships/hyperlink" Target="https://thinkr-open.github.io/gitdown/" TargetMode="External"/><Relationship Id="rId627"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79" Type="http://schemas.openxmlformats.org/officeDocument/2006/relationships/hyperlink" Target="https://tidyselect.r-lib.org/" TargetMode="External"/><Relationship Id="rId438" Type="http://schemas.openxmlformats.org/officeDocument/2006/relationships/hyperlink" Target="https://tidyverse.org/blog/2017/12/styler-1.0.0/" TargetMode="External"/><Relationship Id="rId624" Type="http://schemas.openxmlformats.org/officeDocument/2006/relationships/hyperlink" Target="https://tidyverse.org/blog/2017/12/workflow-vs-script/" TargetMode="External"/><Relationship Id="rId1031" Type="http://schemas.openxmlformats.org/officeDocument/2006/relationships/hyperlink" Target="https://ucd-serg.github.io/lab-manual/appendix-copilot-instructions.html" TargetMode="External"/><Relationship Id="rId1033" Type="http://schemas.openxmlformats.org/officeDocument/2006/relationships/hyperlink" Target="https://ucd-serg.github.io/lab-manual/appendix-copilot-setup-steps.html" TargetMode="External"/><Relationship Id="rId758" Type="http://schemas.openxmlformats.org/officeDocument/2006/relationships/hyperlink" Target="https://ucd-serg.github.io/lab-manual/coding-practices.html#file-headers" TargetMode="External"/><Relationship Id="rId761" Type="http://schemas.openxmlformats.org/officeDocument/2006/relationships/hyperlink" Target="https://ucd-serg.github.io/lab-manual/coding-practices.html#function-documentation" TargetMode="External"/><Relationship Id="rId859" Type="http://schemas.openxmlformats.org/officeDocument/2006/relationships/hyperlink" Target="https://ucd-serg.github.io/lab-manual/coding-style.html" TargetMode="External"/><Relationship Id="rId764" Type="http://schemas.openxmlformats.org/officeDocument/2006/relationships/hyperlink" Target="https://ucd-serg.github.io/lab-manual/unix.html#example-code-for-runfilesavelogs" TargetMode="External"/><Relationship Id="rId873" Type="http://schemas.openxmlformats.org/officeDocument/2006/relationships/hyperlink" Target="https://ucdavisdatalab.github.io/install_guides/" TargetMode="External"/><Relationship Id="rId87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7"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7" Type="http://schemas.openxmlformats.org/officeDocument/2006/relationships/hyperlink" Target="https://www.chriswrites.com/how-to-change-file-permissions-using-the-terminal/" TargetMode="External"/><Relationship Id="rId951"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3" Type="http://schemas.openxmlformats.org/officeDocument/2006/relationships/hyperlink" Target="https://www.git-scm.com/docs/gitignore#_pattern_format" TargetMode="External"/><Relationship Id="rId686" Type="http://schemas.openxmlformats.org/officeDocument/2006/relationships/hyperlink" Target="https://www.githubstatus.com/" TargetMode="External"/><Relationship Id="rId906" Type="http://schemas.openxmlformats.org/officeDocument/2006/relationships/hyperlink" Target="https://www.globalcodeofconduct.org/" TargetMode="External"/><Relationship Id="rId817" Type="http://schemas.openxmlformats.org/officeDocument/2006/relationships/hyperlink" Target="https://www.gnu.org/software/screen/" TargetMode="External"/><Relationship Id="rId734" Type="http://schemas.openxmlformats.org/officeDocument/2006/relationships/hyperlink" Target="https://www.howtogeek.com/118594/how-to-edit-your-system-path-for-easy-command-line-access/" TargetMode="External"/><Relationship Id="rId520" Type="http://schemas.openxmlformats.org/officeDocument/2006/relationships/hyperlink" Target="https://www.htmlwidgets.org/" TargetMode="External"/><Relationship Id="rId946" Type="http://schemas.openxmlformats.org/officeDocument/2006/relationships/hyperlink" Target="https://www.medrxiv.org/" TargetMode="External"/><Relationship Id="rId914" Type="http://schemas.openxmlformats.org/officeDocument/2006/relationships/hyperlink" Target="https://www.nature.com/articles/d41586-021-03603-2" TargetMode="External"/><Relationship Id="rId904" Type="http://schemas.openxmlformats.org/officeDocument/2006/relationships/hyperlink" Target="https://www.niaid.nih.gov/grants-contracts/write-grant-application" TargetMode="External"/><Relationship Id="rId436"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39"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5" Type="http://schemas.openxmlformats.org/officeDocument/2006/relationships/hyperlink" Target="https://www.rstudio.com/wp-content/uploads/2015/02/data-wrangling-cheatsheet.pdf" TargetMode="External"/><Relationship Id="rId878" Type="http://schemas.openxmlformats.org/officeDocument/2006/relationships/hyperlink" Target="https://www.rstudio.com/wp-content/uploads/2015/02/rmarkdown-cheatsheet.pdf" TargetMode="External"/><Relationship Id="rId876" Type="http://schemas.openxmlformats.org/officeDocument/2006/relationships/hyperlink" Target="https://www.rstudio.com/wp-content/uploads/2015/03/ggplot2-cheatsheet.pdf" TargetMode="External"/><Relationship Id="rId896" Type="http://schemas.openxmlformats.org/officeDocument/2006/relationships/hyperlink" Target="https://www.sciencedirect.com/science/article/pii/S1471491423000928" TargetMode="External"/><Relationship Id="rId729"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80" Type="http://schemas.openxmlformats.org/officeDocument/2006/relationships/hyperlink" Target="https://www.tidyverse.org/blog/2022/10/tidyselect-1-2-0/" TargetMode="External"/><Relationship Id="rId912" Type="http://schemas.openxmlformats.org/officeDocument/2006/relationships/hyperlink" Target="https://www.training.nih.gov/career-services/" TargetMode="External"/><Relationship Id="rId915" Type="http://schemas.openxmlformats.org/officeDocument/2006/relationships/hyperlink" Target="https://www.youtube.com/watch?v=1RwJbhkCA58" TargetMode="External"/><Relationship Id="rId89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4" Type="http://schemas.openxmlformats.org/officeDocument/2006/relationships/hyperlink" Target="https://x.com/acagamic/status/1680381737816424450" TargetMode="External"/><Relationship Id="rId40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2026-07-22T00:21:13Z</dcterms:created>
  <dcterms:modified xsi:type="dcterms:W3CDTF">2026-07-22T00:21:13Z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