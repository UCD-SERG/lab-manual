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p>
      <w:ins w:id="1012" w:author="PR Preview" w:date="2024-01-01T00:00:00Z">
        <w:r>
          <w:br w:type="page"/>
        </w:r>
      </w:ins>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p>
      <w:ins w:id="1028" w:author="PR Preview" w:date="2024-01-01T00:00:00Z">
        <w:r>
          <w:br w:type="page"/>
        </w:r>
      </w:ins>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ins w:id="41" w:author="PR Preview" w:date="2024-01-01T00:00:00Z">
        <w:r>
          <w:t xml:space="preserve">3.3 Trello</w:t>
        </w:r>
      </w:ins>
    </w:p>
    <w:p>
      <w:pPr>
        <w:pStyle w:val="Compact"/>
        <w:numPr>
          <w:ilvl w:val="0"/>
          <w:numId w:val="1004"/>
        </w:numPr>
      </w:pPr>
      <w:ins w:id="42" w:author="PR Preview" w:date="2024-01-01T00:00:00Z">
        <w:r>
          <w:t xml:space="preserve">Lab leadership will add new cards within our shared Trello board that outline your tasks.</w:t>
        </w:r>
      </w:ins>
    </w:p>
    <w:p>
      <w:pPr>
        <w:pStyle w:val="Compact"/>
        <w:numPr>
          <w:ilvl w:val="0"/>
          <w:numId w:val="1004"/>
        </w:numPr>
      </w:pPr>
      <w:ins w:id="43" w:author="PR Preview" w:date="2024-01-01T00:00:00Z">
        <w:r>
          <w:t xml:space="preserve">The higher a card is within your list, the higher priority it is.</w:t>
        </w:r>
      </w:ins>
    </w:p>
    <w:p>
      <w:pPr>
        <w:pStyle w:val="Compact"/>
        <w:numPr>
          <w:ilvl w:val="0"/>
          <w:numId w:val="1004"/>
        </w:numPr>
      </w:pPr>
      <w:ins w:id="44" w:author="PR Preview" w:date="2024-01-01T00:00:00Z">
        <w:r>
          <w:t xml:space="preserve">Generally, strive to complete the tasks in your card by the date listed.</w:t>
        </w:r>
      </w:ins>
    </w:p>
    <w:p>
      <w:pPr>
        <w:pStyle w:val="Compact"/>
        <w:numPr>
          <w:ilvl w:val="0"/>
          <w:numId w:val="1004"/>
        </w:numPr>
      </w:pPr>
      <w:ins w:id="45" w:author="PR Preview" w:date="2024-01-01T00:00:00Z">
        <w:r>
          <w:t xml:space="preserve">Use checklists to break down a task into smaller chunks. Sometimes leadership will write this for you, but you can also add this yourself.</w:t>
        </w:r>
      </w:ins>
    </w:p>
    <w:p>
      <w:pPr>
        <w:pStyle w:val="Compact"/>
        <w:numPr>
          <w:ilvl w:val="0"/>
          <w:numId w:val="1004"/>
        </w:numPr>
      </w:pPr>
      <w:ins w:id="46" w:author="PR Preview" w:date="2024-01-01T00:00:00Z">
        <w:r>
          <w:t xml:space="preserve">Lab leadership will move your card to the</w:t>
        </w:r>
      </w:ins>
      <w:ins w:id="46" w:author="PR Preview" w:date="2024-01-01T00:00:00Z">
        <w:r>
          <w:t xml:space="preserve"> </w:t>
        </w:r>
      </w:ins>
      <w:ins w:id="46" w:author="PR Preview" w:date="2024-01-01T00:00:00Z">
        <w:r>
          <w:t xml:space="preserve">“Completed”</w:t>
        </w:r>
      </w:ins>
      <w:ins w:id="46" w:author="PR Preview" w:date="2024-01-01T00:00:00Z">
        <w:r>
          <w:t xml:space="preserve"> </w:t>
        </w:r>
      </w:ins>
      <w:ins w:id="46" w:author="PR Preview" w:date="2024-01-01T00:00:00Z">
        <w:r>
          <w:t xml:space="preserve">list when it is done.</w:t>
        </w:r>
      </w:ins>
    </w:p>
    <w:bookmarkEnd w:id="37"/>
    <w:bookmarkStart w:id="38" w:name="google-drive"/>
    <w:p>
      <w:pPr>
        <w:pStyle w:val="Heading2"/>
      </w:pPr>
      <w:r>
        <w:t xml:space="preserve">3.4 Google Drive</w:t>
      </w:r>
    </w:p>
    <w:p>
      <w:pPr>
        <w:pStyle w:val="Compact"/>
        <w:numPr>
          <w:ilvl w:val="0"/>
          <w:numId w:val="1005"/>
        </w:numPr>
      </w:pPr>
      <w:ins w:id="48" w:author="PR Preview" w:date="2024-01-01T00:00:00Z">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ins>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p>
      <w:ins w:id="1060" w:author="PR Preview" w:date="2024-01-01T00:00:00Z">
        <w:r>
          <w:br w:type="page"/>
        </w:r>
      </w:ins>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p>
      <w:ins w:id="1117" w:author="PR Preview" w:date="2024-01-01T00:00:00Z">
        <w:r>
          <w:br w:type="page"/>
        </w:r>
      </w:ins>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ins w:id="1211" w:author="PR Preview" w:date="2024-01-01T00:00:00Z">
        <w:r>
          <w:br w:type="page"/>
        </w:r>
      </w:ins>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ins w:id="341" w:author="PR Preview" w:date="2024-01-01T00:00:00Z">
        <w:r>
          <w:t xml:space="preserve">Every function you write must include a header to document its purpose, inputs, and outputs. For any reproducible workflows, they are essential, because R is dynamically typed. This means, you can pass a</w:t>
        </w:r>
      </w:ins>
      <w:ins w:id="341" w:author="PR Preview" w:date="2024-01-01T00:00:00Z">
        <w:r>
          <w:t xml:space="preserve"> </w:t>
        </w:r>
      </w:ins>
      <w:ins w:id="341" w:author="PR Preview" w:date="2024-01-01T00:00:00Z">
        <w:r>
          <w:rPr>
            <w:rStyle w:val="VerbatimChar"/>
          </w:rPr>
          <w:t xml:space="preserve">string</w:t>
        </w:r>
      </w:ins>
      <w:ins w:id="341" w:author="PR Preview" w:date="2024-01-01T00:00:00Z">
        <w:r>
          <w:t xml:space="preserve"> </w:t>
        </w:r>
      </w:ins>
      <w:ins w:id="341" w:author="PR Preview" w:date="2024-01-01T00:00:00Z">
        <w:r>
          <w:t xml:space="preserve">into an argument that is meant to be a</w:t>
        </w:r>
      </w:ins>
      <w:ins w:id="341" w:author="PR Preview" w:date="2024-01-01T00:00:00Z">
        <w:r>
          <w:t xml:space="preserve"> </w:t>
        </w:r>
      </w:ins>
      <w:ins w:id="341" w:author="PR Preview" w:date="2024-01-01T00:00:00Z">
        <w:r>
          <w:rPr>
            <w:rStyle w:val="VerbatimChar"/>
          </w:rPr>
          <w:t xml:space="preserve">data.table</w:t>
        </w:r>
      </w:ins>
      <w:ins w:id="341" w:author="PR Preview" w:date="2024-01-01T00:00:00Z">
        <w:r>
          <w:t xml:space="preserve">, or a</w:t>
        </w:r>
      </w:ins>
      <w:ins w:id="341" w:author="PR Preview" w:date="2024-01-01T00:00:00Z">
        <w:r>
          <w:t xml:space="preserve"> </w:t>
        </w:r>
      </w:ins>
      <w:ins w:id="341" w:author="PR Preview" w:date="2024-01-01T00:00:00Z">
        <w:r>
          <w:rPr>
            <w:rStyle w:val="VerbatimChar"/>
          </w:rPr>
          <w:t xml:space="preserve">list</w:t>
        </w:r>
      </w:ins>
      <w:ins w:id="341" w:author="PR Preview" w:date="2024-01-01T00:00:00Z">
        <w:r>
          <w:t xml:space="preserve"> </w:t>
        </w:r>
      </w:ins>
      <w:ins w:id="341" w:author="PR Preview" w:date="2024-01-01T00:00:00Z">
        <w:r>
          <w:t xml:space="preserve">into an argument meant for a</w:t>
        </w:r>
      </w:ins>
      <w:ins w:id="341" w:author="PR Preview" w:date="2024-01-01T00:00:00Z">
        <w:r>
          <w:t xml:space="preserve"> </w:t>
        </w:r>
      </w:ins>
      <w:ins w:id="341" w:author="PR Preview" w:date="2024-01-01T00:00:00Z">
        <w:r>
          <w:rPr>
            <w:rStyle w:val="VerbatimChar"/>
          </w:rPr>
          <w:t xml:space="preserve">tibble</w:t>
        </w:r>
      </w:ins>
      <w:ins w:id="341" w:author="PR Preview" w:date="2024-01-01T00:00:00Z">
        <w:r>
          <w:t xml:space="preserve">. It is the responsibility of a function’s author to document what each argument is meant to do and its basic type. This is an example for documenting a function (inspired by</w:t>
        </w:r>
      </w:ins>
      <w:ins w:id="341" w:author="PR Preview" w:date="2024-01-01T00:00:00Z">
        <w:r>
          <w:t xml:space="preserve"> </w:t>
        </w:r>
      </w:ins>
      <w:hyperlink r:id="rId117">
        <w:r>
          <w:rPr>
            <w:rStyle w:val="Hyperlink"/>
          </w:rPr>
          <w:t xml:space="preserve">JavaDocs</w:t>
        </w:r>
      </w:hyperlink>
      <w:ins w:id="341" w:author="PR Preview" w:date="2024-01-01T00:00:00Z">
        <w:r>
          <w:t xml:space="preserve"> </w:t>
        </w:r>
      </w:ins>
      <w:ins w:id="341" w:author="PR Preview" w:date="2024-01-01T00:00:00Z">
        <w:r>
          <w:t xml:space="preserve">and R’s</w:t>
        </w:r>
      </w:ins>
      <w:ins w:id="341" w:author="PR Preview" w:date="2024-01-01T00:00:00Z">
        <w:r>
          <w:t xml:space="preserve"> </w:t>
        </w:r>
      </w:ins>
      <w:hyperlink r:id="rId118">
        <w:r>
          <w:rPr>
            <w:rStyle w:val="Hyperlink"/>
          </w:rPr>
          <w:t xml:space="preserve">Plumber API docs</w:t>
        </w:r>
      </w:hyperlink>
      <w:ins w:id="341" w:author="PR Preview" w:date="2024-01-01T00:00:00Z">
        <w:r>
          <w:t xml:space="preserve">):</w:t>
        </w:r>
      </w:ins>
    </w:p>
    <w:p>
      <w:pPr>
        <w:pStyle w:val="SourceCode"/>
      </w:pPr>
      <w:ins w:id="342" w:author="PR Preview" w:date="2024-01-01T00:00:00Z">
        <w:r>
          <w:rPr>
            <w:rStyle w:val="VerbatimChar"/>
          </w:rPr>
          <w:t xml:space="preserve">##############################################</w:t>
        </w:r>
      </w:ins>
      <w:ins w:id="342" w:author="PR Preview" w:date="2024-01-01T00:00:00Z">
        <w:r>
          <w:br/>
        </w:r>
      </w:ins>
      <w:ins w:id="342" w:author="PR Preview" w:date="2024-01-01T00:00:00Z">
        <w:r>
          <w:rPr>
            <w:rStyle w:val="VerbatimChar"/>
          </w:rPr>
          <w:t xml:space="preserve">##############################################</w:t>
        </w:r>
      </w:ins>
      <w:ins w:id="342" w:author="PR Preview" w:date="2024-01-01T00:00:00Z">
        <w:r>
          <w:br/>
        </w:r>
      </w:ins>
      <w:ins w:id="342" w:author="PR Preview" w:date="2024-01-01T00:00:00Z">
        <w:r>
          <w:rPr>
            <w:rStyle w:val="VerbatimChar"/>
          </w:rPr>
          <w:t xml:space="preserve"># Documentation: calc_fluseas_mean</w:t>
        </w:r>
      </w:ins>
      <w:ins w:id="342" w:author="PR Preview" w:date="2024-01-01T00:00:00Z">
        <w:r>
          <w:br/>
        </w:r>
      </w:ins>
      <w:ins w:id="342" w:author="PR Preview" w:date="2024-01-01T00:00:00Z">
        <w:r>
          <w:rPr>
            <w:rStyle w:val="VerbatimChar"/>
          </w:rPr>
          <w:t xml:space="preserve"># Usage: calc_fluseas_mean(data, yname)</w:t>
        </w:r>
      </w:ins>
      <w:ins w:id="342" w:author="PR Preview" w:date="2024-01-01T00:00:00Z">
        <w:r>
          <w:br/>
        </w:r>
      </w:ins>
      <w:ins w:id="342" w:author="PR Preview" w:date="2024-01-01T00:00:00Z">
        <w:r>
          <w:rPr>
            <w:rStyle w:val="VerbatimChar"/>
          </w:rPr>
          <w:t xml:space="preserve"># Description: Make a dataframe with rows for flu season and site</w:t>
        </w:r>
      </w:ins>
      <w:ins w:id="342" w:author="PR Preview" w:date="2024-01-01T00:00:00Z">
        <w:r>
          <w:br/>
        </w:r>
      </w:ins>
      <w:ins w:id="342" w:author="PR Preview" w:date="2024-01-01T00:00:00Z">
        <w:r>
          <w:rPr>
            <w:rStyle w:val="VerbatimChar"/>
          </w:rPr>
          <w:t xml:space="preserve"># and the number of patients with an outcome, the total patients,</w:t>
        </w:r>
      </w:ins>
      <w:ins w:id="342" w:author="PR Preview" w:date="2024-01-01T00:00:00Z">
        <w:r>
          <w:br/>
        </w:r>
      </w:ins>
      <w:ins w:id="342" w:author="PR Preview" w:date="2024-01-01T00:00:00Z">
        <w:r>
          <w:rPr>
            <w:rStyle w:val="VerbatimChar"/>
          </w:rPr>
          <w:t xml:space="preserve"># and the percent of patients with the outcome</w:t>
        </w:r>
      </w:ins>
      <w:ins w:id="342" w:author="PR Preview" w:date="2024-01-01T00:00:00Z">
        <w:r>
          <w:br/>
        </w:r>
      </w:ins>
      <w:ins w:id="342" w:author="PR Preview" w:date="2024-01-01T00:00:00Z">
        <w:r>
          <w:br/>
        </w:r>
      </w:ins>
      <w:ins w:id="342" w:author="PR Preview" w:date="2024-01-01T00:00:00Z">
        <w:r>
          <w:rPr>
            <w:rStyle w:val="VerbatimChar"/>
          </w:rPr>
          <w:t xml:space="preserve"># Args/Options:</w:t>
        </w:r>
      </w:ins>
      <w:ins w:id="342" w:author="PR Preview" w:date="2024-01-01T00:00:00Z">
        <w:r>
          <w:br/>
        </w:r>
      </w:ins>
      <w:ins w:id="342" w:author="PR Preview" w:date="2024-01-01T00:00:00Z">
        <w:r>
          <w:rPr>
            <w:rStyle w:val="VerbatimChar"/>
          </w:rPr>
          <w:t xml:space="preserve"># data: a data frame with variables flu_season, site, studyID, and yname</w:t>
        </w:r>
      </w:ins>
      <w:ins w:id="342" w:author="PR Preview" w:date="2024-01-01T00:00:00Z">
        <w:r>
          <w:br/>
        </w:r>
      </w:ins>
      <w:ins w:id="342" w:author="PR Preview" w:date="2024-01-01T00:00:00Z">
        <w:r>
          <w:rPr>
            <w:rStyle w:val="VerbatimChar"/>
          </w:rPr>
          <w:t xml:space="preserve"># yname: a string for the outcome name</w:t>
        </w:r>
      </w:ins>
      <w:ins w:id="342" w:author="PR Preview" w:date="2024-01-01T00:00:00Z">
        <w:r>
          <w:br/>
        </w:r>
      </w:ins>
      <w:ins w:id="342" w:author="PR Preview" w:date="2024-01-01T00:00:00Z">
        <w:r>
          <w:rPr>
            <w:rStyle w:val="VerbatimChar"/>
          </w:rPr>
          <w:t xml:space="preserve"># silent: a boolean specifying whether the function shouldn't output anything to the console (DEFAULT: TRUE)</w:t>
        </w:r>
      </w:ins>
      <w:ins w:id="342" w:author="PR Preview" w:date="2024-01-01T00:00:00Z">
        <w:r>
          <w:br/>
        </w:r>
      </w:ins>
      <w:ins w:id="342" w:author="PR Preview" w:date="2024-01-01T00:00:00Z">
        <w:r>
          <w:br/>
        </w:r>
      </w:ins>
      <w:ins w:id="342" w:author="PR Preview" w:date="2024-01-01T00:00:00Z">
        <w:r>
          <w:rPr>
            <w:rStyle w:val="VerbatimChar"/>
          </w:rPr>
          <w:t xml:space="preserve"># Returns: the dataframe as described above</w:t>
        </w:r>
      </w:ins>
      <w:ins w:id="342" w:author="PR Preview" w:date="2024-01-01T00:00:00Z">
        <w:r>
          <w:br/>
        </w:r>
      </w:ins>
      <w:ins w:id="342" w:author="PR Preview" w:date="2024-01-01T00:00:00Z">
        <w:r>
          <w:rPr>
            <w:rStyle w:val="VerbatimChar"/>
          </w:rPr>
          <w:t xml:space="preserve"># Output: prints the data frame described above if silent is not True</w:t>
        </w:r>
      </w:ins>
      <w:ins w:id="342" w:author="PR Preview" w:date="2024-01-01T00:00:00Z">
        <w:r>
          <w:br/>
        </w:r>
      </w:ins>
      <w:ins w:id="342" w:author="PR Preview" w:date="2024-01-01T00:00:00Z">
        <w:r>
          <w:br/>
        </w:r>
      </w:ins>
      <w:ins w:id="342" w:author="PR Preview" w:date="2024-01-01T00:00:00Z">
        <w:r>
          <w:rPr>
            <w:rStyle w:val="VerbatimChar"/>
          </w:rPr>
          <w:t xml:space="preserve">calc_fluseas_mean &lt;- function(data, yname, silent = TRUE) {</w:t>
        </w:r>
      </w:ins>
      <w:ins w:id="342" w:author="PR Preview" w:date="2024-01-01T00:00:00Z">
        <w:r>
          <w:br/>
        </w:r>
      </w:ins>
      <w:ins w:id="342" w:author="PR Preview" w:date="2024-01-01T00:00:00Z">
        <w:r>
          <w:rPr>
            <w:rStyle w:val="VerbatimChar"/>
          </w:rPr>
          <w:t xml:space="preserve"> ### function code here</w:t>
        </w:r>
      </w:ins>
      <w:ins w:id="342" w:author="PR Preview" w:date="2024-01-01T00:00:00Z">
        <w:r>
          <w:br/>
        </w:r>
      </w:ins>
      <w:ins w:id="342" w:author="PR Preview" w:date="2024-01-01T00:00:00Z">
        <w:r>
          <w:br/>
        </w:r>
      </w:ins>
      <w:ins w:id="342" w:author="PR Preview" w:date="2024-01-01T00:00:00Z">
        <w:r>
          <w:rPr>
            <w:rStyle w:val="VerbatimChar"/>
          </w:rPr>
          <w:t xml:space="preserve">}</w:t>
        </w:r>
      </w:ins>
    </w:p>
    <w:p>
      <w:pPr>
        <w:pStyle w:val="FirstParagraph"/>
      </w:pPr>
      <w:ins w:id="343" w:author="PR Preview" w:date="2024-01-01T00:00:00Z">
        <w:r>
          <w:t xml:space="preserve">The header tells you what the function does, its various inputs, and how you might go about using the function to do what you want. Also notice that all optional arguments (i.e. ones with pre-specified defaults) follow arguments that require user input.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p>
      <w:ins w:id="1517" w:author="PR Preview" w:date="2024-01-01T00:00:00Z">
        <w:r>
          <w:br w:type="page"/>
        </w:r>
      </w:ins>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ins w:id="569" w:author="PR Preview" w:date="2024-01-01T00:00:00Z">
        <w:r>
          <w:rPr>
            <w:b/>
            <w:bCs/>
          </w:rPr>
          <w:t xml:space="preserve">Document all exports</w:t>
        </w:r>
      </w:ins>
      <w:ins w:id="569" w:author="PR Preview" w:date="2024-01-01T00:00:00Z">
        <w:r>
          <w:t xml:space="preserve">: Use roxygen2 (</w:t>
        </w:r>
      </w:ins>
      <w:ins w:id="569" w:author="PR Preview" w:date="2024-01-01T00:00:00Z">
        <w:r>
          <w:t xml:space="preserve">@title</w:t>
        </w:r>
      </w:ins>
      <w:ins w:id="569" w:author="PR Preview" w:date="2024-01-01T00:00:00Z">
        <w:r>
          <w:t xml:space="preserve">,</w:t>
        </w:r>
      </w:ins>
      <w:ins w:id="569" w:author="PR Preview" w:date="2024-01-01T00:00:00Z">
        <w:r>
          <w:t xml:space="preserve"> </w:t>
        </w:r>
      </w:ins>
      <w:ins w:id="569" w:author="PR Preview" w:date="2024-01-01T00:00:00Z">
        <w:r>
          <w:t xml:space="preserve">@description</w:t>
        </w:r>
      </w:ins>
      <w:ins w:id="569" w:author="PR Preview" w:date="2024-01-01T00:00:00Z">
        <w:r>
          <w:t xml:space="preserve">,</w:t>
        </w:r>
      </w:ins>
      <w:ins w:id="569" w:author="PR Preview" w:date="2024-01-01T00:00:00Z">
        <w:r>
          <w:t xml:space="preserve"> </w:t>
        </w:r>
      </w:ins>
      <w:ins w:id="569" w:author="PR Preview" w:date="2024-01-01T00:00:00Z">
        <w:r>
          <w:t xml:space="preserve">@param</w:t>
        </w:r>
      </w:ins>
      <w:ins w:id="569" w:author="PR Preview" w:date="2024-01-01T00:00:00Z">
        <w:r>
          <w:t xml:space="preserve">,</w:t>
        </w:r>
      </w:ins>
      <w:ins w:id="569" w:author="PR Preview" w:date="2024-01-01T00:00:00Z">
        <w:r>
          <w:t xml:space="preserve"> </w:t>
        </w:r>
      </w:ins>
      <w:ins w:id="569" w:author="PR Preview" w:date="2024-01-01T00:00:00Z">
        <w:r>
          <w:t xml:space="preserve">@returns</w:t>
        </w:r>
      </w:ins>
      <w:ins w:id="569" w:author="PR Preview" w:date="2024-01-01T00:00:00Z">
        <w:r>
          <w:t xml:space="preserve">,</w:t>
        </w:r>
      </w:ins>
      <w:ins w:id="569" w:author="PR Preview" w:date="2024-01-01T00:00:00Z">
        <w:r>
          <w:t xml:space="preserve"> </w:t>
        </w:r>
      </w:ins>
      <w:ins w:id="569" w:author="PR Preview" w:date="2024-01-01T00:00:00Z">
        <w:r>
          <w:t xml:space="preserve">@examples</w:t>
        </w:r>
      </w:ins>
      <w:ins w:id="569" w:author="PR Preview" w:date="2024-01-01T00:00:00Z">
        <w:r>
          <w:t xml:space="preserve">)</w:t>
        </w:r>
      </w:ins>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p>
      <w:ins w:id="1613" w:author="PR Preview" w:date="2024-01-01T00:00:00Z">
        <w:r>
          <w:br w:type="page"/>
        </w:r>
      </w:ins>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ins w:id="1630" w:author="PR Preview" w:date="2024-01-01T00:00:00Z">
        <w:r>
          <w:br w:type="page"/>
        </w:r>
      </w:ins>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ins w:id="1668" w:author="PR Preview" w:date="2024-01-01T00:00:00Z">
        <w:r>
          <w:br w:type="page"/>
        </w:r>
      </w:ins>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p>
      <w:ins w:id="1712" w:author="PR Preview" w:date="2024-01-01T00:00:00Z">
        <w:r>
          <w:br w:type="page"/>
        </w:r>
      </w:ins>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ins w:id="1753" w:author="PR Preview" w:date="2024-01-01T00:00:00Z">
        <w:r>
          <w:br w:type="page"/>
        </w:r>
      </w:ins>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ins w:id="1782" w:author="PR Preview" w:date="2024-01-01T00:00:00Z">
        <w:r>
          <w:br w:type="page"/>
        </w:r>
      </w:ins>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p>
      <w:ins w:id="1844" w:author="PR Preview" w:date="2024-01-01T00:00:00Z">
        <w:r>
          <w:br w:type="page"/>
        </w:r>
      </w:ins>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p>
      <w:ins w:id="1910" w:author="PR Preview" w:date="2024-01-01T00:00:00Z">
        <w:r>
          <w:br w:type="page"/>
        </w:r>
      </w:ins>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ins w:id="1999" w:author="PR Preview" w:date="2024-01-01T00:00:00Z">
        <w:r>
          <w:br w:type="page"/>
        </w:r>
      </w:ins>
    </w:p>
    <w:bookmarkEnd w:id="364"/>
    <w:bookmarkEnd w:id="365"/>
    <w:bookmarkStart w:id="402" w:name="working-with-ai"/>
    <w:p>
      <w:pPr>
        <w:pStyle w:val="Heading1"/>
      </w:pPr>
      <w:r>
        <w:t xml:space="preserve">16. Working with AI</w:t>
      </w:r>
    </w:p>
    <w:p>
      <w:pPr>
        <w:pStyle w:val="FirstParagraph"/>
      </w:pPr>
      <w:hyperlink r:id="rId36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7"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7"/>
    <w:bookmarkStart w:id="368"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8"/>
    <w:bookmarkStart w:id="369"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9"/>
    <w:bookmarkStart w:id="401" w:name="coding-agents"/>
    <w:p>
      <w:pPr>
        <w:pStyle w:val="Heading2"/>
      </w:pPr>
      <w:r>
        <w:t xml:space="preserve">16.4 Coding Agents</w:t>
      </w:r>
    </w:p>
    <w:p>
      <w:pPr>
        <w:pStyle w:val="FirstParagraph"/>
      </w:pPr>
      <w:r>
        <w:t xml:space="preserve">We recommend using</w:t>
      </w:r>
      <w:r>
        <w:t xml:space="preserve"> </w:t>
      </w:r>
      <w:hyperlink r:id="rId370">
        <w:r>
          <w:rPr>
            <w:rStyle w:val="Hyperlink"/>
            <w:b/>
            <w:bCs/>
          </w:rPr>
          <w:t xml:space="preserve">Coding Agents</w:t>
        </w:r>
      </w:hyperlink>
      <w:r>
        <w:t xml:space="preserve"> </w:t>
      </w:r>
      <w:r>
        <w:t xml:space="preserve">(</w:t>
      </w:r>
      <w:hyperlink r:id="rId371">
        <w:r>
          <w:rPr>
            <w:rStyle w:val="Hyperlink"/>
          </w:rPr>
          <w:t xml:space="preserve">AI agents</w:t>
        </w:r>
      </w:hyperlink>
      <w:r>
        <w:t xml:space="preserve"> </w:t>
      </w:r>
      <w:r>
        <w:t xml:space="preserve">specialized for coding)</w:t>
      </w:r>
      <w:r>
        <w:t xml:space="preserve"> </w:t>
      </w:r>
      <w:r>
        <w:t xml:space="preserve">for AI-assisted coding.</w:t>
      </w:r>
    </w:p>
    <w:bookmarkStart w:id="381"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2"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2"/>
    <w:bookmarkStart w:id="373"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3"/>
    <w:bookmarkStart w:id="376"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6"/>
    <w:bookmarkStart w:id="377"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7"/>
    <w:bookmarkStart w:id="378"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8"/>
    <w:bookmarkStart w:id="380"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9">
        <w:r>
          <w:rPr>
            <w:rStyle w:val="Hyperlink"/>
          </w:rPr>
          <w:t xml:space="preserve">GitHub Copilot coding agent documentation</w:t>
        </w:r>
      </w:hyperlink>
      <w:r>
        <w:t xml:space="preserve">.</w:t>
      </w:r>
    </w:p>
    <w:bookmarkEnd w:id="380"/>
    <w:bookmarkEnd w:id="381"/>
    <w:bookmarkStart w:id="386" w:name="benefits-and-hazards"/>
    <w:p>
      <w:pPr>
        <w:pStyle w:val="Heading3"/>
      </w:pPr>
      <w:r>
        <w:t xml:space="preserve">16.4.2 Benefits and Hazards</w:t>
      </w:r>
    </w:p>
    <w:p>
      <w:pPr>
        <w:pStyle w:val="FirstParagraph"/>
      </w:pPr>
      <w:r>
        <w:t xml:space="preserve">Like the</w:t>
      </w:r>
      <w:r>
        <w:t xml:space="preserve"> </w:t>
      </w:r>
      <w:hyperlink r:id="rId382">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4" name="Picture"/>
            <a:graphic>
              <a:graphicData uri="http://schemas.openxmlformats.org/drawingml/2006/picture">
                <pic:pic>
                  <pic:nvPicPr>
                    <pic:cNvPr descr="assets/images/matrix-agents.png" id="385" name="Picture"/>
                    <pic:cNvPicPr>
                      <a:picLocks noChangeArrowheads="1" noChangeAspect="1"/>
                    </pic:cNvPicPr>
                  </pic:nvPicPr>
                  <pic:blipFill>
                    <a:blip r:embed="rId38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6"/>
    <w:bookmarkStart w:id="390"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opt/quarto/share/formats/docx/warning.png" id="389" name="Picture"/>
                          <pic:cNvPicPr>
                            <a:picLocks noChangeArrowheads="1" noChangeAspect="1"/>
                          </pic:cNvPicPr>
                        </pic:nvPicPr>
                        <pic:blipFill>
                          <a:blip r:embed="rId3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0"/>
    <w:bookmarkStart w:id="395"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2"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1">
        <w:r>
          <w:rPr>
            <w:rStyle w:val="Hyperlink"/>
          </w:rPr>
          <w:t xml:space="preserve">Copilot allowlist reference</w:t>
        </w:r>
      </w:hyperlink>
      <w:r>
        <w:t xml:space="preserve">.</w:t>
      </w:r>
    </w:p>
    <w:bookmarkEnd w:id="392"/>
    <w:bookmarkStart w:id="394"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3">
        <w:r>
          <w:rPr>
            <w:rStyle w:val="Hyperlink"/>
          </w:rPr>
          <w:t xml:space="preserve">Customizing or disabling the firewall for GitHub Copilot coding agent</w:t>
        </w:r>
      </w:hyperlink>
      <w:r>
        <w:t xml:space="preserve">.</w:t>
      </w:r>
    </w:p>
    <w:bookmarkEnd w:id="394"/>
    <w:bookmarkEnd w:id="395"/>
    <w:bookmarkStart w:id="399"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9"/>
    <w:bookmarkStart w:id="400"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p>
      <w:ins w:id="2132" w:author="PR Preview" w:date="2024-01-01T00:00:00Z">
        <w:r>
          <w:br w:type="page"/>
        </w:r>
      </w:ins>
    </w:p>
    <w:bookmarkEnd w:id="400"/>
    <w:bookmarkEnd w:id="401"/>
    <w:bookmarkEnd w:id="402"/>
    <w:bookmarkStart w:id="415" w:name="checklists"/>
    <w:p>
      <w:pPr>
        <w:pStyle w:val="Heading1"/>
      </w:pPr>
      <w:r>
        <w:t xml:space="preserve">17. Checklists</w:t>
      </w:r>
    </w:p>
    <w:p>
      <w:pPr>
        <w:pStyle w:val="FirstParagraph"/>
      </w:pPr>
      <w:r>
        <w:t xml:space="preserve">Adapted by UCD-SeRG team from</w:t>
      </w:r>
      <w:r>
        <w:t xml:space="preserve"> </w:t>
      </w:r>
      <w:hyperlink r:id="rId403">
        <w:r>
          <w:rPr>
            <w:rStyle w:val="Hyperlink"/>
          </w:rPr>
          <w:t xml:space="preserve">original by Jade Benjamin-Chung</w:t>
        </w:r>
      </w:hyperlink>
    </w:p>
    <w:bookmarkStart w:id="404"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4"/>
    <w:bookmarkStart w:id="406"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5">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6"/>
    <w:bookmarkStart w:id="410"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7">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8">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9">
        <w:r>
          <w:rPr>
            <w:rStyle w:val="Hyperlink"/>
          </w:rPr>
          <w:t xml:space="preserve">CRediT Taxonomy</w:t>
        </w:r>
      </w:hyperlink>
      <w:r>
        <w:t xml:space="preserve"> </w:t>
      </w:r>
      <w:r>
        <w:t xml:space="preserve">for author contributions?</w:t>
      </w:r>
    </w:p>
    <w:bookmarkEnd w:id="410"/>
    <w:bookmarkStart w:id="414"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1">
        <w:r>
          <w:rPr>
            <w:rStyle w:val="Hyperlink"/>
          </w:rPr>
          <w:t xml:space="preserve">here</w:t>
        </w:r>
      </w:hyperlink>
      <w:r>
        <w:t xml:space="preserve">, a neat palette generator with colorblind options</w:t>
      </w:r>
      <w:r>
        <w:t xml:space="preserve"> </w:t>
      </w:r>
      <w:hyperlink r:id="rId412">
        <w:r>
          <w:rPr>
            <w:rStyle w:val="Hyperlink"/>
          </w:rPr>
          <w:t xml:space="preserve">here</w:t>
        </w:r>
      </w:hyperlink>
      <w:r>
        <w:t xml:space="preserve">, and an article on why this matters</w:t>
      </w:r>
      <w:r>
        <w:t xml:space="preserve"> </w:t>
      </w:r>
      <w:hyperlink r:id="rId413">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p>
      <w:ins w:id="2188" w:author="PR Preview" w:date="2024-01-01T00:00:00Z">
        <w:r>
          <w:br w:type="page"/>
        </w:r>
      </w:ins>
    </w:p>
    <w:bookmarkEnd w:id="414"/>
    <w:bookmarkEnd w:id="415"/>
    <w:bookmarkStart w:id="452" w:name="resources"/>
    <w:p>
      <w:pPr>
        <w:pStyle w:val="Heading1"/>
      </w:pPr>
      <w:r>
        <w:t xml:space="preserve">18. Resources</w:t>
      </w:r>
    </w:p>
    <w:p>
      <w:pPr>
        <w:pStyle w:val="FirstParagraph"/>
      </w:pPr>
      <w:r>
        <w:t xml:space="preserve">Adapted by UCD-SeRG team from</w:t>
      </w:r>
      <w:r>
        <w:t xml:space="preserve"> </w:t>
      </w:r>
      <w:hyperlink r:id="rId416">
        <w:r>
          <w:rPr>
            <w:rStyle w:val="Hyperlink"/>
          </w:rPr>
          <w:t xml:space="preserve">original by Jade Benjamin-Chung and Kunal Mishra</w:t>
        </w:r>
      </w:hyperlink>
    </w:p>
    <w:bookmarkStart w:id="427" w:name="resources-for-r"/>
    <w:p>
      <w:pPr>
        <w:pStyle w:val="Heading2"/>
      </w:pPr>
      <w:r>
        <w:t xml:space="preserve">18.1 Resources for R</w:t>
      </w:r>
    </w:p>
    <w:bookmarkStart w:id="418" w:name="books-and-comprehensive-guides"/>
    <w:p>
      <w:pPr>
        <w:pStyle w:val="Heading3"/>
      </w:pPr>
      <w:r>
        <w:t xml:space="preserve">18.1.1 Books and Comprehensive Guides</w:t>
      </w:r>
    </w:p>
    <w:p>
      <w:pPr>
        <w:pStyle w:val="Compact"/>
        <w:numPr>
          <w:ilvl w:val="0"/>
          <w:numId w:val="1107"/>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7">
        <w:r>
          <w:rPr>
            <w:rStyle w:val="Hyperlink"/>
          </w:rPr>
          <w:t xml:space="preserve">Jade’s R-for-epi course</w:t>
        </w:r>
      </w:hyperlink>
    </w:p>
    <w:bookmarkEnd w:id="418"/>
    <w:bookmarkStart w:id="423" w:name="cheat-sheets"/>
    <w:p>
      <w:pPr>
        <w:pStyle w:val="Heading3"/>
      </w:pPr>
      <w:r>
        <w:t xml:space="preserve">18.1.2 Cheat Sheets</w:t>
      </w:r>
    </w:p>
    <w:p>
      <w:pPr>
        <w:pStyle w:val="Compact"/>
        <w:numPr>
          <w:ilvl w:val="0"/>
          <w:numId w:val="1108"/>
        </w:numPr>
      </w:pPr>
      <w:hyperlink r:id="rId419">
        <w:r>
          <w:rPr>
            <w:rStyle w:val="Hyperlink"/>
          </w:rPr>
          <w:t xml:space="preserve">dplyr and tidyr cheat sheet</w:t>
        </w:r>
      </w:hyperlink>
    </w:p>
    <w:p>
      <w:pPr>
        <w:pStyle w:val="Compact"/>
        <w:numPr>
          <w:ilvl w:val="0"/>
          <w:numId w:val="1108"/>
        </w:numPr>
      </w:pPr>
      <w:hyperlink r:id="rId420">
        <w:r>
          <w:rPr>
            <w:rStyle w:val="Hyperlink"/>
          </w:rPr>
          <w:t xml:space="preserve">ggplot cheat sheet</w:t>
        </w:r>
      </w:hyperlink>
    </w:p>
    <w:p>
      <w:pPr>
        <w:pStyle w:val="Compact"/>
        <w:numPr>
          <w:ilvl w:val="0"/>
          <w:numId w:val="1108"/>
        </w:numPr>
      </w:pPr>
      <w:hyperlink r:id="rId421">
        <w:r>
          <w:rPr>
            <w:rStyle w:val="Hyperlink"/>
          </w:rPr>
          <w:t xml:space="preserve">data table cheat sheet</w:t>
        </w:r>
      </w:hyperlink>
    </w:p>
    <w:p>
      <w:pPr>
        <w:pStyle w:val="Compact"/>
        <w:numPr>
          <w:ilvl w:val="0"/>
          <w:numId w:val="1108"/>
        </w:numPr>
      </w:pPr>
      <w:hyperlink r:id="rId422">
        <w:r>
          <w:rPr>
            <w:rStyle w:val="Hyperlink"/>
          </w:rPr>
          <w:t xml:space="preserve">RMarkdown cheat sheet</w:t>
        </w:r>
      </w:hyperlink>
    </w:p>
    <w:bookmarkEnd w:id="423"/>
    <w:bookmarkStart w:id="425" w:name="style-and-best-practices"/>
    <w:p>
      <w:pPr>
        <w:pStyle w:val="Heading3"/>
      </w:pPr>
      <w:r>
        <w:t xml:space="preserve">18.1.3 Style and Best Practices</w:t>
      </w:r>
    </w:p>
    <w:p>
      <w:pPr>
        <w:pStyle w:val="Compact"/>
        <w:numPr>
          <w:ilvl w:val="0"/>
          <w:numId w:val="1109"/>
        </w:numPr>
      </w:pPr>
      <w:hyperlink r:id="rId424">
        <w:r>
          <w:rPr>
            <w:rStyle w:val="Hyperlink"/>
          </w:rPr>
          <w:t xml:space="preserve">Hadley Wickham’s R Style Guide</w:t>
        </w:r>
      </w:hyperlink>
    </w:p>
    <w:bookmarkEnd w:id="425"/>
    <w:bookmarkStart w:id="426" w:name="tidy-evaluation-resources"/>
    <w:p>
      <w:pPr>
        <w:pStyle w:val="Heading3"/>
      </w:pPr>
      <w:r>
        <w:t xml:space="preserve">18.1.4 Tidy Evaluation Resources</w:t>
      </w:r>
    </w:p>
    <w:p>
      <w:pPr>
        <w:pStyle w:val="Compact"/>
        <w:numPr>
          <w:ilvl w:val="0"/>
          <w:numId w:val="1110"/>
        </w:numPr>
      </w:pPr>
      <w:hyperlink r:id="rId156">
        <w:r>
          <w:rPr>
            <w:rStyle w:val="Hyperlink"/>
          </w:rPr>
          <w:t xml:space="preserve">Tidy Eval in 5 Minutes</w:t>
        </w:r>
      </w:hyperlink>
      <w:r>
        <w:t xml:space="preserve"> </w:t>
      </w:r>
      <w:r>
        <w:t xml:space="preserve">(video)</w:t>
      </w:r>
    </w:p>
    <w:p>
      <w:pPr>
        <w:pStyle w:val="Compact"/>
        <w:numPr>
          <w:ilvl w:val="0"/>
          <w:numId w:val="1110"/>
        </w:numPr>
      </w:pPr>
      <w:hyperlink r:id="rId157">
        <w:r>
          <w:rPr>
            <w:rStyle w:val="Hyperlink"/>
          </w:rPr>
          <w:t xml:space="preserve">Tidy Evaluation</w:t>
        </w:r>
      </w:hyperlink>
      <w:r>
        <w:t xml:space="preserve"> </w:t>
      </w:r>
      <w:r>
        <w:t xml:space="preserve">(e-book)</w:t>
      </w:r>
    </w:p>
    <w:p>
      <w:pPr>
        <w:pStyle w:val="Compact"/>
        <w:numPr>
          <w:ilvl w:val="0"/>
          <w:numId w:val="1110"/>
        </w:numPr>
      </w:pPr>
      <w:hyperlink r:id="rId158">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9">
        <w:r>
          <w:rPr>
            <w:rStyle w:val="Hyperlink"/>
          </w:rPr>
          <w:t xml:space="preserve">Standard Evaluation for *_join</w:t>
        </w:r>
      </w:hyperlink>
      <w:r>
        <w:t xml:space="preserve"> </w:t>
      </w:r>
      <w:r>
        <w:t xml:space="preserve">(stackoverflow)</w:t>
      </w:r>
    </w:p>
    <w:p>
      <w:pPr>
        <w:pStyle w:val="Compact"/>
        <w:numPr>
          <w:ilvl w:val="0"/>
          <w:numId w:val="1110"/>
        </w:numPr>
      </w:pPr>
      <w:hyperlink r:id="rId160">
        <w:r>
          <w:rPr>
            <w:rStyle w:val="Hyperlink"/>
          </w:rPr>
          <w:t xml:space="preserve">Programming with dplyr</w:t>
        </w:r>
      </w:hyperlink>
      <w:r>
        <w:t xml:space="preserve"> </w:t>
      </w:r>
      <w:r>
        <w:t xml:space="preserve">(package vignette)</w:t>
      </w:r>
    </w:p>
    <w:bookmarkEnd w:id="426"/>
    <w:bookmarkEnd w:id="427"/>
    <w:bookmarkStart w:id="430" w:name="resources-for-git-github"/>
    <w:p>
      <w:pPr>
        <w:pStyle w:val="Heading2"/>
      </w:pPr>
      <w:r>
        <w:t xml:space="preserve">18.2 Resources for Git &amp; Github</w:t>
      </w:r>
    </w:p>
    <w:p>
      <w:pPr>
        <w:pStyle w:val="Compact"/>
        <w:numPr>
          <w:ilvl w:val="0"/>
          <w:numId w:val="1111"/>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8">
        <w:r>
          <w:rPr>
            <w:rStyle w:val="Hyperlink"/>
          </w:rPr>
          <w:t xml:space="preserve">Data Camp introduction to Git</w:t>
        </w:r>
      </w:hyperlink>
    </w:p>
    <w:p>
      <w:pPr>
        <w:pStyle w:val="Compact"/>
        <w:numPr>
          <w:ilvl w:val="0"/>
          <w:numId w:val="1111"/>
        </w:numPr>
      </w:pPr>
      <w:hyperlink r:id="rId429">
        <w:r>
          <w:rPr>
            <w:rStyle w:val="Hyperlink"/>
          </w:rPr>
          <w:t xml:space="preserve">Introduction to Github</w:t>
        </w:r>
      </w:hyperlink>
    </w:p>
    <w:bookmarkEnd w:id="430"/>
    <w:bookmarkStart w:id="432" w:name="scientific-figures"/>
    <w:p>
      <w:pPr>
        <w:pStyle w:val="Heading2"/>
      </w:pPr>
      <w:r>
        <w:t xml:space="preserve">18.3 Scientific figures</w:t>
      </w:r>
    </w:p>
    <w:p>
      <w:pPr>
        <w:pStyle w:val="Compact"/>
        <w:numPr>
          <w:ilvl w:val="0"/>
          <w:numId w:val="1112"/>
        </w:numPr>
      </w:pPr>
      <w:hyperlink r:id="rId431">
        <w:r>
          <w:rPr>
            <w:rStyle w:val="Hyperlink"/>
          </w:rPr>
          <w:t xml:space="preserve">Ten Simple Rules for Better Figures</w:t>
        </w:r>
      </w:hyperlink>
    </w:p>
    <w:bookmarkEnd w:id="432"/>
    <w:bookmarkStart w:id="437" w:name="writing"/>
    <w:p>
      <w:pPr>
        <w:pStyle w:val="Heading2"/>
      </w:pPr>
      <w:r>
        <w:t xml:space="preserve">18.4 Writing</w:t>
      </w:r>
    </w:p>
    <w:p>
      <w:pPr>
        <w:pStyle w:val="Compact"/>
        <w:numPr>
          <w:ilvl w:val="0"/>
          <w:numId w:val="1113"/>
        </w:numPr>
      </w:pPr>
      <w:hyperlink r:id="rId433">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4">
        <w:r>
          <w:rPr>
            <w:rStyle w:val="Hyperlink"/>
          </w:rPr>
          <w:t xml:space="preserve">Nature article on elements of style for scientific writing</w:t>
        </w:r>
      </w:hyperlink>
    </w:p>
    <w:p>
      <w:pPr>
        <w:pStyle w:val="Compact"/>
        <w:numPr>
          <w:ilvl w:val="0"/>
          <w:numId w:val="1113"/>
        </w:numPr>
      </w:pPr>
      <w:hyperlink r:id="rId435">
        <w:r>
          <w:rPr>
            <w:rStyle w:val="Hyperlink"/>
          </w:rPr>
          <w:t xml:space="preserve">The Pathway to Publishing: A Guide to Quantitative Writing in the Health Sciences</w:t>
        </w:r>
      </w:hyperlink>
    </w:p>
    <w:p>
      <w:pPr>
        <w:pStyle w:val="Compact"/>
        <w:numPr>
          <w:ilvl w:val="0"/>
          <w:numId w:val="1113"/>
        </w:numPr>
      </w:pPr>
      <w:hyperlink r:id="rId436">
        <w:r>
          <w:rPr>
            <w:rStyle w:val="Hyperlink"/>
          </w:rPr>
          <w:t xml:space="preserve">Secret, actionable writing tips</w:t>
        </w:r>
      </w:hyperlink>
    </w:p>
    <w:bookmarkEnd w:id="437"/>
    <w:bookmarkStart w:id="442" w:name="presentations"/>
    <w:p>
      <w:pPr>
        <w:pStyle w:val="Heading2"/>
      </w:pPr>
      <w:r>
        <w:t xml:space="preserve">18.5 Presentations</w:t>
      </w:r>
    </w:p>
    <w:p>
      <w:pPr>
        <w:pStyle w:val="Compact"/>
        <w:numPr>
          <w:ilvl w:val="0"/>
          <w:numId w:val="1114"/>
        </w:numPr>
      </w:pPr>
      <w:hyperlink r:id="rId438">
        <w:r>
          <w:rPr>
            <w:rStyle w:val="Hyperlink"/>
          </w:rPr>
          <w:t xml:space="preserve">How to tell a compelling story in scientific presentations</w:t>
        </w:r>
      </w:hyperlink>
    </w:p>
    <w:p>
      <w:pPr>
        <w:pStyle w:val="Compact"/>
        <w:numPr>
          <w:ilvl w:val="0"/>
          <w:numId w:val="1114"/>
        </w:numPr>
      </w:pPr>
      <w:hyperlink r:id="rId439">
        <w:r>
          <w:rPr>
            <w:rStyle w:val="Hyperlink"/>
          </w:rPr>
          <w:t xml:space="preserve">How to give a killer narratively-driven scientific talk</w:t>
        </w:r>
      </w:hyperlink>
    </w:p>
    <w:p>
      <w:pPr>
        <w:pStyle w:val="Compact"/>
        <w:numPr>
          <w:ilvl w:val="0"/>
          <w:numId w:val="1114"/>
        </w:numPr>
      </w:pPr>
      <w:hyperlink r:id="rId440">
        <w:r>
          <w:rPr>
            <w:rStyle w:val="Hyperlink"/>
          </w:rPr>
          <w:t xml:space="preserve">How to make a better poster</w:t>
        </w:r>
      </w:hyperlink>
    </w:p>
    <w:p>
      <w:pPr>
        <w:pStyle w:val="Compact"/>
        <w:numPr>
          <w:ilvl w:val="0"/>
          <w:numId w:val="1114"/>
        </w:numPr>
      </w:pPr>
      <w:hyperlink r:id="rId441">
        <w:r>
          <w:rPr>
            <w:rStyle w:val="Hyperlink"/>
          </w:rPr>
          <w:t xml:space="preserve">How to make an even better poster</w:t>
        </w:r>
      </w:hyperlink>
    </w:p>
    <w:bookmarkEnd w:id="442"/>
    <w:bookmarkStart w:id="444" w:name="professional-advice"/>
    <w:p>
      <w:pPr>
        <w:pStyle w:val="Heading2"/>
      </w:pPr>
      <w:r>
        <w:t xml:space="preserve">18.6 Professional advice</w:t>
      </w:r>
    </w:p>
    <w:p>
      <w:pPr>
        <w:pStyle w:val="Compact"/>
        <w:numPr>
          <w:ilvl w:val="0"/>
          <w:numId w:val="1115"/>
        </w:numPr>
      </w:pPr>
      <w:hyperlink r:id="rId443">
        <w:r>
          <w:rPr>
            <w:rStyle w:val="Hyperlink"/>
          </w:rPr>
          <w:t xml:space="preserve">Professional advice, especially for your first job</w:t>
        </w:r>
      </w:hyperlink>
    </w:p>
    <w:bookmarkEnd w:id="444"/>
    <w:bookmarkStart w:id="447" w:name="funding"/>
    <w:p>
      <w:pPr>
        <w:pStyle w:val="Heading2"/>
      </w:pPr>
      <w:r>
        <w:t xml:space="preserve">18.7 Funding</w:t>
      </w:r>
    </w:p>
    <w:p>
      <w:pPr>
        <w:pStyle w:val="Compact"/>
        <w:numPr>
          <w:ilvl w:val="0"/>
          <w:numId w:val="1116"/>
        </w:numPr>
      </w:pPr>
      <w:hyperlink r:id="rId445">
        <w:r>
          <w:rPr>
            <w:rStyle w:val="Hyperlink"/>
          </w:rPr>
          <w:t xml:space="preserve">Building Your Funding Train</w:t>
        </w:r>
      </w:hyperlink>
    </w:p>
    <w:p>
      <w:pPr>
        <w:pStyle w:val="Compact"/>
        <w:numPr>
          <w:ilvl w:val="0"/>
          <w:numId w:val="1116"/>
        </w:numPr>
      </w:pPr>
      <w:hyperlink r:id="rId446">
        <w:r>
          <w:rPr>
            <w:rStyle w:val="Hyperlink"/>
          </w:rPr>
          <w:t xml:space="preserve">NIH Grant Writing Resources</w:t>
        </w:r>
      </w:hyperlink>
    </w:p>
    <w:bookmarkEnd w:id="447"/>
    <w:bookmarkStart w:id="451" w:name="ethics-and-global-health-research"/>
    <w:p>
      <w:pPr>
        <w:pStyle w:val="Heading2"/>
      </w:pPr>
      <w:r>
        <w:t xml:space="preserve">18.8 Ethics and global health research</w:t>
      </w:r>
    </w:p>
    <w:p>
      <w:pPr>
        <w:pStyle w:val="Compact"/>
        <w:numPr>
          <w:ilvl w:val="0"/>
          <w:numId w:val="1117"/>
        </w:numPr>
      </w:pPr>
      <w:hyperlink r:id="rId448">
        <w:r>
          <w:rPr>
            <w:rStyle w:val="Hyperlink"/>
          </w:rPr>
          <w:t xml:space="preserve">Global Code of Conduct For Research in Resource-Poor Settings</w:t>
        </w:r>
      </w:hyperlink>
    </w:p>
    <w:p>
      <w:pPr>
        <w:pStyle w:val="Compact"/>
        <w:numPr>
          <w:ilvl w:val="0"/>
          <w:numId w:val="1117"/>
        </w:numPr>
      </w:pPr>
      <w:hyperlink r:id="rId449">
        <w:r>
          <w:rPr>
            <w:rStyle w:val="Hyperlink"/>
          </w:rPr>
          <w:t xml:space="preserve">Who is a global health expert? Advice for aspiring global health experts</w:t>
        </w:r>
      </w:hyperlink>
    </w:p>
    <w:p>
      <w:pPr>
        <w:pStyle w:val="Compact"/>
        <w:numPr>
          <w:ilvl w:val="0"/>
          <w:numId w:val="1117"/>
        </w:numPr>
      </w:pPr>
      <w:hyperlink r:id="rId450">
        <w:r>
          <w:rPr>
            <w:rStyle w:val="Hyperlink"/>
          </w:rPr>
          <w:t xml:space="preserve">Transforming Global Health Partnerships</w:t>
        </w:r>
      </w:hyperlink>
    </w:p>
    <w:bookmarkEnd w:id="451"/>
    <w:bookmarkEnd w:id="4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9" Type="http://schemas.openxmlformats.org/officeDocument/2006/relationships/image" Target="media/rId119.png"/><Relationship Id="rId228" Type="http://schemas.openxmlformats.org/officeDocument/2006/relationships/image" Target="media/rId228.png"/><Relationship Id="rId387" Type="http://schemas.openxmlformats.org/officeDocument/2006/relationships/image" Target="media/rId387.png"/><Relationship Id="rId255" Type="http://schemas.openxmlformats.org/officeDocument/2006/relationships/image" Target="media/rId255.png"/><Relationship Id="rId285" Type="http://schemas.openxmlformats.org/officeDocument/2006/relationships/image" Target="media/rId285.jpg"/><Relationship Id="rId289" Type="http://schemas.openxmlformats.org/officeDocument/2006/relationships/image" Target="media/rId289.png"/><Relationship Id="rId383" Type="http://schemas.openxmlformats.org/officeDocument/2006/relationships/image" Target="media/rId383.png"/><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24"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411"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9" Type="http://schemas.openxmlformats.org/officeDocument/2006/relationships/hyperlink" Target="https://docs.github.com/en/copilot/how-tos/use-copilot-agents/coding-agent" TargetMode="External"/><Relationship Id="rId398" Type="http://schemas.openxmlformats.org/officeDocument/2006/relationships/hyperlink" Target="https://docs.github.com/en/copilot/how-tos/use-copilot-agents/coding-agent/customize-the-agent-environment#preinstalling-tools-or-dependencies-in-copilots-environment" TargetMode="External"/><Relationship Id="rId393" Type="http://schemas.openxmlformats.org/officeDocument/2006/relationships/hyperlink" Target="https://docs.github.com/en/copilot/how-tos/use-copilot-agents/coding-agent/customize-the-agent-firewall" TargetMode="External"/><Relationship Id="rId391" Type="http://schemas.openxmlformats.org/officeDocument/2006/relationships/hyperlink" Target="https://docs.github.com/en/copilot/reference/copilot-allowlist-reference" TargetMode="External"/><Relationship Id="rId321" Type="http://schemas.openxmlformats.org/officeDocument/2006/relationships/hyperlink" Target="https://docs.github.com/en/enterprise/2.13/user/articles/creating-releases" TargetMode="External"/><Relationship Id="rId443"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366" Type="http://schemas.openxmlformats.org/officeDocument/2006/relationships/hyperlink" Target="https://en.wikipedia.org/wiki/AI-assisted_software_development" TargetMode="External"/><Relationship Id="rId371" Type="http://schemas.openxmlformats.org/officeDocument/2006/relationships/hyperlink" Target="https://en.wikipedia.org/wiki/AI_agent" TargetMode="External"/><Relationship Id="rId382" Type="http://schemas.openxmlformats.org/officeDocument/2006/relationships/hyperlink" Target="https://en.wikipedia.org/wiki/Agent_(The_Matrix)" TargetMode="External"/><Relationship Id="rId194" Type="http://schemas.openxmlformats.org/officeDocument/2006/relationships/hyperlink" Target="https://engineering-shiny.org/" TargetMode="External"/><Relationship Id="rId374" Type="http://schemas.openxmlformats.org/officeDocument/2006/relationships/hyperlink" Target="https://github.com/UCD-SERG/lab-manual/issues/42" TargetMode="External"/><Relationship Id="rId375" Type="http://schemas.openxmlformats.org/officeDocument/2006/relationships/hyperlink" Target="https://github.com/UCD-SERG/lab-manual/pull/50" TargetMode="External"/><Relationship Id="rId370" Type="http://schemas.openxmlformats.org/officeDocument/2006/relationships/hyperlink" Target="https://github.com/features/copilot/agents" TargetMode="External"/><Relationship Id="rId397"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45"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403"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416"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408" Type="http://schemas.openxmlformats.org/officeDocument/2006/relationships/hyperlink" Target="https://journals.lww.com/epidem/Fulltext/2001/05000/The_Value_of_P.2.aspx" TargetMode="External"/><Relationship Id="rId449" Type="http://schemas.openxmlformats.org/officeDocument/2006/relationships/hyperlink" Target="https://journals.plos.org/globalpublichealth/article?id=10.1371/journal.pgph.0002269" TargetMode="External"/><Relationship Id="rId431" Type="http://schemas.openxmlformats.org/officeDocument/2006/relationships/hyperlink" Target="https://journals.plos.org/ploscompbiol/article?id=10.1371/journal.pcbi.1003833" TargetMode="External"/><Relationship Id="rId409"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9" Type="http://schemas.openxmlformats.org/officeDocument/2006/relationships/hyperlink" Target="https://lab.github.com/githubtraining/introduction-to-github" TargetMode="External"/><Relationship Id="rId435" Type="http://schemas.openxmlformats.org/officeDocument/2006/relationships/hyperlink" Target="https://link.springer.com/book/10.1007/978-3-030-98175-4" TargetMode="External"/><Relationship Id="rId450"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412"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41"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421"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417" Type="http://schemas.openxmlformats.org/officeDocument/2006/relationships/hyperlink" Target="https://ucb-epi-r.github.io" TargetMode="External"/><Relationship Id="rId311" Type="http://schemas.openxmlformats.org/officeDocument/2006/relationships/hyperlink" Target="https://ucd-serg.github.io/lab-manual/coding-practices.html#file-headers" TargetMode="External"/><Relationship Id="rId314" Type="http://schemas.openxmlformats.org/officeDocument/2006/relationships/hyperlink" Target="https://ucd-serg.github.io/lab-manual/coding-practices.html#function-documentation" TargetMode="External"/><Relationship Id="rId405" Type="http://schemas.openxmlformats.org/officeDocument/2006/relationships/hyperlink" Target="https://ucd-serg.github.io/lab-manual/coding-style.html" TargetMode="External"/><Relationship Id="rId317"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28"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8"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7" Type="http://schemas.openxmlformats.org/officeDocument/2006/relationships/hyperlink" Target="https://www.nature.com/articles/d41586-019-01431-z" TargetMode="External"/><Relationship Id="rId433" Type="http://schemas.openxmlformats.org/officeDocument/2006/relationships/hyperlink" Target="https://www.nature.com/articles/d41586-019-02918-5" TargetMode="External"/><Relationship Id="rId413" Type="http://schemas.openxmlformats.org/officeDocument/2006/relationships/hyperlink" Target="https://www.nature.com/articles/d41586-021-02696-z" TargetMode="External"/><Relationship Id="rId438" Type="http://schemas.openxmlformats.org/officeDocument/2006/relationships/hyperlink" Target="https://www.nature.com/articles/d41586-021-03603-2" TargetMode="External"/><Relationship Id="rId434" Type="http://schemas.openxmlformats.org/officeDocument/2006/relationships/hyperlink" Target="https://www.nature.com/articles/nphys724" TargetMode="External"/><Relationship Id="rId446"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419" Type="http://schemas.openxmlformats.org/officeDocument/2006/relationships/hyperlink" Target="https://www.rstudio.com/wp-content/uploads/2015/02/data-wrangling-cheatsheet.pdf" TargetMode="External"/><Relationship Id="rId422" Type="http://schemas.openxmlformats.org/officeDocument/2006/relationships/hyperlink" Target="https://www.rstudio.com/wp-content/uploads/2015/02/rmarkdown-cheatsheet.pdf" TargetMode="External"/><Relationship Id="rId420" Type="http://schemas.openxmlformats.org/officeDocument/2006/relationships/hyperlink" Target="https://www.rstudio.com/wp-content/uploads/2015/03/ggplot2-cheatsheet.pdf" TargetMode="External"/><Relationship Id="rId439"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40"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36"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24"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411"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9" Type="http://schemas.openxmlformats.org/officeDocument/2006/relationships/hyperlink" Target="https://docs.github.com/en/copilot/how-tos/use-copilot-agents/coding-agent" TargetMode="External"/><Relationship Id="rId398" Type="http://schemas.openxmlformats.org/officeDocument/2006/relationships/hyperlink" Target="https://docs.github.com/en/copilot/how-tos/use-copilot-agents/coding-agent/customize-the-agent-environment#preinstalling-tools-or-dependencies-in-copilots-environment" TargetMode="External"/><Relationship Id="rId393" Type="http://schemas.openxmlformats.org/officeDocument/2006/relationships/hyperlink" Target="https://docs.github.com/en/copilot/how-tos/use-copilot-agents/coding-agent/customize-the-agent-firewall" TargetMode="External"/><Relationship Id="rId391" Type="http://schemas.openxmlformats.org/officeDocument/2006/relationships/hyperlink" Target="https://docs.github.com/en/copilot/reference/copilot-allowlist-reference" TargetMode="External"/><Relationship Id="rId321" Type="http://schemas.openxmlformats.org/officeDocument/2006/relationships/hyperlink" Target="https://docs.github.com/en/enterprise/2.13/user/articles/creating-releases" TargetMode="External"/><Relationship Id="rId443"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366" Type="http://schemas.openxmlformats.org/officeDocument/2006/relationships/hyperlink" Target="https://en.wikipedia.org/wiki/AI-assisted_software_development" TargetMode="External"/><Relationship Id="rId371" Type="http://schemas.openxmlformats.org/officeDocument/2006/relationships/hyperlink" Target="https://en.wikipedia.org/wiki/AI_agent" TargetMode="External"/><Relationship Id="rId382" Type="http://schemas.openxmlformats.org/officeDocument/2006/relationships/hyperlink" Target="https://en.wikipedia.org/wiki/Agent_(The_Matrix)" TargetMode="External"/><Relationship Id="rId194" Type="http://schemas.openxmlformats.org/officeDocument/2006/relationships/hyperlink" Target="https://engineering-shiny.org/" TargetMode="External"/><Relationship Id="rId374" Type="http://schemas.openxmlformats.org/officeDocument/2006/relationships/hyperlink" Target="https://github.com/UCD-SERG/lab-manual/issues/42" TargetMode="External"/><Relationship Id="rId375" Type="http://schemas.openxmlformats.org/officeDocument/2006/relationships/hyperlink" Target="https://github.com/UCD-SERG/lab-manual/pull/50" TargetMode="External"/><Relationship Id="rId370" Type="http://schemas.openxmlformats.org/officeDocument/2006/relationships/hyperlink" Target="https://github.com/features/copilot/agents" TargetMode="External"/><Relationship Id="rId397"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45"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403"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416"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408" Type="http://schemas.openxmlformats.org/officeDocument/2006/relationships/hyperlink" Target="https://journals.lww.com/epidem/Fulltext/2001/05000/The_Value_of_P.2.aspx" TargetMode="External"/><Relationship Id="rId449" Type="http://schemas.openxmlformats.org/officeDocument/2006/relationships/hyperlink" Target="https://journals.plos.org/globalpublichealth/article?id=10.1371/journal.pgph.0002269" TargetMode="External"/><Relationship Id="rId431" Type="http://schemas.openxmlformats.org/officeDocument/2006/relationships/hyperlink" Target="https://journals.plos.org/ploscompbiol/article?id=10.1371/journal.pcbi.1003833" TargetMode="External"/><Relationship Id="rId409"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9" Type="http://schemas.openxmlformats.org/officeDocument/2006/relationships/hyperlink" Target="https://lab.github.com/githubtraining/introduction-to-github" TargetMode="External"/><Relationship Id="rId435" Type="http://schemas.openxmlformats.org/officeDocument/2006/relationships/hyperlink" Target="https://link.springer.com/book/10.1007/978-3-030-98175-4" TargetMode="External"/><Relationship Id="rId450"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412"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41"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421"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417" Type="http://schemas.openxmlformats.org/officeDocument/2006/relationships/hyperlink" Target="https://ucb-epi-r.github.io" TargetMode="External"/><Relationship Id="rId311" Type="http://schemas.openxmlformats.org/officeDocument/2006/relationships/hyperlink" Target="https://ucd-serg.github.io/lab-manual/coding-practices.html#file-headers" TargetMode="External"/><Relationship Id="rId314" Type="http://schemas.openxmlformats.org/officeDocument/2006/relationships/hyperlink" Target="https://ucd-serg.github.io/lab-manual/coding-practices.html#function-documentation" TargetMode="External"/><Relationship Id="rId405" Type="http://schemas.openxmlformats.org/officeDocument/2006/relationships/hyperlink" Target="https://ucd-serg.github.io/lab-manual/coding-style.html" TargetMode="External"/><Relationship Id="rId317"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28"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8"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7" Type="http://schemas.openxmlformats.org/officeDocument/2006/relationships/hyperlink" Target="https://www.nature.com/articles/d41586-019-01431-z" TargetMode="External"/><Relationship Id="rId433" Type="http://schemas.openxmlformats.org/officeDocument/2006/relationships/hyperlink" Target="https://www.nature.com/articles/d41586-019-02918-5" TargetMode="External"/><Relationship Id="rId413" Type="http://schemas.openxmlformats.org/officeDocument/2006/relationships/hyperlink" Target="https://www.nature.com/articles/d41586-021-02696-z" TargetMode="External"/><Relationship Id="rId438" Type="http://schemas.openxmlformats.org/officeDocument/2006/relationships/hyperlink" Target="https://www.nature.com/articles/d41586-021-03603-2" TargetMode="External"/><Relationship Id="rId434" Type="http://schemas.openxmlformats.org/officeDocument/2006/relationships/hyperlink" Target="https://www.nature.com/articles/nphys724" TargetMode="External"/><Relationship Id="rId446"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419" Type="http://schemas.openxmlformats.org/officeDocument/2006/relationships/hyperlink" Target="https://www.rstudio.com/wp-content/uploads/2015/02/data-wrangling-cheatsheet.pdf" TargetMode="External"/><Relationship Id="rId422" Type="http://schemas.openxmlformats.org/officeDocument/2006/relationships/hyperlink" Target="https://www.rstudio.com/wp-content/uploads/2015/02/rmarkdown-cheatsheet.pdf" TargetMode="External"/><Relationship Id="rId420" Type="http://schemas.openxmlformats.org/officeDocument/2006/relationships/hyperlink" Target="https://www.rstudio.com/wp-content/uploads/2015/03/ggplot2-cheatsheet.pdf" TargetMode="External"/><Relationship Id="rId439"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40"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36"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2026-01-11T11:50:42Z</dcterms:created>
  <dcterms:modified xsi:type="dcterms:W3CDTF">2026-01-11T11:50:42Z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