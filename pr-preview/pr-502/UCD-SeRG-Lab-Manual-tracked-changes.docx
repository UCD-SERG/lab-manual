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7"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X6006e989018f7584aabbb6a5be7966dcb002c69"/>
    <w:p>
      <w:pPr>
        <w:pStyle w:val="Heading2"/>
      </w:pPr>
      <w:ins w:id="2796" w:author="PR Preview" w:date="2024-01-01T00:00:00Z">
        <w:r>
          <w:t xml:space="preserve">21.5 Artificial Intelligence and Machine Learning</w:t>
        </w:r>
      </w:ins>
    </w:p>
    <w:p>
      <w:pPr>
        <w:pStyle w:val="Compact"/>
        <w:numPr>
          <w:ilvl w:val="0"/>
          <w:numId w:val="1269"/>
        </w:numPr>
      </w:pPr>
      <w:hyperlink r:id="rId896">
        <w:r>
          <w:rPr>
            <w:rStyle w:val="Hyperlink"/>
          </w:rPr>
          <w:t xml:space="preserve">Working with AI (wai)</w:t>
        </w:r>
      </w:hyperlink>
      <w:ins w:id="2797" w:author="PR Preview" w:date="2024-01-01T00:00:00Z">
        <w:r>
          <w:t xml:space="preserve"> </w:t>
        </w:r>
      </w:ins>
      <w:ins w:id="2797" w:author="PR Preview" w:date="2024-01-01T00:00:00Z">
        <w:r>
          <w:t xml:space="preserve">- our lab’s comprehensive guide</w:t>
        </w:r>
      </w:ins>
      <w:ins w:id="2797" w:author="PR Preview" w:date="2024-01-01T00:00:00Z">
        <w:r>
          <w:t xml:space="preserve"> </w:t>
        </w:r>
      </w:ins>
      <w:ins w:id="2797" w:author="PR Preview" w:date="2024-01-01T00:00:00Z">
        <w:r>
          <w:t xml:space="preserve">to AI coding agents, harnesses, policies, and workflows</w:t>
        </w:r>
      </w:ins>
    </w:p>
    <w:p>
      <w:pPr>
        <w:pStyle w:val="Compact"/>
        <w:numPr>
          <w:ilvl w:val="0"/>
          <w:numId w:val="1269"/>
        </w:numPr>
      </w:pPr>
      <w:hyperlink r:id="rId956">
        <w:r>
          <w:rPr>
            <w:rStyle w:val="Hyperlink"/>
          </w:rPr>
          <w:t xml:space="preserve">When AI builds itself: Recursive self-improvement in practice</w:t>
        </w:r>
      </w:hyperlink>
      <w:ins w:id="2798" w:author="PR Preview" w:date="2024-01-01T00:00:00Z">
        <w:r>
          <w:t xml:space="preserve"> </w:t>
        </w:r>
      </w:ins>
      <w:ins w:id="2798" w:author="PR Preview" w:date="2024-01-01T00:00:00Z">
        <w:r>
          <w:t xml:space="preserve">- Anthropic Institute</w:t>
        </w:r>
      </w:ins>
      <w:ins w:id="2798" w:author="PR Preview" w:date="2024-01-01T00:00:00Z">
        <w:r>
          <w:t xml:space="preserve"> </w:t>
        </w:r>
      </w:ins>
      <w:ins w:id="2798" w:author="PR Preview" w:date="2024-01-01T00:00:00Z">
        <w:r>
          <w:t xml:space="preserve">analysis of recursive self-improvement mechanisms, AI capability trajectories, and safety considerations</w:t>
        </w:r>
      </w:ins>
    </w:p>
    <w:bookmarkEnd w:id="957"/>
    <w:bookmarkStart w:id="959" w:name="scientific-figures"/>
    <w:p>
      <w:pPr>
        <w:pStyle w:val="Heading2"/>
      </w:pPr>
      <w:ins w:id="2799" w:author="PR Preview" w:date="2024-01-01T00:00:00Z">
        <w:r>
          <w:t xml:space="preserve">21.6 Scientific figures</w:t>
        </w:r>
      </w:ins>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ins w:id="2802" w:author="PR Preview" w:date="2024-01-01T00:00:00Z">
        <w:r>
          <w:t xml:space="preserve">21.7 Writing</w:t>
        </w:r>
      </w:ins>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ins w:id="2809" w:author="PR Preview" w:date="2024-01-01T00:00:00Z">
        <w:r>
          <w:t xml:space="preserve">21.8 Presentations</w:t>
        </w:r>
      </w:ins>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ins w:id="2814" w:author="PR Preview" w:date="2024-01-01T00:00:00Z">
        <w:r>
          <w:t xml:space="preserve">21.9 Professional advice</w:t>
        </w:r>
      </w:ins>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ins w:id="2817" w:author="PR Preview" w:date="2024-01-01T00:00:00Z">
        <w:r>
          <w:t xml:space="preserve">21.10 Funding</w:t>
        </w:r>
      </w:ins>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ins w:id="2820" w:author="PR Preview" w:date="2024-01-01T00:00:00Z">
        <w:r>
          <w:t xml:space="preserve">21.11 Ethics and global health research</w:t>
        </w:r>
      </w:ins>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3" w:author="PR Preview" w:date="2024-01-01T00:00:00Z">
        <w:r>
          <w:rPr>
            <w:b/>
            <w:bCs/>
          </w:rPr>
          <w:t xml:space="preserve">Branch:</w:t>
        </w:r>
      </w:ins>
      <w:ins w:id="3093" w:author="PR Preview" w:date="2024-01-01T00:00:00Z">
        <w:r>
          <w:t xml:space="preserve"> </w:t>
        </w:r>
      </w:ins>
      <w:ins w:id="3093" w:author="PR Preview" w:date="2024-01-01T00:00:00Z">
        <w:r>
          <w:t xml:space="preserve">HEAD</w:t>
        </w:r>
      </w:ins>
    </w:p>
    <w:p>
      <w:pPr>
        <w:pStyle w:val="Compact"/>
        <w:numPr>
          <w:ilvl w:val="0"/>
          <w:numId w:val="1319"/>
        </w:numPr>
      </w:pPr>
      <w:ins w:id="3094" w:author="PR Preview" w:date="2024-01-01T00:00:00Z">
        <w:r>
          <w:rPr>
            <w:b/>
            <w:bCs/>
          </w:rPr>
          <w:t xml:space="preserve">Commit:</w:t>
        </w:r>
      </w:ins>
      <w:ins w:id="3094" w:author="PR Preview" w:date="2024-01-01T00:00:00Z">
        <w:r>
          <w:t xml:space="preserve"> </w:t>
        </w:r>
      </w:ins>
      <w:ins w:id="3094" w:author="PR Preview" w:date="2024-01-01T00:00:00Z">
        <w:r>
          <w:t xml:space="preserve">22e680d</w:t>
        </w:r>
      </w:ins>
    </w:p>
    <w:p>
      <w:pPr>
        <w:pStyle w:val="Compact"/>
        <w:numPr>
          <w:ilvl w:val="0"/>
          <w:numId w:val="1319"/>
        </w:numPr>
      </w:pPr>
      <w:ins w:id="3095" w:author="PR Preview" w:date="2024-01-01T00:00:00Z">
        <w:r>
          <w:rPr>
            <w:b/>
            <w:bCs/>
          </w:rPr>
          <w:t xml:space="preserve">Full commit hash:</w:t>
        </w:r>
      </w:ins>
      <w:ins w:id="3095" w:author="PR Preview" w:date="2024-01-01T00:00:00Z">
        <w:r>
          <w:t xml:space="preserve"> </w:t>
        </w:r>
      </w:ins>
      <w:ins w:id="3095" w:author="PR Preview" w:date="2024-01-01T00:00:00Z">
        <w:r>
          <w:t xml:space="preserve">22e680d8815edd561e3850b07fe5f30e5c13562d</w:t>
        </w:r>
      </w:ins>
    </w:p>
    <w:p>
      <w:pPr>
        <w:pStyle w:val="Compact"/>
        <w:numPr>
          <w:ilvl w:val="0"/>
          <w:numId w:val="1319"/>
        </w:numPr>
      </w:pPr>
      <w:ins w:id="3096" w:author="PR Preview" w:date="2024-01-01T00:00:00Z">
        <w:r>
          <w:rPr>
            <w:b/>
            <w:bCs/>
          </w:rPr>
          <w:t xml:space="preserve">Commit date:</w:t>
        </w:r>
      </w:ins>
      <w:ins w:id="3096" w:author="PR Preview" w:date="2024-01-01T00:00:00Z">
        <w:r>
          <w:t xml:space="preserve"> </w:t>
        </w:r>
      </w:ins>
      <w:ins w:id="3096" w:author="PR Preview" w:date="2024-01-01T00:00:00Z">
        <w:r>
          <w:t xml:space="preserve">2026-09-01 09:24:40 -0700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956" Type="http://schemas.openxmlformats.org/officeDocument/2006/relationships/hyperlink" Target="https://www.anthropic.com/institute/recursive-self-improvement"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956" Type="http://schemas.openxmlformats.org/officeDocument/2006/relationships/hyperlink" Target="https://www.anthropic.com/institute/recursive-self-improvement"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2026-09-01T16:29:41Z</dcterms:created>
  <dcterms:modified xsi:type="dcterms:W3CDTF">2026-09-01T16:29:41Z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