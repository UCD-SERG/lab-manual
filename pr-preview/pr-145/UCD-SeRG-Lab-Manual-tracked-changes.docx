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ins w:id="373" w:author="PR Preview" w:date="2024-01-01T00:00:00Z">
        <w:r>
          <w:t xml:space="preserve">For help addressing workflow failures,</w:t>
        </w:r>
      </w:ins>
      <w:ins w:id="373" w:author="PR Preview" w:date="2024-01-01T00:00:00Z">
        <w:r>
          <w:t xml:space="preserve"> </w:t>
        </w:r>
      </w:ins>
      <w:ins w:id="373" w:author="PR Preview" w:date="2024-01-01T00:00:00Z">
        <w:r>
          <w:t xml:space="preserve">see</w:t>
        </w:r>
      </w:ins>
      <w:ins w:id="373" w:author="PR Preview" w:date="2024-01-01T00:00:00Z">
        <w:r>
          <w:t xml:space="preserve"> </w:t>
        </w:r>
      </w:ins>
      <w:hyperlink w:anchor="sec-ai-addressing-failing-workflows">
        <w:r>
          <w:rPr>
            <w:rStyle w:val="Hyperlink"/>
          </w:rPr>
          <w:t xml:space="preserve">Section 17.5.6</w:t>
        </w:r>
      </w:hyperlink>
      <w:ins w:id="373" w:author="PR Preview" w:date="2024-01-01T00:00:00Z">
        <w:r>
          <w:t xml:space="preserve">.</w:t>
        </w:r>
      </w:ins>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ins w:id="1110" w:author="PR Preview" w:date="2024-01-01T00:00:00Z">
        <w:r>
          <w:t xml:space="preserve">For guidance on using GitHub Copilot effectively,</w:t>
        </w:r>
      </w:ins>
      <w:ins w:id="1110" w:author="PR Preview" w:date="2024-01-01T00:00:00Z">
        <w:r>
          <w:t xml:space="preserve"> </w:t>
        </w:r>
      </w:ins>
      <w:ins w:id="1110" w:author="PR Preview" w:date="2024-01-01T00:00:00Z">
        <w:r>
          <w:t xml:space="preserve">see</w:t>
        </w:r>
      </w:ins>
      <w:ins w:id="1110" w:author="PR Preview" w:date="2024-01-01T00:00:00Z">
        <w:r>
          <w:t xml:space="preserve"> </w:t>
        </w:r>
      </w:ins>
      <w:hyperlink w:anchor="sec-ai-best-practices">
        <w:r>
          <w:rPr>
            <w:rStyle w:val="Hyperlink"/>
          </w:rPr>
          <w:t xml:space="preserve">Section 17.5.8</w:t>
        </w:r>
      </w:hyperlink>
      <w:ins w:id="1110" w:author="PR Preview" w:date="2024-01-01T00:00:00Z">
        <w:r>
          <w:t xml:space="preserve"> </w:t>
        </w:r>
      </w:ins>
      <w:ins w:id="1110" w:author="PR Preview" w:date="2024-01-01T00:00:00Z">
        <w:r>
          <w:t xml:space="preserve">in the Working with AI chapter.</w:t>
        </w:r>
      </w:ins>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86"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488" w:name="sec-ai-journal-articles"/>
    <w:p>
      <w:pPr>
        <w:pStyle w:val="Heading2"/>
      </w:pPr>
      <w:ins w:id="1459" w:author="PR Preview" w:date="2024-01-01T00:00:00Z">
        <w:r>
          <w:t xml:space="preserve">17.4 Using AI for Journal Articles</w:t>
        </w:r>
      </w:ins>
    </w:p>
    <w:p>
      <w:pPr>
        <w:pStyle w:val="FirstParagraph"/>
      </w:pPr>
      <w:ins w:id="1460" w:author="PR Preview" w:date="2024-01-01T00:00:00Z">
        <w:r>
          <w:t xml:space="preserve">When using AI tools to help develop journal articles and other academic writing,</w:t>
        </w:r>
      </w:ins>
      <w:ins w:id="1460" w:author="PR Preview" w:date="2024-01-01T00:00:00Z">
        <w:r>
          <w:t xml:space="preserve"> </w:t>
        </w:r>
      </w:ins>
      <w:ins w:id="1460" w:author="PR Preview" w:date="2024-01-01T00:00:00Z">
        <w:r>
          <w:t xml:space="preserve">you must take special care to ensure transparency,</w:t>
        </w:r>
      </w:ins>
      <w:ins w:id="1460" w:author="PR Preview" w:date="2024-01-01T00:00:00Z">
        <w:r>
          <w:t xml:space="preserve"> </w:t>
        </w:r>
      </w:ins>
      <w:ins w:id="1460" w:author="PR Preview" w:date="2024-01-01T00:00:00Z">
        <w:r>
          <w:t xml:space="preserve">maintain intellectual ownership,</w:t>
        </w:r>
      </w:ins>
      <w:ins w:id="1460" w:author="PR Preview" w:date="2024-01-01T00:00:00Z">
        <w:r>
          <w:t xml:space="preserve"> </w:t>
        </w:r>
      </w:ins>
      <w:ins w:id="1460" w:author="PR Preview" w:date="2024-01-01T00:00:00Z">
        <w:r>
          <w:t xml:space="preserve">and avoid plagiarism.</w:t>
        </w:r>
      </w:ins>
      <w:ins w:id="1460" w:author="PR Preview" w:date="2024-01-01T00:00:00Z">
        <w:r>
          <w:t xml:space="preserve"> </w:t>
        </w:r>
      </w:ins>
      <w:ins w:id="1460" w:author="PR Preview" w:date="2024-01-01T00:00:00Z">
        <w:r>
          <w:t xml:space="preserve">The following practices help achieve these goals.</w:t>
        </w:r>
      </w:ins>
    </w:p>
    <w:bookmarkStart w:id="481" w:name="establish-a-clear-track-record"/>
    <w:p>
      <w:pPr>
        <w:pStyle w:val="Heading4"/>
      </w:pPr>
      <w:ins w:id="1461" w:author="PR Preview" w:date="2024-01-01T00:00:00Z">
        <w:r>
          <w:t xml:space="preserve">17.4.0.1 Establish a Clear Track Record</w:t>
        </w:r>
      </w:ins>
    </w:p>
    <w:p>
      <w:pPr>
        <w:pStyle w:val="FirstParagraph"/>
      </w:pPr>
      <w:ins w:id="1462" w:author="PR Preview" w:date="2024-01-01T00:00:00Z">
        <w:r>
          <w:rPr>
            <w:b/>
            <w:bCs/>
          </w:rPr>
          <w:t xml:space="preserve">Working with AI through GitHub creates valuable documentation</w:t>
        </w:r>
      </w:ins>
      <w:ins w:id="1462" w:author="PR Preview" w:date="2024-01-01T00:00:00Z">
        <w:r>
          <w:rPr>
            <w:b/>
            <w:bCs/>
          </w:rPr>
          <w:t xml:space="preserve"> </w:t>
        </w:r>
      </w:ins>
      <w:ins w:id="1462" w:author="PR Preview" w:date="2024-01-01T00:00:00Z">
        <w:r>
          <w:rPr>
            <w:b/>
            <w:bCs/>
          </w:rPr>
          <w:t xml:space="preserve">of your contributions versus the AI’s.</w:t>
        </w:r>
      </w:ins>
      <w:ins w:id="1462" w:author="PR Preview" w:date="2024-01-01T00:00:00Z">
        <w:r>
          <w:t xml:space="preserve"> </w:t>
        </w:r>
      </w:ins>
      <w:ins w:id="1462" w:author="PR Preview" w:date="2024-01-01T00:00:00Z">
        <w:r>
          <w:t xml:space="preserve">This track record can be crucial if reviewers or editors</w:t>
        </w:r>
      </w:ins>
      <w:ins w:id="1462" w:author="PR Preview" w:date="2024-01-01T00:00:00Z">
        <w:r>
          <w:t xml:space="preserve"> </w:t>
        </w:r>
      </w:ins>
      <w:ins w:id="1462" w:author="PR Preview" w:date="2024-01-01T00:00:00Z">
        <w:r>
          <w:t xml:space="preserve">question your use of AI tools.</w:t>
        </w:r>
      </w:ins>
    </w:p>
    <w:p>
      <w:pPr>
        <w:pStyle w:val="BodyText"/>
      </w:pPr>
      <w:ins w:id="1463" w:author="PR Preview" w:date="2024-01-01T00:00:00Z">
        <w:r>
          <w:t xml:space="preserve">GitHub Pull Requests and Issues provide:</w:t>
        </w:r>
      </w:ins>
    </w:p>
    <w:p>
      <w:pPr>
        <w:pStyle w:val="Compact"/>
        <w:numPr>
          <w:ilvl w:val="0"/>
          <w:numId w:val="1142"/>
        </w:numPr>
      </w:pPr>
      <w:ins w:id="1464" w:author="PR Preview" w:date="2024-01-01T00:00:00Z">
        <w:r>
          <w:rPr>
            <w:b/>
            <w:bCs/>
          </w:rPr>
          <w:t xml:space="preserve">Attribution clarity</w:t>
        </w:r>
      </w:ins>
      <w:ins w:id="1464" w:author="PR Preview" w:date="2024-01-01T00:00:00Z">
        <w:r>
          <w:t xml:space="preserve">: Each commit shows exactly who (you or</w:t>
        </w:r>
      </w:ins>
      <w:ins w:id="1464" w:author="PR Preview" w:date="2024-01-01T00:00:00Z">
        <w:r>
          <w:t xml:space="preserve"> </w:t>
        </w:r>
      </w:ins>
      <w:ins w:id="1464" w:author="PR Preview" w:date="2024-01-01T00:00:00Z">
        <w:r>
          <w:rPr>
            <w:rStyle w:val="VerbatimChar"/>
          </w:rPr>
          <w:t xml:space="preserve">@copilot</w:t>
        </w:r>
      </w:ins>
      <w:ins w:id="1464" w:author="PR Preview" w:date="2024-01-01T00:00:00Z">
        <w:r>
          <w:t xml:space="preserve">) made which changes</w:t>
        </w:r>
      </w:ins>
    </w:p>
    <w:p>
      <w:pPr>
        <w:pStyle w:val="Compact"/>
        <w:numPr>
          <w:ilvl w:val="0"/>
          <w:numId w:val="1142"/>
        </w:numPr>
      </w:pPr>
      <w:ins w:id="1465" w:author="PR Preview" w:date="2024-01-01T00:00:00Z">
        <w:r>
          <w:rPr>
            <w:b/>
            <w:bCs/>
          </w:rPr>
          <w:t xml:space="preserve">Audit trail</w:t>
        </w:r>
      </w:ins>
      <w:ins w:id="1465" w:author="PR Preview" w:date="2024-01-01T00:00:00Z">
        <w:r>
          <w:t xml:space="preserve">: The full conversation history shows your instructions and the AI’s responses</w:t>
        </w:r>
      </w:ins>
    </w:p>
    <w:p>
      <w:pPr>
        <w:pStyle w:val="Compact"/>
        <w:numPr>
          <w:ilvl w:val="0"/>
          <w:numId w:val="1142"/>
        </w:numPr>
      </w:pPr>
      <w:ins w:id="1466" w:author="PR Preview" w:date="2024-01-01T00:00:00Z">
        <w:r>
          <w:rPr>
            <w:b/>
            <w:bCs/>
          </w:rPr>
          <w:t xml:space="preserve">Intellectual ownership</w:t>
        </w:r>
      </w:ins>
      <w:ins w:id="1466" w:author="PR Preview" w:date="2024-01-01T00:00:00Z">
        <w:r>
          <w:t xml:space="preserve">: Your prompts and guidance demonstrate that the core ideas are yours</w:t>
        </w:r>
      </w:ins>
    </w:p>
    <w:p>
      <w:pPr>
        <w:pStyle w:val="Compact"/>
        <w:numPr>
          <w:ilvl w:val="0"/>
          <w:numId w:val="1142"/>
        </w:numPr>
      </w:pPr>
      <w:ins w:id="1467" w:author="PR Preview" w:date="2024-01-01T00:00:00Z">
        <w:r>
          <w:rPr>
            <w:b/>
            <w:bCs/>
          </w:rPr>
          <w:t xml:space="preserve">Transparency</w:t>
        </w:r>
      </w:ins>
      <w:ins w:id="1467" w:author="PR Preview" w:date="2024-01-01T00:00:00Z">
        <w:r>
          <w:t xml:space="preserve">: Reviewers can see that you actively supervised and validated all AI contributions</w:t>
        </w:r>
      </w:ins>
    </w:p>
    <w:p>
      <w:pPr>
        <w:pStyle w:val="FirstParagraph"/>
      </w:pPr>
      <w:ins w:id="1468" w:author="PR Preview" w:date="2024-01-01T00:00:00Z">
        <w:r>
          <w:t xml:space="preserve">This transparency protects you if journal reviewers are skeptical</w:t>
        </w:r>
      </w:ins>
      <w:ins w:id="1468" w:author="PR Preview" w:date="2024-01-01T00:00:00Z">
        <w:r>
          <w:t xml:space="preserve"> </w:t>
        </w:r>
      </w:ins>
      <w:ins w:id="1468" w:author="PR Preview" w:date="2024-01-01T00:00:00Z">
        <w:r>
          <w:t xml:space="preserve">about or opposed to AI use in research.</w:t>
        </w:r>
      </w:ins>
      <w:ins w:id="1468" w:author="PR Preview" w:date="2024-01-01T00:00:00Z">
        <w:r>
          <w:t xml:space="preserve"> </w:t>
        </w:r>
      </w:ins>
      <w:ins w:id="1468" w:author="PR Preview" w:date="2024-01-01T00:00:00Z">
        <w:r>
          <w:t xml:space="preserve">You can point to the PR history to demonstrate</w:t>
        </w:r>
      </w:ins>
      <w:ins w:id="1468" w:author="PR Preview" w:date="2024-01-01T00:00:00Z">
        <w:r>
          <w:t xml:space="preserve"> </w:t>
        </w:r>
      </w:ins>
      <w:ins w:id="1468" w:author="PR Preview" w:date="2024-01-01T00:00:00Z">
        <w:r>
          <w:t xml:space="preserve">that you maintained control and responsibility for the work.</w:t>
        </w:r>
      </w:ins>
    </w:p>
    <w:bookmarkEnd w:id="481"/>
    <w:bookmarkStart w:id="482" w:name="write-out-your-core-ideas-in-prompts"/>
    <w:p>
      <w:pPr>
        <w:pStyle w:val="Heading4"/>
      </w:pPr>
      <w:ins w:id="1469" w:author="PR Preview" w:date="2024-01-01T00:00:00Z">
        <w:r>
          <w:t xml:space="preserve">17.4.0.2 Write Out Your Core Ideas in Prompts</w:t>
        </w:r>
      </w:ins>
    </w:p>
    <w:p>
      <w:pPr>
        <w:pStyle w:val="FirstParagraph"/>
      </w:pPr>
      <w:ins w:id="1470" w:author="PR Preview" w:date="2024-01-01T00:00:00Z">
        <w:r>
          <w:rPr>
            <w:b/>
            <w:bCs/>
          </w:rPr>
          <w:t xml:space="preserve">Make your prompts explicit and detailed to establish</w:t>
        </w:r>
      </w:ins>
      <w:ins w:id="1470" w:author="PR Preview" w:date="2024-01-01T00:00:00Z">
        <w:r>
          <w:rPr>
            <w:b/>
            <w:bCs/>
          </w:rPr>
          <w:t xml:space="preserve"> </w:t>
        </w:r>
      </w:ins>
      <w:ins w:id="1470" w:author="PR Preview" w:date="2024-01-01T00:00:00Z">
        <w:r>
          <w:rPr>
            <w:b/>
            <w:bCs/>
          </w:rPr>
          <w:t xml:space="preserve">that the ideas originate from you, not from the AI.</w:t>
        </w:r>
      </w:ins>
    </w:p>
    <w:p>
      <w:pPr>
        <w:pStyle w:val="BodyText"/>
      </w:pPr>
      <w:ins w:id="1471" w:author="PR Preview" w:date="2024-01-01T00:00:00Z">
        <w:r>
          <w:t xml:space="preserve">When requesting AI assistance with academic writing:</w:t>
        </w:r>
      </w:ins>
    </w:p>
    <w:p>
      <w:pPr>
        <w:pStyle w:val="Compact"/>
        <w:numPr>
          <w:ilvl w:val="0"/>
          <w:numId w:val="1143"/>
        </w:numPr>
      </w:pPr>
      <w:ins w:id="1472" w:author="PR Preview" w:date="2024-01-01T00:00:00Z">
        <w:r>
          <w:t xml:space="preserve">State your research question, hypothesis, or argument clearly</w:t>
        </w:r>
      </w:ins>
    </w:p>
    <w:p>
      <w:pPr>
        <w:pStyle w:val="Compact"/>
        <w:numPr>
          <w:ilvl w:val="0"/>
          <w:numId w:val="1143"/>
        </w:numPr>
      </w:pPr>
      <w:ins w:id="1473" w:author="PR Preview" w:date="2024-01-01T00:00:00Z">
        <w:r>
          <w:t xml:space="preserve">Outline the structure and key points you want to make</w:t>
        </w:r>
      </w:ins>
    </w:p>
    <w:p>
      <w:pPr>
        <w:pStyle w:val="Compact"/>
        <w:numPr>
          <w:ilvl w:val="0"/>
          <w:numId w:val="1143"/>
        </w:numPr>
      </w:pPr>
      <w:ins w:id="1474" w:author="PR Preview" w:date="2024-01-01T00:00:00Z">
        <w:r>
          <w:t xml:space="preserve">Specify the evidence or data you want to include</w:t>
        </w:r>
      </w:ins>
    </w:p>
    <w:p>
      <w:pPr>
        <w:pStyle w:val="Compact"/>
        <w:numPr>
          <w:ilvl w:val="0"/>
          <w:numId w:val="1143"/>
        </w:numPr>
      </w:pPr>
      <w:ins w:id="1475" w:author="PR Preview" w:date="2024-01-01T00:00:00Z">
        <w:r>
          <w:t xml:space="preserve">Describe the logic connecting your points</w:t>
        </w:r>
      </w:ins>
    </w:p>
    <w:p>
      <w:pPr>
        <w:pStyle w:val="Compact"/>
        <w:numPr>
          <w:ilvl w:val="0"/>
          <w:numId w:val="1143"/>
        </w:numPr>
      </w:pPr>
      <w:ins w:id="1476" w:author="PR Preview" w:date="2024-01-01T00:00:00Z">
        <w:r>
          <w:t xml:space="preserve">Explain the interpretation or conclusions you want to draw</w:t>
        </w:r>
      </w:ins>
    </w:p>
    <w:p>
      <w:pPr>
        <w:pStyle w:val="FirstParagraph"/>
      </w:pPr>
      <w:ins w:id="1477" w:author="PR Preview" w:date="2024-01-01T00:00:00Z">
        <w:r>
          <w:rPr>
            <w:b/>
            <w:bCs/>
          </w:rPr>
          <w:t xml:space="preserve">Example of a good prompt:</w:t>
        </w:r>
      </w:ins>
    </w:p>
    <w:p>
      <w:pPr>
        <w:pStyle w:val="BlockText"/>
      </w:pPr>
      <w:ins w:id="1478" w:author="PR Preview" w:date="2024-01-01T00:00:00Z">
        <w:r>
          <w:t xml:space="preserve">I need help writing the discussion section for a study</w:t>
        </w:r>
      </w:ins>
      <w:ins w:id="1478" w:author="PR Preview" w:date="2024-01-01T00:00:00Z">
        <w:r>
          <w:t xml:space="preserve"> </w:t>
        </w:r>
      </w:ins>
      <w:ins w:id="1478" w:author="PR Preview" w:date="2024-01-01T00:00:00Z">
        <w:r>
          <w:t xml:space="preserve">on social determinants of health.</w:t>
        </w:r>
      </w:ins>
      <w:ins w:id="1478" w:author="PR Preview" w:date="2024-01-01T00:00:00Z">
        <w:r>
          <w:t xml:space="preserve"> </w:t>
        </w:r>
      </w:ins>
      <w:ins w:id="1478" w:author="PR Preview" w:date="2024-01-01T00:00:00Z">
        <w:r>
          <w:t xml:space="preserve">My core argument is that [your specific argument].</w:t>
        </w:r>
      </w:ins>
      <w:ins w:id="1478" w:author="PR Preview" w:date="2024-01-01T00:00:00Z">
        <w:r>
          <w:t xml:space="preserve"> </w:t>
        </w:r>
      </w:ins>
      <w:ins w:id="1478" w:author="PR Preview" w:date="2024-01-01T00:00:00Z">
        <w:r>
          <w:t xml:space="preserve">The key findings I want to discuss are: [list findings].</w:t>
        </w:r>
      </w:ins>
      <w:ins w:id="1478" w:author="PR Preview" w:date="2024-01-01T00:00:00Z">
        <w:r>
          <w:t xml:space="preserve"> </w:t>
        </w:r>
      </w:ins>
      <w:ins w:id="1478" w:author="PR Preview" w:date="2024-01-01T00:00:00Z">
        <w:r>
          <w:t xml:space="preserve">I want to interpret these findings as suggesting [your interpretation].</w:t>
        </w:r>
      </w:ins>
      <w:ins w:id="1478" w:author="PR Preview" w:date="2024-01-01T00:00:00Z">
        <w:r>
          <w:t xml:space="preserve"> </w:t>
        </w:r>
      </w:ins>
      <w:ins w:id="1478" w:author="PR Preview" w:date="2024-01-01T00:00:00Z">
        <w:r>
          <w:t xml:space="preserve">Please help me draft this section while preserving these core ideas</w:t>
        </w:r>
      </w:ins>
      <w:ins w:id="1478" w:author="PR Preview" w:date="2024-01-01T00:00:00Z">
        <w:r>
          <w:t xml:space="preserve"> </w:t>
        </w:r>
      </w:ins>
      <w:ins w:id="1478" w:author="PR Preview" w:date="2024-01-01T00:00:00Z">
        <w:r>
          <w:t xml:space="preserve">and citing relevant literature.</w:t>
        </w:r>
      </w:ins>
    </w:p>
    <w:p>
      <w:pPr>
        <w:pStyle w:val="FirstParagraph"/>
      </w:pPr>
      <w:ins w:id="1479" w:author="PR Preview" w:date="2024-01-01T00:00:00Z">
        <w:r>
          <w:t xml:space="preserve">This approach creates clear evidence that the intellectual content</w:t>
        </w:r>
      </w:ins>
      <w:ins w:id="1479" w:author="PR Preview" w:date="2024-01-01T00:00:00Z">
        <w:r>
          <w:t xml:space="preserve"> </w:t>
        </w:r>
      </w:ins>
      <w:ins w:id="1479" w:author="PR Preview" w:date="2024-01-01T00:00:00Z">
        <w:r>
          <w:t xml:space="preserve">came from you,</w:t>
        </w:r>
      </w:ins>
      <w:ins w:id="1479" w:author="PR Preview" w:date="2024-01-01T00:00:00Z">
        <w:r>
          <w:t xml:space="preserve"> </w:t>
        </w:r>
      </w:ins>
      <w:ins w:id="1479" w:author="PR Preview" w:date="2024-01-01T00:00:00Z">
        <w:r>
          <w:t xml:space="preserve">while the AI helped with expression, organization, and literature integration.</w:t>
        </w:r>
      </w:ins>
    </w:p>
    <w:p>
      <w:pPr>
        <w:pStyle w:val="BodyText"/>
      </w:pPr>
      <w:ins w:id="1480" w:author="PR Preview" w:date="2024-01-01T00:00:00Z">
        <w:r>
          <w:rPr>
            <w:b/>
            <w:bCs/>
          </w:rPr>
          <w:t xml:space="preserve">Avoid vague prompts</w:t>
        </w:r>
      </w:ins>
      <w:ins w:id="1480" w:author="PR Preview" w:date="2024-01-01T00:00:00Z">
        <w:r>
          <w:t xml:space="preserve"> </w:t>
        </w:r>
      </w:ins>
      <w:ins w:id="1480" w:author="PR Preview" w:date="2024-01-01T00:00:00Z">
        <w:r>
          <w:t xml:space="preserve">like</w:t>
        </w:r>
      </w:ins>
      <w:ins w:id="1480" w:author="PR Preview" w:date="2024-01-01T00:00:00Z">
        <w:r>
          <w:t xml:space="preserve"> </w:t>
        </w:r>
      </w:ins>
      <w:ins w:id="1480" w:author="PR Preview" w:date="2024-01-01T00:00:00Z">
        <w:r>
          <w:t xml:space="preserve">“write a discussion section about my results”</w:t>
        </w:r>
      </w:ins>
      <w:ins w:id="1480" w:author="PR Preview" w:date="2024-01-01T00:00:00Z">
        <w:r>
          <w:t xml:space="preserve"> </w:t>
        </w:r>
      </w:ins>
      <w:ins w:id="1480" w:author="PR Preview" w:date="2024-01-01T00:00:00Z">
        <w:r>
          <w:t xml:space="preserve">that give the AI too much creative control</w:t>
        </w:r>
      </w:ins>
      <w:ins w:id="1480" w:author="PR Preview" w:date="2024-01-01T00:00:00Z">
        <w:r>
          <w:t xml:space="preserve"> </w:t>
        </w:r>
      </w:ins>
      <w:ins w:id="1480" w:author="PR Preview" w:date="2024-01-01T00:00:00Z">
        <w:r>
          <w:t xml:space="preserve">and make it unclear whose ideas are being presented.</w:t>
        </w:r>
      </w:ins>
    </w:p>
    <w:bookmarkEnd w:id="482"/>
    <w:bookmarkStart w:id="483" w:name="request-explicit-source-attribution"/>
    <w:p>
      <w:pPr>
        <w:pStyle w:val="Heading4"/>
      </w:pPr>
      <w:ins w:id="1481" w:author="PR Preview" w:date="2024-01-01T00:00:00Z">
        <w:r>
          <w:t xml:space="preserve">17.4.0.3 Request Explicit Source Attribution</w:t>
        </w:r>
      </w:ins>
    </w:p>
    <w:p>
      <w:pPr>
        <w:pStyle w:val="FirstParagraph"/>
      </w:pPr>
      <w:ins w:id="1482" w:author="PR Preview" w:date="2024-01-01T00:00:00Z">
        <w:r>
          <w:rPr>
            <w:b/>
            <w:bCs/>
          </w:rPr>
          <w:t xml:space="preserve">Always instruct AI tools to identify and cite their sources</w:t>
        </w:r>
      </w:ins>
      <w:ins w:id="1482" w:author="PR Preview" w:date="2024-01-01T00:00:00Z">
        <w:r>
          <w:rPr>
            <w:b/>
            <w:bCs/>
          </w:rPr>
          <w:t xml:space="preserve"> </w:t>
        </w:r>
      </w:ins>
      <w:ins w:id="1482" w:author="PR Preview" w:date="2024-01-01T00:00:00Z">
        <w:r>
          <w:rPr>
            <w:b/>
            <w:bCs/>
          </w:rPr>
          <w:t xml:space="preserve">to prevent unknowing plagiarism.</w:t>
        </w:r>
      </w:ins>
    </w:p>
    <w:p>
      <w:pPr>
        <w:pStyle w:val="BodyText"/>
      </w:pPr>
      <w:ins w:id="1483" w:author="PR Preview" w:date="2024-01-01T00:00:00Z">
        <w:r>
          <w:t xml:space="preserve">AI language models are trained on vast amounts of text,</w:t>
        </w:r>
      </w:ins>
      <w:ins w:id="1483" w:author="PR Preview" w:date="2024-01-01T00:00:00Z">
        <w:r>
          <w:t xml:space="preserve"> </w:t>
        </w:r>
      </w:ins>
      <w:ins w:id="1483" w:author="PR Preview" w:date="2024-01-01T00:00:00Z">
        <w:r>
          <w:t xml:space="preserve">including published research.</w:t>
        </w:r>
      </w:ins>
      <w:ins w:id="1483" w:author="PR Preview" w:date="2024-01-01T00:00:00Z">
        <w:r>
          <w:t xml:space="preserve"> </w:t>
        </w:r>
      </w:ins>
      <w:ins w:id="1483" w:author="PR Preview" w:date="2024-01-01T00:00:00Z">
        <w:r>
          <w:t xml:space="preserve">While they don’t have direct access to their training data during generation,</w:t>
        </w:r>
      </w:ins>
      <w:ins w:id="1483" w:author="PR Preview" w:date="2024-01-01T00:00:00Z">
        <w:r>
          <w:t xml:space="preserve"> </w:t>
        </w:r>
      </w:ins>
      <w:ins w:id="1483" w:author="PR Preview" w:date="2024-01-01T00:00:00Z">
        <w:r>
          <w:t xml:space="preserve">they may produce text that closely resembles or paraphrases existing work</w:t>
        </w:r>
      </w:ins>
      <w:ins w:id="1483" w:author="PR Preview" w:date="2024-01-01T00:00:00Z">
        <w:r>
          <w:t xml:space="preserve"> </w:t>
        </w:r>
      </w:ins>
      <w:ins w:id="1483" w:author="PR Preview" w:date="2024-01-01T00:00:00Z">
        <w:r>
          <w:t xml:space="preserve">without providing attribution.</w:t>
        </w:r>
      </w:ins>
      <w:ins w:id="1483" w:author="PR Preview" w:date="2024-01-01T00:00:00Z">
        <w:r>
          <w:t xml:space="preserve"> </w:t>
        </w:r>
      </w:ins>
      <w:ins w:id="1483" w:author="PR Preview" w:date="2024-01-01T00:00:00Z">
        <w:r>
          <w:t xml:space="preserve">This creates a plagiarism risk.</w:t>
        </w:r>
      </w:ins>
    </w:p>
    <w:p>
      <w:pPr>
        <w:pStyle w:val="BodyText"/>
      </w:pPr>
      <w:ins w:id="1484" w:author="PR Preview" w:date="2024-01-01T00:00:00Z">
        <w:r>
          <w:rPr>
            <w:b/>
            <w:bCs/>
          </w:rPr>
          <w:t xml:space="preserve">Best practices:</w:t>
        </w:r>
      </w:ins>
    </w:p>
    <w:p>
      <w:pPr>
        <w:pStyle w:val="Compact"/>
        <w:numPr>
          <w:ilvl w:val="0"/>
          <w:numId w:val="1144"/>
        </w:numPr>
      </w:pPr>
      <w:ins w:id="1485" w:author="PR Preview" w:date="2024-01-01T00:00:00Z">
        <w:r>
          <w:t xml:space="preserve">Explicitly ask the AI to cite sources for any borrowed or adapted content</w:t>
        </w:r>
      </w:ins>
    </w:p>
    <w:p>
      <w:pPr>
        <w:pStyle w:val="Compact"/>
        <w:numPr>
          <w:ilvl w:val="0"/>
          <w:numId w:val="1144"/>
        </w:numPr>
      </w:pPr>
      <w:ins w:id="1486" w:author="PR Preview" w:date="2024-01-01T00:00:00Z">
        <w:r>
          <w:t xml:space="preserve">Request that the AI indicate when it is drawing from specific works</w:t>
        </w:r>
      </w:ins>
    </w:p>
    <w:p>
      <w:pPr>
        <w:pStyle w:val="Compact"/>
        <w:numPr>
          <w:ilvl w:val="0"/>
          <w:numId w:val="1144"/>
        </w:numPr>
      </w:pPr>
      <w:ins w:id="1487" w:author="PR Preview" w:date="2024-01-01T00:00:00Z">
        <w:r>
          <w:t xml:space="preserve">Verify that generated text includes proper citations</w:t>
        </w:r>
      </w:ins>
    </w:p>
    <w:p>
      <w:pPr>
        <w:pStyle w:val="Compact"/>
        <w:numPr>
          <w:ilvl w:val="0"/>
          <w:numId w:val="1144"/>
        </w:numPr>
      </w:pPr>
      <w:ins w:id="1488" w:author="PR Preview" w:date="2024-01-01T00:00:00Z">
        <w:r>
          <w:t xml:space="preserve">Add citations yourself if the AI fails to provide them</w:t>
        </w:r>
      </w:ins>
    </w:p>
    <w:p>
      <w:pPr>
        <w:pStyle w:val="Compact"/>
        <w:numPr>
          <w:ilvl w:val="0"/>
          <w:numId w:val="1144"/>
        </w:numPr>
      </w:pPr>
      <w:ins w:id="1489" w:author="PR Preview" w:date="2024-01-01T00:00:00Z">
        <w:r>
          <w:t xml:space="preserve">Cross-check AI-generated content against the cited sources to ensure accuracy</w:t>
        </w:r>
      </w:ins>
    </w:p>
    <w:p>
      <w:pPr>
        <w:pStyle w:val="FirstParagraph"/>
      </w:pPr>
      <w:ins w:id="1490" w:author="PR Preview" w:date="2024-01-01T00:00:00Z">
        <w:r>
          <w:rPr>
            <w:b/>
            <w:bCs/>
          </w:rPr>
          <w:t xml:space="preserve">Example request:</w:t>
        </w:r>
      </w:ins>
    </w:p>
    <w:p>
      <w:pPr>
        <w:pStyle w:val="BlockText"/>
      </w:pPr>
      <w:ins w:id="1491" w:author="PR Preview" w:date="2024-01-01T00:00:00Z">
        <w:r>
          <w:t xml:space="preserve">Please help me write this section,</w:t>
        </w:r>
      </w:ins>
      <w:ins w:id="1491" w:author="PR Preview" w:date="2024-01-01T00:00:00Z">
        <w:r>
          <w:t xml:space="preserve"> </w:t>
        </w:r>
      </w:ins>
      <w:ins w:id="1491" w:author="PR Preview" w:date="2024-01-01T00:00:00Z">
        <w:r>
          <w:t xml:space="preserve">and explicitly cite any sources you draw from or adapt.</w:t>
        </w:r>
      </w:ins>
      <w:ins w:id="1491" w:author="PR Preview" w:date="2024-01-01T00:00:00Z">
        <w:r>
          <w:t xml:space="preserve"> </w:t>
        </w:r>
      </w:ins>
      <w:ins w:id="1491" w:author="PR Preview" w:date="2024-01-01T00:00:00Z">
        <w:r>
          <w:t xml:space="preserve">If you’re paraphrasing from specific papers,</w:t>
        </w:r>
      </w:ins>
      <w:ins w:id="1491" w:author="PR Preview" w:date="2024-01-01T00:00:00Z">
        <w:r>
          <w:t xml:space="preserve"> </w:t>
        </w:r>
      </w:ins>
      <w:ins w:id="1491" w:author="PR Preview" w:date="2024-01-01T00:00:00Z">
        <w:r>
          <w:t xml:space="preserve">identify them clearly so I can verify the citations.</w:t>
        </w:r>
      </w:ins>
    </w:p>
    <w:p>
      <w:pPr>
        <w:pStyle w:val="FirstParagraph"/>
      </w:pPr>
      <w:ins w:id="1492" w:author="PR Preview" w:date="2024-01-01T00:00:00Z">
        <w:r>
          <w:t xml:space="preserve">Remember that even with these precautions,</w:t>
        </w:r>
      </w:ins>
      <w:ins w:id="1492" w:author="PR Preview" w:date="2024-01-01T00:00:00Z">
        <w:r>
          <w:t xml:space="preserve"> </w:t>
        </w:r>
      </w:ins>
      <w:ins w:id="1492" w:author="PR Preview" w:date="2024-01-01T00:00:00Z">
        <w:r>
          <w:t xml:space="preserve">you must still verify the accuracy and appropriateness</w:t>
        </w:r>
      </w:ins>
      <w:ins w:id="1492" w:author="PR Preview" w:date="2024-01-01T00:00:00Z">
        <w:r>
          <w:t xml:space="preserve"> </w:t>
        </w:r>
      </w:ins>
      <w:ins w:id="1492" w:author="PR Preview" w:date="2024-01-01T00:00:00Z">
        <w:r>
          <w:t xml:space="preserve">of any AI-generated citations,</w:t>
        </w:r>
      </w:ins>
      <w:ins w:id="1492" w:author="PR Preview" w:date="2024-01-01T00:00:00Z">
        <w:r>
          <w:t xml:space="preserve"> </w:t>
        </w:r>
      </w:ins>
      <w:ins w:id="1492" w:author="PR Preview" w:date="2024-01-01T00:00:00Z">
        <w:r>
          <w:t xml:space="preserve">as AI tools can sometimes generate plausible-but-incorrect references</w:t>
        </w:r>
      </w:ins>
      <w:ins w:id="1492" w:author="PR Preview" w:date="2024-01-01T00:00:00Z">
        <w:r>
          <w:t xml:space="preserve"> </w:t>
        </w:r>
      </w:ins>
      <w:ins w:id="1492" w:author="PR Preview" w:date="2024-01-01T00:00:00Z">
        <w:r>
          <w:t xml:space="preserve">(</w:t>
        </w:r>
      </w:ins>
      <w:ins w:id="1492" w:author="PR Preview" w:date="2024-01-01T00:00:00Z">
        <w:r>
          <w:t xml:space="preserve">“hallucinate”</w:t>
        </w:r>
      </w:ins>
      <w:ins w:id="1492" w:author="PR Preview" w:date="2024-01-01T00:00:00Z">
        <w:r>
          <w:t xml:space="preserve"> </w:t>
        </w:r>
      </w:ins>
      <w:ins w:id="1492" w:author="PR Preview" w:date="2024-01-01T00:00:00Z">
        <w:r>
          <w:t xml:space="preserve">citations).</w:t>
        </w:r>
      </w:ins>
    </w:p>
    <w:bookmarkEnd w:id="483"/>
    <w:bookmarkStart w:id="486" w:name="example-workflow-1"/>
    <w:p>
      <w:pPr>
        <w:pStyle w:val="Heading4"/>
      </w:pPr>
      <w:ins w:id="1493" w:author="PR Preview" w:date="2024-01-01T00:00:00Z">
        <w:r>
          <w:t xml:space="preserve">17.4.0.4 Example Workflow</w:t>
        </w:r>
      </w:ins>
    </w:p>
    <w:p>
      <w:pPr>
        <w:pStyle w:val="FirstParagraph"/>
      </w:pPr>
      <w:ins w:id="1494" w:author="PR Preview" w:date="2024-01-01T00:00:00Z">
        <w:r>
          <w:t xml:space="preserve">The development of this documentation section demonstrates these practices.</w:t>
        </w:r>
      </w:ins>
      <w:ins w:id="1494" w:author="PR Preview" w:date="2024-01-01T00:00:00Z">
        <w:r>
          <w:t xml:space="preserve"> </w:t>
        </w:r>
      </w:ins>
      <w:ins w:id="1494" w:author="PR Preview" w:date="2024-01-01T00:00:00Z">
        <w:r>
          <w:t xml:space="preserve">See</w:t>
        </w:r>
      </w:ins>
      <w:ins w:id="1494" w:author="PR Preview" w:date="2024-01-01T00:00:00Z">
        <w:r>
          <w:t xml:space="preserve"> </w:t>
        </w:r>
      </w:ins>
      <w:hyperlink r:id="rId484">
        <w:r>
          <w:rPr>
            <w:rStyle w:val="Hyperlink"/>
          </w:rPr>
          <w:t xml:space="preserve">Issue #112</w:t>
        </w:r>
      </w:hyperlink>
      <w:ins w:id="1494" w:author="PR Preview" w:date="2024-01-01T00:00:00Z">
        <w:r>
          <w:t xml:space="preserve"> </w:t>
        </w:r>
      </w:ins>
      <w:ins w:id="1494" w:author="PR Preview" w:date="2024-01-01T00:00:00Z">
        <w:r>
          <w:t xml:space="preserve">and</w:t>
        </w:r>
      </w:ins>
      <w:ins w:id="1494" w:author="PR Preview" w:date="2024-01-01T00:00:00Z">
        <w:r>
          <w:t xml:space="preserve"> </w:t>
        </w:r>
      </w:ins>
      <w:hyperlink r:id="rId485">
        <w:r>
          <w:rPr>
            <w:rStyle w:val="Hyperlink"/>
          </w:rPr>
          <w:t xml:space="preserve">PR #145</w:t>
        </w:r>
      </w:hyperlink>
      <w:ins w:id="1494" w:author="PR Preview" w:date="2024-01-01T00:00:00Z">
        <w:r>
          <w:t xml:space="preserve"> </w:t>
        </w:r>
      </w:ins>
      <w:ins w:id="1494" w:author="PR Preview" w:date="2024-01-01T00:00:00Z">
        <w:r>
          <w:t xml:space="preserve">for the complete development history,</w:t>
        </w:r>
      </w:ins>
      <w:ins w:id="1494" w:author="PR Preview" w:date="2024-01-01T00:00:00Z">
        <w:r>
          <w:t xml:space="preserve"> </w:t>
        </w:r>
      </w:ins>
      <w:ins w:id="1494" w:author="PR Preview" w:date="2024-01-01T00:00:00Z">
        <w:r>
          <w:t xml:space="preserve">which shows:</w:t>
        </w:r>
      </w:ins>
    </w:p>
    <w:p>
      <w:pPr>
        <w:pStyle w:val="Compact"/>
        <w:numPr>
          <w:ilvl w:val="0"/>
          <w:numId w:val="1145"/>
        </w:numPr>
      </w:pPr>
      <w:ins w:id="1495" w:author="PR Preview" w:date="2024-01-01T00:00:00Z">
        <w:r>
          <w:rPr>
            <w:b/>
            <w:bCs/>
          </w:rPr>
          <w:t xml:space="preserve">Core ideas stated clearly</w:t>
        </w:r>
      </w:ins>
      <w:ins w:id="1495" w:author="PR Preview" w:date="2024-01-01T00:00:00Z">
        <w:r>
          <w:t xml:space="preserve">: The issue description outlined specific concepts (transparency through GitHub, writing explicit prompts, requesting source attribution)</w:t>
        </w:r>
      </w:ins>
    </w:p>
    <w:p>
      <w:pPr>
        <w:pStyle w:val="Compact"/>
        <w:numPr>
          <w:ilvl w:val="0"/>
          <w:numId w:val="1145"/>
        </w:numPr>
      </w:pPr>
      <w:ins w:id="1496" w:author="PR Preview" w:date="2024-01-01T00:00:00Z">
        <w:r>
          <w:rPr>
            <w:b/>
            <w:bCs/>
          </w:rPr>
          <w:t xml:space="preserve">Detailed instructions</w:t>
        </w:r>
      </w:ins>
      <w:ins w:id="1496" w:author="PR Preview" w:date="2024-01-01T00:00:00Z">
        <w:r>
          <w:t xml:space="preserve">: The guidance specified what content should be created and how it should be structured</w:t>
        </w:r>
      </w:ins>
    </w:p>
    <w:p>
      <w:pPr>
        <w:pStyle w:val="Compact"/>
        <w:numPr>
          <w:ilvl w:val="0"/>
          <w:numId w:val="1145"/>
        </w:numPr>
      </w:pPr>
      <w:ins w:id="1497" w:author="PR Preview" w:date="2024-01-01T00:00:00Z">
        <w:r>
          <w:rPr>
            <w:b/>
            <w:bCs/>
          </w:rPr>
          <w:t xml:space="preserve">Transparent record</w:t>
        </w:r>
      </w:ins>
      <w:ins w:id="1497" w:author="PR Preview" w:date="2024-01-01T00:00:00Z">
        <w:r>
          <w:t xml:space="preserve">: The development history shows what was human-directed versus AI-generated</w:t>
        </w:r>
      </w:ins>
    </w:p>
    <w:p>
      <w:pPr>
        <w:pStyle w:val="Compact"/>
        <w:numPr>
          <w:ilvl w:val="0"/>
          <w:numId w:val="1145"/>
        </w:numPr>
      </w:pPr>
      <w:ins w:id="1498" w:author="PR Preview" w:date="2024-01-01T00:00:00Z">
        <w:r>
          <w:rPr>
            <w:b/>
            <w:bCs/>
          </w:rPr>
          <w:t xml:space="preserve">Demonstrated accountability</w:t>
        </w:r>
      </w:ins>
      <w:ins w:id="1498" w:author="PR Preview" w:date="2024-01-01T00:00:00Z">
        <w:r>
          <w:t xml:space="preserve">: The pull request provides a full audit trail of all changes</w:t>
        </w:r>
      </w:ins>
    </w:p>
    <w:p>
      <w:pPr>
        <w:pStyle w:val="FirstParagraph"/>
      </w:pPr>
      <w:ins w:id="1499" w:author="PR Preview" w:date="2024-01-01T00:00:00Z">
        <w:r>
          <w:t xml:space="preserve">When developing content for journal articles,</w:t>
        </w:r>
      </w:ins>
      <w:ins w:id="1499" w:author="PR Preview" w:date="2024-01-01T00:00:00Z">
        <w:r>
          <w:t xml:space="preserve"> </w:t>
        </w:r>
      </w:ins>
      <w:ins w:id="1499" w:author="PR Preview" w:date="2024-01-01T00:00:00Z">
        <w:r>
          <w:t xml:space="preserve">a similar workflow creates documentation that demonstrates</w:t>
        </w:r>
      </w:ins>
      <w:ins w:id="1499" w:author="PR Preview" w:date="2024-01-01T00:00:00Z">
        <w:r>
          <w:t xml:space="preserve"> </w:t>
        </w:r>
      </w:ins>
      <w:ins w:id="1499" w:author="PR Preview" w:date="2024-01-01T00:00:00Z">
        <w:r>
          <w:t xml:space="preserve">responsible AI use and intellectual ownership.</w:t>
        </w:r>
      </w:ins>
      <w:ins w:id="1499" w:author="PR Preview" w:date="2024-01-01T00:00:00Z">
        <w:r>
          <w:t xml:space="preserve"> </w:t>
        </w:r>
      </w:ins>
      <w:ins w:id="1499" w:author="PR Preview" w:date="2024-01-01T00:00:00Z">
        <w:r>
          <w:t xml:space="preserve">You can point to your GitHub history to show reviewers</w:t>
        </w:r>
      </w:ins>
      <w:ins w:id="1499" w:author="PR Preview" w:date="2024-01-01T00:00:00Z">
        <w:r>
          <w:t xml:space="preserve"> </w:t>
        </w:r>
      </w:ins>
      <w:ins w:id="1499" w:author="PR Preview" w:date="2024-01-01T00:00:00Z">
        <w:r>
          <w:t xml:space="preserve">that you directed the AI rather than simply accepting its output.</w:t>
        </w:r>
      </w:ins>
    </w:p>
    <w:bookmarkEnd w:id="486"/>
    <w:bookmarkStart w:id="487" w:name="additional-considerations"/>
    <w:p>
      <w:pPr>
        <w:pStyle w:val="Heading4"/>
      </w:pPr>
      <w:ins w:id="1500" w:author="PR Preview" w:date="2024-01-01T00:00:00Z">
        <w:r>
          <w:t xml:space="preserve">17.4.0.5 Additional Considerations</w:t>
        </w:r>
      </w:ins>
    </w:p>
    <w:p>
      <w:pPr>
        <w:pStyle w:val="FirstParagraph"/>
      </w:pPr>
      <w:ins w:id="1501" w:author="PR Preview" w:date="2024-01-01T00:00:00Z">
        <w:r>
          <w:t xml:space="preserve">When using AI for academic writing,</w:t>
        </w:r>
      </w:ins>
      <w:ins w:id="1501" w:author="PR Preview" w:date="2024-01-01T00:00:00Z">
        <w:r>
          <w:t xml:space="preserve"> </w:t>
        </w:r>
      </w:ins>
      <w:ins w:id="1501" w:author="PR Preview" w:date="2024-01-01T00:00:00Z">
        <w:r>
          <w:t xml:space="preserve">also remember to:</w:t>
        </w:r>
      </w:ins>
    </w:p>
    <w:p>
      <w:pPr>
        <w:pStyle w:val="Compact"/>
        <w:numPr>
          <w:ilvl w:val="0"/>
          <w:numId w:val="1146"/>
        </w:numPr>
      </w:pPr>
      <w:ins w:id="1502" w:author="PR Preview" w:date="2024-01-01T00:00:00Z">
        <w:r>
          <w:rPr>
            <w:b/>
            <w:bCs/>
          </w:rPr>
          <w:t xml:space="preserve">Disclose AI use</w:t>
        </w:r>
      </w:ins>
      <w:ins w:id="1502" w:author="PR Preview" w:date="2024-01-01T00:00:00Z">
        <w:r>
          <w:t xml:space="preserve">: Follow journal policies on acknowledging AI assistance (see</w:t>
        </w:r>
      </w:ins>
      <w:ins w:id="1502" w:author="PR Preview" w:date="2024-01-01T00:00:00Z">
        <w:r>
          <w:t xml:space="preserve"> </w:t>
        </w:r>
      </w:ins>
      <w:hyperlink w:anchor="sec-ai-disclosure">
        <w:r>
          <w:rPr>
            <w:rStyle w:val="Hyperlink"/>
          </w:rPr>
          <w:t xml:space="preserve">Section 17.2</w:t>
        </w:r>
      </w:hyperlink>
      <w:ins w:id="1502" w:author="PR Preview" w:date="2024-01-01T00:00:00Z">
        <w:r>
          <w:t xml:space="preserve">)</w:t>
        </w:r>
      </w:ins>
    </w:p>
    <w:p>
      <w:pPr>
        <w:pStyle w:val="Compact"/>
        <w:numPr>
          <w:ilvl w:val="0"/>
          <w:numId w:val="1146"/>
        </w:numPr>
      </w:pPr>
      <w:ins w:id="1503" w:author="PR Preview" w:date="2024-01-01T00:00:00Z">
        <w:r>
          <w:rPr>
            <w:b/>
            <w:bCs/>
          </w:rPr>
          <w:t xml:space="preserve">Maintain responsibility</w:t>
        </w:r>
      </w:ins>
      <w:ins w:id="1503" w:author="PR Preview" w:date="2024-01-01T00:00:00Z">
        <w:r>
          <w:t xml:space="preserve">: You are accountable for all content, including AI-generated text</w:t>
        </w:r>
      </w:ins>
    </w:p>
    <w:p>
      <w:pPr>
        <w:pStyle w:val="Compact"/>
        <w:numPr>
          <w:ilvl w:val="0"/>
          <w:numId w:val="1146"/>
        </w:numPr>
      </w:pPr>
      <w:ins w:id="1504" w:author="PR Preview" w:date="2024-01-01T00:00:00Z">
        <w:r>
          <w:rPr>
            <w:b/>
            <w:bCs/>
          </w:rPr>
          <w:t xml:space="preserve">Verify accuracy</w:t>
        </w:r>
      </w:ins>
      <w:ins w:id="1504" w:author="PR Preview" w:date="2024-01-01T00:00:00Z">
        <w:r>
          <w:t xml:space="preserve">: Always fact-check AI-generated claims and citations</w:t>
        </w:r>
      </w:ins>
    </w:p>
    <w:p>
      <w:pPr>
        <w:pStyle w:val="Compact"/>
        <w:numPr>
          <w:ilvl w:val="0"/>
          <w:numId w:val="1146"/>
        </w:numPr>
      </w:pPr>
      <w:ins w:id="1505" w:author="PR Preview" w:date="2024-01-01T00:00:00Z">
        <w:r>
          <w:rPr>
            <w:b/>
            <w:bCs/>
          </w:rPr>
          <w:t xml:space="preserve">Preserve your voice</w:t>
        </w:r>
      </w:ins>
      <w:ins w:id="1505" w:author="PR Preview" w:date="2024-01-01T00:00:00Z">
        <w:r>
          <w:t xml:space="preserve">: Ensure the writing reflects your thinking and style, not just AI’s patterns</w:t>
        </w:r>
      </w:ins>
    </w:p>
    <w:p>
      <w:pPr>
        <w:pStyle w:val="Compact"/>
        <w:numPr>
          <w:ilvl w:val="0"/>
          <w:numId w:val="1146"/>
        </w:numPr>
      </w:pPr>
      <w:ins w:id="1506" w:author="PR Preview" w:date="2024-01-01T00:00:00Z">
        <w:r>
          <w:rPr>
            <w:b/>
            <w:bCs/>
          </w:rPr>
          <w:t xml:space="preserve">Follow ethical guidelines</w:t>
        </w:r>
      </w:ins>
      <w:ins w:id="1506" w:author="PR Preview" w:date="2024-01-01T00:00:00Z">
        <w:r>
          <w:t xml:space="preserve">: Comply with your institution’s and journals’ policies on AI use</w:t>
        </w:r>
      </w:ins>
    </w:p>
    <w:p>
      <w:pPr>
        <w:pStyle w:val="FirstParagraph"/>
      </w:pPr>
      <w:ins w:id="1507" w:author="PR Preview" w:date="2024-01-01T00:00:00Z">
        <w:r>
          <w:t xml:space="preserve">These practices help you benefit from AI assistance</w:t>
        </w:r>
      </w:ins>
      <w:ins w:id="1507" w:author="PR Preview" w:date="2024-01-01T00:00:00Z">
        <w:r>
          <w:t xml:space="preserve"> </w:t>
        </w:r>
      </w:ins>
      <w:ins w:id="1507" w:author="PR Preview" w:date="2024-01-01T00:00:00Z">
        <w:r>
          <w:t xml:space="preserve">while maintaining the integrity,</w:t>
        </w:r>
      </w:ins>
      <w:ins w:id="1507" w:author="PR Preview" w:date="2024-01-01T00:00:00Z">
        <w:r>
          <w:t xml:space="preserve"> </w:t>
        </w:r>
      </w:ins>
      <w:ins w:id="1507" w:author="PR Preview" w:date="2024-01-01T00:00:00Z">
        <w:r>
          <w:t xml:space="preserve">originality,</w:t>
        </w:r>
      </w:ins>
      <w:ins w:id="1507" w:author="PR Preview" w:date="2024-01-01T00:00:00Z">
        <w:r>
          <w:t xml:space="preserve"> </w:t>
        </w:r>
      </w:ins>
      <w:ins w:id="1507" w:author="PR Preview" w:date="2024-01-01T00:00:00Z">
        <w:r>
          <w:t xml:space="preserve">and credibility of your academic work.</w:t>
        </w:r>
      </w:ins>
    </w:p>
    <w:bookmarkEnd w:id="487"/>
    <w:bookmarkEnd w:id="488"/>
    <w:bookmarkStart w:id="585" w:name="coding-agents"/>
    <w:p>
      <w:pPr>
        <w:pStyle w:val="Heading2"/>
      </w:pPr>
      <w:ins w:id="1508" w:author="PR Preview" w:date="2024-01-01T00:00:00Z">
        <w:r>
          <w:t xml:space="preserve">17.5 Coding Agents</w:t>
        </w:r>
      </w:ins>
    </w:p>
    <w:p>
      <w:pPr>
        <w:pStyle w:val="FirstParagraph"/>
      </w:pPr>
      <w:r>
        <w:t xml:space="preserve">We recommend working with</w:t>
      </w:r>
      <w:r>
        <w:t xml:space="preserve"> </w:t>
      </w:r>
      <w:hyperlink r:id="rId489">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91" w:name="what-are-ai-coding-agents"/>
    <w:p>
      <w:pPr>
        <w:pStyle w:val="Heading3"/>
      </w:pPr>
      <w:ins w:id="1510" w:author="PR Preview" w:date="2024-01-01T00:00:00Z">
        <w:r>
          <w:t xml:space="preserve">17.5.1 What are AI coding agents?</w:t>
        </w:r>
      </w:ins>
    </w:p>
    <w:p>
      <w:pPr>
        <w:pStyle w:val="FirstParagraph"/>
      </w:pPr>
      <w:r>
        <w:t xml:space="preserve">AI coding agents are</w:t>
      </w:r>
      <w:r>
        <w:t xml:space="preserve"> </w:t>
      </w:r>
      <w:hyperlink r:id="rId49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8"/>
        </w:numPr>
      </w:pPr>
      <w:r>
        <w:t xml:space="preserve">Reviewing the agent’s work</w:t>
      </w:r>
    </w:p>
    <w:p>
      <w:pPr>
        <w:pStyle w:val="Compact"/>
        <w:numPr>
          <w:ilvl w:val="0"/>
          <w:numId w:val="1148"/>
        </w:numPr>
      </w:pPr>
      <w:r>
        <w:t xml:space="preserve">Ensuring the solution meets requirements</w:t>
      </w:r>
    </w:p>
    <w:p>
      <w:pPr>
        <w:pStyle w:val="Compact"/>
        <w:numPr>
          <w:ilvl w:val="0"/>
          <w:numId w:val="1148"/>
        </w:numPr>
      </w:pPr>
      <w:r>
        <w:t xml:space="preserve">Verifying code quality and security</w:t>
      </w:r>
    </w:p>
    <w:p>
      <w:pPr>
        <w:pStyle w:val="Compact"/>
        <w:numPr>
          <w:ilvl w:val="0"/>
          <w:numId w:val="1148"/>
        </w:numPr>
      </w:pPr>
      <w:r>
        <w:t xml:space="preserve">Making the final decision to merge changes</w:t>
      </w:r>
    </w:p>
    <w:bookmarkEnd w:id="491"/>
    <w:bookmarkStart w:id="499" w:name="X9f4c11ae04cc9485e43baf6a6309f5c2ca7049b"/>
    <w:p>
      <w:pPr>
        <w:pStyle w:val="Heading3"/>
      </w:pPr>
      <w:ins w:id="1527" w:author="PR Preview" w:date="2024-01-01T00:00:00Z">
        <w:r>
          <w:t xml:space="preserve">17.5.2 AI Agents and the Technological Singularity</w:t>
        </w:r>
      </w:ins>
    </w:p>
    <w:p>
      <w:pPr>
        <w:pStyle w:val="FirstParagraph"/>
      </w:pPr>
      <w:r>
        <w:t xml:space="preserve">The emergence of sophisticated</w:t>
      </w:r>
      <w:r>
        <w:t xml:space="preserve"> </w:t>
      </w:r>
      <w:hyperlink r:id="rId492">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93">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94" w:name="what-is-the-technological-singularity"/>
    <w:p>
      <w:pPr>
        <w:pStyle w:val="Heading4"/>
      </w:pPr>
      <w:ins w:id="1529" w:author="PR Preview" w:date="2024-01-01T00:00:00Z">
        <w:r>
          <w:t xml:space="preserve">17.5.2.1 What is the technological singularity?</w:t>
        </w:r>
      </w:ins>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94"/>
    <w:bookmarkStart w:id="495" w:name="X6232a8e050102ddacd6ff22d335da20b6c2adec"/>
    <w:p>
      <w:pPr>
        <w:pStyle w:val="Heading4"/>
      </w:pPr>
      <w:ins w:id="1531" w:author="PR Preview" w:date="2024-01-01T00:00:00Z">
        <w:r>
          <w:t xml:space="preserve">17.5.2.2 Do current AI agents represent the singularity?</w:t>
        </w:r>
      </w:ins>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9"/>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9"/>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9"/>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9"/>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9"/>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95"/>
    <w:bookmarkStart w:id="496" w:name="why-this-matters-for-responsible-ai-use"/>
    <w:p>
      <w:pPr>
        <w:pStyle w:val="Heading4"/>
      </w:pPr>
      <w:ins w:id="1539" w:author="PR Preview" w:date="2024-01-01T00:00:00Z">
        <w:r>
          <w:t xml:space="preserve">17.5.2.3 Why this matters for responsible AI use</w:t>
        </w:r>
      </w:ins>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0"/>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0"/>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0"/>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0"/>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96"/>
    <w:bookmarkStart w:id="498" w:name="further-reading"/>
    <w:p>
      <w:pPr>
        <w:pStyle w:val="Heading4"/>
      </w:pPr>
      <w:ins w:id="1546" w:author="PR Preview" w:date="2024-01-01T00:00:00Z">
        <w:r>
          <w:t xml:space="preserve">17.5.2.4 Further reading</w:t>
        </w:r>
      </w:ins>
    </w:p>
    <w:p>
      <w:pPr>
        <w:pStyle w:val="FirstParagraph"/>
      </w:pPr>
      <w:r>
        <w:t xml:space="preserve">For thoughtful perspectives on AI consciousness and intelligence,</w:t>
      </w:r>
      <w:r>
        <w:t xml:space="preserve"> </w:t>
      </w:r>
      <w:r>
        <w:t xml:space="preserve">see Douglas Hofstadter’s reflections in</w:t>
      </w:r>
      <w:r>
        <w:t xml:space="preserve"> </w:t>
      </w:r>
      <w:hyperlink r:id="rId497">
        <w:r>
          <w:rPr>
            <w:rStyle w:val="Hyperlink"/>
          </w:rPr>
          <w:t xml:space="preserve">“I Thought I Was in an AI Apocalypse. Then I Started Looking Closer.”</w:t>
        </w:r>
      </w:hyperlink>
    </w:p>
    <w:bookmarkEnd w:id="498"/>
    <w:bookmarkEnd w:id="499"/>
    <w:bookmarkStart w:id="516" w:name="relative-advantages-of-ai-and-humans"/>
    <w:p>
      <w:pPr>
        <w:pStyle w:val="Heading3"/>
      </w:pPr>
      <w:ins w:id="1548" w:author="PR Preview" w:date="2024-01-01T00:00:00Z">
        <w:r>
          <w:t xml:space="preserve">17.5.3 Relative Advantages of AI and Humans</w:t>
        </w:r>
      </w:ins>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14" w:name="Xd4b14538cacfc1a6b4e96642aaf3a62c42920b7"/>
    <w:p>
      <w:pPr>
        <w:pStyle w:val="Heading4"/>
      </w:pPr>
      <w:ins w:id="1550" w:author="PR Preview" w:date="2024-01-01T00:00:00Z">
        <w:r>
          <w:t xml:space="preserve">17.5.3.1 Comparative Strengths: Humans vs. AI Agents</w:t>
        </w:r>
      </w:ins>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00"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00"/>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13"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02" name="Picture"/>
                        <a:graphic>
                          <a:graphicData uri="http://schemas.openxmlformats.org/drawingml/2006/picture">
                            <pic:pic>
                              <pic:nvPicPr>
                                <pic:cNvPr descr="assets/images/The-Matrix-Neo-Flying.png" id="503" name="Picture"/>
                                <pic:cNvPicPr>
                                  <a:picLocks noChangeArrowheads="1" noChangeAspect="1"/>
                                </pic:cNvPicPr>
                              </pic:nvPicPr>
                              <pic:blipFill>
                                <a:blip r:embed="rId501"/>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05" name="Picture"/>
                        <a:graphic>
                          <a:graphicData uri="http://schemas.openxmlformats.org/drawingml/2006/picture">
                            <pic:pic>
                              <pic:nvPicPr>
                                <pic:cNvPr descr="assets/images/agent-smith-no-its-not-fair.jpg" id="506" name="Picture"/>
                                <pic:cNvPicPr>
                                  <a:picLocks noChangeArrowheads="1" noChangeAspect="1"/>
                                </pic:cNvPicPr>
                              </pic:nvPicPr>
                              <pic:blipFill>
                                <a:blip r:embed="rId504"/>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8" name="Picture"/>
                        <a:graphic>
                          <a:graphicData uri="http://schemas.openxmlformats.org/drawingml/2006/picture">
                            <pic:pic>
                              <pic:nvPicPr>
                                <pic:cNvPr descr="assets/images/sad-keanu.png" id="509" name="Picture"/>
                                <pic:cNvPicPr>
                                  <a:picLocks noChangeArrowheads="1" noChangeAspect="1"/>
                                </pic:cNvPicPr>
                              </pic:nvPicPr>
                              <pic:blipFill>
                                <a:blip r:embed="rId507"/>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11" name="Picture"/>
                        <a:graphic>
                          <a:graphicData uri="http://schemas.openxmlformats.org/drawingml/2006/picture">
                            <pic:pic>
                              <pic:nvPicPr>
                                <pic:cNvPr descr="assets/images/grinning-smith.png" id="512" name="Picture"/>
                                <pic:cNvPicPr>
                                  <a:picLocks noChangeArrowheads="1" noChangeAspect="1"/>
                                </pic:cNvPicPr>
                              </pic:nvPicPr>
                              <pic:blipFill>
                                <a:blip r:embed="rId510"/>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13"/>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1"/>
        </w:numPr>
      </w:pPr>
      <w:r>
        <w:t xml:space="preserve">Supervise and validate AI-generated code</w:t>
      </w:r>
    </w:p>
    <w:p>
      <w:pPr>
        <w:pStyle w:val="Compact"/>
        <w:numPr>
          <w:ilvl w:val="0"/>
          <w:numId w:val="1151"/>
        </w:numPr>
      </w:pPr>
      <w:r>
        <w:t xml:space="preserve">Handle edge cases that agents struggle with</w:t>
      </w:r>
    </w:p>
    <w:p>
      <w:pPr>
        <w:pStyle w:val="Compact"/>
        <w:numPr>
          <w:ilvl w:val="0"/>
          <w:numId w:val="1151"/>
        </w:numPr>
      </w:pPr>
      <w:r>
        <w:t xml:space="preserve">Make creative decisions about architecture and design</w:t>
      </w:r>
    </w:p>
    <w:p>
      <w:pPr>
        <w:pStyle w:val="Compact"/>
        <w:numPr>
          <w:ilvl w:val="0"/>
          <w:numId w:val="1151"/>
        </w:numPr>
      </w:pPr>
      <w:r>
        <w:t xml:space="preserve">Understand when agent suggestions are incorrect or suboptimal</w:t>
      </w:r>
    </w:p>
    <w:bookmarkEnd w:id="514"/>
    <w:bookmarkStart w:id="515" w:name="future-developments-world-models"/>
    <w:p>
      <w:pPr>
        <w:pStyle w:val="Heading4"/>
      </w:pPr>
      <w:ins w:id="1561" w:author="PR Preview" w:date="2024-01-01T00:00:00Z">
        <w:r>
          <w:t xml:space="preserve">17.5.3.2 Future Developments: World Models</w:t>
        </w:r>
      </w:ins>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15"/>
    <w:bookmarkEnd w:id="516"/>
    <w:bookmarkStart w:id="529" w:name="how-to-work-with-coding-agents"/>
    <w:p>
      <w:pPr>
        <w:pStyle w:val="Heading3"/>
      </w:pPr>
      <w:ins w:id="1568" w:author="PR Preview" w:date="2024-01-01T00:00:00Z">
        <w:r>
          <w:t xml:space="preserve">17.5.4 How to Work with Coding Agents</w:t>
        </w:r>
      </w:ins>
    </w:p>
    <w:p>
      <w:pPr>
        <w:pStyle w:val="FirstParagraph"/>
      </w:pPr>
      <w:r>
        <w:t xml:space="preserve">GitHub Copilot coding agents can be used in several ways to automate development tasks:</w:t>
      </w:r>
    </w:p>
    <w:bookmarkStart w:id="517" w:name="assigning-issues-to-copilot"/>
    <w:p>
      <w:pPr>
        <w:pStyle w:val="Heading4"/>
      </w:pPr>
      <w:ins w:id="1570" w:author="PR Preview" w:date="2024-01-01T00:00:00Z">
        <w:r>
          <w:t xml:space="preserve">17.5.4.1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3"/>
        </w:numPr>
      </w:pPr>
      <w:r>
        <w:rPr>
          <w:b/>
          <w:bCs/>
        </w:rPr>
        <w:t xml:space="preserve">On GitHub.com</w:t>
      </w:r>
      <w:r>
        <w:t xml:space="preserve">:</w:t>
      </w:r>
      <w:r>
        <w:t xml:space="preserve"> </w:t>
      </w:r>
      <w:r>
        <w:t xml:space="preserve">Navigate to an issue and assign it to Copilot in the assignees section</w:t>
      </w:r>
    </w:p>
    <w:p>
      <w:pPr>
        <w:numPr>
          <w:ilvl w:val="0"/>
          <w:numId w:val="115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3"/>
        </w:numPr>
      </w:pPr>
      <w:r>
        <w:rPr>
          <w:b/>
          <w:bCs/>
        </w:rPr>
        <w:t xml:space="preserve">From Copilot Chat</w:t>
      </w:r>
      <w:r>
        <w:t xml:space="preserve">:</w:t>
      </w:r>
      <w:r>
        <w:t xml:space="preserve"> </w:t>
      </w:r>
      <w:r>
        <w:t xml:space="preserve">Delegate tasks to Copilot directly from the chat interface in supported editors</w:t>
      </w:r>
    </w:p>
    <w:bookmarkEnd w:id="517"/>
    <w:bookmarkStart w:id="518" w:name="the-agent-workflow"/>
    <w:p>
      <w:pPr>
        <w:pStyle w:val="Heading4"/>
      </w:pPr>
      <w:ins w:id="1575" w:author="PR Preview" w:date="2024-01-01T00:00:00Z">
        <w:r>
          <w:t xml:space="preserve">17.5.4.2 The Agent Workflow</w:t>
        </w:r>
      </w:ins>
    </w:p>
    <w:p>
      <w:pPr>
        <w:pStyle w:val="FirstParagraph"/>
      </w:pPr>
      <w:r>
        <w:t xml:space="preserve">Once assigned an issue,</w:t>
      </w:r>
      <w:r>
        <w:t xml:space="preserve"> </w:t>
      </w:r>
      <w:r>
        <w:t xml:space="preserve">the coding agent follows an autonomous workflow:</w:t>
      </w:r>
    </w:p>
    <w:p>
      <w:pPr>
        <w:numPr>
          <w:ilvl w:val="0"/>
          <w:numId w:val="115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4"/>
        </w:numPr>
      </w:pPr>
      <w:r>
        <w:rPr>
          <w:b/>
          <w:bCs/>
        </w:rPr>
        <w:t xml:space="preserve">Planning</w:t>
      </w:r>
      <w:r>
        <w:t xml:space="preserve">:</w:t>
      </w:r>
      <w:r>
        <w:t xml:space="preserve"> </w:t>
      </w:r>
      <w:r>
        <w:t xml:space="preserve">Determines what changes are needed and creates a work plan</w:t>
      </w:r>
    </w:p>
    <w:p>
      <w:pPr>
        <w:numPr>
          <w:ilvl w:val="0"/>
          <w:numId w:val="115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8"/>
    <w:bookmarkStart w:id="521" w:name="example-this-document"/>
    <w:p>
      <w:pPr>
        <w:pStyle w:val="Heading4"/>
      </w:pPr>
      <w:ins w:id="1582" w:author="PR Preview" w:date="2024-01-01T00:00:00Z">
        <w:r>
          <w:t xml:space="preserve">17.5.4.3 Example: This Document</w:t>
        </w:r>
      </w:ins>
    </w:p>
    <w:p>
      <w:pPr>
        <w:pStyle w:val="FirstParagraph"/>
      </w:pPr>
      <w:r>
        <w:t xml:space="preserve">This very section you’re reading was created through the coding agent workflow:</w:t>
      </w:r>
    </w:p>
    <w:p>
      <w:pPr>
        <w:numPr>
          <w:ilvl w:val="0"/>
          <w:numId w:val="1155"/>
        </w:numPr>
      </w:pPr>
      <w:r>
        <w:rPr>
          <w:b/>
          <w:bCs/>
        </w:rPr>
        <w:t xml:space="preserve">Issue created</w:t>
      </w:r>
      <w:r>
        <w:t xml:space="preserve">:</w:t>
      </w:r>
      <w:r>
        <w:t xml:space="preserve"> </w:t>
      </w:r>
      <w:hyperlink r:id="rId51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5"/>
        </w:numPr>
      </w:pPr>
      <w:r>
        <w:rPr>
          <w:b/>
          <w:bCs/>
        </w:rPr>
        <w:t xml:space="preserve">Agent assigned</w:t>
      </w:r>
      <w:r>
        <w:t xml:space="preserve">: The issue was assigned to</w:t>
      </w:r>
      <w:r>
        <w:t xml:space="preserve"> </w:t>
      </w:r>
      <w:r>
        <w:rPr>
          <w:rStyle w:val="VerbatimChar"/>
        </w:rPr>
        <w:t xml:space="preserve">@copilot</w:t>
      </w:r>
    </w:p>
    <w:p>
      <w:pPr>
        <w:numPr>
          <w:ilvl w:val="0"/>
          <w:numId w:val="115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5"/>
        </w:numPr>
      </w:pPr>
      <w:r>
        <w:rPr>
          <w:b/>
          <w:bCs/>
        </w:rPr>
        <w:t xml:space="preserve">Pull request</w:t>
      </w:r>
      <w:r>
        <w:t xml:space="preserve">:</w:t>
      </w:r>
      <w:r>
        <w:t xml:space="preserve"> </w:t>
      </w:r>
      <w:hyperlink r:id="rId52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21"/>
    <w:bookmarkStart w:id="522" w:name="collaborating-with-coding-agents"/>
    <w:p>
      <w:pPr>
        <w:pStyle w:val="Heading4"/>
      </w:pPr>
      <w:ins w:id="1590" w:author="PR Preview" w:date="2024-01-01T00:00:00Z">
        <w:r>
          <w:t xml:space="preserve">17.5.4.4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7"/>
        </w:numPr>
      </w:pPr>
      <w:r>
        <w:t xml:space="preserve">Need to be manually resolved</w:t>
      </w:r>
    </w:p>
    <w:p>
      <w:pPr>
        <w:pStyle w:val="Compact"/>
        <w:numPr>
          <w:ilvl w:val="0"/>
          <w:numId w:val="1157"/>
        </w:numPr>
      </w:pPr>
      <w:r>
        <w:t xml:space="preserve">May confuse both human and AI collaborators</w:t>
      </w:r>
    </w:p>
    <w:p>
      <w:pPr>
        <w:pStyle w:val="Compact"/>
        <w:numPr>
          <w:ilvl w:val="0"/>
          <w:numId w:val="115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22"/>
    <w:bookmarkStart w:id="523" w:name="directly-prompting-for-pull-requests"/>
    <w:p>
      <w:pPr>
        <w:pStyle w:val="Heading4"/>
      </w:pPr>
      <w:ins w:id="1599" w:author="PR Preview" w:date="2024-01-01T00:00:00Z">
        <w:r>
          <w:t xml:space="preserve">17.5.4.5 Directly Prompting for Pull Requests</w:t>
        </w:r>
      </w:ins>
    </w:p>
    <w:p>
      <w:pPr>
        <w:pStyle w:val="FirstParagraph"/>
      </w:pPr>
      <w:r>
        <w:t xml:space="preserve">You can also prompt Copilot to create pull requests without first creating an issue:</w:t>
      </w:r>
    </w:p>
    <w:p>
      <w:pPr>
        <w:pStyle w:val="Compact"/>
        <w:numPr>
          <w:ilvl w:val="0"/>
          <w:numId w:val="1158"/>
        </w:numPr>
      </w:pPr>
      <w:r>
        <w:t xml:space="preserve">Use Copilot Chat in your editor to describe the changes you want</w:t>
      </w:r>
    </w:p>
    <w:p>
      <w:pPr>
        <w:pStyle w:val="Compact"/>
        <w:numPr>
          <w:ilvl w:val="0"/>
          <w:numId w:val="1158"/>
        </w:numPr>
      </w:pPr>
      <w:r>
        <w:t xml:space="preserve">The agent will analyze your request and create a pull request</w:t>
      </w:r>
    </w:p>
    <w:p>
      <w:pPr>
        <w:pStyle w:val="Compact"/>
        <w:numPr>
          <w:ilvl w:val="0"/>
          <w:numId w:val="1158"/>
        </w:numPr>
      </w:pPr>
      <w:r>
        <w:t xml:space="preserve">This is useful for quick fixes or well-defined tasks</w:t>
      </w:r>
    </w:p>
    <w:bookmarkEnd w:id="523"/>
    <w:bookmarkStart w:id="524" w:name="important-safeguards"/>
    <w:p>
      <w:pPr>
        <w:pStyle w:val="Heading4"/>
      </w:pPr>
      <w:ins w:id="1604" w:author="PR Preview" w:date="2024-01-01T00:00:00Z">
        <w:r>
          <w:t xml:space="preserve">17.5.4.6 Important Safeguards</w:t>
        </w:r>
      </w:ins>
    </w:p>
    <w:p>
      <w:pPr>
        <w:pStyle w:val="Compact"/>
        <w:numPr>
          <w:ilvl w:val="0"/>
          <w:numId w:val="1159"/>
        </w:numPr>
      </w:pPr>
      <w:r>
        <w:rPr>
          <w:b/>
          <w:bCs/>
        </w:rPr>
        <w:t xml:space="preserve">Human approval required</w:t>
      </w:r>
      <w:r>
        <w:t xml:space="preserve">:</w:t>
      </w:r>
      <w:r>
        <w:t xml:space="preserve"> </w:t>
      </w:r>
      <w:r>
        <w:t xml:space="preserve">Coding agents cannot merge their own changes</w:t>
      </w:r>
    </w:p>
    <w:p>
      <w:pPr>
        <w:pStyle w:val="Compact"/>
        <w:numPr>
          <w:ilvl w:val="0"/>
          <w:numId w:val="115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9"/>
        </w:numPr>
      </w:pPr>
      <w:r>
        <w:rPr>
          <w:b/>
          <w:bCs/>
        </w:rPr>
        <w:t xml:space="preserve">Full transparency</w:t>
      </w:r>
      <w:r>
        <w:t xml:space="preserve">:</w:t>
      </w:r>
      <w:r>
        <w:t xml:space="preserve"> </w:t>
      </w:r>
      <w:r>
        <w:t xml:space="preserve">All agent actions are logged and visible in the PR</w:t>
      </w:r>
    </w:p>
    <w:bookmarkEnd w:id="524"/>
    <w:bookmarkStart w:id="528" w:name="workflow-approval-requirements"/>
    <w:p>
      <w:pPr>
        <w:pStyle w:val="Heading4"/>
      </w:pPr>
      <w:ins w:id="1608" w:author="PR Preview" w:date="2024-01-01T00:00:00Z">
        <w:r>
          <w:t xml:space="preserve">17.5.4.7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1"/>
        </w:numPr>
      </w:pPr>
      <w:hyperlink r:id="rId52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1"/>
        </w:numPr>
      </w:pPr>
      <w:hyperlink r:id="rId52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27">
        <w:r>
          <w:rPr>
            <w:rStyle w:val="Hyperlink"/>
          </w:rPr>
          <w:t xml:space="preserve">GitHub Copilot coding agent documentation</w:t>
        </w:r>
      </w:hyperlink>
      <w:r>
        <w:t xml:space="preserve">.</w:t>
      </w:r>
    </w:p>
    <w:bookmarkEnd w:id="528"/>
    <w:bookmarkEnd w:id="529"/>
    <w:bookmarkStart w:id="532" w:name="useful-prompt-formats"/>
    <w:p>
      <w:pPr>
        <w:pStyle w:val="Heading3"/>
      </w:pPr>
      <w:ins w:id="1621" w:author="PR Preview" w:date="2024-01-01T00:00:00Z">
        <w:r>
          <w:t xml:space="preserve">17.5.5 Useful Prompt Formats</w:t>
        </w:r>
      </w:ins>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30" w:name="common-task-patterns"/>
    <w:p>
      <w:pPr>
        <w:pStyle w:val="Heading4"/>
      </w:pPr>
      <w:ins w:id="1623" w:author="PR Preview" w:date="2024-01-01T00:00:00Z">
        <w:r>
          <w:t xml:space="preserve">17.5.5.1 Common Task Patterns</w:t>
        </w:r>
      </w:ins>
    </w:p>
    <w:p>
      <w:pPr>
        <w:pStyle w:val="FirstParagraph"/>
      </w:pPr>
      <w:r>
        <w:rPr>
          <w:b/>
          <w:bCs/>
        </w:rPr>
        <w:t xml:space="preserve">Tidying up code:</w:t>
      </w:r>
    </w:p>
    <w:p>
      <w:pPr>
        <w:pStyle w:val="Compact"/>
        <w:numPr>
          <w:ilvl w:val="0"/>
          <w:numId w:val="1162"/>
        </w:numPr>
      </w:pPr>
      <w:r>
        <w:t xml:space="preserve">“tidy up [file, function, module, whole project]”</w:t>
      </w:r>
    </w:p>
    <w:p>
      <w:pPr>
        <w:pStyle w:val="Compact"/>
        <w:numPr>
          <w:ilvl w:val="0"/>
          <w:numId w:val="1162"/>
        </w:numPr>
      </w:pPr>
      <w:r>
        <w:t xml:space="preserve">Useful for improving code organization, consistency, and readability</w:t>
      </w:r>
    </w:p>
    <w:p>
      <w:pPr>
        <w:pStyle w:val="Compact"/>
        <w:numPr>
          <w:ilvl w:val="0"/>
          <w:numId w:val="116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3"/>
        </w:numPr>
      </w:pPr>
      <w:r>
        <w:t xml:space="preserve">“address failing workflows”</w:t>
      </w:r>
    </w:p>
    <w:p>
      <w:pPr>
        <w:pStyle w:val="Compact"/>
        <w:numPr>
          <w:ilvl w:val="0"/>
          <w:numId w:val="1163"/>
        </w:numPr>
      </w:pPr>
      <w:r>
        <w:t xml:space="preserve">Helps fix continuous integration (CI) failures, build errors, or test failures</w:t>
      </w:r>
    </w:p>
    <w:p>
      <w:pPr>
        <w:pStyle w:val="Compact"/>
        <w:numPr>
          <w:ilvl w:val="0"/>
          <w:numId w:val="116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4"/>
        </w:numPr>
      </w:pPr>
      <w:r>
        <w:t xml:space="preserve">“decompose [function, quarto-file, etc]”</w:t>
      </w:r>
    </w:p>
    <w:p>
      <w:pPr>
        <w:pStyle w:val="Compact"/>
        <w:numPr>
          <w:ilvl w:val="0"/>
          <w:numId w:val="1164"/>
        </w:numPr>
      </w:pPr>
      <w:r>
        <w:t xml:space="preserve">Breaks down large or complex code into smaller, more manageable pieces</w:t>
      </w:r>
    </w:p>
    <w:p>
      <w:pPr>
        <w:pStyle w:val="Compact"/>
        <w:numPr>
          <w:ilvl w:val="0"/>
          <w:numId w:val="116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5"/>
        </w:numPr>
      </w:pPr>
      <w:r>
        <w:t xml:space="preserve">“update [links, content, etc]”</w:t>
      </w:r>
    </w:p>
    <w:p>
      <w:pPr>
        <w:pStyle w:val="Compact"/>
        <w:numPr>
          <w:ilvl w:val="0"/>
          <w:numId w:val="1165"/>
        </w:numPr>
      </w:pPr>
      <w:r>
        <w:t xml:space="preserve">Refreshes outdated information, fixes broken links, or modernizes code</w:t>
      </w:r>
    </w:p>
    <w:p>
      <w:pPr>
        <w:pStyle w:val="Compact"/>
        <w:numPr>
          <w:ilvl w:val="0"/>
          <w:numId w:val="116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6"/>
        </w:numPr>
      </w:pPr>
      <w:r>
        <w:t xml:space="preserve">“expand [a section in a document]”</w:t>
      </w:r>
    </w:p>
    <w:p>
      <w:pPr>
        <w:pStyle w:val="Compact"/>
        <w:numPr>
          <w:ilvl w:val="0"/>
          <w:numId w:val="1166"/>
        </w:numPr>
      </w:pPr>
      <w:r>
        <w:t xml:space="preserve">Adds more detail, examples, or explanation to existing content</w:t>
      </w:r>
    </w:p>
    <w:p>
      <w:pPr>
        <w:pStyle w:val="Compact"/>
        <w:numPr>
          <w:ilvl w:val="0"/>
          <w:numId w:val="116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7"/>
        </w:numPr>
      </w:pPr>
      <w:r>
        <w:t xml:space="preserve">“condense [a section in a document]”</w:t>
      </w:r>
    </w:p>
    <w:p>
      <w:pPr>
        <w:pStyle w:val="Compact"/>
        <w:numPr>
          <w:ilvl w:val="0"/>
          <w:numId w:val="1167"/>
        </w:numPr>
      </w:pPr>
      <w:r>
        <w:t xml:space="preserve">Reduces verbosity while preserving essential information</w:t>
      </w:r>
    </w:p>
    <w:p>
      <w:pPr>
        <w:pStyle w:val="Compact"/>
        <w:numPr>
          <w:ilvl w:val="0"/>
          <w:numId w:val="116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8"/>
        </w:numPr>
      </w:pPr>
      <w:r>
        <w:t xml:space="preserve">“clarify [a section in a document]”</w:t>
      </w:r>
    </w:p>
    <w:p>
      <w:pPr>
        <w:pStyle w:val="Compact"/>
        <w:numPr>
          <w:ilvl w:val="0"/>
          <w:numId w:val="1168"/>
        </w:numPr>
      </w:pPr>
      <w:r>
        <w:t xml:space="preserve">Improves clarity, removes ambiguity, or simplifies complex explanations</w:t>
      </w:r>
    </w:p>
    <w:p>
      <w:pPr>
        <w:pStyle w:val="Compact"/>
        <w:numPr>
          <w:ilvl w:val="0"/>
          <w:numId w:val="1168"/>
        </w:numPr>
      </w:pPr>
      <w:r>
        <w:t xml:space="preserve">Example:</w:t>
      </w:r>
      <w:r>
        <w:t xml:space="preserve"> </w:t>
      </w:r>
      <w:r>
        <w:t xml:space="preserve">“clarify the explanation of the analysis workflow”</w:t>
      </w:r>
    </w:p>
    <w:bookmarkEnd w:id="530"/>
    <w:bookmarkStart w:id="531" w:name="tips-for-effective-prompts"/>
    <w:p>
      <w:pPr>
        <w:pStyle w:val="Heading4"/>
      </w:pPr>
      <w:ins w:id="1652" w:author="PR Preview" w:date="2024-01-01T00:00:00Z">
        <w:r>
          <w:t xml:space="preserve">17.5.5.2 Tips for Effective Prompts</w:t>
        </w:r>
      </w:ins>
    </w:p>
    <w:p>
      <w:pPr>
        <w:pStyle w:val="Compact"/>
        <w:numPr>
          <w:ilvl w:val="0"/>
          <w:numId w:val="1169"/>
        </w:numPr>
      </w:pPr>
      <w:r>
        <w:rPr>
          <w:b/>
          <w:bCs/>
        </w:rPr>
        <w:t xml:space="preserve">Be specific</w:t>
      </w:r>
      <w:r>
        <w:t xml:space="preserve">: Include file names, function names, or specific sections when possible</w:t>
      </w:r>
    </w:p>
    <w:p>
      <w:pPr>
        <w:pStyle w:val="Compact"/>
        <w:numPr>
          <w:ilvl w:val="0"/>
          <w:numId w:val="1169"/>
        </w:numPr>
      </w:pPr>
      <w:r>
        <w:rPr>
          <w:b/>
          <w:bCs/>
        </w:rPr>
        <w:t xml:space="preserve">Provide context</w:t>
      </w:r>
      <w:r>
        <w:t xml:space="preserve">: Explain what you want to achieve and why</w:t>
      </w:r>
    </w:p>
    <w:p>
      <w:pPr>
        <w:pStyle w:val="Compact"/>
        <w:numPr>
          <w:ilvl w:val="0"/>
          <w:numId w:val="1169"/>
        </w:numPr>
      </w:pPr>
      <w:r>
        <w:rPr>
          <w:b/>
          <w:bCs/>
        </w:rPr>
        <w:t xml:space="preserve">Set boundaries</w:t>
      </w:r>
      <w:r>
        <w:t xml:space="preserve">: Specify what should or shouldn’t change</w:t>
      </w:r>
    </w:p>
    <w:p>
      <w:pPr>
        <w:pStyle w:val="Compact"/>
        <w:numPr>
          <w:ilvl w:val="0"/>
          <w:numId w:val="1169"/>
        </w:numPr>
      </w:pPr>
      <w:r>
        <w:rPr>
          <w:b/>
          <w:bCs/>
        </w:rPr>
        <w:t xml:space="preserve">Request validation</w:t>
      </w:r>
      <w:r>
        <w:t xml:space="preserve">: Ask the agent to test or verify its changes when appropriate</w:t>
      </w:r>
    </w:p>
    <w:bookmarkEnd w:id="531"/>
    <w:bookmarkEnd w:id="532"/>
    <w:bookmarkStart w:id="539" w:name="sec-ai-addressing-failing-workflows"/>
    <w:p>
      <w:pPr>
        <w:pStyle w:val="Heading3"/>
      </w:pPr>
      <w:ins w:id="1657" w:author="PR Preview" w:date="2024-01-01T00:00:00Z">
        <w:r>
          <w:t xml:space="preserve">17.5.6 Addressing Failing GitHub Actions Workflows</w:t>
        </w:r>
      </w:ins>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33" w:name="X16724e8c4d0535f38e98d560729d113d43f9447"/>
    <w:p>
      <w:pPr>
        <w:pStyle w:val="Heading4"/>
      </w:pPr>
      <w:ins w:id="1659" w:author="PR Preview" w:date="2024-01-01T00:00:00Z">
        <w:r>
          <w:t xml:space="preserve">17.5.6.1 Scenario 1: Code Issues Found by Workflows (Most Common)</w:t>
        </w:r>
      </w:ins>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0"/>
        </w:numPr>
      </w:pPr>
      <w:r>
        <w:t xml:space="preserve">“fix the code issues found by the failing workflows”</w:t>
      </w:r>
    </w:p>
    <w:p>
      <w:pPr>
        <w:pStyle w:val="Compact"/>
        <w:numPr>
          <w:ilvl w:val="0"/>
          <w:numId w:val="1170"/>
        </w:numPr>
      </w:pPr>
      <w:r>
        <w:t xml:space="preserve">“address the linting errors reported in the GitHub Actions checks”</w:t>
      </w:r>
    </w:p>
    <w:p>
      <w:pPr>
        <w:pStyle w:val="Compact"/>
        <w:numPr>
          <w:ilvl w:val="0"/>
          <w:numId w:val="1170"/>
        </w:numPr>
      </w:pPr>
      <w:r>
        <w:t xml:space="preserve">“fix the test failures in the CI pipeline”</w:t>
      </w:r>
    </w:p>
    <w:p>
      <w:pPr>
        <w:pStyle w:val="Compact"/>
        <w:numPr>
          <w:ilvl w:val="0"/>
          <w:numId w:val="117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33"/>
    <w:bookmarkStart w:id="536" w:name="X609a80533191ba40baf6d2372d9b8d862b0620d"/>
    <w:p>
      <w:pPr>
        <w:pStyle w:val="Heading4"/>
      </w:pPr>
      <w:ins w:id="1669" w:author="PR Preview" w:date="2024-01-01T00:00:00Z">
        <w:r>
          <w:t xml:space="preserve">17.5.6.2 Scenario 2: Issues with Workflow Files Themselves</w:t>
        </w:r>
      </w:ins>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1"/>
        </w:numPr>
      </w:pPr>
      <w:r>
        <w:t xml:space="preserve">“fix the syntax error in the GitHub Actions workflow file at line X”</w:t>
      </w:r>
    </w:p>
    <w:p>
      <w:pPr>
        <w:pStyle w:val="Compact"/>
        <w:numPr>
          <w:ilvl w:val="0"/>
          <w:numId w:val="1171"/>
        </w:numPr>
      </w:pPr>
      <w:r>
        <w:t xml:space="preserve">“update the workflow to use the latest version of action Y”</w:t>
      </w:r>
    </w:p>
    <w:p>
      <w:pPr>
        <w:pStyle w:val="Compact"/>
        <w:numPr>
          <w:ilvl w:val="0"/>
          <w:numId w:val="117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warning.png" id="53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2"/>
              </w:numPr>
            </w:pPr>
            <w:r>
              <w:rPr>
                <w:b/>
                <w:bCs/>
              </w:rPr>
              <w:t xml:space="preserve">Review every line</w:t>
            </w:r>
            <w:r>
              <w:t xml:space="preserve"> </w:t>
            </w:r>
            <w:r>
              <w:t xml:space="preserve">of the proposed changes</w:t>
            </w:r>
          </w:p>
          <w:p>
            <w:pPr>
              <w:pStyle w:val="Compact"/>
              <w:numPr>
                <w:ilvl w:val="0"/>
                <w:numId w:val="1172"/>
              </w:numPr>
            </w:pPr>
            <w:r>
              <w:rPr>
                <w:b/>
                <w:bCs/>
              </w:rPr>
              <w:t xml:space="preserve">Verify</w:t>
            </w:r>
            <w:r>
              <w:t xml:space="preserve"> </w:t>
            </w:r>
            <w:r>
              <w:t xml:space="preserve">the changes only address the specific issue</w:t>
            </w:r>
          </w:p>
          <w:p>
            <w:pPr>
              <w:pStyle w:val="Compact"/>
              <w:numPr>
                <w:ilvl w:val="0"/>
                <w:numId w:val="1172"/>
              </w:numPr>
            </w:pPr>
            <w:r>
              <w:rPr>
                <w:b/>
                <w:bCs/>
              </w:rPr>
              <w:t xml:space="preserve">Check</w:t>
            </w:r>
            <w:r>
              <w:t xml:space="preserve"> </w:t>
            </w:r>
            <w:r>
              <w:t xml:space="preserve">that no new secret access or command execution has been added</w:t>
            </w:r>
          </w:p>
          <w:p>
            <w:pPr>
              <w:pStyle w:val="Compact"/>
              <w:numPr>
                <w:ilvl w:val="0"/>
                <w:numId w:val="117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ins w:id="1677" w:author="PR Preview" w:date="2024-01-01T00:00:00Z">
        <w:r>
          <w:rPr>
            <w:b/>
            <w:bCs/>
          </w:rPr>
          <w:t xml:space="preserve">When to do it yourself:</w:t>
        </w:r>
      </w:ins>
      <w:ins w:id="1677" w:author="PR Preview" w:date="2024-01-01T00:00:00Z">
        <w:r>
          <w:t xml:space="preserve"> </w:t>
        </w:r>
      </w:ins>
      <w:ins w:id="1677" w:author="PR Preview" w:date="2024-01-01T00:00:00Z">
        <w:r>
          <w:t xml:space="preserve">Workflow syntax errors and configuration issues</w:t>
        </w:r>
      </w:ins>
      <w:ins w:id="1677" w:author="PR Preview" w:date="2024-01-01T00:00:00Z">
        <w:r>
          <w:t xml:space="preserve"> </w:t>
        </w:r>
      </w:ins>
      <w:ins w:id="1677" w:author="PR Preview" w:date="2024-01-01T00:00:00Z">
        <w:r>
          <w:t xml:space="preserve">are often faster to fix manually than with Copilot,</w:t>
        </w:r>
      </w:ins>
      <w:ins w:id="1677" w:author="PR Preview" w:date="2024-01-01T00:00:00Z">
        <w:r>
          <w:t xml:space="preserve"> </w:t>
        </w:r>
      </w:ins>
      <w:ins w:id="1677" w:author="PR Preview" w:date="2024-01-01T00:00:00Z">
        <w:r>
          <w:t xml:space="preserve">especially if you’re familiar with GitHub Actions.</w:t>
        </w:r>
      </w:ins>
      <w:ins w:id="1677" w:author="PR Preview" w:date="2024-01-01T00:00:00Z">
        <w:r>
          <w:t xml:space="preserve"> </w:t>
        </w:r>
      </w:ins>
      <w:ins w:id="1677" w:author="PR Preview" w:date="2024-01-01T00:00:00Z">
        <w:r>
          <w:t xml:space="preserve">See</w:t>
        </w:r>
      </w:ins>
      <w:ins w:id="1677" w:author="PR Preview" w:date="2024-01-01T00:00:00Z">
        <w:r>
          <w:t xml:space="preserve"> </w:t>
        </w:r>
      </w:ins>
      <w:hyperlink w:anchor="sec-ai-when-to-use">
        <w:r>
          <w:rPr>
            <w:rStyle w:val="Hyperlink"/>
          </w:rPr>
          <w:t xml:space="preserve">Section 17.5.12</w:t>
        </w:r>
      </w:hyperlink>
      <w:ins w:id="1677" w:author="PR Preview" w:date="2024-01-01T00:00:00Z">
        <w:r>
          <w:t xml:space="preserve"> </w:t>
        </w:r>
      </w:ins>
      <w:ins w:id="1677" w:author="PR Preview" w:date="2024-01-01T00:00:00Z">
        <w:r>
          <w:t xml:space="preserve">for more guidance.</w:t>
        </w:r>
      </w:ins>
    </w:p>
    <w:bookmarkEnd w:id="536"/>
    <w:bookmarkStart w:id="537" w:name="X73d86ac2fd20fdb79b2a5c7f2662f883788810e"/>
    <w:p>
      <w:pPr>
        <w:pStyle w:val="Heading4"/>
      </w:pPr>
      <w:ins w:id="1678" w:author="PR Preview" w:date="2024-01-01T00:00:00Z">
        <w:r>
          <w:t xml:space="preserve">17.5.6.3 Scenario 3: Uncertain Which Scenario Applies</w:t>
        </w:r>
      </w:ins>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3"/>
        </w:numPr>
      </w:pPr>
      <w:r>
        <w:rPr>
          <w:b/>
          <w:bCs/>
        </w:rPr>
        <w:t xml:space="preserve">First, examine the workflow logs</w:t>
      </w:r>
      <w:r>
        <w:t xml:space="preserve">:</w:t>
      </w:r>
    </w:p>
    <w:p>
      <w:pPr>
        <w:pStyle w:val="Compact"/>
        <w:numPr>
          <w:ilvl w:val="1"/>
          <w:numId w:val="1174"/>
        </w:numPr>
      </w:pPr>
      <w:r>
        <w:t xml:space="preserve">Look at the error messages in the GitHub Actions tab</w:t>
      </w:r>
    </w:p>
    <w:p>
      <w:pPr>
        <w:pStyle w:val="Compact"/>
        <w:numPr>
          <w:ilvl w:val="1"/>
          <w:numId w:val="1174"/>
        </w:numPr>
      </w:pPr>
      <w:r>
        <w:t xml:space="preserve">Identify whether the error is in your code or the workflow itself</w:t>
      </w:r>
    </w:p>
    <w:p>
      <w:pPr>
        <w:pStyle w:val="Compact"/>
        <w:numPr>
          <w:ilvl w:val="1"/>
          <w:numId w:val="1174"/>
        </w:numPr>
      </w:pPr>
      <w:r>
        <w:t xml:space="preserve">Common code issues: test failures, linting errors, compilation errors</w:t>
      </w:r>
    </w:p>
    <w:p>
      <w:pPr>
        <w:pStyle w:val="Compact"/>
        <w:numPr>
          <w:ilvl w:val="1"/>
          <w:numId w:val="1174"/>
        </w:numPr>
      </w:pPr>
      <w:r>
        <w:t xml:space="preserve">Common workflow issues: YAML syntax errors, missing actions, permission errors</w:t>
      </w:r>
    </w:p>
    <w:p>
      <w:pPr>
        <w:pStyle w:val="Compact"/>
        <w:numPr>
          <w:ilvl w:val="0"/>
          <w:numId w:val="1173"/>
        </w:numPr>
      </w:pPr>
      <w:r>
        <w:rPr>
          <w:b/>
          <w:bCs/>
        </w:rPr>
        <w:t xml:space="preserve">Use a diagnostic prompt</w:t>
      </w:r>
      <w:r>
        <w:t xml:space="preserve">:</w:t>
      </w:r>
    </w:p>
    <w:p>
      <w:pPr>
        <w:pStyle w:val="Compact"/>
        <w:numPr>
          <w:ilvl w:val="1"/>
          <w:numId w:val="1175"/>
        </w:numPr>
      </w:pPr>
      <w:r>
        <w:t xml:space="preserve">“examine the failing workflow logs and identify whether the issue is in the code or the workflow configuration”</w:t>
      </w:r>
    </w:p>
    <w:p>
      <w:pPr>
        <w:pStyle w:val="Compact"/>
        <w:numPr>
          <w:ilvl w:val="1"/>
          <w:numId w:val="1175"/>
        </w:numPr>
      </w:pPr>
      <w:r>
        <w:t xml:space="preserve">“diagnose the root cause of the workflow failure”</w:t>
      </w:r>
    </w:p>
    <w:p>
      <w:pPr>
        <w:pStyle w:val="Compact"/>
        <w:numPr>
          <w:ilvl w:val="0"/>
          <w:numId w:val="117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37"/>
    <w:bookmarkStart w:id="538" w:name="additional-resources-2"/>
    <w:p>
      <w:pPr>
        <w:pStyle w:val="Heading4"/>
      </w:pPr>
      <w:ins w:id="1692" w:author="PR Preview" w:date="2024-01-01T00:00:00Z">
        <w:r>
          <w:t xml:space="preserve">17.5.6.4 Additional Resources</w:t>
        </w:r>
      </w:ins>
    </w:p>
    <w:p>
      <w:pPr>
        <w:pStyle w:val="Compact"/>
        <w:numPr>
          <w:ilvl w:val="0"/>
          <w:numId w:val="117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6"/>
        </w:numPr>
      </w:pPr>
      <w:ins w:id="1694" w:author="PR Preview" w:date="2024-01-01T00:00:00Z">
        <w:r>
          <w:t xml:space="preserve">See</w:t>
        </w:r>
      </w:ins>
      <w:ins w:id="1694" w:author="PR Preview" w:date="2024-01-01T00:00:00Z">
        <w:r>
          <w:t xml:space="preserve"> </w:t>
        </w:r>
      </w:ins>
      <w:hyperlink w:anchor="sec-ai-best-practices">
        <w:r>
          <w:rPr>
            <w:rStyle w:val="Hyperlink"/>
          </w:rPr>
          <w:t xml:space="preserve">Section 17.5.8</w:t>
        </w:r>
      </w:hyperlink>
      <w:ins w:id="1694" w:author="PR Preview" w:date="2024-01-01T00:00:00Z">
        <w:r>
          <w:t xml:space="preserve"> </w:t>
        </w:r>
      </w:ins>
      <w:ins w:id="1694" w:author="PR Preview" w:date="2024-01-01T00:00:00Z">
        <w:r>
          <w:t xml:space="preserve">and</w:t>
        </w:r>
      </w:ins>
      <w:ins w:id="1694" w:author="PR Preview" w:date="2024-01-01T00:00:00Z">
        <w:r>
          <w:t xml:space="preserve"> </w:t>
        </w:r>
      </w:ins>
      <w:hyperlink w:anchor="sec-ai-benefits-hazards">
        <w:r>
          <w:rPr>
            <w:rStyle w:val="Hyperlink"/>
          </w:rPr>
          <w:t xml:space="preserve">Section 17.5.7</w:t>
        </w:r>
      </w:hyperlink>
      <w:ins w:id="1694" w:author="PR Preview" w:date="2024-01-01T00:00:00Z">
        <w:r>
          <w:t xml:space="preserve"> </w:t>
        </w:r>
      </w:ins>
      <w:ins w:id="1694" w:author="PR Preview" w:date="2024-01-01T00:00:00Z">
        <w:r>
          <w:t xml:space="preserve">for security considerations with workflow files</w:t>
        </w:r>
      </w:ins>
    </w:p>
    <w:p>
      <w:pPr>
        <w:pStyle w:val="Compact"/>
        <w:numPr>
          <w:ilvl w:val="0"/>
          <w:numId w:val="1176"/>
        </w:numPr>
      </w:pPr>
      <w:ins w:id="1695" w:author="PR Preview" w:date="2024-01-01T00:00:00Z">
        <w:r>
          <w:t xml:space="preserve">See</w:t>
        </w:r>
      </w:ins>
      <w:ins w:id="1695" w:author="PR Preview" w:date="2024-01-01T00:00:00Z">
        <w:r>
          <w:t xml:space="preserve"> </w:t>
        </w:r>
      </w:ins>
      <w:hyperlink w:anchor="sec-ai-when-to-use">
        <w:r>
          <w:rPr>
            <w:rStyle w:val="Hyperlink"/>
          </w:rPr>
          <w:t xml:space="preserve">Section 17.5.12</w:t>
        </w:r>
      </w:hyperlink>
      <w:ins w:id="1695" w:author="PR Preview" w:date="2024-01-01T00:00:00Z">
        <w:r>
          <w:t xml:space="preserve"> </w:t>
        </w:r>
      </w:ins>
      <w:ins w:id="1695" w:author="PR Preview" w:date="2024-01-01T00:00:00Z">
        <w:r>
          <w:t xml:space="preserve">for guidance on when to use Copilot vs. fixing issues yourself</w:t>
        </w:r>
      </w:ins>
    </w:p>
    <w:p>
      <w:pPr>
        <w:pStyle w:val="Compact"/>
        <w:numPr>
          <w:ilvl w:val="0"/>
          <w:numId w:val="117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8"/>
    <w:bookmarkEnd w:id="539"/>
    <w:bookmarkStart w:id="545" w:name="sec-ai-benefits-hazards"/>
    <w:p>
      <w:pPr>
        <w:pStyle w:val="Heading3"/>
      </w:pPr>
      <w:ins w:id="1697" w:author="PR Preview" w:date="2024-01-01T00:00:00Z">
        <w:r>
          <w:t xml:space="preserve">17.5.7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8"/>
        </w:numPr>
      </w:pPr>
      <w:r>
        <w:rPr>
          <w:b/>
          <w:bCs/>
        </w:rPr>
        <w:t xml:space="preserve">Subtle bugs</w:t>
      </w:r>
      <w:r>
        <w:t xml:space="preserve">:</w:t>
      </w:r>
      <w:r>
        <w:t xml:space="preserve"> </w:t>
      </w:r>
      <w:r>
        <w:t xml:space="preserve">AI-generated code may contain logic errors that are not immediately obvious</w:t>
      </w:r>
    </w:p>
    <w:p>
      <w:pPr>
        <w:numPr>
          <w:ilvl w:val="0"/>
          <w:numId w:val="117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44" w:name="further-readingviewing"/>
    <w:p>
      <w:pPr>
        <w:pStyle w:val="Heading4"/>
      </w:pPr>
      <w:ins w:id="1714" w:author="PR Preview" w:date="2024-01-01T00:00:00Z">
        <w:r>
          <w:t xml:space="preserve">17.5.7.1 Further reading/viewing</w:t>
        </w:r>
      </w:ins>
    </w:p>
    <w:p>
      <w:pPr>
        <w:pStyle w:val="Compact"/>
        <w:numPr>
          <w:ilvl w:val="0"/>
          <w:numId w:val="1179"/>
        </w:numPr>
      </w:pPr>
      <w:r>
        <w:rPr>
          <w:i/>
          <w:iCs/>
        </w:rPr>
        <w:t xml:space="preserve">I Robot</w:t>
      </w:r>
      <w:r>
        <w:t xml:space="preserve"> </w:t>
      </w:r>
      <w:r>
        <w:t xml:space="preserve">(Asimov 1950)</w:t>
      </w:r>
    </w:p>
    <w:p>
      <w:pPr>
        <w:pStyle w:val="Compact"/>
        <w:numPr>
          <w:ilvl w:val="0"/>
          <w:numId w:val="1179"/>
        </w:numPr>
      </w:pPr>
      <w:r>
        <w:rPr>
          <w:i/>
          <w:iCs/>
        </w:rPr>
        <w:t xml:space="preserve">Dune</w:t>
      </w:r>
      <w:r>
        <w:t xml:space="preserve"> </w:t>
      </w:r>
      <w:r>
        <w:t xml:space="preserve">(Herbert 1965)</w:t>
      </w:r>
    </w:p>
    <w:p>
      <w:pPr>
        <w:pStyle w:val="Compact"/>
        <w:numPr>
          <w:ilvl w:val="0"/>
          <w:numId w:val="1179"/>
        </w:numPr>
      </w:pPr>
      <w:r>
        <w:t xml:space="preserve">“2001: A Space Odyssey”</w:t>
      </w:r>
      <w:r>
        <w:t xml:space="preserve"> </w:t>
      </w:r>
      <w:r>
        <w:t xml:space="preserve">(1968)</w:t>
      </w:r>
    </w:p>
    <w:p>
      <w:pPr>
        <w:pStyle w:val="Compact"/>
        <w:numPr>
          <w:ilvl w:val="0"/>
          <w:numId w:val="1179"/>
        </w:numPr>
      </w:pPr>
      <w:r>
        <w:t xml:space="preserve">“Terminator 3: Rise of the Machines”</w:t>
      </w:r>
      <w:r>
        <w:t xml:space="preserve"> </w:t>
      </w:r>
      <w:r>
        <w:t xml:space="preserve">(2003)</w:t>
      </w:r>
    </w:p>
    <w:p>
      <w:pPr>
        <w:pStyle w:val="Compact"/>
        <w:numPr>
          <w:ilvl w:val="0"/>
          <w:numId w:val="1179"/>
        </w:numPr>
      </w:pPr>
      <w:r>
        <w:t xml:space="preserve">“The Matrix”</w:t>
      </w:r>
      <w:r>
        <w:t xml:space="preserve"> </w:t>
      </w:r>
      <w:r>
        <w:t xml:space="preserve">(1999)</w:t>
      </w:r>
    </w:p>
    <w:p>
      <w:pPr>
        <w:pStyle w:val="Compact"/>
        <w:numPr>
          <w:ilvl w:val="0"/>
          <w:numId w:val="1179"/>
        </w:numPr>
      </w:pPr>
      <w:r>
        <w:t xml:space="preserve">“Blade Runner”</w:t>
      </w:r>
      <w:r>
        <w:t xml:space="preserve"> </w:t>
      </w:r>
      <w:r>
        <w:t xml:space="preserve">(1982)</w:t>
      </w:r>
    </w:p>
    <w:p>
      <w:pPr>
        <w:pStyle w:val="Compact"/>
        <w:numPr>
          <w:ilvl w:val="0"/>
          <w:numId w:val="1179"/>
        </w:numPr>
      </w:pPr>
      <w:r>
        <w:t xml:space="preserve">“WarGames”</w:t>
      </w:r>
      <w:r>
        <w:t xml:space="preserve"> </w:t>
      </w:r>
      <w:r>
        <w:t xml:space="preserve">(1983)</w:t>
      </w:r>
    </w:p>
    <w:p>
      <w:pPr>
        <w:pStyle w:val="Compact"/>
        <w:numPr>
          <w:ilvl w:val="0"/>
          <w:numId w:val="117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9"/>
        </w:numPr>
      </w:pPr>
      <w:r>
        <w:rPr>
          <w:i/>
          <w:iCs/>
        </w:rPr>
        <w:t xml:space="preserve">Ender’s Game</w:t>
      </w:r>
      <w:r>
        <w:t xml:space="preserve"> </w:t>
      </w:r>
      <w:r>
        <w:t xml:space="preserve">(Card 1985)</w:t>
      </w:r>
    </w:p>
    <w:p>
      <w:pPr>
        <w:pStyle w:val="Compact"/>
        <w:numPr>
          <w:ilvl w:val="0"/>
          <w:numId w:val="117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41" name="Picture"/>
            <a:graphic>
              <a:graphicData uri="http://schemas.openxmlformats.org/drawingml/2006/picture">
                <pic:pic>
                  <pic:nvPicPr>
                    <pic:cNvPr descr="assets/images/matrix-agents.png" id="542" name="Picture"/>
                    <pic:cNvPicPr>
                      <a:picLocks noChangeArrowheads="1" noChangeAspect="1"/>
                    </pic:cNvPicPr>
                  </pic:nvPicPr>
                  <pic:blipFill>
                    <a:blip r:embed="rId54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43">
        <w:r>
          <w:rPr>
            <w:rStyle w:val="Hyperlink"/>
          </w:rPr>
          <w:t xml:space="preserve">Agents</w:t>
        </w:r>
      </w:hyperlink>
    </w:p>
    <w:bookmarkEnd w:id="544"/>
    <w:bookmarkEnd w:id="545"/>
    <w:bookmarkStart w:id="548" w:name="sec-ai-best-practices"/>
    <w:p>
      <w:pPr>
        <w:pStyle w:val="Heading3"/>
      </w:pPr>
      <w:ins w:id="1727" w:author="PR Preview" w:date="2024-01-01T00:00:00Z">
        <w:r>
          <w:t xml:space="preserve">17.5.8 Best Practices for Safe and Successful Use</w:t>
        </w:r>
      </w:ins>
    </w:p>
    <w:p>
      <w:pPr>
        <w:pStyle w:val="FirstParagraph"/>
      </w:pPr>
      <w:r>
        <w:t xml:space="preserve">To work with coding agents safely and successfully:</w:t>
      </w:r>
    </w:p>
    <w:p>
      <w:pPr>
        <w:numPr>
          <w:ilvl w:val="0"/>
          <w:numId w:val="118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warning.png" id="54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1"/>
              </w:numPr>
            </w:pPr>
            <w:r>
              <w:t xml:space="preserve">Access secrets and credentials</w:t>
            </w:r>
          </w:p>
          <w:p>
            <w:pPr>
              <w:pStyle w:val="Compact"/>
              <w:numPr>
                <w:ilvl w:val="0"/>
                <w:numId w:val="1181"/>
              </w:numPr>
            </w:pPr>
            <w:r>
              <w:t xml:space="preserve">Deploy code to production</w:t>
            </w:r>
          </w:p>
          <w:p>
            <w:pPr>
              <w:pStyle w:val="Compact"/>
              <w:numPr>
                <w:ilvl w:val="0"/>
                <w:numId w:val="118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8"/>
    <w:bookmarkStart w:id="558" w:name="firewall-and-network-configuration"/>
    <w:p>
      <w:pPr>
        <w:pStyle w:val="Heading3"/>
      </w:pPr>
      <w:ins w:id="1739" w:author="PR Preview" w:date="2024-01-01T00:00:00Z">
        <w:r>
          <w:t xml:space="preserve">17.5.9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50" w:name="built-in-agent-firewall"/>
    <w:p>
      <w:pPr>
        <w:pStyle w:val="Heading4"/>
      </w:pPr>
      <w:ins w:id="1741" w:author="PR Preview" w:date="2024-01-01T00:00:00Z">
        <w:r>
          <w:t xml:space="preserve">17.5.9.1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2"/>
        </w:numPr>
      </w:pPr>
      <w:r>
        <w:t xml:space="preserve">Data exfiltration</w:t>
      </w:r>
    </w:p>
    <w:p>
      <w:pPr>
        <w:pStyle w:val="Compact"/>
        <w:numPr>
          <w:ilvl w:val="0"/>
          <w:numId w:val="1182"/>
        </w:numPr>
      </w:pPr>
      <w:r>
        <w:t xml:space="preserve">Accidental leaks of sensitive information</w:t>
      </w:r>
    </w:p>
    <w:p>
      <w:pPr>
        <w:pStyle w:val="Compact"/>
        <w:numPr>
          <w:ilvl w:val="0"/>
          <w:numId w:val="1182"/>
        </w:numPr>
      </w:pPr>
      <w:r>
        <w:t xml:space="preserve">Execution of malicious instructions</w:t>
      </w:r>
    </w:p>
    <w:p>
      <w:pPr>
        <w:pStyle w:val="FirstParagraph"/>
      </w:pPr>
      <w:r>
        <w:t xml:space="preserve">By default, the agent’s firewall allows access to:</w:t>
      </w:r>
    </w:p>
    <w:p>
      <w:pPr>
        <w:pStyle w:val="Compact"/>
        <w:numPr>
          <w:ilvl w:val="0"/>
          <w:numId w:val="1183"/>
        </w:numPr>
      </w:pPr>
      <w:r>
        <w:t xml:space="preserve">Common OS package repositories (Debian, Ubuntu, Red Hat, etc.)</w:t>
      </w:r>
    </w:p>
    <w:p>
      <w:pPr>
        <w:pStyle w:val="Compact"/>
        <w:numPr>
          <w:ilvl w:val="0"/>
          <w:numId w:val="1183"/>
        </w:numPr>
      </w:pPr>
      <w:r>
        <w:t xml:space="preserve">Popular container registries (Docker Hub, Azure Container Registry, AWS ECR, etc.)</w:t>
      </w:r>
    </w:p>
    <w:p>
      <w:pPr>
        <w:pStyle w:val="Compact"/>
        <w:numPr>
          <w:ilvl w:val="0"/>
          <w:numId w:val="1183"/>
        </w:numPr>
      </w:pPr>
      <w:r>
        <w:t xml:space="preserve">Language-specific package registries (npm, PyPI, Maven, RubyGems, etc.)</w:t>
      </w:r>
    </w:p>
    <w:p>
      <w:pPr>
        <w:pStyle w:val="Compact"/>
        <w:numPr>
          <w:ilvl w:val="0"/>
          <w:numId w:val="118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9">
        <w:r>
          <w:rPr>
            <w:rStyle w:val="Hyperlink"/>
          </w:rPr>
          <w:t xml:space="preserve">Copilot allowlist reference</w:t>
        </w:r>
      </w:hyperlink>
      <w:r>
        <w:t xml:space="preserve">.</w:t>
      </w:r>
    </w:p>
    <w:bookmarkEnd w:id="550"/>
    <w:bookmarkStart w:id="552" w:name="customizing-agent-firewall-settings"/>
    <w:p>
      <w:pPr>
        <w:pStyle w:val="Heading4"/>
      </w:pPr>
      <w:ins w:id="1752" w:author="PR Preview" w:date="2024-01-01T00:00:00Z">
        <w:r>
          <w:t xml:space="preserve">17.5.9.2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4"/>
        </w:numPr>
      </w:pPr>
      <w:r>
        <w:t xml:space="preserve">Add custom hosts to the allowlist (for internal dependencies or additional registries)</w:t>
      </w:r>
    </w:p>
    <w:p>
      <w:pPr>
        <w:pStyle w:val="Compact"/>
        <w:numPr>
          <w:ilvl w:val="0"/>
          <w:numId w:val="1184"/>
        </w:numPr>
      </w:pPr>
      <w:r>
        <w:t xml:space="preserve">Opt out of the default recommended allowlist for stricter security</w:t>
      </w:r>
    </w:p>
    <w:p>
      <w:pPr>
        <w:pStyle w:val="Compact"/>
        <w:numPr>
          <w:ilvl w:val="0"/>
          <w:numId w:val="118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51">
        <w:r>
          <w:rPr>
            <w:rStyle w:val="Hyperlink"/>
          </w:rPr>
          <w:t xml:space="preserve">Customizing or disabling the firewall for GitHub Copilot coding agent</w:t>
        </w:r>
      </w:hyperlink>
      <w:r>
        <w:t xml:space="preserve">.</w:t>
      </w:r>
    </w:p>
    <w:bookmarkEnd w:id="552"/>
    <w:bookmarkStart w:id="557" w:name="Xbbad9df60dbc05443efb3cae36c1e0daa9b491b"/>
    <w:p>
      <w:pPr>
        <w:pStyle w:val="Heading4"/>
      </w:pPr>
      <w:ins w:id="1759" w:author="PR Preview" w:date="2024-01-01T00:00:00Z">
        <w:r>
          <w:t xml:space="preserve">17.5.9.3 Recommended URLs for Data Science Repositories</w:t>
        </w:r>
      </w:ins>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6"/>
        </w:numPr>
      </w:pPr>
      <w:r>
        <w:rPr>
          <w:rStyle w:val="VerbatimChar"/>
        </w:rPr>
        <w:t xml:space="preserve">cran.r-project.org</w:t>
      </w:r>
      <w:r>
        <w:t xml:space="preserve"> </w:t>
      </w:r>
      <w:r>
        <w:t xml:space="preserve">- The Comprehensive R Archive Network</w:t>
      </w:r>
    </w:p>
    <w:p>
      <w:pPr>
        <w:pStyle w:val="Compact"/>
        <w:numPr>
          <w:ilvl w:val="0"/>
          <w:numId w:val="1186"/>
        </w:numPr>
      </w:pPr>
      <w:r>
        <w:rPr>
          <w:rStyle w:val="VerbatimChar"/>
        </w:rPr>
        <w:t xml:space="preserve">cloud.r-project.org</w:t>
      </w:r>
      <w:r>
        <w:t xml:space="preserve"> </w:t>
      </w:r>
      <w:r>
        <w:t xml:space="preserve">- CRAN mirror (cloud-based)</w:t>
      </w:r>
    </w:p>
    <w:p>
      <w:pPr>
        <w:pStyle w:val="Compact"/>
        <w:numPr>
          <w:ilvl w:val="0"/>
          <w:numId w:val="118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8"/>
        </w:numPr>
      </w:pPr>
      <w:r>
        <w:rPr>
          <w:rStyle w:val="VerbatimChar"/>
        </w:rPr>
        <w:t xml:space="preserve">en.wikipedia.org</w:t>
      </w:r>
      <w:r>
        <w:t xml:space="preserve"> </w:t>
      </w:r>
      <w:r>
        <w:t xml:space="preserve">- General reference and technical documentation</w:t>
      </w:r>
    </w:p>
    <w:p>
      <w:pPr>
        <w:pStyle w:val="Compact"/>
        <w:numPr>
          <w:ilvl w:val="0"/>
          <w:numId w:val="1188"/>
        </w:numPr>
      </w:pPr>
      <w:r>
        <w:rPr>
          <w:rStyle w:val="VerbatimChar"/>
        </w:rPr>
        <w:t xml:space="preserve">r-project.org</w:t>
      </w:r>
      <w:r>
        <w:t xml:space="preserve"> </w:t>
      </w:r>
      <w:r>
        <w:t xml:space="preserve">- Official R project website</w:t>
      </w:r>
    </w:p>
    <w:p>
      <w:pPr>
        <w:pStyle w:val="Compact"/>
        <w:numPr>
          <w:ilvl w:val="0"/>
          <w:numId w:val="1188"/>
        </w:numPr>
      </w:pPr>
      <w:r>
        <w:rPr>
          <w:rStyle w:val="VerbatimChar"/>
        </w:rPr>
        <w:t xml:space="preserve">quarto.org</w:t>
      </w:r>
      <w:r>
        <w:t xml:space="preserve"> </w:t>
      </w:r>
      <w:r>
        <w:t xml:space="preserve">- Quarto publishing system documentation</w:t>
      </w:r>
    </w:p>
    <w:p>
      <w:pPr>
        <w:pStyle w:val="Compact"/>
        <w:numPr>
          <w:ilvl w:val="0"/>
          <w:numId w:val="118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9"/>
        </w:numPr>
      </w:pPr>
      <w:r>
        <w:rPr>
          <w:rStyle w:val="VerbatimChar"/>
        </w:rPr>
        <w:t xml:space="preserve">github.com/tidyverse/*</w:t>
      </w:r>
      <w:r>
        <w:t xml:space="preserve"> </w:t>
      </w:r>
      <w:r>
        <w:t xml:space="preserve">- Tidyverse package source code</w:t>
      </w:r>
    </w:p>
    <w:p>
      <w:pPr>
        <w:pStyle w:val="Compact"/>
        <w:numPr>
          <w:ilvl w:val="0"/>
          <w:numId w:val="1189"/>
        </w:numPr>
      </w:pPr>
      <w:r>
        <w:rPr>
          <w:rStyle w:val="VerbatimChar"/>
        </w:rPr>
        <w:t xml:space="preserve">github.com/r-lib/*</w:t>
      </w:r>
      <w:r>
        <w:t xml:space="preserve"> </w:t>
      </w:r>
      <w:r>
        <w:t xml:space="preserve">- R-lib package source code</w:t>
      </w:r>
    </w:p>
    <w:p>
      <w:pPr>
        <w:pStyle w:val="Compact"/>
        <w:numPr>
          <w:ilvl w:val="0"/>
          <w:numId w:val="1189"/>
        </w:numPr>
      </w:pPr>
      <w:r>
        <w:rPr>
          <w:rStyle w:val="VerbatimChar"/>
        </w:rPr>
        <w:t xml:space="preserve">github.com/rstudio/*</w:t>
      </w:r>
      <w:r>
        <w:t xml:space="preserve"> </w:t>
      </w:r>
      <w:r>
        <w:t xml:space="preserve">- RStudio package source code</w:t>
      </w:r>
    </w:p>
    <w:p>
      <w:pPr>
        <w:pStyle w:val="Compact"/>
        <w:numPr>
          <w:ilvl w:val="0"/>
          <w:numId w:val="118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53" name="Picture"/>
                  <a:graphic>
                    <a:graphicData uri="http://schemas.openxmlformats.org/drawingml/2006/picture">
                      <pic:pic>
                        <pic:nvPicPr>
                          <pic:cNvPr descr="/opt/quarto/share/formats/docx/tip.png" id="554"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0"/>
              </w:numPr>
            </w:pPr>
            <w:r>
              <w:t xml:space="preserve">Coding agents report blocked access to these sites</w:t>
            </w:r>
          </w:p>
          <w:p>
            <w:pPr>
              <w:pStyle w:val="Compact"/>
              <w:numPr>
                <w:ilvl w:val="0"/>
                <w:numId w:val="1190"/>
              </w:numPr>
            </w:pPr>
            <w:r>
              <w:t xml:space="preserve">You’re working on R or data science projects that use these packages</w:t>
            </w:r>
          </w:p>
          <w:p>
            <w:pPr>
              <w:pStyle w:val="Compact"/>
              <w:numPr>
                <w:ilvl w:val="0"/>
                <w:numId w:val="119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1"/>
              </w:numPr>
            </w:pPr>
            <w:r>
              <w:t xml:space="preserve">Maintained by reputable organizations (Tidyverse, RStudio/Posit, R Core Team, rOpenSci)</w:t>
            </w:r>
          </w:p>
          <w:p>
            <w:pPr>
              <w:pStyle w:val="Compact"/>
              <w:numPr>
                <w:ilvl w:val="0"/>
                <w:numId w:val="1191"/>
              </w:numPr>
            </w:pPr>
            <w:r>
              <w:t xml:space="preserve">Widely used in the R community</w:t>
            </w:r>
          </w:p>
          <w:p>
            <w:pPr>
              <w:pStyle w:val="Compact"/>
              <w:numPr>
                <w:ilvl w:val="0"/>
                <w:numId w:val="1191"/>
              </w:numPr>
            </w:pPr>
            <w:r>
              <w:t xml:space="preserve">Focused on documentation and package distribution</w:t>
            </w:r>
          </w:p>
          <w:p>
            <w:pPr>
              <w:pStyle w:val="Compact"/>
              <w:numPr>
                <w:ilvl w:val="0"/>
                <w:numId w:val="119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57"/>
    <w:bookmarkEnd w:id="558"/>
    <w:bookmarkStart w:id="563" w:name="sec-ai-copilot-settings"/>
    <w:p>
      <w:pPr>
        <w:pStyle w:val="Heading3"/>
      </w:pPr>
      <w:ins w:id="1793" w:author="PR Preview" w:date="2024-01-01T00:00:00Z">
        <w:r>
          <w:t xml:space="preserve">17.5.10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59" w:name="model-selection-options"/>
    <w:p>
      <w:pPr>
        <w:pStyle w:val="Heading4"/>
      </w:pPr>
      <w:ins w:id="1795" w:author="PR Preview" w:date="2024-01-01T00:00:00Z">
        <w:r>
          <w:t xml:space="preserve">17.5.10.1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2"/>
        </w:numPr>
      </w:pPr>
      <w:r>
        <w:rPr>
          <w:b/>
          <w:bCs/>
        </w:rPr>
        <w:t xml:space="preserve">Claude Opus 4.1</w:t>
      </w:r>
      <w:r>
        <w:t xml:space="preserve">: Most capable model for complex reasoning and analysis</w:t>
      </w:r>
    </w:p>
    <w:p>
      <w:pPr>
        <w:pStyle w:val="Compact"/>
        <w:numPr>
          <w:ilvl w:val="1"/>
          <w:numId w:val="1193"/>
        </w:numPr>
      </w:pPr>
      <w:r>
        <w:rPr>
          <w:i/>
          <w:iCs/>
        </w:rPr>
        <w:t xml:space="preserve">Pros</w:t>
      </w:r>
      <w:r>
        <w:t xml:space="preserve">: Excellent at understanding nuanced requirements, handling complex codebases, superior code quality</w:t>
      </w:r>
    </w:p>
    <w:p>
      <w:pPr>
        <w:pStyle w:val="Compact"/>
        <w:numPr>
          <w:ilvl w:val="1"/>
          <w:numId w:val="1193"/>
        </w:numPr>
      </w:pPr>
      <w:r>
        <w:rPr>
          <w:i/>
          <w:iCs/>
        </w:rPr>
        <w:t xml:space="preserve">Cons</w:t>
      </w:r>
      <w:r>
        <w:t xml:space="preserve">: Slower response times, may be overkill for simple tasks, limited availability (select option required)</w:t>
      </w:r>
    </w:p>
    <w:p>
      <w:pPr>
        <w:pStyle w:val="Compact"/>
        <w:numPr>
          <w:ilvl w:val="1"/>
          <w:numId w:val="1193"/>
        </w:numPr>
      </w:pPr>
      <w:r>
        <w:rPr>
          <w:i/>
          <w:iCs/>
        </w:rPr>
        <w:t xml:space="preserve">When to use</w:t>
      </w:r>
      <w:r>
        <w:t xml:space="preserve">: Complex refactoring, architectural decisions, thorough code reviews</w:t>
      </w:r>
    </w:p>
    <w:p>
      <w:pPr>
        <w:pStyle w:val="Compact"/>
        <w:numPr>
          <w:ilvl w:val="0"/>
          <w:numId w:val="1192"/>
        </w:numPr>
      </w:pPr>
      <w:r>
        <w:rPr>
          <w:b/>
          <w:bCs/>
        </w:rPr>
        <w:t xml:space="preserve">Claude Opus 4.5</w:t>
      </w:r>
      <w:r>
        <w:t xml:space="preserve">: Latest version with enhanced capabilities</w:t>
      </w:r>
    </w:p>
    <w:p>
      <w:pPr>
        <w:pStyle w:val="Compact"/>
        <w:numPr>
          <w:ilvl w:val="1"/>
          <w:numId w:val="1194"/>
        </w:numPr>
      </w:pPr>
      <w:r>
        <w:rPr>
          <w:i/>
          <w:iCs/>
        </w:rPr>
        <w:t xml:space="preserve">Pros</w:t>
      </w:r>
      <w:r>
        <w:t xml:space="preserve">: State-of-the-art performance, improved reasoning over 4.1</w:t>
      </w:r>
    </w:p>
    <w:p>
      <w:pPr>
        <w:pStyle w:val="Compact"/>
        <w:numPr>
          <w:ilvl w:val="1"/>
          <w:numId w:val="1194"/>
        </w:numPr>
      </w:pPr>
      <w:r>
        <w:rPr>
          <w:i/>
          <w:iCs/>
        </w:rPr>
        <w:t xml:space="preserve">Cons</w:t>
      </w:r>
      <w:r>
        <w:t xml:space="preserve">: Similar trade-offs to Opus 4.1, requires selection</w:t>
      </w:r>
    </w:p>
    <w:p>
      <w:pPr>
        <w:pStyle w:val="Compact"/>
        <w:numPr>
          <w:ilvl w:val="1"/>
          <w:numId w:val="1194"/>
        </w:numPr>
      </w:pPr>
      <w:r>
        <w:rPr>
          <w:i/>
          <w:iCs/>
        </w:rPr>
        <w:t xml:space="preserve">When to use</w:t>
      </w:r>
      <w:r>
        <w:t xml:space="preserve">: Most demanding tasks requiring cutting-edge capabilities</w:t>
      </w:r>
    </w:p>
    <w:p>
      <w:pPr>
        <w:pStyle w:val="Compact"/>
        <w:numPr>
          <w:ilvl w:val="0"/>
          <w:numId w:val="1192"/>
        </w:numPr>
      </w:pPr>
      <w:r>
        <w:rPr>
          <w:b/>
          <w:bCs/>
        </w:rPr>
        <w:t xml:space="preserve">Claude Sonnet 4</w:t>
      </w:r>
      <w:r>
        <w:t xml:space="preserve">: Balanced model optimizing capability and speed</w:t>
      </w:r>
    </w:p>
    <w:p>
      <w:pPr>
        <w:pStyle w:val="Compact"/>
        <w:numPr>
          <w:ilvl w:val="1"/>
          <w:numId w:val="1195"/>
        </w:numPr>
      </w:pPr>
      <w:r>
        <w:rPr>
          <w:i/>
          <w:iCs/>
        </w:rPr>
        <w:t xml:space="preserve">Pros</w:t>
      </w:r>
      <w:r>
        <w:t xml:space="preserve">: Fast responses, strong performance, good default choice</w:t>
      </w:r>
    </w:p>
    <w:p>
      <w:pPr>
        <w:pStyle w:val="Compact"/>
        <w:numPr>
          <w:ilvl w:val="1"/>
          <w:numId w:val="1195"/>
        </w:numPr>
      </w:pPr>
      <w:r>
        <w:rPr>
          <w:i/>
          <w:iCs/>
        </w:rPr>
        <w:t xml:space="preserve">Cons</w:t>
      </w:r>
      <w:r>
        <w:t xml:space="preserve">: Slightly less capable than Opus models for very complex tasks</w:t>
      </w:r>
    </w:p>
    <w:p>
      <w:pPr>
        <w:pStyle w:val="Compact"/>
        <w:numPr>
          <w:ilvl w:val="1"/>
          <w:numId w:val="1195"/>
        </w:numPr>
      </w:pPr>
      <w:r>
        <w:rPr>
          <w:i/>
          <w:iCs/>
        </w:rPr>
        <w:t xml:space="preserve">When to use</w:t>
      </w:r>
      <w:r>
        <w:t xml:space="preserve">: General development work, most coding tasks</w:t>
      </w:r>
    </w:p>
    <w:p>
      <w:pPr>
        <w:pStyle w:val="Compact"/>
        <w:numPr>
          <w:ilvl w:val="0"/>
          <w:numId w:val="1192"/>
        </w:numPr>
      </w:pPr>
      <w:r>
        <w:rPr>
          <w:b/>
          <w:bCs/>
        </w:rPr>
        <w:t xml:space="preserve">Claude Sonnet 4.5</w:t>
      </w:r>
      <w:r>
        <w:t xml:space="preserve">: Enhanced version of Sonnet</w:t>
      </w:r>
    </w:p>
    <w:p>
      <w:pPr>
        <w:pStyle w:val="Compact"/>
        <w:numPr>
          <w:ilvl w:val="1"/>
          <w:numId w:val="1196"/>
        </w:numPr>
      </w:pPr>
      <w:r>
        <w:rPr>
          <w:i/>
          <w:iCs/>
        </w:rPr>
        <w:t xml:space="preserve">Pros</w:t>
      </w:r>
      <w:r>
        <w:t xml:space="preserve">: Improved over Sonnet 4 while maintaining speed</w:t>
      </w:r>
    </w:p>
    <w:p>
      <w:pPr>
        <w:pStyle w:val="Compact"/>
        <w:numPr>
          <w:ilvl w:val="1"/>
          <w:numId w:val="1196"/>
        </w:numPr>
      </w:pPr>
      <w:r>
        <w:rPr>
          <w:i/>
          <w:iCs/>
        </w:rPr>
        <w:t xml:space="preserve">Cons</w:t>
      </w:r>
      <w:r>
        <w:t xml:space="preserve">: Still not as powerful as Opus for extremely complex scenarios</w:t>
      </w:r>
    </w:p>
    <w:p>
      <w:pPr>
        <w:pStyle w:val="Compact"/>
        <w:numPr>
          <w:ilvl w:val="1"/>
          <w:numId w:val="1196"/>
        </w:numPr>
      </w:pPr>
      <w:r>
        <w:rPr>
          <w:i/>
          <w:iCs/>
        </w:rPr>
        <w:t xml:space="preserve">When to use</w:t>
      </w:r>
      <w:r>
        <w:t xml:space="preserve">: Most daily development tasks</w:t>
      </w:r>
    </w:p>
    <w:p>
      <w:pPr>
        <w:pStyle w:val="Compact"/>
        <w:numPr>
          <w:ilvl w:val="0"/>
          <w:numId w:val="1192"/>
        </w:numPr>
      </w:pPr>
      <w:r>
        <w:rPr>
          <w:b/>
          <w:bCs/>
        </w:rPr>
        <w:t xml:space="preserve">Claude Haiku 4.5</w:t>
      </w:r>
      <w:r>
        <w:t xml:space="preserve">: Fast, efficient model for simpler tasks</w:t>
      </w:r>
    </w:p>
    <w:p>
      <w:pPr>
        <w:pStyle w:val="Compact"/>
        <w:numPr>
          <w:ilvl w:val="1"/>
          <w:numId w:val="1197"/>
        </w:numPr>
      </w:pPr>
      <w:r>
        <w:rPr>
          <w:i/>
          <w:iCs/>
        </w:rPr>
        <w:t xml:space="preserve">Pros</w:t>
      </w:r>
      <w:r>
        <w:t xml:space="preserve">: Very fast responses, cost-effective, good for quick questions</w:t>
      </w:r>
    </w:p>
    <w:p>
      <w:pPr>
        <w:pStyle w:val="Compact"/>
        <w:numPr>
          <w:ilvl w:val="1"/>
          <w:numId w:val="1197"/>
        </w:numPr>
      </w:pPr>
      <w:r>
        <w:rPr>
          <w:i/>
          <w:iCs/>
        </w:rPr>
        <w:t xml:space="preserve">Cons</w:t>
      </w:r>
      <w:r>
        <w:t xml:space="preserve">: Less capable for complex reasoning or large codebases</w:t>
      </w:r>
    </w:p>
    <w:p>
      <w:pPr>
        <w:pStyle w:val="Compact"/>
        <w:numPr>
          <w:ilvl w:val="1"/>
          <w:numId w:val="119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198"/>
        </w:numPr>
      </w:pPr>
      <w:r>
        <w:rPr>
          <w:b/>
          <w:bCs/>
        </w:rPr>
        <w:t xml:space="preserve">GPT-5.2-Codex</w:t>
      </w:r>
      <w:r>
        <w:t xml:space="preserve">: Specialized for code generation</w:t>
      </w:r>
    </w:p>
    <w:p>
      <w:pPr>
        <w:pStyle w:val="Compact"/>
        <w:numPr>
          <w:ilvl w:val="1"/>
          <w:numId w:val="1199"/>
        </w:numPr>
      </w:pPr>
      <w:r>
        <w:rPr>
          <w:i/>
          <w:iCs/>
        </w:rPr>
        <w:t xml:space="preserve">Pros</w:t>
      </w:r>
      <w:r>
        <w:t xml:space="preserve">: Strong code completion, good at common patterns</w:t>
      </w:r>
    </w:p>
    <w:p>
      <w:pPr>
        <w:pStyle w:val="Compact"/>
        <w:numPr>
          <w:ilvl w:val="1"/>
          <w:numId w:val="1199"/>
        </w:numPr>
      </w:pPr>
      <w:r>
        <w:rPr>
          <w:i/>
          <w:iCs/>
        </w:rPr>
        <w:t xml:space="preserve">Cons</w:t>
      </w:r>
      <w:r>
        <w:t xml:space="preserve">: May hallucinate package names or APIs</w:t>
      </w:r>
    </w:p>
    <w:p>
      <w:pPr>
        <w:pStyle w:val="Compact"/>
        <w:numPr>
          <w:ilvl w:val="1"/>
          <w:numId w:val="1199"/>
        </w:numPr>
      </w:pPr>
      <w:r>
        <w:rPr>
          <w:i/>
          <w:iCs/>
        </w:rPr>
        <w:t xml:space="preserve">When to use</w:t>
      </w:r>
      <w:r>
        <w:t xml:space="preserve">: Code completion, common coding patterns</w:t>
      </w:r>
    </w:p>
    <w:p>
      <w:pPr>
        <w:pStyle w:val="Compact"/>
        <w:numPr>
          <w:ilvl w:val="0"/>
          <w:numId w:val="1198"/>
        </w:numPr>
      </w:pPr>
      <w:r>
        <w:rPr>
          <w:b/>
          <w:bCs/>
        </w:rPr>
        <w:t xml:space="preserve">GPT-5</w:t>
      </w:r>
      <w:r>
        <w:t xml:space="preserve">: Latest general-purpose model</w:t>
      </w:r>
    </w:p>
    <w:p>
      <w:pPr>
        <w:pStyle w:val="Compact"/>
        <w:numPr>
          <w:ilvl w:val="1"/>
          <w:numId w:val="1200"/>
        </w:numPr>
      </w:pPr>
      <w:r>
        <w:rPr>
          <w:i/>
          <w:iCs/>
        </w:rPr>
        <w:t xml:space="preserve">Pros</w:t>
      </w:r>
      <w:r>
        <w:t xml:space="preserve">: Broad knowledge, good general performance</w:t>
      </w:r>
    </w:p>
    <w:p>
      <w:pPr>
        <w:pStyle w:val="Compact"/>
        <w:numPr>
          <w:ilvl w:val="1"/>
          <w:numId w:val="1200"/>
        </w:numPr>
      </w:pPr>
      <w:r>
        <w:rPr>
          <w:i/>
          <w:iCs/>
        </w:rPr>
        <w:t xml:space="preserve">Cons</w:t>
      </w:r>
      <w:r>
        <w:t xml:space="preserve">: Not specifically optimized for code</w:t>
      </w:r>
    </w:p>
    <w:p>
      <w:pPr>
        <w:pStyle w:val="Compact"/>
        <w:numPr>
          <w:ilvl w:val="1"/>
          <w:numId w:val="1200"/>
        </w:numPr>
      </w:pPr>
      <w:r>
        <w:rPr>
          <w:i/>
          <w:iCs/>
        </w:rPr>
        <w:t xml:space="preserve">When to use</w:t>
      </w:r>
      <w:r>
        <w:t xml:space="preserve">: Mixed tasks involving code and documentation</w:t>
      </w:r>
    </w:p>
    <w:p>
      <w:pPr>
        <w:pStyle w:val="Compact"/>
        <w:numPr>
          <w:ilvl w:val="0"/>
          <w:numId w:val="1198"/>
        </w:numPr>
      </w:pPr>
      <w:r>
        <w:rPr>
          <w:b/>
          <w:bCs/>
        </w:rPr>
        <w:t xml:space="preserve">GPT-5-Codex</w:t>
      </w:r>
      <w:r>
        <w:t xml:space="preserve"> </w:t>
      </w:r>
      <w:r>
        <w:t xml:space="preserve">(various versions including Mini and Max):</w:t>
      </w:r>
    </w:p>
    <w:p>
      <w:pPr>
        <w:pStyle w:val="Compact"/>
        <w:numPr>
          <w:ilvl w:val="1"/>
          <w:numId w:val="1201"/>
        </w:numPr>
      </w:pPr>
      <w:r>
        <w:rPr>
          <w:i/>
          <w:iCs/>
        </w:rPr>
        <w:t xml:space="preserve">Pros</w:t>
      </w:r>
      <w:r>
        <w:t xml:space="preserve">: Specialized variants for different use cases</w:t>
      </w:r>
    </w:p>
    <w:p>
      <w:pPr>
        <w:pStyle w:val="Compact"/>
        <w:numPr>
          <w:ilvl w:val="1"/>
          <w:numId w:val="1201"/>
        </w:numPr>
      </w:pPr>
      <w:r>
        <w:rPr>
          <w:i/>
          <w:iCs/>
        </w:rPr>
        <w:t xml:space="preserve">Cons</w:t>
      </w:r>
      <w:r>
        <w:t xml:space="preserve">: Fragmented options can be confusing</w:t>
      </w:r>
    </w:p>
    <w:p>
      <w:pPr>
        <w:pStyle w:val="Compact"/>
        <w:numPr>
          <w:ilvl w:val="1"/>
          <w:numId w:val="1201"/>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2"/>
        </w:numPr>
      </w:pPr>
      <w:r>
        <w:rPr>
          <w:b/>
          <w:bCs/>
        </w:rPr>
        <w:t xml:space="preserve">Gemini 2.5 Pro</w:t>
      </w:r>
      <w:r>
        <w:t xml:space="preserve">: High-capability model</w:t>
      </w:r>
    </w:p>
    <w:p>
      <w:pPr>
        <w:pStyle w:val="Compact"/>
        <w:numPr>
          <w:ilvl w:val="1"/>
          <w:numId w:val="1203"/>
        </w:numPr>
      </w:pPr>
      <w:r>
        <w:rPr>
          <w:i/>
          <w:iCs/>
        </w:rPr>
        <w:t xml:space="preserve">Pros</w:t>
      </w:r>
      <w:r>
        <w:t xml:space="preserve">: Strong multimodal capabilities, good at understanding context</w:t>
      </w:r>
    </w:p>
    <w:p>
      <w:pPr>
        <w:pStyle w:val="Compact"/>
        <w:numPr>
          <w:ilvl w:val="1"/>
          <w:numId w:val="1203"/>
        </w:numPr>
      </w:pPr>
      <w:r>
        <w:rPr>
          <w:i/>
          <w:iCs/>
        </w:rPr>
        <w:t xml:space="preserve">Cons</w:t>
      </w:r>
      <w:r>
        <w:t xml:space="preserve">: Less proven in coding scenarios than Claude or GPT</w:t>
      </w:r>
    </w:p>
    <w:p>
      <w:pPr>
        <w:pStyle w:val="Compact"/>
        <w:numPr>
          <w:ilvl w:val="1"/>
          <w:numId w:val="1203"/>
        </w:numPr>
      </w:pPr>
      <w:r>
        <w:rPr>
          <w:i/>
          <w:iCs/>
        </w:rPr>
        <w:t xml:space="preserve">When to use</w:t>
      </w:r>
      <w:r>
        <w:t xml:space="preserve">: Tasks involving images or complex context</w:t>
      </w:r>
    </w:p>
    <w:p>
      <w:pPr>
        <w:pStyle w:val="Compact"/>
        <w:numPr>
          <w:ilvl w:val="0"/>
          <w:numId w:val="1202"/>
        </w:numPr>
      </w:pPr>
      <w:r>
        <w:rPr>
          <w:b/>
          <w:bCs/>
        </w:rPr>
        <w:t xml:space="preserve">Gemini 3 Pro/Flash</w:t>
      </w:r>
      <w:r>
        <w:t xml:space="preserve"> </w:t>
      </w:r>
      <w:r>
        <w:t xml:space="preserve">(Preview): Latest generation</w:t>
      </w:r>
    </w:p>
    <w:p>
      <w:pPr>
        <w:pStyle w:val="Compact"/>
        <w:numPr>
          <w:ilvl w:val="1"/>
          <w:numId w:val="1204"/>
        </w:numPr>
      </w:pPr>
      <w:r>
        <w:rPr>
          <w:i/>
          <w:iCs/>
        </w:rPr>
        <w:t xml:space="preserve">Pros</w:t>
      </w:r>
      <w:r>
        <w:t xml:space="preserve">: Cutting-edge capabilities, flash variant offers speed</w:t>
      </w:r>
    </w:p>
    <w:p>
      <w:pPr>
        <w:pStyle w:val="Compact"/>
        <w:numPr>
          <w:ilvl w:val="1"/>
          <w:numId w:val="1204"/>
        </w:numPr>
      </w:pPr>
      <w:r>
        <w:rPr>
          <w:i/>
          <w:iCs/>
        </w:rPr>
        <w:t xml:space="preserve">Cons</w:t>
      </w:r>
      <w:r>
        <w:t xml:space="preserve">: Preview status means less stable, limited track record</w:t>
      </w:r>
    </w:p>
    <w:p>
      <w:pPr>
        <w:pStyle w:val="Compact"/>
        <w:numPr>
          <w:ilvl w:val="1"/>
          <w:numId w:val="120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59"/>
    <w:bookmarkStart w:id="560" w:name="feature-settings"/>
    <w:p>
      <w:pPr>
        <w:pStyle w:val="Heading4"/>
      </w:pPr>
      <w:ins w:id="1841" w:author="PR Preview" w:date="2024-01-01T00:00:00Z">
        <w:r>
          <w:t xml:space="preserve">17.5.10.2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5"/>
        </w:numPr>
      </w:pPr>
      <w:r>
        <w:rPr>
          <w:i/>
          <w:iCs/>
        </w:rPr>
        <w:t xml:space="preserve">What it does</w:t>
      </w:r>
      <w:r>
        <w:t xml:space="preserve">: Enables preview/experimental features in your editor</w:t>
      </w:r>
    </w:p>
    <w:p>
      <w:pPr>
        <w:pStyle w:val="Compact"/>
        <w:numPr>
          <w:ilvl w:val="0"/>
          <w:numId w:val="1205"/>
        </w:numPr>
      </w:pPr>
      <w:r>
        <w:rPr>
          <w:i/>
          <w:iCs/>
        </w:rPr>
        <w:t xml:space="preserve">Pros</w:t>
      </w:r>
      <w:r>
        <w:t xml:space="preserve">: Access to latest capabilities before general release</w:t>
      </w:r>
    </w:p>
    <w:p>
      <w:pPr>
        <w:pStyle w:val="Compact"/>
        <w:numPr>
          <w:ilvl w:val="0"/>
          <w:numId w:val="1205"/>
        </w:numPr>
      </w:pPr>
      <w:r>
        <w:rPr>
          <w:i/>
          <w:iCs/>
        </w:rPr>
        <w:t xml:space="preserve">Cons</w:t>
      </w:r>
      <w:r>
        <w:t xml:space="preserve">: May have bugs or unstable behavior</w:t>
      </w:r>
    </w:p>
    <w:p>
      <w:pPr>
        <w:pStyle w:val="Compact"/>
        <w:numPr>
          <w:ilvl w:val="0"/>
          <w:numId w:val="120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6"/>
        </w:numPr>
      </w:pPr>
      <w:r>
        <w:rPr>
          <w:i/>
          <w:iCs/>
        </w:rPr>
        <w:t xml:space="preserve">What it does</w:t>
      </w:r>
      <w:r>
        <w:t xml:space="preserve">: Enables Copilot chat interface on GitHub.com</w:t>
      </w:r>
    </w:p>
    <w:p>
      <w:pPr>
        <w:pStyle w:val="Compact"/>
        <w:numPr>
          <w:ilvl w:val="0"/>
          <w:numId w:val="1206"/>
        </w:numPr>
      </w:pPr>
      <w:r>
        <w:rPr>
          <w:i/>
          <w:iCs/>
        </w:rPr>
        <w:t xml:space="preserve">Pros</w:t>
      </w:r>
      <w:r>
        <w:t xml:space="preserve">: Quick access to Copilot without opening an editor, useful for reviewing PRs</w:t>
      </w:r>
    </w:p>
    <w:p>
      <w:pPr>
        <w:pStyle w:val="Compact"/>
        <w:numPr>
          <w:ilvl w:val="0"/>
          <w:numId w:val="1206"/>
        </w:numPr>
      </w:pPr>
      <w:r>
        <w:rPr>
          <w:i/>
          <w:iCs/>
        </w:rPr>
        <w:t xml:space="preserve">Cons</w:t>
      </w:r>
      <w:r>
        <w:t xml:space="preserve">: Only available with paid license</w:t>
      </w:r>
    </w:p>
    <w:p>
      <w:pPr>
        <w:pStyle w:val="Compact"/>
        <w:numPr>
          <w:ilvl w:val="0"/>
          <w:numId w:val="120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7"/>
        </w:numPr>
      </w:pPr>
      <w:r>
        <w:rPr>
          <w:i/>
          <w:iCs/>
        </w:rPr>
        <w:t xml:space="preserve">What it does</w:t>
      </w:r>
      <w:r>
        <w:t xml:space="preserve">: GitHub Copilot for assistance in terminal</w:t>
      </w:r>
    </w:p>
    <w:p>
      <w:pPr>
        <w:pStyle w:val="Compact"/>
        <w:numPr>
          <w:ilvl w:val="0"/>
          <w:numId w:val="1207"/>
        </w:numPr>
      </w:pPr>
      <w:r>
        <w:rPr>
          <w:i/>
          <w:iCs/>
        </w:rPr>
        <w:t xml:space="preserve">Pros</w:t>
      </w:r>
      <w:r>
        <w:t xml:space="preserve">: AI help for command-line operations, shell commands, and git operations</w:t>
      </w:r>
    </w:p>
    <w:p>
      <w:pPr>
        <w:pStyle w:val="Compact"/>
        <w:numPr>
          <w:ilvl w:val="0"/>
          <w:numId w:val="1207"/>
        </w:numPr>
      </w:pPr>
      <w:r>
        <w:rPr>
          <w:i/>
          <w:iCs/>
        </w:rPr>
        <w:t xml:space="preserve">Cons</w:t>
      </w:r>
      <w:r>
        <w:t xml:space="preserve">: Requires separate installation and setup</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08"/>
        </w:numPr>
      </w:pPr>
      <w:r>
        <w:rPr>
          <w:i/>
          <w:iCs/>
        </w:rPr>
        <w:t xml:space="preserve">What it does</w:t>
      </w:r>
      <w:r>
        <w:t xml:space="preserve">: Enables Copilot in GitHub Desktop app</w:t>
      </w:r>
    </w:p>
    <w:p>
      <w:pPr>
        <w:pStyle w:val="Compact"/>
        <w:numPr>
          <w:ilvl w:val="0"/>
          <w:numId w:val="1208"/>
        </w:numPr>
      </w:pPr>
      <w:r>
        <w:rPr>
          <w:i/>
          <w:iCs/>
        </w:rPr>
        <w:t xml:space="preserve">Pros</w:t>
      </w:r>
      <w:r>
        <w:t xml:space="preserve">: AI assistance in GUI git client</w:t>
      </w:r>
    </w:p>
    <w:p>
      <w:pPr>
        <w:pStyle w:val="Compact"/>
        <w:numPr>
          <w:ilvl w:val="0"/>
          <w:numId w:val="1208"/>
        </w:numPr>
      </w:pPr>
      <w:r>
        <w:rPr>
          <w:i/>
          <w:iCs/>
        </w:rPr>
        <w:t xml:space="preserve">Cons</w:t>
      </w:r>
      <w:r>
        <w:t xml:space="preserve">: Limited compared to editor integration</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09"/>
        </w:numPr>
      </w:pPr>
      <w:r>
        <w:rPr>
          <w:i/>
          <w:iCs/>
        </w:rPr>
        <w:t xml:space="preserve">What it does</w:t>
      </w:r>
      <w:r>
        <w:t xml:space="preserve">: Enables chat interface in your code editor</w:t>
      </w:r>
    </w:p>
    <w:p>
      <w:pPr>
        <w:pStyle w:val="Compact"/>
        <w:numPr>
          <w:ilvl w:val="0"/>
          <w:numId w:val="1209"/>
        </w:numPr>
      </w:pPr>
      <w:r>
        <w:rPr>
          <w:i/>
          <w:iCs/>
        </w:rPr>
        <w:t xml:space="preserve">Pros</w:t>
      </w:r>
      <w:r>
        <w:t xml:space="preserve">: Context-aware help, refactoring assistance, code explanation</w:t>
      </w:r>
    </w:p>
    <w:p>
      <w:pPr>
        <w:pStyle w:val="Compact"/>
        <w:numPr>
          <w:ilvl w:val="0"/>
          <w:numId w:val="1209"/>
        </w:numPr>
      </w:pPr>
      <w:r>
        <w:rPr>
          <w:i/>
          <w:iCs/>
        </w:rPr>
        <w:t xml:space="preserve">Cons</w:t>
      </w:r>
      <w:r>
        <w:t xml:space="preserve">: Can be distracting if overused</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0"/>
        </w:numPr>
      </w:pPr>
      <w:r>
        <w:rPr>
          <w:i/>
          <w:iCs/>
        </w:rPr>
        <w:t xml:space="preserve">What it does</w:t>
      </w:r>
      <w:r>
        <w:t xml:space="preserve">: Enables Copilot chat in mobile app</w:t>
      </w:r>
    </w:p>
    <w:p>
      <w:pPr>
        <w:pStyle w:val="Compact"/>
        <w:numPr>
          <w:ilvl w:val="0"/>
          <w:numId w:val="1210"/>
        </w:numPr>
      </w:pPr>
      <w:r>
        <w:rPr>
          <w:i/>
          <w:iCs/>
        </w:rPr>
        <w:t xml:space="preserve">Pros</w:t>
      </w:r>
      <w:r>
        <w:t xml:space="preserve">: Quick access on mobile devices</w:t>
      </w:r>
    </w:p>
    <w:p>
      <w:pPr>
        <w:pStyle w:val="Compact"/>
        <w:numPr>
          <w:ilvl w:val="0"/>
          <w:numId w:val="1210"/>
        </w:numPr>
      </w:pPr>
      <w:r>
        <w:rPr>
          <w:i/>
          <w:iCs/>
        </w:rPr>
        <w:t xml:space="preserve">Cons</w:t>
      </w:r>
      <w:r>
        <w:t xml:space="preserve">: Limited by mobile interface</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1"/>
        </w:numPr>
      </w:pPr>
      <w:r>
        <w:rPr>
          <w:i/>
          <w:iCs/>
        </w:rPr>
        <w:t xml:space="preserve">What it does</w:t>
      </w:r>
      <w:r>
        <w:t xml:space="preserve">: Allows Copilot to search internet for up-to-date information</w:t>
      </w:r>
    </w:p>
    <w:p>
      <w:pPr>
        <w:pStyle w:val="Compact"/>
        <w:numPr>
          <w:ilvl w:val="0"/>
          <w:numId w:val="1211"/>
        </w:numPr>
      </w:pPr>
      <w:r>
        <w:rPr>
          <w:i/>
          <w:iCs/>
        </w:rPr>
        <w:t xml:space="preserve">Pros</w:t>
      </w:r>
      <w:r>
        <w:t xml:space="preserve">: Access to current documentation, recent library changes, latest best practices</w:t>
      </w:r>
    </w:p>
    <w:p>
      <w:pPr>
        <w:pStyle w:val="Compact"/>
        <w:numPr>
          <w:ilvl w:val="0"/>
          <w:numId w:val="1211"/>
        </w:numPr>
      </w:pPr>
      <w:r>
        <w:rPr>
          <w:i/>
          <w:iCs/>
        </w:rPr>
        <w:t xml:space="preserve">Cons</w:t>
      </w:r>
      <w:r>
        <w:t xml:space="preserve">: May introduce latency, results depend on search quality</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60"/>
    <w:bookmarkStart w:id="561" w:name="advanced-settings"/>
    <w:p>
      <w:pPr>
        <w:pStyle w:val="Heading4"/>
      </w:pPr>
      <w:ins w:id="1878" w:author="PR Preview" w:date="2024-01-01T00:00:00Z">
        <w:r>
          <w:t xml:space="preserve">17.5.10.3 Advanced Settings</w:t>
        </w:r>
      </w:ins>
    </w:p>
    <w:p>
      <w:pPr>
        <w:pStyle w:val="FirstParagraph"/>
      </w:pPr>
      <w:r>
        <w:rPr>
          <w:b/>
          <w:bCs/>
        </w:rPr>
        <w:t xml:space="preserve">Dashboard Entry Point:</w:t>
      </w:r>
    </w:p>
    <w:p>
      <w:pPr>
        <w:pStyle w:val="Compact"/>
        <w:numPr>
          <w:ilvl w:val="0"/>
          <w:numId w:val="1212"/>
        </w:numPr>
      </w:pPr>
      <w:r>
        <w:rPr>
          <w:i/>
          <w:iCs/>
        </w:rPr>
        <w:t xml:space="preserve">What it does</w:t>
      </w:r>
      <w:r>
        <w:t xml:space="preserve">: Allows instant chatting when landing on GitHub.com</w:t>
      </w:r>
    </w:p>
    <w:p>
      <w:pPr>
        <w:pStyle w:val="Compact"/>
        <w:numPr>
          <w:ilvl w:val="0"/>
          <w:numId w:val="1212"/>
        </w:numPr>
      </w:pPr>
      <w:r>
        <w:rPr>
          <w:i/>
          <w:iCs/>
        </w:rPr>
        <w:t xml:space="preserve">Pros</w:t>
      </w:r>
      <w:r>
        <w:t xml:space="preserve">: Quick access to Copilot without navigating menus</w:t>
      </w:r>
    </w:p>
    <w:p>
      <w:pPr>
        <w:pStyle w:val="Compact"/>
        <w:numPr>
          <w:ilvl w:val="0"/>
          <w:numId w:val="1212"/>
        </w:numPr>
      </w:pPr>
      <w:r>
        <w:rPr>
          <w:i/>
          <w:iCs/>
        </w:rPr>
        <w:t xml:space="preserve">Cons</w:t>
      </w:r>
      <w:r>
        <w:t xml:space="preserve">: None significant</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3"/>
        </w:numPr>
      </w:pPr>
      <w:r>
        <w:rPr>
          <w:i/>
          <w:iCs/>
        </w:rPr>
        <w:t xml:space="preserve">What it does</w:t>
      </w:r>
      <w:r>
        <w:t xml:space="preserve">: Use Copilot to review your code and generate pull request summaries</w:t>
      </w:r>
    </w:p>
    <w:p>
      <w:pPr>
        <w:pStyle w:val="Compact"/>
        <w:numPr>
          <w:ilvl w:val="0"/>
          <w:numId w:val="1213"/>
        </w:numPr>
      </w:pPr>
      <w:r>
        <w:rPr>
          <w:i/>
          <w:iCs/>
        </w:rPr>
        <w:t xml:space="preserve">Pros</w:t>
      </w:r>
      <w:r>
        <w:t xml:space="preserve">: Automated code review suggestions, PR summary generation, catches common issues</w:t>
      </w:r>
    </w:p>
    <w:p>
      <w:pPr>
        <w:pStyle w:val="Compact"/>
        <w:numPr>
          <w:ilvl w:val="0"/>
          <w:numId w:val="1213"/>
        </w:numPr>
      </w:pPr>
      <w:r>
        <w:rPr>
          <w:i/>
          <w:iCs/>
        </w:rPr>
        <w:t xml:space="preserve">Cons</w:t>
      </w:r>
      <w:r>
        <w:t xml:space="preserve">: May generate false positives, shouldn’t replace human review</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4"/>
        </w:numPr>
      </w:pPr>
      <w:r>
        <w:rPr>
          <w:i/>
          <w:iCs/>
        </w:rPr>
        <w:t xml:space="preserve">What it does</w:t>
      </w:r>
      <w:r>
        <w:t xml:space="preserve">: Automatically reviews all pull requests you create</w:t>
      </w:r>
    </w:p>
    <w:p>
      <w:pPr>
        <w:pStyle w:val="Compact"/>
        <w:numPr>
          <w:ilvl w:val="0"/>
          <w:numId w:val="1214"/>
        </w:numPr>
      </w:pPr>
      <w:r>
        <w:rPr>
          <w:i/>
          <w:iCs/>
        </w:rPr>
        <w:t xml:space="preserve">Pros</w:t>
      </w:r>
      <w:r>
        <w:t xml:space="preserve">: Catches issues early without manual triggering</w:t>
      </w:r>
    </w:p>
    <w:p>
      <w:pPr>
        <w:pStyle w:val="Compact"/>
        <w:numPr>
          <w:ilvl w:val="0"/>
          <w:numId w:val="1214"/>
        </w:numPr>
      </w:pPr>
      <w:r>
        <w:rPr>
          <w:i/>
          <w:iCs/>
        </w:rPr>
        <w:t xml:space="preserve">Cons</w:t>
      </w:r>
      <w:r>
        <w:t xml:space="preserve">: May be noisy on simple PRs, uses API quota</w:t>
      </w:r>
    </w:p>
    <w:p>
      <w:pPr>
        <w:pStyle w:val="Compact"/>
        <w:numPr>
          <w:ilvl w:val="0"/>
          <w:numId w:val="121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5"/>
        </w:numPr>
      </w:pPr>
      <w:r>
        <w:rPr>
          <w:i/>
          <w:iCs/>
        </w:rPr>
        <w:t xml:space="preserve">What it does</w:t>
      </w:r>
      <w:r>
        <w:t xml:space="preserve">: Delegate tasks to Copilot coding agent in repositories where it is enabled</w:t>
      </w:r>
    </w:p>
    <w:p>
      <w:pPr>
        <w:pStyle w:val="Compact"/>
        <w:numPr>
          <w:ilvl w:val="0"/>
          <w:numId w:val="1215"/>
        </w:numPr>
      </w:pPr>
      <w:r>
        <w:rPr>
          <w:i/>
          <w:iCs/>
        </w:rPr>
        <w:t xml:space="preserve">Pros</w:t>
      </w:r>
      <w:r>
        <w:t xml:space="preserve">: Autonomous multi-file edits, can execute complex refactoring, runs tests and fixes issues</w:t>
      </w:r>
    </w:p>
    <w:p>
      <w:pPr>
        <w:pStyle w:val="Compact"/>
        <w:numPr>
          <w:ilvl w:val="0"/>
          <w:numId w:val="1215"/>
        </w:numPr>
      </w:pPr>
      <w:r>
        <w:rPr>
          <w:i/>
          <w:iCs/>
        </w:rPr>
        <w:t xml:space="preserve">Cons</w:t>
      </w:r>
      <w:r>
        <w:t xml:space="preserve">: Requires careful oversight, can make unwanted changes if instructions unclear</w:t>
      </w:r>
    </w:p>
    <w:p>
      <w:pPr>
        <w:pStyle w:val="Compact"/>
        <w:numPr>
          <w:ilvl w:val="0"/>
          <w:numId w:val="1215"/>
        </w:numPr>
      </w:pPr>
      <w:ins w:id="1898" w:author="PR Preview" w:date="2024-01-01T00:00:00Z">
        <w:r>
          <w:rPr>
            <w:i/>
            <w:iCs/>
          </w:rPr>
          <w:t xml:space="preserve">Recommendation</w:t>
        </w:r>
      </w:ins>
      <w:ins w:id="1898" w:author="PR Preview" w:date="2024-01-01T00:00:00Z">
        <w:r>
          <w:t xml:space="preserve">:</w:t>
        </w:r>
      </w:ins>
      <w:ins w:id="1898" w:author="PR Preview" w:date="2024-01-01T00:00:00Z">
        <w:r>
          <w:t xml:space="preserve"> </w:t>
        </w:r>
      </w:ins>
      <w:ins w:id="1898" w:author="PR Preview" w:date="2024-01-01T00:00:00Z">
        <w:r>
          <w:rPr>
            <w:b/>
            <w:bCs/>
          </w:rPr>
          <w:t xml:space="preserve">Enable</w:t>
        </w:r>
      </w:ins>
      <w:ins w:id="1898" w:author="PR Preview" w:date="2024-01-01T00:00:00Z">
        <w:r>
          <w:t xml:space="preserve"> </w:t>
        </w:r>
      </w:ins>
      <w:ins w:id="1898" w:author="PR Preview" w:date="2024-01-01T00:00:00Z">
        <w:r>
          <w:t xml:space="preserve">(see</w:t>
        </w:r>
      </w:ins>
      <w:ins w:id="1898" w:author="PR Preview" w:date="2024-01-01T00:00:00Z">
        <w:r>
          <w:t xml:space="preserve"> </w:t>
        </w:r>
      </w:ins>
      <w:hyperlink w:anchor="sec-ai-best-practices">
        <w:r>
          <w:rPr>
            <w:rStyle w:val="Hyperlink"/>
          </w:rPr>
          <w:t xml:space="preserve">Section 17.5.8</w:t>
        </w:r>
      </w:hyperlink>
      <w:ins w:id="1898" w:author="PR Preview" w:date="2024-01-01T00:00:00Z">
        <w:r>
          <w:t xml:space="preserve"> </w:t>
        </w:r>
      </w:ins>
      <w:ins w:id="1898" w:author="PR Preview" w:date="2024-01-01T00:00:00Z">
        <w:r>
          <w:t xml:space="preserve">for safe usage guidelines)</w:t>
        </w:r>
      </w:ins>
    </w:p>
    <w:p>
      <w:pPr>
        <w:pStyle w:val="FirstParagraph"/>
      </w:pPr>
      <w:r>
        <w:rPr>
          <w:b/>
          <w:bCs/>
        </w:rPr>
        <w:t xml:space="preserve">Copilot Memory (Preview):</w:t>
      </w:r>
    </w:p>
    <w:p>
      <w:pPr>
        <w:pStyle w:val="Compact"/>
        <w:numPr>
          <w:ilvl w:val="0"/>
          <w:numId w:val="1216"/>
        </w:numPr>
      </w:pPr>
      <w:r>
        <w:rPr>
          <w:i/>
          <w:iCs/>
        </w:rPr>
        <w:t xml:space="preserve">What it does</w:t>
      </w:r>
      <w:r>
        <w:t xml:space="preserve">: Remember repository context across Copilot agent interactions</w:t>
      </w:r>
    </w:p>
    <w:p>
      <w:pPr>
        <w:pStyle w:val="Compact"/>
        <w:numPr>
          <w:ilvl w:val="0"/>
          <w:numId w:val="1216"/>
        </w:numPr>
      </w:pPr>
      <w:r>
        <w:rPr>
          <w:i/>
          <w:iCs/>
        </w:rPr>
        <w:t xml:space="preserve">Pros</w:t>
      </w:r>
      <w:r>
        <w:t xml:space="preserve">: Better context awareness, learns repository patterns and conventions</w:t>
      </w:r>
    </w:p>
    <w:p>
      <w:pPr>
        <w:pStyle w:val="Compact"/>
        <w:numPr>
          <w:ilvl w:val="0"/>
          <w:numId w:val="1216"/>
        </w:numPr>
      </w:pPr>
      <w:r>
        <w:rPr>
          <w:i/>
          <w:iCs/>
        </w:rPr>
        <w:t xml:space="preserve">Cons</w:t>
      </w:r>
      <w:r>
        <w:t xml:space="preserve">: Preview feature governed by pre-release terms, potential privacy implications</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7"/>
        </w:numPr>
      </w:pPr>
      <w:r>
        <w:rPr>
          <w:i/>
          <w:iCs/>
        </w:rPr>
        <w:t xml:space="preserve">What it does</w:t>
      </w:r>
      <w:r>
        <w:t xml:space="preserve">: Connect MCP servers to Copilot in all editors and Coding Agent</w:t>
      </w:r>
    </w:p>
    <w:p>
      <w:pPr>
        <w:pStyle w:val="Compact"/>
        <w:numPr>
          <w:ilvl w:val="0"/>
          <w:numId w:val="1217"/>
        </w:numPr>
      </w:pPr>
      <w:r>
        <w:rPr>
          <w:i/>
          <w:iCs/>
        </w:rPr>
        <w:t xml:space="preserve">Pros</w:t>
      </w:r>
      <w:r>
        <w:t xml:space="preserve">: Extend Copilot with custom tools and integrations</w:t>
      </w:r>
    </w:p>
    <w:p>
      <w:pPr>
        <w:pStyle w:val="Compact"/>
        <w:numPr>
          <w:ilvl w:val="0"/>
          <w:numId w:val="1217"/>
        </w:numPr>
      </w:pPr>
      <w:r>
        <w:rPr>
          <w:i/>
          <w:iCs/>
        </w:rPr>
        <w:t xml:space="preserve">Cons</w:t>
      </w:r>
      <w:r>
        <w:t xml:space="preserve">: Requires MCP server setup and maintenance</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18"/>
        </w:numPr>
      </w:pPr>
      <w:r>
        <w:rPr>
          <w:i/>
          <w:iCs/>
        </w:rPr>
        <w:t xml:space="preserve">What it does</w:t>
      </w:r>
      <w:r>
        <w:t xml:space="preserve">: Allow Copilot to suggest commit messages when you make changes</w:t>
      </w:r>
    </w:p>
    <w:p>
      <w:pPr>
        <w:pStyle w:val="Compact"/>
        <w:numPr>
          <w:ilvl w:val="0"/>
          <w:numId w:val="1218"/>
        </w:numPr>
      </w:pPr>
      <w:r>
        <w:rPr>
          <w:i/>
          <w:iCs/>
        </w:rPr>
        <w:t xml:space="preserve">Pros</w:t>
      </w:r>
      <w:r>
        <w:t xml:space="preserve">: Saves time, generates descriptive messages based on code changes</w:t>
      </w:r>
    </w:p>
    <w:p>
      <w:pPr>
        <w:pStyle w:val="Compact"/>
        <w:numPr>
          <w:ilvl w:val="0"/>
          <w:numId w:val="1218"/>
        </w:numPr>
      </w:pPr>
      <w:r>
        <w:rPr>
          <w:i/>
          <w:iCs/>
        </w:rPr>
        <w:t xml:space="preserve">Cons</w:t>
      </w:r>
      <w:r>
        <w:t xml:space="preserve">: May miss important context, still requires review</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19"/>
        </w:numPr>
      </w:pPr>
      <w:r>
        <w:rPr>
          <w:i/>
          <w:iCs/>
        </w:rPr>
        <w:t xml:space="preserve">What it does</w:t>
      </w:r>
      <w:r>
        <w:t xml:space="preserve">: View and create Copilot Spaces (collaborative AI environments)</w:t>
      </w:r>
    </w:p>
    <w:p>
      <w:pPr>
        <w:pStyle w:val="Compact"/>
        <w:numPr>
          <w:ilvl w:val="0"/>
          <w:numId w:val="1219"/>
        </w:numPr>
      </w:pPr>
      <w:r>
        <w:rPr>
          <w:i/>
          <w:iCs/>
        </w:rPr>
        <w:t xml:space="preserve">Pros</w:t>
      </w:r>
      <w:r>
        <w:t xml:space="preserve">: Share AI context with team members</w:t>
      </w:r>
    </w:p>
    <w:p>
      <w:pPr>
        <w:pStyle w:val="Compact"/>
        <w:numPr>
          <w:ilvl w:val="0"/>
          <w:numId w:val="1219"/>
        </w:numPr>
      </w:pPr>
      <w:r>
        <w:rPr>
          <w:i/>
          <w:iCs/>
        </w:rPr>
        <w:t xml:space="preserve">Cons</w:t>
      </w:r>
      <w:r>
        <w:t xml:space="preserve">: Additional complexity for individual work</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0"/>
        </w:numPr>
      </w:pPr>
      <w:r>
        <w:rPr>
          <w:i/>
          <w:iCs/>
        </w:rPr>
        <w:t xml:space="preserve">What it does</w:t>
      </w:r>
      <w:r>
        <w:t xml:space="preserve">: Create individually owned Copilot Spaces</w:t>
      </w:r>
    </w:p>
    <w:p>
      <w:pPr>
        <w:pStyle w:val="Compact"/>
        <w:numPr>
          <w:ilvl w:val="0"/>
          <w:numId w:val="1220"/>
        </w:numPr>
      </w:pPr>
      <w:r>
        <w:rPr>
          <w:i/>
          <w:iCs/>
        </w:rPr>
        <w:t xml:space="preserve">Pros</w:t>
      </w:r>
      <w:r>
        <w:t xml:space="preserve">: Personal AI workspaces for complex projects</w:t>
      </w:r>
    </w:p>
    <w:p>
      <w:pPr>
        <w:pStyle w:val="Compact"/>
        <w:numPr>
          <w:ilvl w:val="0"/>
          <w:numId w:val="1220"/>
        </w:numPr>
      </w:pPr>
      <w:r>
        <w:rPr>
          <w:i/>
          <w:iCs/>
        </w:rPr>
        <w:t xml:space="preserve">Cons</w:t>
      </w:r>
      <w:r>
        <w:t xml:space="preserve">: May fragment your workflow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1"/>
        </w:numPr>
      </w:pPr>
      <w:r>
        <w:rPr>
          <w:i/>
          <w:iCs/>
        </w:rPr>
        <w:t xml:space="preserve">What it does</w:t>
      </w:r>
      <w:r>
        <w:t xml:space="preserve">: Share individually owned Copilot Spaces</w:t>
      </w:r>
    </w:p>
    <w:p>
      <w:pPr>
        <w:pStyle w:val="Compact"/>
        <w:numPr>
          <w:ilvl w:val="0"/>
          <w:numId w:val="1221"/>
        </w:numPr>
      </w:pPr>
      <w:r>
        <w:rPr>
          <w:i/>
          <w:iCs/>
        </w:rPr>
        <w:t xml:space="preserve">Pros</w:t>
      </w:r>
      <w:r>
        <w:t xml:space="preserve">: Collaborate while maintaining ownership</w:t>
      </w:r>
    </w:p>
    <w:p>
      <w:pPr>
        <w:pStyle w:val="Compact"/>
        <w:numPr>
          <w:ilvl w:val="0"/>
          <w:numId w:val="1221"/>
        </w:numPr>
      </w:pPr>
      <w:r>
        <w:rPr>
          <w:i/>
          <w:iCs/>
        </w:rPr>
        <w:t xml:space="preserve">Cons</w:t>
      </w:r>
      <w:r>
        <w:t xml:space="preserve">: None significant</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61"/>
    <w:bookmarkStart w:id="562" w:name="summary-of-recommended-settings"/>
    <w:p>
      <w:pPr>
        <w:pStyle w:val="Heading4"/>
      </w:pPr>
      <w:ins w:id="1929" w:author="PR Preview" w:date="2024-01-01T00:00:00Z">
        <w:r>
          <w:t xml:space="preserve">17.5.10.4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2"/>
        </w:numPr>
      </w:pPr>
      <w:r>
        <w:t xml:space="preserve">All Copilot Chat options (GitHub.com, CLI, IDE, Mobile)</w:t>
      </w:r>
    </w:p>
    <w:p>
      <w:pPr>
        <w:pStyle w:val="Compact"/>
        <w:numPr>
          <w:ilvl w:val="0"/>
          <w:numId w:val="1222"/>
        </w:numPr>
      </w:pPr>
      <w:r>
        <w:t xml:space="preserve">Web search capability</w:t>
      </w:r>
    </w:p>
    <w:p>
      <w:pPr>
        <w:pStyle w:val="Compact"/>
        <w:numPr>
          <w:ilvl w:val="0"/>
          <w:numId w:val="1222"/>
        </w:numPr>
      </w:pPr>
      <w:r>
        <w:t xml:space="preserve">Dashboard Entry Point</w:t>
      </w:r>
    </w:p>
    <w:p>
      <w:pPr>
        <w:pStyle w:val="Compact"/>
        <w:numPr>
          <w:ilvl w:val="0"/>
          <w:numId w:val="1222"/>
        </w:numPr>
      </w:pPr>
      <w:r>
        <w:t xml:space="preserve">Copilot code review (but not automatic review initially)</w:t>
      </w:r>
    </w:p>
    <w:p>
      <w:pPr>
        <w:pStyle w:val="Compact"/>
        <w:numPr>
          <w:ilvl w:val="0"/>
          <w:numId w:val="1222"/>
        </w:numPr>
      </w:pPr>
      <w:r>
        <w:t xml:space="preserve">Copilot coding agent</w:t>
      </w:r>
    </w:p>
    <w:p>
      <w:pPr>
        <w:pStyle w:val="Compact"/>
        <w:numPr>
          <w:ilvl w:val="0"/>
          <w:numId w:val="1222"/>
        </w:numPr>
      </w:pPr>
      <w:r>
        <w:t xml:space="preserve">Copilot Memory</w:t>
      </w:r>
    </w:p>
    <w:p>
      <w:pPr>
        <w:pStyle w:val="Compact"/>
        <w:numPr>
          <w:ilvl w:val="0"/>
          <w:numId w:val="1222"/>
        </w:numPr>
      </w:pPr>
      <w:r>
        <w:t xml:space="preserve">MCP servers (if configured)</w:t>
      </w:r>
    </w:p>
    <w:p>
      <w:pPr>
        <w:pStyle w:val="Compact"/>
        <w:numPr>
          <w:ilvl w:val="0"/>
          <w:numId w:val="1222"/>
        </w:numPr>
      </w:pPr>
      <w:r>
        <w:t xml:space="preserve">Copilot-generated commit messages</w:t>
      </w:r>
    </w:p>
    <w:p>
      <w:pPr>
        <w:pStyle w:val="Compact"/>
        <w:numPr>
          <w:ilvl w:val="0"/>
          <w:numId w:val="1222"/>
        </w:numPr>
      </w:pPr>
      <w:r>
        <w:t xml:space="preserve">All Copilot Spaces options</w:t>
      </w:r>
    </w:p>
    <w:p>
      <w:pPr>
        <w:pStyle w:val="FirstParagraph"/>
      </w:pPr>
      <w:r>
        <w:rPr>
          <w:b/>
          <w:bCs/>
        </w:rPr>
        <w:t xml:space="preserve">Model selection:</w:t>
      </w:r>
    </w:p>
    <w:p>
      <w:pPr>
        <w:pStyle w:val="Compact"/>
        <w:numPr>
          <w:ilvl w:val="0"/>
          <w:numId w:val="1223"/>
        </w:numPr>
      </w:pPr>
      <w:r>
        <w:t xml:space="preserve">Default: Claude Sonnet 4.5</w:t>
      </w:r>
    </w:p>
    <w:p>
      <w:pPr>
        <w:pStyle w:val="Compact"/>
        <w:numPr>
          <w:ilvl w:val="0"/>
          <w:numId w:val="1223"/>
        </w:numPr>
      </w:pPr>
      <w:r>
        <w:t xml:space="preserve">Complex tasks: Claude Opus 4.5</w:t>
      </w:r>
    </w:p>
    <w:p>
      <w:pPr>
        <w:pStyle w:val="Compact"/>
        <w:numPr>
          <w:ilvl w:val="0"/>
          <w:numId w:val="1223"/>
        </w:numPr>
      </w:pPr>
      <w:r>
        <w:t xml:space="preserve">Quick completions: Claude Haiku 4.5</w:t>
      </w:r>
    </w:p>
    <w:p>
      <w:pPr>
        <w:pStyle w:val="FirstParagraph"/>
      </w:pPr>
      <w:r>
        <w:rPr>
          <w:b/>
          <w:bCs/>
        </w:rPr>
        <w:t xml:space="preserve">Enable with caution:</w:t>
      </w:r>
    </w:p>
    <w:p>
      <w:pPr>
        <w:pStyle w:val="Compact"/>
        <w:numPr>
          <w:ilvl w:val="0"/>
          <w:numId w:val="1224"/>
        </w:numPr>
      </w:pPr>
      <w:r>
        <w:t xml:space="preserve">Editor preview features (only if comfortable with potential instability)</w:t>
      </w:r>
    </w:p>
    <w:p>
      <w:pPr>
        <w:pStyle w:val="Compact"/>
        <w:numPr>
          <w:ilvl w:val="0"/>
          <w:numId w:val="1224"/>
        </w:numPr>
      </w:pPr>
      <w:r>
        <w:t xml:space="preserve">Automatic Copilot code review (wait until familiar with review quality)</w:t>
      </w:r>
    </w:p>
    <w:p>
      <w:pPr>
        <w:pStyle w:val="FirstParagraph"/>
      </w:pPr>
      <w:ins w:id="1948" w:author="PR Preview" w:date="2024-01-01T00:00:00Z">
        <w:r>
          <w:t xml:space="preserve">Following these guidelines will help establish an effective Copilot configuration.</w:t>
        </w:r>
      </w:ins>
      <w:ins w:id="1948" w:author="PR Preview" w:date="2024-01-01T00:00:00Z">
        <w:r>
          <w:t xml:space="preserve"> </w:t>
        </w:r>
      </w:ins>
      <w:ins w:id="1948" w:author="PR Preview" w:date="2024-01-01T00:00:00Z">
        <w:r>
          <w:t xml:space="preserve">The key is to enable features that add value to your workflow</w:t>
        </w:r>
      </w:ins>
      <w:ins w:id="1948" w:author="PR Preview" w:date="2024-01-01T00:00:00Z">
        <w:r>
          <w:t xml:space="preserve"> </w:t>
        </w:r>
      </w:ins>
      <w:ins w:id="1948" w:author="PR Preview" w:date="2024-01-01T00:00:00Z">
        <w:r>
          <w:t xml:space="preserve">while maintaining awareness that AI assistance requires validation</w:t>
        </w:r>
      </w:ins>
      <w:ins w:id="1948" w:author="PR Preview" w:date="2024-01-01T00:00:00Z">
        <w:r>
          <w:t xml:space="preserve"> </w:t>
        </w:r>
      </w:ins>
      <w:ins w:id="1948" w:author="PR Preview" w:date="2024-01-01T00:00:00Z">
        <w:r>
          <w:t xml:space="preserve">(see</w:t>
        </w:r>
      </w:ins>
      <w:ins w:id="1948" w:author="PR Preview" w:date="2024-01-01T00:00:00Z">
        <w:r>
          <w:t xml:space="preserve"> </w:t>
        </w:r>
      </w:ins>
      <w:hyperlink w:anchor="sec-ai-best-practices">
        <w:r>
          <w:rPr>
            <w:rStyle w:val="Hyperlink"/>
          </w:rPr>
          <w:t xml:space="preserve">Section 17.5.8</w:t>
        </w:r>
      </w:hyperlink>
      <w:ins w:id="1948" w:author="PR Preview" w:date="2024-01-01T00:00:00Z">
        <w:r>
          <w:t xml:space="preserve">).</w:t>
        </w:r>
      </w:ins>
    </w:p>
    <w:bookmarkEnd w:id="562"/>
    <w:bookmarkEnd w:id="563"/>
    <w:bookmarkStart w:id="574" w:name="configuring-the-agent-environment"/>
    <w:p>
      <w:pPr>
        <w:pStyle w:val="Heading3"/>
      </w:pPr>
      <w:ins w:id="1949" w:author="PR Preview" w:date="2024-01-01T00:00:00Z">
        <w:r>
          <w:t xml:space="preserve">17.5.11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64" w:name="why-configure-the-environment"/>
    <w:p>
      <w:pPr>
        <w:pStyle w:val="Heading4"/>
      </w:pPr>
      <w:ins w:id="1951" w:author="PR Preview" w:date="2024-01-01T00:00:00Z">
        <w:r>
          <w:t xml:space="preserve">17.5.11.1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5"/>
        </w:numPr>
      </w:pPr>
      <w:r>
        <w:t xml:space="preserve">Faster agent startup and execution</w:t>
      </w:r>
    </w:p>
    <w:p>
      <w:pPr>
        <w:pStyle w:val="Compact"/>
        <w:numPr>
          <w:ilvl w:val="0"/>
          <w:numId w:val="1225"/>
        </w:numPr>
      </w:pPr>
      <w:r>
        <w:t xml:space="preserve">More reliable builds and tests</w:t>
      </w:r>
    </w:p>
    <w:p>
      <w:pPr>
        <w:pStyle w:val="Compact"/>
        <w:numPr>
          <w:ilvl w:val="0"/>
          <w:numId w:val="1225"/>
        </w:numPr>
      </w:pPr>
      <w:r>
        <w:t xml:space="preserve">Access to private or authenticated dependencies</w:t>
      </w:r>
    </w:p>
    <w:p>
      <w:pPr>
        <w:pStyle w:val="Compact"/>
        <w:numPr>
          <w:ilvl w:val="0"/>
          <w:numId w:val="1225"/>
        </w:numPr>
      </w:pPr>
      <w:r>
        <w:t xml:space="preserve">Consistent development environment across all agent sessions</w:t>
      </w:r>
    </w:p>
    <w:bookmarkEnd w:id="564"/>
    <w:bookmarkStart w:id="565" w:name="file-location-and-structure"/>
    <w:p>
      <w:pPr>
        <w:pStyle w:val="Heading4"/>
      </w:pPr>
      <w:ins w:id="1957" w:author="PR Preview" w:date="2024-01-01T00:00:00Z">
        <w:r>
          <w:t xml:space="preserve">17.5.11.2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65"/>
    <w:bookmarkStart w:id="566" w:name="basic-configuration-example"/>
    <w:p>
      <w:pPr>
        <w:pStyle w:val="Heading4"/>
      </w:pPr>
      <w:ins w:id="1959" w:author="PR Preview" w:date="2024-01-01T00:00:00Z">
        <w:r>
          <w:t xml:space="preserve">17.5.11.3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66"/>
    <w:bookmarkStart w:id="567" w:name="configurable-options"/>
    <w:p>
      <w:pPr>
        <w:pStyle w:val="Heading4"/>
      </w:pPr>
      <w:ins w:id="1961" w:author="PR Preview" w:date="2024-01-01T00:00:00Z">
        <w:r>
          <w:t xml:space="preserve">17.5.11.4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6"/>
        </w:numPr>
      </w:pPr>
      <w:r>
        <w:rPr>
          <w:rStyle w:val="VerbatimChar"/>
        </w:rPr>
        <w:t xml:space="preserve">steps</w:t>
      </w:r>
      <w:r>
        <w:t xml:space="preserve">: Setup commands and actions to run</w:t>
      </w:r>
    </w:p>
    <w:p>
      <w:pPr>
        <w:pStyle w:val="Compact"/>
        <w:numPr>
          <w:ilvl w:val="0"/>
          <w:numId w:val="122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6"/>
        </w:numPr>
      </w:pPr>
      <w:r>
        <w:rPr>
          <w:rStyle w:val="VerbatimChar"/>
        </w:rPr>
        <w:t xml:space="preserve">runs-on</w:t>
      </w:r>
      <w:r>
        <w:t xml:space="preserve">: Runner type (Ubuntu x64 Linux only)</w:t>
      </w:r>
    </w:p>
    <w:p>
      <w:pPr>
        <w:pStyle w:val="Compact"/>
        <w:numPr>
          <w:ilvl w:val="0"/>
          <w:numId w:val="1226"/>
        </w:numPr>
      </w:pPr>
      <w:r>
        <w:rPr>
          <w:rStyle w:val="VerbatimChar"/>
        </w:rPr>
        <w:t xml:space="preserve">services</w:t>
      </w:r>
      <w:r>
        <w:t xml:space="preserve">: Database or service containers</w:t>
      </w:r>
    </w:p>
    <w:p>
      <w:pPr>
        <w:pStyle w:val="Compact"/>
        <w:numPr>
          <w:ilvl w:val="0"/>
          <w:numId w:val="1226"/>
        </w:numPr>
      </w:pPr>
      <w:r>
        <w:rPr>
          <w:rStyle w:val="VerbatimChar"/>
        </w:rPr>
        <w:t xml:space="preserve">snapshot</w:t>
      </w:r>
      <w:r>
        <w:t xml:space="preserve">: Save environment state</w:t>
      </w:r>
    </w:p>
    <w:p>
      <w:pPr>
        <w:pStyle w:val="Compact"/>
        <w:numPr>
          <w:ilvl w:val="0"/>
          <w:numId w:val="1226"/>
        </w:numPr>
      </w:pPr>
      <w:r>
        <w:rPr>
          <w:rStyle w:val="VerbatimChar"/>
        </w:rPr>
        <w:t xml:space="preserve">timeout-minutes</w:t>
      </w:r>
      <w:r>
        <w:t xml:space="preserve">: Maximum 59 minutes</w:t>
      </w:r>
    </w:p>
    <w:p>
      <w:pPr>
        <w:pStyle w:val="FirstParagraph"/>
      </w:pPr>
      <w:r>
        <w:t xml:space="preserve">All other workflow settings are ignored by Copilot.</w:t>
      </w:r>
    </w:p>
    <w:bookmarkEnd w:id="567"/>
    <w:bookmarkStart w:id="568" w:name="common-setup-tasks"/>
    <w:p>
      <w:pPr>
        <w:pStyle w:val="Heading4"/>
      </w:pPr>
      <w:ins w:id="1970" w:author="PR Preview" w:date="2024-01-01T00:00:00Z">
        <w:r>
          <w:t xml:space="preserve">17.5.11.5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68"/>
    <w:bookmarkStart w:id="569" w:name="environment-variables-and-secrets"/>
    <w:p>
      <w:pPr>
        <w:pStyle w:val="Heading4"/>
      </w:pPr>
      <w:ins w:id="1977" w:author="PR Preview" w:date="2024-01-01T00:00:00Z">
        <w:r>
          <w:t xml:space="preserve">17.5.11.6 Environment Variables and Secrets</w:t>
        </w:r>
      </w:ins>
    </w:p>
    <w:p>
      <w:pPr>
        <w:pStyle w:val="FirstParagraph"/>
      </w:pPr>
      <w:r>
        <w:t xml:space="preserve">To set environment variables for Copilot:</w:t>
      </w:r>
    </w:p>
    <w:p>
      <w:pPr>
        <w:pStyle w:val="Compact"/>
        <w:numPr>
          <w:ilvl w:val="0"/>
          <w:numId w:val="1227"/>
        </w:numPr>
      </w:pPr>
      <w:r>
        <w:t xml:space="preserve">Navigate to your repository’s</w:t>
      </w:r>
      <w:r>
        <w:t xml:space="preserve"> </w:t>
      </w:r>
      <w:r>
        <w:rPr>
          <w:b/>
          <w:bCs/>
        </w:rPr>
        <w:t xml:space="preserve">Settings</w:t>
      </w:r>
    </w:p>
    <w:p>
      <w:pPr>
        <w:pStyle w:val="Compact"/>
        <w:numPr>
          <w:ilvl w:val="0"/>
          <w:numId w:val="1227"/>
        </w:numPr>
      </w:pPr>
      <w:r>
        <w:t xml:space="preserve">Go to</w:t>
      </w:r>
      <w:r>
        <w:t xml:space="preserve"> </w:t>
      </w:r>
      <w:r>
        <w:rPr>
          <w:b/>
          <w:bCs/>
        </w:rPr>
        <w:t xml:space="preserve">Environments</w:t>
      </w:r>
    </w:p>
    <w:p>
      <w:pPr>
        <w:pStyle w:val="Compact"/>
        <w:numPr>
          <w:ilvl w:val="0"/>
          <w:numId w:val="122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7"/>
        </w:numPr>
      </w:pPr>
      <w:r>
        <w:t xml:space="preserve">Add environment variables or secrets as needed</w:t>
      </w:r>
    </w:p>
    <w:p>
      <w:pPr>
        <w:pStyle w:val="FirstParagraph"/>
      </w:pPr>
      <w:r>
        <w:t xml:space="preserve">Use secrets for sensitive values like API keys or passwords.</w:t>
      </w:r>
    </w:p>
    <w:bookmarkEnd w:id="569"/>
    <w:bookmarkStart w:id="570" w:name="testing-your-configuration"/>
    <w:p>
      <w:pPr>
        <w:pStyle w:val="Heading4"/>
      </w:pPr>
      <w:ins w:id="1984" w:author="PR Preview" w:date="2024-01-01T00:00:00Z">
        <w:r>
          <w:t xml:space="preserve">17.5.11.7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70"/>
    <w:bookmarkStart w:id="571" w:name="advanced-configuration"/>
    <w:p>
      <w:pPr>
        <w:pStyle w:val="Heading4"/>
      </w:pPr>
      <w:ins w:id="1987" w:author="PR Preview" w:date="2024-01-01T00:00:00Z">
        <w:r>
          <w:t xml:space="preserve">17.5.11.8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71"/>
    <w:bookmarkStart w:id="573" w:name="further-reading-1"/>
    <w:p>
      <w:pPr>
        <w:pStyle w:val="Heading4"/>
      </w:pPr>
      <w:ins w:id="1995" w:author="PR Preview" w:date="2024-01-01T00:00:00Z">
        <w:r>
          <w:t xml:space="preserve">17.5.11.9 Further Reading</w:t>
        </w:r>
      </w:ins>
    </w:p>
    <w:p>
      <w:pPr>
        <w:pStyle w:val="FirstParagraph"/>
      </w:pPr>
      <w:r>
        <w:t xml:space="preserve">For complete details,</w:t>
      </w:r>
      <w:r>
        <w:t xml:space="preserve"> </w:t>
      </w:r>
      <w:r>
        <w:t xml:space="preserve">see</w:t>
      </w:r>
      <w:r>
        <w:t xml:space="preserve"> </w:t>
      </w:r>
      <w:hyperlink r:id="rId572">
        <w:r>
          <w:rPr>
            <w:rStyle w:val="Hyperlink"/>
          </w:rPr>
          <w:t xml:space="preserve">Customizing the development environment for GitHub Copilot coding agent</w:t>
        </w:r>
      </w:hyperlink>
      <w:r>
        <w:t xml:space="preserve">.</w:t>
      </w:r>
    </w:p>
    <w:bookmarkEnd w:id="573"/>
    <w:bookmarkEnd w:id="574"/>
    <w:bookmarkStart w:id="578" w:name="sec-ai-when-to-use"/>
    <w:p>
      <w:pPr>
        <w:pStyle w:val="Heading3"/>
      </w:pPr>
      <w:ins w:id="1997" w:author="PR Preview" w:date="2024-01-01T00:00:00Z">
        <w:r>
          <w:t xml:space="preserve">17.5.12 When to use a coding agent</w:t>
        </w:r>
      </w:ins>
    </w:p>
    <w:p>
      <w:pPr>
        <w:pStyle w:val="FirstParagraph"/>
      </w:pPr>
      <w:r>
        <w:t xml:space="preserve">Coding agent sessions are currently</w:t>
      </w:r>
      <w:r>
        <w:rPr>
          <w:rStyle w:val="FootnoteReference"/>
        </w:rPr>
        <w:footnoteReference w:id="57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7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7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78"/>
    <w:bookmarkStart w:id="583" w:name="editing-with-.docx-files"/>
    <w:p>
      <w:pPr>
        <w:pStyle w:val="Heading3"/>
      </w:pPr>
      <w:ins w:id="2000" w:author="PR Preview" w:date="2024-01-01T00:00:00Z">
        <w:r>
          <w:t xml:space="preserve">17.5.13 Editing with</w:t>
        </w:r>
      </w:ins>
      <w:ins w:id="2000" w:author="PR Preview" w:date="2024-01-01T00:00:00Z">
        <w:r>
          <w:t xml:space="preserve"> </w:t>
        </w:r>
      </w:ins>
      <w:ins w:id="2000" w:author="PR Preview" w:date="2024-01-01T00:00:00Z">
        <w:r>
          <w:rPr>
            <w:rStyle w:val="VerbatimChar"/>
          </w:rPr>
          <w:t xml:space="preserve">.docx</w:t>
        </w:r>
      </w:ins>
      <w:ins w:id="2000" w:author="PR Preview" w:date="2024-01-01T00:00:00Z">
        <w:r>
          <w:t xml:space="preserve"> </w:t>
        </w:r>
      </w:ins>
      <w:ins w:id="2000"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28"/>
        </w:numPr>
      </w:pPr>
      <w:r>
        <w:t xml:space="preserve">Lab members can export Quarto content to Word format for review</w:t>
      </w:r>
    </w:p>
    <w:p>
      <w:pPr>
        <w:pStyle w:val="Compact"/>
        <w:numPr>
          <w:ilvl w:val="0"/>
          <w:numId w:val="1228"/>
        </w:numPr>
      </w:pPr>
      <w:r>
        <w:t xml:space="preserve">Reviewers can make edits, add tracked changes, and insert comments in Word</w:t>
      </w:r>
    </w:p>
    <w:p>
      <w:pPr>
        <w:pStyle w:val="Compact"/>
        <w:numPr>
          <w:ilvl w:val="0"/>
          <w:numId w:val="122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2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2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2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82" w:name="known-issue-document-1-warning-in-word"/>
    <w:p>
      <w:pPr>
        <w:pStyle w:val="Heading4"/>
      </w:pPr>
      <w:ins w:id="2010" w:author="PR Preview" w:date="2024-01-01T00:00:00Z">
        <w:r>
          <w:t xml:space="preserve">17.5.13.1 Known Issue:</w:t>
        </w:r>
      </w:ins>
      <w:ins w:id="2010" w:author="PR Preview" w:date="2024-01-01T00:00:00Z">
        <w:r>
          <w:t xml:space="preserve"> </w:t>
        </w:r>
      </w:ins>
      <w:ins w:id="2010" w:author="PR Preview" w:date="2024-01-01T00:00:00Z">
        <w:r>
          <w:t xml:space="preserve">“Document 1”</w:t>
        </w:r>
      </w:ins>
      <w:ins w:id="2010" w:author="PR Preview" w:date="2024-01-01T00:00:00Z">
        <w:r>
          <w:t xml:space="preserve"> </w:t>
        </w:r>
      </w:ins>
      <w:ins w:id="2010"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0"/>
        </w:numPr>
      </w:pPr>
      <w:hyperlink r:id="rId579">
        <w:r>
          <w:rPr>
            <w:rStyle w:val="Hyperlink"/>
          </w:rPr>
          <w:t xml:space="preserve">Quarto CLI Issue #6357</w:t>
        </w:r>
      </w:hyperlink>
    </w:p>
    <w:p>
      <w:pPr>
        <w:pStyle w:val="Compact"/>
        <w:numPr>
          <w:ilvl w:val="0"/>
          <w:numId w:val="1230"/>
        </w:numPr>
      </w:pPr>
      <w:hyperlink r:id="rId580">
        <w:r>
          <w:rPr>
            <w:rStyle w:val="Hyperlink"/>
          </w:rPr>
          <w:t xml:space="preserve">Quarto Discussion #6544</w:t>
        </w:r>
      </w:hyperlink>
    </w:p>
    <w:p>
      <w:pPr>
        <w:pStyle w:val="Compact"/>
        <w:numPr>
          <w:ilvl w:val="0"/>
          <w:numId w:val="1230"/>
        </w:numPr>
      </w:pPr>
      <w:hyperlink r:id="rId58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1"/>
        </w:numPr>
      </w:pPr>
      <w:r>
        <w:t xml:space="preserve">Open the generated DOCX file in Microsoft Word</w:t>
      </w:r>
    </w:p>
    <w:p>
      <w:pPr>
        <w:pStyle w:val="Compact"/>
        <w:numPr>
          <w:ilvl w:val="0"/>
          <w:numId w:val="1231"/>
        </w:numPr>
      </w:pPr>
      <w:r>
        <w:t xml:space="preserve">Immediately save the file (File → Save, or Ctrl+S/Cmd+S)</w:t>
      </w:r>
    </w:p>
    <w:p>
      <w:pPr>
        <w:pStyle w:val="Compact"/>
        <w:numPr>
          <w:ilvl w:val="0"/>
          <w:numId w:val="1231"/>
        </w:numPr>
      </w:pPr>
      <w:r>
        <w:t xml:space="preserve">Close and re-open the file to verify it no longer shows</w:t>
      </w:r>
      <w:r>
        <w:t xml:space="preserve"> </w:t>
      </w:r>
      <w:r>
        <w:t xml:space="preserve">“Document 1”</w:t>
      </w:r>
    </w:p>
    <w:p>
      <w:pPr>
        <w:pStyle w:val="Compact"/>
        <w:numPr>
          <w:ilvl w:val="0"/>
          <w:numId w:val="123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82"/>
    <w:bookmarkEnd w:id="583"/>
    <w:bookmarkStart w:id="584" w:name="copilot-instructions-for-this-repository"/>
    <w:p>
      <w:pPr>
        <w:pStyle w:val="Heading3"/>
      </w:pPr>
      <w:ins w:id="2022" w:author="PR Preview" w:date="2024-01-01T00:00:00Z">
        <w:r>
          <w:t xml:space="preserve">17.5.14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2"/>
        </w:numPr>
      </w:pPr>
      <w:r>
        <w:t xml:space="preserve">Markdown and Quarto formatting rules (e.g., blank lines before lists, line breaks in prose)</w:t>
      </w:r>
    </w:p>
    <w:p>
      <w:pPr>
        <w:pStyle w:val="Compact"/>
        <w:numPr>
          <w:ilvl w:val="0"/>
          <w:numId w:val="123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2"/>
        </w:numPr>
      </w:pPr>
      <w:r>
        <w:t xml:space="preserve">File organization patterns (e.g., using Quarto includes for modular content)</w:t>
      </w:r>
    </w:p>
    <w:p>
      <w:pPr>
        <w:pStyle w:val="Compact"/>
        <w:numPr>
          <w:ilvl w:val="0"/>
          <w:numId w:val="1232"/>
        </w:numPr>
      </w:pPr>
      <w:r>
        <w:t xml:space="preserve">How to work with DOCX files for hybrid editing workflows</w:t>
      </w:r>
    </w:p>
    <w:p>
      <w:pPr>
        <w:pStyle w:val="Compact"/>
        <w:numPr>
          <w:ilvl w:val="0"/>
          <w:numId w:val="123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84"/>
    <w:bookmarkEnd w:id="585"/>
    <w:bookmarkEnd w:id="586"/>
    <w:bookmarkStart w:id="596" w:name="checklists"/>
    <w:p>
      <w:pPr>
        <w:pStyle w:val="Heading1"/>
      </w:pPr>
      <w:r>
        <w:t xml:space="preserve">18. Checklists</w:t>
      </w:r>
    </w:p>
    <w:p>
      <w:pPr>
        <w:pStyle w:val="FirstParagraph"/>
      </w:pPr>
      <w:r>
        <w:t xml:space="preserve">Adapted by UCD-SeRG team from</w:t>
      </w:r>
      <w:r>
        <w:t xml:space="preserve"> </w:t>
      </w:r>
      <w:hyperlink r:id="rId587">
        <w:r>
          <w:rPr>
            <w:rStyle w:val="Hyperlink"/>
          </w:rPr>
          <w:t xml:space="preserve">original by Jade Benjamin-Chung</w:t>
        </w:r>
      </w:hyperlink>
    </w:p>
    <w:bookmarkStart w:id="588" w:name="pre-analysis-plan-checklist"/>
    <w:p>
      <w:pPr>
        <w:pStyle w:val="Heading2"/>
      </w:pPr>
      <w:r>
        <w:t xml:space="preserve">18.1 Pre-analysis plan checklist</w:t>
      </w:r>
    </w:p>
    <w:p>
      <w:pPr>
        <w:pStyle w:val="Compact"/>
        <w:numPr>
          <w:ilvl w:val="0"/>
          <w:numId w:val="1233"/>
        </w:numPr>
      </w:pPr>
      <w:r>
        <w:t xml:space="preserve">Brief background on the study (a condensed version of the introduction section of the paper)</w:t>
      </w:r>
    </w:p>
    <w:p>
      <w:pPr>
        <w:pStyle w:val="Compact"/>
        <w:numPr>
          <w:ilvl w:val="0"/>
          <w:numId w:val="1233"/>
        </w:numPr>
      </w:pPr>
      <w:r>
        <w:t xml:space="preserve">Hypotheses / objectives</w:t>
      </w:r>
    </w:p>
    <w:p>
      <w:pPr>
        <w:pStyle w:val="Compact"/>
        <w:numPr>
          <w:ilvl w:val="0"/>
          <w:numId w:val="1233"/>
        </w:numPr>
      </w:pPr>
      <w:r>
        <w:t xml:space="preserve">Study design</w:t>
      </w:r>
    </w:p>
    <w:p>
      <w:pPr>
        <w:pStyle w:val="Compact"/>
        <w:numPr>
          <w:ilvl w:val="0"/>
          <w:numId w:val="1233"/>
        </w:numPr>
      </w:pPr>
      <w:r>
        <w:t xml:space="preserve">Description of data</w:t>
      </w:r>
    </w:p>
    <w:p>
      <w:pPr>
        <w:pStyle w:val="Compact"/>
        <w:numPr>
          <w:ilvl w:val="0"/>
          <w:numId w:val="1233"/>
        </w:numPr>
      </w:pPr>
      <w:r>
        <w:t xml:space="preserve">Definition of outcomes</w:t>
      </w:r>
    </w:p>
    <w:p>
      <w:pPr>
        <w:pStyle w:val="Compact"/>
        <w:numPr>
          <w:ilvl w:val="0"/>
          <w:numId w:val="1233"/>
        </w:numPr>
      </w:pPr>
      <w:r>
        <w:t xml:space="preserve">Definition of interventions / exposures</w:t>
      </w:r>
    </w:p>
    <w:p>
      <w:pPr>
        <w:pStyle w:val="Compact"/>
        <w:numPr>
          <w:ilvl w:val="0"/>
          <w:numId w:val="1233"/>
        </w:numPr>
      </w:pPr>
      <w:r>
        <w:t xml:space="preserve">Definition of covariates</w:t>
      </w:r>
    </w:p>
    <w:p>
      <w:pPr>
        <w:pStyle w:val="Compact"/>
        <w:numPr>
          <w:ilvl w:val="0"/>
          <w:numId w:val="1233"/>
        </w:numPr>
      </w:pPr>
      <w:r>
        <w:t xml:space="preserve">Statistical power calculation</w:t>
      </w:r>
    </w:p>
    <w:p>
      <w:pPr>
        <w:pStyle w:val="Compact"/>
        <w:numPr>
          <w:ilvl w:val="0"/>
          <w:numId w:val="1233"/>
        </w:numPr>
      </w:pPr>
      <w:r>
        <w:t xml:space="preserve">Statistical model description</w:t>
      </w:r>
    </w:p>
    <w:p>
      <w:pPr>
        <w:pStyle w:val="Compact"/>
        <w:numPr>
          <w:ilvl w:val="0"/>
          <w:numId w:val="1233"/>
        </w:numPr>
      </w:pPr>
      <w:r>
        <w:t xml:space="preserve">Covariate selection / screening</w:t>
      </w:r>
    </w:p>
    <w:p>
      <w:pPr>
        <w:pStyle w:val="Compact"/>
        <w:numPr>
          <w:ilvl w:val="0"/>
          <w:numId w:val="1233"/>
        </w:numPr>
      </w:pPr>
      <w:r>
        <w:t xml:space="preserve">Standard error estimation method</w:t>
      </w:r>
    </w:p>
    <w:p>
      <w:pPr>
        <w:pStyle w:val="Compact"/>
        <w:numPr>
          <w:ilvl w:val="0"/>
          <w:numId w:val="1233"/>
        </w:numPr>
      </w:pPr>
      <w:r>
        <w:t xml:space="preserve">Missing data analysis</w:t>
      </w:r>
    </w:p>
    <w:p>
      <w:pPr>
        <w:pStyle w:val="Compact"/>
        <w:numPr>
          <w:ilvl w:val="0"/>
          <w:numId w:val="1233"/>
        </w:numPr>
      </w:pPr>
      <w:r>
        <w:t xml:space="preserve">Assessment of effect modification / subgroup analyses</w:t>
      </w:r>
    </w:p>
    <w:p>
      <w:pPr>
        <w:pStyle w:val="Compact"/>
        <w:numPr>
          <w:ilvl w:val="0"/>
          <w:numId w:val="1233"/>
        </w:numPr>
      </w:pPr>
      <w:r>
        <w:t xml:space="preserve">Sensitivity analyses</w:t>
      </w:r>
    </w:p>
    <w:p>
      <w:pPr>
        <w:pStyle w:val="Compact"/>
        <w:numPr>
          <w:ilvl w:val="0"/>
          <w:numId w:val="1233"/>
        </w:numPr>
      </w:pPr>
      <w:r>
        <w:t xml:space="preserve">Negative control analyses</w:t>
      </w:r>
    </w:p>
    <w:bookmarkEnd w:id="588"/>
    <w:bookmarkStart w:id="590" w:name="code-checklist"/>
    <w:p>
      <w:pPr>
        <w:pStyle w:val="Heading2"/>
      </w:pPr>
      <w:r>
        <w:t xml:space="preserve">18.2 Code checklist</w:t>
      </w:r>
    </w:p>
    <w:p>
      <w:pPr>
        <w:pStyle w:val="Compact"/>
        <w:numPr>
          <w:ilvl w:val="0"/>
          <w:numId w:val="1234"/>
        </w:numPr>
      </w:pPr>
      <w:r>
        <w:t xml:space="preserve">Does the script run without errors?</w:t>
      </w:r>
    </w:p>
    <w:p>
      <w:pPr>
        <w:pStyle w:val="Compact"/>
        <w:numPr>
          <w:ilvl w:val="0"/>
          <w:numId w:val="1234"/>
        </w:numPr>
      </w:pPr>
      <w:r>
        <w:t xml:space="preserve">Is code self-contained within repo and/or associated Box folder?</w:t>
      </w:r>
    </w:p>
    <w:p>
      <w:pPr>
        <w:pStyle w:val="Compact"/>
        <w:numPr>
          <w:ilvl w:val="0"/>
          <w:numId w:val="1234"/>
        </w:numPr>
      </w:pPr>
      <w:r>
        <w:t xml:space="preserve">Is all commented out code / remarks removed?</w:t>
      </w:r>
    </w:p>
    <w:p>
      <w:pPr>
        <w:pStyle w:val="Compact"/>
        <w:numPr>
          <w:ilvl w:val="0"/>
          <w:numId w:val="1234"/>
        </w:numPr>
      </w:pPr>
      <w:r>
        <w:t xml:space="preserve">Does the header accurately describe the process completed in the script?</w:t>
      </w:r>
    </w:p>
    <w:p>
      <w:pPr>
        <w:pStyle w:val="Compact"/>
        <w:numPr>
          <w:ilvl w:val="0"/>
          <w:numId w:val="1234"/>
        </w:numPr>
      </w:pPr>
      <w:r>
        <w:t xml:space="preserve">Is the script pushed to its github repository?</w:t>
      </w:r>
    </w:p>
    <w:p>
      <w:pPr>
        <w:pStyle w:val="Compact"/>
        <w:numPr>
          <w:ilvl w:val="0"/>
          <w:numId w:val="1234"/>
        </w:numPr>
      </w:pPr>
      <w:r>
        <w:t xml:space="preserve">Does the code adhere to the</w:t>
      </w:r>
      <w:r>
        <w:t xml:space="preserve"> </w:t>
      </w:r>
      <w:hyperlink r:id="rId589">
        <w:r>
          <w:rPr>
            <w:rStyle w:val="Hyperlink"/>
          </w:rPr>
          <w:t xml:space="preserve">coding style guide</w:t>
        </w:r>
      </w:hyperlink>
      <w:r>
        <w:t xml:space="preserve">?</w:t>
      </w:r>
    </w:p>
    <w:p>
      <w:pPr>
        <w:pStyle w:val="Compact"/>
        <w:numPr>
          <w:ilvl w:val="0"/>
          <w:numId w:val="1234"/>
        </w:numPr>
      </w:pPr>
      <w:r>
        <w:t xml:space="preserve">Are all warnings ignorable? Should any warnings be intentionally suppressed or addressed?</w:t>
      </w:r>
    </w:p>
    <w:bookmarkEnd w:id="590"/>
    <w:bookmarkStart w:id="59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5"/>
        </w:numPr>
      </w:pPr>
      <w:r>
        <w:t xml:space="preserve">Are the study results within the manuscript replicable (i.e., if you rerun the code in the study’s repository, the tables and figures will be exactly replicated?)</w:t>
      </w:r>
    </w:p>
    <w:p>
      <w:pPr>
        <w:pStyle w:val="Compact"/>
        <w:numPr>
          <w:ilvl w:val="0"/>
          <w:numId w:val="1235"/>
        </w:numPr>
      </w:pPr>
      <w:r>
        <w:t xml:space="preserve">Is a target journal selected?</w:t>
      </w:r>
    </w:p>
    <w:p>
      <w:pPr>
        <w:pStyle w:val="Compact"/>
        <w:numPr>
          <w:ilvl w:val="0"/>
          <w:numId w:val="1235"/>
        </w:numPr>
      </w:pPr>
      <w:r>
        <w:t xml:space="preserve">Is the title declarative, in other words, does it state the object/findings rather than suggest them?</w:t>
      </w:r>
    </w:p>
    <w:p>
      <w:pPr>
        <w:pStyle w:val="Compact"/>
        <w:numPr>
          <w:ilvl w:val="0"/>
          <w:numId w:val="1235"/>
        </w:numPr>
      </w:pPr>
      <w:r>
        <w:t xml:space="preserve">Is the word count of the manuscript close to the target journal’s allowance?</w:t>
      </w:r>
    </w:p>
    <w:p>
      <w:pPr>
        <w:pStyle w:val="Compact"/>
        <w:numPr>
          <w:ilvl w:val="0"/>
          <w:numId w:val="1235"/>
        </w:numPr>
      </w:pPr>
      <w:r>
        <w:t xml:space="preserve">Does the manuscript adhere to the formatting guide of the target journal?</w:t>
      </w:r>
    </w:p>
    <w:p>
      <w:pPr>
        <w:pStyle w:val="Compact"/>
        <w:numPr>
          <w:ilvl w:val="0"/>
          <w:numId w:val="1235"/>
        </w:numPr>
      </w:pPr>
      <w:r>
        <w:t xml:space="preserve">Does the manuscript use a consistent voice (passive or active – usually active is preferred … pun intended)?</w:t>
      </w:r>
    </w:p>
    <w:p>
      <w:pPr>
        <w:pStyle w:val="Compact"/>
        <w:numPr>
          <w:ilvl w:val="0"/>
          <w:numId w:val="1235"/>
        </w:numPr>
      </w:pPr>
      <w:r>
        <w:t xml:space="preserve">Is each figure and table (including supplementary material) referenced in the main text?</w:t>
      </w:r>
    </w:p>
    <w:p>
      <w:pPr>
        <w:pStyle w:val="Compact"/>
        <w:numPr>
          <w:ilvl w:val="0"/>
          <w:numId w:val="1235"/>
        </w:numPr>
      </w:pPr>
      <w:r>
        <w:t xml:space="preserve">Is there a caption for each figure and table (including supplementary material)?</w:t>
      </w:r>
    </w:p>
    <w:p>
      <w:pPr>
        <w:pStyle w:val="Compact"/>
        <w:numPr>
          <w:ilvl w:val="0"/>
          <w:numId w:val="1235"/>
        </w:numPr>
      </w:pPr>
      <w:r>
        <w:t xml:space="preserve">Are tables/figures and supplementary material numbered in accordance with their appearance in the main text?</w:t>
      </w:r>
    </w:p>
    <w:p>
      <w:pPr>
        <w:pStyle w:val="Compact"/>
        <w:numPr>
          <w:ilvl w:val="0"/>
          <w:numId w:val="1235"/>
        </w:numPr>
      </w:pPr>
      <w:r>
        <w:t xml:space="preserve">Does the text use past tense if it is reporting research findings or future tense if it is a study protocol?</w:t>
      </w:r>
    </w:p>
    <w:p>
      <w:pPr>
        <w:pStyle w:val="Compact"/>
        <w:numPr>
          <w:ilvl w:val="0"/>
          <w:numId w:val="123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5"/>
        </w:numPr>
      </w:pPr>
      <w:r>
        <w:t xml:space="preserve">Does the text use minimal abbreviations, and are all abbreviations defined at first use?</w:t>
      </w:r>
    </w:p>
    <w:p>
      <w:pPr>
        <w:pStyle w:val="Compact"/>
        <w:numPr>
          <w:ilvl w:val="0"/>
          <w:numId w:val="123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91">
        <w:r>
          <w:rPr>
            <w:rStyle w:val="Hyperlink"/>
          </w:rPr>
          <w:t xml:space="preserve">here</w:t>
        </w:r>
      </w:hyperlink>
      <w:r>
        <w:t xml:space="preserve">)</w:t>
      </w:r>
    </w:p>
    <w:p>
      <w:pPr>
        <w:pStyle w:val="Compact"/>
        <w:numPr>
          <w:ilvl w:val="0"/>
          <w:numId w:val="123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92"/>
    <w:bookmarkStart w:id="595" w:name="figure-checklist"/>
    <w:p>
      <w:pPr>
        <w:pStyle w:val="Heading2"/>
      </w:pPr>
      <w:r>
        <w:t xml:space="preserve">18.4 Figure checklist</w:t>
      </w:r>
    </w:p>
    <w:p>
      <w:pPr>
        <w:pStyle w:val="Compact"/>
        <w:numPr>
          <w:ilvl w:val="0"/>
          <w:numId w:val="1236"/>
        </w:numPr>
      </w:pPr>
      <w:r>
        <w:t xml:space="preserve">Are the x-axis and y-axis labeled?</w:t>
      </w:r>
    </w:p>
    <w:p>
      <w:pPr>
        <w:pStyle w:val="Compact"/>
        <w:numPr>
          <w:ilvl w:val="0"/>
          <w:numId w:val="1236"/>
        </w:numPr>
      </w:pPr>
      <w:r>
        <w:t xml:space="preserve">If the figure includes panels, is each panel labeled?</w:t>
      </w:r>
    </w:p>
    <w:p>
      <w:pPr>
        <w:pStyle w:val="Compact"/>
        <w:numPr>
          <w:ilvl w:val="0"/>
          <w:numId w:val="1236"/>
        </w:numPr>
      </w:pPr>
      <w:r>
        <w:t xml:space="preserve">Are there sufficient numerical / text labels and breaks on the x-axis and y-axis?</w:t>
      </w:r>
    </w:p>
    <w:p>
      <w:pPr>
        <w:pStyle w:val="Compact"/>
        <w:numPr>
          <w:ilvl w:val="0"/>
          <w:numId w:val="1236"/>
        </w:numPr>
      </w:pPr>
      <w:r>
        <w:t xml:space="preserve">Is the font size appropriate (i.e., large enough to read, not so large that it distracts from the data presented in the figure?)</w:t>
      </w:r>
    </w:p>
    <w:p>
      <w:pPr>
        <w:pStyle w:val="Compact"/>
        <w:numPr>
          <w:ilvl w:val="0"/>
          <w:numId w:val="1236"/>
        </w:numPr>
      </w:pPr>
      <w:r>
        <w:t xml:space="preserve">Are the colors used colorblind friendly? See a colorblind-friendly palette</w:t>
      </w:r>
      <w:r>
        <w:t xml:space="preserve"> </w:t>
      </w:r>
      <w:hyperlink r:id="rId593">
        <w:r>
          <w:rPr>
            <w:rStyle w:val="Hyperlink"/>
          </w:rPr>
          <w:t xml:space="preserve">here</w:t>
        </w:r>
      </w:hyperlink>
      <w:r>
        <w:t xml:space="preserve">, a neat palette generator with colorblind options</w:t>
      </w:r>
      <w:r>
        <w:t xml:space="preserve"> </w:t>
      </w:r>
      <w:hyperlink r:id="rId59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6"/>
        </w:numPr>
      </w:pPr>
      <w:r>
        <w:t xml:space="preserve">Are colors/shapes/line types defined in a legend?</w:t>
      </w:r>
    </w:p>
    <w:p>
      <w:pPr>
        <w:pStyle w:val="Compact"/>
        <w:numPr>
          <w:ilvl w:val="0"/>
          <w:numId w:val="1236"/>
        </w:numPr>
      </w:pPr>
      <w:r>
        <w:t xml:space="preserve">Are the legends and other labels easy to understand with minimal abbreviations?</w:t>
      </w:r>
    </w:p>
    <w:p>
      <w:pPr>
        <w:pStyle w:val="Compact"/>
        <w:numPr>
          <w:ilvl w:val="0"/>
          <w:numId w:val="1236"/>
        </w:numPr>
      </w:pPr>
      <w:r>
        <w:t xml:space="preserve">If there is overplotting, is transparency used to show overlapping data?</w:t>
      </w:r>
    </w:p>
    <w:p>
      <w:pPr>
        <w:pStyle w:val="Compact"/>
        <w:numPr>
          <w:ilvl w:val="0"/>
          <w:numId w:val="1236"/>
        </w:numPr>
      </w:pPr>
      <w:r>
        <w:t xml:space="preserve">Are 95% confidence intervals or other measures of precision shown, if applicable?</w:t>
      </w:r>
    </w:p>
    <w:p>
      <w:r>
        <w:br w:type="page"/>
      </w:r>
    </w:p>
    <w:bookmarkEnd w:id="595"/>
    <w:bookmarkEnd w:id="596"/>
    <w:bookmarkStart w:id="638" w:name="resources-2"/>
    <w:p>
      <w:pPr>
        <w:pStyle w:val="Heading1"/>
      </w:pPr>
      <w:r>
        <w:t xml:space="preserve">19. Resources</w:t>
      </w:r>
    </w:p>
    <w:p>
      <w:pPr>
        <w:pStyle w:val="FirstParagraph"/>
      </w:pPr>
      <w:r>
        <w:t xml:space="preserve">Adapted by UCD-SeRG team from</w:t>
      </w:r>
      <w:r>
        <w:t xml:space="preserve"> </w:t>
      </w:r>
      <w:hyperlink r:id="rId597">
        <w:r>
          <w:rPr>
            <w:rStyle w:val="Hyperlink"/>
          </w:rPr>
          <w:t xml:space="preserve">original by Jade Benjamin-Chung and Kunal Mishra</w:t>
        </w:r>
      </w:hyperlink>
    </w:p>
    <w:bookmarkStart w:id="613" w:name="resources-for-r"/>
    <w:p>
      <w:pPr>
        <w:pStyle w:val="Heading2"/>
      </w:pPr>
      <w:r>
        <w:t xml:space="preserve">19.1 Resources for R</w:t>
      </w:r>
    </w:p>
    <w:bookmarkStart w:id="599" w:name="books-and-comprehensive-guides"/>
    <w:p>
      <w:pPr>
        <w:pStyle w:val="Heading3"/>
      </w:pPr>
      <w:r>
        <w:t xml:space="preserve">19.1.1 Books and Comprehensive Guides</w:t>
      </w:r>
    </w:p>
    <w:p>
      <w:pPr>
        <w:pStyle w:val="Compact"/>
        <w:numPr>
          <w:ilvl w:val="0"/>
          <w:numId w:val="123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7"/>
        </w:numPr>
      </w:pPr>
      <w:hyperlink r:id="rId598">
        <w:r>
          <w:rPr>
            <w:rStyle w:val="Hyperlink"/>
          </w:rPr>
          <w:t xml:space="preserve">Jade’s R-for-epi course</w:t>
        </w:r>
      </w:hyperlink>
    </w:p>
    <w:bookmarkEnd w:id="599"/>
    <w:bookmarkStart w:id="604"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38"/>
        </w:numPr>
      </w:pPr>
      <w:hyperlink r:id="rId600">
        <w:r>
          <w:rPr>
            <w:rStyle w:val="Hyperlink"/>
          </w:rPr>
          <w:t xml:space="preserve">Workshop Index</w:t>
        </w:r>
      </w:hyperlink>
      <w:r>
        <w:t xml:space="preserve"> </w:t>
      </w:r>
      <w:r>
        <w:t xml:space="preserve">- comprehensive catalog of all DataLab workshops</w:t>
      </w:r>
    </w:p>
    <w:p>
      <w:pPr>
        <w:pStyle w:val="Compact"/>
        <w:numPr>
          <w:ilvl w:val="0"/>
          <w:numId w:val="1238"/>
        </w:numPr>
      </w:pPr>
      <w:hyperlink r:id="rId601">
        <w:r>
          <w:rPr>
            <w:rStyle w:val="Hyperlink"/>
          </w:rPr>
          <w:t xml:space="preserve">R Basics Workshop</w:t>
        </w:r>
      </w:hyperlink>
      <w:r>
        <w:t xml:space="preserve"> </w:t>
      </w:r>
      <w:r>
        <w:t xml:space="preserve">- foundational R programming for beginners</w:t>
      </w:r>
    </w:p>
    <w:p>
      <w:pPr>
        <w:pStyle w:val="Compact"/>
        <w:numPr>
          <w:ilvl w:val="0"/>
          <w:numId w:val="1238"/>
        </w:numPr>
      </w:pPr>
      <w:hyperlink r:id="rId602">
        <w:r>
          <w:rPr>
            <w:rStyle w:val="Hyperlink"/>
          </w:rPr>
          <w:t xml:space="preserve">Research Toolkits</w:t>
        </w:r>
      </w:hyperlink>
      <w:r>
        <w:t xml:space="preserve"> </w:t>
      </w:r>
      <w:r>
        <w:t xml:space="preserve">- in-depth guides for research tools and methods</w:t>
      </w:r>
    </w:p>
    <w:p>
      <w:pPr>
        <w:pStyle w:val="Compact"/>
        <w:numPr>
          <w:ilvl w:val="0"/>
          <w:numId w:val="1238"/>
        </w:numPr>
      </w:pPr>
      <w:hyperlink r:id="rId603">
        <w:r>
          <w:rPr>
            <w:rStyle w:val="Hyperlink"/>
          </w:rPr>
          <w:t xml:space="preserve">Install Guides</w:t>
        </w:r>
      </w:hyperlink>
      <w:r>
        <w:t xml:space="preserve"> </w:t>
      </w:r>
      <w:r>
        <w:t xml:space="preserve">- setup instructions for data science software</w:t>
      </w:r>
    </w:p>
    <w:bookmarkEnd w:id="604"/>
    <w:bookmarkStart w:id="609" w:name="cheat-sheets"/>
    <w:p>
      <w:pPr>
        <w:pStyle w:val="Heading3"/>
      </w:pPr>
      <w:r>
        <w:t xml:space="preserve">19.1.3 Cheat Sheets</w:t>
      </w:r>
    </w:p>
    <w:p>
      <w:pPr>
        <w:pStyle w:val="Compact"/>
        <w:numPr>
          <w:ilvl w:val="0"/>
          <w:numId w:val="1239"/>
        </w:numPr>
      </w:pPr>
      <w:hyperlink r:id="rId605">
        <w:r>
          <w:rPr>
            <w:rStyle w:val="Hyperlink"/>
          </w:rPr>
          <w:t xml:space="preserve">dplyr and tidyr cheat sheet</w:t>
        </w:r>
      </w:hyperlink>
    </w:p>
    <w:p>
      <w:pPr>
        <w:pStyle w:val="Compact"/>
        <w:numPr>
          <w:ilvl w:val="0"/>
          <w:numId w:val="1239"/>
        </w:numPr>
      </w:pPr>
      <w:hyperlink r:id="rId606">
        <w:r>
          <w:rPr>
            <w:rStyle w:val="Hyperlink"/>
          </w:rPr>
          <w:t xml:space="preserve">ggplot cheat sheet</w:t>
        </w:r>
      </w:hyperlink>
    </w:p>
    <w:p>
      <w:pPr>
        <w:pStyle w:val="Compact"/>
        <w:numPr>
          <w:ilvl w:val="0"/>
          <w:numId w:val="1239"/>
        </w:numPr>
      </w:pPr>
      <w:hyperlink r:id="rId607">
        <w:r>
          <w:rPr>
            <w:rStyle w:val="Hyperlink"/>
          </w:rPr>
          <w:t xml:space="preserve">data table cheat sheet</w:t>
        </w:r>
      </w:hyperlink>
    </w:p>
    <w:p>
      <w:pPr>
        <w:pStyle w:val="Compact"/>
        <w:numPr>
          <w:ilvl w:val="0"/>
          <w:numId w:val="1239"/>
        </w:numPr>
      </w:pPr>
      <w:hyperlink r:id="rId608">
        <w:r>
          <w:rPr>
            <w:rStyle w:val="Hyperlink"/>
          </w:rPr>
          <w:t xml:space="preserve">RMarkdown cheat sheet</w:t>
        </w:r>
      </w:hyperlink>
    </w:p>
    <w:bookmarkEnd w:id="609"/>
    <w:bookmarkStart w:id="611" w:name="style-and-best-practices"/>
    <w:p>
      <w:pPr>
        <w:pStyle w:val="Heading3"/>
      </w:pPr>
      <w:r>
        <w:t xml:space="preserve">19.1.4 Style and Best Practices</w:t>
      </w:r>
    </w:p>
    <w:p>
      <w:pPr>
        <w:pStyle w:val="Compact"/>
        <w:numPr>
          <w:ilvl w:val="0"/>
          <w:numId w:val="1240"/>
        </w:numPr>
      </w:pPr>
      <w:hyperlink r:id="rId610">
        <w:r>
          <w:rPr>
            <w:rStyle w:val="Hyperlink"/>
          </w:rPr>
          <w:t xml:space="preserve">Hadley Wickham’s R Style Guide</w:t>
        </w:r>
      </w:hyperlink>
    </w:p>
    <w:bookmarkEnd w:id="611"/>
    <w:bookmarkStart w:id="612" w:name="tidy-evaluation-resources"/>
    <w:p>
      <w:pPr>
        <w:pStyle w:val="Heading3"/>
      </w:pPr>
      <w:r>
        <w:t xml:space="preserve">19.1.5 Tidy Evaluation Resources</w:t>
      </w:r>
    </w:p>
    <w:p>
      <w:pPr>
        <w:pStyle w:val="Compact"/>
        <w:numPr>
          <w:ilvl w:val="0"/>
          <w:numId w:val="1241"/>
        </w:numPr>
      </w:pPr>
      <w:hyperlink r:id="rId201">
        <w:r>
          <w:rPr>
            <w:rStyle w:val="Hyperlink"/>
          </w:rPr>
          <w:t xml:space="preserve">Tidy Eval in 5 Minutes</w:t>
        </w:r>
      </w:hyperlink>
      <w:r>
        <w:t xml:space="preserve"> </w:t>
      </w:r>
      <w:r>
        <w:t xml:space="preserve">(video)</w:t>
      </w:r>
    </w:p>
    <w:p>
      <w:pPr>
        <w:pStyle w:val="Compact"/>
        <w:numPr>
          <w:ilvl w:val="0"/>
          <w:numId w:val="1241"/>
        </w:numPr>
      </w:pPr>
      <w:hyperlink r:id="rId199">
        <w:r>
          <w:rPr>
            <w:rStyle w:val="Hyperlink"/>
          </w:rPr>
          <w:t xml:space="preserve">Tidy Evaluation</w:t>
        </w:r>
      </w:hyperlink>
      <w:r>
        <w:t xml:space="preserve"> </w:t>
      </w:r>
      <w:r>
        <w:t xml:space="preserve">(e-book)</w:t>
      </w:r>
    </w:p>
    <w:p>
      <w:pPr>
        <w:pStyle w:val="Compact"/>
        <w:numPr>
          <w:ilvl w:val="0"/>
          <w:numId w:val="1241"/>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1"/>
        </w:numPr>
      </w:pPr>
      <w:hyperlink r:id="rId204">
        <w:r>
          <w:rPr>
            <w:rStyle w:val="Hyperlink"/>
          </w:rPr>
          <w:t xml:space="preserve">Standard Evaluation for *_join</w:t>
        </w:r>
      </w:hyperlink>
      <w:r>
        <w:t xml:space="preserve"> </w:t>
      </w:r>
      <w:r>
        <w:t xml:space="preserve">(stackoverflow)</w:t>
      </w:r>
    </w:p>
    <w:p>
      <w:pPr>
        <w:pStyle w:val="Compact"/>
        <w:numPr>
          <w:ilvl w:val="0"/>
          <w:numId w:val="1241"/>
        </w:numPr>
      </w:pPr>
      <w:hyperlink r:id="rId199">
        <w:r>
          <w:rPr>
            <w:rStyle w:val="Hyperlink"/>
          </w:rPr>
          <w:t xml:space="preserve">Programming with dplyr</w:t>
        </w:r>
      </w:hyperlink>
      <w:r>
        <w:t xml:space="preserve"> </w:t>
      </w:r>
      <w:r>
        <w:t xml:space="preserve">(package vignette)</w:t>
      </w:r>
    </w:p>
    <w:bookmarkEnd w:id="612"/>
    <w:bookmarkEnd w:id="613"/>
    <w:bookmarkStart w:id="615" w:name="resources-for-git-github"/>
    <w:p>
      <w:pPr>
        <w:pStyle w:val="Heading2"/>
      </w:pPr>
      <w:r>
        <w:t xml:space="preserve">19.2 Resources for Git &amp; Github</w:t>
      </w:r>
    </w:p>
    <w:p>
      <w:pPr>
        <w:pStyle w:val="Compact"/>
        <w:numPr>
          <w:ilvl w:val="0"/>
          <w:numId w:val="124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2"/>
        </w:numPr>
      </w:pPr>
      <w:hyperlink r:id="rId614">
        <w:r>
          <w:rPr>
            <w:rStyle w:val="Hyperlink"/>
          </w:rPr>
          <w:t xml:space="preserve">GitHub Skills: Introduction to GitHub</w:t>
        </w:r>
      </w:hyperlink>
    </w:p>
    <w:p>
      <w:pPr>
        <w:pStyle w:val="Compact"/>
        <w:numPr>
          <w:ilvl w:val="0"/>
          <w:numId w:val="1242"/>
        </w:numPr>
      </w:pPr>
      <w:hyperlink r:id="rId364">
        <w:r>
          <w:rPr>
            <w:rStyle w:val="Hyperlink"/>
          </w:rPr>
          <w:t xml:space="preserve">UC Davis DataLab Git Sandbox</w:t>
        </w:r>
      </w:hyperlink>
      <w:r>
        <w:t xml:space="preserve"> </w:t>
      </w:r>
      <w:r>
        <w:t xml:space="preserve">- hands-on Git practice repository</w:t>
      </w:r>
    </w:p>
    <w:bookmarkEnd w:id="615"/>
    <w:bookmarkStart w:id="618" w:name="resources-for-python"/>
    <w:p>
      <w:pPr>
        <w:pStyle w:val="Heading2"/>
      </w:pPr>
      <w:r>
        <w:t xml:space="preserve">19.3 Resources for Python</w:t>
      </w:r>
    </w:p>
    <w:p>
      <w:pPr>
        <w:pStyle w:val="Compact"/>
        <w:numPr>
          <w:ilvl w:val="0"/>
          <w:numId w:val="1243"/>
        </w:numPr>
      </w:pPr>
      <w:hyperlink r:id="rId616">
        <w:r>
          <w:rPr>
            <w:rStyle w:val="Hyperlink"/>
          </w:rPr>
          <w:t xml:space="preserve">UC Davis DataLab Python Basics Workshop</w:t>
        </w:r>
      </w:hyperlink>
      <w:r>
        <w:t xml:space="preserve"> </w:t>
      </w:r>
      <w:r>
        <w:t xml:space="preserve">- foundational Python programming</w:t>
      </w:r>
    </w:p>
    <w:p>
      <w:pPr>
        <w:pStyle w:val="Compact"/>
        <w:numPr>
          <w:ilvl w:val="0"/>
          <w:numId w:val="1243"/>
        </w:numPr>
      </w:pPr>
      <w:hyperlink r:id="rId617">
        <w:r>
          <w:rPr>
            <w:rStyle w:val="Hyperlink"/>
          </w:rPr>
          <w:t xml:space="preserve">Natural Language Processing with Python</w:t>
        </w:r>
      </w:hyperlink>
      <w:r>
        <w:t xml:space="preserve"> </w:t>
      </w:r>
      <w:r>
        <w:t xml:space="preserve">- text analysis and NLP techniques</w:t>
      </w:r>
    </w:p>
    <w:bookmarkEnd w:id="618"/>
    <w:bookmarkStart w:id="620" w:name="resources-for-julia"/>
    <w:p>
      <w:pPr>
        <w:pStyle w:val="Heading2"/>
      </w:pPr>
      <w:r>
        <w:t xml:space="preserve">19.4 Resources for Julia</w:t>
      </w:r>
    </w:p>
    <w:p>
      <w:pPr>
        <w:pStyle w:val="Compact"/>
        <w:numPr>
          <w:ilvl w:val="0"/>
          <w:numId w:val="1244"/>
        </w:numPr>
      </w:pPr>
      <w:hyperlink r:id="rId619">
        <w:r>
          <w:rPr>
            <w:rStyle w:val="Hyperlink"/>
          </w:rPr>
          <w:t xml:space="preserve">UC Davis Julia Users Group Julia Basics Workshop</w:t>
        </w:r>
      </w:hyperlink>
      <w:r>
        <w:t xml:space="preserve"> </w:t>
      </w:r>
      <w:r>
        <w:t xml:space="preserve">- foundational Julia programming</w:t>
      </w:r>
    </w:p>
    <w:bookmarkEnd w:id="620"/>
    <w:bookmarkStart w:id="621" w:name="scientific-figures"/>
    <w:p>
      <w:pPr>
        <w:pStyle w:val="Heading2"/>
      </w:pPr>
      <w:r>
        <w:t xml:space="preserve">19.5 Scientific figures</w:t>
      </w:r>
    </w:p>
    <w:p>
      <w:pPr>
        <w:pStyle w:val="Compact"/>
        <w:numPr>
          <w:ilvl w:val="0"/>
          <w:numId w:val="1245"/>
        </w:numPr>
      </w:pPr>
      <w:r>
        <w:t xml:space="preserve">Ten Simple Rules for Better Figures</w:t>
      </w:r>
      <w:r>
        <w:t xml:space="preserve"> </w:t>
      </w:r>
      <w:r>
        <w:t xml:space="preserve">(Rougier, Droettboom, and Bourne 2014)</w:t>
      </w:r>
    </w:p>
    <w:bookmarkEnd w:id="621"/>
    <w:bookmarkStart w:id="624" w:name="writing"/>
    <w:p>
      <w:pPr>
        <w:pStyle w:val="Heading2"/>
      </w:pPr>
      <w:r>
        <w:t xml:space="preserve">19.6 Writing</w:t>
      </w:r>
    </w:p>
    <w:p>
      <w:pPr>
        <w:pStyle w:val="Compact"/>
        <w:numPr>
          <w:ilvl w:val="0"/>
          <w:numId w:val="1246"/>
        </w:numPr>
      </w:pPr>
      <w:r>
        <w:t xml:space="preserve">Unpacking the Scientific Toolbox</w:t>
      </w:r>
      <w:r>
        <w:t xml:space="preserve"> </w:t>
      </w:r>
      <w:r>
        <w:t xml:space="preserve">(Silbiger and Stubler 2019)</w:t>
      </w:r>
    </w:p>
    <w:p>
      <w:pPr>
        <w:pStyle w:val="Compact"/>
        <w:numPr>
          <w:ilvl w:val="0"/>
          <w:numId w:val="1246"/>
        </w:numPr>
      </w:pPr>
      <w:r>
        <w:t xml:space="preserve">ICMJE Definition of authorship</w:t>
      </w:r>
      <w:r>
        <w:t xml:space="preserve"> </w:t>
      </w:r>
      <w:r>
        <w:t xml:space="preserve">(International Committee of Medical Journal Editors, n.d.)</w:t>
      </w:r>
    </w:p>
    <w:p>
      <w:pPr>
        <w:pStyle w:val="Compact"/>
        <w:numPr>
          <w:ilvl w:val="0"/>
          <w:numId w:val="1246"/>
        </w:numPr>
      </w:pPr>
      <w:r>
        <w:t xml:space="preserve">Computational science: …why scientific programming does not compute</w:t>
      </w:r>
      <w:r>
        <w:t xml:space="preserve"> </w:t>
      </w:r>
      <w:r>
        <w:t xml:space="preserve">(Merali and Giles 2010)</w:t>
      </w:r>
    </w:p>
    <w:p>
      <w:pPr>
        <w:pStyle w:val="Compact"/>
        <w:numPr>
          <w:ilvl w:val="0"/>
          <w:numId w:val="1246"/>
        </w:numPr>
      </w:pPr>
      <w:hyperlink r:id="rId622">
        <w:r>
          <w:rPr>
            <w:rStyle w:val="Hyperlink"/>
          </w:rPr>
          <w:t xml:space="preserve">The Pathway to Publishing: A Guide to Quantitative Writing in the Health Sciences</w:t>
        </w:r>
      </w:hyperlink>
    </w:p>
    <w:p>
      <w:pPr>
        <w:pStyle w:val="Compact"/>
        <w:numPr>
          <w:ilvl w:val="0"/>
          <w:numId w:val="1246"/>
        </w:numPr>
      </w:pPr>
      <w:hyperlink r:id="rId623">
        <w:r>
          <w:rPr>
            <w:rStyle w:val="Hyperlink"/>
          </w:rPr>
          <w:t xml:space="preserve">Secret, actionable writing tips</w:t>
        </w:r>
      </w:hyperlink>
    </w:p>
    <w:bookmarkEnd w:id="624"/>
    <w:bookmarkStart w:id="628" w:name="presentations"/>
    <w:p>
      <w:pPr>
        <w:pStyle w:val="Heading2"/>
      </w:pPr>
      <w:r>
        <w:t xml:space="preserve">19.7 Presentations</w:t>
      </w:r>
    </w:p>
    <w:p>
      <w:pPr>
        <w:pStyle w:val="Compact"/>
        <w:numPr>
          <w:ilvl w:val="0"/>
          <w:numId w:val="1247"/>
        </w:numPr>
      </w:pPr>
      <w:r>
        <w:t xml:space="preserve">How to tell a compelling story in scientific presentations</w:t>
      </w:r>
      <w:r>
        <w:t xml:space="preserve"> </w:t>
      </w:r>
      <w:r>
        <w:t xml:space="preserve">(Van Noorden 2021)</w:t>
      </w:r>
    </w:p>
    <w:p>
      <w:pPr>
        <w:pStyle w:val="Compact"/>
        <w:numPr>
          <w:ilvl w:val="0"/>
          <w:numId w:val="1247"/>
        </w:numPr>
      </w:pPr>
      <w:hyperlink r:id="rId625">
        <w:r>
          <w:rPr>
            <w:rStyle w:val="Hyperlink"/>
          </w:rPr>
          <w:t xml:space="preserve">How to give a killer narratively-driven scientific talk</w:t>
        </w:r>
      </w:hyperlink>
    </w:p>
    <w:p>
      <w:pPr>
        <w:pStyle w:val="Compact"/>
        <w:numPr>
          <w:ilvl w:val="0"/>
          <w:numId w:val="1247"/>
        </w:numPr>
      </w:pPr>
      <w:hyperlink r:id="rId626">
        <w:r>
          <w:rPr>
            <w:rStyle w:val="Hyperlink"/>
          </w:rPr>
          <w:t xml:space="preserve">How to make a better poster</w:t>
        </w:r>
      </w:hyperlink>
    </w:p>
    <w:p>
      <w:pPr>
        <w:pStyle w:val="Compact"/>
        <w:numPr>
          <w:ilvl w:val="0"/>
          <w:numId w:val="1247"/>
        </w:numPr>
      </w:pPr>
      <w:hyperlink r:id="rId627">
        <w:r>
          <w:rPr>
            <w:rStyle w:val="Hyperlink"/>
          </w:rPr>
          <w:t xml:space="preserve">How to make an even better poster</w:t>
        </w:r>
      </w:hyperlink>
    </w:p>
    <w:bookmarkEnd w:id="628"/>
    <w:bookmarkStart w:id="631" w:name="professional-advice"/>
    <w:p>
      <w:pPr>
        <w:pStyle w:val="Heading2"/>
      </w:pPr>
      <w:r>
        <w:t xml:space="preserve">19.8 Professional advice</w:t>
      </w:r>
    </w:p>
    <w:p>
      <w:pPr>
        <w:pStyle w:val="Compact"/>
        <w:numPr>
          <w:ilvl w:val="0"/>
          <w:numId w:val="1248"/>
        </w:numPr>
      </w:pPr>
      <w:hyperlink r:id="rId629">
        <w:r>
          <w:rPr>
            <w:rStyle w:val="Hyperlink"/>
          </w:rPr>
          <w:t xml:space="preserve">Professional advice, especially for your first job</w:t>
        </w:r>
      </w:hyperlink>
    </w:p>
    <w:p>
      <w:pPr>
        <w:pStyle w:val="Compact"/>
        <w:numPr>
          <w:ilvl w:val="0"/>
          <w:numId w:val="1248"/>
        </w:numPr>
      </w:pPr>
      <w:hyperlink r:id="rId630">
        <w:r>
          <w:rPr>
            <w:rStyle w:val="Hyperlink"/>
          </w:rPr>
          <w:t xml:space="preserve">Team Public Health Substack</w:t>
        </w:r>
      </w:hyperlink>
    </w:p>
    <w:bookmarkEnd w:id="631"/>
    <w:bookmarkStart w:id="634" w:name="funding"/>
    <w:p>
      <w:pPr>
        <w:pStyle w:val="Heading2"/>
      </w:pPr>
      <w:r>
        <w:t xml:space="preserve">19.9 Funding</w:t>
      </w:r>
    </w:p>
    <w:p>
      <w:pPr>
        <w:pStyle w:val="Compact"/>
        <w:numPr>
          <w:ilvl w:val="0"/>
          <w:numId w:val="1249"/>
        </w:numPr>
      </w:pPr>
      <w:hyperlink r:id="rId632">
        <w:r>
          <w:rPr>
            <w:rStyle w:val="Hyperlink"/>
          </w:rPr>
          <w:t xml:space="preserve">Building Your Funding Train</w:t>
        </w:r>
      </w:hyperlink>
    </w:p>
    <w:p>
      <w:pPr>
        <w:pStyle w:val="Compact"/>
        <w:numPr>
          <w:ilvl w:val="0"/>
          <w:numId w:val="1249"/>
        </w:numPr>
      </w:pPr>
      <w:hyperlink r:id="rId633">
        <w:r>
          <w:rPr>
            <w:rStyle w:val="Hyperlink"/>
          </w:rPr>
          <w:t xml:space="preserve">NIH Grant Writing Resources</w:t>
        </w:r>
      </w:hyperlink>
    </w:p>
    <w:bookmarkEnd w:id="634"/>
    <w:bookmarkStart w:id="637" w:name="ethics-and-global-health-research"/>
    <w:p>
      <w:pPr>
        <w:pStyle w:val="Heading2"/>
      </w:pPr>
      <w:r>
        <w:t xml:space="preserve">19.10 Ethics and global health research</w:t>
      </w:r>
    </w:p>
    <w:p>
      <w:pPr>
        <w:pStyle w:val="Compact"/>
        <w:numPr>
          <w:ilvl w:val="0"/>
          <w:numId w:val="1250"/>
        </w:numPr>
      </w:pPr>
      <w:hyperlink r:id="rId635">
        <w:r>
          <w:rPr>
            <w:rStyle w:val="Hyperlink"/>
          </w:rPr>
          <w:t xml:space="preserve">Global Code of Conduct For Research in Resource-Poor Settings</w:t>
        </w:r>
      </w:hyperlink>
    </w:p>
    <w:p>
      <w:pPr>
        <w:pStyle w:val="Compact"/>
        <w:numPr>
          <w:ilvl w:val="0"/>
          <w:numId w:val="1250"/>
        </w:numPr>
      </w:pPr>
      <w:r>
        <w:t xml:space="preserve">Addressing power asymmetries in global health</w:t>
      </w:r>
      <w:r>
        <w:t xml:space="preserve"> </w:t>
      </w:r>
      <w:r>
        <w:t xml:space="preserve">(Abimbola et al. 2022)</w:t>
      </w:r>
    </w:p>
    <w:p>
      <w:pPr>
        <w:pStyle w:val="Compact"/>
        <w:numPr>
          <w:ilvl w:val="0"/>
          <w:numId w:val="1250"/>
        </w:numPr>
      </w:pPr>
      <w:hyperlink r:id="rId636">
        <w:r>
          <w:rPr>
            <w:rStyle w:val="Hyperlink"/>
          </w:rPr>
          <w:t xml:space="preserve">Transforming Global Health Partnerships</w:t>
        </w:r>
      </w:hyperlink>
    </w:p>
    <w:p>
      <w:r>
        <w:br w:type="page"/>
      </w:r>
    </w:p>
    <w:bookmarkEnd w:id="637"/>
    <w:bookmarkEnd w:id="638"/>
    <w:bookmarkStart w:id="665" w:name="professional-development"/>
    <w:p>
      <w:pPr>
        <w:pStyle w:val="Heading1"/>
      </w:pPr>
      <w:r>
        <w:t xml:space="preserve">20. Professional Development</w:t>
      </w:r>
    </w:p>
    <w:p>
      <w:pPr>
        <w:pStyle w:val="FirstParagraph"/>
      </w:pPr>
      <w:r>
        <w:t xml:space="preserve">Adapted by UCD-SeRG team from</w:t>
      </w:r>
      <w:r>
        <w:t xml:space="preserve"> </w:t>
      </w:r>
      <w:hyperlink r:id="rId639">
        <w:r>
          <w:rPr>
            <w:rStyle w:val="Hyperlink"/>
          </w:rPr>
          <w:t xml:space="preserve">original by Jade Benjamin-Chung</w:t>
        </w:r>
      </w:hyperlink>
    </w:p>
    <w:bookmarkStart w:id="64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1"/>
        </w:numPr>
      </w:pPr>
      <w:r>
        <w:t xml:space="preserve">Regular, open communication between mentees and mentors</w:t>
      </w:r>
    </w:p>
    <w:p>
      <w:pPr>
        <w:pStyle w:val="Compact"/>
        <w:numPr>
          <w:ilvl w:val="0"/>
          <w:numId w:val="1251"/>
        </w:numPr>
      </w:pPr>
      <w:r>
        <w:t xml:space="preserve">Mutual respect and trust</w:t>
      </w:r>
    </w:p>
    <w:p>
      <w:pPr>
        <w:pStyle w:val="Compact"/>
        <w:numPr>
          <w:ilvl w:val="0"/>
          <w:numId w:val="1251"/>
        </w:numPr>
      </w:pPr>
      <w:r>
        <w:t xml:space="preserve">Clear expectations and goals</w:t>
      </w:r>
    </w:p>
    <w:p>
      <w:pPr>
        <w:pStyle w:val="Compact"/>
        <w:numPr>
          <w:ilvl w:val="0"/>
          <w:numId w:val="1251"/>
        </w:numPr>
      </w:pPr>
      <w:r>
        <w:t xml:space="preserve">Constructive feedback</w:t>
      </w:r>
    </w:p>
    <w:p>
      <w:pPr>
        <w:pStyle w:val="Compact"/>
        <w:numPr>
          <w:ilvl w:val="0"/>
          <w:numId w:val="1251"/>
        </w:numPr>
      </w:pPr>
      <w:r>
        <w:t xml:space="preserve">Support for both research and career development</w:t>
      </w:r>
    </w:p>
    <w:bookmarkEnd w:id="640"/>
    <w:bookmarkStart w:id="64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2"/>
        </w:numPr>
      </w:pPr>
      <w:r>
        <w:t xml:space="preserve">Short-term and long-term career goals</w:t>
      </w:r>
    </w:p>
    <w:p>
      <w:pPr>
        <w:pStyle w:val="Compact"/>
        <w:numPr>
          <w:ilvl w:val="0"/>
          <w:numId w:val="1252"/>
        </w:numPr>
      </w:pPr>
      <w:r>
        <w:t xml:space="preserve">Skills to develop</w:t>
      </w:r>
    </w:p>
    <w:p>
      <w:pPr>
        <w:pStyle w:val="Compact"/>
        <w:numPr>
          <w:ilvl w:val="0"/>
          <w:numId w:val="1252"/>
        </w:numPr>
      </w:pPr>
      <w:r>
        <w:t xml:space="preserve">Training needs and opportunities</w:t>
      </w:r>
    </w:p>
    <w:p>
      <w:pPr>
        <w:pStyle w:val="Compact"/>
        <w:numPr>
          <w:ilvl w:val="0"/>
          <w:numId w:val="1252"/>
        </w:numPr>
      </w:pPr>
      <w:r>
        <w:t xml:space="preserve">Timeline and milestones</w:t>
      </w:r>
    </w:p>
    <w:p>
      <w:pPr>
        <w:pStyle w:val="Compact"/>
        <w:numPr>
          <w:ilvl w:val="0"/>
          <w:numId w:val="1252"/>
        </w:numPr>
      </w:pPr>
      <w:r>
        <w:t xml:space="preserve">Progress toward goals</w:t>
      </w:r>
    </w:p>
    <w:p>
      <w:pPr>
        <w:pStyle w:val="FirstParagraph"/>
      </w:pPr>
      <w:r>
        <w:t xml:space="preserve">Update your IDP at least annually and discuss it with your PI. Useful resources:</w:t>
      </w:r>
    </w:p>
    <w:p>
      <w:pPr>
        <w:pStyle w:val="Compact"/>
        <w:numPr>
          <w:ilvl w:val="0"/>
          <w:numId w:val="1253"/>
        </w:numPr>
      </w:pPr>
      <w:hyperlink r:id="rId641">
        <w:r>
          <w:rPr>
            <w:rStyle w:val="Hyperlink"/>
          </w:rPr>
          <w:t xml:space="preserve">myIDP - Individual Development Plan tool</w:t>
        </w:r>
      </w:hyperlink>
    </w:p>
    <w:p>
      <w:pPr>
        <w:pStyle w:val="Compact"/>
        <w:numPr>
          <w:ilvl w:val="0"/>
          <w:numId w:val="1253"/>
        </w:numPr>
      </w:pPr>
      <w:hyperlink r:id="rId642">
        <w:r>
          <w:rPr>
            <w:rStyle w:val="Hyperlink"/>
          </w:rPr>
          <w:t xml:space="preserve">NIH OITE Career Resources</w:t>
        </w:r>
      </w:hyperlink>
    </w:p>
    <w:bookmarkEnd w:id="643"/>
    <w:bookmarkStart w:id="64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4"/>
        </w:numPr>
      </w:pPr>
      <w:r>
        <w:t xml:space="preserve">Discuss conference opportunities with PIs early</w:t>
      </w:r>
    </w:p>
    <w:p>
      <w:pPr>
        <w:pStyle w:val="Compact"/>
        <w:numPr>
          <w:ilvl w:val="0"/>
          <w:numId w:val="1254"/>
        </w:numPr>
      </w:pPr>
      <w:r>
        <w:t xml:space="preserve">Submit abstracts with PI approval</w:t>
      </w:r>
    </w:p>
    <w:p>
      <w:pPr>
        <w:pStyle w:val="Compact"/>
        <w:numPr>
          <w:ilvl w:val="0"/>
          <w:numId w:val="1254"/>
        </w:numPr>
      </w:pPr>
      <w:r>
        <w:t xml:space="preserve">Practice presentations in lab meeting before the conference</w:t>
      </w:r>
    </w:p>
    <w:p>
      <w:pPr>
        <w:pStyle w:val="Compact"/>
        <w:numPr>
          <w:ilvl w:val="0"/>
          <w:numId w:val="125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5"/>
        </w:numPr>
      </w:pPr>
      <w:hyperlink r:id="rId644">
        <w:r>
          <w:rPr>
            <w:rStyle w:val="Hyperlink"/>
          </w:rPr>
          <w:t xml:space="preserve">How to tell a compelling story in scientific presentations</w:t>
        </w:r>
      </w:hyperlink>
    </w:p>
    <w:p>
      <w:pPr>
        <w:pStyle w:val="Compact"/>
        <w:numPr>
          <w:ilvl w:val="0"/>
          <w:numId w:val="1255"/>
        </w:numPr>
      </w:pPr>
      <w:hyperlink r:id="rId625">
        <w:r>
          <w:rPr>
            <w:rStyle w:val="Hyperlink"/>
          </w:rPr>
          <w:t xml:space="preserve">How to give a killer narratively-driven scientific talk</w:t>
        </w:r>
      </w:hyperlink>
    </w:p>
    <w:p>
      <w:pPr>
        <w:pStyle w:val="Compact"/>
        <w:numPr>
          <w:ilvl w:val="0"/>
          <w:numId w:val="1255"/>
        </w:numPr>
      </w:pPr>
      <w:hyperlink r:id="rId645">
        <w:r>
          <w:rPr>
            <w:rStyle w:val="Hyperlink"/>
          </w:rPr>
          <w:t xml:space="preserve">How to make a better poster</w:t>
        </w:r>
      </w:hyperlink>
    </w:p>
    <w:p>
      <w:pPr>
        <w:pStyle w:val="Compact"/>
        <w:numPr>
          <w:ilvl w:val="0"/>
          <w:numId w:val="1255"/>
        </w:numPr>
      </w:pPr>
      <w:hyperlink r:id="rId627">
        <w:r>
          <w:rPr>
            <w:rStyle w:val="Hyperlink"/>
          </w:rPr>
          <w:t xml:space="preserve">How to make an even better poster</w:t>
        </w:r>
      </w:hyperlink>
    </w:p>
    <w:bookmarkEnd w:id="646"/>
    <w:bookmarkStart w:id="65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6"/>
        </w:numPr>
      </w:pPr>
      <w:r>
        <w:t xml:space="preserve">Label x-axis and y-axis clearly</w:t>
      </w:r>
    </w:p>
    <w:p>
      <w:pPr>
        <w:pStyle w:val="Compact"/>
        <w:numPr>
          <w:ilvl w:val="0"/>
          <w:numId w:val="1256"/>
        </w:numPr>
      </w:pPr>
      <w:r>
        <w:t xml:space="preserve">Use panel labels when including multiple subplots</w:t>
      </w:r>
    </w:p>
    <w:p>
      <w:pPr>
        <w:pStyle w:val="Compact"/>
        <w:numPr>
          <w:ilvl w:val="0"/>
          <w:numId w:val="1256"/>
        </w:numPr>
      </w:pPr>
      <w:r>
        <w:t xml:space="preserve">Include sufficient tick marks and labels</w:t>
      </w:r>
    </w:p>
    <w:p>
      <w:pPr>
        <w:pStyle w:val="Compact"/>
        <w:numPr>
          <w:ilvl w:val="0"/>
          <w:numId w:val="1256"/>
        </w:numPr>
      </w:pPr>
      <w:r>
        <w:t xml:space="preserve">Use appropriate font sizes (readable but not distracting)</w:t>
      </w:r>
    </w:p>
    <w:p>
      <w:pPr>
        <w:pStyle w:val="Compact"/>
        <w:numPr>
          <w:ilvl w:val="0"/>
          <w:numId w:val="1256"/>
        </w:numPr>
      </w:pPr>
      <w:r>
        <w:t xml:space="preserve">Use colorblind-friendly palettes (see</w:t>
      </w:r>
      <w:r>
        <w:t xml:space="preserve"> </w:t>
      </w:r>
      <w:hyperlink r:id="rId647">
        <w:r>
          <w:rPr>
            <w:rStyle w:val="Hyperlink"/>
          </w:rPr>
          <w:t xml:space="preserve">ColorBrewer</w:t>
        </w:r>
      </w:hyperlink>
      <w:r>
        <w:t xml:space="preserve"> </w:t>
      </w:r>
      <w:r>
        <w:t xml:space="preserve">or</w:t>
      </w:r>
      <w:r>
        <w:t xml:space="preserve"> </w:t>
      </w:r>
      <w:hyperlink r:id="rId648">
        <w:r>
          <w:rPr>
            <w:rStyle w:val="Hyperlink"/>
          </w:rPr>
          <w:t xml:space="preserve">iwanthue</w:t>
        </w:r>
      </w:hyperlink>
      <w:r>
        <w:t xml:space="preserve">)</w:t>
      </w:r>
    </w:p>
    <w:p>
      <w:pPr>
        <w:pStyle w:val="Compact"/>
        <w:numPr>
          <w:ilvl w:val="0"/>
          <w:numId w:val="1256"/>
        </w:numPr>
      </w:pPr>
      <w:r>
        <w:t xml:space="preserve">Define colors, shapes, and line types in legends</w:t>
      </w:r>
    </w:p>
    <w:p>
      <w:pPr>
        <w:pStyle w:val="Compact"/>
        <w:numPr>
          <w:ilvl w:val="0"/>
          <w:numId w:val="1256"/>
        </w:numPr>
      </w:pPr>
      <w:r>
        <w:t xml:space="preserve">Minimize abbreviations in labels and legends</w:t>
      </w:r>
    </w:p>
    <w:p>
      <w:pPr>
        <w:pStyle w:val="Compact"/>
        <w:numPr>
          <w:ilvl w:val="0"/>
          <w:numId w:val="1256"/>
        </w:numPr>
      </w:pPr>
      <w:r>
        <w:t xml:space="preserve">Use transparency to show overlapping data</w:t>
      </w:r>
    </w:p>
    <w:p>
      <w:pPr>
        <w:pStyle w:val="Compact"/>
        <w:numPr>
          <w:ilvl w:val="0"/>
          <w:numId w:val="1256"/>
        </w:numPr>
      </w:pPr>
      <w:r>
        <w:t xml:space="preserve">Show measures of precision (e.g., 95% confidence intervals)</w:t>
      </w:r>
    </w:p>
    <w:p>
      <w:pPr>
        <w:pStyle w:val="FirstParagraph"/>
      </w:pPr>
      <w:r>
        <w:rPr>
          <w:b/>
          <w:bCs/>
        </w:rPr>
        <w:t xml:space="preserve">Resources:</w:t>
      </w:r>
    </w:p>
    <w:p>
      <w:pPr>
        <w:pStyle w:val="Compact"/>
        <w:numPr>
          <w:ilvl w:val="0"/>
          <w:numId w:val="1257"/>
        </w:numPr>
      </w:pPr>
      <w:hyperlink r:id="rId649">
        <w:r>
          <w:rPr>
            <w:rStyle w:val="Hyperlink"/>
          </w:rPr>
          <w:t xml:space="preserve">Ten Simple Rules for Better Figures</w:t>
        </w:r>
      </w:hyperlink>
    </w:p>
    <w:bookmarkEnd w:id="650"/>
    <w:bookmarkStart w:id="653" w:name="grant-writing"/>
    <w:p>
      <w:pPr>
        <w:pStyle w:val="Heading2"/>
      </w:pPr>
      <w:r>
        <w:t xml:space="preserve">20.5 Grant Writing</w:t>
      </w:r>
    </w:p>
    <w:p>
      <w:pPr>
        <w:pStyle w:val="Compact"/>
        <w:numPr>
          <w:ilvl w:val="0"/>
          <w:numId w:val="1258"/>
        </w:numPr>
      </w:pPr>
      <w:r>
        <w:t xml:space="preserve">Graduate students and postdocs are encouraged to apply for fellowships (e.g., NIH F31, NSF GRFP, K awards)</w:t>
      </w:r>
    </w:p>
    <w:p>
      <w:pPr>
        <w:pStyle w:val="Compact"/>
        <w:numPr>
          <w:ilvl w:val="0"/>
          <w:numId w:val="1258"/>
        </w:numPr>
      </w:pPr>
      <w:r>
        <w:t xml:space="preserve">PIs will support fellowship applications with feedback, letters of support, and mentoring</w:t>
      </w:r>
    </w:p>
    <w:p>
      <w:pPr>
        <w:pStyle w:val="Compact"/>
        <w:numPr>
          <w:ilvl w:val="0"/>
          <w:numId w:val="1258"/>
        </w:numPr>
      </w:pPr>
      <w:r>
        <w:t xml:space="preserve">Start planning fellowship applications well in advance of deadlines (typically 3-6 months)</w:t>
      </w:r>
    </w:p>
    <w:p>
      <w:pPr>
        <w:pStyle w:val="Compact"/>
        <w:numPr>
          <w:ilvl w:val="0"/>
          <w:numId w:val="1258"/>
        </w:numPr>
      </w:pPr>
      <w:r>
        <w:t xml:space="preserve">Attend grant writing workshops and seek feedback from multiple sources</w:t>
      </w:r>
    </w:p>
    <w:p>
      <w:pPr>
        <w:pStyle w:val="FirstParagraph"/>
      </w:pPr>
      <w:r>
        <w:rPr>
          <w:b/>
          <w:bCs/>
        </w:rPr>
        <w:t xml:space="preserve">Resources:</w:t>
      </w:r>
    </w:p>
    <w:p>
      <w:pPr>
        <w:pStyle w:val="Compact"/>
        <w:numPr>
          <w:ilvl w:val="0"/>
          <w:numId w:val="1259"/>
        </w:numPr>
      </w:pPr>
      <w:hyperlink r:id="rId651">
        <w:r>
          <w:rPr>
            <w:rStyle w:val="Hyperlink"/>
          </w:rPr>
          <w:t xml:space="preserve">Building Your Funding Train</w:t>
        </w:r>
      </w:hyperlink>
    </w:p>
    <w:p>
      <w:pPr>
        <w:pStyle w:val="Compact"/>
        <w:numPr>
          <w:ilvl w:val="0"/>
          <w:numId w:val="1259"/>
        </w:numPr>
      </w:pPr>
      <w:hyperlink r:id="rId652">
        <w:r>
          <w:rPr>
            <w:rStyle w:val="Hyperlink"/>
          </w:rPr>
          <w:t xml:space="preserve">NIH Funding Opportunities</w:t>
        </w:r>
      </w:hyperlink>
    </w:p>
    <w:p>
      <w:pPr>
        <w:pStyle w:val="Compact"/>
        <w:numPr>
          <w:ilvl w:val="0"/>
          <w:numId w:val="1259"/>
        </w:numPr>
      </w:pPr>
      <w:hyperlink r:id="rId633">
        <w:r>
          <w:rPr>
            <w:rStyle w:val="Hyperlink"/>
          </w:rPr>
          <w:t xml:space="preserve">NIH Grant Writing Resources</w:t>
        </w:r>
      </w:hyperlink>
    </w:p>
    <w:bookmarkEnd w:id="653"/>
    <w:bookmarkStart w:id="662"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54"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0"/>
        </w:numPr>
      </w:pPr>
      <w:r>
        <w:t xml:space="preserve">Understand the typical scope and depth expected</w:t>
      </w:r>
    </w:p>
    <w:p>
      <w:pPr>
        <w:pStyle w:val="Compact"/>
        <w:numPr>
          <w:ilvl w:val="0"/>
          <w:numId w:val="1260"/>
        </w:numPr>
      </w:pPr>
      <w:r>
        <w:t xml:space="preserve">See different approaches to structure and presentation</w:t>
      </w:r>
    </w:p>
    <w:p>
      <w:pPr>
        <w:pStyle w:val="Compact"/>
        <w:numPr>
          <w:ilvl w:val="0"/>
          <w:numId w:val="1260"/>
        </w:numPr>
      </w:pPr>
      <w:r>
        <w:t xml:space="preserve">Calibrate your expectations based on successful examples</w:t>
      </w:r>
    </w:p>
    <w:p>
      <w:pPr>
        <w:pStyle w:val="Compact"/>
        <w:numPr>
          <w:ilvl w:val="0"/>
          <w:numId w:val="126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54"/>
    <w:bookmarkStart w:id="655"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1"/>
        </w:numPr>
      </w:pPr>
      <w:r>
        <w:t xml:space="preserve">Independent research capability</w:t>
      </w:r>
    </w:p>
    <w:p>
      <w:pPr>
        <w:pStyle w:val="Compact"/>
        <w:numPr>
          <w:ilvl w:val="0"/>
          <w:numId w:val="1261"/>
        </w:numPr>
      </w:pPr>
      <w:r>
        <w:t xml:space="preserve">Ability to communicate findings effectively</w:t>
      </w:r>
    </w:p>
    <w:p>
      <w:pPr>
        <w:pStyle w:val="Compact"/>
        <w:numPr>
          <w:ilvl w:val="0"/>
          <w:numId w:val="1261"/>
        </w:numPr>
      </w:pPr>
      <w:r>
        <w:t xml:space="preserve">Contribution to the scientific literature</w:t>
      </w:r>
    </w:p>
    <w:p>
      <w:pPr>
        <w:pStyle w:val="Compact"/>
        <w:numPr>
          <w:ilvl w:val="0"/>
          <w:numId w:val="1261"/>
        </w:numPr>
      </w:pPr>
      <w:r>
        <w:t xml:space="preserve">Readiness for an academic or research career</w:t>
      </w:r>
    </w:p>
    <w:bookmarkEnd w:id="655"/>
    <w:bookmarkStart w:id="656"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56"/>
    <w:bookmarkStart w:id="658"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5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2"/>
        </w:numPr>
      </w:pPr>
      <w:r>
        <w:t xml:space="preserve">The dissertation proves you can conduct rigorous research</w:t>
      </w:r>
    </w:p>
    <w:p>
      <w:pPr>
        <w:pStyle w:val="Compact"/>
        <w:numPr>
          <w:ilvl w:val="0"/>
          <w:numId w:val="1262"/>
        </w:numPr>
      </w:pPr>
      <w:r>
        <w:t xml:space="preserve">It doesn’t need to solve every problem in your field</w:t>
      </w:r>
    </w:p>
    <w:p>
      <w:pPr>
        <w:pStyle w:val="Compact"/>
        <w:numPr>
          <w:ilvl w:val="0"/>
          <w:numId w:val="1262"/>
        </w:numPr>
      </w:pPr>
      <w:r>
        <w:t xml:space="preserve">It doesn’t need to be flawless</w:t>
      </w:r>
    </w:p>
    <w:p>
      <w:pPr>
        <w:pStyle w:val="Compact"/>
        <w:numPr>
          <w:ilvl w:val="0"/>
          <w:numId w:val="1262"/>
        </w:numPr>
      </w:pPr>
      <w:r>
        <w:t xml:space="preserve">It doesn’t need to be all-encompassing</w:t>
      </w:r>
    </w:p>
    <w:p>
      <w:pPr>
        <w:pStyle w:val="Compact"/>
        <w:numPr>
          <w:ilvl w:val="0"/>
          <w:numId w:val="1262"/>
        </w:numPr>
      </w:pPr>
      <w:r>
        <w:t xml:space="preserve">It just needs to constitute incremental progress in your field</w:t>
      </w:r>
    </w:p>
    <w:bookmarkEnd w:id="658"/>
    <w:bookmarkStart w:id="659"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3"/>
        </w:numPr>
      </w:pPr>
      <w:r>
        <w:t xml:space="preserve">Done is better than perfect when it comes to dissertations</w:t>
      </w:r>
    </w:p>
    <w:p>
      <w:pPr>
        <w:pStyle w:val="Compact"/>
        <w:numPr>
          <w:ilvl w:val="0"/>
          <w:numId w:val="1263"/>
        </w:numPr>
      </w:pPr>
      <w:r>
        <w:t xml:space="preserve">You’ll have your entire career to refine and expand on these ideas</w:t>
      </w:r>
    </w:p>
    <w:p>
      <w:pPr>
        <w:pStyle w:val="Compact"/>
        <w:numPr>
          <w:ilvl w:val="0"/>
          <w:numId w:val="1263"/>
        </w:numPr>
      </w:pPr>
      <w:r>
        <w:t xml:space="preserve">The goal is to finish and move forward,</w:t>
      </w:r>
      <w:r>
        <w:t xml:space="preserve"> </w:t>
      </w:r>
      <w:r>
        <w:t xml:space="preserve">not to write the definitive work on your topic</w:t>
      </w:r>
    </w:p>
    <w:p>
      <w:pPr>
        <w:pStyle w:val="Compact"/>
        <w:numPr>
          <w:ilvl w:val="0"/>
          <w:numId w:val="126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59"/>
    <w:bookmarkStart w:id="661" w:name="resources-3"/>
    <w:p>
      <w:pPr>
        <w:pStyle w:val="Heading3"/>
      </w:pPr>
      <w:r>
        <w:t xml:space="preserve">20.6.6 Resources</w:t>
      </w:r>
    </w:p>
    <w:p>
      <w:pPr>
        <w:pStyle w:val="FirstParagraph"/>
      </w:pPr>
      <w:r>
        <w:rPr>
          <w:b/>
          <w:bCs/>
        </w:rPr>
        <w:t xml:space="preserve">Dissertation writing tools:</w:t>
      </w:r>
    </w:p>
    <w:p>
      <w:pPr>
        <w:pStyle w:val="Compact"/>
        <w:numPr>
          <w:ilvl w:val="0"/>
          <w:numId w:val="1264"/>
        </w:numPr>
      </w:pPr>
      <w:hyperlink r:id="rId660">
        <w:r>
          <w:rPr>
            <w:rStyle w:val="Hyperlink"/>
          </w:rPr>
          <w:t xml:space="preserve">quarto-thesis</w:t>
        </w:r>
      </w:hyperlink>
      <w:r>
        <w:t xml:space="preserve"> </w:t>
      </w:r>
      <w:r>
        <w:t xml:space="preserve">- Quarto extension for creating masters or PhD theses with professional LaTeX formatting</w:t>
      </w:r>
    </w:p>
    <w:bookmarkEnd w:id="661"/>
    <w:bookmarkEnd w:id="662"/>
    <w:bookmarkStart w:id="663"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5"/>
        </w:numPr>
      </w:pPr>
      <w:r>
        <w:t xml:space="preserve">Graduate students are encouraged to gain teaching experience</w:t>
      </w:r>
    </w:p>
    <w:p>
      <w:pPr>
        <w:pStyle w:val="Compact"/>
        <w:numPr>
          <w:ilvl w:val="0"/>
          <w:numId w:val="1265"/>
        </w:numPr>
      </w:pPr>
      <w:r>
        <w:t xml:space="preserve">We support science communication and outreach activities</w:t>
      </w:r>
    </w:p>
    <w:p>
      <w:pPr>
        <w:pStyle w:val="Compact"/>
        <w:numPr>
          <w:ilvl w:val="0"/>
          <w:numId w:val="1265"/>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00">
        <w:r>
          <w:rPr>
            <w:rStyle w:val="Hyperlink"/>
          </w:rPr>
          <w:t xml:space="preserve">workshop index</w:t>
        </w:r>
      </w:hyperlink>
      <w:r>
        <w:t xml:space="preserve"> </w:t>
      </w:r>
      <w:r>
        <w:t xml:space="preserve">provides a comprehensive catalog of available resources.</w:t>
      </w:r>
    </w:p>
    <w:bookmarkEnd w:id="663"/>
    <w:bookmarkStart w:id="664"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6"/>
        </w:numPr>
      </w:pPr>
      <w:r>
        <w:t xml:space="preserve">Attend seminars and departmental events</w:t>
      </w:r>
    </w:p>
    <w:p>
      <w:pPr>
        <w:pStyle w:val="Compact"/>
        <w:numPr>
          <w:ilvl w:val="0"/>
          <w:numId w:val="1266"/>
        </w:numPr>
      </w:pPr>
      <w:r>
        <w:t xml:space="preserve">Connect with researchers in your field</w:t>
      </w:r>
    </w:p>
    <w:p>
      <w:pPr>
        <w:pStyle w:val="Compact"/>
        <w:numPr>
          <w:ilvl w:val="0"/>
          <w:numId w:val="1266"/>
        </w:numPr>
      </w:pPr>
      <w:r>
        <w:t xml:space="preserve">Join professional societies</w:t>
      </w:r>
    </w:p>
    <w:p>
      <w:pPr>
        <w:pStyle w:val="Compact"/>
        <w:numPr>
          <w:ilvl w:val="0"/>
          <w:numId w:val="1266"/>
        </w:numPr>
      </w:pPr>
      <w:r>
        <w:t xml:space="preserve">Use professional social media platforms to share research and engage with the scientific community</w:t>
      </w:r>
    </w:p>
    <w:p>
      <w:r>
        <w:br w:type="page"/>
      </w:r>
    </w:p>
    <w:bookmarkEnd w:id="664"/>
    <w:bookmarkEnd w:id="665"/>
    <w:bookmarkStart w:id="67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39">
        <w:r>
          <w:rPr>
            <w:rStyle w:val="Hyperlink"/>
          </w:rPr>
          <w:t xml:space="preserve">original by Jade Benjamin-Chung</w:t>
        </w:r>
      </w:hyperlink>
    </w:p>
    <w:bookmarkStart w:id="66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7"/>
        </w:numPr>
      </w:pPr>
      <w:r>
        <w:rPr>
          <w:b/>
          <w:bCs/>
        </w:rPr>
        <w:t xml:space="preserve">Planning</w:t>
      </w:r>
      <w:r>
        <w:t xml:space="preserve">: Discuss target journals, outline, and timeline with PIs</w:t>
      </w:r>
    </w:p>
    <w:p>
      <w:pPr>
        <w:pStyle w:val="Compact"/>
        <w:numPr>
          <w:ilvl w:val="0"/>
          <w:numId w:val="1267"/>
        </w:numPr>
      </w:pPr>
      <w:r>
        <w:rPr>
          <w:b/>
          <w:bCs/>
        </w:rPr>
        <w:t xml:space="preserve">Drafting</w:t>
      </w:r>
      <w:r>
        <w:t xml:space="preserve">: Lead author prepares initial draft</w:t>
      </w:r>
    </w:p>
    <w:p>
      <w:pPr>
        <w:pStyle w:val="Compact"/>
        <w:numPr>
          <w:ilvl w:val="0"/>
          <w:numId w:val="1267"/>
        </w:numPr>
      </w:pPr>
      <w:r>
        <w:rPr>
          <w:b/>
          <w:bCs/>
        </w:rPr>
        <w:t xml:space="preserve">Internal review</w:t>
      </w:r>
      <w:r>
        <w:t xml:space="preserve">: Co-authors review and provide feedback</w:t>
      </w:r>
    </w:p>
    <w:p>
      <w:pPr>
        <w:pStyle w:val="Compact"/>
        <w:numPr>
          <w:ilvl w:val="0"/>
          <w:numId w:val="1267"/>
        </w:numPr>
      </w:pPr>
      <w:r>
        <w:rPr>
          <w:b/>
          <w:bCs/>
        </w:rPr>
        <w:t xml:space="preserve">Revision</w:t>
      </w:r>
      <w:r>
        <w:t xml:space="preserve">: Lead author incorporates feedback iteratively</w:t>
      </w:r>
    </w:p>
    <w:p>
      <w:pPr>
        <w:pStyle w:val="Compact"/>
        <w:numPr>
          <w:ilvl w:val="0"/>
          <w:numId w:val="1267"/>
        </w:numPr>
      </w:pPr>
      <w:r>
        <w:rPr>
          <w:b/>
          <w:bCs/>
        </w:rPr>
        <w:t xml:space="preserve">PI approval</w:t>
      </w:r>
      <w:r>
        <w:t xml:space="preserve">: Obtain final approval from PIs before submission</w:t>
      </w:r>
    </w:p>
    <w:p>
      <w:pPr>
        <w:pStyle w:val="Compact"/>
        <w:numPr>
          <w:ilvl w:val="0"/>
          <w:numId w:val="1267"/>
        </w:numPr>
      </w:pPr>
      <w:r>
        <w:rPr>
          <w:b/>
          <w:bCs/>
        </w:rPr>
        <w:t xml:space="preserve">Submission</w:t>
      </w:r>
      <w:r>
        <w:t xml:space="preserve">: Submit to journal</w:t>
      </w:r>
    </w:p>
    <w:p>
      <w:pPr>
        <w:pStyle w:val="Compact"/>
        <w:numPr>
          <w:ilvl w:val="0"/>
          <w:numId w:val="1267"/>
        </w:numPr>
      </w:pPr>
      <w:r>
        <w:rPr>
          <w:b/>
          <w:bCs/>
        </w:rPr>
        <w:t xml:space="preserve">Revisions</w:t>
      </w:r>
      <w:r>
        <w:t xml:space="preserve">: Lead author coordinates response to peer reviewers</w:t>
      </w:r>
    </w:p>
    <w:p>
      <w:pPr>
        <w:pStyle w:val="Compact"/>
        <w:numPr>
          <w:ilvl w:val="0"/>
          <w:numId w:val="1267"/>
        </w:numPr>
      </w:pPr>
      <w:r>
        <w:rPr>
          <w:b/>
          <w:bCs/>
        </w:rPr>
        <w:t xml:space="preserve">Publication</w:t>
      </w:r>
      <w:r>
        <w:t xml:space="preserve">: Celebrate and share!</w:t>
      </w:r>
    </w:p>
    <w:bookmarkEnd w:id="666"/>
    <w:bookmarkStart w:id="669" w:name="preprints-and-open-access"/>
    <w:p>
      <w:pPr>
        <w:pStyle w:val="Heading2"/>
      </w:pPr>
      <w:r>
        <w:t xml:space="preserve">21.2 Preprints and Open Access</w:t>
      </w:r>
    </w:p>
    <w:p>
      <w:pPr>
        <w:pStyle w:val="Compact"/>
        <w:numPr>
          <w:ilvl w:val="0"/>
          <w:numId w:val="1268"/>
        </w:numPr>
      </w:pPr>
      <w:r>
        <w:t xml:space="preserve">We encourage posting preprints prior to or during peer review on platforms like</w:t>
      </w:r>
      <w:r>
        <w:t xml:space="preserve"> </w:t>
      </w:r>
      <w:hyperlink r:id="rId667">
        <w:r>
          <w:rPr>
            <w:rStyle w:val="Hyperlink"/>
          </w:rPr>
          <w:t xml:space="preserve">medRxiv</w:t>
        </w:r>
      </w:hyperlink>
      <w:r>
        <w:t xml:space="preserve"> </w:t>
      </w:r>
      <w:r>
        <w:t xml:space="preserve">or</w:t>
      </w:r>
      <w:r>
        <w:t xml:space="preserve"> </w:t>
      </w:r>
      <w:hyperlink r:id="rId668">
        <w:r>
          <w:rPr>
            <w:rStyle w:val="Hyperlink"/>
          </w:rPr>
          <w:t xml:space="preserve">bioRxiv</w:t>
        </w:r>
      </w:hyperlink>
    </w:p>
    <w:p>
      <w:pPr>
        <w:pStyle w:val="Compact"/>
        <w:numPr>
          <w:ilvl w:val="0"/>
          <w:numId w:val="1268"/>
        </w:numPr>
      </w:pPr>
      <w:r>
        <w:t xml:space="preserve">Preprints allow rapid dissemination of findings and can be cited in grant applications</w:t>
      </w:r>
    </w:p>
    <w:p>
      <w:pPr>
        <w:pStyle w:val="Compact"/>
        <w:numPr>
          <w:ilvl w:val="0"/>
          <w:numId w:val="1268"/>
        </w:numPr>
      </w:pPr>
      <w:r>
        <w:t xml:space="preserve">We support publishing in open access journals when possible to maximize accessibility</w:t>
      </w:r>
    </w:p>
    <w:p>
      <w:pPr>
        <w:pStyle w:val="Compact"/>
        <w:numPr>
          <w:ilvl w:val="0"/>
          <w:numId w:val="126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67">
        <w:r>
          <w:rPr>
            <w:rStyle w:val="Hyperlink"/>
          </w:rPr>
          <w:t xml:space="preserve">medRxiv</w:t>
        </w:r>
      </w:hyperlink>
      <w:r>
        <w:t xml:space="preserve">.</w:t>
      </w:r>
    </w:p>
    <w:bookmarkEnd w:id="669"/>
    <w:bookmarkStart w:id="67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69"/>
        </w:numPr>
      </w:pPr>
      <w:r>
        <w:t xml:space="preserve">CONSORT for randomized trials</w:t>
      </w:r>
    </w:p>
    <w:p>
      <w:pPr>
        <w:pStyle w:val="Compact"/>
        <w:numPr>
          <w:ilvl w:val="0"/>
          <w:numId w:val="1269"/>
        </w:numPr>
      </w:pPr>
      <w:r>
        <w:t xml:space="preserve">STROBE for observational studies</w:t>
      </w:r>
    </w:p>
    <w:p>
      <w:pPr>
        <w:pStyle w:val="Compact"/>
        <w:numPr>
          <w:ilvl w:val="0"/>
          <w:numId w:val="1269"/>
        </w:numPr>
      </w:pPr>
      <w:r>
        <w:t xml:space="preserve">PRISMA for systematic reviews</w:t>
      </w:r>
    </w:p>
    <w:p>
      <w:pPr>
        <w:pStyle w:val="Compact"/>
        <w:numPr>
          <w:ilvl w:val="0"/>
          <w:numId w:val="1269"/>
        </w:numPr>
      </w:pPr>
      <w:r>
        <w:t xml:space="preserve">Others as appropriate (see</w:t>
      </w:r>
      <w:r>
        <w:t xml:space="preserve"> </w:t>
      </w:r>
      <w:hyperlink r:id="rId670">
        <w:r>
          <w:rPr>
            <w:rStyle w:val="Hyperlink"/>
          </w:rPr>
          <w:t xml:space="preserve">EQUATOR Network</w:t>
        </w:r>
      </w:hyperlink>
      <w:r>
        <w:t xml:space="preserve">)</w:t>
      </w:r>
    </w:p>
    <w:bookmarkEnd w:id="671"/>
    <w:bookmarkStart w:id="672" w:name="manuscript-checklist-1"/>
    <w:p>
      <w:pPr>
        <w:pStyle w:val="Heading2"/>
      </w:pPr>
      <w:r>
        <w:t xml:space="preserve">21.4 Manuscript Checklist</w:t>
      </w:r>
    </w:p>
    <w:p>
      <w:pPr>
        <w:pStyle w:val="FirstParagraph"/>
      </w:pPr>
      <w:r>
        <w:t xml:space="preserve">Before submitting a manuscript:</w:t>
      </w:r>
    </w:p>
    <w:p>
      <w:pPr>
        <w:pStyle w:val="Compact"/>
        <w:numPr>
          <w:ilvl w:val="0"/>
          <w:numId w:val="1270"/>
        </w:numPr>
      </w:pPr>
      <w:r>
        <w:t xml:space="preserve">Completed relevant reporting checklist</w:t>
      </w:r>
    </w:p>
    <w:p>
      <w:pPr>
        <w:pStyle w:val="Compact"/>
        <w:numPr>
          <w:ilvl w:val="0"/>
          <w:numId w:val="1271"/>
        </w:numPr>
      </w:pPr>
      <w:r>
        <w:t xml:space="preserve">Results are reproducible (rerunning code replicates tables/figures exactly)</w:t>
      </w:r>
    </w:p>
    <w:p>
      <w:pPr>
        <w:pStyle w:val="Compact"/>
        <w:numPr>
          <w:ilvl w:val="0"/>
          <w:numId w:val="1272"/>
        </w:numPr>
      </w:pPr>
      <w:r>
        <w:t xml:space="preserve">Target journal selected</w:t>
      </w:r>
    </w:p>
    <w:p>
      <w:pPr>
        <w:pStyle w:val="Compact"/>
        <w:numPr>
          <w:ilvl w:val="0"/>
          <w:numId w:val="1273"/>
        </w:numPr>
      </w:pPr>
      <w:r>
        <w:t xml:space="preserve">Title is declarative and states findings clearly</w:t>
      </w:r>
    </w:p>
    <w:p>
      <w:pPr>
        <w:pStyle w:val="Compact"/>
        <w:numPr>
          <w:ilvl w:val="0"/>
          <w:numId w:val="1274"/>
        </w:numPr>
      </w:pPr>
      <w:r>
        <w:t xml:space="preserve">Word count meets journal requirements</w:t>
      </w:r>
    </w:p>
    <w:p>
      <w:pPr>
        <w:pStyle w:val="Compact"/>
        <w:numPr>
          <w:ilvl w:val="0"/>
          <w:numId w:val="1275"/>
        </w:numPr>
      </w:pPr>
      <w:r>
        <w:t xml:space="preserve">Manuscript follows journal formatting guidelines</w:t>
      </w:r>
    </w:p>
    <w:p>
      <w:pPr>
        <w:pStyle w:val="Compact"/>
        <w:numPr>
          <w:ilvl w:val="0"/>
          <w:numId w:val="1276"/>
        </w:numPr>
      </w:pPr>
      <w:r>
        <w:t xml:space="preserve">Consistent voice throughout (typically active voice)</w:t>
      </w:r>
    </w:p>
    <w:p>
      <w:pPr>
        <w:pStyle w:val="Compact"/>
        <w:numPr>
          <w:ilvl w:val="0"/>
          <w:numId w:val="1277"/>
        </w:numPr>
      </w:pPr>
      <w:r>
        <w:t xml:space="preserve">All figures and tables referenced in main text</w:t>
      </w:r>
    </w:p>
    <w:p>
      <w:pPr>
        <w:pStyle w:val="Compact"/>
        <w:numPr>
          <w:ilvl w:val="0"/>
          <w:numId w:val="1278"/>
        </w:numPr>
      </w:pPr>
      <w:r>
        <w:t xml:space="preserve">Captions for all figures and tables</w:t>
      </w:r>
    </w:p>
    <w:p>
      <w:pPr>
        <w:pStyle w:val="Compact"/>
        <w:numPr>
          <w:ilvl w:val="0"/>
          <w:numId w:val="1279"/>
        </w:numPr>
      </w:pPr>
      <w:r>
        <w:t xml:space="preserve">Tables/figures numbered by order of appearance</w:t>
      </w:r>
    </w:p>
    <w:p>
      <w:pPr>
        <w:pStyle w:val="Compact"/>
        <w:numPr>
          <w:ilvl w:val="0"/>
          <w:numId w:val="1280"/>
        </w:numPr>
      </w:pPr>
      <w:r>
        <w:t xml:space="preserve">Abbreviations defined at first use and used sparingly</w:t>
      </w:r>
    </w:p>
    <w:p>
      <w:pPr>
        <w:pStyle w:val="Compact"/>
        <w:numPr>
          <w:ilvl w:val="0"/>
          <w:numId w:val="128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2"/>
        </w:numPr>
      </w:pPr>
      <w:r>
        <w:t xml:space="preserve">Avoid directionless statements (specify direction of associations)</w:t>
      </w:r>
    </w:p>
    <w:p>
      <w:pPr>
        <w:pStyle w:val="Compact"/>
        <w:numPr>
          <w:ilvl w:val="0"/>
          <w:numId w:val="1283"/>
        </w:numPr>
      </w:pPr>
      <w:r>
        <w:t xml:space="preserve">Causal language only when supported by study design</w:t>
      </w:r>
    </w:p>
    <w:p>
      <w:pPr>
        <w:pStyle w:val="Compact"/>
        <w:numPr>
          <w:ilvl w:val="0"/>
          <w:numId w:val="1284"/>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5"/>
        </w:numPr>
      </w:pPr>
      <w:r>
        <w:t xml:space="preserve">Author contributions drafted using CRediT Taxonomy</w:t>
      </w:r>
    </w:p>
    <w:bookmarkEnd w:id="672"/>
    <w:bookmarkStart w:id="673"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6"/>
        </w:numPr>
      </w:pPr>
      <w:r>
        <w:rPr>
          <w:b/>
          <w:bCs/>
        </w:rPr>
        <w:t xml:space="preserve">Cite primary sources</w:t>
      </w:r>
      <w:r>
        <w:t xml:space="preserve"> </w:t>
      </w:r>
      <w:r>
        <w:t xml:space="preserve">for factual statements about established knowledge, methods, or findings</w:t>
      </w:r>
    </w:p>
    <w:p>
      <w:pPr>
        <w:pStyle w:val="Compact"/>
        <w:numPr>
          <w:ilvl w:val="0"/>
          <w:numId w:val="1286"/>
        </w:numPr>
      </w:pPr>
      <w:r>
        <w:rPr>
          <w:b/>
          <w:bCs/>
        </w:rPr>
        <w:t xml:space="preserve">Cite official documentation</w:t>
      </w:r>
      <w:r>
        <w:t xml:space="preserve"> </w:t>
      </w:r>
      <w:r>
        <w:t xml:space="preserve">when describing how software, tools, or systems work</w:t>
      </w:r>
    </w:p>
    <w:p>
      <w:pPr>
        <w:pStyle w:val="Compact"/>
        <w:numPr>
          <w:ilvl w:val="0"/>
          <w:numId w:val="128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7"/>
        </w:numPr>
      </w:pPr>
      <w:r>
        <w:rPr>
          <w:b/>
          <w:bCs/>
        </w:rPr>
        <w:t xml:space="preserve">Demonstrate directly</w:t>
      </w:r>
      <w:r>
        <w:t xml:space="preserve">: Show the behavior through experiments, data, or explicit examples</w:t>
      </w:r>
    </w:p>
    <w:p>
      <w:pPr>
        <w:pStyle w:val="Compact"/>
        <w:numPr>
          <w:ilvl w:val="0"/>
          <w:numId w:val="128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88"/>
        </w:numPr>
      </w:pPr>
      <w:r>
        <w:t xml:space="preserve">Builds reader trust and credibility</w:t>
      </w:r>
    </w:p>
    <w:p>
      <w:pPr>
        <w:pStyle w:val="Compact"/>
        <w:numPr>
          <w:ilvl w:val="0"/>
          <w:numId w:val="1288"/>
        </w:numPr>
      </w:pPr>
      <w:r>
        <w:t xml:space="preserve">Enables readers to verify information independently</w:t>
      </w:r>
    </w:p>
    <w:p>
      <w:pPr>
        <w:pStyle w:val="Compact"/>
        <w:numPr>
          <w:ilvl w:val="0"/>
          <w:numId w:val="1288"/>
        </w:numPr>
      </w:pPr>
      <w:r>
        <w:t xml:space="preserve">Maintains scientific rigor in all communications</w:t>
      </w:r>
    </w:p>
    <w:p>
      <w:pPr>
        <w:pStyle w:val="Compact"/>
        <w:numPr>
          <w:ilvl w:val="0"/>
          <w:numId w:val="128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ins w:id="3313" w:author="PR Preview" w:date="2024-01-01T00:00:00Z">
        <w:r>
          <w:rPr>
            <w:b/>
            <w:bCs/>
          </w:rPr>
          <w:t xml:space="preserve">Using AI tools for writing:</w:t>
        </w:r>
      </w:ins>
    </w:p>
    <w:p>
      <w:pPr>
        <w:pStyle w:val="BodyText"/>
      </w:pPr>
      <w:ins w:id="3314" w:author="PR Preview" w:date="2024-01-01T00:00:00Z">
        <w:r>
          <w:t xml:space="preserve">When using AI tools to help develop manuscripts or other academic writing,</w:t>
        </w:r>
      </w:ins>
      <w:ins w:id="3314" w:author="PR Preview" w:date="2024-01-01T00:00:00Z">
        <w:r>
          <w:t xml:space="preserve"> </w:t>
        </w:r>
      </w:ins>
      <w:ins w:id="3314" w:author="PR Preview" w:date="2024-01-01T00:00:00Z">
        <w:r>
          <w:t xml:space="preserve">follow the special guidance in</w:t>
        </w:r>
      </w:ins>
      <w:ins w:id="3314" w:author="PR Preview" w:date="2024-01-01T00:00:00Z">
        <w:r>
          <w:t xml:space="preserve"> </w:t>
        </w:r>
      </w:ins>
      <w:hyperlink w:anchor="sec-ai-journal-articles">
        <w:r>
          <w:rPr>
            <w:rStyle w:val="Hyperlink"/>
          </w:rPr>
          <w:t xml:space="preserve">Section 17.4</w:t>
        </w:r>
      </w:hyperlink>
      <w:ins w:id="3314" w:author="PR Preview" w:date="2024-01-01T00:00:00Z">
        <w:r>
          <w:t xml:space="preserve"> </w:t>
        </w:r>
      </w:ins>
      <w:ins w:id="3314" w:author="PR Preview" w:date="2024-01-01T00:00:00Z">
        <w:r>
          <w:t xml:space="preserve">to ensure transparency,</w:t>
        </w:r>
      </w:ins>
      <w:ins w:id="3314" w:author="PR Preview" w:date="2024-01-01T00:00:00Z">
        <w:r>
          <w:t xml:space="preserve"> </w:t>
        </w:r>
      </w:ins>
      <w:ins w:id="3314" w:author="PR Preview" w:date="2024-01-01T00:00:00Z">
        <w:r>
          <w:t xml:space="preserve">maintain intellectual ownership,</w:t>
        </w:r>
      </w:ins>
      <w:ins w:id="3314" w:author="PR Preview" w:date="2024-01-01T00:00:00Z">
        <w:r>
          <w:t xml:space="preserve"> </w:t>
        </w:r>
      </w:ins>
      <w:ins w:id="3314" w:author="PR Preview" w:date="2024-01-01T00:00:00Z">
        <w:r>
          <w:t xml:space="preserve">and avoid plagiarism.</w:t>
        </w:r>
      </w:ins>
    </w:p>
    <w:p>
      <w:r>
        <w:br w:type="page"/>
      </w:r>
    </w:p>
    <w:bookmarkEnd w:id="673"/>
    <w:bookmarkEnd w:id="674"/>
    <w:bookmarkStart w:id="755" w:name="references"/>
    <w:p>
      <w:pPr>
        <w:pStyle w:val="Heading1"/>
      </w:pPr>
      <w:r>
        <w:t xml:space="preserve">References</w:t>
      </w:r>
    </w:p>
    <w:bookmarkStart w:id="754" w:name="refs"/>
    <w:bookmarkStart w:id="676" w:name="ref-space_odyssey"/>
    <w:p>
      <w:pPr>
        <w:pStyle w:val="Bibliography"/>
      </w:pPr>
      <w:r>
        <w:t xml:space="preserve">“2001: A Space Odyssey.”</w:t>
      </w:r>
      <w:r>
        <w:t xml:space="preserve"> </w:t>
      </w:r>
      <w:r>
        <w:t xml:space="preserve">1968. Film.</w:t>
      </w:r>
      <w:r>
        <w:t xml:space="preserve"> </w:t>
      </w:r>
      <w:hyperlink r:id="rId675">
        <w:r>
          <w:rPr>
            <w:rStyle w:val="Hyperlink"/>
          </w:rPr>
          <w:t xml:space="preserve">https://en.wikipedia.org/wiki/2001:_A_Space_Odyssey_(film)</w:t>
        </w:r>
      </w:hyperlink>
      <w:r>
        <w:t xml:space="preserve">.</w:t>
      </w:r>
    </w:p>
    <w:bookmarkEnd w:id="676"/>
    <w:bookmarkStart w:id="67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77">
        <w:r>
          <w:rPr>
            <w:rStyle w:val="Hyperlink"/>
          </w:rPr>
          <w:t xml:space="preserve">https://doi.org/10.1371/journal.pgph.0002269</w:t>
        </w:r>
      </w:hyperlink>
      <w:r>
        <w:t xml:space="preserve">.</w:t>
      </w:r>
    </w:p>
    <w:bookmarkEnd w:id="678"/>
    <w:bookmarkStart w:id="68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79">
        <w:r>
          <w:rPr>
            <w:rStyle w:val="Hyperlink"/>
          </w:rPr>
          <w:t xml:space="preserve">https://search.library.ucdavis.edu/permalink/01UCD_INST/9fle3i/alma990000226350403126</w:t>
        </w:r>
      </w:hyperlink>
      <w:r>
        <w:t xml:space="preserve">.</w:t>
      </w:r>
    </w:p>
    <w:bookmarkEnd w:id="680"/>
    <w:bookmarkStart w:id="68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81">
        <w:r>
          <w:rPr>
            <w:rStyle w:val="Hyperlink"/>
          </w:rPr>
          <w:t xml:space="preserve">https://doi.org/10.1038/d41586-019-01431-z</w:t>
        </w:r>
      </w:hyperlink>
      <w:r>
        <w:t xml:space="preserve">.</w:t>
      </w:r>
    </w:p>
    <w:bookmarkEnd w:id="682"/>
    <w:bookmarkStart w:id="684" w:name="ref-battlestar_galactica_2004"/>
    <w:p>
      <w:pPr>
        <w:pStyle w:val="Bibliography"/>
      </w:pPr>
      <w:r>
        <w:t xml:space="preserve">“Battlestar Galactica.”</w:t>
      </w:r>
      <w:r>
        <w:t xml:space="preserve"> </w:t>
      </w:r>
      <w:r>
        <w:t xml:space="preserve">2004. Television Series.</w:t>
      </w:r>
      <w:r>
        <w:t xml:space="preserve"> </w:t>
      </w:r>
      <w:hyperlink r:id="rId683">
        <w:r>
          <w:rPr>
            <w:rStyle w:val="Hyperlink"/>
          </w:rPr>
          <w:t xml:space="preserve">https://en.wikipedia.org/wiki/Battlestar_Galactica_(2004_TV_series)</w:t>
        </w:r>
      </w:hyperlink>
      <w:r>
        <w:t xml:space="preserve">.</w:t>
      </w:r>
    </w:p>
    <w:bookmarkEnd w:id="684"/>
    <w:bookmarkStart w:id="68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39">
        <w:r>
          <w:rPr>
            <w:rStyle w:val="Hyperlink"/>
          </w:rPr>
          <w:t xml:space="preserve">https://jadebc.github.io/lab-manual/</w:t>
        </w:r>
      </w:hyperlink>
      <w:r>
        <w:t xml:space="preserve">.</w:t>
      </w:r>
    </w:p>
    <w:bookmarkEnd w:id="685"/>
    <w:bookmarkStart w:id="687" w:name="ref-blade_runner"/>
    <w:p>
      <w:pPr>
        <w:pStyle w:val="Bibliography"/>
      </w:pPr>
      <w:r>
        <w:t xml:space="preserve">“Blade Runner.”</w:t>
      </w:r>
      <w:r>
        <w:t xml:space="preserve"> </w:t>
      </w:r>
      <w:r>
        <w:t xml:space="preserve">1982. Film.</w:t>
      </w:r>
      <w:r>
        <w:t xml:space="preserve"> </w:t>
      </w:r>
      <w:hyperlink r:id="rId686">
        <w:r>
          <w:rPr>
            <w:rStyle w:val="Hyperlink"/>
          </w:rPr>
          <w:t xml:space="preserve">https://en.wikipedia.org/wiki/Blade_Runner</w:t>
        </w:r>
      </w:hyperlink>
      <w:r>
        <w:t xml:space="preserve">.</w:t>
      </w:r>
    </w:p>
    <w:bookmarkEnd w:id="687"/>
    <w:bookmarkStart w:id="68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88">
        <w:r>
          <w:rPr>
            <w:rStyle w:val="Hyperlink"/>
          </w:rPr>
          <w:t xml:space="preserve">https://happygitwithr.com/</w:t>
        </w:r>
      </w:hyperlink>
      <w:r>
        <w:t xml:space="preserve">.</w:t>
      </w:r>
    </w:p>
    <w:bookmarkEnd w:id="689"/>
    <w:bookmarkStart w:id="69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90">
        <w:r>
          <w:rPr>
            <w:rStyle w:val="Hyperlink"/>
          </w:rPr>
          <w:t xml:space="preserve">https://en.wikipedia.org/wiki/Ender%27s_Game</w:t>
        </w:r>
      </w:hyperlink>
      <w:r>
        <w:t xml:space="preserve">.</w:t>
      </w:r>
    </w:p>
    <w:bookmarkEnd w:id="691"/>
    <w:bookmarkStart w:id="6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92">
        <w:r>
          <w:rPr>
            <w:rStyle w:val="Hyperlink"/>
          </w:rPr>
          <w:t xml:space="preserve">https://doi.org/10.1038/s41467-020-19160-7</w:t>
        </w:r>
      </w:hyperlink>
      <w:r>
        <w:t xml:space="preserve">.</w:t>
      </w:r>
    </w:p>
    <w:bookmarkEnd w:id="693"/>
    <w:bookmarkStart w:id="6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94">
        <w:r>
          <w:rPr>
            <w:rStyle w:val="Hyperlink"/>
          </w:rPr>
          <w:t xml:space="preserve">http://creativecommons.org/licenses/by-nc/4.0/</w:t>
        </w:r>
      </w:hyperlink>
      <w:r>
        <w:t xml:space="preserve">.</w:t>
      </w:r>
    </w:p>
    <w:bookmarkEnd w:id="695"/>
    <w:bookmarkStart w:id="697" w:name="ref-credit"/>
    <w:p>
      <w:pPr>
        <w:pStyle w:val="Bibliography"/>
      </w:pPr>
      <w:r>
        <w:t xml:space="preserve">“CRediT: Contributor Roles Taxonomy.”</w:t>
      </w:r>
      <w:r>
        <w:t xml:space="preserve"> </w:t>
      </w:r>
      <w:r>
        <w:t xml:space="preserve">n.d. PLOS ONE.</w:t>
      </w:r>
      <w:r>
        <w:t xml:space="preserve"> </w:t>
      </w:r>
      <w:hyperlink r:id="rId696">
        <w:r>
          <w:rPr>
            <w:rStyle w:val="Hyperlink"/>
          </w:rPr>
          <w:t xml:space="preserve">https://journals.plos.org/plosone/s/authorship</w:t>
        </w:r>
      </w:hyperlink>
      <w:r>
        <w:t xml:space="preserve">.</w:t>
      </w:r>
    </w:p>
    <w:bookmarkEnd w:id="697"/>
    <w:bookmarkStart w:id="699" w:name="ref-dryad"/>
    <w:p>
      <w:pPr>
        <w:pStyle w:val="Bibliography"/>
      </w:pPr>
      <w:r>
        <w:t xml:space="preserve">“Dryad Digital Repository.”</w:t>
      </w:r>
      <w:r>
        <w:t xml:space="preserve"> </w:t>
      </w:r>
      <w:r>
        <w:t xml:space="preserve">n.d. Dryad.</w:t>
      </w:r>
      <w:r>
        <w:t xml:space="preserve"> </w:t>
      </w:r>
      <w:hyperlink r:id="rId698">
        <w:r>
          <w:rPr>
            <w:rStyle w:val="Hyperlink"/>
          </w:rPr>
          <w:t xml:space="preserve">https://datadryad.org/</w:t>
        </w:r>
      </w:hyperlink>
      <w:r>
        <w:t xml:space="preserve">.</w:t>
      </w:r>
    </w:p>
    <w:bookmarkEnd w:id="699"/>
    <w:bookmarkStart w:id="7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70">
        <w:r>
          <w:rPr>
            <w:rStyle w:val="Hyperlink"/>
          </w:rPr>
          <w:t xml:space="preserve">https://www.equator-network.org/</w:t>
        </w:r>
      </w:hyperlink>
      <w:r>
        <w:t xml:space="preserve">.</w:t>
      </w:r>
    </w:p>
    <w:bookmarkEnd w:id="700"/>
    <w:bookmarkStart w:id="7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01">
        <w:r>
          <w:rPr>
            <w:rStyle w:val="Hyperlink"/>
          </w:rPr>
          <w:t xml:space="preserve">https://engineering-shiny.org/</w:t>
        </w:r>
      </w:hyperlink>
      <w:r>
        <w:t xml:space="preserve">.</w:t>
      </w:r>
    </w:p>
    <w:bookmarkEnd w:id="702"/>
    <w:bookmarkStart w:id="70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03">
        <w:r>
          <w:rPr>
            <w:rStyle w:val="Hyperlink"/>
          </w:rPr>
          <w:t xml:space="preserve">https://www.youtube.com/watch?v=B1BdQcJ2ZYY</w:t>
        </w:r>
      </w:hyperlink>
      <w:r>
        <w:t xml:space="preserve">.</w:t>
      </w:r>
    </w:p>
    <w:bookmarkEnd w:id="704"/>
    <w:bookmarkStart w:id="706" w:name="ref-githubdesktop"/>
    <w:p>
      <w:pPr>
        <w:pStyle w:val="Bibliography"/>
      </w:pPr>
      <w:r>
        <w:t xml:space="preserve">“GitHub Desktop.”</w:t>
      </w:r>
      <w:r>
        <w:t xml:space="preserve"> </w:t>
      </w:r>
      <w:r>
        <w:t xml:space="preserve">n.d. GitHub.</w:t>
      </w:r>
      <w:r>
        <w:t xml:space="preserve"> </w:t>
      </w:r>
      <w:hyperlink r:id="rId705">
        <w:r>
          <w:rPr>
            <w:rStyle w:val="Hyperlink"/>
          </w:rPr>
          <w:t xml:space="preserve">https://desktop.github.com/</w:t>
        </w:r>
      </w:hyperlink>
      <w:r>
        <w:t xml:space="preserve">.</w:t>
      </w:r>
    </w:p>
    <w:bookmarkEnd w:id="706"/>
    <w:bookmarkStart w:id="708" w:name="ref-dune"/>
    <w:p>
      <w:pPr>
        <w:pStyle w:val="Bibliography"/>
      </w:pPr>
      <w:r>
        <w:t xml:space="preserve">Herbert, Frank. 1965.</w:t>
      </w:r>
      <w:r>
        <w:t xml:space="preserve"> </w:t>
      </w:r>
      <w:r>
        <w:t xml:space="preserve">“Dune.”</w:t>
      </w:r>
      <w:r>
        <w:t xml:space="preserve"> </w:t>
      </w:r>
      <w:r>
        <w:t xml:space="preserve">Novel.</w:t>
      </w:r>
      <w:r>
        <w:t xml:space="preserve"> </w:t>
      </w:r>
      <w:hyperlink r:id="rId707">
        <w:r>
          <w:rPr>
            <w:rStyle w:val="Hyperlink"/>
          </w:rPr>
          <w:t xml:space="preserve">https://en.wikipedia.org/wiki/Organizations_of_the_Dune_universe#Thinking_machines</w:t>
        </w:r>
      </w:hyperlink>
      <w:r>
        <w:t xml:space="preserve">.</w:t>
      </w:r>
    </w:p>
    <w:bookmarkEnd w:id="708"/>
    <w:bookmarkStart w:id="710" w:name="ref-plos_data"/>
    <w:p>
      <w:pPr>
        <w:pStyle w:val="Bibliography"/>
      </w:pPr>
      <w:r>
        <w:t xml:space="preserve">“How to Store and Manage Your Data.”</w:t>
      </w:r>
      <w:r>
        <w:t xml:space="preserve"> </w:t>
      </w:r>
      <w:r>
        <w:t xml:space="preserve">n.d. PLOS.</w:t>
      </w:r>
      <w:r>
        <w:t xml:space="preserve"> </w:t>
      </w:r>
      <w:hyperlink r:id="rId709">
        <w:r>
          <w:rPr>
            <w:rStyle w:val="Hyperlink"/>
          </w:rPr>
          <w:t xml:space="preserve">https://plos.org/resource/how-to-store-and-manage-your-data/</w:t>
        </w:r>
      </w:hyperlink>
      <w:r>
        <w:t xml:space="preserve">.</w:t>
      </w:r>
    </w:p>
    <w:bookmarkEnd w:id="710"/>
    <w:bookmarkStart w:id="71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11"/>
    <w:bookmarkStart w:id="713"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12">
        <w:r>
          <w:rPr>
            <w:rStyle w:val="Hyperlink"/>
          </w:rPr>
          <w:t xml:space="preserve">https://openreview.net/forum?id=BZ5a1r-kVsf</w:t>
        </w:r>
      </w:hyperlink>
      <w:r>
        <w:t xml:space="preserve">.</w:t>
      </w:r>
    </w:p>
    <w:bookmarkEnd w:id="713"/>
    <w:bookmarkStart w:id="714" w:name="ref-medRxiv"/>
    <w:p>
      <w:pPr>
        <w:pStyle w:val="Bibliography"/>
      </w:pPr>
      <w:r>
        <w:t xml:space="preserve">“medRxiv: The Preprint Server for Health Sciences.”</w:t>
      </w:r>
      <w:r>
        <w:t xml:space="preserve"> </w:t>
      </w:r>
      <w:r>
        <w:t xml:space="preserve">n.d. Cold Spring Harbor Laboratory.</w:t>
      </w:r>
      <w:r>
        <w:t xml:space="preserve"> </w:t>
      </w:r>
      <w:hyperlink r:id="rId667">
        <w:r>
          <w:rPr>
            <w:rStyle w:val="Hyperlink"/>
          </w:rPr>
          <w:t xml:space="preserve">https://www.medrxiv.org/</w:t>
        </w:r>
      </w:hyperlink>
      <w:r>
        <w:t xml:space="preserve">.</w:t>
      </w:r>
    </w:p>
    <w:bookmarkEnd w:id="714"/>
    <w:bookmarkStart w:id="71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15">
        <w:r>
          <w:rPr>
            <w:rStyle w:val="Hyperlink"/>
          </w:rPr>
          <w:t xml:space="preserve">https://doi.org/10.1038/467775a</w:t>
        </w:r>
      </w:hyperlink>
      <w:r>
        <w:t xml:space="preserve">.</w:t>
      </w:r>
    </w:p>
    <w:bookmarkEnd w:id="716"/>
    <w:bookmarkStart w:id="71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17">
        <w:r>
          <w:rPr>
            <w:rStyle w:val="Hyperlink"/>
          </w:rPr>
          <w:t xml:space="preserve">https://doi.org/10.1038/s41562-016-0021</w:t>
        </w:r>
      </w:hyperlink>
      <w:r>
        <w:t xml:space="preserve">.</w:t>
      </w:r>
    </w:p>
    <w:bookmarkEnd w:id="718"/>
    <w:bookmarkStart w:id="72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19">
        <w:r>
          <w:rPr>
            <w:rStyle w:val="Hyperlink"/>
          </w:rPr>
          <w:t xml:space="preserve">https://doi.org/10.1038/526182a</w:t>
        </w:r>
      </w:hyperlink>
      <w:r>
        <w:t xml:space="preserve">.</w:t>
      </w:r>
    </w:p>
    <w:bookmarkEnd w:id="720"/>
    <w:bookmarkStart w:id="722" w:name="ref-osf"/>
    <w:p>
      <w:pPr>
        <w:pStyle w:val="Bibliography"/>
      </w:pPr>
      <w:r>
        <w:t xml:space="preserve">“Open Science Framework.”</w:t>
      </w:r>
      <w:r>
        <w:t xml:space="preserve"> </w:t>
      </w:r>
      <w:r>
        <w:t xml:space="preserve">n.d. Center for Open Science.</w:t>
      </w:r>
      <w:r>
        <w:t xml:space="preserve"> </w:t>
      </w:r>
      <w:hyperlink r:id="rId721">
        <w:r>
          <w:rPr>
            <w:rStyle w:val="Hyperlink"/>
          </w:rPr>
          <w:t xml:space="preserve">https://osf.io/</w:t>
        </w:r>
      </w:hyperlink>
      <w:r>
        <w:t xml:space="preserve">.</w:t>
      </w:r>
    </w:p>
    <w:bookmarkEnd w:id="722"/>
    <w:bookmarkStart w:id="724" w:name="ref-gitfixum"/>
    <w:p>
      <w:pPr>
        <w:pStyle w:val="Bibliography"/>
      </w:pPr>
      <w:r>
        <w:t xml:space="preserve">Robertson, Seth. n.d.</w:t>
      </w:r>
      <w:r>
        <w:t xml:space="preserve"> </w:t>
      </w:r>
      <w:r>
        <w:t xml:space="preserve">“On Undoing, Fixing, or Removing Commits in Git.”</w:t>
      </w:r>
      <w:r>
        <w:t xml:space="preserve"> </w:t>
      </w:r>
      <w:hyperlink r:id="rId723">
        <w:r>
          <w:rPr>
            <w:rStyle w:val="Hyperlink"/>
          </w:rPr>
          <w:t xml:space="preserve">https://sethrobertson.github.io/GitFixUm/fixup.html</w:t>
        </w:r>
      </w:hyperlink>
      <w:r>
        <w:t xml:space="preserve">.</w:t>
      </w:r>
    </w:p>
    <w:bookmarkEnd w:id="724"/>
    <w:bookmarkStart w:id="72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25">
        <w:r>
          <w:rPr>
            <w:rStyle w:val="Hyperlink"/>
          </w:rPr>
          <w:t xml:space="preserve">https://doi.org/10.1371/journal.pcbi.1003833</w:t>
        </w:r>
      </w:hyperlink>
      <w:r>
        <w:t xml:space="preserve">.</w:t>
      </w:r>
    </w:p>
    <w:bookmarkEnd w:id="726"/>
    <w:bookmarkStart w:id="72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27">
        <w:r>
          <w:rPr>
            <w:rStyle w:val="Hyperlink"/>
          </w:rPr>
          <w:t xml:space="preserve">https://doi.org/10.1038/d41586-019-02918-5</w:t>
        </w:r>
      </w:hyperlink>
      <w:r>
        <w:t xml:space="preserve">.</w:t>
      </w:r>
    </w:p>
    <w:bookmarkEnd w:id="728"/>
    <w:bookmarkStart w:id="730" w:name="ref-slurm"/>
    <w:p>
      <w:pPr>
        <w:pStyle w:val="Bibliography"/>
      </w:pPr>
      <w:r>
        <w:t xml:space="preserve">“Slurm Workload Manager: Sbatch Documentation.”</w:t>
      </w:r>
      <w:r>
        <w:t xml:space="preserve"> </w:t>
      </w:r>
      <w:r>
        <w:t xml:space="preserve">n.d. SchedMD.</w:t>
      </w:r>
      <w:r>
        <w:t xml:space="preserve"> </w:t>
      </w:r>
      <w:hyperlink r:id="rId729">
        <w:r>
          <w:rPr>
            <w:rStyle w:val="Hyperlink"/>
          </w:rPr>
          <w:t xml:space="preserve">https://slurm.schedmd.com/sbatch.html</w:t>
        </w:r>
      </w:hyperlink>
      <w:r>
        <w:t xml:space="preserve">.</w:t>
      </w:r>
    </w:p>
    <w:bookmarkEnd w:id="730"/>
    <w:bookmarkStart w:id="73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31">
        <w:r>
          <w:rPr>
            <w:rStyle w:val="Hyperlink"/>
          </w:rPr>
          <w:t xml:space="preserve">https://doi.org/10.1038/d41586-019-00067-3</w:t>
        </w:r>
      </w:hyperlink>
      <w:r>
        <w:t xml:space="preserve">.</w:t>
      </w:r>
    </w:p>
    <w:bookmarkEnd w:id="732"/>
    <w:bookmarkStart w:id="734" w:name="ref-terminator"/>
    <w:p>
      <w:pPr>
        <w:pStyle w:val="Bibliography"/>
      </w:pPr>
      <w:r>
        <w:t xml:space="preserve">“Terminator 3: Rise of the Machines.”</w:t>
      </w:r>
      <w:r>
        <w:t xml:space="preserve"> </w:t>
      </w:r>
      <w:r>
        <w:t xml:space="preserve">2003. Film.</w:t>
      </w:r>
      <w:r>
        <w:t xml:space="preserve"> </w:t>
      </w:r>
      <w:hyperlink r:id="rId733">
        <w:r>
          <w:rPr>
            <w:rStyle w:val="Hyperlink"/>
          </w:rPr>
          <w:t xml:space="preserve">https://en.wikipedia.org/wiki/Terminator_3:_Rise_of_the_Machines</w:t>
        </w:r>
      </w:hyperlink>
      <w:r>
        <w:t xml:space="preserve">.</w:t>
      </w:r>
    </w:p>
    <w:bookmarkEnd w:id="734"/>
    <w:bookmarkStart w:id="736" w:name="ref-matrix"/>
    <w:p>
      <w:pPr>
        <w:pStyle w:val="Bibliography"/>
      </w:pPr>
      <w:r>
        <w:t xml:space="preserve">“The Matrix.”</w:t>
      </w:r>
      <w:r>
        <w:t xml:space="preserve"> </w:t>
      </w:r>
      <w:r>
        <w:t xml:space="preserve">1999. Film.</w:t>
      </w:r>
      <w:r>
        <w:t xml:space="preserve"> </w:t>
      </w:r>
      <w:hyperlink r:id="rId735">
        <w:r>
          <w:rPr>
            <w:rStyle w:val="Hyperlink"/>
          </w:rPr>
          <w:t xml:space="preserve">https://en.wikipedia.org/wiki/The_Matrix</w:t>
        </w:r>
      </w:hyperlink>
      <w:r>
        <w:t xml:space="preserve">.</w:t>
      </w:r>
    </w:p>
    <w:bookmarkEnd w:id="736"/>
    <w:bookmarkStart w:id="73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37"/>
    <w:bookmarkStart w:id="73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38">
        <w:r>
          <w:rPr>
            <w:rStyle w:val="Hyperlink"/>
          </w:rPr>
          <w:t xml:space="preserve">https://doi.org/10.1038/d41586-021-03603-2</w:t>
        </w:r>
      </w:hyperlink>
      <w:r>
        <w:t xml:space="preserve">.</w:t>
      </w:r>
    </w:p>
    <w:bookmarkEnd w:id="739"/>
    <w:bookmarkStart w:id="741" w:name="ref-wargames"/>
    <w:p>
      <w:pPr>
        <w:pStyle w:val="Bibliography"/>
      </w:pPr>
      <w:r>
        <w:t xml:space="preserve">“WarGames.”</w:t>
      </w:r>
      <w:r>
        <w:t xml:space="preserve"> </w:t>
      </w:r>
      <w:r>
        <w:t xml:space="preserve">1983. Film.</w:t>
      </w:r>
      <w:r>
        <w:t xml:space="preserve"> </w:t>
      </w:r>
      <w:hyperlink r:id="rId740">
        <w:r>
          <w:rPr>
            <w:rStyle w:val="Hyperlink"/>
          </w:rPr>
          <w:t xml:space="preserve">https://en.wikipedia.org/wiki/WarGames</w:t>
        </w:r>
      </w:hyperlink>
      <w:r>
        <w:t xml:space="preserve">.</w:t>
      </w:r>
    </w:p>
    <w:bookmarkEnd w:id="741"/>
    <w:bookmarkStart w:id="74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42">
        <w:r>
          <w:rPr>
            <w:rStyle w:val="Hyperlink"/>
          </w:rPr>
          <w:t xml:space="preserve">https://adv-r.hadley.nz/</w:t>
        </w:r>
      </w:hyperlink>
      <w:r>
        <w:t xml:space="preserve">.</w:t>
      </w:r>
    </w:p>
    <w:bookmarkEnd w:id="743"/>
    <w:bookmarkStart w:id="745" w:name="ref-wickham2021shiny"/>
    <w:p>
      <w:pPr>
        <w:pStyle w:val="Bibliography"/>
      </w:pPr>
      <w:r>
        <w:t xml:space="preserve">———. 2021.</w:t>
      </w:r>
      <w:r>
        <w:t xml:space="preserve"> </w:t>
      </w:r>
      <w:r>
        <w:rPr>
          <w:i/>
          <w:iCs/>
        </w:rPr>
        <w:t xml:space="preserve">Mastering Shiny</w:t>
      </w:r>
      <w:r>
        <w:t xml:space="preserve">. O’Reilly Media.</w:t>
      </w:r>
      <w:r>
        <w:t xml:space="preserve"> </w:t>
      </w:r>
      <w:hyperlink r:id="rId744">
        <w:r>
          <w:rPr>
            <w:rStyle w:val="Hyperlink"/>
          </w:rPr>
          <w:t xml:space="preserve">https://mastering-shiny.org/</w:t>
        </w:r>
      </w:hyperlink>
      <w:r>
        <w:t xml:space="preserve">.</w:t>
      </w:r>
    </w:p>
    <w:bookmarkEnd w:id="745"/>
    <w:bookmarkStart w:id="746"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46"/>
    <w:bookmarkStart w:id="748" w:name="ref-wickham2023tidydesign"/>
    <w:p>
      <w:pPr>
        <w:pStyle w:val="Bibliography"/>
      </w:pPr>
      <w:r>
        <w:t xml:space="preserve">———. 2023b.</w:t>
      </w:r>
      <w:r>
        <w:t xml:space="preserve"> </w:t>
      </w:r>
      <w:r>
        <w:rPr>
          <w:i/>
          <w:iCs/>
        </w:rPr>
        <w:t xml:space="preserve">Tidyverse Design Guide</w:t>
      </w:r>
      <w:r>
        <w:t xml:space="preserve">.</w:t>
      </w:r>
      <w:r>
        <w:t xml:space="preserve"> </w:t>
      </w:r>
      <w:hyperlink r:id="rId747">
        <w:r>
          <w:rPr>
            <w:rStyle w:val="Hyperlink"/>
          </w:rPr>
          <w:t xml:space="preserve">https://design.tidyverse.org/</w:t>
        </w:r>
      </w:hyperlink>
      <w:r>
        <w:t xml:space="preserve">.</w:t>
      </w:r>
    </w:p>
    <w:bookmarkEnd w:id="748"/>
    <w:bookmarkStart w:id="75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49">
        <w:r>
          <w:rPr>
            <w:rStyle w:val="Hyperlink"/>
          </w:rPr>
          <w:t xml:space="preserve">https://r-pkgs.org/</w:t>
        </w:r>
      </w:hyperlink>
      <w:r>
        <w:t xml:space="preserve">.</w:t>
      </w:r>
    </w:p>
    <w:bookmarkEnd w:id="750"/>
    <w:bookmarkStart w:id="75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51">
        <w:r>
          <w:rPr>
            <w:rStyle w:val="Hyperlink"/>
          </w:rPr>
          <w:t xml:space="preserve">https://r4ds.hadley.nz/</w:t>
        </w:r>
      </w:hyperlink>
      <w:r>
        <w:t xml:space="preserve">.</w:t>
      </w:r>
    </w:p>
    <w:bookmarkEnd w:id="752"/>
    <w:bookmarkStart w:id="75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53"/>
    <w:bookmarkEnd w:id="754"/>
    <w:p>
      <w:r>
        <w:br w:type="page"/>
      </w:r>
    </w:p>
    <w:bookmarkEnd w:id="755"/>
    <w:bookmarkStart w:id="75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56">
        <w:r>
          <w:rPr>
            <w:rStyle w:val="Hyperlink"/>
          </w:rPr>
          <w:t xml:space="preserve">https://ucd-serg.github.io/lab-manual/appendix-copilot-instructions.html</w:t>
        </w:r>
      </w:hyperlink>
    </w:p>
    <w:p>
      <w:r>
        <w:br w:type="page"/>
      </w:r>
    </w:p>
    <w:bookmarkEnd w:id="757"/>
    <w:bookmarkStart w:id="75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58">
        <w:r>
          <w:rPr>
            <w:rStyle w:val="Hyperlink"/>
          </w:rPr>
          <w:t xml:space="preserve">https://ucd-serg.github.io/lab-manual/appendix-copilot-setup-steps.html</w:t>
        </w:r>
      </w:hyperlink>
    </w:p>
    <w:p>
      <w:r>
        <w:br w:type="page"/>
      </w:r>
    </w:p>
    <w:bookmarkEnd w:id="759"/>
    <w:bookmarkStart w:id="76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89"/>
        </w:numPr>
      </w:pPr>
      <w:ins w:id="2369" w:author="PR Preview" w:date="2024-01-01T00:00:00Z">
        <w:r>
          <w:rPr>
            <w:b/>
            <w:bCs/>
          </w:rPr>
          <w:t xml:space="preserve">Branch:</w:t>
        </w:r>
      </w:ins>
      <w:ins w:id="2369" w:author="PR Preview" w:date="2024-01-01T00:00:00Z">
        <w:r>
          <w:t xml:space="preserve"> </w:t>
        </w:r>
      </w:ins>
      <w:ins w:id="2369" w:author="PR Preview" w:date="2024-01-01T00:00:00Z">
        <w:r>
          <w:t xml:space="preserve">HEAD</w:t>
        </w:r>
      </w:ins>
    </w:p>
    <w:p>
      <w:pPr>
        <w:pStyle w:val="Compact"/>
        <w:numPr>
          <w:ilvl w:val="0"/>
          <w:numId w:val="1289"/>
        </w:numPr>
      </w:pPr>
      <w:ins w:id="2370" w:author="PR Preview" w:date="2024-01-01T00:00:00Z">
        <w:r>
          <w:rPr>
            <w:b/>
            <w:bCs/>
          </w:rPr>
          <w:t xml:space="preserve">Commit:</w:t>
        </w:r>
      </w:ins>
      <w:ins w:id="2370" w:author="PR Preview" w:date="2024-01-01T00:00:00Z">
        <w:r>
          <w:t xml:space="preserve"> </w:t>
        </w:r>
      </w:ins>
      <w:ins w:id="2370" w:author="PR Preview" w:date="2024-01-01T00:00:00Z">
        <w:r>
          <w:t xml:space="preserve">08dbee7</w:t>
        </w:r>
      </w:ins>
    </w:p>
    <w:p>
      <w:pPr>
        <w:pStyle w:val="Compact"/>
        <w:numPr>
          <w:ilvl w:val="0"/>
          <w:numId w:val="1289"/>
        </w:numPr>
      </w:pPr>
      <w:ins w:id="2371" w:author="PR Preview" w:date="2024-01-01T00:00:00Z">
        <w:r>
          <w:rPr>
            <w:b/>
            <w:bCs/>
          </w:rPr>
          <w:t xml:space="preserve">Full commit hash:</w:t>
        </w:r>
      </w:ins>
      <w:ins w:id="2371" w:author="PR Preview" w:date="2024-01-01T00:00:00Z">
        <w:r>
          <w:t xml:space="preserve"> </w:t>
        </w:r>
      </w:ins>
      <w:ins w:id="2371" w:author="PR Preview" w:date="2024-01-01T00:00:00Z">
        <w:r>
          <w:t xml:space="preserve">08dbee75eea70599b99fd9d3fdbb165221322b4b</w:t>
        </w:r>
      </w:ins>
    </w:p>
    <w:p>
      <w:pPr>
        <w:pStyle w:val="Compact"/>
        <w:numPr>
          <w:ilvl w:val="0"/>
          <w:numId w:val="1289"/>
        </w:numPr>
      </w:pPr>
      <w:ins w:id="2372" w:author="PR Preview" w:date="2024-01-01T00:00:00Z">
        <w:r>
          <w:rPr>
            <w:b/>
            <w:bCs/>
          </w:rPr>
          <w:t xml:space="preserve">Commit date:</w:t>
        </w:r>
      </w:ins>
      <w:ins w:id="2372" w:author="PR Preview" w:date="2024-01-01T00:00:00Z">
        <w:r>
          <w:t xml:space="preserve"> </w:t>
        </w:r>
      </w:ins>
      <w:ins w:id="2372" w:author="PR Preview" w:date="2024-01-01T00:00:00Z">
        <w:r>
          <w:t xml:space="preserve">2026-01-22 05:11:50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1"/>
  </w:num>
  <w:num w:numId="1287">
    <w:abstractNumId w:val="991"/>
  </w:num>
  <w:num w:numId="1288">
    <w:abstractNumId w:val="991"/>
  </w:num>
  <w:num w:numId="12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501" Type="http://schemas.openxmlformats.org/officeDocument/2006/relationships/image" Target="media/rId501.png"/><Relationship Id="rId504" Type="http://schemas.openxmlformats.org/officeDocument/2006/relationships/image" Target="media/rId504.jpg"/><Relationship Id="rId303" Type="http://schemas.openxmlformats.org/officeDocument/2006/relationships/image" Target="media/rId303.png"/><Relationship Id="rId392" Type="http://schemas.openxmlformats.org/officeDocument/2006/relationships/image" Target="media/rId392.jpg"/><Relationship Id="rId398" Type="http://schemas.openxmlformats.org/officeDocument/2006/relationships/image" Target="media/rId398.png"/><Relationship Id="rId227" Type="http://schemas.openxmlformats.org/officeDocument/2006/relationships/image" Target="media/rId227.png"/><Relationship Id="rId510" Type="http://schemas.openxmlformats.org/officeDocument/2006/relationships/image" Target="media/rId510.png"/><Relationship Id="rId540" Type="http://schemas.openxmlformats.org/officeDocument/2006/relationships/image" Target="media/rId540.png"/><Relationship Id="rId232" Type="http://schemas.openxmlformats.org/officeDocument/2006/relationships/image" Target="media/rId232.png"/><Relationship Id="rId507" Type="http://schemas.openxmlformats.org/officeDocument/2006/relationships/image" Target="media/rId507.png"/><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10" Type="http://schemas.openxmlformats.org/officeDocument/2006/relationships/hyperlink" Target="http://adv-r.had.co.nz/Style.html" TargetMode="External"/><Relationship Id="rId647" Type="http://schemas.openxmlformats.org/officeDocument/2006/relationships/hyperlink" Target="http://colorbrewer2.org/" TargetMode="External"/><Relationship Id="rId694"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9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42"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98" Type="http://schemas.openxmlformats.org/officeDocument/2006/relationships/hyperlink" Target="https://datadryad.org/" TargetMode="External"/><Relationship Id="rId747" Type="http://schemas.openxmlformats.org/officeDocument/2006/relationships/hyperlink" Target="https://design.tidyverse.org/" TargetMode="External"/><Relationship Id="rId705"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27" Type="http://schemas.openxmlformats.org/officeDocument/2006/relationships/hyperlink" Target="https://docs.github.com/en/copilot/how-tos/use-copilot-agents/coding-agent" TargetMode="External"/><Relationship Id="rId572" Type="http://schemas.openxmlformats.org/officeDocument/2006/relationships/hyperlink" Target="https://docs.github.com/en/copilot/how-tos/use-copilot-agents/coding-agent/customize-the-agent-environment" TargetMode="External"/><Relationship Id="rId577" Type="http://schemas.openxmlformats.org/officeDocument/2006/relationships/hyperlink" Target="https://docs.github.com/en/copilot/how-tos/use-copilot-agents/coding-agent/customize-the-agent-environment#preinstalling-tools-or-dependencies-in-copilots-environment" TargetMode="External"/><Relationship Id="rId551" Type="http://schemas.openxmlformats.org/officeDocument/2006/relationships/hyperlink" Target="https://docs.github.com/en/copilot/how-tos/use-copilot-agents/coding-agent/customize-the-agent-firewall" TargetMode="External"/><Relationship Id="rId549"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29" Type="http://schemas.openxmlformats.org/officeDocument/2006/relationships/hyperlink" Target="https://docs.google.com/document/d/1ckgRCcr7FFPyymyMA6Y_-cB_vftOyrrxT28c6gRg0PI/edit" TargetMode="External"/><Relationship Id="rId715" Type="http://schemas.openxmlformats.org/officeDocument/2006/relationships/hyperlink" Target="https://doi.org/10.1038/467775a" TargetMode="External"/><Relationship Id="rId719" Type="http://schemas.openxmlformats.org/officeDocument/2006/relationships/hyperlink" Target="https://doi.org/10.1038/526182a" TargetMode="External"/><Relationship Id="rId731" Type="http://schemas.openxmlformats.org/officeDocument/2006/relationships/hyperlink" Target="https://doi.org/10.1038/d41586-019-00067-3" TargetMode="External"/><Relationship Id="rId681" Type="http://schemas.openxmlformats.org/officeDocument/2006/relationships/hyperlink" Target="https://doi.org/10.1038/d41586-019-01431-z" TargetMode="External"/><Relationship Id="rId727" Type="http://schemas.openxmlformats.org/officeDocument/2006/relationships/hyperlink" Target="https://doi.org/10.1038/d41586-019-02918-5" TargetMode="External"/><Relationship Id="rId738" Type="http://schemas.openxmlformats.org/officeDocument/2006/relationships/hyperlink" Target="https://doi.org/10.1038/d41586-021-03603-2" TargetMode="External"/><Relationship Id="rId692" Type="http://schemas.openxmlformats.org/officeDocument/2006/relationships/hyperlink" Target="https://doi.org/10.1038/s41467-020-19160-7" TargetMode="External"/><Relationship Id="rId717" Type="http://schemas.openxmlformats.org/officeDocument/2006/relationships/hyperlink" Target="https://doi.org/10.1038/s41562-016-0021" TargetMode="External"/><Relationship Id="rId725" Type="http://schemas.openxmlformats.org/officeDocument/2006/relationships/hyperlink" Target="https://doi.org/10.1371/journal.pcbi.1003833" TargetMode="External"/><Relationship Id="rId677"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75"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90" Type="http://schemas.openxmlformats.org/officeDocument/2006/relationships/hyperlink" Target="https://en.wikipedia.org/wiki/AI_agent" TargetMode="External"/><Relationship Id="rId543" Type="http://schemas.openxmlformats.org/officeDocument/2006/relationships/hyperlink" Target="https://en.wikipedia.org/wiki/Agent_(The_Matrix)" TargetMode="External"/><Relationship Id="rId683" Type="http://schemas.openxmlformats.org/officeDocument/2006/relationships/hyperlink" Target="https://en.wikipedia.org/wiki/Battlestar_Galactica_(2004_TV_series)" TargetMode="External"/><Relationship Id="rId686" Type="http://schemas.openxmlformats.org/officeDocument/2006/relationships/hyperlink" Target="https://en.wikipedia.org/wiki/Blade_Runner" TargetMode="External"/><Relationship Id="rId690"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92" Type="http://schemas.openxmlformats.org/officeDocument/2006/relationships/hyperlink" Target="https://en.wikipedia.org/wiki/Intelligent_agent" TargetMode="External"/><Relationship Id="rId657" Type="http://schemas.openxmlformats.org/officeDocument/2006/relationships/hyperlink" Target="https://en.wikipedia.org/wiki/Masterpiece#History" TargetMode="External"/><Relationship Id="rId707" Type="http://schemas.openxmlformats.org/officeDocument/2006/relationships/hyperlink" Target="https://en.wikipedia.org/wiki/Organizations_of_the_Dune_universe#Thinking_machines" TargetMode="External"/><Relationship Id="rId493" Type="http://schemas.openxmlformats.org/officeDocument/2006/relationships/hyperlink" Target="https://en.wikipedia.org/wiki/Technological_singularity" TargetMode="External"/><Relationship Id="rId733" Type="http://schemas.openxmlformats.org/officeDocument/2006/relationships/hyperlink" Target="https://en.wikipedia.org/wiki/Terminator_3:_Rise_of_the_Machines" TargetMode="External"/><Relationship Id="rId735"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40" Type="http://schemas.openxmlformats.org/officeDocument/2006/relationships/hyperlink" Target="https://en.wikipedia.org/wiki/WarGames" TargetMode="External"/><Relationship Id="rId701"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84" Type="http://schemas.openxmlformats.org/officeDocument/2006/relationships/hyperlink" Target="https://github.com/UCD-SERG/lab-manual/issues/112" TargetMode="External"/><Relationship Id="rId519" Type="http://schemas.openxmlformats.org/officeDocument/2006/relationships/hyperlink" Target="https://github.com/UCD-SERG/lab-manual/issues/42" TargetMode="External"/><Relationship Id="rId485" Type="http://schemas.openxmlformats.org/officeDocument/2006/relationships/hyperlink" Target="https://github.com/UCD-SERG/lab-manual/pull/145" TargetMode="External"/><Relationship Id="rId520"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9" Type="http://schemas.openxmlformats.org/officeDocument/2006/relationships/hyperlink" Target="https://github.com/features/copilot/agents" TargetMode="External"/><Relationship Id="rId576"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60" Type="http://schemas.openxmlformats.org/officeDocument/2006/relationships/hyperlink" Target="https://github.com/nmfs-opensci/quarto-thesis" TargetMode="External"/><Relationship Id="rId525" Type="http://schemas.openxmlformats.org/officeDocument/2006/relationships/hyperlink" Target="https://github.com/orgs/community/discussions/162826" TargetMode="External"/><Relationship Id="rId526" Type="http://schemas.openxmlformats.org/officeDocument/2006/relationships/hyperlink" Target="https://github.com/orgs/community/discussions/183966" TargetMode="External"/><Relationship Id="rId580"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81" Type="http://schemas.openxmlformats.org/officeDocument/2006/relationships/hyperlink" Target="https://github.com/quarto-dev/quarto-cli/issues/10587" TargetMode="External"/><Relationship Id="rId579"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14"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602"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17" Type="http://schemas.openxmlformats.org/officeDocument/2006/relationships/hyperlink" Target="https://github.com/ucdavisdatalab/workshop_nlp_with_python" TargetMode="External"/><Relationship Id="rId616" Type="http://schemas.openxmlformats.org/officeDocument/2006/relationships/hyperlink" Target="https://github.com/ucdavisdatalab/workshop_python_basics" TargetMode="External"/><Relationship Id="rId60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52" Type="http://schemas.openxmlformats.org/officeDocument/2006/relationships/hyperlink" Target="https://grants.nih.gov" TargetMode="External"/><Relationship Id="rId651" Type="http://schemas.openxmlformats.org/officeDocument/2006/relationships/hyperlink" Target="https://grantwriting.stanford.edu/funding-train/" TargetMode="External"/><Relationship Id="rId632" Type="http://schemas.openxmlformats.org/officeDocument/2006/relationships/hyperlink" Target="https://grantwriting.stanford.edu/funding-train/#ep" TargetMode="External"/><Relationship Id="rId688"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39" Type="http://schemas.openxmlformats.org/officeDocument/2006/relationships/hyperlink" Target="https://jadebc.github.io/lab-manual/" TargetMode="External"/><Relationship Id="rId587"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97"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91" Type="http://schemas.openxmlformats.org/officeDocument/2006/relationships/hyperlink" Target="https://journals.lww.com/epidem/Fulltext/2001/05000/The_Value_of_P.2.aspx" TargetMode="External"/><Relationship Id="rId649" Type="http://schemas.openxmlformats.org/officeDocument/2006/relationships/hyperlink" Target="https://journals.plos.org/ploscompbiol/article?id=10.1371/journal.pcbi.1003833" TargetMode="External"/><Relationship Id="rId696" Type="http://schemas.openxmlformats.org/officeDocument/2006/relationships/hyperlink" Target="https://journals.plos.org/plosone/s/authorship" TargetMode="External"/><Relationship Id="rId622" Type="http://schemas.openxmlformats.org/officeDocument/2006/relationships/hyperlink" Target="https://link.springer.com/book/10.1007/978-3-030-98175-4" TargetMode="External"/><Relationship Id="rId636"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44" Type="http://schemas.openxmlformats.org/officeDocument/2006/relationships/hyperlink" Target="https://mastering-shiny.org/" TargetMode="External"/><Relationship Id="rId648" Type="http://schemas.openxmlformats.org/officeDocument/2006/relationships/hyperlink" Target="https://medialab.github.io/iwanthue/" TargetMode="External"/><Relationship Id="rId594"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27" Type="http://schemas.openxmlformats.org/officeDocument/2006/relationships/hyperlink" Target="https://mitcommlab.mit.edu/be/2023/09/27/toward-an-evenbetterposter-improving-the-betterposter-template/" TargetMode="External"/><Relationship Id="rId641" Type="http://schemas.openxmlformats.org/officeDocument/2006/relationships/hyperlink" Target="https://myidp.sciencecareers.org/" TargetMode="External"/><Relationship Id="rId712" Type="http://schemas.openxmlformats.org/officeDocument/2006/relationships/hyperlink" Target="https://openreview.net/forum?id=BZ5a1r-kVsf" TargetMode="External"/><Relationship Id="rId721"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09"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49"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51"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607" Type="http://schemas.openxmlformats.org/officeDocument/2006/relationships/hyperlink" Target="https://s3.amazonaws.com/assets.datacamp.com/blog_assets/datatable_Cheat_Sheet_R.pdf" TargetMode="External"/><Relationship Id="rId679"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23" Type="http://schemas.openxmlformats.org/officeDocument/2006/relationships/hyperlink" Target="https://sethrobertson.github.io/GitFixUm/fixup.html" TargetMode="External"/><Relationship Id="rId729"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3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98" Type="http://schemas.openxmlformats.org/officeDocument/2006/relationships/hyperlink" Target="https://ucb-epi-r.github.io" TargetMode="External"/><Relationship Id="rId756" Type="http://schemas.openxmlformats.org/officeDocument/2006/relationships/hyperlink" Target="https://ucd-serg.github.io/lab-manual/appendix-copilot-instructions.html" TargetMode="External"/><Relationship Id="rId758"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89"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603" Type="http://schemas.openxmlformats.org/officeDocument/2006/relationships/hyperlink" Target="https://ucdavisdatalab.github.io/install_guides/" TargetMode="External"/><Relationship Id="rId60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19"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68"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70" Type="http://schemas.openxmlformats.org/officeDocument/2006/relationships/hyperlink" Target="https://www.equator-network.org/" TargetMode="External"/><Relationship Id="rId635"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67" Type="http://schemas.openxmlformats.org/officeDocument/2006/relationships/hyperlink" Target="https://www.medrxiv.org/" TargetMode="External"/><Relationship Id="rId644" Type="http://schemas.openxmlformats.org/officeDocument/2006/relationships/hyperlink" Target="https://www.nature.com/articles/d41586-021-03603-2" TargetMode="External"/><Relationship Id="rId633" Type="http://schemas.openxmlformats.org/officeDocument/2006/relationships/hyperlink" Target="https://www.niaid.nih.gov/grants-contracts/write-grant-application" TargetMode="External"/><Relationship Id="rId497"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05" Type="http://schemas.openxmlformats.org/officeDocument/2006/relationships/hyperlink" Target="https://www.rstudio.com/wp-content/uploads/2015/02/data-wrangling-cheatsheet.pdf" TargetMode="External"/><Relationship Id="rId608" Type="http://schemas.openxmlformats.org/officeDocument/2006/relationships/hyperlink" Target="https://www.rstudio.com/wp-content/uploads/2015/02/rmarkdown-cheatsheet.pdf" TargetMode="External"/><Relationship Id="rId606" Type="http://schemas.openxmlformats.org/officeDocument/2006/relationships/hyperlink" Target="https://www.rstudio.com/wp-content/uploads/2015/03/ggplot2-cheatsheet.pdf" TargetMode="External"/><Relationship Id="rId625"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42" Type="http://schemas.openxmlformats.org/officeDocument/2006/relationships/hyperlink" Target="https://www.training.nih.gov/career-services/" TargetMode="External"/><Relationship Id="rId645" Type="http://schemas.openxmlformats.org/officeDocument/2006/relationships/hyperlink" Target="https://www.youtube.com/watch?v=1RwJbhkCA58" TargetMode="External"/><Relationship Id="rId626" Type="http://schemas.openxmlformats.org/officeDocument/2006/relationships/hyperlink" Target="https://www.youtube.com/watch?v=1RwJbhkCA58&amp;t=1171s" TargetMode="External"/><Relationship Id="rId70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23"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10" Type="http://schemas.openxmlformats.org/officeDocument/2006/relationships/hyperlink" Target="http://adv-r.had.co.nz/Style.html" TargetMode="External"/><Relationship Id="rId647" Type="http://schemas.openxmlformats.org/officeDocument/2006/relationships/hyperlink" Target="http://colorbrewer2.org/" TargetMode="External"/><Relationship Id="rId694"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9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42"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98" Type="http://schemas.openxmlformats.org/officeDocument/2006/relationships/hyperlink" Target="https://datadryad.org/" TargetMode="External"/><Relationship Id="rId747" Type="http://schemas.openxmlformats.org/officeDocument/2006/relationships/hyperlink" Target="https://design.tidyverse.org/" TargetMode="External"/><Relationship Id="rId705"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27" Type="http://schemas.openxmlformats.org/officeDocument/2006/relationships/hyperlink" Target="https://docs.github.com/en/copilot/how-tos/use-copilot-agents/coding-agent" TargetMode="External"/><Relationship Id="rId572" Type="http://schemas.openxmlformats.org/officeDocument/2006/relationships/hyperlink" Target="https://docs.github.com/en/copilot/how-tos/use-copilot-agents/coding-agent/customize-the-agent-environment" TargetMode="External"/><Relationship Id="rId577" Type="http://schemas.openxmlformats.org/officeDocument/2006/relationships/hyperlink" Target="https://docs.github.com/en/copilot/how-tos/use-copilot-agents/coding-agent/customize-the-agent-environment#preinstalling-tools-or-dependencies-in-copilots-environment" TargetMode="External"/><Relationship Id="rId551" Type="http://schemas.openxmlformats.org/officeDocument/2006/relationships/hyperlink" Target="https://docs.github.com/en/copilot/how-tos/use-copilot-agents/coding-agent/customize-the-agent-firewall" TargetMode="External"/><Relationship Id="rId549"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29" Type="http://schemas.openxmlformats.org/officeDocument/2006/relationships/hyperlink" Target="https://docs.google.com/document/d/1ckgRCcr7FFPyymyMA6Y_-cB_vftOyrrxT28c6gRg0PI/edit" TargetMode="External"/><Relationship Id="rId715" Type="http://schemas.openxmlformats.org/officeDocument/2006/relationships/hyperlink" Target="https://doi.org/10.1038/467775a" TargetMode="External"/><Relationship Id="rId719" Type="http://schemas.openxmlformats.org/officeDocument/2006/relationships/hyperlink" Target="https://doi.org/10.1038/526182a" TargetMode="External"/><Relationship Id="rId731" Type="http://schemas.openxmlformats.org/officeDocument/2006/relationships/hyperlink" Target="https://doi.org/10.1038/d41586-019-00067-3" TargetMode="External"/><Relationship Id="rId681" Type="http://schemas.openxmlformats.org/officeDocument/2006/relationships/hyperlink" Target="https://doi.org/10.1038/d41586-019-01431-z" TargetMode="External"/><Relationship Id="rId727" Type="http://schemas.openxmlformats.org/officeDocument/2006/relationships/hyperlink" Target="https://doi.org/10.1038/d41586-019-02918-5" TargetMode="External"/><Relationship Id="rId738" Type="http://schemas.openxmlformats.org/officeDocument/2006/relationships/hyperlink" Target="https://doi.org/10.1038/d41586-021-03603-2" TargetMode="External"/><Relationship Id="rId692" Type="http://schemas.openxmlformats.org/officeDocument/2006/relationships/hyperlink" Target="https://doi.org/10.1038/s41467-020-19160-7" TargetMode="External"/><Relationship Id="rId717" Type="http://schemas.openxmlformats.org/officeDocument/2006/relationships/hyperlink" Target="https://doi.org/10.1038/s41562-016-0021" TargetMode="External"/><Relationship Id="rId725" Type="http://schemas.openxmlformats.org/officeDocument/2006/relationships/hyperlink" Target="https://doi.org/10.1371/journal.pcbi.1003833" TargetMode="External"/><Relationship Id="rId677"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75"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90" Type="http://schemas.openxmlformats.org/officeDocument/2006/relationships/hyperlink" Target="https://en.wikipedia.org/wiki/AI_agent" TargetMode="External"/><Relationship Id="rId543" Type="http://schemas.openxmlformats.org/officeDocument/2006/relationships/hyperlink" Target="https://en.wikipedia.org/wiki/Agent_(The_Matrix)" TargetMode="External"/><Relationship Id="rId683" Type="http://schemas.openxmlformats.org/officeDocument/2006/relationships/hyperlink" Target="https://en.wikipedia.org/wiki/Battlestar_Galactica_(2004_TV_series)" TargetMode="External"/><Relationship Id="rId686" Type="http://schemas.openxmlformats.org/officeDocument/2006/relationships/hyperlink" Target="https://en.wikipedia.org/wiki/Blade_Runner" TargetMode="External"/><Relationship Id="rId690"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92" Type="http://schemas.openxmlformats.org/officeDocument/2006/relationships/hyperlink" Target="https://en.wikipedia.org/wiki/Intelligent_agent" TargetMode="External"/><Relationship Id="rId657" Type="http://schemas.openxmlformats.org/officeDocument/2006/relationships/hyperlink" Target="https://en.wikipedia.org/wiki/Masterpiece#History" TargetMode="External"/><Relationship Id="rId707" Type="http://schemas.openxmlformats.org/officeDocument/2006/relationships/hyperlink" Target="https://en.wikipedia.org/wiki/Organizations_of_the_Dune_universe#Thinking_machines" TargetMode="External"/><Relationship Id="rId493" Type="http://schemas.openxmlformats.org/officeDocument/2006/relationships/hyperlink" Target="https://en.wikipedia.org/wiki/Technological_singularity" TargetMode="External"/><Relationship Id="rId733" Type="http://schemas.openxmlformats.org/officeDocument/2006/relationships/hyperlink" Target="https://en.wikipedia.org/wiki/Terminator_3:_Rise_of_the_Machines" TargetMode="External"/><Relationship Id="rId735"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40" Type="http://schemas.openxmlformats.org/officeDocument/2006/relationships/hyperlink" Target="https://en.wikipedia.org/wiki/WarGames" TargetMode="External"/><Relationship Id="rId701"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84" Type="http://schemas.openxmlformats.org/officeDocument/2006/relationships/hyperlink" Target="https://github.com/UCD-SERG/lab-manual/issues/112" TargetMode="External"/><Relationship Id="rId519" Type="http://schemas.openxmlformats.org/officeDocument/2006/relationships/hyperlink" Target="https://github.com/UCD-SERG/lab-manual/issues/42" TargetMode="External"/><Relationship Id="rId485" Type="http://schemas.openxmlformats.org/officeDocument/2006/relationships/hyperlink" Target="https://github.com/UCD-SERG/lab-manual/pull/145" TargetMode="External"/><Relationship Id="rId520"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9" Type="http://schemas.openxmlformats.org/officeDocument/2006/relationships/hyperlink" Target="https://github.com/features/copilot/agents" TargetMode="External"/><Relationship Id="rId576"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60" Type="http://schemas.openxmlformats.org/officeDocument/2006/relationships/hyperlink" Target="https://github.com/nmfs-opensci/quarto-thesis" TargetMode="External"/><Relationship Id="rId525" Type="http://schemas.openxmlformats.org/officeDocument/2006/relationships/hyperlink" Target="https://github.com/orgs/community/discussions/162826" TargetMode="External"/><Relationship Id="rId526" Type="http://schemas.openxmlformats.org/officeDocument/2006/relationships/hyperlink" Target="https://github.com/orgs/community/discussions/183966" TargetMode="External"/><Relationship Id="rId580"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81" Type="http://schemas.openxmlformats.org/officeDocument/2006/relationships/hyperlink" Target="https://github.com/quarto-dev/quarto-cli/issues/10587" TargetMode="External"/><Relationship Id="rId579"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14"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602"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17" Type="http://schemas.openxmlformats.org/officeDocument/2006/relationships/hyperlink" Target="https://github.com/ucdavisdatalab/workshop_nlp_with_python" TargetMode="External"/><Relationship Id="rId616" Type="http://schemas.openxmlformats.org/officeDocument/2006/relationships/hyperlink" Target="https://github.com/ucdavisdatalab/workshop_python_basics" TargetMode="External"/><Relationship Id="rId60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52" Type="http://schemas.openxmlformats.org/officeDocument/2006/relationships/hyperlink" Target="https://grants.nih.gov" TargetMode="External"/><Relationship Id="rId651" Type="http://schemas.openxmlformats.org/officeDocument/2006/relationships/hyperlink" Target="https://grantwriting.stanford.edu/funding-train/" TargetMode="External"/><Relationship Id="rId632" Type="http://schemas.openxmlformats.org/officeDocument/2006/relationships/hyperlink" Target="https://grantwriting.stanford.edu/funding-train/#ep" TargetMode="External"/><Relationship Id="rId688"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39" Type="http://schemas.openxmlformats.org/officeDocument/2006/relationships/hyperlink" Target="https://jadebc.github.io/lab-manual/" TargetMode="External"/><Relationship Id="rId587"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97"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91" Type="http://schemas.openxmlformats.org/officeDocument/2006/relationships/hyperlink" Target="https://journals.lww.com/epidem/Fulltext/2001/05000/The_Value_of_P.2.aspx" TargetMode="External"/><Relationship Id="rId649" Type="http://schemas.openxmlformats.org/officeDocument/2006/relationships/hyperlink" Target="https://journals.plos.org/ploscompbiol/article?id=10.1371/journal.pcbi.1003833" TargetMode="External"/><Relationship Id="rId696" Type="http://schemas.openxmlformats.org/officeDocument/2006/relationships/hyperlink" Target="https://journals.plos.org/plosone/s/authorship" TargetMode="External"/><Relationship Id="rId622" Type="http://schemas.openxmlformats.org/officeDocument/2006/relationships/hyperlink" Target="https://link.springer.com/book/10.1007/978-3-030-98175-4" TargetMode="External"/><Relationship Id="rId636"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44" Type="http://schemas.openxmlformats.org/officeDocument/2006/relationships/hyperlink" Target="https://mastering-shiny.org/" TargetMode="External"/><Relationship Id="rId648" Type="http://schemas.openxmlformats.org/officeDocument/2006/relationships/hyperlink" Target="https://medialab.github.io/iwanthue/" TargetMode="External"/><Relationship Id="rId594"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27" Type="http://schemas.openxmlformats.org/officeDocument/2006/relationships/hyperlink" Target="https://mitcommlab.mit.edu/be/2023/09/27/toward-an-evenbetterposter-improving-the-betterposter-template/" TargetMode="External"/><Relationship Id="rId641" Type="http://schemas.openxmlformats.org/officeDocument/2006/relationships/hyperlink" Target="https://myidp.sciencecareers.org/" TargetMode="External"/><Relationship Id="rId712" Type="http://schemas.openxmlformats.org/officeDocument/2006/relationships/hyperlink" Target="https://openreview.net/forum?id=BZ5a1r-kVsf" TargetMode="External"/><Relationship Id="rId721"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09"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49"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51"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607" Type="http://schemas.openxmlformats.org/officeDocument/2006/relationships/hyperlink" Target="https://s3.amazonaws.com/assets.datacamp.com/blog_assets/datatable_Cheat_Sheet_R.pdf" TargetMode="External"/><Relationship Id="rId679"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23" Type="http://schemas.openxmlformats.org/officeDocument/2006/relationships/hyperlink" Target="https://sethrobertson.github.io/GitFixUm/fixup.html" TargetMode="External"/><Relationship Id="rId729"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3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98" Type="http://schemas.openxmlformats.org/officeDocument/2006/relationships/hyperlink" Target="https://ucb-epi-r.github.io" TargetMode="External"/><Relationship Id="rId756" Type="http://schemas.openxmlformats.org/officeDocument/2006/relationships/hyperlink" Target="https://ucd-serg.github.io/lab-manual/appendix-copilot-instructions.html" TargetMode="External"/><Relationship Id="rId758"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89"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603" Type="http://schemas.openxmlformats.org/officeDocument/2006/relationships/hyperlink" Target="https://ucdavisdatalab.github.io/install_guides/" TargetMode="External"/><Relationship Id="rId60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19"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68"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70" Type="http://schemas.openxmlformats.org/officeDocument/2006/relationships/hyperlink" Target="https://www.equator-network.org/" TargetMode="External"/><Relationship Id="rId635"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67" Type="http://schemas.openxmlformats.org/officeDocument/2006/relationships/hyperlink" Target="https://www.medrxiv.org/" TargetMode="External"/><Relationship Id="rId644" Type="http://schemas.openxmlformats.org/officeDocument/2006/relationships/hyperlink" Target="https://www.nature.com/articles/d41586-021-03603-2" TargetMode="External"/><Relationship Id="rId633" Type="http://schemas.openxmlformats.org/officeDocument/2006/relationships/hyperlink" Target="https://www.niaid.nih.gov/grants-contracts/write-grant-application" TargetMode="External"/><Relationship Id="rId497"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05" Type="http://schemas.openxmlformats.org/officeDocument/2006/relationships/hyperlink" Target="https://www.rstudio.com/wp-content/uploads/2015/02/data-wrangling-cheatsheet.pdf" TargetMode="External"/><Relationship Id="rId608" Type="http://schemas.openxmlformats.org/officeDocument/2006/relationships/hyperlink" Target="https://www.rstudio.com/wp-content/uploads/2015/02/rmarkdown-cheatsheet.pdf" TargetMode="External"/><Relationship Id="rId606" Type="http://schemas.openxmlformats.org/officeDocument/2006/relationships/hyperlink" Target="https://www.rstudio.com/wp-content/uploads/2015/03/ggplot2-cheatsheet.pdf" TargetMode="External"/><Relationship Id="rId625"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42" Type="http://schemas.openxmlformats.org/officeDocument/2006/relationships/hyperlink" Target="https://www.training.nih.gov/career-services/" TargetMode="External"/><Relationship Id="rId645" Type="http://schemas.openxmlformats.org/officeDocument/2006/relationships/hyperlink" Target="https://www.youtube.com/watch?v=1RwJbhkCA58" TargetMode="External"/><Relationship Id="rId626" Type="http://schemas.openxmlformats.org/officeDocument/2006/relationships/hyperlink" Target="https://www.youtube.com/watch?v=1RwJbhkCA58&amp;t=1171s" TargetMode="External"/><Relationship Id="rId70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23"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2026-01-22T05:47:28Z</dcterms:created>
  <dcterms:modified xsi:type="dcterms:W3CDTF">2026-01-22T05:47:28Z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