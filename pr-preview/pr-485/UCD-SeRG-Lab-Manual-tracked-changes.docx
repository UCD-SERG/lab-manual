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ins w:id="270" w:author="PR Preview" w:date="2024-01-01T00:00:00Z">
        <w:r>
          <w:rPr>
            <w:b/>
            <w:bCs/>
          </w:rPr>
          <w:t xml:space="preserve">Look before you build — then chip away.</w:t>
        </w:r>
      </w:ins>
      <w:ins w:id="270" w:author="PR Preview" w:date="2024-01-01T00:00:00Z">
        <w:r>
          <w:t xml:space="preserve"> </w:t>
        </w:r>
      </w:ins>
      <w:ins w:id="270" w:author="PR Preview" w:date="2024-01-01T00:00:00Z">
        <w:r>
          <w:t xml:space="preserve">Check whether an existing tool already solves the problem</w:t>
        </w:r>
      </w:ins>
      <w:ins w:id="270" w:author="PR Preview" w:date="2024-01-01T00:00:00Z">
        <w:r>
          <w:t xml:space="preserve"> </w:t>
        </w:r>
      </w:ins>
      <w:ins w:id="270" w:author="PR Preview" w:date="2024-01-01T00:00:00Z">
        <w:r>
          <w:t xml:space="preserve">(see</w:t>
        </w:r>
      </w:ins>
      <w:ins w:id="270" w:author="PR Preview" w:date="2024-01-01T00:00:00Z">
        <w:r>
          <w:t xml:space="preserve"> </w:t>
        </w:r>
      </w:ins>
      <w:hyperlink w:anchor="sec-prefer-packaged-functions">
        <w:r>
          <w:rPr>
            <w:rStyle w:val="Hyperlink"/>
          </w:rPr>
          <w:t xml:space="preserve">Section 7.4</w:t>
        </w:r>
      </w:hyperlink>
      <w:ins w:id="270" w:author="PR Preview" w:date="2024-01-01T00:00:00Z">
        <w:r>
          <w:t xml:space="preserve">);</w:t>
        </w:r>
      </w:ins>
      <w:ins w:id="270" w:author="PR Preview" w:date="2024-01-01T00:00:00Z">
        <w:r>
          <w:t xml:space="preserve"> </w:t>
        </w:r>
      </w:ins>
      <w:ins w:id="270" w:author="PR Preview" w:date="2024-01-01T00:00:00Z">
        <w:r>
          <w:t xml:space="preserve">when nothing quite fits,</w:t>
        </w:r>
      </w:ins>
      <w:ins w:id="270" w:author="PR Preview" w:date="2024-01-01T00:00:00Z">
        <w:r>
          <w:t xml:space="preserve"> </w:t>
        </w:r>
      </w:ins>
      <w:ins w:id="270" w:author="PR Preview" w:date="2024-01-01T00:00:00Z">
        <w:r>
          <w:t xml:space="preserve">don’t let</w:t>
        </w:r>
      </w:ins>
      <w:ins w:id="270" w:author="PR Preview" w:date="2024-01-01T00:00:00Z">
        <w:r>
          <w:t xml:space="preserve"> </w:t>
        </w:r>
      </w:ins>
      <w:ins w:id="270" w:author="PR Preview" w:date="2024-01-01T00:00:00Z">
        <w:r>
          <w:t xml:space="preserve">“not worth the effort”</w:t>
        </w:r>
      </w:ins>
      <w:ins w:id="270" w:author="PR Preview" w:date="2024-01-01T00:00:00Z">
        <w:r>
          <w:t xml:space="preserve"> </w:t>
        </w:r>
      </w:ins>
      <w:ins w:id="270" w:author="PR Preview" w:date="2024-01-01T00:00:00Z">
        <w:r>
          <w:t xml:space="preserve">stop you:</w:t>
        </w:r>
      </w:ins>
      <w:ins w:id="270" w:author="PR Preview" w:date="2024-01-01T00:00:00Z">
        <w:r>
          <w:t xml:space="preserve"> </w:t>
        </w:r>
      </w:ins>
      <w:ins w:id="270" w:author="PR Preview" w:date="2024-01-01T00:00:00Z">
        <w:r>
          <w:t xml:space="preserve">a tool that removes part of an annoying task</w:t>
        </w:r>
      </w:ins>
      <w:ins w:id="270" w:author="PR Preview" w:date="2024-01-01T00:00:00Z">
        <w:r>
          <w:t xml:space="preserve"> </w:t>
        </w:r>
      </w:ins>
      <w:ins w:id="270" w:author="PR Preview" w:date="2024-01-01T00:00:00Z">
        <w:r>
          <w:t xml:space="preserve">is already good enough to start with.</w:t>
        </w:r>
      </w:ins>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ins w:id="612" w:author="PR Preview" w:date="2024-01-01T00:00:00Z">
        <w:r>
          <w:t xml:space="preserve">See also</w:t>
        </w:r>
      </w:ins>
      <w:ins w:id="612" w:author="PR Preview" w:date="2024-01-01T00:00:00Z">
        <w:r>
          <w:t xml:space="preserve"> </w:t>
        </w:r>
      </w:ins>
      <w:hyperlink w:anchor="sec-style-auto-style">
        <w:r>
          <w:rPr>
            <w:rStyle w:val="Hyperlink"/>
          </w:rPr>
          <w:t xml:space="preserve">Section 7.16</w:t>
        </w:r>
      </w:hyperlink>
      <w:ins w:id="612" w:author="PR Preview" w:date="2024-01-01T00:00:00Z">
        <w:r>
          <w:t xml:space="preserve">.</w:t>
        </w:r>
      </w:ins>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ins w:id="688" w:author="PR Preview" w:date="2024-01-01T00:00:00Z">
        <w:r>
          <w:t xml:space="preserve">See also</w:t>
        </w:r>
      </w:ins>
      <w:ins w:id="688" w:author="PR Preview" w:date="2024-01-01T00:00:00Z">
        <w:r>
          <w:t xml:space="preserve"> </w:t>
        </w:r>
      </w:ins>
      <w:hyperlink w:anchor="sec-object-naming">
        <w:r>
          <w:rPr>
            <w:rStyle w:val="Hyperlink"/>
          </w:rPr>
          <w:t xml:space="preserve">Section 7.15</w:t>
        </w:r>
      </w:hyperlink>
      <w:ins w:id="688" w:author="PR Preview" w:date="2024-01-01T00:00:00Z">
        <w:r>
          <w:t xml:space="preserve">.</w:t>
        </w:r>
      </w:ins>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ins w:id="749" w:author="PR Preview" w:date="2024-01-01T00:00:00Z">
        <w:r>
          <w:rPr>
            <w:i/>
            <w:iCs/>
          </w:rPr>
          <w:t xml:space="preserve">See also</w:t>
        </w:r>
      </w:ins>
      <w:ins w:id="749" w:author="PR Preview" w:date="2024-01-01T00:00:00Z">
        <w:r>
          <w:rPr>
            <w:i/>
            <w:iCs/>
          </w:rPr>
          <w:t xml:space="preserve"> </w:t>
        </w:r>
      </w:ins>
      <w:hyperlink w:anchor="sec-here-package-style">
        <w:r>
          <w:rPr>
            <w:rStyle w:val="Hyperlink"/>
            <w:i/>
            <w:iCs/>
          </w:rPr>
          <w:t xml:space="preserve">Section 7.14</w:t>
        </w:r>
      </w:hyperlink>
      <w:ins w:id="749" w:author="PR Preview" w:date="2024-01-01T00:00:00Z">
        <w:r>
          <w:rPr>
            <w:i/>
            <w:iCs/>
          </w:rPr>
          <w:t xml:space="preserve"> </w:t>
        </w:r>
      </w:ins>
      <w:ins w:id="749" w:author="PR Preview" w:date="2024-01-01T00:00:00Z">
        <w:r>
          <w:rPr>
            <w:i/>
            <w:iCs/>
          </w:rPr>
          <w:t xml:space="preserve">for code style guidelines on using the here package.</w:t>
        </w:r>
      </w:ins>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ins w:id="902" w:author="PR Preview" w:date="2024-01-01T00:00:00Z">
        <w:r>
          <w:t xml:space="preserve">See also</w:t>
        </w:r>
      </w:ins>
      <w:ins w:id="902" w:author="PR Preview" w:date="2024-01-01T00:00:00Z">
        <w:r>
          <w:t xml:space="preserve"> </w:t>
        </w:r>
      </w:ins>
      <w:hyperlink w:anchor="sec-tidyverse-replacements">
        <w:r>
          <w:rPr>
            <w:rStyle w:val="Hyperlink"/>
          </w:rPr>
          <w:t xml:space="preserve">Section 7.13</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3"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ins w:id="982" w:author="PR Preview" w:date="2024-01-01T00:00:00Z">
        <w:r>
          <w:t xml:space="preserve">Many of these rules are automatically enforced through our</w:t>
        </w:r>
      </w:ins>
      <w:ins w:id="982" w:author="PR Preview" w:date="2024-01-01T00:00:00Z">
        <w:r>
          <w:t xml:space="preserve"> </w:t>
        </w:r>
      </w:ins>
      <w:hyperlink r:id="rId376">
        <w:r>
          <w:rPr>
            <w:rStyle w:val="VerbatimChar"/>
          </w:rPr>
          <w:t xml:space="preserve">.lintr.R</w:t>
        </w:r>
      </w:hyperlink>
      <w:ins w:id="982" w:author="PR Preview" w:date="2024-01-01T00:00:00Z">
        <w:r>
          <w:t xml:space="preserve"> </w:t>
        </w:r>
      </w:ins>
      <w:ins w:id="982" w:author="PR Preview" w:date="2024-01-01T00:00:00Z">
        <w:r>
          <w:t xml:space="preserve">configuration file.</w:t>
        </w:r>
      </w:ins>
      <w:ins w:id="982" w:author="PR Preview" w:date="2024-01-01T00:00:00Z">
        <w:r>
          <w:t xml:space="preserve"> </w:t>
        </w:r>
      </w:ins>
      <w:ins w:id="982" w:author="PR Preview" w:date="2024-01-01T00:00:00Z">
        <w:r>
          <w:t xml:space="preserve">See</w:t>
        </w:r>
      </w:ins>
      <w:ins w:id="982" w:author="PR Preview" w:date="2024-01-01T00:00:00Z">
        <w:r>
          <w:t xml:space="preserve"> </w:t>
        </w:r>
      </w:ins>
      <w:hyperlink w:anchor="sec-style-auto-style">
        <w:r>
          <w:rPr>
            <w:rStyle w:val="Hyperlink"/>
          </w:rPr>
          <w:t xml:space="preserve">Section 7.16</w:t>
        </w:r>
      </w:hyperlink>
      <w:ins w:id="982" w:author="PR Preview" w:date="2024-01-01T00:00:00Z">
        <w:r>
          <w:t xml:space="preserve"> </w:t>
        </w:r>
      </w:ins>
      <w:ins w:id="982" w:author="PR Preview" w:date="2024-01-01T00:00:00Z">
        <w:r>
          <w:t xml:space="preserve">for details on automated style checking.</w:t>
        </w:r>
      </w:ins>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4" w:name="sec-avoid-nesting"/>
    <w:p>
      <w:pPr>
        <w:pStyle w:val="Heading2"/>
      </w:pPr>
      <w:r>
        <w:t xml:space="preserve">7.3 Avoiding Deep Nesting</w:t>
      </w:r>
    </w:p>
    <w:p>
      <w:pPr>
        <w:pStyle w:val="FirstParagraph"/>
      </w:pPr>
      <w:r>
        <w:t xml:space="preserve">When writing code, avoid nested function calls and nested function definitions where feasible:</w:t>
      </w:r>
    </w:p>
    <w:p>
      <w:pPr>
        <w:pStyle w:val="Compact"/>
        <w:numPr>
          <w:ilvl w:val="0"/>
          <w:numId w:val="1101"/>
        </w:numPr>
      </w:pPr>
      <w:ins w:id="994" w:author="PR Preview" w:date="2024-01-01T00:00:00Z">
        <w:r>
          <w:t xml:space="preserve">Prefer named intermediate variables (or a pipe, e.g. </w:t>
        </w:r>
      </w:ins>
      <w:ins w:id="994" w:author="PR Preview" w:date="2024-01-01T00:00:00Z">
        <w:r>
          <w:rPr>
            <w:rStyle w:val="VerbatimChar"/>
          </w:rPr>
          <w:t xml:space="preserve">|&gt;</w:t>
        </w:r>
      </w:ins>
      <w:ins w:id="994" w:author="PR Preview" w:date="2024-01-01T00:00:00Z">
        <w:r>
          <w:t xml:space="preserve"> </w:t>
        </w:r>
      </w:ins>
      <w:ins w:id="994" w:author="PR Preview" w:date="2024-01-01T00:00:00Z">
        <w:r>
          <w:t xml:space="preserve">in R)</w:t>
        </w:r>
      </w:ins>
      <w:ins w:id="994" w:author="PR Preview" w:date="2024-01-01T00:00:00Z">
        <w:r>
          <w:t xml:space="preserve"> </w:t>
        </w:r>
      </w:ins>
      <w:ins w:id="994" w:author="PR Preview" w:date="2024-01-01T00:00:00Z">
        <w:r>
          <w:t xml:space="preserve">over deeply nested calls like</w:t>
        </w:r>
      </w:ins>
      <w:ins w:id="994" w:author="PR Preview" w:date="2024-01-01T00:00:00Z">
        <w:r>
          <w:t xml:space="preserve"> </w:t>
        </w:r>
      </w:ins>
      <w:ins w:id="994" w:author="PR Preview" w:date="2024-01-01T00:00:00Z">
        <w:r>
          <w:rPr>
            <w:rStyle w:val="VerbatimChar"/>
          </w:rPr>
          <w:t xml:space="preserve">f(g(h(x)))</w:t>
        </w:r>
      </w:ins>
      <w:ins w:id="994" w:author="PR Preview" w:date="2024-01-01T00:00:00Z">
        <w:r>
          <w:t xml:space="preserve">.</w:t>
        </w:r>
      </w:ins>
      <w:ins w:id="994" w:author="PR Preview" w:date="2024-01-01T00:00:00Z">
        <w:r>
          <w:t xml:space="preserve"> </w:t>
        </w:r>
      </w:ins>
      <w:ins w:id="994" w:author="PR Preview" w:date="2024-01-01T00:00:00Z">
        <w:r>
          <w:t xml:space="preserve">Naming each step makes the data flow read top-to-bottom</w:t>
        </w:r>
      </w:ins>
      <w:ins w:id="994" w:author="PR Preview" w:date="2024-01-01T00:00:00Z">
        <w:r>
          <w:t xml:space="preserve"> </w:t>
        </w:r>
      </w:ins>
      <w:ins w:id="994" w:author="PR Preview" w:date="2024-01-01T00:00:00Z">
        <w:r>
          <w:t xml:space="preserve">and leaves intermediate values inspectable in a debugger.</w:t>
        </w:r>
      </w:ins>
    </w:p>
    <w:p>
      <w:pPr>
        <w:pStyle w:val="Compact"/>
        <w:numPr>
          <w:ilvl w:val="0"/>
          <w:numId w:val="1101"/>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ins w:id="996" w:author="PR Preview" w:date="2024-01-01T00:00:00Z">
        <w:r>
          <w:t xml:space="preserve">This is a readability and maintainability default, not an absolute rule —</w:t>
        </w:r>
      </w:ins>
      <w:ins w:id="996" w:author="PR Preview" w:date="2024-01-01T00:00:00Z">
        <w:r>
          <w:t xml:space="preserve"> </w:t>
        </w:r>
      </w:ins>
      <w:ins w:id="996" w:author="PR Preview" w:date="2024-01-01T00:00:00Z">
        <w:r>
          <w:t xml:space="preserve">keep the nesting when flattening it would be more convoluted</w:t>
        </w:r>
      </w:ins>
      <w:ins w:id="996" w:author="PR Preview" w:date="2024-01-01T00:00:00Z">
        <w:r>
          <w:t xml:space="preserve"> </w:t>
        </w:r>
      </w:ins>
      <w:ins w:id="996" w:author="PR Preview" w:date="2024-01-01T00:00:00Z">
        <w:r>
          <w:t xml:space="preserve">(a trivial one-argument wrapper, or a closure that genuinely needs the enclosing scope).</w:t>
        </w:r>
      </w:ins>
    </w:p>
    <w:bookmarkStart w:id="382" w:name="Xe498262ae6be61f401e18dbcc7cafd360e15ce1"/>
    <w:p>
      <w:pPr>
        <w:pStyle w:val="Heading3"/>
      </w:pPr>
      <w:ins w:id="997" w:author="PR Preview" w:date="2024-01-01T00:00:00Z">
        <w:r>
          <w:t xml:space="preserve">7.3.1 Prefer more, simpler steps over fewer, denser ones</w:t>
        </w:r>
      </w:ins>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81">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ins w:id="1001" w:author="PR Preview" w:date="2024-01-01T00:00:00Z">
        <w:r>
          <w:t xml:space="preserve">The gain is the same one named intermediates buy:</w:t>
        </w:r>
      </w:ins>
      <w:ins w:id="1001" w:author="PR Preview" w:date="2024-01-01T00:00:00Z">
        <w:r>
          <w:t xml:space="preserve"> </w:t>
        </w:r>
      </w:ins>
      <w:ins w:id="1001" w:author="PR Preview" w:date="2024-01-01T00:00:00Z">
        <w:r>
          <w:t xml:space="preserve">each step is separately readable, separately testable, and separately replaceable,</w:t>
        </w:r>
      </w:ins>
      <w:ins w:id="1001" w:author="PR Preview" w:date="2024-01-01T00:00:00Z">
        <w:r>
          <w:t xml:space="preserve"> </w:t>
        </w:r>
      </w:ins>
      <w:ins w:id="1001" w:author="PR Preview" w:date="2024-01-01T00:00:00Z">
        <w:r>
          <w:t xml:space="preserve">and a change lands in one step rather than in the middle of a compound one.</w:t>
        </w:r>
      </w:ins>
      <w:ins w:id="1001" w:author="PR Preview" w:date="2024-01-01T00:00:00Z">
        <w:r>
          <w:t xml:space="preserve"> </w:t>
        </w:r>
      </w:ins>
      <w:ins w:id="1001" w:author="PR Preview" w:date="2024-01-01T00:00:00Z">
        <w:r>
          <w:t xml:space="preserve">Cost only shows up when a step is traversed enough times for the extra passes to matter —</w:t>
        </w:r>
      </w:ins>
      <w:ins w:id="1001" w:author="PR Preview" w:date="2024-01-01T00:00:00Z">
        <w:r>
          <w:t xml:space="preserve"> </w:t>
        </w:r>
      </w:ins>
      <w:ins w:id="1001" w:author="PR Preview" w:date="2024-01-01T00:00:00Z">
        <w:r>
          <w:t xml:space="preserve">which is a claim to settle with performance benchmarking, not by assumption.</w:t>
        </w:r>
      </w:ins>
    </w:p>
    <w:bookmarkEnd w:id="382"/>
    <w:bookmarkStart w:id="383" w:name="lambdas-in-map-and-apply-family-calls"/>
    <w:p>
      <w:pPr>
        <w:pStyle w:val="Heading3"/>
      </w:pPr>
      <w:ins w:id="1002" w:author="PR Preview" w:date="2024-01-01T00:00:00Z">
        <w:r>
          <w:t xml:space="preserve">7.3.2 Lambdas in map() and apply-family calls</w:t>
        </w:r>
      </w:ins>
    </w:p>
    <w:p>
      <w:pPr>
        <w:pStyle w:val="FirstParagraph"/>
      </w:pPr>
      <w:ins w:id="1003" w:author="PR Preview" w:date="2024-01-01T00:00:00Z">
        <w:r>
          <w:t xml:space="preserve">The nested-definition rule applies to</w:t>
        </w:r>
      </w:ins>
      <w:ins w:id="1003" w:author="PR Preview" w:date="2024-01-01T00:00:00Z">
        <w:r>
          <w:t xml:space="preserve"> </w:t>
        </w:r>
      </w:ins>
      <w:ins w:id="1003" w:author="PR Preview" w:date="2024-01-01T00:00:00Z">
        <w:r>
          <w:rPr>
            <w:rStyle w:val="VerbatimChar"/>
          </w:rPr>
          <w:t xml:space="preserve">purrr::map*()</w:t>
        </w:r>
      </w:ins>
      <w:ins w:id="1003" w:author="PR Preview" w:date="2024-01-01T00:00:00Z">
        <w:r>
          <w:t xml:space="preserve"> </w:t>
        </w:r>
      </w:ins>
      <w:ins w:id="1003" w:author="PR Preview" w:date="2024-01-01T00:00:00Z">
        <w:r>
          <w:t xml:space="preserve">/</w:t>
        </w:r>
      </w:ins>
      <w:ins w:id="1003" w:author="PR Preview" w:date="2024-01-01T00:00:00Z">
        <w:r>
          <w:t xml:space="preserve"> </w:t>
        </w:r>
      </w:ins>
      <w:ins w:id="1003" w:author="PR Preview" w:date="2024-01-01T00:00:00Z">
        <w:r>
          <w:rPr>
            <w:rStyle w:val="VerbatimChar"/>
          </w:rPr>
          <w:t xml:space="preserve">pmap*()</w:t>
        </w:r>
      </w:ins>
      <w:ins w:id="1003" w:author="PR Preview" w:date="2024-01-01T00:00:00Z">
        <w:r>
          <w:t xml:space="preserve"> </w:t>
        </w:r>
      </w:ins>
      <w:ins w:id="1003" w:author="PR Preview" w:date="2024-01-01T00:00:00Z">
        <w:r>
          <w:t xml:space="preserve">/</w:t>
        </w:r>
      </w:ins>
      <w:ins w:id="1003" w:author="PR Preview" w:date="2024-01-01T00:00:00Z">
        <w:r>
          <w:t xml:space="preserve"> </w:t>
        </w:r>
      </w:ins>
      <w:ins w:id="1003" w:author="PR Preview" w:date="2024-01-01T00:00:00Z">
        <w:r>
          <w:rPr>
            <w:rStyle w:val="VerbatimChar"/>
          </w:rPr>
          <w:t xml:space="preserve">lapply()</w:t>
        </w:r>
      </w:ins>
      <w:ins w:id="1003" w:author="PR Preview" w:date="2024-01-01T00:00:00Z">
        <w:r>
          <w:t xml:space="preserve">-family call sites too:</w:t>
        </w:r>
      </w:ins>
      <w:ins w:id="1003" w:author="PR Preview" w:date="2024-01-01T00:00:00Z">
        <w:r>
          <w:t xml:space="preserve"> </w:t>
        </w:r>
      </w:ins>
      <w:ins w:id="1003" w:author="PR Preview" w:date="2024-01-01T00:00:00Z">
        <w:r>
          <w:t xml:space="preserve">do not wrap a named function in an anonymous function (lambda) just to fix constant arguments.</w:t>
        </w:r>
      </w:ins>
      <w:ins w:id="1003" w:author="PR Preview" w:date="2024-01-01T00:00:00Z">
        <w:r>
          <w:t xml:space="preserve"> </w:t>
        </w:r>
      </w:ins>
      <w:ins w:id="1003" w:author="PR Preview" w:date="2024-01-01T00:00:00Z">
        <w:r>
          <w:t xml:space="preserve">Pass the mapped elements positionally and the constants through the mapping function’s</w:t>
        </w:r>
      </w:ins>
      <w:ins w:id="1003" w:author="PR Preview" w:date="2024-01-01T00:00:00Z">
        <w:r>
          <w:t xml:space="preserve"> </w:t>
        </w:r>
      </w:ins>
      <w:ins w:id="1003" w:author="PR Preview" w:date="2024-01-01T00:00:00Z">
        <w:r>
          <w:rPr>
            <w:rStyle w:val="VerbatimChar"/>
          </w:rPr>
          <w:t xml:space="preserve">...</w:t>
        </w:r>
      </w:ins>
      <w:ins w:id="1003" w:author="PR Preview" w:date="2024-01-01T00:00:00Z">
        <w:r>
          <w:t xml:space="preserve">:</w:t>
        </w:r>
      </w:ins>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ins w:id="1005" w:author="PR Preview" w:date="2024-01-01T00:00:00Z">
        <w:r>
          <w:rPr>
            <w:rStyle w:val="VerbatimChar"/>
          </w:rPr>
          <w:t xml:space="preserve">purrr</w:t>
        </w:r>
      </w:ins>
      <w:ins w:id="1005" w:author="PR Preview" w:date="2024-01-01T00:00:00Z">
        <w:r>
          <w:t xml:space="preserve">’s own documentation mildly recommends shorthand lambdas over</w:t>
        </w:r>
      </w:ins>
      <w:ins w:id="1005" w:author="PR Preview" w:date="2024-01-01T00:00:00Z">
        <w:r>
          <w:t xml:space="preserve"> </w:t>
        </w:r>
      </w:ins>
      <w:ins w:id="1005" w:author="PR Preview" w:date="2024-01-01T00:00:00Z">
        <w:r>
          <w:rPr>
            <w:rStyle w:val="VerbatimChar"/>
          </w:rPr>
          <w:t xml:space="preserve">...</w:t>
        </w:r>
      </w:ins>
      <w:ins w:id="1005" w:author="PR Preview" w:date="2024-01-01T00:00:00Z">
        <w:r>
          <w:t xml:space="preserve">-passing.</w:t>
        </w:r>
      </w:ins>
      <w:ins w:id="1005" w:author="PR Preview" w:date="2024-01-01T00:00:00Z">
        <w:r>
          <w:t xml:space="preserve"> </w:t>
        </w:r>
      </w:ins>
      <w:ins w:id="1005" w:author="PR Preview" w:date="2024-01-01T00:00:00Z">
        <w:r>
          <w:t xml:space="preserve">This preference deliberately overrides that:</w:t>
        </w:r>
      </w:ins>
      <w:ins w:id="1005" w:author="PR Preview" w:date="2024-01-01T00:00:00Z">
        <w:r>
          <w:t xml:space="preserve"> </w:t>
        </w:r>
      </w:ins>
      <w:ins w:id="1005" w:author="PR Preview" w:date="2024-01-01T00:00:00Z">
        <w:r>
          <w:t xml:space="preserve">when the mapped elements line up with the callee’s leading parameters,</w:t>
        </w:r>
      </w:ins>
      <w:ins w:id="1005" w:author="PR Preview" w:date="2024-01-01T00:00:00Z">
        <w:r>
          <w:t xml:space="preserve"> </w:t>
        </w:r>
      </w:ins>
      <w:ins w:id="1005" w:author="PR Preview" w:date="2024-01-01T00:00:00Z">
        <w:r>
          <w:t xml:space="preserve">use</w:t>
        </w:r>
      </w:ins>
      <w:ins w:id="1005" w:author="PR Preview" w:date="2024-01-01T00:00:00Z">
        <w:r>
          <w:t xml:space="preserve"> </w:t>
        </w:r>
      </w:ins>
      <w:ins w:id="1005" w:author="PR Preview" w:date="2024-01-01T00:00:00Z">
        <w:r>
          <w:rPr>
            <w:rStyle w:val="VerbatimChar"/>
          </w:rPr>
          <w:t xml:space="preserve">...</w:t>
        </w:r>
      </w:ins>
      <w:ins w:id="1005" w:author="PR Preview" w:date="2024-01-01T00:00:00Z">
        <w:r>
          <w:t xml:space="preserve"> </w:t>
        </w:r>
      </w:ins>
      <w:ins w:id="1005" w:author="PR Preview" w:date="2024-01-01T00:00:00Z">
        <w:r>
          <w:t xml:space="preserve">and skip the wrapper.</w:t>
        </w:r>
      </w:ins>
    </w:p>
    <w:p>
      <w:pPr>
        <w:pStyle w:val="BodyText"/>
      </w:pPr>
      <w:ins w:id="1006" w:author="PR Preview" w:date="2024-01-01T00:00:00Z">
        <w:r>
          <w:t xml:space="preserve">When a wrapper genuinely is necessary —</w:t>
        </w:r>
      </w:ins>
      <w:ins w:id="1006" w:author="PR Preview" w:date="2024-01-01T00:00:00Z">
        <w:r>
          <w:t xml:space="preserve"> </w:t>
        </w:r>
      </w:ins>
      <w:ins w:id="1006" w:author="PR Preview" w:date="2024-01-01T00:00:00Z">
        <w:r>
          <w:t xml:space="preserve">the mapped element is not the callee’s leading argument,</w:t>
        </w:r>
      </w:ins>
      <w:ins w:id="1006" w:author="PR Preview" w:date="2024-01-01T00:00:00Z">
        <w:r>
          <w:t xml:space="preserve"> </w:t>
        </w:r>
      </w:ins>
      <w:ins w:id="1006" w:author="PR Preview" w:date="2024-01-01T00:00:00Z">
        <w:r>
          <w:t xml:space="preserve">is used more than once in the body,</w:t>
        </w:r>
      </w:ins>
      <w:ins w:id="1006" w:author="PR Preview" w:date="2024-01-01T00:00:00Z">
        <w:r>
          <w:t xml:space="preserve"> </w:t>
        </w:r>
      </w:ins>
      <w:ins w:id="1006" w:author="PR Preview" w:date="2024-01-01T00:00:00Z">
        <w:r>
          <w:t xml:space="preserve">or the body is a real expression rather than a single call —</w:t>
        </w:r>
      </w:ins>
      <w:ins w:id="1006" w:author="PR Preview" w:date="2024-01-01T00:00:00Z">
        <w:r>
          <w:t xml:space="preserve"> </w:t>
        </w:r>
      </w:ins>
      <w:ins w:id="1006" w:author="PR Preview" w:date="2024-01-01T00:00:00Z">
        <w:r>
          <w:t xml:space="preserve">define a named wrapper function in its own file rather than an inline lambda.</w:t>
        </w:r>
      </w:ins>
      <w:ins w:id="1006" w:author="PR Preview" w:date="2024-01-01T00:00:00Z">
        <w:r>
          <w:t xml:space="preserve"> </w:t>
        </w:r>
      </w:ins>
      <w:ins w:id="1006" w:author="PR Preview" w:date="2024-01-01T00:00:00Z">
        <w:r>
          <w:t xml:space="preserve">The one exception is a demonstrated performance reason to define the wrapper</w:t>
        </w:r>
      </w:ins>
      <w:ins w:id="1006" w:author="PR Preview" w:date="2024-01-01T00:00:00Z">
        <w:r>
          <w:t xml:space="preserve"> </w:t>
        </w:r>
      </w:ins>
      <w:ins w:id="1006" w:author="PR Preview" w:date="2024-01-01T00:00:00Z">
        <w:r>
          <w:t xml:space="preserve">nested inside the calling function</w:t>
        </w:r>
      </w:ins>
      <w:ins w:id="1006" w:author="PR Preview" w:date="2024-01-01T00:00:00Z">
        <w:r>
          <w:t xml:space="preserve"> </w:t>
        </w:r>
      </w:ins>
      <w:ins w:id="1006" w:author="PR Preview" w:date="2024-01-01T00:00:00Z">
        <w:r>
          <w:t xml:space="preserve">(e.g. it must close over a large enclosing-scope object that would otherwise be passed repeatedly);</w:t>
        </w:r>
      </w:ins>
      <w:ins w:id="1006" w:author="PR Preview" w:date="2024-01-01T00:00:00Z">
        <w:r>
          <w:t xml:space="preserve"> </w:t>
        </w:r>
      </w:ins>
      <w:ins w:id="1006" w:author="PR Preview" w:date="2024-01-01T00:00:00Z">
        <w:r>
          <w:t xml:space="preserve">that is the same closure escape hatch as the nested-definition rule above.</w:t>
        </w:r>
      </w:ins>
    </w:p>
    <w:bookmarkEnd w:id="383"/>
    <w:bookmarkEnd w:id="384"/>
    <w:bookmarkStart w:id="385" w:name="sec-prefer-packaged-functions"/>
    <w:p>
      <w:pPr>
        <w:pStyle w:val="Heading2"/>
      </w:pPr>
      <w:ins w:id="1007" w:author="PR Preview" w:date="2024-01-01T00:00:00Z">
        <w:r>
          <w:t xml:space="preserve">7.4 Prefer Existing Packaged Functions</w:t>
        </w:r>
      </w:ins>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02"/>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02"/>
        </w:numPr>
      </w:pPr>
      <w:ins w:id="1010" w:author="PR Preview" w:date="2024-01-01T00:00:00Z">
        <w:r>
          <w:t xml:space="preserve">Reach for the packaged version unless it is genuinely unfit —</w:t>
        </w:r>
      </w:ins>
      <w:ins w:id="1010" w:author="PR Preview" w:date="2024-01-01T00:00:00Z">
        <w:r>
          <w:t xml:space="preserve"> </w:t>
        </w:r>
      </w:ins>
      <w:ins w:id="1010" w:author="PR Preview" w:date="2024-01-01T00:00:00Z">
        <w:r>
          <w:t xml:space="preserve">the wrong API, a heavy dependency for a one-liner, or it does not quite do what you need.</w:t>
        </w:r>
      </w:ins>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ins w:id="1013" w:author="PR Preview" w:date="2024-01-01T00:00:00Z">
        <w:r>
          <w:t xml:space="preserve">One reason to skip a packaged function does not count:</w:t>
        </w:r>
      </w:ins>
      <w:ins w:id="1013" w:author="PR Preview" w:date="2024-01-01T00:00:00Z">
        <w:r>
          <w:t xml:space="preserve"> </w:t>
        </w:r>
      </w:ins>
      <w:ins w:id="1013" w:author="PR Preview" w:date="2024-01-01T00:00:00Z">
        <w:r>
          <w:t xml:space="preserve">an environment your own change chose.</w:t>
        </w:r>
      </w:ins>
      <w:ins w:id="1013" w:author="PR Preview" w:date="2024-01-01T00:00:00Z">
        <w:r>
          <w:t xml:space="preserve"> </w:t>
        </w:r>
      </w:ins>
      <w:ins w:id="1013" w:author="PR Preview" w:date="2024-01-01T00:00:00Z">
        <w:r>
          <w:t xml:space="preserve">“The script runs on a bare R, so</w:t>
        </w:r>
      </w:ins>
      <w:ins w:id="1013" w:author="PR Preview" w:date="2024-01-01T00:00:00Z">
        <w:r>
          <w:t xml:space="preserve"> </w:t>
        </w:r>
      </w:ins>
      <w:ins w:id="1013" w:author="PR Preview" w:date="2024-01-01T00:00:00Z">
        <w:r>
          <w:rPr>
            <w:rStyle w:val="VerbatimChar"/>
          </w:rPr>
          <w:t xml:space="preserve">rlang</w:t>
        </w:r>
      </w:ins>
      <w:ins w:id="1013" w:author="PR Preview" w:date="2024-01-01T00:00:00Z">
        <w:r>
          <w:t xml:space="preserve"> </w:t>
        </w:r>
      </w:ins>
      <w:ins w:id="1013" w:author="PR Preview" w:date="2024-01-01T00:00:00Z">
        <w:r>
          <w:t xml:space="preserve">is unreachable”</w:t>
        </w:r>
      </w:ins>
      <w:ins w:id="1013" w:author="PR Preview" w:date="2024-01-01T00:00:00Z">
        <w:r>
          <w:t xml:space="preserve"> </w:t>
        </w:r>
      </w:ins>
      <w:ins w:id="1013" w:author="PR Preview" w:date="2024-01-01T00:00:00Z">
        <w:r>
          <w:t xml:space="preserve">is not evidence that</w:t>
        </w:r>
      </w:ins>
      <w:ins w:id="1013" w:author="PR Preview" w:date="2024-01-01T00:00:00Z">
        <w:r>
          <w:t xml:space="preserve"> </w:t>
        </w:r>
      </w:ins>
      <w:ins w:id="1013" w:author="PR Preview" w:date="2024-01-01T00:00:00Z">
        <w:r>
          <w:rPr>
            <w:rStyle w:val="VerbatimChar"/>
          </w:rPr>
          <w:t xml:space="preserve">rlang</w:t>
        </w:r>
      </w:ins>
      <w:ins w:id="1013" w:author="PR Preview" w:date="2024-01-01T00:00:00Z">
        <w:r>
          <w:t xml:space="preserve"> </w:t>
        </w:r>
      </w:ins>
      <w:ins w:id="1013" w:author="PR Preview" w:date="2024-01-01T00:00:00Z">
        <w:r>
          <w:t xml:space="preserve">does not fit when this change is what decided the script would run that way.</w:t>
        </w:r>
      </w:ins>
      <w:ins w:id="1013" w:author="PR Preview" w:date="2024-01-01T00:00:00Z">
        <w:r>
          <w:t xml:space="preserve"> </w:t>
        </w:r>
      </w:ins>
      <w:ins w:id="1013" w:author="PR Preview" w:date="2024-01-01T00:00:00Z">
        <w:r>
          <w:t xml:space="preserve">Install the package, fix the CI job, and re-run the comparison.</w:t>
        </w:r>
      </w:ins>
    </w:p>
    <w:p>
      <w:pPr>
        <w:pStyle w:val="Compact"/>
        <w:numPr>
          <w:ilvl w:val="0"/>
          <w:numId w:val="1103"/>
        </w:numPr>
      </w:pPr>
      <w:ins w:id="1014" w:author="PR Preview" w:date="2024-01-01T00:00:00Z">
        <w:r>
          <w:rPr>
            <w:b/>
            <w:bCs/>
          </w:rPr>
          <w:t xml:space="preserve">Do:</w:t>
        </w:r>
      </w:ins>
      <w:ins w:id="1014" w:author="PR Preview" w:date="2024-01-01T00:00:00Z">
        <w:r>
          <w:t xml:space="preserve"> </w:t>
        </w:r>
      </w:ins>
      <w:ins w:id="1014" w:author="PR Preview" w:date="2024-01-01T00:00:00Z">
        <w:r>
          <w:t xml:space="preserve">say whether a constraint ruling out a package is external or one of ours,</w:t>
        </w:r>
      </w:ins>
      <w:ins w:id="1014" w:author="PR Preview" w:date="2024-01-01T00:00:00Z">
        <w:r>
          <w:t xml:space="preserve"> </w:t>
        </w:r>
      </w:ins>
      <w:ins w:id="1014" w:author="PR Preview" w:date="2024-01-01T00:00:00Z">
        <w:r>
          <w:t xml:space="preserve">before letting it decide.</w:t>
        </w:r>
      </w:ins>
    </w:p>
    <w:p>
      <w:pPr>
        <w:pStyle w:val="Compact"/>
        <w:numPr>
          <w:ilvl w:val="0"/>
          <w:numId w:val="1103"/>
        </w:numPr>
      </w:pPr>
      <w:ins w:id="1015" w:author="PR Preview" w:date="2024-01-01T00:00:00Z">
        <w:r>
          <w:rPr>
            <w:b/>
            <w:bCs/>
          </w:rPr>
          <w:t xml:space="preserve">Don’t:</w:t>
        </w:r>
      </w:ins>
      <w:ins w:id="1015" w:author="PR Preview" w:date="2024-01-01T00:00:00Z">
        <w:r>
          <w:t xml:space="preserve"> </w:t>
        </w:r>
      </w:ins>
      <w:ins w:id="1015" w:author="PR Preview" w:date="2024-01-01T00:00:00Z">
        <w:r>
          <w:t xml:space="preserve">verify a self-imposed constraint and report that as having justified the hand-rolled version.</w:t>
        </w:r>
      </w:ins>
    </w:p>
    <w:bookmarkEnd w:id="385"/>
    <w:bookmarkStart w:id="387" w:name="sec-per-operation-grouping"/>
    <w:p>
      <w:pPr>
        <w:pStyle w:val="Heading2"/>
      </w:pPr>
      <w:ins w:id="1016" w:author="PR Preview" w:date="2024-01-01T00:00:00Z">
        <w:r>
          <w:t xml:space="preserve">7.5 Prefer Per-Operation Grouping</w:t>
        </w:r>
      </w:ins>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ins w:id="1018" w:author="PR Preview" w:date="2024-01-01T00:00:00Z">
        <w:r>
          <w:rPr>
            <w:rStyle w:val="CommentTok"/>
          </w:rPr>
          <w:t xml:space="preserve"># Preferred --- grouping is scoped to this summarise(), no ungroup() needed</w:t>
        </w:r>
      </w:ins>
      <w:ins w:id="1018" w:author="PR Preview" w:date="2024-01-01T00:00:00Z">
        <w:r>
          <w:br/>
        </w:r>
      </w:ins>
      <w:ins w:id="1018" w:author="PR Preview" w:date="2024-01-01T00:00:00Z">
        <w:r>
          <w:rPr>
            <w:rStyle w:val="NormalTok"/>
          </w:rPr>
          <w:t xml:space="preserve">df </w:t>
        </w:r>
      </w:ins>
      <w:ins w:id="1018" w:author="PR Preview" w:date="2024-01-01T00:00:00Z">
        <w:r>
          <w:rPr>
            <w:rStyle w:val="SpecialCharTok"/>
          </w:rPr>
          <w:t xml:space="preserve">|&gt;</w:t>
        </w:r>
      </w:ins>
      <w:ins w:id="1018" w:author="PR Preview" w:date="2024-01-01T00:00:00Z">
        <w:r>
          <w:rPr>
            <w:rStyle w:val="NormalTok"/>
          </w:rPr>
          <w:t xml:space="preserve"> </w:t>
        </w:r>
      </w:ins>
      <w:ins w:id="1018" w:author="PR Preview" w:date="2024-01-01T00:00:00Z">
        <w:r>
          <w:rPr>
            <w:rStyle w:val="FunctionTok"/>
          </w:rPr>
          <w:t xml:space="preserve">summarise</w:t>
        </w:r>
      </w:ins>
      <w:ins w:id="1018" w:author="PR Preview" w:date="2024-01-01T00:00:00Z">
        <w:r>
          <w:rPr>
            <w:rStyle w:val="NormalTok"/>
          </w:rPr>
          <w:t xml:space="preserve">(</w:t>
        </w:r>
      </w:ins>
      <w:ins w:id="1018" w:author="PR Preview" w:date="2024-01-01T00:00:00Z">
        <w:r>
          <w:rPr>
            <w:rStyle w:val="AttributeTok"/>
          </w:rPr>
          <w:t xml:space="preserve">mean_x =</w:t>
        </w:r>
      </w:ins>
      <w:ins w:id="1018" w:author="PR Preview" w:date="2024-01-01T00:00:00Z">
        <w:r>
          <w:rPr>
            <w:rStyle w:val="NormalTok"/>
          </w:rPr>
          <w:t xml:space="preserve"> </w:t>
        </w:r>
      </w:ins>
      <w:ins w:id="1018" w:author="PR Preview" w:date="2024-01-01T00:00:00Z">
        <w:r>
          <w:rPr>
            <w:rStyle w:val="FunctionTok"/>
          </w:rPr>
          <w:t xml:space="preserve">mean</w:t>
        </w:r>
      </w:ins>
      <w:ins w:id="1018" w:author="PR Preview" w:date="2024-01-01T00:00:00Z">
        <w:r>
          <w:rPr>
            <w:rStyle w:val="NormalTok"/>
          </w:rPr>
          <w:t xml:space="preserve">(x), </w:t>
        </w:r>
      </w:ins>
      <w:ins w:id="1018" w:author="PR Preview" w:date="2024-01-01T00:00:00Z">
        <w:r>
          <w:rPr>
            <w:rStyle w:val="AttributeTok"/>
          </w:rPr>
          <w:t xml:space="preserve">.by =</w:t>
        </w:r>
      </w:ins>
      <w:ins w:id="1018" w:author="PR Preview" w:date="2024-01-01T00:00:00Z">
        <w:r>
          <w:rPr>
            <w:rStyle w:val="NormalTok"/>
          </w:rPr>
          <w:t xml:space="preserve"> group_col)</w:t>
        </w:r>
      </w:ins>
      <w:ins w:id="1018" w:author="PR Preview" w:date="2024-01-01T00:00:00Z">
        <w:r>
          <w:br/>
        </w:r>
      </w:ins>
      <w:ins w:id="1018" w:author="PR Preview" w:date="2024-01-01T00:00:00Z">
        <w:r>
          <w:br/>
        </w:r>
      </w:ins>
      <w:ins w:id="1018" w:author="PR Preview" w:date="2024-01-01T00:00:00Z">
        <w:r>
          <w:rPr>
            <w:rStyle w:val="CommentTok"/>
          </w:rPr>
          <w:t xml:space="preserve"># Avoid --- group_by() persists and must be manually ungroup()'d</w:t>
        </w:r>
      </w:ins>
      <w:ins w:id="1018" w:author="PR Preview" w:date="2024-01-01T00:00:00Z">
        <w:r>
          <w:br/>
        </w:r>
      </w:ins>
      <w:ins w:id="1018" w:author="PR Preview" w:date="2024-01-01T00:00:00Z">
        <w:r>
          <w:rPr>
            <w:rStyle w:val="NormalTok"/>
          </w:rPr>
          <w:t xml:space="preserve">df </w:t>
        </w:r>
      </w:ins>
      <w:ins w:id="1018" w:author="PR Preview" w:date="2024-01-01T00:00:00Z">
        <w:r>
          <w:rPr>
            <w:rStyle w:val="SpecialCharTok"/>
          </w:rPr>
          <w:t xml:space="preserve">|&gt;</w:t>
        </w:r>
      </w:ins>
      <w:ins w:id="1018" w:author="PR Preview" w:date="2024-01-01T00:00:00Z">
        <w:r>
          <w:rPr>
            <w:rStyle w:val="NormalTok"/>
          </w:rPr>
          <w:t xml:space="preserve"> </w:t>
        </w:r>
      </w:ins>
      <w:ins w:id="1018" w:author="PR Preview" w:date="2024-01-01T00:00:00Z">
        <w:r>
          <w:rPr>
            <w:rStyle w:val="FunctionTok"/>
          </w:rPr>
          <w:t xml:space="preserve">group_by</w:t>
        </w:r>
      </w:ins>
      <w:ins w:id="1018" w:author="PR Preview" w:date="2024-01-01T00:00:00Z">
        <w:r>
          <w:rPr>
            <w:rStyle w:val="NormalTok"/>
          </w:rPr>
          <w:t xml:space="preserve">(group_col) </w:t>
        </w:r>
      </w:ins>
      <w:ins w:id="1018" w:author="PR Preview" w:date="2024-01-01T00:00:00Z">
        <w:r>
          <w:rPr>
            <w:rStyle w:val="SpecialCharTok"/>
          </w:rPr>
          <w:t xml:space="preserve">|&gt;</w:t>
        </w:r>
      </w:ins>
      <w:ins w:id="1018" w:author="PR Preview" w:date="2024-01-01T00:00:00Z">
        <w:r>
          <w:rPr>
            <w:rStyle w:val="NormalTok"/>
          </w:rPr>
          <w:t xml:space="preserve"> </w:t>
        </w:r>
      </w:ins>
      <w:ins w:id="1018" w:author="PR Preview" w:date="2024-01-01T00:00:00Z">
        <w:r>
          <w:rPr>
            <w:rStyle w:val="FunctionTok"/>
          </w:rPr>
          <w:t xml:space="preserve">summarise</w:t>
        </w:r>
      </w:ins>
      <w:ins w:id="1018" w:author="PR Preview" w:date="2024-01-01T00:00:00Z">
        <w:r>
          <w:rPr>
            <w:rStyle w:val="NormalTok"/>
          </w:rPr>
          <w:t xml:space="preserve">(</w:t>
        </w:r>
      </w:ins>
      <w:ins w:id="1018" w:author="PR Preview" w:date="2024-01-01T00:00:00Z">
        <w:r>
          <w:rPr>
            <w:rStyle w:val="AttributeTok"/>
          </w:rPr>
          <w:t xml:space="preserve">mean_x =</w:t>
        </w:r>
      </w:ins>
      <w:ins w:id="1018" w:author="PR Preview" w:date="2024-01-01T00:00:00Z">
        <w:r>
          <w:rPr>
            <w:rStyle w:val="NormalTok"/>
          </w:rPr>
          <w:t xml:space="preserve"> </w:t>
        </w:r>
      </w:ins>
      <w:ins w:id="1018" w:author="PR Preview" w:date="2024-01-01T00:00:00Z">
        <w:r>
          <w:rPr>
            <w:rStyle w:val="FunctionTok"/>
          </w:rPr>
          <w:t xml:space="preserve">mean</w:t>
        </w:r>
      </w:ins>
      <w:ins w:id="1018" w:author="PR Preview" w:date="2024-01-01T00:00:00Z">
        <w:r>
          <w:rPr>
            <w:rStyle w:val="NormalTok"/>
          </w:rPr>
          <w:t xml:space="preserve">(x)) </w:t>
        </w:r>
      </w:ins>
      <w:ins w:id="1018" w:author="PR Preview" w:date="2024-01-01T00:00:00Z">
        <w:r>
          <w:rPr>
            <w:rStyle w:val="SpecialCharTok"/>
          </w:rPr>
          <w:t xml:space="preserve">|&gt;</w:t>
        </w:r>
      </w:ins>
      <w:ins w:id="1018" w:author="PR Preview" w:date="2024-01-01T00:00:00Z">
        <w:r>
          <w:rPr>
            <w:rStyle w:val="NormalTok"/>
          </w:rPr>
          <w:t xml:space="preserve"> </w:t>
        </w:r>
      </w:ins>
      <w:ins w:id="1018" w:author="PR Preview" w:date="2024-01-01T00:00:00Z">
        <w:r>
          <w:rPr>
            <w:rStyle w:val="FunctionTok"/>
          </w:rPr>
          <w:t xml:space="preserve">ungroup</w:t>
        </w:r>
      </w:ins>
      <w:ins w:id="1018" w:author="PR Preview" w:date="2024-01-01T00:00:00Z">
        <w:r>
          <w:rPr>
            <w:rStyle w:val="NormalTok"/>
          </w:rPr>
          <w:t xml:space="preserve">()</w:t>
        </w:r>
      </w:ins>
    </w:p>
    <w:p>
      <w:pPr>
        <w:pStyle w:val="FirstParagraph"/>
      </w:pPr>
      <w:r>
        <w:t xml:space="preserve">Reference:</w:t>
      </w:r>
      <w:r>
        <w:t xml:space="preserve"> </w:t>
      </w:r>
      <w:hyperlink r:id="rId386">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387"/>
    <w:bookmarkStart w:id="392" w:name="sec-avoid-hardcoding-external-data"/>
    <w:p>
      <w:pPr>
        <w:pStyle w:val="Heading2"/>
      </w:pPr>
      <w:ins w:id="1021" w:author="PR Preview" w:date="2024-01-01T00:00:00Z">
        <w:r>
          <w:t xml:space="preserve">7.6 Avoid Hard-Coding Data with an External Source of Truth</w:t>
        </w:r>
      </w:ins>
    </w:p>
    <w:p>
      <w:pPr>
        <w:pStyle w:val="FirstParagraph"/>
      </w:pPr>
      <w:ins w:id="1022" w:author="PR Preview" w:date="2024-01-01T00:00:00Z">
        <w:r>
          <w:t xml:space="preserve">Avoid hard-coding data that already has a reliable external source of truth —</w:t>
        </w:r>
      </w:ins>
      <w:ins w:id="1022" w:author="PR Preview" w:date="2024-01-01T00:00:00Z">
        <w:r>
          <w:t xml:space="preserve"> </w:t>
        </w:r>
      </w:ins>
      <w:ins w:id="1022" w:author="PR Preview" w:date="2024-01-01T00:00:00Z">
        <w:r>
          <w:t xml:space="preserve">a version number, a package list, a dependency’s release date, a set of</w:t>
        </w:r>
      </w:ins>
      <w:ins w:id="1022" w:author="PR Preview" w:date="2024-01-01T00:00:00Z">
        <w:r>
          <w:t xml:space="preserve"> </w:t>
        </w:r>
      </w:ins>
      <w:ins w:id="1022" w:author="PR Preview" w:date="2024-01-01T00:00:00Z">
        <w:r>
          <w:t xml:space="preserve">downstream consumers, a schema, or an enum’s valid values.</w:t>
        </w:r>
      </w:ins>
      <w:ins w:id="1022" w:author="PR Preview" w:date="2024-01-01T00:00:00Z">
        <w:r>
          <w:t xml:space="preserve"> </w:t>
        </w:r>
      </w:ins>
      <w:ins w:id="1022" w:author="PR Preview" w:date="2024-01-01T00:00:00Z">
        <w:r>
          <w:t xml:space="preserve">Read or generate it from that source instead of copying a snapshot into the codebase:</w:t>
        </w:r>
      </w:ins>
    </w:p>
    <w:p>
      <w:pPr>
        <w:pStyle w:val="Compact"/>
        <w:numPr>
          <w:ilvl w:val="0"/>
          <w:numId w:val="1104"/>
        </w:numPr>
      </w:pPr>
      <w:ins w:id="1023" w:author="PR Preview" w:date="2024-01-01T00:00:00Z">
        <w:r>
          <w:rPr>
            <w:b/>
            <w:bCs/>
          </w:rPr>
          <w:t xml:space="preserve">Versions and pins.</w:t>
        </w:r>
      </w:ins>
      <w:ins w:id="1023" w:author="PR Preview" w:date="2024-01-01T00:00:00Z">
        <w:r>
          <w:t xml:space="preserve"> </w:t>
        </w:r>
      </w:ins>
      <w:ins w:id="1023" w:author="PR Preview" w:date="2024-01-01T00:00:00Z">
        <w:r>
          <w:t xml:space="preserve">Do not retype a dependency’s version in prose or a second config file</w:t>
        </w:r>
      </w:ins>
      <w:ins w:id="1023" w:author="PR Preview" w:date="2024-01-01T00:00:00Z">
        <w:r>
          <w:t xml:space="preserve"> </w:t>
        </w:r>
      </w:ins>
      <w:ins w:id="1023" w:author="PR Preview" w:date="2024-01-01T00:00:00Z">
        <w:r>
          <w:t xml:space="preserve">when a lockfile,</w:t>
        </w:r>
      </w:ins>
      <w:ins w:id="1023" w:author="PR Preview" w:date="2024-01-01T00:00:00Z">
        <w:r>
          <w:t xml:space="preserve"> </w:t>
        </w:r>
      </w:ins>
      <w:ins w:id="1023" w:author="PR Preview" w:date="2024-01-01T00:00:00Z">
        <w:r>
          <w:rPr>
            <w:rStyle w:val="VerbatimChar"/>
          </w:rPr>
          <w:t xml:space="preserve">DESCRIPTION</w:t>
        </w:r>
      </w:ins>
      <w:ins w:id="1023" w:author="PR Preview" w:date="2024-01-01T00:00:00Z">
        <w:r>
          <w:t xml:space="preserve">, or manifest already states it —</w:t>
        </w:r>
      </w:ins>
      <w:ins w:id="1023" w:author="PR Preview" w:date="2024-01-01T00:00:00Z">
        <w:r>
          <w:t xml:space="preserve"> </w:t>
        </w:r>
      </w:ins>
      <w:ins w:id="1023" w:author="PR Preview" w:date="2024-01-01T00:00:00Z">
        <w:r>
          <w:t xml:space="preserve">reference that file, or generate the mention from it.</w:t>
        </w:r>
      </w:ins>
    </w:p>
    <w:p>
      <w:pPr>
        <w:pStyle w:val="Compact"/>
        <w:numPr>
          <w:ilvl w:val="0"/>
          <w:numId w:val="1104"/>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390" w:name="X6cd99ac23357f519341a53b23e138c646ea1c45"/>
    <w:p>
      <w:pPr>
        <w:pStyle w:val="Heading3"/>
      </w:pPr>
      <w:ins w:id="1026" w:author="PR Preview" w:date="2024-01-01T00:00:00Z">
        <w:r>
          <w:t xml:space="preserve">7.6.1 Prose enumerations count, and they are the ones that rot unnoticed</w:t>
        </w:r>
      </w:ins>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ins w:id="1028" w:author="PR Preview" w:date="2024-01-01T00:00:00Z">
        <w:r>
          <w:t xml:space="preserve">When a prose list mirrors something the filesystem or an API already enumerates,</w:t>
        </w:r>
      </w:ins>
      <w:ins w:id="1028" w:author="PR Preview" w:date="2024-01-01T00:00:00Z">
        <w:r>
          <w:t xml:space="preserve"> </w:t>
        </w:r>
      </w:ins>
      <w:ins w:id="1028" w:author="PR Preview" w:date="2024-01-01T00:00:00Z">
        <w:r>
          <w:t xml:space="preserve">prefer a pointer to the source over the list:</w:t>
        </w:r>
      </w:ins>
      <w:ins w:id="1028" w:author="PR Preview" w:date="2024-01-01T00:00:00Z">
        <w:r>
          <w:t xml:space="preserve"> </w:t>
        </w:r>
      </w:ins>
      <w:ins w:id="1028" w:author="PR Preview" w:date="2024-01-01T00:00:00Z">
        <w:r>
          <w:t xml:space="preserve">“every fragment under</w:t>
        </w:r>
      </w:ins>
      <w:ins w:id="1028" w:author="PR Preview" w:date="2024-01-01T00:00:00Z">
        <w:r>
          <w:t xml:space="preserve"> </w:t>
        </w:r>
      </w:ins>
      <w:ins w:id="1028" w:author="PR Preview" w:date="2024-01-01T00:00:00Z">
        <w:r>
          <w:rPr>
            <w:rStyle w:val="VerbatimChar"/>
          </w:rPr>
          <w:t xml:space="preserve">coding-style/</w:t>
        </w:r>
      </w:ins>
      <w:ins w:id="1028" w:author="PR Preview" w:date="2024-01-01T00:00:00Z">
        <w:r>
          <w:t xml:space="preserve">”</w:t>
        </w:r>
      </w:ins>
      <w:ins w:id="1028" w:author="PR Preview" w:date="2024-01-01T00:00:00Z">
        <w:r>
          <w:t xml:space="preserve"> </w:t>
        </w:r>
      </w:ins>
      <w:ins w:id="1028" w:author="PR Preview" w:date="2024-01-01T00:00:00Z">
        <w:r>
          <w:t xml:space="preserve">cannot drift,</w:t>
        </w:r>
      </w:ins>
      <w:ins w:id="1028" w:author="PR Preview" w:date="2024-01-01T00:00:00Z">
        <w:r>
          <w:t xml:space="preserve"> </w:t>
        </w:r>
      </w:ins>
      <w:ins w:id="1028" w:author="PR Preview" w:date="2024-01-01T00:00:00Z">
        <w:r>
          <w:t xml:space="preserve">while a parenthetical naming seven of them silently can.</w:t>
        </w:r>
      </w:ins>
      <w:ins w:id="1028" w:author="PR Preview" w:date="2024-01-01T00:00:00Z">
        <w:r>
          <w:t xml:space="preserve"> </w:t>
        </w:r>
      </w:ins>
      <w:ins w:id="1028" w:author="PR Preview" w:date="2024-01-01T00:00:00Z">
        <w:r>
          <w:t xml:space="preserve">Keep an explicit list only where the</w:t>
        </w:r>
      </w:ins>
      <w:ins w:id="1028" w:author="PR Preview" w:date="2024-01-01T00:00:00Z">
        <w:r>
          <w:t xml:space="preserve"> </w:t>
        </w:r>
      </w:ins>
      <w:ins w:id="1028" w:author="PR Preview" w:date="2024-01-01T00:00:00Z">
        <w:r>
          <w:rPr>
            <w:i/>
            <w:iCs/>
          </w:rPr>
          <w:t xml:space="preserve">selection</w:t>
        </w:r>
      </w:ins>
      <w:ins w:id="1028" w:author="PR Preview" w:date="2024-01-01T00:00:00Z">
        <w:r>
          <w:t xml:space="preserve"> </w:t>
        </w:r>
      </w:ins>
      <w:ins w:id="1028" w:author="PR Preview" w:date="2024-01-01T00:00:00Z">
        <w:r>
          <w:t xml:space="preserve">is the point —</w:t>
        </w:r>
      </w:ins>
      <w:ins w:id="1028" w:author="PR Preview" w:date="2024-01-01T00:00:00Z">
        <w:r>
          <w:t xml:space="preserve"> </w:t>
        </w:r>
      </w:ins>
      <w:ins w:id="1028" w:author="PR Preview" w:date="2024-01-01T00:00:00Z">
        <w:r>
          <w:t xml:space="preserve">a curated subset, an ordering that matters —</w:t>
        </w:r>
      </w:ins>
      <w:ins w:id="1028" w:author="PR Preview" w:date="2024-01-01T00:00:00Z">
        <w:r>
          <w:t xml:space="preserve"> </w:t>
        </w:r>
      </w:ins>
      <w:ins w:id="1028" w:author="PR Preview" w:date="2024-01-01T00:00:00Z">
        <w:r>
          <w:t xml:space="preserve">and then say that it is a selection,</w:t>
        </w:r>
      </w:ins>
      <w:ins w:id="1028" w:author="PR Preview" w:date="2024-01-01T00:00:00Z">
        <w:r>
          <w:t xml:space="preserve"> </w:t>
        </w:r>
      </w:ins>
      <w:ins w:id="1028" w:author="PR Preview" w:date="2024-01-01T00:00:00Z">
        <w:r>
          <w:t xml:space="preserve">so a reader knows not to trust it as complete.</w:t>
        </w:r>
      </w:ins>
    </w:p>
    <w:p>
      <w:pPr>
        <w:pStyle w:val="BodyText"/>
      </w:pPr>
      <w:ins w:id="1029" w:author="PR Preview" w:date="2024-01-01T00:00:00Z">
        <w:r>
          <w:rPr>
            <w:b/>
            <w:bCs/>
          </w:rPr>
          <w:t xml:space="preserve">Fixing a drifted list by refreshing it only resets the clock.</w:t>
        </w:r>
      </w:ins>
      <w:ins w:id="1029" w:author="PR Preview" w:date="2024-01-01T00:00:00Z">
        <w:r>
          <w:t xml:space="preserve"> </w:t>
        </w:r>
      </w:ins>
      <w:ins w:id="1029" w:author="PR Preview" w:date="2024-01-01T00:00:00Z">
        <w:r>
          <w:t xml:space="preserve">The list will drift again on the next addition, by exactly the same mechanism.</w:t>
        </w:r>
      </w:ins>
      <w:ins w:id="1029" w:author="PR Preview" w:date="2024-01-01T00:00:00Z">
        <w:r>
          <w:t xml:space="preserve"> </w:t>
        </w:r>
      </w:ins>
      <w:ins w:id="1029" w:author="PR Preview" w:date="2024-01-01T00:00:00Z">
        <w:r>
          <w:t xml:space="preserve">Replace it with the pointer instead,</w:t>
        </w:r>
      </w:ins>
      <w:ins w:id="1029" w:author="PR Preview" w:date="2024-01-01T00:00:00Z">
        <w:r>
          <w:t xml:space="preserve"> </w:t>
        </w:r>
      </w:ins>
      <w:ins w:id="1029" w:author="PR Preview" w:date="2024-01-01T00:00:00Z">
        <w:r>
          <w:t xml:space="preserve">and treat</w:t>
        </w:r>
      </w:ins>
      <w:ins w:id="1029" w:author="PR Preview" w:date="2024-01-01T00:00:00Z">
        <w:r>
          <w:t xml:space="preserve"> </w:t>
        </w:r>
      </w:ins>
      <w:ins w:id="1029" w:author="PR Preview" w:date="2024-01-01T00:00:00Z">
        <w:r>
          <w:t xml:space="preserve">“this needs updating again”</w:t>
        </w:r>
      </w:ins>
      <w:ins w:id="1029" w:author="PR Preview" w:date="2024-01-01T00:00:00Z">
        <w:r>
          <w:t xml:space="preserve"> </w:t>
        </w:r>
      </w:ins>
      <w:ins w:id="1029" w:author="PR Preview" w:date="2024-01-01T00:00:00Z">
        <w:r>
          <w:t xml:space="preserve">as the signal that it should not have been a list.</w:t>
        </w:r>
      </w:ins>
    </w:p>
    <w:p>
      <w:pPr>
        <w:pStyle w:val="BodyText"/>
      </w:pPr>
      <w:ins w:id="1030" w:author="PR Preview" w:date="2024-01-01T00:00:00Z">
        <w:r>
          <w:rPr>
            <w:b/>
            <w:bCs/>
          </w:rPr>
          <w:t xml:space="preserve">A softened count is still a pinned count.</w:t>
        </w:r>
      </w:ins>
      <w:ins w:id="1030" w:author="PR Preview" w:date="2024-01-01T00:00:00Z">
        <w:r>
          <w:t xml:space="preserve"> </w:t>
        </w:r>
      </w:ins>
      <w:ins w:id="1030" w:author="PR Preview" w:date="2024-01-01T00:00:00Z">
        <w:r>
          <w:t xml:space="preserve">The rule that refreshing a drifted list only resets the clock has a near-miss.</w:t>
        </w:r>
      </w:ins>
      <w:ins w:id="1030" w:author="PR Preview" w:date="2024-01-01T00:00:00Z">
        <w:r>
          <w:t xml:space="preserve"> </w:t>
        </w:r>
      </w:ins>
      <w:ins w:id="1030" w:author="PR Preview" w:date="2024-01-01T00:00:00Z">
        <w:r>
          <w:t xml:space="preserve">The move it does not rule out is replacing the figure with a vaguer version of itself —</w:t>
        </w:r>
      </w:ins>
      <w:ins w:id="1030" w:author="PR Preview" w:date="2024-01-01T00:00:00Z">
        <w:r>
          <w:t xml:space="preserve"> </w:t>
        </w:r>
      </w:ins>
      <w:ins w:id="1030" w:author="PR Preview" w:date="2024-01-01T00:00:00Z">
        <w:r>
          <w:t xml:space="preserve">“on the order of 90K+ tokens across the ~60 files in it”</w:t>
        </w:r>
      </w:ins>
      <w:ins w:id="1030" w:author="PR Preview" w:date="2024-01-01T00:00:00Z">
        <w:r>
          <w:t xml:space="preserve"> </w:t>
        </w:r>
      </w:ins>
      <w:ins w:id="1030" w:author="PR Preview" w:date="2024-01-01T00:00:00Z">
        <w:r>
          <w:t xml:space="preserve">in place of</w:t>
        </w:r>
      </w:ins>
      <w:ins w:id="1030" w:author="PR Preview" w:date="2024-01-01T00:00:00Z">
        <w:r>
          <w:t xml:space="preserve"> </w:t>
        </w:r>
      </w:ins>
      <w:ins w:id="1030" w:author="PR Preview" w:date="2024-01-01T00:00:00Z">
        <w:r>
          <w:t xml:space="preserve">“~74-92K tokens across 59 files”</w:t>
        </w:r>
      </w:ins>
      <w:ins w:id="1030" w:author="PR Preview" w:date="2024-01-01T00:00:00Z">
        <w:r>
          <w:t xml:space="preserve">.</w:t>
        </w:r>
      </w:ins>
      <w:ins w:id="1030" w:author="PR Preview" w:date="2024-01-01T00:00:00Z">
        <w:r>
          <w:t xml:space="preserve"> </w:t>
        </w:r>
      </w:ins>
      <w:ins w:id="1030" w:author="PR Preview" w:date="2024-01-01T00:00:00Z">
        <w:r>
          <w:t xml:space="preserve">Hedging acknowledges the imprecision and changes nothing about the mechanism,</w:t>
        </w:r>
      </w:ins>
      <w:ins w:id="1030" w:author="PR Preview" w:date="2024-01-01T00:00:00Z">
        <w:r>
          <w:t xml:space="preserve"> </w:t>
        </w:r>
      </w:ins>
      <w:ins w:id="1030" w:author="PR Preview" w:date="2024-01-01T00:00:00Z">
        <w:r>
          <w:t xml:space="preserve">so the substitution reads as careful while drifting on the same schedule:</w:t>
        </w:r>
      </w:ins>
      <w:ins w:id="1030" w:author="PR Preview" w:date="2024-01-01T00:00:00Z">
        <w:r>
          <w:t xml:space="preserve"> </w:t>
        </w:r>
      </w:ins>
      <w:ins w:id="1030" w:author="PR Preview" w:date="2024-01-01T00:00:00Z">
        <w:r>
          <w:t xml:space="preserve">a tree can shrink past</w:t>
        </w:r>
      </w:ins>
      <w:ins w:id="1030" w:author="PR Preview" w:date="2024-01-01T00:00:00Z">
        <w:r>
          <w:t xml:space="preserve"> </w:t>
        </w:r>
      </w:ins>
      <w:ins w:id="1030" w:author="PR Preview" w:date="2024-01-01T00:00:00Z">
        <w:r>
          <w:t xml:space="preserve">“90K+”</w:t>
        </w:r>
      </w:ins>
      <w:ins w:id="1030" w:author="PR Preview" w:date="2024-01-01T00:00:00Z">
        <w:r>
          <w:t xml:space="preserve"> </w:t>
        </w:r>
      </w:ins>
      <w:ins w:id="1030" w:author="PR Preview" w:date="2024-01-01T00:00:00Z">
        <w:r>
          <w:t xml:space="preserve">as easily as it grew past an exact figure.</w:t>
        </w:r>
      </w:ins>
    </w:p>
    <w:p>
      <w:pPr>
        <w:pStyle w:val="BodyText"/>
      </w:pPr>
      <w:ins w:id="1031" w:author="PR Preview" w:date="2024-01-01T00:00:00Z">
        <w:r>
          <w:t xml:space="preserve">The tell is that such a sentence has to describe its own restraint.</w:t>
        </w:r>
      </w:ins>
      <w:ins w:id="1031" w:author="PR Preview" w:date="2024-01-01T00:00:00Z">
        <w:r>
          <w:t xml:space="preserve"> </w:t>
        </w:r>
      </w:ins>
      <w:ins w:id="1031" w:author="PR Preview" w:date="2024-01-01T00:00:00Z">
        <w:r>
          <w:t xml:space="preserve">A form needing a clause like</w:t>
        </w:r>
      </w:ins>
      <w:ins w:id="1031" w:author="PR Preview" w:date="2024-01-01T00:00:00Z">
        <w:r>
          <w:t xml:space="preserve"> </w:t>
        </w:r>
      </w:ins>
      <w:ins w:id="1031" w:author="PR Preview" w:date="2024-01-01T00:00:00Z">
        <w:r>
          <w:t xml:space="preserve">“a count this sentence deliberately does not pin”</w:t>
        </w:r>
      </w:ins>
      <w:ins w:id="1031" w:author="PR Preview" w:date="2024-01-01T00:00:00Z">
        <w:r>
          <w:t xml:space="preserve"> </w:t>
        </w:r>
      </w:ins>
      <w:ins w:id="1031" w:author="PR Preview" w:date="2024-01-01T00:00:00Z">
        <w:r>
          <w:t xml:space="preserve">pinned one,</w:t>
        </w:r>
      </w:ins>
      <w:ins w:id="1031" w:author="PR Preview" w:date="2024-01-01T00:00:00Z">
        <w:r>
          <w:t xml:space="preserve"> </w:t>
        </w:r>
      </w:ins>
      <w:ins w:id="1031" w:author="PR Preview" w:date="2024-01-01T00:00:00Z">
        <w:r>
          <w:t xml:space="preserve">or it would have nothing to disclaim.</w:t>
        </w:r>
      </w:ins>
      <w:ins w:id="1031" w:author="PR Preview" w:date="2024-01-01T00:00:00Z">
        <w:r>
          <w:t xml:space="preserve"> </w:t>
        </w:r>
      </w:ins>
      <w:ins w:id="1031" w:author="PR Preview" w:date="2024-01-01T00:00:00Z">
        <w:r>
          <w:t xml:space="preserve">The pointer form needs no such clause,</w:t>
        </w:r>
      </w:ins>
      <w:ins w:id="1031" w:author="PR Preview" w:date="2024-01-01T00:00:00Z">
        <w:r>
          <w:t xml:space="preserve"> </w:t>
        </w:r>
      </w:ins>
      <w:ins w:id="1031" w:author="PR Preview" w:date="2024-01-01T00:00:00Z">
        <w:r>
          <w:t xml:space="preserve">because it names the query rather than an answer.</w:t>
        </w:r>
      </w:ins>
    </w:p>
    <w:p>
      <w:pPr>
        <w:pStyle w:val="BodyText"/>
      </w:pPr>
      <w:ins w:id="1032" w:author="PR Preview" w:date="2024-01-01T00:00:00Z">
        <w:r>
          <w:t xml:space="preserve">Hedging is the wrong answer whether or not the figure has a source.</w:t>
        </w:r>
      </w:ins>
      <w:ins w:id="1032" w:author="PR Preview" w:date="2024-01-01T00:00:00Z">
        <w:r>
          <w:t xml:space="preserve"> </w:t>
        </w:r>
      </w:ins>
      <w:ins w:id="1032" w:author="PR Preview" w:date="2024-01-01T00:00:00Z">
        <w:r>
          <w:t xml:space="preserve">What the source decides is which right answer applies,</w:t>
        </w:r>
      </w:ins>
      <w:ins w:id="1032" w:author="PR Preview" w:date="2024-01-01T00:00:00Z">
        <w:r>
          <w:t xml:space="preserve"> </w:t>
        </w:r>
      </w:ins>
      <w:ins w:id="1032" w:author="PR Preview" w:date="2024-01-01T00:00:00Z">
        <w:r>
          <w:t xml:space="preserve">and the discriminator is whether a</w:t>
        </w:r>
      </w:ins>
      <w:ins w:id="1032" w:author="PR Preview" w:date="2024-01-01T00:00:00Z">
        <w:r>
          <w:t xml:space="preserve"> </w:t>
        </w:r>
      </w:ins>
      <w:ins w:id="1032" w:author="PR Preview" w:date="2024-01-01T00:00:00Z">
        <w:r>
          <w:rPr>
            <w:i/>
            <w:iCs/>
          </w:rPr>
          <w:t xml:space="preserve">source can be named</w:t>
        </w:r>
      </w:ins>
      <w:ins w:id="1032" w:author="PR Preview" w:date="2024-01-01T00:00:00Z">
        <w:r>
          <w:t xml:space="preserve"> </w:t>
        </w:r>
      </w:ins>
      <w:ins w:id="1032" w:author="PR Preview" w:date="2024-01-01T00:00:00Z">
        <w:r>
          <w:t xml:space="preserve">rather than whether a command exists.</w:t>
        </w:r>
      </w:ins>
      <w:ins w:id="1032" w:author="PR Preview" w:date="2024-01-01T00:00:00Z">
        <w:r>
          <w:t xml:space="preserve"> </w:t>
        </w:r>
      </w:ins>
      <w:ins w:id="1032" w:author="PR Preview" w:date="2024-01-01T00:00:00Z">
        <w:r>
          <w:t xml:space="preserve">A figure whose source is nameable — a directory, an API, a lockfile — gets the pointer.</w:t>
        </w:r>
      </w:ins>
      <w:ins w:id="1032" w:author="PR Preview" w:date="2024-01-01T00:00:00Z">
        <w:r>
          <w:t xml:space="preserve"> </w:t>
        </w:r>
      </w:ins>
      <w:ins w:id="1032" w:author="PR Preview" w:date="2024-01-01T00:00:00Z">
        <w:r>
          <w:t xml:space="preserve">A count of the items in the block directly beneath it names nothing,</w:t>
        </w:r>
      </w:ins>
      <w:ins w:id="1032" w:author="PR Preview" w:date="2024-01-01T00:00:00Z">
        <w:r>
          <w:t xml:space="preserve"> </w:t>
        </w:r>
      </w:ins>
      <w:ins w:id="1032" w:author="PR Preview" w:date="2024-01-01T00:00:00Z">
        <w:r>
          <w:t xml:space="preserve">so it gets dropped or re-derived instead.</w:t>
        </w:r>
      </w:ins>
    </w:p>
    <w:p>
      <w:pPr>
        <w:pStyle w:val="Compact"/>
        <w:numPr>
          <w:ilvl w:val="0"/>
          <w:numId w:val="1105"/>
        </w:numPr>
      </w:pPr>
      <w:ins w:id="1033" w:author="PR Preview" w:date="2024-01-01T00:00:00Z">
        <w:r>
          <w:rPr>
            <w:b/>
            <w:bCs/>
          </w:rPr>
          <w:t xml:space="preserve">Do:</w:t>
        </w:r>
      </w:ins>
      <w:ins w:id="1033" w:author="PR Preview" w:date="2024-01-01T00:00:00Z">
        <w:r>
          <w:t xml:space="preserve"> </w:t>
        </w:r>
      </w:ins>
      <w:ins w:id="1033" w:author="PR Preview" w:date="2024-01-01T00:00:00Z">
        <w:r>
          <w:t xml:space="preserve">replace a figure the filesystem or an API enumerates with the command that derives it.</w:t>
        </w:r>
      </w:ins>
    </w:p>
    <w:p>
      <w:pPr>
        <w:pStyle w:val="Compact"/>
        <w:numPr>
          <w:ilvl w:val="0"/>
          <w:numId w:val="1105"/>
        </w:numPr>
      </w:pPr>
      <w:ins w:id="1034" w:author="PR Preview" w:date="2024-01-01T00:00:00Z">
        <w:r>
          <w:rPr>
            <w:b/>
            <w:bCs/>
          </w:rPr>
          <w:t xml:space="preserve">Don’t:</w:t>
        </w:r>
      </w:ins>
      <w:ins w:id="1034" w:author="PR Preview" w:date="2024-01-01T00:00:00Z">
        <w:r>
          <w:t xml:space="preserve"> </w:t>
        </w:r>
      </w:ins>
      <w:ins w:id="1034" w:author="PR Preview" w:date="2024-01-01T00:00:00Z">
        <w:r>
          <w:t xml:space="preserve">hedge such a figure and keep it — an approximation drifts on the same schedule the exact value did.</w:t>
        </w:r>
      </w:ins>
    </w:p>
    <w:p>
      <w:pPr>
        <w:pStyle w:val="FirstParagraph"/>
      </w:pPr>
      <w:ins w:id="1035" w:author="PR Preview" w:date="2024-01-01T00:00:00Z">
        <w:r>
          <w:t xml:space="preserve">This is conditioned on the external source being</w:t>
        </w:r>
      </w:ins>
      <w:ins w:id="1035" w:author="PR Preview" w:date="2024-01-01T00:00:00Z">
        <w:r>
          <w:t xml:space="preserve"> </w:t>
        </w:r>
      </w:ins>
      <w:ins w:id="1035" w:author="PR Preview" w:date="2024-01-01T00:00:00Z">
        <w:r>
          <w:rPr>
            <w:b/>
            <w:bCs/>
          </w:rPr>
          <w:t xml:space="preserve">reliably available</w:t>
        </w:r>
      </w:ins>
      <w:ins w:id="1035" w:author="PR Preview" w:date="2024-01-01T00:00:00Z">
        <w:r>
          <w:t xml:space="preserve"> </w:t>
        </w:r>
      </w:ins>
      <w:ins w:id="1035" w:author="PR Preview" w:date="2024-01-01T00:00:00Z">
        <w:r>
          <w:t xml:space="preserve">—</w:t>
        </w:r>
      </w:ins>
      <w:ins w:id="1035" w:author="PR Preview" w:date="2024-01-01T00:00:00Z">
        <w:r>
          <w:t xml:space="preserve"> </w:t>
        </w:r>
      </w:ins>
      <w:ins w:id="1035" w:author="PR Preview" w:date="2024-01-01T00:00:00Z">
        <w:r>
          <w:t xml:space="preserve">do not add a network fetch or a fragile dependency where a static value would do.</w:t>
        </w:r>
      </w:ins>
      <w:ins w:id="1035" w:author="PR Preview" w:date="2024-01-01T00:00:00Z">
        <w:r>
          <w:t xml:space="preserve"> </w:t>
        </w:r>
      </w:ins>
      <w:ins w:id="1035" w:author="PR Preview" w:date="2024-01-01T00:00:00Z">
        <w:r>
          <w:t xml:space="preserve">A constant that has no external owner (a magic number intrinsic to the algorithm, a default chosen by this project)</w:t>
        </w:r>
      </w:ins>
      <w:ins w:id="1035" w:author="PR Preview" w:date="2024-01-01T00:00:00Z">
        <w:r>
          <w:t xml:space="preserve"> </w:t>
        </w:r>
      </w:ins>
      <w:ins w:id="1035" w:author="PR Preview" w:date="2024-01-01T00:00:00Z">
        <w:r>
          <w:t xml:space="preserve">is not</w:t>
        </w:r>
      </w:ins>
      <w:ins w:id="1035" w:author="PR Preview" w:date="2024-01-01T00:00:00Z">
        <w:r>
          <w:t xml:space="preserve"> </w:t>
        </w:r>
      </w:ins>
      <w:ins w:id="1035" w:author="PR Preview" w:date="2024-01-01T00:00:00Z">
        <w:r>
          <w:t xml:space="preserve">“hard-coded data”</w:t>
        </w:r>
      </w:ins>
      <w:ins w:id="1035" w:author="PR Preview" w:date="2024-01-01T00:00:00Z">
        <w:r>
          <w:t xml:space="preserve"> </w:t>
        </w:r>
      </w:ins>
      <w:ins w:id="1035" w:author="PR Preview" w:date="2024-01-01T00:00:00Z">
        <w:r>
          <w:t xml:space="preserve">in this sense — it is just a value.</w:t>
        </w:r>
      </w:ins>
      <w:ins w:id="1035" w:author="PR Preview" w:date="2024-01-01T00:00:00Z">
        <w:r>
          <w:t xml:space="preserve"> </w:t>
        </w:r>
      </w:ins>
      <w:ins w:id="1035" w:author="PR Preview" w:date="2024-01-01T00:00:00Z">
        <w:r>
          <w:t xml:space="preserve">The target is duplicated</w:t>
        </w:r>
      </w:ins>
      <w:ins w:id="1035" w:author="PR Preview" w:date="2024-01-01T00:00:00Z">
        <w:r>
          <w:t xml:space="preserve"> </w:t>
        </w:r>
      </w:ins>
      <w:ins w:id="1035" w:author="PR Preview" w:date="2024-01-01T00:00:00Z">
        <w:r>
          <w:rPr>
            <w:i/>
            <w:iCs/>
          </w:rPr>
          <w:t xml:space="preserve">ownership</w:t>
        </w:r>
      </w:ins>
      <w:ins w:id="1035" w:author="PR Preview" w:date="2024-01-01T00:00:00Z">
        <w:r>
          <w:t xml:space="preserve"> </w:t>
        </w:r>
      </w:ins>
      <w:ins w:id="1035" w:author="PR Preview" w:date="2024-01-01T00:00:00Z">
        <w:r>
          <w:t xml:space="preserve">of a fact:</w:t>
        </w:r>
      </w:ins>
      <w:ins w:id="1035" w:author="PR Preview" w:date="2024-01-01T00:00:00Z">
        <w:r>
          <w:t xml:space="preserve"> </w:t>
        </w:r>
      </w:ins>
      <w:ins w:id="1035" w:author="PR Preview" w:date="2024-01-01T00:00:00Z">
        <w:r>
          <w:t xml:space="preserve">if updating the external source should have updated this value too, and did not,</w:t>
        </w:r>
      </w:ins>
      <w:ins w:id="1035" w:author="PR Preview" w:date="2024-01-01T00:00:00Z">
        <w:r>
          <w:t xml:space="preserve"> </w:t>
        </w:r>
      </w:ins>
      <w:ins w:id="1035" w:author="PR Preview" w:date="2024-01-01T00:00:00Z">
        <w:r>
          <w:t xml:space="preserve">that is the bug this guidance prevents.</w:t>
        </w:r>
      </w:ins>
    </w:p>
    <w:bookmarkStart w:id="388" w:name="X45da8616c13d9849c5079b09e6f10b14b1e8a62"/>
    <w:p>
      <w:pPr>
        <w:pStyle w:val="Heading4"/>
      </w:pPr>
      <w:ins w:id="1036" w:author="PR Preview" w:date="2024-01-01T00:00:00Z">
        <w:r>
          <w:t xml:space="preserve">7.6.1.1 A count in the prose above a block is the same duplicate, one line away</w:t>
        </w:r>
      </w:ins>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ins w:id="1038" w:author="PR Preview" w:date="2024-01-01T00:00:00Z">
        <w:r>
          <w:t xml:space="preserve">Two things keep it out of view at exactly that moment:</w:t>
        </w:r>
      </w:ins>
    </w:p>
    <w:p>
      <w:pPr>
        <w:pStyle w:val="Compact"/>
        <w:numPr>
          <w:ilvl w:val="0"/>
          <w:numId w:val="1106"/>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06"/>
        </w:numPr>
      </w:pPr>
      <w:ins w:id="1040" w:author="PR Preview" w:date="2024-01-01T00:00:00Z">
        <w:r>
          <w:t xml:space="preserve">Adjacency reads as safe.</w:t>
        </w:r>
      </w:ins>
      <w:ins w:id="1040" w:author="PR Preview" w:date="2024-01-01T00:00:00Z">
        <w:r>
          <w:t xml:space="preserve"> </w:t>
        </w:r>
      </w:ins>
      <w:ins w:id="1040" w:author="PR Preview" w:date="2024-01-01T00:00:00Z">
        <w:r>
          <w:t xml:space="preserve">A count of items in a distant file is obviously fragile,</w:t>
        </w:r>
      </w:ins>
      <w:ins w:id="1040" w:author="PR Preview" w:date="2024-01-01T00:00:00Z">
        <w:r>
          <w:t xml:space="preserve"> </w:t>
        </w:r>
      </w:ins>
      <w:ins w:id="1040" w:author="PR Preview" w:date="2024-01-01T00:00:00Z">
        <w:r>
          <w:t xml:space="preserve">and that visible fragility is what makes anyone check it.</w:t>
        </w:r>
      </w:ins>
      <w:ins w:id="1040" w:author="PR Preview" w:date="2024-01-01T00:00:00Z">
        <w:r>
          <w:t xml:space="preserve"> </w:t>
        </w:r>
      </w:ins>
      <w:ins w:id="1040" w:author="PR Preview" w:date="2024-01-01T00:00:00Z">
        <w:r>
          <w:t xml:space="preserve">A count one line above the thing it counts feels like it cannot drift,</w:t>
        </w:r>
      </w:ins>
      <w:ins w:id="1040" w:author="PR Preview" w:date="2024-01-01T00:00:00Z">
        <w:r>
          <w:t xml:space="preserve"> </w:t>
        </w:r>
      </w:ins>
      <w:ins w:id="1040" w:author="PR Preview" w:date="2024-01-01T00:00:00Z">
        <w:r>
          <w:t xml:space="preserve">since both are on the screen at once —</w:t>
        </w:r>
      </w:ins>
      <w:ins w:id="1040" w:author="PR Preview" w:date="2024-01-01T00:00:00Z">
        <w:r>
          <w:t xml:space="preserve"> </w:t>
        </w:r>
      </w:ins>
      <w:ins w:id="1040" w:author="PR Preview" w:date="2024-01-01T00:00:00Z">
        <w:r>
          <w:t xml:space="preserve">which is precisely why nobody looks at the prose while editing the block.</w:t>
        </w:r>
      </w:ins>
    </w:p>
    <w:p>
      <w:pPr>
        <w:pStyle w:val="FirstParagraph"/>
      </w:pPr>
      <w:ins w:id="1041" w:author="PR Preview" w:date="2024-01-01T00:00:00Z">
        <w:r>
          <w:t xml:space="preserve">Two remedies that work:</w:t>
        </w:r>
      </w:ins>
    </w:p>
    <w:p>
      <w:pPr>
        <w:pStyle w:val="Compact"/>
        <w:numPr>
          <w:ilvl w:val="0"/>
          <w:numId w:val="1107"/>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07"/>
        </w:numPr>
      </w:pPr>
      <w:ins w:id="1043" w:author="PR Preview" w:date="2024-01-01T00:00:00Z">
        <w:r>
          <w:rPr>
            <w:b/>
            <w:bCs/>
          </w:rPr>
          <w:t xml:space="preserve">Re-derive it mechanically before pushing</w:t>
        </w:r>
      </w:ins>
      <w:ins w:id="1043" w:author="PR Preview" w:date="2024-01-01T00:00:00Z">
        <w:r>
          <w:t xml:space="preserve">,</w:t>
        </w:r>
      </w:ins>
      <w:ins w:id="1043" w:author="PR Preview" w:date="2024-01-01T00:00:00Z">
        <w:r>
          <w:t xml:space="preserve"> </w:t>
        </w:r>
      </w:ins>
      <w:ins w:id="1043" w:author="PR Preview" w:date="2024-01-01T00:00:00Z">
        <w:r>
          <w:t xml:space="preserve">when the number is doing real work in the sentence.</w:t>
        </w:r>
      </w:ins>
      <w:ins w:id="1043" w:author="PR Preview" w:date="2024-01-01T00:00:00Z">
        <w:r>
          <w:t xml:space="preserve"> </w:t>
        </w:r>
      </w:ins>
      <w:ins w:id="1043" w:author="PR Preview" w:date="2024-01-01T00:00:00Z">
        <w:r>
          <w:t xml:space="preserve">One command decides it exactly,</w:t>
        </w:r>
      </w:ins>
      <w:ins w:id="1043" w:author="PR Preview" w:date="2024-01-01T00:00:00Z">
        <w:r>
          <w:t xml:space="preserve"> </w:t>
        </w:r>
      </w:ins>
      <w:ins w:id="1043" w:author="PR Preview" w:date="2024-01-01T00:00:00Z">
        <w:r>
          <w:t xml:space="preserve">which makes this a check to automate rather than something to settle by recollection.</w:t>
        </w:r>
      </w:ins>
    </w:p>
    <w:p>
      <w:pPr>
        <w:pStyle w:val="FirstParagraph"/>
      </w:pPr>
      <w:ins w:id="1044" w:author="PR Preview" w:date="2024-01-01T00:00:00Z">
        <w:r>
          <w:t xml:space="preserve">Scope that counting command to the block, not to the whole file.</w:t>
        </w:r>
      </w:ins>
      <w:ins w:id="1044" w:author="PR Preview" w:date="2024-01-01T00:00:00Z">
        <w:r>
          <w:t xml:space="preserve"> </w:t>
        </w:r>
      </w:ins>
      <w:ins w:id="1044" w:author="PR Preview" w:date="2024-01-01T00:00:00Z">
        <w:r>
          <w:t xml:space="preserve">A file-wide</w:t>
        </w:r>
      </w:ins>
      <w:ins w:id="1044" w:author="PR Preview" w:date="2024-01-01T00:00:00Z">
        <w:r>
          <w:t xml:space="preserve"> </w:t>
        </w:r>
      </w:ins>
      <w:ins w:id="1044" w:author="PR Preview" w:date="2024-01-01T00:00:00Z">
        <w:r>
          <w:rPr>
            <w:rStyle w:val="VerbatimChar"/>
          </w:rPr>
          <w:t xml:space="preserve">grep -c</w:t>
        </w:r>
      </w:ins>
      <w:ins w:id="1044" w:author="PR Preview" w:date="2024-01-01T00:00:00Z">
        <w:r>
          <w:t xml:space="preserve"> </w:t>
        </w:r>
      </w:ins>
      <w:ins w:id="1044" w:author="PR Preview" w:date="2024-01-01T00:00:00Z">
        <w:r>
          <w:t xml:space="preserve">is right only while the pattern happens to match nothing outside the block,</w:t>
        </w:r>
      </w:ins>
      <w:ins w:id="1044" w:author="PR Preview" w:date="2024-01-01T00:00:00Z">
        <w:r>
          <w:t xml:space="preserve"> </w:t>
        </w:r>
      </w:ins>
      <w:ins w:id="1044" w:author="PR Preview" w:date="2024-01-01T00:00:00Z">
        <w:r>
          <w:t xml:space="preserve">which is a property of the file today rather than of the command.</w:t>
        </w:r>
      </w:ins>
      <w:ins w:id="1044" w:author="PR Preview" w:date="2024-01-01T00:00:00Z">
        <w:r>
          <w:t xml:space="preserve"> </w:t>
        </w:r>
      </w:ins>
      <w:ins w:id="1044" w:author="PR Preview" w:date="2024-01-01T00:00:00Z">
        <w:r>
          <w:t xml:space="preserve">An unrelated edit that adds one matching line anywhere else silently inflates the count,</w:t>
        </w:r>
      </w:ins>
      <w:ins w:id="1044" w:author="PR Preview" w:date="2024-01-01T00:00:00Z">
        <w:r>
          <w:t xml:space="preserve"> </w:t>
        </w:r>
      </w:ins>
      <w:ins w:id="1044" w:author="PR Preview" w:date="2024-01-01T00:00:00Z">
        <w:r>
          <w:t xml:space="preserve">so the instrument acquires exactly the failure mode it was reached for to prevent.</w:t>
        </w:r>
      </w:ins>
    </w:p>
    <w:p>
      <w:pPr>
        <w:pStyle w:val="Compact"/>
        <w:numPr>
          <w:ilvl w:val="0"/>
          <w:numId w:val="1108"/>
        </w:numPr>
      </w:pPr>
      <w:r>
        <w:rPr>
          <w:b/>
          <w:bCs/>
        </w:rPr>
        <w:t xml:space="preserve">Do:</w:t>
      </w:r>
      <w:r>
        <w:t xml:space="preserve"> </w:t>
      </w:r>
      <w:r>
        <w:t xml:space="preserve">re-read the sentence introducing a block whenever a review finding changes what is in that block.</w:t>
      </w:r>
    </w:p>
    <w:p>
      <w:pPr>
        <w:pStyle w:val="Compact"/>
        <w:numPr>
          <w:ilvl w:val="0"/>
          <w:numId w:val="1108"/>
        </w:numPr>
      </w:pPr>
      <w:r>
        <w:rPr>
          <w:b/>
          <w:bCs/>
        </w:rPr>
        <w:t xml:space="preserve">Do:</w:t>
      </w:r>
      <w:r>
        <w:t xml:space="preserve"> </w:t>
      </w:r>
      <w:r>
        <w:t xml:space="preserve">delete a count the neighbouring block already states, and re-derive by command any count you keep.</w:t>
      </w:r>
    </w:p>
    <w:p>
      <w:pPr>
        <w:pStyle w:val="Compact"/>
        <w:numPr>
          <w:ilvl w:val="0"/>
          <w:numId w:val="1108"/>
        </w:numPr>
      </w:pPr>
      <w:r>
        <w:rPr>
          <w:b/>
          <w:bCs/>
        </w:rPr>
        <w:t xml:space="preserve">Don’t:</w:t>
      </w:r>
      <w:r>
        <w:t xml:space="preserve"> </w:t>
      </w:r>
      <w:r>
        <w:t xml:space="preserve">treat a fix to the block as complete because the finding named only the block.</w:t>
      </w:r>
    </w:p>
    <w:p>
      <w:pPr>
        <w:pStyle w:val="Compact"/>
        <w:numPr>
          <w:ilvl w:val="0"/>
          <w:numId w:val="1108"/>
        </w:numPr>
      </w:pPr>
      <w:r>
        <w:rPr>
          <w:b/>
          <w:bCs/>
        </w:rPr>
        <w:t xml:space="preserve">Don’t:</w:t>
      </w:r>
      <w:r>
        <w:t xml:space="preserve"> </w:t>
      </w:r>
      <w:r>
        <w:t xml:space="preserve">read adjacency as protection — the nearest duplicate is the one your own edit falsifies first.</w:t>
      </w:r>
    </w:p>
    <w:bookmarkEnd w:id="388"/>
    <w:bookmarkStart w:id="389" w:name="X72c8559fef7141ca39114dc26401b510adc0c7e"/>
    <w:p>
      <w:pPr>
        <w:pStyle w:val="Heading4"/>
      </w:pPr>
      <w:ins w:id="1049" w:author="PR Preview" w:date="2024-01-01T00:00:00Z">
        <w:r>
          <w:t xml:space="preserve">7.6.1.2 A qualitative generalization above a block goes unchecked where a count would be re-derived</w:t>
        </w:r>
      </w:ins>
    </w:p>
    <w:p>
      <w:pPr>
        <w:pStyle w:val="FirstParagraph"/>
      </w:pPr>
      <w:ins w:id="1050" w:author="PR Preview" w:date="2024-01-01T00:00:00Z">
        <w:r>
          <w:t xml:space="preserve">The section above governs a</w:t>
        </w:r>
      </w:ins>
      <w:ins w:id="1050" w:author="PR Preview" w:date="2024-01-01T00:00:00Z">
        <w:r>
          <w:t xml:space="preserve"> </w:t>
        </w:r>
      </w:ins>
      <w:ins w:id="1050" w:author="PR Preview" w:date="2024-01-01T00:00:00Z">
        <w:r>
          <w:rPr>
            <w:b/>
            <w:bCs/>
          </w:rPr>
          <w:t xml:space="preserve">count</w:t>
        </w:r>
      </w:ins>
      <w:ins w:id="1050" w:author="PR Preview" w:date="2024-01-01T00:00:00Z">
        <w:r>
          <w:t xml:space="preserve"> </w:t>
        </w:r>
      </w:ins>
      <w:ins w:id="1050" w:author="PR Preview" w:date="2024-01-01T00:00:00Z">
        <w:r>
          <w:t xml:space="preserve">stated above the block it counts,</w:t>
        </w:r>
      </w:ins>
      <w:ins w:id="1050" w:author="PR Preview" w:date="2024-01-01T00:00:00Z">
        <w:r>
          <w:t xml:space="preserve"> </w:t>
        </w:r>
      </w:ins>
      <w:ins w:id="1050" w:author="PR Preview" w:date="2024-01-01T00:00:00Z">
        <w:r>
          <w:t xml:space="preserve">and its remedy is to drop the count or re-derive it by command.</w:t>
        </w:r>
      </w:ins>
      <w:ins w:id="1050" w:author="PR Preview" w:date="2024-01-01T00:00:00Z">
        <w:r>
          <w:t xml:space="preserve"> </w:t>
        </w:r>
      </w:ins>
      <w:ins w:id="1050" w:author="PR Preview" w:date="2024-01-01T00:00:00Z">
        <w:r>
          <w:t xml:space="preserve">A qualitative claim over the same block is the same shape,</w:t>
        </w:r>
      </w:ins>
      <w:ins w:id="1050" w:author="PR Preview" w:date="2024-01-01T00:00:00Z">
        <w:r>
          <w:t xml:space="preserve"> </w:t>
        </w:r>
      </w:ins>
      <w:ins w:id="1050" w:author="PR Preview" w:date="2024-01-01T00:00:00Z">
        <w:r>
          <w:t xml:space="preserve">and it slips past that remedy entirely, because it carries no number to re-derive.</w:t>
        </w:r>
      </w:ins>
    </w:p>
    <w:p>
      <w:pPr>
        <w:pStyle w:val="BodyText"/>
      </w:pPr>
      <w:ins w:id="1051" w:author="PR Preview" w:date="2024-01-01T00:00:00Z">
        <w:r>
          <w:t xml:space="preserve">A count invites verification because it is obviously a number someone must have measured,</w:t>
        </w:r>
      </w:ins>
      <w:ins w:id="1051" w:author="PR Preview" w:date="2024-01-01T00:00:00Z">
        <w:r>
          <w:t xml:space="preserve"> </w:t>
        </w:r>
      </w:ins>
      <w:ins w:id="1051" w:author="PR Preview" w:date="2024-01-01T00:00:00Z">
        <w:r>
          <w:t xml:space="preserve">and a stale one reads as a typo waiting to be caught.</w:t>
        </w:r>
      </w:ins>
      <w:ins w:id="1051" w:author="PR Preview" w:date="2024-01-01T00:00:00Z">
        <w:r>
          <w:t xml:space="preserve"> </w:t>
        </w:r>
      </w:ins>
      <w:ins w:id="1051" w:author="PR Preview" w:date="2024-01-01T00:00:00Z">
        <w:r>
          <w:t xml:space="preserve">A qualitative claim —</w:t>
        </w:r>
      </w:ins>
      <w:ins w:id="1051" w:author="PR Preview" w:date="2024-01-01T00:00:00Z">
        <w:r>
          <w:t xml:space="preserve"> </w:t>
        </w:r>
      </w:ins>
      <w:ins w:id="1051" w:author="PR Preview" w:date="2024-01-01T00:00:00Z">
        <w:r>
          <w:t xml:space="preserve">“always”</w:t>
        </w:r>
      </w:ins>
      <w:ins w:id="1051" w:author="PR Preview" w:date="2024-01-01T00:00:00Z">
        <w:r>
          <w:t xml:space="preserve">,</w:t>
        </w:r>
      </w:ins>
      <w:ins w:id="1051" w:author="PR Preview" w:date="2024-01-01T00:00:00Z">
        <w:r>
          <w:t xml:space="preserve"> </w:t>
        </w:r>
      </w:ins>
      <w:ins w:id="1051" w:author="PR Preview" w:date="2024-01-01T00:00:00Z">
        <w:r>
          <w:t xml:space="preserve">“independently of”</w:t>
        </w:r>
      </w:ins>
      <w:ins w:id="1051" w:author="PR Preview" w:date="2024-01-01T00:00:00Z">
        <w:r>
          <w:t xml:space="preserve">,</w:t>
        </w:r>
      </w:ins>
      <w:ins w:id="1051" w:author="PR Preview" w:date="2024-01-01T00:00:00Z">
        <w:r>
          <w:t xml:space="preserve"> </w:t>
        </w:r>
      </w:ins>
      <w:ins w:id="1051" w:author="PR Preview" w:date="2024-01-01T00:00:00Z">
        <w:r>
          <w:t xml:space="preserve">“in every case”</w:t>
        </w:r>
      </w:ins>
      <w:ins w:id="1051" w:author="PR Preview" w:date="2024-01-01T00:00:00Z">
        <w:r>
          <w:t xml:space="preserve">,</w:t>
        </w:r>
      </w:ins>
      <w:ins w:id="1051" w:author="PR Preview" w:date="2024-01-01T00:00:00Z">
        <w:r>
          <w:t xml:space="preserve"> </w:t>
        </w:r>
      </w:ins>
      <w:ins w:id="1051" w:author="PR Preview" w:date="2024-01-01T00:00:00Z">
        <w:r>
          <w:t xml:space="preserve">“the same in both”</w:t>
        </w:r>
      </w:ins>
      <w:ins w:id="1051" w:author="PR Preview" w:date="2024-01-01T00:00:00Z">
        <w:r>
          <w:t xml:space="preserve"> </w:t>
        </w:r>
      </w:ins>
      <w:ins w:id="1051" w:author="PR Preview" w:date="2024-01-01T00:00:00Z">
        <w:r>
          <w:t xml:space="preserve">—</w:t>
        </w:r>
      </w:ins>
      <w:ins w:id="1051" w:author="PR Preview" w:date="2024-01-01T00:00:00Z">
        <w:r>
          <w:t xml:space="preserve"> </w:t>
        </w:r>
      </w:ins>
      <w:ins w:id="1051" w:author="PR Preview" w:date="2024-01-01T00:00:00Z">
        <w:r>
          <w:t xml:space="preserve">carries no such tell.</w:t>
        </w:r>
      </w:ins>
      <w:ins w:id="1051" w:author="PR Preview" w:date="2024-01-01T00:00:00Z">
        <w:r>
          <w:t xml:space="preserve"> </w:t>
        </w:r>
      </w:ins>
      <w:ins w:id="1051" w:author="PR Preview" w:date="2024-01-01T00:00:00Z">
        <w:r>
          <w:t xml:space="preserve">It reads as characterization rather than as a checkable fact,</w:t>
        </w:r>
      </w:ins>
      <w:ins w:id="1051" w:author="PR Preview" w:date="2024-01-01T00:00:00Z">
        <w:r>
          <w:t xml:space="preserve"> </w:t>
        </w:r>
      </w:ins>
      <w:ins w:id="1051" w:author="PR Preview" w:date="2024-01-01T00:00:00Z">
        <w:r>
          <w:t xml:space="preserve">so it survives review exactly where a count would not.</w:t>
        </w:r>
      </w:ins>
    </w:p>
    <w:p>
      <w:pPr>
        <w:pStyle w:val="BodyText"/>
      </w:pPr>
      <w:ins w:id="1052" w:author="PR Preview" w:date="2024-01-01T00:00:00Z">
        <w:r>
          <w:t xml:space="preserve">The check is not</w:t>
        </w:r>
      </w:ins>
      <w:ins w:id="1052" w:author="PR Preview" w:date="2024-01-01T00:00:00Z">
        <w:r>
          <w:t xml:space="preserve"> </w:t>
        </w:r>
      </w:ins>
      <w:ins w:id="1052" w:author="PR Preview" w:date="2024-01-01T00:00:00Z">
        <w:r>
          <w:t xml:space="preserve">“re-derive the number”</w:t>
        </w:r>
      </w:ins>
      <w:ins w:id="1052" w:author="PR Preview" w:date="2024-01-01T00:00:00Z">
        <w:r>
          <w:t xml:space="preserve"> </w:t>
        </w:r>
      </w:ins>
      <w:ins w:id="1052" w:author="PR Preview" w:date="2024-01-01T00:00:00Z">
        <w:r>
          <w:t xml:space="preserve">— there is none —</w:t>
        </w:r>
      </w:ins>
      <w:ins w:id="1052" w:author="PR Preview" w:date="2024-01-01T00:00:00Z">
        <w:r>
          <w:t xml:space="preserve"> </w:t>
        </w:r>
      </w:ins>
      <w:ins w:id="1052" w:author="PR Preview" w:date="2024-01-01T00:00:00Z">
        <w:r>
          <w:t xml:space="preserve">but</w:t>
        </w:r>
      </w:ins>
      <w:ins w:id="1052" w:author="PR Preview" w:date="2024-01-01T00:00:00Z">
        <w:r>
          <w:t xml:space="preserve"> </w:t>
        </w:r>
      </w:ins>
      <w:ins w:id="1052" w:author="PR Preview" w:date="2024-01-01T00:00:00Z">
        <w:r>
          <w:t xml:space="preserve">“read the introducing sentence against the block”</w:t>
        </w:r>
      </w:ins>
      <w:ins w:id="1052" w:author="PR Preview" w:date="2024-01-01T00:00:00Z">
        <w:r>
          <w:t xml:space="preserve">,</w:t>
        </w:r>
      </w:ins>
      <w:ins w:id="1052" w:author="PR Preview" w:date="2024-01-01T00:00:00Z">
        <w:r>
          <w:t xml:space="preserve"> </w:t>
        </w:r>
      </w:ins>
      <w:ins w:id="1052" w:author="PR Preview" w:date="2024-01-01T00:00:00Z">
        <w:r>
          <w:t xml:space="preserve">applied here to the sentence a table or block sits directly beneath.</w:t>
        </w:r>
      </w:ins>
    </w:p>
    <w:p>
      <w:pPr>
        <w:pStyle w:val="Compact"/>
        <w:numPr>
          <w:ilvl w:val="0"/>
          <w:numId w:val="1109"/>
        </w:numPr>
      </w:pPr>
      <w:ins w:id="1053" w:author="PR Preview" w:date="2024-01-01T00:00:00Z">
        <w:r>
          <w:rPr>
            <w:b/>
            <w:bCs/>
          </w:rPr>
          <w:t xml:space="preserve">Do:</w:t>
        </w:r>
      </w:ins>
      <w:ins w:id="1053" w:author="PR Preview" w:date="2024-01-01T00:00:00Z">
        <w:r>
          <w:t xml:space="preserve"> </w:t>
        </w:r>
      </w:ins>
      <w:ins w:id="1053" w:author="PR Preview" w:date="2024-01-01T00:00:00Z">
        <w:r>
          <w:t xml:space="preserve">re-read a lead-in sentence against its block for what it generalizes or quantifies,</w:t>
        </w:r>
      </w:ins>
      <w:ins w:id="1053" w:author="PR Preview" w:date="2024-01-01T00:00:00Z">
        <w:r>
          <w:t xml:space="preserve"> </w:t>
        </w:r>
      </w:ins>
      <w:ins w:id="1053" w:author="PR Preview" w:date="2024-01-01T00:00:00Z">
        <w:r>
          <w:t xml:space="preserve">not only for a stated count.</w:t>
        </w:r>
      </w:ins>
    </w:p>
    <w:p>
      <w:pPr>
        <w:pStyle w:val="Compact"/>
        <w:numPr>
          <w:ilvl w:val="0"/>
          <w:numId w:val="1109"/>
        </w:numPr>
      </w:pPr>
      <w:ins w:id="1054" w:author="PR Preview" w:date="2024-01-01T00:00:00Z">
        <w:r>
          <w:rPr>
            <w:b/>
            <w:bCs/>
          </w:rPr>
          <w:t xml:space="preserve">Do:</w:t>
        </w:r>
      </w:ins>
      <w:ins w:id="1054" w:author="PR Preview" w:date="2024-01-01T00:00:00Z">
        <w:r>
          <w:t xml:space="preserve"> </w:t>
        </w:r>
      </w:ins>
      <w:ins w:id="1054" w:author="PR Preview" w:date="2024-01-01T00:00:00Z">
        <w:r>
          <w:t xml:space="preserve">treat</w:t>
        </w:r>
      </w:ins>
      <w:ins w:id="1054" w:author="PR Preview" w:date="2024-01-01T00:00:00Z">
        <w:r>
          <w:t xml:space="preserve"> </w:t>
        </w:r>
      </w:ins>
      <w:ins w:id="1054" w:author="PR Preview" w:date="2024-01-01T00:00:00Z">
        <w:r>
          <w:t xml:space="preserve">“always”</w:t>
        </w:r>
      </w:ins>
      <w:ins w:id="1054" w:author="PR Preview" w:date="2024-01-01T00:00:00Z">
        <w:r>
          <w:t xml:space="preserve">,</w:t>
        </w:r>
      </w:ins>
      <w:ins w:id="1054" w:author="PR Preview" w:date="2024-01-01T00:00:00Z">
        <w:r>
          <w:t xml:space="preserve"> </w:t>
        </w:r>
      </w:ins>
      <w:ins w:id="1054" w:author="PR Preview" w:date="2024-01-01T00:00:00Z">
        <w:r>
          <w:t xml:space="preserve">“independently of”</w:t>
        </w:r>
      </w:ins>
      <w:ins w:id="1054" w:author="PR Preview" w:date="2024-01-01T00:00:00Z">
        <w:r>
          <w:t xml:space="preserve">,</w:t>
        </w:r>
      </w:ins>
      <w:ins w:id="1054" w:author="PR Preview" w:date="2024-01-01T00:00:00Z">
        <w:r>
          <w:t xml:space="preserve"> </w:t>
        </w:r>
      </w:ins>
      <w:ins w:id="1054" w:author="PR Preview" w:date="2024-01-01T00:00:00Z">
        <w:r>
          <w:t xml:space="preserve">“in every case”</w:t>
        </w:r>
      </w:ins>
      <w:ins w:id="1054" w:author="PR Preview" w:date="2024-01-01T00:00:00Z">
        <w:r>
          <w:t xml:space="preserve">,</w:t>
        </w:r>
      </w:ins>
      <w:ins w:id="1054" w:author="PR Preview" w:date="2024-01-01T00:00:00Z">
        <w:r>
          <w:t xml:space="preserve"> </w:t>
        </w:r>
      </w:ins>
      <w:ins w:id="1054" w:author="PR Preview" w:date="2024-01-01T00:00:00Z">
        <w:r>
          <w:t xml:space="preserve">“the same in both”</w:t>
        </w:r>
      </w:ins>
      <w:ins w:id="1054" w:author="PR Preview" w:date="2024-01-01T00:00:00Z">
        <w:r>
          <w:t xml:space="preserve"> </w:t>
        </w:r>
      </w:ins>
      <w:ins w:id="1054" w:author="PR Preview" w:date="2024-01-01T00:00:00Z">
        <w:r>
          <w:t xml:space="preserve">as tells that a claim needs checking against the data beneath it.</w:t>
        </w:r>
      </w:ins>
    </w:p>
    <w:p>
      <w:pPr>
        <w:pStyle w:val="Compact"/>
        <w:numPr>
          <w:ilvl w:val="0"/>
          <w:numId w:val="1109"/>
        </w:numPr>
      </w:pPr>
      <w:ins w:id="1055" w:author="PR Preview" w:date="2024-01-01T00:00:00Z">
        <w:r>
          <w:rPr>
            <w:b/>
            <w:bCs/>
          </w:rPr>
          <w:t xml:space="preserve">Don’t:</w:t>
        </w:r>
      </w:ins>
      <w:ins w:id="1055" w:author="PR Preview" w:date="2024-01-01T00:00:00Z">
        <w:r>
          <w:t xml:space="preserve"> </w:t>
        </w:r>
      </w:ins>
      <w:ins w:id="1055" w:author="PR Preview" w:date="2024-01-01T00:00:00Z">
        <w:r>
          <w:t xml:space="preserve">assume a qualitative lead-in is safe because it carries no number that could go stale.</w:t>
        </w:r>
      </w:ins>
    </w:p>
    <w:bookmarkEnd w:id="389"/>
    <w:bookmarkEnd w:id="390"/>
    <w:bookmarkStart w:id="391" w:name="X4e174cb9149f2b2e14b36b2edf87964fcbfdad4"/>
    <w:p>
      <w:pPr>
        <w:pStyle w:val="Heading3"/>
      </w:pPr>
      <w:ins w:id="1056" w:author="PR Preview" w:date="2024-01-01T00:00:00Z">
        <w:r>
          <w:t xml:space="preserve">7.6.2 Where the rule stops: text that records what was observed</w:t>
        </w:r>
      </w:ins>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ins w:id="1059" w:author="PR Preview" w:date="2024-01-01T00:00:00Z">
        <w:r>
          <w:t xml:space="preserve">Three forms, each of which looks like the hard-coding this section bans:</w:t>
        </w:r>
      </w:ins>
    </w:p>
    <w:p>
      <w:pPr>
        <w:pStyle w:val="Compact"/>
        <w:numPr>
          <w:ilvl w:val="0"/>
          <w:numId w:val="1110"/>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0"/>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10"/>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11"/>
        </w:numPr>
      </w:pPr>
      <w:r>
        <w:rPr>
          <w:b/>
          <w:bCs/>
        </w:rPr>
        <w:t xml:space="preserve">Do:</w:t>
      </w:r>
      <w:r>
        <w:t xml:space="preserve"> </w:t>
      </w:r>
      <w:r>
        <w:t xml:space="preserve">parameterize the occurrences that instruct, and leave the ones that record.</w:t>
      </w:r>
    </w:p>
    <w:p>
      <w:pPr>
        <w:pStyle w:val="Compact"/>
        <w:numPr>
          <w:ilvl w:val="0"/>
          <w:numId w:val="1111"/>
        </w:numPr>
      </w:pPr>
      <w:r>
        <w:rPr>
          <w:b/>
          <w:bCs/>
        </w:rPr>
        <w:t xml:space="preserve">Do:</w:t>
      </w:r>
      <w:r>
        <w:t xml:space="preserve"> </w:t>
      </w:r>
      <w:r>
        <w:t xml:space="preserve">decide per occurrence in a file that carries both, reading each one’s surrounding sentence.</w:t>
      </w:r>
    </w:p>
    <w:p>
      <w:pPr>
        <w:pStyle w:val="Compact"/>
        <w:numPr>
          <w:ilvl w:val="0"/>
          <w:numId w:val="1111"/>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11"/>
        </w:numPr>
      </w:pPr>
      <w:ins w:id="1067" w:author="PR Preview" w:date="2024-01-01T00:00:00Z">
        <w:r>
          <w:rPr>
            <w:b/>
            <w:bCs/>
          </w:rPr>
          <w:t xml:space="preserve">Don’t:</w:t>
        </w:r>
      </w:ins>
      <w:ins w:id="1067" w:author="PR Preview" w:date="2024-01-01T00:00:00Z">
        <w:r>
          <w:t xml:space="preserve"> </w:t>
        </w:r>
      </w:ins>
      <w:ins w:id="1067" w:author="PR Preview" w:date="2024-01-01T00:00:00Z">
        <w:r>
          <w:t xml:space="preserve">treat an unparameterized literal inside a case record as a defect left behind —</w:t>
        </w:r>
      </w:ins>
      <w:ins w:id="1067" w:author="PR Preview" w:date="2024-01-01T00:00:00Z">
        <w:r>
          <w:t xml:space="preserve"> </w:t>
        </w:r>
      </w:ins>
      <w:ins w:id="1067" w:author="PR Preview" w:date="2024-01-01T00:00:00Z">
        <w:r>
          <w:t xml:space="preserve">there it is the evidence.</w:t>
        </w:r>
      </w:ins>
    </w:p>
    <w:bookmarkEnd w:id="391"/>
    <w:bookmarkEnd w:id="392"/>
    <w:bookmarkStart w:id="393" w:name="sec-construct-inputs"/>
    <w:p>
      <w:pPr>
        <w:pStyle w:val="Heading2"/>
      </w:pPr>
      <w:ins w:id="1068" w:author="PR Preview" w:date="2024-01-01T00:00:00Z">
        <w:r>
          <w:t xml:space="preserve">7.7 Construct Complex Inputs Before the Call</w:t>
        </w:r>
      </w:ins>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3"/>
    <w:bookmarkStart w:id="396" w:name="comments"/>
    <w:p>
      <w:pPr>
        <w:pStyle w:val="Heading2"/>
      </w:pPr>
      <w:ins w:id="1074" w:author="PR Preview" w:date="2024-01-01T00:00:00Z">
        <w:r>
          <w:t xml:space="preserve">7.8 Comments</w:t>
        </w:r>
      </w:ins>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2"/>
        </w:numPr>
      </w:pPr>
      <w:r>
        <w:t xml:space="preserve">source your config =&gt;</w:t>
      </w:r>
    </w:p>
    <w:p>
      <w:pPr>
        <w:pStyle w:val="Compact"/>
        <w:numPr>
          <w:ilvl w:val="0"/>
          <w:numId w:val="1112"/>
        </w:numPr>
      </w:pPr>
      <w:r>
        <w:t xml:space="preserve">load all your data =&gt;</w:t>
      </w:r>
    </w:p>
    <w:p>
      <w:pPr>
        <w:pStyle w:val="Compact"/>
        <w:numPr>
          <w:ilvl w:val="0"/>
          <w:numId w:val="111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4" name="Picture"/>
                  <a:graphic>
                    <a:graphicData uri="http://schemas.openxmlformats.org/drawingml/2006/picture">
                      <pic:pic>
                        <pic:nvPicPr>
                          <pic:cNvPr descr="/opt/quarto/share/formats/docx/note.png" id="39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96"/>
    <w:bookmarkStart w:id="401" w:name="line-breaks-and-formatting"/>
    <w:p>
      <w:pPr>
        <w:pStyle w:val="Heading2"/>
      </w:pPr>
      <w:ins w:id="1089" w:author="PR Preview" w:date="2024-01-01T00:00:00Z">
        <w:r>
          <w:t xml:space="preserve">7.9 Line Breaks and Formatting</w:t>
        </w:r>
      </w:ins>
    </w:p>
    <w:bookmarkStart w:id="397" w:name="blank-lines-before-lists"/>
    <w:p>
      <w:pPr>
        <w:pStyle w:val="Heading3"/>
      </w:pPr>
      <w:ins w:id="1090" w:author="PR Preview" w:date="2024-01-01T00:00:00Z">
        <w:r>
          <w:t xml:space="preserve">7.9.1 Blank Lines Before Lists</w:t>
        </w:r>
      </w:ins>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97"/>
    <w:bookmarkStart w:id="399" w:name="sec-semantic-line-breaks"/>
    <w:p>
      <w:pPr>
        <w:pStyle w:val="Heading3"/>
      </w:pPr>
      <w:ins w:id="1098" w:author="PR Preview" w:date="2024-01-01T00:00:00Z">
        <w:r>
          <w:t xml:space="preserve">7.9.2 Semantic Line Breaks in Plain Text</w:t>
        </w:r>
      </w:ins>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3"/>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3"/>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98">
        <w:r>
          <w:rPr>
            <w:rStyle w:val="Hyperlink"/>
          </w:rPr>
          <w:t xml:space="preserve">semantic line breaks</w:t>
        </w:r>
      </w:hyperlink>
      <w:r>
        <w:t xml:space="preserve">.</w:t>
      </w:r>
    </w:p>
    <w:p>
      <w:pPr>
        <w:pStyle w:val="BodyText"/>
      </w:pPr>
      <w:r>
        <w:rPr>
          <w:b/>
          <w:bCs/>
        </w:rPr>
        <w:t xml:space="preserve">Guidelines:</w:t>
      </w:r>
    </w:p>
    <w:p>
      <w:pPr>
        <w:pStyle w:val="Compact"/>
        <w:numPr>
          <w:ilvl w:val="0"/>
          <w:numId w:val="1114"/>
        </w:numPr>
      </w:pPr>
      <w:r>
        <w:t xml:space="preserve">Break after complete sentences (at periods)</w:t>
      </w:r>
    </w:p>
    <w:p>
      <w:pPr>
        <w:pStyle w:val="Compact"/>
        <w:numPr>
          <w:ilvl w:val="0"/>
          <w:numId w:val="1114"/>
        </w:numPr>
      </w:pPr>
      <w:r>
        <w:t xml:space="preserve">Break after long phrases or clauses (at commas or conjunctions)</w:t>
      </w:r>
    </w:p>
    <w:p>
      <w:pPr>
        <w:pStyle w:val="Compact"/>
        <w:numPr>
          <w:ilvl w:val="0"/>
          <w:numId w:val="1114"/>
        </w:numPr>
      </w:pPr>
      <w:r>
        <w:t xml:space="preserve">Aim for lines under 80 characters</w:t>
      </w:r>
    </w:p>
    <w:p>
      <w:pPr>
        <w:pStyle w:val="Compact"/>
        <w:numPr>
          <w:ilvl w:val="0"/>
          <w:numId w:val="1114"/>
        </w:numPr>
      </w:pPr>
      <w:r>
        <w:t xml:space="preserve">Keep related short phrases together on one line</w:t>
      </w:r>
    </w:p>
    <w:p>
      <w:pPr>
        <w:pStyle w:val="Compact"/>
        <w:numPr>
          <w:ilvl w:val="0"/>
          <w:numId w:val="1114"/>
        </w:numPr>
      </w:pPr>
      <w:r>
        <w:t xml:space="preserve">Do not break in the middle of inline code, links, or formatting</w:t>
      </w:r>
    </w:p>
    <w:bookmarkEnd w:id="399"/>
    <w:bookmarkStart w:id="400" w:name="line-breaks-in-code"/>
    <w:p>
      <w:pPr>
        <w:pStyle w:val="Heading3"/>
      </w:pPr>
      <w:ins w:id="1117" w:author="PR Preview" w:date="2024-01-01T00:00:00Z">
        <w:r>
          <w:t xml:space="preserve">7.9.3 Line Breaks in Code</w:t>
        </w:r>
      </w:ins>
    </w:p>
    <w:p>
      <w:pPr>
        <w:pStyle w:val="Compact"/>
        <w:numPr>
          <w:ilvl w:val="0"/>
          <w:numId w:val="111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0"/>
    <w:bookmarkEnd w:id="401"/>
    <w:bookmarkStart w:id="403" w:name="markdown-and-quarto-formatting"/>
    <w:p>
      <w:pPr>
        <w:pStyle w:val="Heading2"/>
      </w:pPr>
      <w:ins w:id="1124" w:author="PR Preview" w:date="2024-01-01T00:00:00Z">
        <w:r>
          <w:t xml:space="preserve">7.10 Markdown and Quarto Formatting</w:t>
        </w:r>
      </w:ins>
    </w:p>
    <w:bookmarkStart w:id="402" w:name="writing-about-code-in-quarto-documents"/>
    <w:p>
      <w:pPr>
        <w:pStyle w:val="Heading3"/>
      </w:pPr>
      <w:ins w:id="1125" w:author="PR Preview" w:date="2024-01-01T00:00:00Z">
        <w:r>
          <w:t xml:space="preserve">7.10.1 Writing about code in Quarto documents</w:t>
        </w:r>
      </w:ins>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2"/>
    <w:bookmarkEnd w:id="403"/>
    <w:bookmarkStart w:id="404" w:name="messaging-and-user-communication"/>
    <w:p>
      <w:pPr>
        <w:pStyle w:val="Heading2"/>
      </w:pPr>
      <w:ins w:id="1128" w:author="PR Preview" w:date="2024-01-01T00:00:00Z">
        <w:r>
          <w:t xml:space="preserve">7.11 Messaging and User Communication</w:t>
        </w:r>
      </w:ins>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6"/>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6"/>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6"/>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4"/>
    <w:bookmarkStart w:id="406" w:name="package-code-practices"/>
    <w:p>
      <w:pPr>
        <w:pStyle w:val="Heading2"/>
      </w:pPr>
      <w:ins w:id="1137" w:author="PR Preview" w:date="2024-01-01T00:00:00Z">
        <w:r>
          <w:t xml:space="preserve">7.12 Package Code Practices</w:t>
        </w:r>
      </w:ins>
    </w:p>
    <w:p>
      <w:pPr>
        <w:pStyle w:val="Compact"/>
        <w:numPr>
          <w:ilvl w:val="0"/>
          <w:numId w:val="111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8"/>
        </w:numPr>
      </w:pPr>
      <w:r>
        <w:rPr>
          <w:rStyle w:val="VerbatimChar"/>
        </w:rPr>
        <w:t xml:space="preserve">withr::local_package()</w:t>
      </w:r>
      <w:r>
        <w:t xml:space="preserve"> </w:t>
      </w:r>
      <w:r>
        <w:t xml:space="preserve">for temporary package loading in tests</w:t>
      </w:r>
    </w:p>
    <w:p>
      <w:pPr>
        <w:pStyle w:val="Compact"/>
        <w:numPr>
          <w:ilvl w:val="0"/>
          <w:numId w:val="1117"/>
        </w:numPr>
      </w:pPr>
      <w:r>
        <w:t xml:space="preserve">This keeps the global search path clean and makes dependencies explicit.</w:t>
      </w:r>
      <w:r>
        <w:t xml:space="preserve"> </w:t>
      </w:r>
      <w:r>
        <w:t xml:space="preserve">See</w:t>
      </w:r>
      <w:r>
        <w:t xml:space="preserve"> </w:t>
      </w:r>
      <w:hyperlink r:id="rId405">
        <w:r>
          <w:rPr>
            <w:rStyle w:val="Hyperlink"/>
          </w:rPr>
          <w:t xml:space="preserve">R Packages - The R landscape</w:t>
        </w:r>
      </w:hyperlink>
      <w:r>
        <w:t xml:space="preserve"> </w:t>
      </w:r>
      <w:r>
        <w:t xml:space="preserve">for more details.</w:t>
      </w:r>
    </w:p>
    <w:p>
      <w:pPr>
        <w:pStyle w:val="Compact"/>
        <w:numPr>
          <w:ilvl w:val="0"/>
          <w:numId w:val="111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7"/>
        </w:numPr>
      </w:pPr>
      <w:r>
        <w:rPr>
          <w:b/>
          <w:bCs/>
        </w:rPr>
        <w:t xml:space="preserve">Avoid code duplication</w:t>
      </w:r>
      <w:r>
        <w:t xml:space="preserve">: Extract repeated logic into helper functions</w:t>
      </w:r>
    </w:p>
    <w:bookmarkEnd w:id="406"/>
    <w:bookmarkStart w:id="407" w:name="sec-tidyverse-replacements"/>
    <w:p>
      <w:pPr>
        <w:pStyle w:val="Heading2"/>
      </w:pPr>
      <w:ins w:id="1145" w:author="PR Preview" w:date="2024-01-01T00:00:00Z">
        <w:r>
          <w:t xml:space="preserve">7.13 Tidyverse Replacements</w:t>
        </w:r>
      </w:ins>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07"/>
    <w:bookmarkStart w:id="408" w:name="sec-here-package-style"/>
    <w:p>
      <w:pPr>
        <w:pStyle w:val="Heading2"/>
      </w:pPr>
      <w:ins w:id="1149" w:author="PR Preview" w:date="2024-01-01T00:00:00Z">
        <w:r>
          <w:t xml:space="preserve">7.14 The here Package</w:t>
        </w:r>
      </w:ins>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08"/>
    <w:bookmarkStart w:id="413" w:name="sec-object-naming"/>
    <w:p>
      <w:pPr>
        <w:pStyle w:val="Heading2"/>
      </w:pPr>
      <w:ins w:id="1155" w:author="PR Preview" w:date="2024-01-01T00:00:00Z">
        <w:r>
          <w:t xml:space="preserve">7.15 Object Naming</w:t>
        </w:r>
      </w:ins>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1" name="Picture"/>
                  <a:graphic>
                    <a:graphicData uri="http://schemas.openxmlformats.org/drawingml/2006/picture">
                      <pic:pic>
                        <pic:nvPicPr>
                          <pic:cNvPr descr="/opt/quarto/share/formats/docx/note.png" id="41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3"/>
    <w:bookmarkStart w:id="441" w:name="sec-style-auto-style"/>
    <w:p>
      <w:pPr>
        <w:pStyle w:val="Heading2"/>
      </w:pPr>
      <w:ins w:id="1177" w:author="PR Preview" w:date="2024-01-01T00:00:00Z">
        <w:r>
          <w:t xml:space="preserve">7.16 Automated Tools for Style and Project Workflow</w:t>
        </w:r>
      </w:ins>
    </w:p>
    <w:bookmarkStart w:id="434" w:name="styling"/>
    <w:p>
      <w:pPr>
        <w:pStyle w:val="Heading3"/>
      </w:pPr>
      <w:ins w:id="1178" w:author="PR Preview" w:date="2024-01-01T00:00:00Z">
        <w:r>
          <w:t xml:space="preserve">7.16.1 Styling</w:t>
        </w:r>
      </w:ins>
    </w:p>
    <w:bookmarkStart w:id="415" w:name="rstudio-shortcuts"/>
    <w:p>
      <w:pPr>
        <w:pStyle w:val="Heading4"/>
      </w:pPr>
      <w:ins w:id="1179" w:author="PR Preview" w:date="2024-01-01T00:00:00Z">
        <w:r>
          <w:t xml:space="preserve">7.16.1.1 RStudio shortcuts</w:t>
        </w:r>
      </w:ins>
    </w:p>
    <w:p>
      <w:pPr>
        <w:numPr>
          <w:ilvl w:val="0"/>
          <w:numId w:val="112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0"/>
        </w:numPr>
      </w:pPr>
      <w:r>
        <w:rPr>
          <w:b/>
          <w:bCs/>
        </w:rPr>
        <w:t xml:space="preserve">Assignment Aligner</w:t>
      </w:r>
      <w:r>
        <w:t xml:space="preserve"> </w:t>
      </w:r>
      <w:r>
        <w:t xml:space="preserve">- A</w:t>
      </w:r>
      <w:r>
        <w:t xml:space="preserve"> </w:t>
      </w:r>
      <w:hyperlink r:id="rId41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15"/>
    <w:bookmarkStart w:id="426" w:name="styler"/>
    <w:p>
      <w:pPr>
        <w:pStyle w:val="Heading4"/>
      </w:pPr>
      <w:ins w:id="1184" w:author="PR Preview" w:date="2024-01-01T00:00:00Z">
        <w:r>
          <w:t xml:space="preserve">7.16.1.2</w:t>
        </w:r>
      </w:ins>
      <w:ins w:id="1184" w:author="PR Preview" w:date="2024-01-01T00:00:00Z">
        <w:r>
          <w:t xml:space="preserve"> </w:t>
        </w:r>
      </w:ins>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1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1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4" name="Picture"/>
                  <a:graphic>
                    <a:graphicData uri="http://schemas.openxmlformats.org/drawingml/2006/picture">
                      <pic:pic>
                        <pic:nvPicPr>
                          <pic:cNvPr descr="/opt/quarto/share/formats/docx/tip.png" id="425" name="Picture"/>
                          <pic:cNvPicPr>
                            <a:picLocks noChangeArrowheads="1" noChangeAspect="1"/>
                          </pic:cNvPicPr>
                        </pic:nvPicPr>
                        <pic:blipFill>
                          <a:blip r:embed="rId4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26"/>
    <w:bookmarkStart w:id="433" w:name="lintr"/>
    <w:p>
      <w:pPr>
        <w:pStyle w:val="Heading4"/>
      </w:pPr>
      <w:ins w:id="1188" w:author="PR Preview" w:date="2024-01-01T00:00:00Z">
        <w:r>
          <w:t xml:space="preserve">7.16.1.3</w:t>
        </w:r>
      </w:ins>
      <w:ins w:id="1188" w:author="PR Preview" w:date="2024-01-01T00:00:00Z">
        <w:r>
          <w:t xml:space="preserve"> </w:t>
        </w:r>
      </w:ins>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27">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3"/>
    <w:bookmarkEnd w:id="434"/>
    <w:bookmarkStart w:id="437" w:name="using-lintr"/>
    <w:p>
      <w:pPr>
        <w:pStyle w:val="Heading3"/>
      </w:pPr>
      <w:ins w:id="1191" w:author="PR Preview" w:date="2024-01-01T00:00:00Z">
        <w:r>
          <w:t xml:space="preserve">7.16.2 Using Lintr</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tip.png" id="436" name="Picture"/>
                          <pic:cNvPicPr>
                            <a:picLocks noChangeArrowheads="1" noChangeAspect="1"/>
                          </pic:cNvPicPr>
                        </pic:nvPicPr>
                        <pic:blipFill>
                          <a:blip r:embed="rId4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1"/>
              </w:numPr>
            </w:pPr>
            <w:r>
              <w:t xml:space="preserve">Unused variables</w:t>
            </w:r>
          </w:p>
          <w:p>
            <w:pPr>
              <w:pStyle w:val="Compact"/>
              <w:numPr>
                <w:ilvl w:val="0"/>
                <w:numId w:val="1121"/>
              </w:numPr>
            </w:pPr>
            <w:r>
              <w:t xml:space="preserve">Improper whitespace</w:t>
            </w:r>
          </w:p>
          <w:p>
            <w:pPr>
              <w:pStyle w:val="Compact"/>
              <w:numPr>
                <w:ilvl w:val="0"/>
                <w:numId w:val="1121"/>
              </w:numPr>
            </w:pPr>
            <w:r>
              <w:t xml:space="preserve">Line length issues</w:t>
            </w:r>
          </w:p>
          <w:p>
            <w:pPr>
              <w:pStyle w:val="Compact"/>
              <w:numPr>
                <w:ilvl w:val="0"/>
                <w:numId w:val="112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37"/>
    <w:bookmarkStart w:id="438" w:name="our-labs-lintr-configuration"/>
    <w:p>
      <w:pPr>
        <w:pStyle w:val="Heading3"/>
      </w:pPr>
      <w:ins w:id="1192" w:author="PR Preview" w:date="2024-01-01T00:00:00Z">
        <w:r>
          <w:t xml:space="preserve">7.16.3 Our Lab’s Lintr Configuration</w:t>
        </w:r>
      </w:ins>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2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4"/>
        </w:numPr>
      </w:pPr>
      <w:r>
        <w:rPr>
          <w:rStyle w:val="VerbatimChar"/>
        </w:rPr>
        <w:t xml:space="preserve">data-raw/</w:t>
      </w:r>
      <w:r>
        <w:t xml:space="preserve">: Pipe consistency and undesirable function rules relaxed (exploratory scripts)</w:t>
      </w:r>
    </w:p>
    <w:p>
      <w:pPr>
        <w:pStyle w:val="Compact"/>
        <w:numPr>
          <w:ilvl w:val="0"/>
          <w:numId w:val="112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4"/>
        </w:numPr>
      </w:pPr>
      <w:r>
        <w:rPr>
          <w:rStyle w:val="VerbatimChar"/>
        </w:rPr>
        <w:t xml:space="preserve">inst/examples/</w:t>
      </w:r>
      <w:r>
        <w:t xml:space="preserve">: Undesirable function rules relaxed</w:t>
      </w:r>
    </w:p>
    <w:p>
      <w:pPr>
        <w:pStyle w:val="Compact"/>
        <w:numPr>
          <w:ilvl w:val="0"/>
          <w:numId w:val="1124"/>
        </w:numPr>
      </w:pPr>
      <w:r>
        <w:rPr>
          <w:rStyle w:val="VerbatimChar"/>
        </w:rPr>
        <w:t xml:space="preserve">tests/testthat.R</w:t>
      </w:r>
      <w:r>
        <w:t xml:space="preserve">: Undesirable function rules relaxed</w:t>
      </w:r>
    </w:p>
    <w:bookmarkEnd w:id="438"/>
    <w:bookmarkStart w:id="440" w:name="X20514c3690be0e3afe0e3453b36bf4daf01ce44"/>
    <w:p>
      <w:pPr>
        <w:pStyle w:val="Heading3"/>
      </w:pPr>
      <w:ins w:id="1208" w:author="PR Preview" w:date="2024-01-01T00:00:00Z">
        <w:r>
          <w:t xml:space="preserve">7.16.4 Linting Changed Files vs. the Whole Project in CI</w:t>
        </w:r>
      </w:ins>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3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0"/>
    <w:bookmarkEnd w:id="441"/>
    <w:bookmarkStart w:id="442" w:name="sec-r-resources-style"/>
    <w:p>
      <w:pPr>
        <w:pStyle w:val="Heading2"/>
      </w:pPr>
      <w:ins w:id="1213" w:author="PR Preview" w:date="2024-01-01T00:00:00Z">
        <w:r>
          <w:t xml:space="preserve">7.17 Additional Resources</w:t>
        </w:r>
      </w:ins>
    </w:p>
    <w:p>
      <w:pPr>
        <w:pStyle w:val="Compact"/>
        <w:numPr>
          <w:ilvl w:val="0"/>
          <w:numId w:val="112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2"/>
    <w:bookmarkEnd w:id="443"/>
    <w:bookmarkStart w:id="448" w:name="big-data"/>
    <w:p>
      <w:pPr>
        <w:pStyle w:val="Heading1"/>
      </w:pPr>
      <w:r>
        <w:t xml:space="preserve">8. Big data</w:t>
      </w:r>
    </w:p>
    <w:bookmarkStart w:id="44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45"/>
    <w:bookmarkStart w:id="44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46"/>
    <w:bookmarkStart w:id="44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6"/>
        </w:numPr>
      </w:pPr>
      <w:r>
        <w:rPr>
          <w:b/>
          <w:bCs/>
        </w:rPr>
        <w:t xml:space="preserve">Uncheck</w:t>
      </w:r>
      <w:r>
        <w:t xml:space="preserve"> </w:t>
      </w:r>
      <w:r>
        <w:t xml:space="preserve">Restore RData into workspace at startup</w:t>
      </w:r>
    </w:p>
    <w:p>
      <w:pPr>
        <w:pStyle w:val="Compact"/>
        <w:numPr>
          <w:ilvl w:val="0"/>
          <w:numId w:val="112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47"/>
    <w:bookmarkEnd w:id="448"/>
    <w:bookmarkStart w:id="46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5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2" w:name="fig-data-masking"/>
          <w:p>
            <w:pPr>
              <w:pStyle w:val="Compact"/>
              <w:jc w:val="center"/>
            </w:pPr>
            <w:r>
              <w:drawing>
                <wp:inline>
                  <wp:extent cx="2667000" cy="1103368"/>
                  <wp:effectExtent b="0" l="0" r="0" t="0"/>
                  <wp:docPr descr="" title="" id="450" name="Picture"/>
                  <a:graphic>
                    <a:graphicData uri="http://schemas.openxmlformats.org/drawingml/2006/picture">
                      <pic:pic>
                        <pic:nvPicPr>
                          <pic:cNvPr descr="assets/images/data-masking.PNG" id="451" name="Picture"/>
                          <pic:cNvPicPr>
                            <a:picLocks noChangeArrowheads="1" noChangeAspect="1"/>
                          </pic:cNvPicPr>
                        </pic:nvPicPr>
                        <pic:blipFill>
                          <a:blip r:embed="rId4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3"/>
    <w:bookmarkStart w:id="45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4"/>
    <w:bookmarkEnd w:id="455"/>
    <w:bookmarkStart w:id="462"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8"/>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8"/>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5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5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57">
        <w:r>
          <w:rPr>
            <w:rStyle w:val="VerbatimChar"/>
          </w:rPr>
          <w:t xml:space="preserve">{tidyselect}</w:t>
        </w:r>
      </w:hyperlink>
      <w:r>
        <w:t xml:space="preserve"> </w:t>
      </w:r>
      <w:r>
        <w:t xml:space="preserve">1.2.0</w:t>
      </w:r>
      <w:r>
        <w:t xml:space="preserve"> </w:t>
      </w:r>
      <w:r>
        <w:t xml:space="preserve">(</w:t>
      </w:r>
      <w:hyperlink r:id="rId45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5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1"/>
    <w:bookmarkEnd w:id="462"/>
    <w:bookmarkStart w:id="46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3"/>
    <w:bookmarkEnd w:id="464"/>
    <w:bookmarkEnd w:id="465"/>
    <w:bookmarkStart w:id="551" w:name="sec-quarto"/>
    <w:p>
      <w:pPr>
        <w:pStyle w:val="Heading1"/>
      </w:pPr>
      <w:r>
        <w:t xml:space="preserve">10. Quarto</w:t>
      </w:r>
    </w:p>
    <w:bookmarkStart w:id="473" w:name="introduction"/>
    <w:p>
      <w:pPr>
        <w:pStyle w:val="Heading2"/>
      </w:pPr>
      <w:r>
        <w:t xml:space="preserve">10.1 Introduction</w:t>
      </w:r>
    </w:p>
    <w:p>
      <w:pPr>
        <w:pStyle w:val="FirstParagraph"/>
      </w:pPr>
      <w:hyperlink r:id="rId46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6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67"/>
    <w:bookmarkStart w:id="46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68"/>
    <w:bookmarkStart w:id="472" w:name="getting-started"/>
    <w:p>
      <w:pPr>
        <w:pStyle w:val="Heading3"/>
      </w:pPr>
      <w:r>
        <w:t xml:space="preserve">10.1.3 Getting Started</w:t>
      </w:r>
    </w:p>
    <w:p>
      <w:pPr>
        <w:pStyle w:val="FirstParagraph"/>
      </w:pPr>
      <w:r>
        <w:t xml:space="preserve">To get started with Quarto:</w:t>
      </w:r>
    </w:p>
    <w:p>
      <w:pPr>
        <w:numPr>
          <w:ilvl w:val="0"/>
          <w:numId w:val="113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69">
        <w:r>
          <w:rPr>
            <w:rStyle w:val="Hyperlink"/>
          </w:rPr>
          <w:t xml:space="preserve">https://quarto.org/docs/get-started/</w:t>
        </w:r>
      </w:hyperlink>
    </w:p>
    <w:p>
      <w:pPr>
        <w:numPr>
          <w:ilvl w:val="0"/>
          <w:numId w:val="1130"/>
        </w:numPr>
      </w:pPr>
      <w:r>
        <w:rPr>
          <w:b/>
          <w:bCs/>
        </w:rPr>
        <w:t xml:space="preserve">Documentation:</w:t>
      </w:r>
      <w:r>
        <w:t xml:space="preserve"> </w:t>
      </w:r>
      <w:r>
        <w:t xml:space="preserve">The official Quarto documentation is available at</w:t>
      </w:r>
      <w:r>
        <w:t xml:space="preserve"> </w:t>
      </w:r>
      <w:hyperlink r:id="rId470">
        <w:r>
          <w:rPr>
            <w:rStyle w:val="Hyperlink"/>
          </w:rPr>
          <w:t xml:space="preserve">https://quarto.org/docs/guide/</w:t>
        </w:r>
      </w:hyperlink>
    </w:p>
    <w:p>
      <w:pPr>
        <w:numPr>
          <w:ilvl w:val="0"/>
          <w:numId w:val="113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1">
        <w:r>
          <w:rPr>
            <w:rStyle w:val="Hyperlink"/>
          </w:rPr>
          <w:t xml:space="preserve">Quarto chapter in R for Data Science</w:t>
        </w:r>
      </w:hyperlink>
      <w:r>
        <w:t xml:space="preserve"> </w:t>
      </w:r>
      <w:r>
        <w:t xml:space="preserve">(Wickham et al. 2023)</w:t>
      </w:r>
    </w:p>
    <w:bookmarkEnd w:id="472"/>
    <w:bookmarkEnd w:id="473"/>
    <w:bookmarkStart w:id="48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4"/>
    <w:bookmarkStart w:id="47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7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76"/>
    <w:bookmarkStart w:id="47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2"/>
        </w:numPr>
      </w:pPr>
      <w:r>
        <w:t xml:space="preserve">Click</w:t>
      </w:r>
      <w:r>
        <w:t xml:space="preserve"> </w:t>
      </w:r>
      <w:r>
        <w:rPr>
          <w:b/>
          <w:bCs/>
        </w:rPr>
        <w:t xml:space="preserve">“Render”</w:t>
      </w:r>
      <w:r>
        <w:t xml:space="preserve"> </w:t>
      </w:r>
      <w:r>
        <w:t xml:space="preserve">in RStudio, or</w:t>
      </w:r>
    </w:p>
    <w:p>
      <w:pPr>
        <w:pStyle w:val="Compact"/>
        <w:numPr>
          <w:ilvl w:val="0"/>
          <w:numId w:val="1132"/>
        </w:numPr>
      </w:pPr>
      <w:r>
        <w:t xml:space="preserve">Press</w:t>
      </w:r>
      <w:r>
        <w:t xml:space="preserve"> </w:t>
      </w:r>
      <w:r>
        <w:rPr>
          <w:b/>
          <w:bCs/>
        </w:rPr>
        <w:t xml:space="preserve">Cmd/Ctrl + Shift + K</w:t>
      </w:r>
      <w:r>
        <w:t xml:space="preserve">, or</w:t>
      </w:r>
    </w:p>
    <w:p>
      <w:pPr>
        <w:pStyle w:val="Compact"/>
        <w:numPr>
          <w:ilvl w:val="0"/>
          <w:numId w:val="113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77"/>
    <w:bookmarkStart w:id="47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3"/>
        </w:numPr>
      </w:pPr>
      <w:r>
        <w:t xml:space="preserve">The</w:t>
      </w:r>
      <w:r>
        <w:t xml:space="preserve"> </w:t>
      </w:r>
      <w:r>
        <w:rPr>
          <w:b/>
          <w:bCs/>
        </w:rPr>
        <w:t xml:space="preserve">“Insert”</w:t>
      </w:r>
      <w:r>
        <w:t xml:space="preserve"> </w:t>
      </w:r>
      <w:r>
        <w:t xml:space="preserve">button icon in the editor toolbar</w:t>
      </w:r>
    </w:p>
    <w:p>
      <w:pPr>
        <w:pStyle w:val="Compact"/>
        <w:numPr>
          <w:ilvl w:val="0"/>
          <w:numId w:val="113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4"/>
        </w:numPr>
      </w:pPr>
      <w:r>
        <w:rPr>
          <w:rStyle w:val="VerbatimChar"/>
        </w:rPr>
        <w:t xml:space="preserve">#| label:</w:t>
      </w:r>
      <w:r>
        <w:t xml:space="preserve"> </w:t>
      </w:r>
      <w:r>
        <w:t xml:space="preserve">- give the chunk a name</w:t>
      </w:r>
    </w:p>
    <w:p>
      <w:pPr>
        <w:pStyle w:val="Compact"/>
        <w:numPr>
          <w:ilvl w:val="0"/>
          <w:numId w:val="1134"/>
        </w:numPr>
      </w:pPr>
      <w:r>
        <w:rPr>
          <w:rStyle w:val="VerbatimChar"/>
        </w:rPr>
        <w:t xml:space="preserve">#| echo: false</w:t>
      </w:r>
      <w:r>
        <w:t xml:space="preserve"> </w:t>
      </w:r>
      <w:r>
        <w:t xml:space="preserve">- hide the code but show the output</w:t>
      </w:r>
    </w:p>
    <w:p>
      <w:pPr>
        <w:pStyle w:val="Compact"/>
        <w:numPr>
          <w:ilvl w:val="0"/>
          <w:numId w:val="113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4"/>
        </w:numPr>
      </w:pPr>
      <w:r>
        <w:rPr>
          <w:rStyle w:val="VerbatimChar"/>
        </w:rPr>
        <w:t xml:space="preserve">#| eval: false</w:t>
      </w:r>
      <w:r>
        <w:t xml:space="preserve"> </w:t>
      </w:r>
      <w:r>
        <w:t xml:space="preserve">- show the code but don’t run it</w:t>
      </w:r>
    </w:p>
    <w:p>
      <w:pPr>
        <w:pStyle w:val="Compact"/>
        <w:numPr>
          <w:ilvl w:val="0"/>
          <w:numId w:val="1134"/>
        </w:numPr>
      </w:pPr>
      <w:r>
        <w:rPr>
          <w:rStyle w:val="VerbatimChar"/>
        </w:rPr>
        <w:t xml:space="preserve">#| include: false</w:t>
      </w:r>
      <w:r>
        <w:t xml:space="preserve"> </w:t>
      </w:r>
      <w:r>
        <w:t xml:space="preserve">- run the code but hide both code and output</w:t>
      </w:r>
    </w:p>
    <w:p>
      <w:pPr>
        <w:pStyle w:val="Compact"/>
        <w:numPr>
          <w:ilvl w:val="0"/>
          <w:numId w:val="1134"/>
        </w:numPr>
      </w:pPr>
      <w:r>
        <w:rPr>
          <w:rStyle w:val="VerbatimChar"/>
        </w:rPr>
        <w:t xml:space="preserve">#| warning: false</w:t>
      </w:r>
      <w:r>
        <w:t xml:space="preserve"> </w:t>
      </w:r>
      <w:r>
        <w:t xml:space="preserve">- hide warnings</w:t>
      </w:r>
    </w:p>
    <w:p>
      <w:pPr>
        <w:pStyle w:val="Compact"/>
        <w:numPr>
          <w:ilvl w:val="0"/>
          <w:numId w:val="113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78"/>
    <w:bookmarkStart w:id="47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6"/>
        </w:numPr>
      </w:pPr>
      <w:r>
        <w:t xml:space="preserve">Adjust figure dimensions for different page sizes</w:t>
      </w:r>
    </w:p>
    <w:p>
      <w:pPr>
        <w:pStyle w:val="Compact"/>
        <w:numPr>
          <w:ilvl w:val="0"/>
          <w:numId w:val="1136"/>
        </w:numPr>
      </w:pPr>
      <w:r>
        <w:t xml:space="preserve">Use different table formatting for different outputs</w:t>
      </w:r>
    </w:p>
    <w:p>
      <w:pPr>
        <w:pStyle w:val="Compact"/>
        <w:numPr>
          <w:ilvl w:val="0"/>
          <w:numId w:val="1136"/>
        </w:numPr>
      </w:pPr>
      <w:r>
        <w:t xml:space="preserve">Include or exclude content based on output format</w:t>
      </w:r>
    </w:p>
    <w:p>
      <w:pPr>
        <w:pStyle w:val="Compact"/>
        <w:numPr>
          <w:ilvl w:val="0"/>
          <w:numId w:val="1136"/>
        </w:numPr>
      </w:pPr>
      <w:r>
        <w:t xml:space="preserve">Set format-specific styling or options</w:t>
      </w:r>
    </w:p>
    <w:bookmarkEnd w:id="479"/>
    <w:bookmarkStart w:id="48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rPr>
          <w:rStyle w:val="VerbatimChar"/>
        </w:rPr>
        <w:t xml:space="preserve">[link text](url)</w:t>
      </w:r>
      <w:r>
        <w:t xml:space="preserve"> </w:t>
      </w:r>
      <w:r>
        <w:t xml:space="preserve">creates hyperlinks</w:t>
      </w:r>
    </w:p>
    <w:p>
      <w:pPr>
        <w:pStyle w:val="Compact"/>
        <w:numPr>
          <w:ilvl w:val="0"/>
          <w:numId w:val="113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1">
        <w:r>
          <w:rPr>
            <w:rStyle w:val="Hyperlink"/>
          </w:rPr>
          <w:t xml:space="preserve">Quarto chapter in R for Data Science</w:t>
        </w:r>
      </w:hyperlink>
      <w:r>
        <w:t xml:space="preserve"> </w:t>
      </w:r>
      <w:r>
        <w:t xml:space="preserve">(Wickham et al. 2023)</w:t>
      </w:r>
      <w:r>
        <w:t xml:space="preserve">.</w:t>
      </w:r>
    </w:p>
    <w:bookmarkEnd w:id="480"/>
    <w:bookmarkEnd w:id="481"/>
    <w:bookmarkStart w:id="49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8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9"/>
        </w:numPr>
      </w:pPr>
      <w:r>
        <w:t xml:space="preserve">Repository:</w:t>
      </w:r>
      <w:r>
        <w:t xml:space="preserve"> </w:t>
      </w:r>
      <w:hyperlink r:id="rId482">
        <w:r>
          <w:rPr>
            <w:rStyle w:val="Hyperlink"/>
          </w:rPr>
          <w:t xml:space="preserve">https://github.com/UCD-SERG/qbt</w:t>
        </w:r>
      </w:hyperlink>
    </w:p>
    <w:p>
      <w:pPr>
        <w:pStyle w:val="Compact"/>
        <w:numPr>
          <w:ilvl w:val="1"/>
          <w:numId w:val="113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9"/>
        </w:numPr>
      </w:pPr>
      <w:r>
        <w:t xml:space="preserve">Clone your new repository and start editing</w:t>
      </w:r>
    </w:p>
    <w:p>
      <w:pPr>
        <w:pStyle w:val="Compact"/>
        <w:numPr>
          <w:ilvl w:val="1"/>
          <w:numId w:val="1139"/>
        </w:numPr>
      </w:pPr>
      <w:r>
        <w:t xml:space="preserve">Includes GitHub Actions for automatic deployment to GitHub Pages</w:t>
      </w:r>
    </w:p>
    <w:p>
      <w:pPr>
        <w:pStyle w:val="Compact"/>
        <w:numPr>
          <w:ilvl w:val="0"/>
          <w:numId w:val="1138"/>
        </w:numPr>
      </w:pPr>
      <w:r>
        <w:rPr>
          <w:b/>
          <w:bCs/>
        </w:rPr>
        <w:t xml:space="preserve">Coatless Tutorials Quarto Book Template</w:t>
      </w:r>
      <w:r>
        <w:t xml:space="preserve"> </w:t>
      </w:r>
      <w:r>
        <w:t xml:space="preserve">- Another template with helpful examples:</w:t>
      </w:r>
    </w:p>
    <w:p>
      <w:pPr>
        <w:pStyle w:val="Compact"/>
        <w:numPr>
          <w:ilvl w:val="1"/>
          <w:numId w:val="1140"/>
        </w:numPr>
      </w:pPr>
      <w:r>
        <w:t xml:space="preserve">Repository:</w:t>
      </w:r>
      <w:r>
        <w:t xml:space="preserve"> </w:t>
      </w:r>
      <w:hyperlink r:id="rId483">
        <w:r>
          <w:rPr>
            <w:rStyle w:val="Hyperlink"/>
          </w:rPr>
          <w:t xml:space="preserve">https://github.com/coatless-tutorials/quarto-book-template</w:t>
        </w:r>
      </w:hyperlink>
    </w:p>
    <w:p>
      <w:pPr>
        <w:pStyle w:val="Compact"/>
        <w:numPr>
          <w:ilvl w:val="1"/>
          <w:numId w:val="1140"/>
        </w:numPr>
      </w:pPr>
      <w:r>
        <w:t xml:space="preserve">Includes examples of common Quarto book features</w:t>
      </w:r>
    </w:p>
    <w:p>
      <w:pPr>
        <w:pStyle w:val="Compact"/>
        <w:numPr>
          <w:ilvl w:val="0"/>
          <w:numId w:val="1138"/>
        </w:numPr>
      </w:pPr>
      <w:r>
        <w:rPr>
          <w:b/>
          <w:bCs/>
        </w:rPr>
        <w:t xml:space="preserve">DataLab Quarto Template</w:t>
      </w:r>
      <w:r>
        <w:t xml:space="preserve"> </w:t>
      </w:r>
      <w:r>
        <w:t xml:space="preserve">- Template from the UC Davis DataLab and Davis R Users Group:</w:t>
      </w:r>
    </w:p>
    <w:p>
      <w:pPr>
        <w:pStyle w:val="Compact"/>
        <w:numPr>
          <w:ilvl w:val="1"/>
          <w:numId w:val="1141"/>
        </w:numPr>
      </w:pPr>
      <w:r>
        <w:t xml:space="preserve">Repository:</w:t>
      </w:r>
      <w:r>
        <w:t xml:space="preserve"> </w:t>
      </w:r>
      <w:hyperlink r:id="rId484">
        <w:r>
          <w:rPr>
            <w:rStyle w:val="Hyperlink"/>
          </w:rPr>
          <w:t xml:space="preserve">https://github.com/d-rug/datalab_template_quarto</w:t>
        </w:r>
      </w:hyperlink>
    </w:p>
    <w:p>
      <w:pPr>
        <w:pStyle w:val="Compact"/>
        <w:numPr>
          <w:ilvl w:val="1"/>
          <w:numId w:val="114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2"/>
        </w:numPr>
      </w:pPr>
      <w:r>
        <w:rPr>
          <w:rStyle w:val="VerbatimChar"/>
        </w:rPr>
        <w:t xml:space="preserve">_quarto.yml</w:t>
      </w:r>
      <w:r>
        <w:t xml:space="preserve"> </w:t>
      </w:r>
      <w:r>
        <w:t xml:space="preserve">- configuration file for your book</w:t>
      </w:r>
    </w:p>
    <w:p>
      <w:pPr>
        <w:pStyle w:val="Compact"/>
        <w:numPr>
          <w:ilvl w:val="0"/>
          <w:numId w:val="1142"/>
        </w:numPr>
      </w:pPr>
      <w:r>
        <w:rPr>
          <w:rStyle w:val="VerbatimChar"/>
        </w:rPr>
        <w:t xml:space="preserve">index.qmd</w:t>
      </w:r>
      <w:r>
        <w:t xml:space="preserve"> </w:t>
      </w:r>
      <w:r>
        <w:t xml:space="preserve">- the home page / preface</w:t>
      </w:r>
    </w:p>
    <w:p>
      <w:pPr>
        <w:pStyle w:val="Compact"/>
        <w:numPr>
          <w:ilvl w:val="0"/>
          <w:numId w:val="1142"/>
        </w:numPr>
      </w:pPr>
      <w:r>
        <w:t xml:space="preserve">Sample chapter files</w:t>
      </w:r>
    </w:p>
    <w:p>
      <w:pPr>
        <w:pStyle w:val="Compact"/>
        <w:numPr>
          <w:ilvl w:val="0"/>
          <w:numId w:val="1142"/>
        </w:numPr>
      </w:pPr>
      <w:r>
        <w:rPr>
          <w:rStyle w:val="VerbatimChar"/>
        </w:rPr>
        <w:t xml:space="preserve">references.qmd</w:t>
      </w:r>
      <w:r>
        <w:t xml:space="preserve"> </w:t>
      </w:r>
      <w:r>
        <w:t xml:space="preserve">- bibliography/references page</w:t>
      </w:r>
    </w:p>
    <w:bookmarkEnd w:id="485"/>
    <w:bookmarkStart w:id="48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86"/>
    <w:bookmarkStart w:id="48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3"/>
        </w:numPr>
      </w:pPr>
      <w:r>
        <w:t xml:space="preserve">Book metadata (title, author, date)</w:t>
      </w:r>
    </w:p>
    <w:p>
      <w:pPr>
        <w:pStyle w:val="Compact"/>
        <w:numPr>
          <w:ilvl w:val="0"/>
          <w:numId w:val="1143"/>
        </w:numPr>
      </w:pPr>
      <w:r>
        <w:t xml:space="preserve">Chapter order</w:t>
      </w:r>
    </w:p>
    <w:p>
      <w:pPr>
        <w:pStyle w:val="Compact"/>
        <w:numPr>
          <w:ilvl w:val="0"/>
          <w:numId w:val="1143"/>
        </w:numPr>
      </w:pPr>
      <w:r>
        <w:t xml:space="preserve">Output formats (HTML, PDF, ePub, etc.)</w:t>
      </w:r>
    </w:p>
    <w:p>
      <w:pPr>
        <w:pStyle w:val="Compact"/>
        <w:numPr>
          <w:ilvl w:val="0"/>
          <w:numId w:val="1143"/>
        </w:numPr>
      </w:pPr>
      <w:r>
        <w:t xml:space="preserve">Styling and theme</w:t>
      </w:r>
    </w:p>
    <w:p>
      <w:pPr>
        <w:pStyle w:val="Compact"/>
        <w:numPr>
          <w:ilvl w:val="0"/>
          <w:numId w:val="114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87"/>
    <w:bookmarkStart w:id="48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88"/>
    <w:bookmarkStart w:id="49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8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0"/>
    <w:bookmarkStart w:id="493" w:name="resources"/>
    <w:p>
      <w:pPr>
        <w:pStyle w:val="Heading3"/>
      </w:pPr>
      <w:r>
        <w:t xml:space="preserve">10.3.6 Resources</w:t>
      </w:r>
    </w:p>
    <w:p>
      <w:pPr>
        <w:pStyle w:val="Compact"/>
        <w:numPr>
          <w:ilvl w:val="0"/>
          <w:numId w:val="1144"/>
        </w:numPr>
      </w:pPr>
      <w:hyperlink r:id="rId491">
        <w:r>
          <w:rPr>
            <w:rStyle w:val="Hyperlink"/>
          </w:rPr>
          <w:t xml:space="preserve">Quarto Books Guide</w:t>
        </w:r>
      </w:hyperlink>
      <w:r>
        <w:t xml:space="preserve"> </w:t>
      </w:r>
      <w:r>
        <w:t xml:space="preserve">- comprehensive documentation for Quarto books</w:t>
      </w:r>
    </w:p>
    <w:p>
      <w:pPr>
        <w:pStyle w:val="Compact"/>
        <w:numPr>
          <w:ilvl w:val="0"/>
          <w:numId w:val="1144"/>
        </w:numPr>
      </w:pPr>
      <w:hyperlink r:id="rId492">
        <w:r>
          <w:rPr>
            <w:rStyle w:val="Hyperlink"/>
          </w:rPr>
          <w:t xml:space="preserve">Quarto Publishing Guide</w:t>
        </w:r>
      </w:hyperlink>
      <w:r>
        <w:t xml:space="preserve"> </w:t>
      </w:r>
      <w:r>
        <w:t xml:space="preserve">- how to publish your book online</w:t>
      </w:r>
    </w:p>
    <w:p>
      <w:pPr>
        <w:pStyle w:val="Compact"/>
        <w:numPr>
          <w:ilvl w:val="0"/>
          <w:numId w:val="1144"/>
        </w:numPr>
      </w:pPr>
      <w:hyperlink r:id="rId471">
        <w:r>
          <w:rPr>
            <w:rStyle w:val="Hyperlink"/>
          </w:rPr>
          <w:t xml:space="preserve">R4DS Quarto chapter</w:t>
        </w:r>
      </w:hyperlink>
      <w:r>
        <w:t xml:space="preserve"> </w:t>
      </w:r>
      <w:r>
        <w:t xml:space="preserve">(Wickham et al. 2023)</w:t>
      </w:r>
      <w:r>
        <w:t xml:space="preserve"> </w:t>
      </w:r>
      <w:r>
        <w:t xml:space="preserve">- excellent introduction to Quarto</w:t>
      </w:r>
    </w:p>
    <w:bookmarkEnd w:id="493"/>
    <w:bookmarkEnd w:id="494"/>
    <w:bookmarkStart w:id="501" w:name="sec-quarto-dashboards"/>
    <w:p>
      <w:pPr>
        <w:pStyle w:val="Heading2"/>
      </w:pPr>
      <w:r>
        <w:t xml:space="preserve">10.4 Dashboards</w:t>
      </w:r>
    </w:p>
    <w:p>
      <w:pPr>
        <w:pStyle w:val="FirstParagraph"/>
      </w:pPr>
      <w:hyperlink r:id="rId49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496">
        <w:r>
          <w:rPr>
            <w:rStyle w:val="VerbatimChar"/>
          </w:rPr>
          <w:t xml:space="preserve">{plotly}</w:t>
        </w:r>
      </w:hyperlink>
      <w:r>
        <w:t xml:space="preserve">,</w:t>
      </w:r>
      <w:r>
        <w:t xml:space="preserve"> </w:t>
      </w:r>
      <w:hyperlink r:id="rId497">
        <w:r>
          <w:rPr>
            <w:rStyle w:val="VerbatimChar"/>
          </w:rPr>
          <w:t xml:space="preserve">{leaflet}</w:t>
        </w:r>
      </w:hyperlink>
      <w:r>
        <w:t xml:space="preserve">,</w:t>
      </w:r>
      <w:r>
        <w:t xml:space="preserve"> </w:t>
      </w:r>
      <w:hyperlink r:id="rId498">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49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0">
        <w:r>
          <w:rPr>
            <w:rStyle w:val="Hyperlink"/>
          </w:rPr>
          <w:t xml:space="preserve">dashboard examples gallery</w:t>
        </w:r>
      </w:hyperlink>
      <w:r>
        <w:t xml:space="preserve"> </w:t>
      </w:r>
      <w:r>
        <w:t xml:space="preserve">for layouts to copy from.</w:t>
      </w:r>
    </w:p>
    <w:bookmarkEnd w:id="501"/>
    <w:bookmarkStart w:id="51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5"/>
        </w:numPr>
      </w:pPr>
      <w:r>
        <w:rPr>
          <w:rStyle w:val="VerbatimChar"/>
        </w:rPr>
        <w:t xml:space="preserve">_quarto.yml</w:t>
      </w:r>
      <w:r>
        <w:t xml:space="preserve"> </w:t>
      </w:r>
      <w:r>
        <w:t xml:space="preserve">- default book configuration</w:t>
      </w:r>
    </w:p>
    <w:p>
      <w:pPr>
        <w:pStyle w:val="Compact"/>
        <w:numPr>
          <w:ilvl w:val="0"/>
          <w:numId w:val="1145"/>
        </w:numPr>
      </w:pPr>
      <w:r>
        <w:rPr>
          <w:rStyle w:val="VerbatimChar"/>
        </w:rPr>
        <w:t xml:space="preserve">_quarto-revealjs.yml</w:t>
      </w:r>
      <w:r>
        <w:t xml:space="preserve"> </w:t>
      </w:r>
      <w:r>
        <w:t xml:space="preserve">- configuration for rendering chapters as slide decks</w:t>
      </w:r>
    </w:p>
    <w:p>
      <w:pPr>
        <w:pStyle w:val="Compact"/>
        <w:numPr>
          <w:ilvl w:val="0"/>
          <w:numId w:val="1145"/>
        </w:numPr>
      </w:pPr>
      <w:r>
        <w:rPr>
          <w:rStyle w:val="VerbatimChar"/>
        </w:rPr>
        <w:t xml:space="preserve">_quarto-print.yml</w:t>
      </w:r>
      <w:r>
        <w:t xml:space="preserve"> </w:t>
      </w:r>
      <w:r>
        <w:t xml:space="preserve">- configuration optimized for PDF printing</w:t>
      </w:r>
    </w:p>
    <w:bookmarkEnd w:id="502"/>
    <w:bookmarkStart w:id="50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4"/>
    <w:bookmarkStart w:id="505" w:name="creating-a-profile"/>
    <w:p>
      <w:pPr>
        <w:pStyle w:val="Heading3"/>
      </w:pPr>
      <w:r>
        <w:t xml:space="preserve">10.5.3 Creating a Profile</w:t>
      </w:r>
    </w:p>
    <w:p>
      <w:pPr>
        <w:pStyle w:val="FirstParagraph"/>
      </w:pPr>
      <w:r>
        <w:t xml:space="preserve">To create a profile:</w:t>
      </w:r>
    </w:p>
    <w:p>
      <w:pPr>
        <w:pStyle w:val="Compact"/>
        <w:numPr>
          <w:ilvl w:val="0"/>
          <w:numId w:val="1146"/>
        </w:numPr>
      </w:pPr>
      <w:r>
        <w:t xml:space="preserve">Create a new YAML file named</w:t>
      </w:r>
      <w:r>
        <w:t xml:space="preserve"> </w:t>
      </w:r>
      <w:r>
        <w:rPr>
          <w:rStyle w:val="VerbatimChar"/>
        </w:rPr>
        <w:t xml:space="preserve">_quarto-{profile-name}.yml</w:t>
      </w:r>
    </w:p>
    <w:p>
      <w:pPr>
        <w:pStyle w:val="Compact"/>
        <w:numPr>
          <w:ilvl w:val="0"/>
          <w:numId w:val="1146"/>
        </w:numPr>
      </w:pPr>
      <w:r>
        <w:t xml:space="preserve">Include only the configuration options that differ from your default</w:t>
      </w:r>
      <w:r>
        <w:t xml:space="preserve"> </w:t>
      </w:r>
      <w:r>
        <w:rPr>
          <w:rStyle w:val="VerbatimChar"/>
        </w:rPr>
        <w:t xml:space="preserve">_quarto.yml</w:t>
      </w:r>
    </w:p>
    <w:p>
      <w:pPr>
        <w:pStyle w:val="Compact"/>
        <w:numPr>
          <w:ilvl w:val="0"/>
          <w:numId w:val="114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05"/>
    <w:bookmarkStart w:id="50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3">
        <w:r>
          <w:rPr>
            <w:rStyle w:val="Hyperlink"/>
          </w:rPr>
          <w:t xml:space="preserve">RME course</w:t>
        </w:r>
      </w:hyperlink>
      <w:r>
        <w:t xml:space="preserve">.</w:t>
      </w:r>
    </w:p>
    <w:bookmarkEnd w:id="506"/>
    <w:bookmarkStart w:id="509" w:name="resources-1"/>
    <w:p>
      <w:pPr>
        <w:pStyle w:val="Heading3"/>
      </w:pPr>
      <w:r>
        <w:t xml:space="preserve">10.5.5 Resources</w:t>
      </w:r>
    </w:p>
    <w:p>
      <w:pPr>
        <w:pStyle w:val="Compact"/>
        <w:numPr>
          <w:ilvl w:val="0"/>
          <w:numId w:val="1147"/>
        </w:numPr>
      </w:pPr>
      <w:hyperlink r:id="rId507">
        <w:r>
          <w:rPr>
            <w:rStyle w:val="Hyperlink"/>
          </w:rPr>
          <w:t xml:space="preserve">Quarto Profiles Documentation</w:t>
        </w:r>
      </w:hyperlink>
    </w:p>
    <w:p>
      <w:pPr>
        <w:pStyle w:val="Compact"/>
        <w:numPr>
          <w:ilvl w:val="0"/>
          <w:numId w:val="1147"/>
        </w:numPr>
      </w:pPr>
      <w:hyperlink r:id="rId503">
        <w:r>
          <w:rPr>
            <w:rStyle w:val="Hyperlink"/>
          </w:rPr>
          <w:t xml:space="preserve">RME Example</w:t>
        </w:r>
      </w:hyperlink>
      <w:r>
        <w:t xml:space="preserve"> </w:t>
      </w:r>
      <w:r>
        <w:t xml:space="preserve">- see the source at</w:t>
      </w:r>
      <w:r>
        <w:t xml:space="preserve"> </w:t>
      </w:r>
      <w:hyperlink r:id="rId508">
        <w:r>
          <w:rPr>
            <w:rStyle w:val="Hyperlink"/>
          </w:rPr>
          <w:t xml:space="preserve">https://github.com/d-morrison/rme</w:t>
        </w:r>
      </w:hyperlink>
      <w:r>
        <w:t xml:space="preserve"> </w:t>
      </w:r>
      <w:r>
        <w:t xml:space="preserve">for a working example</w:t>
      </w:r>
    </w:p>
    <w:bookmarkEnd w:id="509"/>
    <w:bookmarkEnd w:id="510"/>
    <w:bookmarkStart w:id="515" w:name="advanced-features"/>
    <w:p>
      <w:pPr>
        <w:pStyle w:val="Heading2"/>
      </w:pPr>
      <w:r>
        <w:t xml:space="preserve">10.6 Advanced Features</w:t>
      </w:r>
    </w:p>
    <w:bookmarkStart w:id="51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0"/>
        </w:numPr>
      </w:pPr>
      <w:r>
        <w:t xml:space="preserve">Automatic numbering of figures, tables, and equations</w:t>
      </w:r>
    </w:p>
    <w:p>
      <w:pPr>
        <w:pStyle w:val="Compact"/>
        <w:numPr>
          <w:ilvl w:val="0"/>
          <w:numId w:val="1150"/>
        </w:numPr>
      </w:pPr>
      <w:r>
        <w:t xml:space="preserve">Automatic updates when content is reordered</w:t>
      </w:r>
    </w:p>
    <w:p>
      <w:pPr>
        <w:pStyle w:val="Compact"/>
        <w:numPr>
          <w:ilvl w:val="0"/>
          <w:numId w:val="1150"/>
        </w:numPr>
      </w:pPr>
      <w:r>
        <w:t xml:space="preserve">Clickable cross-references in HTML and PDF output</w:t>
      </w:r>
    </w:p>
    <w:p>
      <w:pPr>
        <w:pStyle w:val="Compact"/>
        <w:numPr>
          <w:ilvl w:val="0"/>
          <w:numId w:val="1150"/>
        </w:numPr>
      </w:pPr>
      <w:r>
        <w:t xml:space="preserve">Consistent formatting across all output formats</w:t>
      </w:r>
    </w:p>
    <w:p>
      <w:pPr>
        <w:pStyle w:val="Compact"/>
        <w:numPr>
          <w:ilvl w:val="0"/>
          <w:numId w:val="115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1">
        <w:r>
          <w:rPr>
            <w:rStyle w:val="Hyperlink"/>
          </w:rPr>
          <w:t xml:space="preserve">Quarto Cross-References documentation</w:t>
        </w:r>
      </w:hyperlink>
      <w:r>
        <w:t xml:space="preserve">.</w:t>
      </w:r>
    </w:p>
    <w:bookmarkEnd w:id="512"/>
    <w:bookmarkStart w:id="51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1"/>
        </w:numPr>
      </w:pPr>
      <w:r>
        <w:rPr>
          <w:b/>
          <w:bCs/>
        </w:rPr>
        <w:t xml:space="preserve">Easier Code Review:</w:t>
      </w:r>
      <w:r>
        <w:t xml:space="preserve"> </w:t>
      </w:r>
      <w:r>
        <w:t xml:space="preserve">Reviewers can see exactly what changed—either the organization (main file) or the content (include file).</w:t>
      </w:r>
    </w:p>
    <w:p>
      <w:pPr>
        <w:numPr>
          <w:ilvl w:val="0"/>
          <w:numId w:val="115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2"/>
        </w:numPr>
      </w:pPr>
      <w:r>
        <w:t xml:space="preserve">Stored in a subdirectory matching the chapter name</w:t>
      </w:r>
    </w:p>
    <w:p>
      <w:pPr>
        <w:pStyle w:val="Compact"/>
        <w:numPr>
          <w:ilvl w:val="0"/>
          <w:numId w:val="1152"/>
        </w:numPr>
      </w:pPr>
      <w:r>
        <w:t xml:space="preserve">Contains only the content for that section (no heading)</w:t>
      </w:r>
    </w:p>
    <w:p>
      <w:pPr>
        <w:pStyle w:val="Compact"/>
        <w:numPr>
          <w:ilvl w:val="0"/>
          <w:numId w:val="1152"/>
        </w:numPr>
      </w:pPr>
      <w:r>
        <w:t xml:space="preserve">The heading stays in the main chapter file</w:t>
      </w:r>
    </w:p>
    <w:p>
      <w:pPr>
        <w:pStyle w:val="Compact"/>
        <w:numPr>
          <w:ilvl w:val="0"/>
          <w:numId w:val="115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3">
        <w:r>
          <w:rPr>
            <w:rStyle w:val="Hyperlink"/>
          </w:rPr>
          <w:t xml:space="preserve">Quarto Includes documentation</w:t>
        </w:r>
      </w:hyperlink>
      <w:r>
        <w:t xml:space="preserve">.</w:t>
      </w:r>
    </w:p>
    <w:bookmarkEnd w:id="514"/>
    <w:bookmarkEnd w:id="515"/>
    <w:bookmarkStart w:id="53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1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16"/>
    <w:bookmarkStart w:id="51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1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3"/>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3"/>
        </w:numPr>
      </w:pPr>
      <w:r>
        <w:rPr>
          <w:b/>
          <w:bCs/>
        </w:rPr>
        <w:t xml:space="preserve">Complete rendering failures:</w:t>
      </w:r>
      <w:r>
        <w:t xml:space="preserve"> </w:t>
      </w:r>
      <w:r>
        <w:t xml:space="preserve">The rendering process may fail entirely with errors</w:t>
      </w:r>
    </w:p>
    <w:p>
      <w:pPr>
        <w:pStyle w:val="Compact"/>
        <w:numPr>
          <w:ilvl w:val="0"/>
          <w:numId w:val="1153"/>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17"/>
    <w:bookmarkStart w:id="51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4"/>
        </w:numPr>
      </w:pPr>
      <w:r>
        <w:rPr>
          <w:b/>
          <w:bCs/>
        </w:rPr>
        <w:t xml:space="preserve">Small or blurry images:</w:t>
      </w:r>
      <w:r>
        <w:t xml:space="preserve"> </w:t>
      </w:r>
      <w:r>
        <w:t xml:space="preserve">Diagrams appear rasterized at low resolution</w:t>
      </w:r>
    </w:p>
    <w:p>
      <w:pPr>
        <w:pStyle w:val="Compact"/>
        <w:numPr>
          <w:ilvl w:val="0"/>
          <w:numId w:val="1154"/>
        </w:numPr>
      </w:pPr>
      <w:r>
        <w:rPr>
          <w:b/>
          <w:bCs/>
        </w:rPr>
        <w:t xml:space="preserve">Incorrect sizing:</w:t>
      </w:r>
      <w:r>
        <w:t xml:space="preserve"> </w:t>
      </w:r>
      <w:r>
        <w:t xml:space="preserve">Diagrams may not respect sizing options specified in the document</w:t>
      </w:r>
    </w:p>
    <w:bookmarkEnd w:id="518"/>
    <w:bookmarkEnd w:id="519"/>
    <w:bookmarkStart w:id="52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5"/>
        </w:numPr>
      </w:pPr>
      <w:r>
        <w:t xml:space="preserve">First render your mermaid diagrams to HTML</w:t>
      </w:r>
    </w:p>
    <w:p>
      <w:pPr>
        <w:pStyle w:val="Compact"/>
        <w:numPr>
          <w:ilvl w:val="0"/>
          <w:numId w:val="1155"/>
        </w:numPr>
      </w:pPr>
      <w:r>
        <w:t xml:space="preserve">Export them as PNG or SVG images manually using:</w:t>
      </w:r>
    </w:p>
    <w:p>
      <w:pPr>
        <w:pStyle w:val="Compact"/>
        <w:numPr>
          <w:ilvl w:val="1"/>
          <w:numId w:val="1156"/>
        </w:numPr>
      </w:pPr>
      <w:r>
        <w:t xml:space="preserve">Browser developer tools (save rendered diagram)</w:t>
      </w:r>
    </w:p>
    <w:p>
      <w:pPr>
        <w:pStyle w:val="Compact"/>
        <w:numPr>
          <w:ilvl w:val="1"/>
          <w:numId w:val="1156"/>
        </w:numPr>
      </w:pPr>
      <w:r>
        <w:t xml:space="preserve">Online mermaid editors (e.g.,</w:t>
      </w:r>
      <w:r>
        <w:t xml:space="preserve"> </w:t>
      </w:r>
      <w:hyperlink r:id="rId520">
        <w:r>
          <w:rPr>
            <w:rStyle w:val="Hyperlink"/>
          </w:rPr>
          <w:t xml:space="preserve">https://mermaid.live/</w:t>
        </w:r>
      </w:hyperlink>
      <w:r>
        <w:t xml:space="preserve">)</w:t>
      </w:r>
    </w:p>
    <w:p>
      <w:pPr>
        <w:pStyle w:val="Compact"/>
        <w:numPr>
          <w:ilvl w:val="1"/>
          <w:numId w:val="1156"/>
        </w:numPr>
      </w:pPr>
      <w:r>
        <w:t xml:space="preserve">Mermaid CLI tools</w:t>
      </w:r>
    </w:p>
    <w:p>
      <w:pPr>
        <w:pStyle w:val="Compact"/>
        <w:numPr>
          <w:ilvl w:val="0"/>
          <w:numId w:val="1155"/>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1"/>
    <w:bookmarkStart w:id="52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2"/>
    <w:bookmarkStart w:id="52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3"/>
    <w:bookmarkStart w:id="52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4"/>
    <w:bookmarkEnd w:id="525"/>
    <w:bookmarkStart w:id="527" w:name="real-world-example"/>
    <w:p>
      <w:pPr>
        <w:pStyle w:val="Heading3"/>
      </w:pPr>
      <w:r>
        <w:t xml:space="preserve">10.7.4 Real-World Example</w:t>
      </w:r>
    </w:p>
    <w:p>
      <w:pPr>
        <w:pStyle w:val="FirstParagraph"/>
      </w:pPr>
      <w:r>
        <w:t xml:space="preserve">In</w:t>
      </w:r>
      <w:r>
        <w:t xml:space="preserve"> </w:t>
      </w:r>
      <w:hyperlink r:id="rId52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27"/>
    <w:bookmarkStart w:id="53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7"/>
        </w:numPr>
      </w:pPr>
      <w:hyperlink r:id="rId528">
        <w:r>
          <w:rPr>
            <w:rStyle w:val="Hyperlink"/>
          </w:rPr>
          <w:t xml:space="preserve">Quarto CLI Issue #3809</w:t>
        </w:r>
      </w:hyperlink>
      <w:r>
        <w:t xml:space="preserve"> </w:t>
      </w:r>
      <w:r>
        <w:t xml:space="preserve">- Tracking mermaid/dot rendering to DOCX/PDF</w:t>
      </w:r>
    </w:p>
    <w:p>
      <w:pPr>
        <w:pStyle w:val="Compact"/>
        <w:numPr>
          <w:ilvl w:val="0"/>
          <w:numId w:val="1157"/>
        </w:numPr>
      </w:pPr>
      <w:hyperlink r:id="rId529">
        <w:r>
          <w:rPr>
            <w:rStyle w:val="Hyperlink"/>
          </w:rPr>
          <w:t xml:space="preserve">Quarto Discussion #6085</w:t>
        </w:r>
      </w:hyperlink>
      <w:r>
        <w:t xml:space="preserve"> </w:t>
      </w:r>
      <w:r>
        <w:t xml:space="preserve">- Mermaid rendering hangs with DOCX</w:t>
      </w:r>
    </w:p>
    <w:p>
      <w:pPr>
        <w:pStyle w:val="Compact"/>
        <w:numPr>
          <w:ilvl w:val="0"/>
          <w:numId w:val="1157"/>
        </w:numPr>
      </w:pPr>
      <w:hyperlink r:id="rId53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1"/>
    <w:bookmarkStart w:id="532" w:name="summary"/>
    <w:p>
      <w:pPr>
        <w:pStyle w:val="Heading3"/>
      </w:pPr>
      <w:r>
        <w:t xml:space="preserve">10.7.6 Summary</w:t>
      </w:r>
    </w:p>
    <w:p>
      <w:pPr>
        <w:pStyle w:val="FirstParagraph"/>
      </w:pPr>
      <w:r>
        <w:rPr>
          <w:b/>
          <w:bCs/>
        </w:rPr>
        <w:t xml:space="preserve">Key Takeaways:</w:t>
      </w:r>
    </w:p>
    <w:p>
      <w:pPr>
        <w:pStyle w:val="Compact"/>
        <w:numPr>
          <w:ilvl w:val="0"/>
          <w:numId w:val="1158"/>
        </w:numPr>
      </w:pPr>
      <w:r>
        <w:t xml:space="preserve">Mermaid diagrams work well in HTML output but are problematic for DOCX and PDF</w:t>
      </w:r>
    </w:p>
    <w:p>
      <w:pPr>
        <w:pStyle w:val="Compact"/>
        <w:numPr>
          <w:ilvl w:val="0"/>
          <w:numId w:val="1158"/>
        </w:numPr>
      </w:pPr>
      <w:r>
        <w:t xml:space="preserve">Rendering failures,</w:t>
      </w:r>
      <w:r>
        <w:t xml:space="preserve"> </w:t>
      </w:r>
      <w:r>
        <w:t xml:space="preserve">hangs,</w:t>
      </w:r>
      <w:r>
        <w:t xml:space="preserve"> </w:t>
      </w:r>
      <w:r>
        <w:t xml:space="preserve">and quality issues are common</w:t>
      </w:r>
    </w:p>
    <w:p>
      <w:pPr>
        <w:pStyle w:val="Compact"/>
        <w:numPr>
          <w:ilvl w:val="0"/>
          <w:numId w:val="1158"/>
        </w:numPr>
      </w:pPr>
      <w:r>
        <w:t xml:space="preserve">For reliable DOCX/PDF output,</w:t>
      </w:r>
      <w:r>
        <w:t xml:space="preserve"> </w:t>
      </w:r>
      <w:r>
        <w:t xml:space="preserve">export diagrams manually as images</w:t>
      </w:r>
    </w:p>
    <w:p>
      <w:pPr>
        <w:pStyle w:val="Compact"/>
        <w:numPr>
          <w:ilvl w:val="0"/>
          <w:numId w:val="1158"/>
        </w:numPr>
      </w:pPr>
      <w:r>
        <w:t xml:space="preserve">Use conditional content to show different formats based on output type</w:t>
      </w:r>
    </w:p>
    <w:p>
      <w:pPr>
        <w:pStyle w:val="Compact"/>
        <w:numPr>
          <w:ilvl w:val="0"/>
          <w:numId w:val="1158"/>
        </w:numPr>
      </w:pPr>
      <w:r>
        <w:t xml:space="preserve">Prefer HTML output when mermaid diagrams are important to your document</w:t>
      </w:r>
    </w:p>
    <w:bookmarkEnd w:id="532"/>
    <w:bookmarkEnd w:id="533"/>
    <w:bookmarkStart w:id="54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3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9"/>
        </w:numPr>
      </w:pPr>
      <w:r>
        <w:t xml:space="preserve">Quarto version and binary dependencies (Pandoc, Dart Sass, Deno, Typst)</w:t>
      </w:r>
    </w:p>
    <w:p>
      <w:pPr>
        <w:pStyle w:val="Compact"/>
        <w:numPr>
          <w:ilvl w:val="0"/>
          <w:numId w:val="1159"/>
        </w:numPr>
      </w:pPr>
      <w:r>
        <w:t xml:space="preserve">LaTeX installation (TinyTeX or system TeX)</w:t>
      </w:r>
    </w:p>
    <w:p>
      <w:pPr>
        <w:pStyle w:val="Compact"/>
        <w:numPr>
          <w:ilvl w:val="0"/>
          <w:numId w:val="1159"/>
        </w:numPr>
      </w:pPr>
      <w:r>
        <w:t xml:space="preserve">Python, Jupyter, and available kernels</w:t>
      </w:r>
    </w:p>
    <w:p>
      <w:pPr>
        <w:pStyle w:val="Compact"/>
        <w:numPr>
          <w:ilvl w:val="0"/>
          <w:numId w:val="1159"/>
        </w:numPr>
      </w:pPr>
      <w:r>
        <w:t xml:space="preserve">R, knitr, and rmarkdown versions</w:t>
      </w:r>
    </w:p>
    <w:p>
      <w:pPr>
        <w:pStyle w:val="Compact"/>
        <w:numPr>
          <w:ilvl w:val="0"/>
          <w:numId w:val="1159"/>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4">
        <w:r>
          <w:rPr>
            <w:rStyle w:val="Hyperlink"/>
          </w:rPr>
          <w:t xml:space="preserve">official guide</w:t>
        </w:r>
      </w:hyperlink>
      <w:r>
        <w:t xml:space="preserve"> </w:t>
      </w:r>
      <w:r>
        <w:t xml:space="preserve">for the complete, authoritative list of checks.</w:t>
      </w:r>
    </w:p>
    <w:bookmarkEnd w:id="535"/>
    <w:bookmarkStart w:id="53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0"/>
        </w:numPr>
      </w:pPr>
      <w:r>
        <w:rPr>
          <w:b/>
          <w:bCs/>
        </w:rPr>
        <w:t xml:space="preserve">Windows:</w:t>
      </w:r>
      <w:r>
        <w:t xml:space="preserve"> </w:t>
      </w:r>
      <w:r>
        <w:rPr>
          <w:rStyle w:val="VerbatimChar"/>
        </w:rPr>
        <w:t xml:space="preserve">%LOCALAPPDATA%\quarto\logs</w:t>
      </w:r>
    </w:p>
    <w:p>
      <w:pPr>
        <w:pStyle w:val="Compact"/>
        <w:numPr>
          <w:ilvl w:val="0"/>
          <w:numId w:val="1160"/>
        </w:numPr>
      </w:pPr>
      <w:r>
        <w:rPr>
          <w:b/>
          <w:bCs/>
        </w:rPr>
        <w:t xml:space="preserve">macOS:</w:t>
      </w:r>
      <w:r>
        <w:t xml:space="preserve"> </w:t>
      </w:r>
      <w:r>
        <w:rPr>
          <w:rStyle w:val="VerbatimChar"/>
        </w:rPr>
        <w:t xml:space="preserve">~/Library/Application Support/quarto/logs</w:t>
      </w:r>
    </w:p>
    <w:p>
      <w:pPr>
        <w:pStyle w:val="Compact"/>
        <w:numPr>
          <w:ilvl w:val="0"/>
          <w:numId w:val="1160"/>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36"/>
    <w:bookmarkStart w:id="53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37"/>
    <w:bookmarkStart w:id="53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4">
        <w:r>
          <w:rPr>
            <w:rStyle w:val="Hyperlink"/>
          </w:rPr>
          <w:t xml:space="preserve">official Quarto Troubleshooting Guide</w:t>
        </w:r>
      </w:hyperlink>
      <w:r>
        <w:t xml:space="preserve">,</w:t>
      </w:r>
      <w:r>
        <w:t xml:space="preserve"> </w:t>
      </w:r>
      <w:r>
        <w:t xml:space="preserve">which covers:</w:t>
      </w:r>
    </w:p>
    <w:p>
      <w:pPr>
        <w:pStyle w:val="Compact"/>
        <w:numPr>
          <w:ilvl w:val="0"/>
          <w:numId w:val="1161"/>
        </w:numPr>
      </w:pPr>
      <w:r>
        <w:t xml:space="preserve">Jupyter engine debugging and kernel issues</w:t>
      </w:r>
    </w:p>
    <w:p>
      <w:pPr>
        <w:pStyle w:val="Compact"/>
        <w:numPr>
          <w:ilvl w:val="0"/>
          <w:numId w:val="1161"/>
        </w:numPr>
      </w:pPr>
      <w:r>
        <w:t xml:space="preserve">Lua filter debugging and tracing</w:t>
      </w:r>
    </w:p>
    <w:p>
      <w:pPr>
        <w:pStyle w:val="Compact"/>
        <w:numPr>
          <w:ilvl w:val="0"/>
          <w:numId w:val="1161"/>
        </w:numPr>
      </w:pPr>
      <w:r>
        <w:t xml:space="preserve">Julia-specific troubleshooting</w:t>
      </w:r>
    </w:p>
    <w:p>
      <w:pPr>
        <w:pStyle w:val="Compact"/>
        <w:numPr>
          <w:ilvl w:val="0"/>
          <w:numId w:val="1161"/>
        </w:numPr>
      </w:pPr>
      <w:r>
        <w:t xml:space="preserve">Detailed environment and dependency diagnostics</w:t>
      </w:r>
    </w:p>
    <w:p>
      <w:pPr>
        <w:pStyle w:val="Compact"/>
        <w:numPr>
          <w:ilvl w:val="0"/>
          <w:numId w:val="1161"/>
        </w:numPr>
      </w:pPr>
      <w:r>
        <w:t xml:space="preserve">Installation problems (including macOS installer logs)</w:t>
      </w:r>
    </w:p>
    <w:p>
      <w:pPr>
        <w:pStyle w:val="FirstParagraph"/>
      </w:pPr>
      <w:r>
        <w:t xml:space="preserve">When seeking help on the</w:t>
      </w:r>
      <w:r>
        <w:t xml:space="preserve"> </w:t>
      </w:r>
      <w:hyperlink r:id="rId53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39"/>
    <w:bookmarkEnd w:id="540"/>
    <w:bookmarkStart w:id="550" w:name="additional-resources-1"/>
    <w:p>
      <w:pPr>
        <w:pStyle w:val="Heading2"/>
      </w:pPr>
      <w:r>
        <w:t xml:space="preserve">10.9 Additional Resources</w:t>
      </w:r>
    </w:p>
    <w:bookmarkStart w:id="541" w:name="official-documentation"/>
    <w:p>
      <w:pPr>
        <w:pStyle w:val="Heading3"/>
      </w:pPr>
      <w:r>
        <w:t xml:space="preserve">10.9.1 Official Documentation</w:t>
      </w:r>
    </w:p>
    <w:p>
      <w:pPr>
        <w:pStyle w:val="Compact"/>
        <w:numPr>
          <w:ilvl w:val="0"/>
          <w:numId w:val="1162"/>
        </w:numPr>
      </w:pPr>
      <w:hyperlink r:id="rId470">
        <w:r>
          <w:rPr>
            <w:rStyle w:val="Hyperlink"/>
          </w:rPr>
          <w:t xml:space="preserve">Quarto Official Guide</w:t>
        </w:r>
      </w:hyperlink>
      <w:r>
        <w:t xml:space="preserve"> </w:t>
      </w:r>
      <w:r>
        <w:t xml:space="preserve">- comprehensive official documentation</w:t>
      </w:r>
    </w:p>
    <w:p>
      <w:pPr>
        <w:pStyle w:val="Compact"/>
        <w:numPr>
          <w:ilvl w:val="0"/>
          <w:numId w:val="1162"/>
        </w:numPr>
      </w:pPr>
      <w:hyperlink r:id="rId491">
        <w:r>
          <w:rPr>
            <w:rStyle w:val="Hyperlink"/>
          </w:rPr>
          <w:t xml:space="preserve">Quarto Books Guide</w:t>
        </w:r>
      </w:hyperlink>
      <w:r>
        <w:t xml:space="preserve"> </w:t>
      </w:r>
      <w:r>
        <w:t xml:space="preserve">- documentation specific to creating books</w:t>
      </w:r>
    </w:p>
    <w:p>
      <w:pPr>
        <w:pStyle w:val="Compact"/>
        <w:numPr>
          <w:ilvl w:val="0"/>
          <w:numId w:val="1162"/>
        </w:numPr>
      </w:pPr>
      <w:hyperlink r:id="rId492">
        <w:r>
          <w:rPr>
            <w:rStyle w:val="Hyperlink"/>
          </w:rPr>
          <w:t xml:space="preserve">Quarto Publishing Guide</w:t>
        </w:r>
      </w:hyperlink>
      <w:r>
        <w:t xml:space="preserve"> </w:t>
      </w:r>
      <w:r>
        <w:t xml:space="preserve">- how to publish your Quarto content online</w:t>
      </w:r>
    </w:p>
    <w:p>
      <w:pPr>
        <w:pStyle w:val="Compact"/>
        <w:numPr>
          <w:ilvl w:val="0"/>
          <w:numId w:val="1162"/>
        </w:numPr>
      </w:pPr>
      <w:hyperlink r:id="rId469">
        <w:r>
          <w:rPr>
            <w:rStyle w:val="Hyperlink"/>
          </w:rPr>
          <w:t xml:space="preserve">Quarto Getting Started</w:t>
        </w:r>
      </w:hyperlink>
      <w:r>
        <w:t xml:space="preserve"> </w:t>
      </w:r>
      <w:r>
        <w:t xml:space="preserve">- installation and basic usage</w:t>
      </w:r>
    </w:p>
    <w:bookmarkEnd w:id="541"/>
    <w:bookmarkStart w:id="544" w:name="learning-resources"/>
    <w:p>
      <w:pPr>
        <w:pStyle w:val="Heading3"/>
      </w:pPr>
      <w:r>
        <w:t xml:space="preserve">10.9.2 Learning Resources</w:t>
      </w:r>
    </w:p>
    <w:p>
      <w:pPr>
        <w:pStyle w:val="Compact"/>
        <w:numPr>
          <w:ilvl w:val="0"/>
          <w:numId w:val="1163"/>
        </w:numPr>
      </w:pPr>
      <w:hyperlink r:id="rId47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3"/>
        </w:numPr>
      </w:pPr>
      <w:hyperlink r:id="rId542">
        <w:r>
          <w:rPr>
            <w:rStyle w:val="Hyperlink"/>
          </w:rPr>
          <w:t xml:space="preserve">litedown: R Markdown Reimagined</w:t>
        </w:r>
      </w:hyperlink>
      <w:r>
        <w:t xml:space="preserve"> </w:t>
      </w:r>
      <w:r>
        <w:t xml:space="preserve">- a book by Yihui Xie on</w:t>
      </w:r>
      <w:r>
        <w:t xml:space="preserve"> </w:t>
      </w:r>
      <w:hyperlink r:id="rId543">
        <w:r>
          <w:rPr>
            <w:rStyle w:val="VerbatimChar"/>
          </w:rPr>
          <w:t xml:space="preserve">{litedown}</w:t>
        </w:r>
      </w:hyperlink>
      <w:r>
        <w:t xml:space="preserve">, a lightweight R Markdown implementation aimed at simplicity and speed</w:t>
      </w:r>
    </w:p>
    <w:p>
      <w:pPr>
        <w:pStyle w:val="Compact"/>
        <w:numPr>
          <w:ilvl w:val="0"/>
          <w:numId w:val="1163"/>
        </w:numPr>
      </w:pPr>
      <w:hyperlink r:id="rId50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3"/>
        </w:numPr>
      </w:pPr>
      <w:hyperlink r:id="rId489">
        <w:r>
          <w:rPr>
            <w:rStyle w:val="Hyperlink"/>
          </w:rPr>
          <w:t xml:space="preserve">UCD-SeRG Lab Manual Source</w:t>
        </w:r>
      </w:hyperlink>
      <w:r>
        <w:t xml:space="preserve"> </w:t>
      </w:r>
      <w:r>
        <w:t xml:space="preserve">- this manual’s source code provides examples of:</w:t>
      </w:r>
    </w:p>
    <w:p>
      <w:pPr>
        <w:pStyle w:val="Compact"/>
        <w:numPr>
          <w:ilvl w:val="1"/>
          <w:numId w:val="1164"/>
        </w:numPr>
      </w:pPr>
      <w:r>
        <w:t xml:space="preserve">Book structure and organization</w:t>
      </w:r>
    </w:p>
    <w:p>
      <w:pPr>
        <w:pStyle w:val="Compact"/>
        <w:numPr>
          <w:ilvl w:val="1"/>
          <w:numId w:val="1164"/>
        </w:numPr>
      </w:pPr>
      <w:r>
        <w:t xml:space="preserve">Using includes for modular content</w:t>
      </w:r>
      <w:r>
        <w:br/>
      </w:r>
    </w:p>
    <w:p>
      <w:pPr>
        <w:pStyle w:val="Compact"/>
        <w:numPr>
          <w:ilvl w:val="1"/>
          <w:numId w:val="1164"/>
        </w:numPr>
      </w:pPr>
      <w:r>
        <w:t xml:space="preserve">Configuring multiple output formats (HTML, PDF, ePub, Word)</w:t>
      </w:r>
    </w:p>
    <w:p>
      <w:pPr>
        <w:pStyle w:val="Compact"/>
        <w:numPr>
          <w:ilvl w:val="1"/>
          <w:numId w:val="1164"/>
        </w:numPr>
      </w:pPr>
      <w:r>
        <w:t xml:space="preserve">Cross-references for figures, tables, and sections</w:t>
      </w:r>
    </w:p>
    <w:bookmarkEnd w:id="544"/>
    <w:bookmarkStart w:id="545" w:name="templates"/>
    <w:p>
      <w:pPr>
        <w:pStyle w:val="Heading3"/>
      </w:pPr>
      <w:r>
        <w:t xml:space="preserve">10.9.3 Templates</w:t>
      </w:r>
    </w:p>
    <w:p>
      <w:pPr>
        <w:pStyle w:val="Compact"/>
        <w:numPr>
          <w:ilvl w:val="0"/>
          <w:numId w:val="1165"/>
        </w:numPr>
      </w:pPr>
      <w:hyperlink r:id="rId482">
        <w:r>
          <w:rPr>
            <w:rStyle w:val="Hyperlink"/>
          </w:rPr>
          <w:t xml:space="preserve">UCD-SeRG Quarto Book Template</w:t>
        </w:r>
      </w:hyperlink>
      <w:r>
        <w:t xml:space="preserve"> </w:t>
      </w:r>
      <w:r>
        <w:t xml:space="preserve">- our recommended template</w:t>
      </w:r>
    </w:p>
    <w:p>
      <w:pPr>
        <w:pStyle w:val="Compact"/>
        <w:numPr>
          <w:ilvl w:val="0"/>
          <w:numId w:val="1165"/>
        </w:numPr>
      </w:pPr>
      <w:hyperlink r:id="rId48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5"/>
        </w:numPr>
      </w:pPr>
      <w:hyperlink r:id="rId484">
        <w:r>
          <w:rPr>
            <w:rStyle w:val="Hyperlink"/>
          </w:rPr>
          <w:t xml:space="preserve">DataLab Quarto Template</w:t>
        </w:r>
      </w:hyperlink>
      <w:r>
        <w:t xml:space="preserve"> </w:t>
      </w:r>
      <w:r>
        <w:t xml:space="preserve">- template from the UC Davis DataLab and Davis R Users Group</w:t>
      </w:r>
    </w:p>
    <w:bookmarkEnd w:id="545"/>
    <w:bookmarkStart w:id="548"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6"/>
        </w:numPr>
      </w:pPr>
      <w:hyperlink r:id="rId54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6"/>
        </w:numPr>
      </w:pPr>
      <w:hyperlink r:id="rId54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48"/>
    <w:bookmarkStart w:id="549"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7"/>
        </w:numPr>
      </w:pPr>
      <w:hyperlink w:anchor="sec-github">
        <w:r>
          <w:rPr>
            <w:rStyle w:val="Hyperlink"/>
          </w:rPr>
          <w:t xml:space="preserve">Chapter 11</w:t>
        </w:r>
      </w:hyperlink>
      <w:r>
        <w:t xml:space="preserve"> </w:t>
      </w:r>
      <w:r>
        <w:t xml:space="preserve">- Version control for Quarto projects</w:t>
      </w:r>
    </w:p>
    <w:p>
      <w:r>
        <w:br w:type="page"/>
      </w:r>
    </w:p>
    <w:bookmarkEnd w:id="549"/>
    <w:bookmarkEnd w:id="550"/>
    <w:bookmarkEnd w:id="551"/>
    <w:bookmarkStart w:id="624" w:name="sec-github"/>
    <w:p>
      <w:pPr>
        <w:pStyle w:val="Heading1"/>
      </w:pPr>
      <w:r>
        <w:t xml:space="preserve">11. Github</w:t>
      </w:r>
    </w:p>
    <w:bookmarkStart w:id="555" w:name="basics"/>
    <w:p>
      <w:pPr>
        <w:pStyle w:val="Heading2"/>
      </w:pPr>
      <w:r>
        <w:t xml:space="preserve">11.1 Basics</w:t>
      </w:r>
    </w:p>
    <w:p>
      <w:pPr>
        <w:pStyle w:val="Compact"/>
        <w:numPr>
          <w:ilvl w:val="0"/>
          <w:numId w:val="1168"/>
        </w:numPr>
      </w:pPr>
      <w:hyperlink r:id="rId55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8"/>
        </w:numPr>
      </w:pPr>
      <w:r>
        <w:t xml:space="preserve">A detailed tutorial of Git can be found</w:t>
      </w:r>
      <w:r>
        <w:t xml:space="preserve"> </w:t>
      </w:r>
      <w:hyperlink r:id="rId553">
        <w:r>
          <w:rPr>
            <w:rStyle w:val="Hyperlink"/>
          </w:rPr>
          <w:t xml:space="preserve">here on the CS61B website</w:t>
        </w:r>
      </w:hyperlink>
      <w:r>
        <w:t xml:space="preserve">.</w:t>
      </w:r>
    </w:p>
    <w:p>
      <w:pPr>
        <w:pStyle w:val="Compact"/>
        <w:numPr>
          <w:ilvl w:val="0"/>
          <w:numId w:val="1168"/>
        </w:numPr>
      </w:pPr>
      <w:r>
        <w:t xml:space="preserve">If you are already familiar with Git, you can reference the summary at the end of</w:t>
      </w:r>
      <w:r>
        <w:t xml:space="preserve"> </w:t>
      </w:r>
      <w:hyperlink r:id="rId553">
        <w:r>
          <w:rPr>
            <w:rStyle w:val="Hyperlink"/>
          </w:rPr>
          <w:t xml:space="preserve">Section B</w:t>
        </w:r>
      </w:hyperlink>
      <w:r>
        <w:t xml:space="preserve">.</w:t>
      </w:r>
    </w:p>
    <w:p>
      <w:pPr>
        <w:pStyle w:val="Compact"/>
        <w:numPr>
          <w:ilvl w:val="0"/>
          <w:numId w:val="116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8"/>
        </w:numPr>
      </w:pPr>
      <w:r>
        <w:t xml:space="preserve">For hands-on Git practice, see the</w:t>
      </w:r>
      <w:r>
        <w:t xml:space="preserve"> </w:t>
      </w:r>
      <w:hyperlink r:id="rId554">
        <w:r>
          <w:rPr>
            <w:rStyle w:val="Hyperlink"/>
          </w:rPr>
          <w:t xml:space="preserve">UC Davis DataLab Git Sandbox</w:t>
        </w:r>
      </w:hyperlink>
      <w:r>
        <w:t xml:space="preserve"> </w:t>
      </w:r>
      <w:r>
        <w:t xml:space="preserve">- a collaborative repository for learning Git workflows.</w:t>
      </w:r>
    </w:p>
    <w:bookmarkEnd w:id="555"/>
    <w:bookmarkStart w:id="571" w:name="sec-github-education"/>
    <w:p>
      <w:pPr>
        <w:pStyle w:val="Heading2"/>
      </w:pPr>
      <w:r>
        <w:t xml:space="preserve">11.2 GitHub Education and Copilot Access</w:t>
      </w:r>
    </w:p>
    <w:bookmarkStart w:id="55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9"/>
        </w:numPr>
      </w:pPr>
      <w:r>
        <w:t xml:space="preserve">Visit the</w:t>
      </w:r>
      <w:r>
        <w:t xml:space="preserve"> </w:t>
      </w:r>
      <w:hyperlink r:id="rId556">
        <w:r>
          <w:rPr>
            <w:rStyle w:val="Hyperlink"/>
          </w:rPr>
          <w:t xml:space="preserve">GitHub Education website</w:t>
        </w:r>
      </w:hyperlink>
    </w:p>
    <w:p>
      <w:pPr>
        <w:pStyle w:val="Compact"/>
        <w:numPr>
          <w:ilvl w:val="0"/>
          <w:numId w:val="116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9"/>
        </w:numPr>
      </w:pPr>
      <w:r>
        <w:t xml:space="preserve">Sign in with your GitHub account (or create one if you don’t have one)</w:t>
      </w:r>
    </w:p>
    <w:p>
      <w:pPr>
        <w:pStyle w:val="Compact"/>
        <w:numPr>
          <w:ilvl w:val="0"/>
          <w:numId w:val="116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9"/>
        </w:numPr>
      </w:pPr>
      <w:r>
        <w:t xml:space="preserve">Provide proof of your academic affiliation (e.g., upload a photo of your student ID or university letter)</w:t>
      </w:r>
    </w:p>
    <w:p>
      <w:pPr>
        <w:pStyle w:val="Compact"/>
        <w:numPr>
          <w:ilvl w:val="0"/>
          <w:numId w:val="116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7">
        <w:r>
          <w:rPr>
            <w:rStyle w:val="Hyperlink"/>
          </w:rPr>
          <w:t xml:space="preserve">GitHub Student Developer Pack</w:t>
        </w:r>
      </w:hyperlink>
      <w:r>
        <w:t xml:space="preserve"> </w:t>
      </w:r>
      <w:r>
        <w:t xml:space="preserve">(for students)</w:t>
      </w:r>
      <w:r>
        <w:t xml:space="preserve"> </w:t>
      </w:r>
      <w:r>
        <w:t xml:space="preserve">or</w:t>
      </w:r>
      <w:r>
        <w:t xml:space="preserve"> </w:t>
      </w:r>
      <w:hyperlink r:id="rId55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59"/>
    <w:bookmarkStart w:id="57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0"/>
        </w:numPr>
      </w:pPr>
      <w:r>
        <w:t xml:space="preserve">Ensure you have a GitHub account and have signed up for GitHub Education (see above)</w:t>
      </w:r>
    </w:p>
    <w:p>
      <w:pPr>
        <w:pStyle w:val="Compact"/>
        <w:numPr>
          <w:ilvl w:val="0"/>
          <w:numId w:val="1170"/>
        </w:numPr>
      </w:pPr>
      <w:r>
        <w:t xml:space="preserve">Go to the</w:t>
      </w:r>
      <w:r>
        <w:t xml:space="preserve"> </w:t>
      </w:r>
      <w:hyperlink r:id="rId560">
        <w:r>
          <w:rPr>
            <w:rStyle w:val="Hyperlink"/>
          </w:rPr>
          <w:t xml:space="preserve">UC Davis IT ServiceHub GitHub page</w:t>
        </w:r>
      </w:hyperlink>
    </w:p>
    <w:p>
      <w:pPr>
        <w:pStyle w:val="Compact"/>
        <w:numPr>
          <w:ilvl w:val="0"/>
          <w:numId w:val="1170"/>
        </w:numPr>
      </w:pPr>
      <w:r>
        <w:t xml:space="preserve">Click the blue</w:t>
      </w:r>
      <w:r>
        <w:t xml:space="preserve"> </w:t>
      </w:r>
      <w:r>
        <w:t xml:space="preserve">“Get GitHub!”</w:t>
      </w:r>
      <w:r>
        <w:t xml:space="preserve"> </w:t>
      </w:r>
      <w:r>
        <w:t xml:space="preserve">button near the top right</w:t>
      </w:r>
    </w:p>
    <w:p>
      <w:pPr>
        <w:pStyle w:val="Compact"/>
        <w:numPr>
          <w:ilvl w:val="0"/>
          <w:numId w:val="117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4" w:name="fig-request-copilot-seat"/>
          <w:p>
            <w:pPr>
              <w:pStyle w:val="Compact"/>
              <w:jc w:val="center"/>
            </w:pPr>
            <w:r>
              <w:drawing>
                <wp:inline>
                  <wp:extent cx="5334000" cy="3052792"/>
                  <wp:effectExtent b="0" l="0" r="0" t="0"/>
                  <wp:docPr descr="" title="" id="562" name="Picture"/>
                  <a:graphic>
                    <a:graphicData uri="http://schemas.openxmlformats.org/drawingml/2006/picture">
                      <pic:pic>
                        <pic:nvPicPr>
                          <pic:cNvPr descr="assets/images/github-copilot-invitation-email.png" id="563" name="Picture"/>
                          <pic:cNvPicPr>
                            <a:picLocks noChangeArrowheads="1" noChangeAspect="1"/>
                          </pic:cNvPicPr>
                        </pic:nvPicPr>
                        <pic:blipFill>
                          <a:blip r:embed="rId56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4"/>
        </w:tc>
      </w:tr>
    </w:tbl>
    <w:p>
      <w:pPr>
        <w:pStyle w:val="Compact"/>
        <w:numPr>
          <w:ilvl w:val="0"/>
          <w:numId w:val="1171"/>
        </w:numPr>
      </w:pPr>
      <w:r>
        <w:t xml:space="preserve">Click</w:t>
      </w:r>
      <w:r>
        <w:t xml:space="preserve"> </w:t>
      </w:r>
      <w:r>
        <w:t xml:space="preserve">“Join UC Davis”</w:t>
      </w:r>
      <w:r>
        <w:t xml:space="preserve"> </w:t>
      </w:r>
      <w:r>
        <w:t xml:space="preserve">to accept the invitation</w:t>
      </w:r>
    </w:p>
    <w:p>
      <w:pPr>
        <w:pStyle w:val="Compact"/>
        <w:numPr>
          <w:ilvl w:val="0"/>
          <w:numId w:val="117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2"/>
        </w:numPr>
      </w:pPr>
      <w:r>
        <w:t xml:space="preserve">Go to your</w:t>
      </w:r>
      <w:r>
        <w:t xml:space="preserve"> </w:t>
      </w:r>
      <w:hyperlink r:id="rId565">
        <w:r>
          <w:rPr>
            <w:rStyle w:val="Hyperlink"/>
          </w:rPr>
          <w:t xml:space="preserve">GitHub Copilot settings</w:t>
        </w:r>
      </w:hyperlink>
    </w:p>
    <w:p>
      <w:pPr>
        <w:pStyle w:val="Compact"/>
        <w:numPr>
          <w:ilvl w:val="0"/>
          <w:numId w:val="117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69" w:name="fig-copilot-settings-org-options"/>
          <w:p>
            <w:pPr>
              <w:pStyle w:val="Compact"/>
              <w:jc w:val="center"/>
            </w:pPr>
            <w:r>
              <w:drawing>
                <wp:inline>
                  <wp:extent cx="5334000" cy="531962"/>
                  <wp:effectExtent b="0" l="0" r="0" t="0"/>
                  <wp:docPr descr="" title="" id="567" name="Picture"/>
                  <a:graphic>
                    <a:graphicData uri="http://schemas.openxmlformats.org/drawingml/2006/picture">
                      <pic:pic>
                        <pic:nvPicPr>
                          <pic:cNvPr descr="assets/images/github-copilot-settings-page.png" id="568" name="Picture"/>
                          <pic:cNvPicPr>
                            <a:picLocks noChangeArrowheads="1" noChangeAspect="1"/>
                          </pic:cNvPicPr>
                        </pic:nvPicPr>
                        <pic:blipFill>
                          <a:blip r:embed="rId56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69"/>
        </w:tc>
      </w:tr>
    </w:tbl>
    <w:p>
      <w:pPr>
        <w:pStyle w:val="Compact"/>
        <w:numPr>
          <w:ilvl w:val="0"/>
          <w:numId w:val="1173"/>
        </w:numPr>
      </w:pPr>
      <w:r>
        <w:t xml:space="preserve">Wait for approval from the UC Davis GitHub organization administrators</w:t>
      </w:r>
    </w:p>
    <w:p>
      <w:pPr>
        <w:pStyle w:val="Compact"/>
        <w:numPr>
          <w:ilvl w:val="0"/>
          <w:numId w:val="117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0"/>
    <w:bookmarkEnd w:id="571"/>
    <w:bookmarkStart w:id="572"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2"/>
    <w:bookmarkStart w:id="582" w:name="sec-cli-tools"/>
    <w:p>
      <w:pPr>
        <w:pStyle w:val="Heading2"/>
      </w:pPr>
      <w:r>
        <w:t xml:space="preserve">11.4 GitHub CLI and GitLab CLI</w:t>
      </w:r>
    </w:p>
    <w:p>
      <w:pPr>
        <w:pStyle w:val="FirstParagraph"/>
      </w:pPr>
      <w:hyperlink r:id="rId573">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4">
        <w:r>
          <w:rPr>
            <w:rStyle w:val="VerbatimChar"/>
          </w:rPr>
          <w:t xml:space="preserve">glab</w:t>
        </w:r>
      </w:hyperlink>
      <w:r>
        <w:t xml:space="preserve"> </w:t>
      </w:r>
      <w:r>
        <w:t xml:space="preserve">is the GitLab equivalent.</w:t>
      </w:r>
    </w:p>
    <w:bookmarkStart w:id="578"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4"/>
        </w:numPr>
      </w:pPr>
      <w:r>
        <w:rPr>
          <w:b/>
          <w:bCs/>
        </w:rPr>
        <w:t xml:space="preserve">macOS:</w:t>
      </w:r>
      <w:r>
        <w:t xml:space="preserve"> </w:t>
      </w:r>
      <w:r>
        <w:rPr>
          <w:rStyle w:val="VerbatimChar"/>
        </w:rPr>
        <w:t xml:space="preserve">brew install gh</w:t>
      </w:r>
    </w:p>
    <w:p>
      <w:pPr>
        <w:pStyle w:val="Compact"/>
        <w:numPr>
          <w:ilvl w:val="0"/>
          <w:numId w:val="117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6">
        <w:r>
          <w:rPr>
            <w:rStyle w:val="Hyperlink"/>
          </w:rPr>
          <w:t xml:space="preserve">GitHub CLI apt repository</w:t>
        </w:r>
      </w:hyperlink>
    </w:p>
    <w:p>
      <w:pPr>
        <w:pStyle w:val="Compact"/>
        <w:numPr>
          <w:ilvl w:val="0"/>
          <w:numId w:val="1174"/>
        </w:numPr>
      </w:pPr>
      <w:r>
        <w:rPr>
          <w:b/>
          <w:bCs/>
        </w:rPr>
        <w:t xml:space="preserve">Linux (Fedora/RHEL):</w:t>
      </w:r>
      <w:r>
        <w:t xml:space="preserve"> </w:t>
      </w:r>
      <w:r>
        <w:rPr>
          <w:rStyle w:val="VerbatimChar"/>
        </w:rPr>
        <w:t xml:space="preserve">sudo dnf install gh</w:t>
      </w:r>
    </w:p>
    <w:p>
      <w:pPr>
        <w:pStyle w:val="Compact"/>
        <w:numPr>
          <w:ilvl w:val="0"/>
          <w:numId w:val="117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78"/>
    <w:bookmarkStart w:id="581"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7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5"/>
        </w:numPr>
      </w:pPr>
      <w:r>
        <w:rPr>
          <w:b/>
          <w:bCs/>
        </w:rPr>
        <w:t xml:space="preserve">macOS:</w:t>
      </w:r>
      <w:r>
        <w:t xml:space="preserve"> </w:t>
      </w:r>
      <w:r>
        <w:rPr>
          <w:rStyle w:val="VerbatimChar"/>
        </w:rPr>
        <w:t xml:space="preserve">brew install glab</w:t>
      </w:r>
    </w:p>
    <w:p>
      <w:pPr>
        <w:pStyle w:val="Compact"/>
        <w:numPr>
          <w:ilvl w:val="0"/>
          <w:numId w:val="1175"/>
        </w:numPr>
      </w:pPr>
      <w:r>
        <w:rPr>
          <w:b/>
          <w:bCs/>
        </w:rPr>
        <w:t xml:space="preserve">Linux:</w:t>
      </w:r>
      <w:r>
        <w:t xml:space="preserve"> </w:t>
      </w:r>
      <w:r>
        <w:t xml:space="preserve">download the latest package from the</w:t>
      </w:r>
      <w:r>
        <w:t xml:space="preserve"> </w:t>
      </w:r>
      <w:hyperlink r:id="rId580">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0">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1"/>
    <w:bookmarkEnd w:id="582"/>
    <w:bookmarkStart w:id="584"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6"/>
        </w:numPr>
      </w:pPr>
      <w:r>
        <w:t xml:space="preserve">You want to start working on a new part of the project, but you aren’t sure yet if your changes will work and make it to the final product.</w:t>
      </w:r>
    </w:p>
    <w:p>
      <w:pPr>
        <w:pStyle w:val="Compact"/>
        <w:numPr>
          <w:ilvl w:val="0"/>
          <w:numId w:val="117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3">
        <w:r>
          <w:rPr>
            <w:rStyle w:val="Hyperlink"/>
          </w:rPr>
          <w:t xml:space="preserve">here</w:t>
        </w:r>
      </w:hyperlink>
      <w:r>
        <w:t xml:space="preserve">. You can also find instructions on how to handle merge conflicts when joining branches together.</w:t>
      </w:r>
    </w:p>
    <w:bookmarkEnd w:id="584"/>
    <w:bookmarkStart w:id="585"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7"/>
        </w:numPr>
      </w:pPr>
      <w:r>
        <w:t xml:space="preserve">Cherry-pick the commits you want to contribute</w:t>
      </w:r>
      <w:r>
        <w:t xml:space="preserve"> </w:t>
      </w:r>
      <w:r>
        <w:t xml:space="preserve">from the dev branch onto the feature branch.</w:t>
      </w:r>
    </w:p>
    <w:p>
      <w:pPr>
        <w:pStyle w:val="Compact"/>
        <w:numPr>
          <w:ilvl w:val="0"/>
          <w:numId w:val="117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5"/>
    <w:bookmarkStart w:id="588"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7"/>
          <w:p/>
        </w:tc>
      </w:tr>
    </w:tbl>
    <w:bookmarkEnd w:id="588"/>
    <w:bookmarkStart w:id="589"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89"/>
    <w:bookmarkStart w:id="591"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0"/>
          <w:p/>
        </w:tc>
      </w:tr>
    </w:tbl>
    <w:bookmarkEnd w:id="591"/>
    <w:bookmarkStart w:id="592"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2"/>
    <w:bookmarkStart w:id="596"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3"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9"/>
        </w:numPr>
      </w:pPr>
      <w:r>
        <w:t xml:space="preserve">Make a small change and verify your project still works</w:t>
      </w:r>
    </w:p>
    <w:p>
      <w:pPr>
        <w:pStyle w:val="Compact"/>
        <w:numPr>
          <w:ilvl w:val="0"/>
          <w:numId w:val="117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9"/>
        </w:numPr>
      </w:pPr>
      <w:r>
        <w:rPr>
          <w:b/>
          <w:bCs/>
        </w:rPr>
        <w:t xml:space="preserve">Do not push yet</w:t>
      </w:r>
    </w:p>
    <w:p>
      <w:pPr>
        <w:pStyle w:val="Compact"/>
        <w:numPr>
          <w:ilvl w:val="0"/>
          <w:numId w:val="1179"/>
        </w:numPr>
      </w:pPr>
      <w:r>
        <w:t xml:space="preserve">Make another small change and verify it works</w:t>
      </w:r>
    </w:p>
    <w:p>
      <w:pPr>
        <w:pStyle w:val="Compact"/>
        <w:numPr>
          <w:ilvl w:val="0"/>
          <w:numId w:val="1179"/>
        </w:numPr>
      </w:pPr>
      <w:r>
        <w:t xml:space="preserve">Stage and amend the previous commit:</w:t>
      </w:r>
      <w:r>
        <w:t xml:space="preserve"> </w:t>
      </w:r>
      <w:r>
        <w:rPr>
          <w:rStyle w:val="VerbatimChar"/>
        </w:rPr>
        <w:t xml:space="preserve">git commit --amend --no-edit</w:t>
      </w:r>
    </w:p>
    <w:p>
      <w:pPr>
        <w:pStyle w:val="Compact"/>
        <w:numPr>
          <w:ilvl w:val="0"/>
          <w:numId w:val="1179"/>
        </w:numPr>
      </w:pPr>
      <w:r>
        <w:t xml:space="preserve">Repeat steps 4-5 as needed</w:t>
      </w:r>
    </w:p>
    <w:p>
      <w:pPr>
        <w:pStyle w:val="Compact"/>
        <w:numPr>
          <w:ilvl w:val="0"/>
          <w:numId w:val="1179"/>
        </w:numPr>
      </w:pPr>
      <w:r>
        <w:t xml:space="preserve">When finished, amend one final time with a proper commit message</w:t>
      </w:r>
    </w:p>
    <w:p>
      <w:pPr>
        <w:pStyle w:val="Compact"/>
        <w:numPr>
          <w:ilvl w:val="0"/>
          <w:numId w:val="117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3"/>
    <w:bookmarkStart w:id="595" w:name="key-points"/>
    <w:p>
      <w:pPr>
        <w:pStyle w:val="Heading3"/>
      </w:pPr>
      <w:r>
        <w:t xml:space="preserve">11.11.2 Key Points</w:t>
      </w:r>
    </w:p>
    <w:p>
      <w:pPr>
        <w:pStyle w:val="Compact"/>
        <w:numPr>
          <w:ilvl w:val="0"/>
          <w:numId w:val="1180"/>
        </w:numPr>
      </w:pPr>
      <w:r>
        <w:t xml:space="preserve">Each amend replaces the previous commit rather than creating a new one</w:t>
      </w:r>
    </w:p>
    <w:p>
      <w:pPr>
        <w:pStyle w:val="Compact"/>
        <w:numPr>
          <w:ilvl w:val="0"/>
          <w:numId w:val="1180"/>
        </w:numPr>
      </w:pPr>
      <w:r>
        <w:t xml:space="preserve">This keeps your history clean while letting you work incrementally</w:t>
      </w:r>
    </w:p>
    <w:p>
      <w:pPr>
        <w:pStyle w:val="Compact"/>
        <w:numPr>
          <w:ilvl w:val="0"/>
          <w:numId w:val="1180"/>
        </w:numPr>
      </w:pPr>
      <w:r>
        <w:t xml:space="preserve">Only use this pattern before pushing - never amend commits that others may have pulled</w:t>
      </w:r>
    </w:p>
    <w:p>
      <w:pPr>
        <w:pStyle w:val="Compact"/>
        <w:numPr>
          <w:ilvl w:val="0"/>
          <w:numId w:val="118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4">
        <w:r>
          <w:rPr>
            <w:rStyle w:val="Hyperlink"/>
          </w:rPr>
          <w:t xml:space="preserve">Repeated Amend chapter</w:t>
        </w:r>
      </w:hyperlink>
      <w:r>
        <w:t xml:space="preserve"> </w:t>
      </w:r>
      <w:r>
        <w:t xml:space="preserve">in Happy Git with R.</w:t>
      </w:r>
    </w:p>
    <w:bookmarkEnd w:id="595"/>
    <w:bookmarkEnd w:id="596"/>
    <w:bookmarkStart w:id="599"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98">
        <w:r>
          <w:rPr>
            <w:rStyle w:val="Hyperlink"/>
          </w:rPr>
          <w:t xml:space="preserve">great discussion of project-oriented workflows</w:t>
        </w:r>
      </w:hyperlink>
      <w:r>
        <w:t xml:space="preserve">, extolling the virtues of a self-contained, portable projects, for your reference.</w:t>
      </w:r>
    </w:p>
    <w:bookmarkEnd w:id="599"/>
    <w:bookmarkStart w:id="603"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0">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2"/>
        </w:numPr>
      </w:pPr>
      <w:hyperlink r:id="rId601">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2"/>
        </w:numPr>
      </w:pPr>
      <w:hyperlink r:id="rId602">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3"/>
    <w:bookmarkStart w:id="616" w:name="sec-gitattributes"/>
    <w:p>
      <w:pPr>
        <w:pStyle w:val="Heading2"/>
      </w:pPr>
      <w:r>
        <w:t xml:space="preserve">11.14 Customizing How Files Appear on GitHub</w:t>
      </w:r>
    </w:p>
    <w:p>
      <w:pPr>
        <w:pStyle w:val="FirstParagraph"/>
      </w:pPr>
      <w:r>
        <w:t xml:space="preserve">GitHub uses a tool called</w:t>
      </w:r>
      <w:r>
        <w:t xml:space="preserve"> </w:t>
      </w:r>
      <w:hyperlink r:id="rId60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6"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3"/>
        </w:numPr>
      </w:pPr>
      <w:r>
        <w:rPr>
          <w:b/>
          <w:bCs/>
        </w:rPr>
        <w:t xml:space="preserve">Excluded from language statistics</w:t>
      </w:r>
      <w:r>
        <w:t xml:space="preserve"> </w:t>
      </w:r>
      <w:r>
        <w:t xml:space="preserve">- they won’t affect your repository’s language breakdown</w:t>
      </w:r>
    </w:p>
    <w:p>
      <w:pPr>
        <w:pStyle w:val="Compact"/>
        <w:numPr>
          <w:ilvl w:val="0"/>
          <w:numId w:val="118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4"/>
        </w:numPr>
      </w:pPr>
      <w:r>
        <w:t xml:space="preserve">Auto-generated documentation files</w:t>
      </w:r>
    </w:p>
    <w:p>
      <w:pPr>
        <w:pStyle w:val="Compact"/>
        <w:numPr>
          <w:ilvl w:val="0"/>
          <w:numId w:val="1184"/>
        </w:numPr>
      </w:pPr>
      <w:r>
        <w:t xml:space="preserve">Files generated by build tools or code generators</w:t>
      </w:r>
    </w:p>
    <w:p>
      <w:pPr>
        <w:pStyle w:val="Compact"/>
        <w:numPr>
          <w:ilvl w:val="0"/>
          <w:numId w:val="118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5">
        <w:r>
          <w:rPr>
            <w:rStyle w:val="Hyperlink"/>
          </w:rPr>
          <w:t xml:space="preserve">Generated code documentation</w:t>
        </w:r>
      </w:hyperlink>
      <w:r>
        <w:t xml:space="preserve">.</w:t>
      </w:r>
    </w:p>
    <w:bookmarkEnd w:id="606"/>
    <w:bookmarkStart w:id="609"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7">
        <w:r>
          <w:rPr>
            <w:rStyle w:val="Hyperlink"/>
          </w:rPr>
          <w:t xml:space="preserve">pattern format documentation</w:t>
        </w:r>
      </w:hyperlink>
      <w:r>
        <w:t xml:space="preserve"> </w:t>
      </w:r>
      <w:r>
        <w:t xml:space="preserve">and the</w:t>
      </w:r>
      <w:r>
        <w:t xml:space="preserve"> </w:t>
      </w:r>
      <w:hyperlink r:id="rId608">
        <w:r>
          <w:rPr>
            <w:rStyle w:val="Hyperlink"/>
          </w:rPr>
          <w:t xml:space="preserve">Using gitattributes guide</w:t>
        </w:r>
      </w:hyperlink>
      <w:r>
        <w:t xml:space="preserve">.</w:t>
      </w:r>
    </w:p>
    <w:bookmarkEnd w:id="609"/>
    <w:bookmarkStart w:id="615"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5"/>
        </w:numPr>
      </w:pPr>
      <w:r>
        <w:rPr>
          <w:rStyle w:val="VerbatimChar"/>
        </w:rPr>
        <w:t xml:space="preserve">linguist-vendored</w:t>
      </w:r>
      <w:r>
        <w:t xml:space="preserve"> </w:t>
      </w:r>
      <w:r>
        <w:t xml:space="preserve">- Marks vendored code (libraries you didn’t write) to exclude from stats (</w:t>
      </w:r>
      <w:hyperlink r:id="rId610">
        <w:r>
          <w:rPr>
            <w:rStyle w:val="Hyperlink"/>
          </w:rPr>
          <w:t xml:space="preserve">documentation</w:t>
        </w:r>
      </w:hyperlink>
      <w:r>
        <w:t xml:space="preserve">)</w:t>
      </w:r>
    </w:p>
    <w:p>
      <w:pPr>
        <w:pStyle w:val="Compact"/>
        <w:numPr>
          <w:ilvl w:val="0"/>
          <w:numId w:val="1185"/>
        </w:numPr>
      </w:pPr>
      <w:r>
        <w:rPr>
          <w:rStyle w:val="VerbatimChar"/>
        </w:rPr>
        <w:t xml:space="preserve">linguist-documentation</w:t>
      </w:r>
      <w:r>
        <w:t xml:space="preserve"> </w:t>
      </w:r>
      <w:r>
        <w:t xml:space="preserve">- Marks documentation files to exclude from stats (</w:t>
      </w:r>
      <w:hyperlink r:id="rId611">
        <w:r>
          <w:rPr>
            <w:rStyle w:val="Hyperlink"/>
          </w:rPr>
          <w:t xml:space="preserve">documentation</w:t>
        </w:r>
      </w:hyperlink>
      <w:r>
        <w:t xml:space="preserve">)</w:t>
      </w:r>
    </w:p>
    <w:p>
      <w:pPr>
        <w:pStyle w:val="Compact"/>
        <w:numPr>
          <w:ilvl w:val="0"/>
          <w:numId w:val="1185"/>
        </w:numPr>
      </w:pPr>
      <w:r>
        <w:rPr>
          <w:rStyle w:val="VerbatimChar"/>
        </w:rPr>
        <w:t xml:space="preserve">linguist-detectable</w:t>
      </w:r>
      <w:r>
        <w:t xml:space="preserve"> </w:t>
      </w:r>
      <w:r>
        <w:t xml:space="preserve">- Forces a file type to be included in language stats (useful for data or prose files) (</w:t>
      </w:r>
      <w:hyperlink r:id="rId612">
        <w:r>
          <w:rPr>
            <w:rStyle w:val="Hyperlink"/>
          </w:rPr>
          <w:t xml:space="preserve">documentation</w:t>
        </w:r>
      </w:hyperlink>
      <w:r>
        <w:t xml:space="preserve">)</w:t>
      </w:r>
    </w:p>
    <w:p>
      <w:pPr>
        <w:pStyle w:val="Compact"/>
        <w:numPr>
          <w:ilvl w:val="0"/>
          <w:numId w:val="1185"/>
        </w:numPr>
      </w:pPr>
      <w:r>
        <w:rPr>
          <w:rStyle w:val="VerbatimChar"/>
        </w:rPr>
        <w:t xml:space="preserve">linguist-language=&lt;name&gt;</w:t>
      </w:r>
      <w:r>
        <w:t xml:space="preserve"> </w:t>
      </w:r>
      <w:r>
        <w:t xml:space="preserve">- Overrides the detected language for syntax highlighting (</w:t>
      </w:r>
      <w:hyperlink r:id="rId60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3">
        <w:r>
          <w:rPr>
            <w:rStyle w:val="Hyperlink"/>
          </w:rPr>
          <w:t xml:space="preserve">Customizing how changed files appear on GitHub</w:t>
        </w:r>
      </w:hyperlink>
      <w:r>
        <w:t xml:space="preserve"> </w:t>
      </w:r>
      <w:r>
        <w:t xml:space="preserve">and the</w:t>
      </w:r>
      <w:r>
        <w:t xml:space="preserve"> </w:t>
      </w:r>
      <w:hyperlink r:id="rId614">
        <w:r>
          <w:rPr>
            <w:rStyle w:val="Hyperlink"/>
          </w:rPr>
          <w:t xml:space="preserve">Linguist overrides documentation</w:t>
        </w:r>
      </w:hyperlink>
      <w:r>
        <w:t xml:space="preserve">.</w:t>
      </w:r>
    </w:p>
    <w:bookmarkEnd w:id="615"/>
    <w:bookmarkEnd w:id="616"/>
    <w:bookmarkStart w:id="623"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6"/>
        </w:numPr>
      </w:pPr>
      <w:r>
        <w:rPr>
          <w:b/>
          <w:bCs/>
        </w:rPr>
        <w:t xml:space="preserve">Archiving</w:t>
      </w:r>
      <w:r>
        <w:t xml:space="preserve"> </w:t>
      </w:r>
      <w:r>
        <w:t xml:space="preserve">a project before a repository is transferred, made private, or deleted.</w:t>
      </w:r>
    </w:p>
    <w:p>
      <w:pPr>
        <w:pStyle w:val="Compact"/>
        <w:numPr>
          <w:ilvl w:val="0"/>
          <w:numId w:val="118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7"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7"/>
    <w:bookmarkStart w:id="618"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18"/>
    <w:bookmarkStart w:id="619"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19"/>
    <w:bookmarkStart w:id="620"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0"/>
    <w:bookmarkStart w:id="621"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1"/>
    <w:bookmarkStart w:id="622" w:name="sec-export-cautions"/>
    <w:p>
      <w:pPr>
        <w:pStyle w:val="Heading3"/>
      </w:pPr>
      <w:r>
        <w:t xml:space="preserve">11.15.6 Practical cautions</w:t>
      </w:r>
    </w:p>
    <w:p>
      <w:pPr>
        <w:pStyle w:val="Compact"/>
        <w:numPr>
          <w:ilvl w:val="0"/>
          <w:numId w:val="118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2"/>
    <w:bookmarkEnd w:id="623"/>
    <w:bookmarkEnd w:id="624"/>
    <w:bookmarkStart w:id="66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2" w:name="sec-pull-requests"/>
    <w:p>
      <w:pPr>
        <w:pStyle w:val="Heading2"/>
      </w:pPr>
      <w:r>
        <w:t xml:space="preserve">12.1 Pull Requests</w:t>
      </w:r>
    </w:p>
    <w:bookmarkStart w:id="632"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5"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5"/>
    <w:bookmarkStart w:id="626"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6"/>
    <w:bookmarkStart w:id="627"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7"/>
    <w:bookmarkStart w:id="628"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28"/>
    <w:bookmarkStart w:id="629"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29"/>
    <w:bookmarkStart w:id="631"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0">
        <w:r>
          <w:rPr>
            <w:rStyle w:val="Hyperlink"/>
          </w:rPr>
          <w:t xml:space="preserve">steward guidelines</w:t>
        </w:r>
      </w:hyperlink>
      <w:r>
        <w:t xml:space="preserve">.</w:t>
      </w:r>
    </w:p>
    <w:bookmarkEnd w:id="631"/>
    <w:bookmarkEnd w:id="632"/>
    <w:bookmarkStart w:id="641" w:name="sec-opening-pull-requests"/>
    <w:p>
      <w:pPr>
        <w:pStyle w:val="Heading3"/>
      </w:pPr>
      <w:r>
        <w:t xml:space="preserve">12.1.2 Opening pull requests</w:t>
      </w:r>
    </w:p>
    <w:bookmarkStart w:id="633"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8"/>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8"/>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8"/>
        </w:numPr>
      </w:pPr>
      <w:r>
        <w:rPr>
          <w:b/>
          <w:bCs/>
        </w:rPr>
        <w:t xml:space="preserve">Fewer bugs</w:t>
      </w:r>
      <w:r>
        <w:t xml:space="preserve">:</w:t>
      </w:r>
      <w:r>
        <w:t xml:space="preserve"> </w:t>
      </w:r>
      <w:r>
        <w:t xml:space="preserve">Smaller changes are easier to reason about.</w:t>
      </w:r>
    </w:p>
    <w:p>
      <w:pPr>
        <w:pStyle w:val="Compact"/>
        <w:numPr>
          <w:ilvl w:val="0"/>
          <w:numId w:val="1188"/>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8"/>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3"/>
    <w:bookmarkStart w:id="634"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9"/>
        </w:numPr>
      </w:pPr>
      <w:r>
        <w:t xml:space="preserve">“Fix bug”</w:t>
      </w:r>
    </w:p>
    <w:p>
      <w:pPr>
        <w:pStyle w:val="Compact"/>
        <w:numPr>
          <w:ilvl w:val="0"/>
          <w:numId w:val="1189"/>
        </w:numPr>
      </w:pPr>
      <w:r>
        <w:t xml:space="preserve">“Add patch”</w:t>
      </w:r>
    </w:p>
    <w:p>
      <w:pPr>
        <w:pStyle w:val="Compact"/>
        <w:numPr>
          <w:ilvl w:val="0"/>
          <w:numId w:val="1189"/>
        </w:numPr>
      </w:pPr>
      <w:r>
        <w:t xml:space="preserve">“Moving code from A to B”</w:t>
      </w:r>
    </w:p>
    <w:p>
      <w:pPr>
        <w:pStyle w:val="FirstParagraph"/>
      </w:pPr>
      <w:r>
        <w:t xml:space="preserve">Better titles that summarize the actual change:</w:t>
      </w:r>
    </w:p>
    <w:p>
      <w:pPr>
        <w:pStyle w:val="Compact"/>
        <w:numPr>
          <w:ilvl w:val="0"/>
          <w:numId w:val="1190"/>
        </w:numPr>
      </w:pPr>
      <w:r>
        <w:t xml:space="preserve">“Fix missing value handling in data processing function”</w:t>
      </w:r>
    </w:p>
    <w:p>
      <w:pPr>
        <w:pStyle w:val="Compact"/>
        <w:numPr>
          <w:ilvl w:val="0"/>
          <w:numId w:val="1190"/>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1"/>
        </w:numPr>
      </w:pPr>
      <w:r>
        <w:t xml:space="preserve">A brief description of the problem being solved</w:t>
      </w:r>
    </w:p>
    <w:p>
      <w:pPr>
        <w:pStyle w:val="Compact"/>
        <w:numPr>
          <w:ilvl w:val="0"/>
          <w:numId w:val="1191"/>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1"/>
        </w:numPr>
      </w:pPr>
      <w:r>
        <w:t xml:space="preserve">A before-and-after example that shows the changed behavior</w:t>
      </w:r>
    </w:p>
    <w:p>
      <w:pPr>
        <w:pStyle w:val="Compact"/>
        <w:numPr>
          <w:ilvl w:val="0"/>
          <w:numId w:val="1191"/>
        </w:numPr>
      </w:pPr>
      <w:r>
        <w:t xml:space="preserve">Possible shortcomings or trade-offs in the current approach</w:t>
      </w:r>
    </w:p>
    <w:p>
      <w:pPr>
        <w:pStyle w:val="Compact"/>
        <w:numPr>
          <w:ilvl w:val="0"/>
          <w:numId w:val="1191"/>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4"/>
    <w:bookmarkStart w:id="635"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2"/>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2"/>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2"/>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2"/>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5"/>
    <w:bookmarkStart w:id="636"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3"/>
        </w:numPr>
      </w:pPr>
      <w:r>
        <w:t xml:space="preserve">at least one other student</w:t>
      </w:r>
    </w:p>
    <w:p>
      <w:pPr>
        <w:pStyle w:val="Compact"/>
        <w:numPr>
          <w:ilvl w:val="0"/>
          <w:numId w:val="1193"/>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6"/>
    <w:bookmarkStart w:id="637"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7"/>
    <w:bookmarkStart w:id="638"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38"/>
    <w:bookmarkStart w:id="640"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4"/>
        </w:numPr>
      </w:pPr>
      <w:r>
        <w:t xml:space="preserve">On GitHub,</w:t>
      </w:r>
      <w:r>
        <w:t xml:space="preserve"> </w:t>
      </w:r>
      <w:r>
        <w:t xml:space="preserve">navigate to the main page of the repository.</w:t>
      </w:r>
    </w:p>
    <w:p>
      <w:pPr>
        <w:pStyle w:val="Compact"/>
        <w:numPr>
          <w:ilvl w:val="0"/>
          <w:numId w:val="1194"/>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4"/>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39">
        <w:r>
          <w:rPr>
            <w:rStyle w:val="Hyperlink"/>
          </w:rPr>
          <w:t xml:space="preserve">GitHub’s pull request template documentation</w:t>
        </w:r>
      </w:hyperlink>
      <w:r>
        <w:t xml:space="preserve">.</w:t>
      </w:r>
    </w:p>
    <w:p>
      <w:pPr>
        <w:pStyle w:val="Compact"/>
        <w:numPr>
          <w:ilvl w:val="0"/>
          <w:numId w:val="1194"/>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0"/>
    <w:bookmarkEnd w:id="641"/>
    <w:bookmarkEnd w:id="642"/>
    <w:bookmarkStart w:id="664" w:name="sec-code-review"/>
    <w:p>
      <w:pPr>
        <w:pStyle w:val="Heading2"/>
      </w:pPr>
      <w:r>
        <w:t xml:space="preserve">12.2 Code Review</w:t>
      </w:r>
    </w:p>
    <w:bookmarkStart w:id="661"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3">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4"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4"/>
    <w:bookmarkStart w:id="647"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5"/>
        </w:numPr>
      </w:pPr>
      <w:r>
        <w:rPr>
          <w:b/>
          <w:bCs/>
        </w:rPr>
        <w:t xml:space="preserve">General bookmark</w:t>
      </w:r>
      <w:r>
        <w:t xml:space="preserve">:</w:t>
      </w:r>
      <w:r>
        <w:t xml:space="preserve"> </w:t>
      </w:r>
      <w:hyperlink r:id="rId645">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5"/>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6">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7"/>
    <w:bookmarkStart w:id="648"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6"/>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6"/>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6"/>
        </w:numPr>
      </w:pPr>
      <w:r>
        <w:t xml:space="preserve">Balance problem finding with guidance,</w:t>
      </w:r>
      <w:r>
        <w:t xml:space="preserve"> </w:t>
      </w:r>
      <w:r>
        <w:t xml:space="preserve">so the author can learn from the review.</w:t>
      </w:r>
    </w:p>
    <w:p>
      <w:pPr>
        <w:pStyle w:val="Compact"/>
        <w:numPr>
          <w:ilvl w:val="0"/>
          <w:numId w:val="1196"/>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48"/>
    <w:bookmarkStart w:id="649"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7"/>
        </w:numPr>
      </w:pPr>
      <w:r>
        <w:t xml:space="preserve">Leave comments that help authors learn something new.</w:t>
      </w:r>
    </w:p>
    <w:p>
      <w:pPr>
        <w:pStyle w:val="Compact"/>
        <w:numPr>
          <w:ilvl w:val="0"/>
          <w:numId w:val="1197"/>
        </w:numPr>
      </w:pPr>
      <w:r>
        <w:t xml:space="preserve">Link to relevant style guides</w:t>
      </w:r>
      <w:r>
        <w:t xml:space="preserve"> </w:t>
      </w:r>
      <w:r>
        <w:t xml:space="preserve">or best-practice documentation.</w:t>
      </w:r>
    </w:p>
    <w:p>
      <w:pPr>
        <w:pStyle w:val="Compact"/>
        <w:numPr>
          <w:ilvl w:val="0"/>
          <w:numId w:val="1197"/>
        </w:numPr>
      </w:pPr>
      <w:r>
        <w:t xml:space="preserve">For complex reviews,</w:t>
      </w:r>
      <w:r>
        <w:t xml:space="preserve"> </w:t>
      </w:r>
      <w:r>
        <w:t xml:space="preserve">consider a live review or pair-programming session.</w:t>
      </w:r>
    </w:p>
    <w:bookmarkEnd w:id="649"/>
    <w:bookmarkStart w:id="654"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3" w:name="fig-github-suggestion-feature"/>
          <w:p>
            <w:pPr>
              <w:pStyle w:val="Compact"/>
              <w:jc w:val="center"/>
            </w:pPr>
            <w:r>
              <w:drawing>
                <wp:inline>
                  <wp:extent cx="5334000" cy="1989605"/>
                  <wp:effectExtent b="0" l="0" r="0" t="0"/>
                  <wp:docPr descr="" title="" id="651" name="Picture"/>
                  <a:graphic>
                    <a:graphicData uri="http://schemas.openxmlformats.org/drawingml/2006/picture">
                      <pic:pic>
                        <pic:nvPicPr>
                          <pic:cNvPr descr="assets/images/github-suggestion-feature.png" id="652" name="Picture"/>
                          <pic:cNvPicPr>
                            <a:picLocks noChangeArrowheads="1" noChangeAspect="1"/>
                          </pic:cNvPicPr>
                        </pic:nvPicPr>
                        <pic:blipFill>
                          <a:blip r:embed="rId65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3"/>
        </w:tc>
      </w:tr>
    </w:tbl>
    <w:bookmarkEnd w:id="654"/>
    <w:bookmarkStart w:id="659"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8"/>
        </w:numPr>
      </w:pPr>
      <w:r>
        <w:t xml:space="preserve">They are generated files</w:t>
      </w:r>
      <w:r>
        <w:t xml:space="preserve"> </w:t>
      </w:r>
      <w:r>
        <w:t xml:space="preserve">and should never be edited by hand.</w:t>
      </w:r>
    </w:p>
    <w:p>
      <w:pPr>
        <w:pStyle w:val="Compact"/>
        <w:numPr>
          <w:ilvl w:val="0"/>
          <w:numId w:val="1198"/>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8"/>
        </w:numPr>
      </w:pPr>
      <w:r>
        <w:t xml:space="preserve">Reviewing the source comments is more informative</w:t>
      </w:r>
      <w:r>
        <w:t xml:space="preserve"> </w:t>
      </w:r>
      <w:r>
        <w:t xml:space="preserve">than reviewing the generated output.</w:t>
      </w:r>
    </w:p>
    <w:p>
      <w:pPr>
        <w:pStyle w:val="Compact"/>
        <w:numPr>
          <w:ilvl w:val="0"/>
          <w:numId w:val="1198"/>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58" w:name="fig-preview-comment"/>
          <w:p>
            <w:pPr>
              <w:pStyle w:val="Compact"/>
              <w:jc w:val="center"/>
            </w:pPr>
            <w:r>
              <w:drawing>
                <wp:inline>
                  <wp:extent cx="5334000" cy="1333500"/>
                  <wp:effectExtent b="0" l="0" r="0" t="0"/>
                  <wp:docPr descr="" title="" id="656" name="Picture"/>
                  <a:graphic>
                    <a:graphicData uri="http://schemas.openxmlformats.org/drawingml/2006/picture">
                      <pic:pic>
                        <pic:nvPicPr>
                          <pic:cNvPr descr="assets/images/quarto-preview-comment.png" id="657" name="Picture"/>
                          <pic:cNvPicPr>
                            <a:picLocks noChangeArrowheads="1" noChangeAspect="1"/>
                          </pic:cNvPicPr>
                        </pic:nvPicPr>
                        <pic:blipFill>
                          <a:blip r:embed="rId65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58"/>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59"/>
    <w:bookmarkStart w:id="660"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9"/>
        </w:numPr>
      </w:pPr>
      <w:r>
        <w:t xml:space="preserve">You must manually approve GitHub Actions workflows for Copilot PRs.</w:t>
      </w:r>
    </w:p>
    <w:p>
      <w:pPr>
        <w:pStyle w:val="Compact"/>
        <w:numPr>
          <w:ilvl w:val="0"/>
          <w:numId w:val="1199"/>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9"/>
        </w:numPr>
      </w:pPr>
      <w:r>
        <w:t xml:space="preserve">Approve the workflow from the Actions tab</w:t>
      </w:r>
      <w:r>
        <w:t xml:space="preserve"> </w:t>
      </w:r>
      <w:r>
        <w:t xml:space="preserve">or from the PR interface to start the checks.</w:t>
      </w:r>
    </w:p>
    <w:p>
      <w:pPr>
        <w:pStyle w:val="Compact"/>
        <w:numPr>
          <w:ilvl w:val="0"/>
          <w:numId w:val="1199"/>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0"/>
        </w:numPr>
      </w:pPr>
      <w:r>
        <w:t xml:space="preserve">Verify that the solution actually addresses the issue.</w:t>
      </w:r>
    </w:p>
    <w:p>
      <w:pPr>
        <w:pStyle w:val="Compact"/>
        <w:numPr>
          <w:ilvl w:val="0"/>
          <w:numId w:val="1200"/>
        </w:numPr>
      </w:pPr>
      <w:r>
        <w:t xml:space="preserve">Check for over-engineering</w:t>
      </w:r>
      <w:r>
        <w:t xml:space="preserve"> </w:t>
      </w:r>
      <w:r>
        <w:t xml:space="preserve">or extra features that were not requested.</w:t>
      </w:r>
    </w:p>
    <w:p>
      <w:pPr>
        <w:pStyle w:val="Compact"/>
        <w:numPr>
          <w:ilvl w:val="0"/>
          <w:numId w:val="1200"/>
        </w:numPr>
      </w:pPr>
      <w:r>
        <w:t xml:space="preserve">Review the test coverage for relevance and completeness.</w:t>
      </w:r>
    </w:p>
    <w:p>
      <w:pPr>
        <w:pStyle w:val="Compact"/>
        <w:numPr>
          <w:ilvl w:val="0"/>
          <w:numId w:val="1200"/>
        </w:numPr>
      </w:pPr>
      <w:r>
        <w:t xml:space="preserve">Check whether documentation is clear</w:t>
      </w:r>
      <w:r>
        <w:t xml:space="preserve"> </w:t>
      </w:r>
      <w:r>
        <w:t xml:space="preserve">and follows repository conventions.</w:t>
      </w:r>
    </w:p>
    <w:p>
      <w:pPr>
        <w:pStyle w:val="Compact"/>
        <w:numPr>
          <w:ilvl w:val="0"/>
          <w:numId w:val="1200"/>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1"/>
        </w:numPr>
      </w:pPr>
      <w:r>
        <w:t xml:space="preserve">Leave review comments</w:t>
      </w:r>
      <w:r>
        <w:t xml:space="preserve"> </w:t>
      </w:r>
      <w:r>
        <w:t xml:space="preserve">and ask Copilot to address them.</w:t>
      </w:r>
    </w:p>
    <w:p>
      <w:pPr>
        <w:pStyle w:val="Compact"/>
        <w:numPr>
          <w:ilvl w:val="0"/>
          <w:numId w:val="1201"/>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2"/>
        </w:numPr>
      </w:pPr>
      <w:r>
        <w:t xml:space="preserve">Do not push while Copilot is actively working on the branch.</w:t>
      </w:r>
    </w:p>
    <w:p>
      <w:pPr>
        <w:pStyle w:val="Compact"/>
        <w:numPr>
          <w:ilvl w:val="0"/>
          <w:numId w:val="1202"/>
        </w:numPr>
      </w:pPr>
      <w:r>
        <w:t xml:space="preserve">Review incrementally</w:t>
      </w:r>
      <w:r>
        <w:t xml:space="preserve"> </w:t>
      </w:r>
      <w:r>
        <w:t xml:space="preserve">if the PR is large and the agent is updating it in stages.</w:t>
      </w:r>
    </w:p>
    <w:p>
      <w:pPr>
        <w:pStyle w:val="Compact"/>
        <w:numPr>
          <w:ilvl w:val="0"/>
          <w:numId w:val="1202"/>
        </w:numPr>
      </w:pPr>
      <w:r>
        <w:t xml:space="preserve">Trust the tool,</w:t>
      </w:r>
      <w:r>
        <w:t xml:space="preserve"> </w:t>
      </w:r>
      <w:r>
        <w:t xml:space="preserve">but always verify the result with human review.</w:t>
      </w:r>
    </w:p>
    <w:bookmarkEnd w:id="660"/>
    <w:bookmarkEnd w:id="661"/>
    <w:bookmarkStart w:id="66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3"/>
        </w:numPr>
      </w:pPr>
      <w:r>
        <w:rPr>
          <w:b/>
          <w:bCs/>
        </w:rPr>
        <w:t xml:space="preserve">Address it.</w:t>
      </w:r>
      <w:r>
        <w:t xml:space="preserve"> </w:t>
      </w:r>
      <w:r>
        <w:t xml:space="preserve">Make the change the reviewer asked for.</w:t>
      </w:r>
    </w:p>
    <w:p>
      <w:pPr>
        <w:pStyle w:val="Compact"/>
        <w:numPr>
          <w:ilvl w:val="0"/>
          <w:numId w:val="1203"/>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3"/>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3"/>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2"/>
    <w:bookmarkStart w:id="66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3"/>
    <w:bookmarkEnd w:id="664"/>
    <w:bookmarkEnd w:id="665"/>
    <w:bookmarkStart w:id="726" w:name="sec-r-ci"/>
    <w:p>
      <w:pPr>
        <w:pStyle w:val="Heading1"/>
      </w:pPr>
      <w:r>
        <w:t xml:space="preserve">13. Continuous Integration</w:t>
      </w:r>
    </w:p>
    <w:bookmarkStart w:id="677" w:name="understanding-github-actions"/>
    <w:p>
      <w:pPr>
        <w:pStyle w:val="Heading2"/>
      </w:pPr>
      <w:r>
        <w:t xml:space="preserve">13.1 Understanding GitHub Actions</w:t>
      </w:r>
    </w:p>
    <w:p>
      <w:pPr>
        <w:pStyle w:val="FirstParagraph"/>
      </w:pPr>
      <w:hyperlink r:id="rId66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4"/>
        </w:numPr>
      </w:pPr>
      <w:r>
        <w:rPr>
          <w:b/>
          <w:bCs/>
        </w:rPr>
        <w:t xml:space="preserve">Immediate feedback</w:t>
      </w:r>
      <w:r>
        <w:t xml:space="preserve">: Get notified of problems quickly, when they’re easier to fix</w:t>
      </w:r>
    </w:p>
    <w:p>
      <w:pPr>
        <w:pStyle w:val="Compact"/>
        <w:numPr>
          <w:ilvl w:val="0"/>
          <w:numId w:val="1204"/>
        </w:numPr>
      </w:pPr>
      <w:r>
        <w:rPr>
          <w:b/>
          <w:bCs/>
        </w:rPr>
        <w:t xml:space="preserve">Better collaboration</w:t>
      </w:r>
      <w:r>
        <w:t xml:space="preserve">: External contributors can see if their changes pass all checks before you review</w:t>
      </w:r>
    </w:p>
    <w:p>
      <w:pPr>
        <w:pStyle w:val="Compact"/>
        <w:numPr>
          <w:ilvl w:val="0"/>
          <w:numId w:val="1204"/>
        </w:numPr>
      </w:pPr>
      <w:r>
        <w:rPr>
          <w:b/>
          <w:bCs/>
        </w:rPr>
        <w:t xml:space="preserve">Quality assurance</w:t>
      </w:r>
      <w:r>
        <w:t xml:space="preserve">: Catch platform-specific issues before they reach users</w:t>
      </w:r>
    </w:p>
    <w:p>
      <w:pPr>
        <w:pStyle w:val="Compact"/>
        <w:numPr>
          <w:ilvl w:val="0"/>
          <w:numId w:val="120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8" name="Picture"/>
                  <a:graphic>
                    <a:graphicData uri="http://schemas.openxmlformats.org/drawingml/2006/picture">
                      <pic:pic>
                        <pic:nvPicPr>
                          <pic:cNvPr descr="/opt/quarto/share/formats/docx/note.png" id="66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0"/>
    <w:bookmarkStart w:id="67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5"/>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5"/>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5"/>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note.png" id="67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7">
              <w:r>
                <w:rPr>
                  <w:rStyle w:val="Hyperlink"/>
                </w:rPr>
                <w:t xml:space="preserve">Actions versioning guide</w:t>
              </w:r>
            </w:hyperlink>
            <w:r>
              <w:t xml:space="preserve">.</w:t>
            </w:r>
          </w:p>
          <w:p/>
        </w:tc>
      </w:tr>
    </w:tbl>
    <w:bookmarkEnd w:id="674"/>
    <w:bookmarkStart w:id="67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5"/>
    <w:bookmarkEnd w:id="676"/>
    <w:bookmarkEnd w:id="677"/>
    <w:bookmarkStart w:id="68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7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7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79"/>
    <w:bookmarkStart w:id="68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0"/>
    <w:bookmarkStart w:id="68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6"/>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6"/>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6"/>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ins w:id="2011" w:author="PR Preview" w:date="2024-01-01T00:00:00Z">
        <w:r>
          <w:t xml:space="preserve">A workflow that creates or comments on pull requests</w:t>
        </w:r>
      </w:ins>
      <w:ins w:id="2011" w:author="PR Preview" w:date="2024-01-01T00:00:00Z">
        <w:r>
          <w:t xml:space="preserve"> </w:t>
        </w:r>
      </w:ins>
      <w:ins w:id="2011" w:author="PR Preview" w:date="2024-01-01T00:00:00Z">
        <w:r>
          <w:t xml:space="preserve">depends on this setting</w:t>
        </w:r>
      </w:ins>
      <w:ins w:id="2011" w:author="PR Preview" w:date="2024-01-01T00:00:00Z">
        <w:r>
          <w:t xml:space="preserve"> </w:t>
        </w:r>
      </w:ins>
      <w:ins w:id="2011" w:author="PR Preview" w:date="2024-01-01T00:00:00Z">
        <w:r>
          <w:t xml:space="preserve">and grants itself the needed scopes with a job-level</w:t>
        </w:r>
      </w:ins>
      <w:ins w:id="2011" w:author="PR Preview" w:date="2024-01-01T00:00:00Z">
        <w:r>
          <w:t xml:space="preserve"> </w:t>
        </w:r>
      </w:ins>
      <w:ins w:id="2011" w:author="PR Preview" w:date="2024-01-01T00:00:00Z">
        <w:r>
          <w:rPr>
            <w:rStyle w:val="VerbatimChar"/>
          </w:rPr>
          <w:t xml:space="preserve">permissions:</w:t>
        </w:r>
      </w:ins>
      <w:ins w:id="2011" w:author="PR Preview" w:date="2024-01-01T00:00:00Z">
        <w:r>
          <w:t xml:space="preserve"> </w:t>
        </w:r>
      </w:ins>
      <w:ins w:id="2011" w:author="PR Preview" w:date="2024-01-01T00:00:00Z">
        <w:r>
          <w:t xml:space="preserve">block</w:t>
        </w:r>
      </w:ins>
      <w:ins w:id="2011" w:author="PR Preview" w:date="2024-01-01T00:00:00Z">
        <w:r>
          <w:t xml:space="preserve"> </w:t>
        </w:r>
      </w:ins>
      <w:ins w:id="2011" w:author="PR Preview" w:date="2024-01-01T00:00:00Z">
        <w:r>
          <w:t xml:space="preserve">(the block can sit either at the top of a workflow file</w:t>
        </w:r>
      </w:ins>
      <w:ins w:id="2011" w:author="PR Preview" w:date="2024-01-01T00:00:00Z">
        <w:r>
          <w:t xml:space="preserve"> </w:t>
        </w:r>
      </w:ins>
      <w:ins w:id="2011" w:author="PR Preview" w:date="2024-01-01T00:00:00Z">
        <w:r>
          <w:t xml:space="preserve">or under an individual job, as here):</w:t>
        </w:r>
      </w:ins>
    </w:p>
    <w:p>
      <w:pPr>
        <w:pStyle w:val="SourceCode"/>
      </w:pPr>
      <w:ins w:id="2012" w:author="PR Preview" w:date="2024-01-01T00:00:00Z">
        <w:r>
          <w:rPr>
            <w:rStyle w:val="FunctionTok"/>
          </w:rPr>
          <w:t xml:space="preserve">jobs</w:t>
        </w:r>
      </w:ins>
      <w:ins w:id="2012" w:author="PR Preview" w:date="2024-01-01T00:00:00Z">
        <w:r>
          <w:rPr>
            <w:rStyle w:val="KeywordTok"/>
          </w:rPr>
          <w:t xml:space="preserve">:</w:t>
        </w:r>
      </w:ins>
      <w:ins w:id="2012" w:author="PR Preview" w:date="2024-01-01T00:00:00Z">
        <w:r>
          <w:br/>
        </w:r>
      </w:ins>
      <w:ins w:id="2012" w:author="PR Preview" w:date="2024-01-01T00:00:00Z">
        <w:r>
          <w:rPr>
            <w:rStyle w:val="AttributeTok"/>
          </w:rPr>
          <w:t xml:space="preserve">  </w:t>
        </w:r>
      </w:ins>
      <w:ins w:id="2012" w:author="PR Preview" w:date="2024-01-01T00:00:00Z">
        <w:r>
          <w:rPr>
            <w:rStyle w:val="FunctionTok"/>
          </w:rPr>
          <w:t xml:space="preserve">deploy</w:t>
        </w:r>
      </w:ins>
      <w:ins w:id="2012" w:author="PR Preview" w:date="2024-01-01T00:00:00Z">
        <w:r>
          <w:rPr>
            <w:rStyle w:val="KeywordTok"/>
          </w:rPr>
          <w:t xml:space="preserve">:</w:t>
        </w:r>
      </w:ins>
      <w:ins w:id="2012" w:author="PR Preview" w:date="2024-01-01T00:00:00Z">
        <w:r>
          <w:br/>
        </w:r>
      </w:ins>
      <w:ins w:id="2012" w:author="PR Preview" w:date="2024-01-01T00:00:00Z">
        <w:r>
          <w:rPr>
            <w:rStyle w:val="AttributeTok"/>
          </w:rPr>
          <w:t xml:space="preserve">    </w:t>
        </w:r>
      </w:ins>
      <w:ins w:id="2012" w:author="PR Preview" w:date="2024-01-01T00:00:00Z">
        <w:r>
          <w:rPr>
            <w:rStyle w:val="FunctionTok"/>
          </w:rPr>
          <w:t xml:space="preserve">permissions</w:t>
        </w:r>
      </w:ins>
      <w:ins w:id="2012" w:author="PR Preview" w:date="2024-01-01T00:00:00Z">
        <w:r>
          <w:rPr>
            <w:rStyle w:val="KeywordTok"/>
          </w:rPr>
          <w:t xml:space="preserve">:</w:t>
        </w:r>
      </w:ins>
      <w:ins w:id="2012" w:author="PR Preview" w:date="2024-01-01T00:00:00Z">
        <w:r>
          <w:br/>
        </w:r>
      </w:ins>
      <w:ins w:id="2012" w:author="PR Preview" w:date="2024-01-01T00:00:00Z">
        <w:r>
          <w:rPr>
            <w:rStyle w:val="AttributeTok"/>
          </w:rPr>
          <w:t xml:space="preserve">      </w:t>
        </w:r>
      </w:ins>
      <w:ins w:id="2012" w:author="PR Preview" w:date="2024-01-01T00:00:00Z">
        <w:r>
          <w:rPr>
            <w:rStyle w:val="FunctionTok"/>
          </w:rPr>
          <w:t xml:space="preserve">contents</w:t>
        </w:r>
      </w:ins>
      <w:ins w:id="2012" w:author="PR Preview" w:date="2024-01-01T00:00:00Z">
        <w:r>
          <w:rPr>
            <w:rStyle w:val="KeywordTok"/>
          </w:rPr>
          <w:t xml:space="preserve">:</w:t>
        </w:r>
      </w:ins>
      <w:ins w:id="2012" w:author="PR Preview" w:date="2024-01-01T00:00:00Z">
        <w:r>
          <w:rPr>
            <w:rStyle w:val="AttributeTok"/>
          </w:rPr>
          <w:t xml:space="preserve"> write</w:t>
        </w:r>
      </w:ins>
      <w:ins w:id="2012" w:author="PR Preview" w:date="2024-01-01T00:00:00Z">
        <w:r>
          <w:br/>
        </w:r>
      </w:ins>
      <w:ins w:id="2012" w:author="PR Preview" w:date="2024-01-01T00:00:00Z">
        <w:r>
          <w:rPr>
            <w:rStyle w:val="AttributeTok"/>
          </w:rPr>
          <w:t xml:space="preserve">      </w:t>
        </w:r>
      </w:ins>
      <w:ins w:id="2012" w:author="PR Preview" w:date="2024-01-01T00:00:00Z">
        <w:r>
          <w:rPr>
            <w:rStyle w:val="FunctionTok"/>
          </w:rPr>
          <w:t xml:space="preserve">pull-requests</w:t>
        </w:r>
      </w:ins>
      <w:ins w:id="2012" w:author="PR Preview" w:date="2024-01-01T00:00:00Z">
        <w:r>
          <w:rPr>
            <w:rStyle w:val="KeywordTok"/>
          </w:rPr>
          <w:t xml:space="preserve">:</w:t>
        </w:r>
      </w:ins>
      <w:ins w:id="2012" w:author="PR Preview" w:date="2024-01-01T00:00:00Z">
        <w:r>
          <w:rPr>
            <w:rStyle w:val="AttributeTok"/>
          </w:rPr>
          <w:t xml:space="preserve"> write</w:t>
        </w:r>
      </w:ins>
    </w:p>
    <w:bookmarkEnd w:id="681"/>
    <w:bookmarkEnd w:id="682"/>
    <w:bookmarkStart w:id="68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7"/>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7"/>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7"/>
        </w:numPr>
      </w:pPr>
      <w:hyperlink r:id="rId68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7"/>
        </w:numPr>
      </w:pPr>
      <w:hyperlink r:id="rId68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7"/>
        </w:numPr>
      </w:pPr>
      <w:hyperlink r:id="rId68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6"/>
    <w:bookmarkStart w:id="68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8"/>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8"/>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7"/>
    <w:bookmarkStart w:id="69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89" name="Picture"/>
                  <a:graphic>
                    <a:graphicData uri="http://schemas.openxmlformats.org/drawingml/2006/picture">
                      <pic:pic>
                        <pic:nvPicPr>
                          <pic:cNvPr descr="/opt/quarto/share/formats/docx/warning.png" id="690" name="Picture"/>
                          <pic:cNvPicPr>
                            <a:picLocks noChangeArrowheads="1" noChangeAspect="1"/>
                          </pic:cNvPicPr>
                        </pic:nvPicPr>
                        <pic:blipFill>
                          <a:blip r:embed="rId6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9"/>
        </w:numPr>
      </w:pPr>
      <w:r>
        <w:t xml:space="preserve">When to run (on push, pull request, schedule, etc.)</w:t>
      </w:r>
    </w:p>
    <w:p>
      <w:pPr>
        <w:pStyle w:val="Compact"/>
        <w:numPr>
          <w:ilvl w:val="0"/>
          <w:numId w:val="1209"/>
        </w:numPr>
      </w:pPr>
      <w:r>
        <w:t xml:space="preserve">What operating systems and R versions to use</w:t>
      </w:r>
    </w:p>
    <w:p>
      <w:pPr>
        <w:pStyle w:val="Compact"/>
        <w:numPr>
          <w:ilvl w:val="0"/>
          <w:numId w:val="1209"/>
        </w:numPr>
      </w:pPr>
      <w:r>
        <w:t xml:space="preserve">What steps to execute (install dependencies, run checks, etc.)</w:t>
      </w:r>
    </w:p>
    <w:bookmarkEnd w:id="691"/>
    <w:bookmarkStart w:id="70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0"/>
        </w:numPr>
      </w:pPr>
      <w:r>
        <w:t xml:space="preserve">GitHub Actions:</w:t>
      </w:r>
      <w:r>
        <w:t xml:space="preserve"> </w:t>
      </w:r>
      <w:r>
        <w:t xml:space="preserve">a</w:t>
      </w:r>
      <w:r>
        <w:t xml:space="preserve"> </w:t>
      </w:r>
      <w:hyperlink r:id="rId69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0"/>
        </w:numPr>
      </w:pPr>
      <w:r>
        <w:t xml:space="preserve">GitLab CI: a</w:t>
      </w:r>
      <w:r>
        <w:t xml:space="preserve"> </w:t>
      </w:r>
      <w:hyperlink r:id="rId69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4"/>
    <w:bookmarkStart w:id="69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1"/>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1"/>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5"/>
    <w:bookmarkStart w:id="69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6"/>
    <w:bookmarkStart w:id="69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2"/>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2"/>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2"/>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7"/>
    <w:bookmarkStart w:id="69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98"/>
    <w:bookmarkStart w:id="69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99"/>
    <w:bookmarkStart w:id="700" w:name="sec-ci-secrets"/>
    <w:p>
      <w:pPr>
        <w:pStyle w:val="Heading3"/>
      </w:pPr>
      <w:r>
        <w:t xml:space="preserve">13.6.7 Secret Management</w:t>
      </w:r>
    </w:p>
    <w:p>
      <w:pPr>
        <w:pStyle w:val="Compact"/>
        <w:numPr>
          <w:ilvl w:val="0"/>
          <w:numId w:val="1213"/>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3"/>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3"/>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3"/>
        </w:numPr>
      </w:pPr>
      <w:r>
        <w:t xml:space="preserve">Rotate long-lived tokens on a schedule,</w:t>
      </w:r>
      <w:r>
        <w:t xml:space="preserve"> </w:t>
      </w:r>
      <w:r>
        <w:t xml:space="preserve">and immediately when a person with access leaves the project.</w:t>
      </w:r>
    </w:p>
    <w:bookmarkEnd w:id="700"/>
    <w:bookmarkStart w:id="70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4"/>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4"/>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4"/>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4"/>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1"/>
    <w:bookmarkEnd w:id="702"/>
    <w:bookmarkStart w:id="70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5"/>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5"/>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5"/>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6"/>
        </w:numPr>
      </w:pPr>
      <w:r>
        <w:rPr>
          <w:b/>
          <w:bCs/>
        </w:rPr>
        <w:t xml:space="preserve">Test failures</w:t>
      </w:r>
      <w:r>
        <w:t xml:space="preserve">: Your tests found a bug (this is good! fix the bug)</w:t>
      </w:r>
    </w:p>
    <w:p>
      <w:pPr>
        <w:pStyle w:val="Compact"/>
        <w:numPr>
          <w:ilvl w:val="0"/>
          <w:numId w:val="1216"/>
        </w:numPr>
      </w:pPr>
      <w:r>
        <w:rPr>
          <w:b/>
          <w:bCs/>
        </w:rPr>
        <w:t xml:space="preserve">Platform-specific issues</w:t>
      </w:r>
      <w:r>
        <w:t xml:space="preserve">: Code works on your machine but not on other platforms</w:t>
      </w:r>
    </w:p>
    <w:p>
      <w:pPr>
        <w:pStyle w:val="Compact"/>
        <w:numPr>
          <w:ilvl w:val="0"/>
          <w:numId w:val="1216"/>
        </w:numPr>
      </w:pPr>
      <w:r>
        <w:rPr>
          <w:b/>
          <w:bCs/>
        </w:rPr>
        <w:t xml:space="preserve">Missing dependencies</w:t>
      </w:r>
      <w:r>
        <w:t xml:space="preserve">: System libraries needed for packages aren’t installed</w:t>
      </w:r>
    </w:p>
    <w:p>
      <w:pPr>
        <w:pStyle w:val="Compact"/>
        <w:numPr>
          <w:ilvl w:val="0"/>
          <w:numId w:val="121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5"/>
    <w:bookmarkStart w:id="71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7"/>
        </w:numPr>
      </w:pPr>
      <w:r>
        <w:rPr>
          <w:b/>
          <w:bCs/>
        </w:rPr>
        <w:t xml:space="preserve">CI/CD status updates</w:t>
      </w:r>
      <w:r>
        <w:t xml:space="preserve">: Report test results, build status, or deployment progress</w:t>
      </w:r>
    </w:p>
    <w:p>
      <w:pPr>
        <w:pStyle w:val="Compact"/>
        <w:numPr>
          <w:ilvl w:val="0"/>
          <w:numId w:val="1217"/>
        </w:numPr>
      </w:pPr>
      <w:r>
        <w:rPr>
          <w:b/>
          <w:bCs/>
        </w:rPr>
        <w:t xml:space="preserve">Code quality reports</w:t>
      </w:r>
      <w:r>
        <w:t xml:space="preserve">: Post coverage reports, linting results, or security scan findings</w:t>
      </w:r>
      <w:r>
        <w:br/>
      </w:r>
    </w:p>
    <w:p>
      <w:pPr>
        <w:pStyle w:val="Compact"/>
        <w:numPr>
          <w:ilvl w:val="0"/>
          <w:numId w:val="1217"/>
        </w:numPr>
      </w:pPr>
      <w:r>
        <w:rPr>
          <w:b/>
          <w:bCs/>
        </w:rPr>
        <w:t xml:space="preserve">Deployment previews</w:t>
      </w:r>
      <w:r>
        <w:t xml:space="preserve">: Share links to preview deployments (e.g., documentation sites, app previews)</w:t>
      </w:r>
    </w:p>
    <w:p>
      <w:pPr>
        <w:pStyle w:val="Compact"/>
        <w:numPr>
          <w:ilvl w:val="0"/>
          <w:numId w:val="1217"/>
        </w:numPr>
      </w:pPr>
      <w:r>
        <w:rPr>
          <w:b/>
          <w:bCs/>
        </w:rPr>
        <w:t xml:space="preserve">Bot feedback</w:t>
      </w:r>
      <w:r>
        <w:t xml:space="preserve">: Provide automated feedback without cluttering the PR conversation</w:t>
      </w:r>
    </w:p>
    <w:bookmarkEnd w:id="706"/>
    <w:bookmarkStart w:id="712" w:name="comparison-of-popular-actions"/>
    <w:p>
      <w:pPr>
        <w:pStyle w:val="Heading4"/>
      </w:pPr>
      <w:r>
        <w:t xml:space="preserve">13.8.0.2 Comparison of Popular Actions</w:t>
      </w:r>
    </w:p>
    <w:p>
      <w:pPr>
        <w:pStyle w:val="FirstParagraph"/>
      </w:pPr>
      <w:hyperlink r:id="rId70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8"/>
        </w:numPr>
      </w:pPr>
      <w:r>
        <w:rPr>
          <w:b/>
          <w:bCs/>
        </w:rPr>
        <w:t xml:space="preserve">Sticky comments</w:t>
      </w:r>
      <w:r>
        <w:t xml:space="preserve">: Creates or updates a comment identified by a unique header</w:t>
      </w:r>
    </w:p>
    <w:p>
      <w:pPr>
        <w:pStyle w:val="Compact"/>
        <w:numPr>
          <w:ilvl w:val="0"/>
          <w:numId w:val="1218"/>
        </w:numPr>
      </w:pPr>
      <w:r>
        <w:rPr>
          <w:b/>
          <w:bCs/>
        </w:rPr>
        <w:t xml:space="preserve">Multiple independent comments</w:t>
      </w:r>
      <w:r>
        <w:t xml:space="preserve">: Different workflows can maintain separate sticky comments using different headers</w:t>
      </w:r>
    </w:p>
    <w:p>
      <w:pPr>
        <w:pStyle w:val="Compact"/>
        <w:numPr>
          <w:ilvl w:val="0"/>
          <w:numId w:val="1218"/>
        </w:numPr>
      </w:pPr>
      <w:r>
        <w:rPr>
          <w:b/>
          <w:bCs/>
        </w:rPr>
        <w:t xml:space="preserve">Flexible update modes</w:t>
      </w:r>
      <w:r>
        <w:t xml:space="preserve">: Replace, append, recreate, delete, or hide comments</w:t>
      </w:r>
    </w:p>
    <w:p>
      <w:pPr>
        <w:pStyle w:val="Compact"/>
        <w:numPr>
          <w:ilvl w:val="0"/>
          <w:numId w:val="1218"/>
        </w:numPr>
      </w:pPr>
      <w:r>
        <w:rPr>
          <w:b/>
          <w:bCs/>
        </w:rPr>
        <w:t xml:space="preserve">File-based messages</w:t>
      </w:r>
      <w:r>
        <w:t xml:space="preserve">: Load comment content from files for complex templates</w:t>
      </w:r>
    </w:p>
    <w:p>
      <w:pPr>
        <w:pStyle w:val="Compact"/>
        <w:numPr>
          <w:ilvl w:val="0"/>
          <w:numId w:val="121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0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9"/>
        </w:numPr>
      </w:pPr>
      <w:r>
        <w:rPr>
          <w:b/>
          <w:bCs/>
        </w:rPr>
        <w:t xml:space="preserve">Progress tracking</w:t>
      </w:r>
      <w:r>
        <w:t xml:space="preserve">: Update comments as workflow steps complete or fail</w:t>
      </w:r>
    </w:p>
    <w:p>
      <w:pPr>
        <w:pStyle w:val="Compact"/>
        <w:numPr>
          <w:ilvl w:val="0"/>
          <w:numId w:val="1219"/>
        </w:numPr>
      </w:pPr>
      <w:r>
        <w:rPr>
          <w:b/>
          <w:bCs/>
        </w:rPr>
        <w:t xml:space="preserve">Identifier-based updates</w:t>
      </w:r>
      <w:r>
        <w:t xml:space="preserve">: Uses a hidden identifier to find and update the correct comment</w:t>
      </w:r>
    </w:p>
    <w:p>
      <w:pPr>
        <w:pStyle w:val="Compact"/>
        <w:numPr>
          <w:ilvl w:val="0"/>
          <w:numId w:val="1219"/>
        </w:numPr>
      </w:pPr>
      <w:r>
        <w:rPr>
          <w:b/>
          <w:bCs/>
        </w:rPr>
        <w:t xml:space="preserve">Multiple update modes</w:t>
      </w:r>
      <w:r>
        <w:t xml:space="preserve">: Append to existing comments, recreate, or delete</w:t>
      </w:r>
    </w:p>
    <w:p>
      <w:pPr>
        <w:pStyle w:val="Compact"/>
        <w:numPr>
          <w:ilvl w:val="0"/>
          <w:numId w:val="1219"/>
        </w:numPr>
      </w:pPr>
      <w:r>
        <w:rPr>
          <w:b/>
          <w:bCs/>
        </w:rPr>
        <w:t xml:space="preserve">Flexible targets</w:t>
      </w:r>
      <w:r>
        <w:t xml:space="preserve">: Comment on PRs, issues, or specific commits</w:t>
      </w:r>
    </w:p>
    <w:p>
      <w:pPr>
        <w:pStyle w:val="Compact"/>
        <w:numPr>
          <w:ilvl w:val="0"/>
          <w:numId w:val="121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0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0"/>
        </w:numPr>
      </w:pPr>
      <w:r>
        <w:rPr>
          <w:b/>
          <w:bCs/>
        </w:rPr>
        <w:t xml:space="preserve">Simple comment creation</w:t>
      </w:r>
      <w:r>
        <w:t xml:space="preserve">: Easy to post one-time or updated comments</w:t>
      </w:r>
    </w:p>
    <w:p>
      <w:pPr>
        <w:pStyle w:val="Compact"/>
        <w:numPr>
          <w:ilvl w:val="0"/>
          <w:numId w:val="1220"/>
        </w:numPr>
      </w:pPr>
      <w:r>
        <w:rPr>
          <w:b/>
          <w:bCs/>
        </w:rPr>
        <w:t xml:space="preserve">Comment updates</w:t>
      </w:r>
      <w:r>
        <w:t xml:space="preserve">: Find and update existing comments by ID or content</w:t>
      </w:r>
    </w:p>
    <w:p>
      <w:pPr>
        <w:pStyle w:val="Compact"/>
        <w:numPr>
          <w:ilvl w:val="0"/>
          <w:numId w:val="1220"/>
        </w:numPr>
      </w:pPr>
      <w:r>
        <w:rPr>
          <w:b/>
          <w:bCs/>
        </w:rPr>
        <w:t xml:space="preserve">Reactions</w:t>
      </w:r>
      <w:r>
        <w:t xml:space="preserve">: Add emoji reactions to comments</w:t>
      </w:r>
    </w:p>
    <w:p>
      <w:pPr>
        <w:pStyle w:val="Compact"/>
        <w:numPr>
          <w:ilvl w:val="0"/>
          <w:numId w:val="1220"/>
        </w:numPr>
      </w:pPr>
      <w:r>
        <w:rPr>
          <w:b/>
          <w:bCs/>
        </w:rPr>
        <w:t xml:space="preserve">Comment deletion</w:t>
      </w:r>
      <w:r>
        <w:t xml:space="preserve">: Remove comments when no longer needed</w:t>
      </w:r>
    </w:p>
    <w:p>
      <w:pPr>
        <w:pStyle w:val="Compact"/>
        <w:numPr>
          <w:ilvl w:val="0"/>
          <w:numId w:val="122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1"/>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1"/>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1"/>
        </w:numPr>
      </w:pPr>
      <w:r>
        <w:rPr>
          <w:b/>
          <w:bCs/>
        </w:rPr>
        <w:t xml:space="preserve">Sticky comments with links</w:t>
      </w:r>
      <w:r>
        <w:t xml:space="preserve">: Posts and updates a comment with the preview URL and optional QR code for mobile access</w:t>
      </w:r>
    </w:p>
    <w:p>
      <w:pPr>
        <w:pStyle w:val="Compact"/>
        <w:numPr>
          <w:ilvl w:val="0"/>
          <w:numId w:val="1221"/>
        </w:numPr>
      </w:pPr>
      <w:r>
        <w:rPr>
          <w:b/>
          <w:bCs/>
        </w:rPr>
        <w:t xml:space="preserve">Automatic cleanup</w:t>
      </w:r>
      <w:r>
        <w:t xml:space="preserve">: Removes preview deployments when PRs are closed</w:t>
      </w:r>
    </w:p>
    <w:p>
      <w:pPr>
        <w:pStyle w:val="Compact"/>
        <w:numPr>
          <w:ilvl w:val="0"/>
          <w:numId w:val="1221"/>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1"/>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2"/>
        </w:numPr>
      </w:pPr>
      <w:r>
        <w:t xml:space="preserve">Keep a historical record of what each merged PR changed</w:t>
      </w:r>
    </w:p>
    <w:p>
      <w:pPr>
        <w:pStyle w:val="Compact"/>
        <w:numPr>
          <w:ilvl w:val="0"/>
          <w:numId w:val="1222"/>
        </w:numPr>
      </w:pPr>
      <w:r>
        <w:t xml:space="preserve">Allow stakeholders to review merged changes after the fact</w:t>
      </w:r>
    </w:p>
    <w:p>
      <w:pPr>
        <w:pStyle w:val="Compact"/>
        <w:numPr>
          <w:ilvl w:val="0"/>
          <w:numId w:val="1222"/>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2"/>
    <w:bookmarkStart w:id="71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3"/>
    <w:bookmarkStart w:id="71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3"/>
        </w:numPr>
      </w:pPr>
      <w:r>
        <w:t xml:space="preserve">You need to maintain multiple independent status comments (test results, coverage, deployment, etc.)</w:t>
      </w:r>
    </w:p>
    <w:p>
      <w:pPr>
        <w:pStyle w:val="Compact"/>
        <w:numPr>
          <w:ilvl w:val="0"/>
          <w:numId w:val="1223"/>
        </w:numPr>
      </w:pPr>
      <w:r>
        <w:t xml:space="preserve">You want to prevent comment spam by updating the same comment</w:t>
      </w:r>
    </w:p>
    <w:p>
      <w:pPr>
        <w:pStyle w:val="Compact"/>
        <w:numPr>
          <w:ilvl w:val="0"/>
          <w:numId w:val="1223"/>
        </w:numPr>
      </w:pPr>
      <w:r>
        <w:t xml:space="preserve">You need advanced features like hiding outdated comments or file-based templates</w:t>
      </w:r>
    </w:p>
    <w:p>
      <w:pPr>
        <w:pStyle w:val="Compact"/>
        <w:numPr>
          <w:ilvl w:val="0"/>
          <w:numId w:val="1223"/>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4"/>
        </w:numPr>
      </w:pPr>
      <w:r>
        <w:t xml:space="preserve">You have long-running workflows with multiple stages</w:t>
      </w:r>
    </w:p>
    <w:p>
      <w:pPr>
        <w:pStyle w:val="Compact"/>
        <w:numPr>
          <w:ilvl w:val="0"/>
          <w:numId w:val="1224"/>
        </w:numPr>
      </w:pPr>
      <w:r>
        <w:t xml:space="preserve">You want to provide progressive feedback as each stage completes</w:t>
      </w:r>
    </w:p>
    <w:p>
      <w:pPr>
        <w:pStyle w:val="Compact"/>
        <w:numPr>
          <w:ilvl w:val="0"/>
          <w:numId w:val="1224"/>
        </w:numPr>
      </w:pPr>
      <w:r>
        <w:t xml:space="preserve">You need the workflow to fail and report the failure in the comment</w:t>
      </w:r>
    </w:p>
    <w:p>
      <w:pPr>
        <w:pStyle w:val="Compact"/>
        <w:numPr>
          <w:ilvl w:val="0"/>
          <w:numId w:val="1224"/>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5"/>
        </w:numPr>
      </w:pPr>
      <w:r>
        <w:t xml:space="preserve">You need simple comment posting without complex update logic</w:t>
      </w:r>
    </w:p>
    <w:p>
      <w:pPr>
        <w:pStyle w:val="Compact"/>
        <w:numPr>
          <w:ilvl w:val="0"/>
          <w:numId w:val="1225"/>
        </w:numPr>
      </w:pPr>
      <w:r>
        <w:t xml:space="preserve">You want to add emoji reactions to comments</w:t>
      </w:r>
    </w:p>
    <w:p>
      <w:pPr>
        <w:pStyle w:val="Compact"/>
        <w:numPr>
          <w:ilvl w:val="0"/>
          <w:numId w:val="1225"/>
        </w:numPr>
      </w:pPr>
      <w:r>
        <w:t xml:space="preserve">You’re comfortable with the action’s simpler update mechanism</w:t>
      </w:r>
    </w:p>
    <w:p>
      <w:pPr>
        <w:pStyle w:val="Compact"/>
        <w:numPr>
          <w:ilvl w:val="0"/>
          <w:numId w:val="1225"/>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6"/>
        </w:numPr>
      </w:pPr>
      <w:r>
        <w:t xml:space="preserve">You need to deploy preview versions of your site/app to GitHub Pages for each PR</w:t>
      </w:r>
    </w:p>
    <w:p>
      <w:pPr>
        <w:pStyle w:val="Compact"/>
        <w:numPr>
          <w:ilvl w:val="0"/>
          <w:numId w:val="1226"/>
        </w:numPr>
      </w:pPr>
      <w:r>
        <w:t xml:space="preserve">You want stakeholders to review rendered output (documentation, UI) rather than just code</w:t>
      </w:r>
    </w:p>
    <w:p>
      <w:pPr>
        <w:pStyle w:val="Compact"/>
        <w:numPr>
          <w:ilvl w:val="0"/>
          <w:numId w:val="1226"/>
        </w:numPr>
      </w:pPr>
      <w:r>
        <w:t xml:space="preserve">You need automatic cleanup of preview deployments when PRs close</w:t>
      </w:r>
    </w:p>
    <w:p>
      <w:pPr>
        <w:pStyle w:val="Compact"/>
        <w:numPr>
          <w:ilvl w:val="0"/>
          <w:numId w:val="1226"/>
        </w:numPr>
      </w:pPr>
      <w:r>
        <w:t xml:space="preserve">You want to preserve previews of merged PRs for historical reference</w:t>
      </w:r>
    </w:p>
    <w:p>
      <w:pPr>
        <w:pStyle w:val="Compact"/>
        <w:numPr>
          <w:ilvl w:val="0"/>
          <w:numId w:val="1226"/>
        </w:numPr>
      </w:pPr>
      <w:r>
        <w:t xml:space="preserve">Your project uses GitHub Pages and benefits from preview environments</w:t>
      </w:r>
    </w:p>
    <w:bookmarkEnd w:id="714"/>
    <w:bookmarkStart w:id="71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5" name="Picture"/>
                  <a:graphic>
                    <a:graphicData uri="http://schemas.openxmlformats.org/drawingml/2006/picture">
                      <pic:pic>
                        <pic:nvPicPr>
                          <pic:cNvPr descr="/opt/quarto/share/formats/docx/warning.png" id="716" name="Picture"/>
                          <pic:cNvPicPr>
                            <a:picLocks noChangeArrowheads="1" noChangeAspect="1"/>
                          </pic:cNvPicPr>
                        </pic:nvPicPr>
                        <pic:blipFill>
                          <a:blip r:embed="rId6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7"/>
    <w:bookmarkEnd w:id="718"/>
    <w:bookmarkStart w:id="72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1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7"/>
        </w:numPr>
      </w:pPr>
      <w:r>
        <w:rPr>
          <w:b/>
          <w:bCs/>
        </w:rPr>
        <w:t xml:space="preserve">Faster installation</w:t>
      </w:r>
      <w:r>
        <w:t xml:space="preserve">: Binary packages install in seconds rather than minutes</w:t>
      </w:r>
    </w:p>
    <w:p>
      <w:pPr>
        <w:pStyle w:val="Compact"/>
        <w:numPr>
          <w:ilvl w:val="0"/>
          <w:numId w:val="1227"/>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7"/>
        </w:numPr>
      </w:pPr>
      <w:r>
        <w:rPr>
          <w:b/>
          <w:bCs/>
        </w:rPr>
        <w:t xml:space="preserve">Complete CRAN coverage</w:t>
      </w:r>
      <w:r>
        <w:t xml:space="preserve">: Over 30,000 CRAN packages available as binaries (as of early 2025)</w:t>
      </w:r>
    </w:p>
    <w:p>
      <w:pPr>
        <w:pStyle w:val="Compact"/>
        <w:numPr>
          <w:ilvl w:val="0"/>
          <w:numId w:val="1227"/>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8"/>
        </w:numPr>
      </w:pPr>
      <w:r>
        <w:t xml:space="preserve">Your workflow installs many R packages</w:t>
      </w:r>
    </w:p>
    <w:p>
      <w:pPr>
        <w:pStyle w:val="Compact"/>
        <w:numPr>
          <w:ilvl w:val="0"/>
          <w:numId w:val="1228"/>
        </w:numPr>
      </w:pPr>
      <w:r>
        <w:t xml:space="preserve">Build times are a bottleneck in your CI pipeline</w:t>
      </w:r>
    </w:p>
    <w:p>
      <w:pPr>
        <w:pStyle w:val="Compact"/>
        <w:numPr>
          <w:ilvl w:val="0"/>
          <w:numId w:val="1228"/>
        </w:numPr>
      </w:pPr>
      <w:r>
        <w:t xml:space="preserve">You’re running on Ubuntu (focal, jammy, or noble)</w:t>
      </w:r>
    </w:p>
    <w:p>
      <w:pPr>
        <w:pStyle w:val="Compact"/>
        <w:numPr>
          <w:ilvl w:val="0"/>
          <w:numId w:val="1228"/>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19">
        <w:r>
          <w:rPr>
            <w:rStyle w:val="Hyperlink"/>
          </w:rPr>
          <w:t xml:space="preserve">r2u website</w:t>
        </w:r>
      </w:hyperlink>
      <w:r>
        <w:t xml:space="preserve">.</w:t>
      </w:r>
    </w:p>
    <w:bookmarkEnd w:id="721"/>
    <w:bookmarkStart w:id="725" w:name="additional-resources-2"/>
    <w:p>
      <w:pPr>
        <w:pStyle w:val="Heading2"/>
      </w:pPr>
      <w:r>
        <w:t xml:space="preserve">13.10 Additional Resources</w:t>
      </w:r>
    </w:p>
    <w:p>
      <w:pPr>
        <w:pStyle w:val="Compact"/>
        <w:numPr>
          <w:ilvl w:val="0"/>
          <w:numId w:val="1229"/>
        </w:numPr>
      </w:pPr>
      <w:hyperlink r:id="rId666">
        <w:r>
          <w:rPr>
            <w:rStyle w:val="Hyperlink"/>
          </w:rPr>
          <w:t xml:space="preserve">GitHub Actions features overview</w:t>
        </w:r>
      </w:hyperlink>
    </w:p>
    <w:p>
      <w:pPr>
        <w:pStyle w:val="Compact"/>
        <w:numPr>
          <w:ilvl w:val="0"/>
          <w:numId w:val="1229"/>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9"/>
        </w:numPr>
      </w:pPr>
      <w:hyperlink r:id="rId722">
        <w:r>
          <w:rPr>
            <w:rStyle w:val="Hyperlink"/>
          </w:rPr>
          <w:t xml:space="preserve">R Packages book: Continuous Integration</w:t>
        </w:r>
      </w:hyperlink>
    </w:p>
    <w:p>
      <w:pPr>
        <w:pStyle w:val="Compact"/>
        <w:numPr>
          <w:ilvl w:val="0"/>
          <w:numId w:val="1229"/>
        </w:numPr>
      </w:pPr>
      <w:hyperlink r:id="rId723">
        <w:r>
          <w:rPr>
            <w:rStyle w:val="Hyperlink"/>
          </w:rPr>
          <w:t xml:space="preserve">GitHub Actions documentation</w:t>
        </w:r>
      </w:hyperlink>
    </w:p>
    <w:p>
      <w:pPr>
        <w:pStyle w:val="Compact"/>
        <w:numPr>
          <w:ilvl w:val="0"/>
          <w:numId w:val="1229"/>
        </w:numPr>
      </w:pPr>
      <w:hyperlink r:id="rId724">
        <w:r>
          <w:rPr>
            <w:rStyle w:val="Hyperlink"/>
          </w:rPr>
          <w:t xml:space="preserve">Where to find help with r-lib/actions</w:t>
        </w:r>
      </w:hyperlink>
    </w:p>
    <w:p>
      <w:pPr>
        <w:pStyle w:val="Compact"/>
        <w:numPr>
          <w:ilvl w:val="0"/>
          <w:numId w:val="1229"/>
        </w:numPr>
      </w:pPr>
      <w:hyperlink r:id="rId703">
        <w:r>
          <w:rPr>
            <w:rStyle w:val="Hyperlink"/>
          </w:rPr>
          <w:t xml:space="preserve">GitHub Status</w:t>
        </w:r>
      </w:hyperlink>
      <w:r>
        <w:t xml:space="preserve"> </w:t>
      </w:r>
      <w:r>
        <w:t xml:space="preserve">- real-time status of GitHub services</w:t>
      </w:r>
    </w:p>
    <w:p>
      <w:r>
        <w:br w:type="page"/>
      </w:r>
    </w:p>
    <w:bookmarkEnd w:id="725"/>
    <w:bookmarkEnd w:id="726"/>
    <w:bookmarkStart w:id="78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0"/>
        </w:numPr>
      </w:pPr>
      <w:r>
        <w:t xml:space="preserve">Run a series of scripts in parallel or in a specific order to reproduce our work</w:t>
      </w:r>
    </w:p>
    <w:p>
      <w:pPr>
        <w:pStyle w:val="Compact"/>
        <w:numPr>
          <w:ilvl w:val="0"/>
          <w:numId w:val="1230"/>
        </w:numPr>
      </w:pPr>
      <w:r>
        <w:t xml:space="preserve">To check on the progress of a batch of jobs</w:t>
      </w:r>
    </w:p>
    <w:p>
      <w:pPr>
        <w:pStyle w:val="Compact"/>
        <w:numPr>
          <w:ilvl w:val="0"/>
          <w:numId w:val="1230"/>
        </w:numPr>
      </w:pPr>
      <w:r>
        <w:t xml:space="preserve">To use git and push to github</w:t>
      </w:r>
    </w:p>
    <w:bookmarkStart w:id="731"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0" w:name="fig-unix-desktop"/>
          <w:p>
            <w:pPr>
              <w:pStyle w:val="Compact"/>
              <w:jc w:val="center"/>
            </w:pPr>
            <w:r>
              <w:drawing>
                <wp:inline>
                  <wp:extent cx="5334000" cy="3380267"/>
                  <wp:effectExtent b="0" l="0" r="0" t="0"/>
                  <wp:docPr descr="" title="" id="728" name="Picture"/>
                  <a:graphic>
                    <a:graphicData uri="http://schemas.openxmlformats.org/drawingml/2006/picture">
                      <pic:pic>
                        <pic:nvPicPr>
                          <pic:cNvPr descr="assets/images/ex-desktop.jpg" id="729" name="Picture"/>
                          <pic:cNvPicPr>
                            <a:picLocks noChangeArrowheads="1" noChangeAspect="1"/>
                          </pic:cNvPicPr>
                        </pic:nvPicPr>
                        <pic:blipFill>
                          <a:blip r:embed="rId7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0"/>
        </w:tc>
      </w:tr>
    </w:tbl>
    <w:bookmarkEnd w:id="731"/>
    <w:bookmarkStart w:id="737"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2"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6" w:name="fig-unix-terminal"/>
          <w:p>
            <w:pPr>
              <w:pStyle w:val="Compact"/>
              <w:jc w:val="center"/>
            </w:pPr>
            <w:r>
              <w:drawing>
                <wp:inline>
                  <wp:extent cx="4488872" cy="8862646"/>
                  <wp:effectExtent b="0" l="0" r="0" t="0"/>
                  <wp:docPr descr="" title="" id="734" name="Picture"/>
                  <a:graphic>
                    <a:graphicData uri="http://schemas.openxmlformats.org/drawingml/2006/picture">
                      <pic:pic>
                        <pic:nvPicPr>
                          <pic:cNvPr descr="assets/images/ex-terminal.PNG" id="735" name="Picture"/>
                          <pic:cNvPicPr>
                            <a:picLocks noChangeArrowheads="1" noChangeAspect="1"/>
                          </pic:cNvPicPr>
                        </pic:nvPicPr>
                        <pic:blipFill>
                          <a:blip r:embed="rId7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6"/>
        </w:tc>
      </w:tr>
    </w:tbl>
    <w:bookmarkEnd w:id="737"/>
    <w:bookmarkStart w:id="759"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3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1"/>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1"/>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39"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39"/>
    <w:bookmarkStart w:id="740"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0"/>
    <w:bookmarkStart w:id="743" w:name="the-two-plugins-we-use"/>
    <w:p>
      <w:pPr>
        <w:pStyle w:val="Heading3"/>
      </w:pPr>
      <w:r>
        <w:t xml:space="preserve">14.3.3 The two plugins we use</w:t>
      </w:r>
    </w:p>
    <w:p>
      <w:pPr>
        <w:pStyle w:val="FirstParagraph"/>
      </w:pPr>
      <w:hyperlink r:id="rId74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3"/>
    <w:bookmarkStart w:id="745"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4"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5"/>
    <w:bookmarkStart w:id="748"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48"/>
    <w:bookmarkStart w:id="757"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6"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4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7"/>
    <w:bookmarkStart w:id="758"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58"/>
    <w:bookmarkEnd w:id="759"/>
    <w:bookmarkStart w:id="761"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0"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0"/>
          <w:p/>
        </w:tc>
      </w:tr>
    </w:tbl>
    <w:bookmarkEnd w:id="761"/>
    <w:bookmarkStart w:id="772" w:name="sec-shell-style"/>
    <w:p>
      <w:pPr>
        <w:pStyle w:val="Heading2"/>
      </w:pPr>
      <w:r>
        <w:t xml:space="preserve">14.5 Shell Scripting Style</w:t>
      </w:r>
    </w:p>
    <w:p>
      <w:pPr>
        <w:pStyle w:val="FirstParagraph"/>
      </w:pPr>
      <w:r>
        <w:t xml:space="preserve">For shell scripts, we follow the</w:t>
      </w:r>
      <w:r>
        <w:t xml:space="preserve"> </w:t>
      </w:r>
      <w:hyperlink r:id="rId76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3"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2"/>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2"/>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2"/>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3"/>
    <w:bookmarkStart w:id="764"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4"/>
    <w:bookmarkStart w:id="765"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5"/>
    <w:bookmarkStart w:id="766"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6"/>
    <w:bookmarkStart w:id="767" w:name="security"/>
    <w:p>
      <w:pPr>
        <w:pStyle w:val="Heading3"/>
      </w:pPr>
      <w:r>
        <w:t xml:space="preserve">14.5.5 Security</w:t>
      </w:r>
    </w:p>
    <w:p>
      <w:pPr>
        <w:pStyle w:val="Compact"/>
        <w:numPr>
          <w:ilvl w:val="0"/>
          <w:numId w:val="1233"/>
        </w:numPr>
      </w:pPr>
      <w:r>
        <w:t xml:space="preserve">Never echo secrets;</w:t>
      </w:r>
      <w:r>
        <w:t xml:space="preserve"> </w:t>
      </w:r>
      <w:r>
        <w:t xml:space="preserve">redact tokens before logging command lines that carry them.</w:t>
      </w:r>
    </w:p>
    <w:p>
      <w:pPr>
        <w:pStyle w:val="Compact"/>
        <w:numPr>
          <w:ilvl w:val="0"/>
          <w:numId w:val="1233"/>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3"/>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3"/>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7"/>
    <w:bookmarkStart w:id="769" w:name="linting"/>
    <w:p>
      <w:pPr>
        <w:pStyle w:val="Heading3"/>
      </w:pPr>
      <w:r>
        <w:t xml:space="preserve">14.5.6 Linting</w:t>
      </w:r>
    </w:p>
    <w:p>
      <w:pPr>
        <w:pStyle w:val="FirstParagraph"/>
      </w:pPr>
      <w:hyperlink r:id="rId768">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69"/>
    <w:bookmarkStart w:id="770"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0"/>
    <w:bookmarkStart w:id="771"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1"/>
    <w:bookmarkEnd w:id="772"/>
    <w:bookmarkStart w:id="775"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4" w:name="common-mistakes"/>
    <w:p>
      <w:pPr>
        <w:pStyle w:val="Heading3"/>
      </w:pPr>
      <w:r>
        <w:t xml:space="preserve">14.6.1 Common Mistakes</w:t>
      </w:r>
    </w:p>
    <w:p>
      <w:pPr>
        <w:pStyle w:val="Compact"/>
        <w:numPr>
          <w:ilvl w:val="0"/>
          <w:numId w:val="1234"/>
        </w:numPr>
      </w:pPr>
      <w:r>
        <w:t xml:space="preserve">Remember to include all of the quotation marks around file paths that have a spaces.</w:t>
      </w:r>
    </w:p>
    <w:p>
      <w:pPr>
        <w:pStyle w:val="Compact"/>
        <w:numPr>
          <w:ilvl w:val="0"/>
          <w:numId w:val="1234"/>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4"/>
    <w:bookmarkEnd w:id="775"/>
    <w:bookmarkStart w:id="776"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6"/>
    <w:bookmarkStart w:id="780"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5"/>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6"/>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6"/>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78"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78"/>
    <w:bookmarkStart w:id="779"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79"/>
    <w:bookmarkEnd w:id="780"/>
    <w:bookmarkEnd w:id="781"/>
    <w:bookmarkStart w:id="795" w:name="reproducible-environments"/>
    <w:p>
      <w:pPr>
        <w:pStyle w:val="Heading1"/>
      </w:pPr>
      <w:r>
        <w:t xml:space="preserve">15. Reproducible Environments</w:t>
      </w:r>
    </w:p>
    <w:bookmarkStart w:id="788" w:name="package-version-control-with-renv"/>
    <w:p>
      <w:pPr>
        <w:pStyle w:val="Heading2"/>
      </w:pPr>
      <w:r>
        <w:t xml:space="preserve">15.1 Package Version Control with renv</w:t>
      </w:r>
    </w:p>
    <w:bookmarkStart w:id="78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2"/>
    <w:bookmarkStart w:id="78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7"/>
        </w:numPr>
      </w:pPr>
      <w:r>
        <w:t xml:space="preserve">Create an RProject file and ensure that your working directory is set to the correct folder</w:t>
      </w:r>
    </w:p>
    <w:p>
      <w:pPr>
        <w:pStyle w:val="Compact"/>
        <w:numPr>
          <w:ilvl w:val="0"/>
          <w:numId w:val="1237"/>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7"/>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7"/>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7"/>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3"/>
    <w:bookmarkStart w:id="78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4">
        <w:r>
          <w:rPr>
            <w:rStyle w:val="Hyperlink"/>
          </w:rPr>
          <w:t xml:space="preserve">official renv documentation</w:t>
        </w:r>
      </w:hyperlink>
      <w:r>
        <w:t xml:space="preserve">.</w:t>
      </w:r>
    </w:p>
    <w:bookmarkEnd w:id="785"/>
    <w:bookmarkEnd w:id="786"/>
    <w:bookmarkStart w:id="78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8"/>
        </w:numPr>
      </w:pPr>
      <w:r>
        <w:t xml:space="preserve">Pull the most updated version of the project from GitHub</w:t>
      </w:r>
    </w:p>
    <w:p>
      <w:pPr>
        <w:pStyle w:val="Compact"/>
        <w:numPr>
          <w:ilvl w:val="0"/>
          <w:numId w:val="1238"/>
        </w:numPr>
      </w:pPr>
      <w:r>
        <w:t xml:space="preserve">Open the project’s RProject file</w:t>
      </w:r>
    </w:p>
    <w:p>
      <w:pPr>
        <w:pStyle w:val="Compact"/>
        <w:numPr>
          <w:ilvl w:val="0"/>
          <w:numId w:val="1238"/>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8"/>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8"/>
        </w:numPr>
      </w:pPr>
      <w:r>
        <w:t xml:space="preserve">Wait for the correct versions of each package to install/update. This may take some time, depending on how many packages the project uses.</w:t>
      </w:r>
    </w:p>
    <w:p>
      <w:pPr>
        <w:pStyle w:val="Compact"/>
        <w:numPr>
          <w:ilvl w:val="0"/>
          <w:numId w:val="1238"/>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8"/>
        </w:numPr>
      </w:pPr>
      <w:r>
        <w:t xml:space="preserve">If you make edits to the code and introduce new/updated packages, see the section above for instructions on how to make updates.</w:t>
      </w:r>
    </w:p>
    <w:bookmarkEnd w:id="787"/>
    <w:bookmarkEnd w:id="788"/>
    <w:bookmarkStart w:id="78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1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9"/>
        </w:numPr>
      </w:pPr>
      <w:r>
        <w:rPr>
          <w:b/>
          <w:bCs/>
        </w:rPr>
        <w:t xml:space="preserve">Fast installation</w:t>
      </w:r>
      <w:r>
        <w:t xml:space="preserve">: Binary packages install in seconds, not minutes</w:t>
      </w:r>
    </w:p>
    <w:p>
      <w:pPr>
        <w:pStyle w:val="Compact"/>
        <w:numPr>
          <w:ilvl w:val="0"/>
          <w:numId w:val="1239"/>
        </w:numPr>
      </w:pPr>
      <w:r>
        <w:rPr>
          <w:b/>
          <w:bCs/>
        </w:rPr>
        <w:t xml:space="preserve">Automatic dependency resolution</w:t>
      </w:r>
      <w:r>
        <w:t xml:space="preserve">: System dependencies are handled automatically</w:t>
      </w:r>
    </w:p>
    <w:p>
      <w:pPr>
        <w:pStyle w:val="Compact"/>
        <w:numPr>
          <w:ilvl w:val="0"/>
          <w:numId w:val="1239"/>
        </w:numPr>
      </w:pPr>
      <w:r>
        <w:rPr>
          <w:b/>
          <w:bCs/>
        </w:rPr>
        <w:t xml:space="preserve">System-level integration</w:t>
      </w:r>
      <w:r>
        <w:t xml:space="preserve">: Packages integrate with Ubuntu’s package management</w:t>
      </w:r>
    </w:p>
    <w:p>
      <w:pPr>
        <w:pStyle w:val="Compact"/>
        <w:numPr>
          <w:ilvl w:val="0"/>
          <w:numId w:val="1239"/>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0"/>
        </w:numPr>
      </w:pPr>
      <w:r>
        <w:t xml:space="preserve">Ubuntu 24.04</w:t>
      </w:r>
      <w:r>
        <w:t xml:space="preserve"> </w:t>
      </w:r>
      <w:r>
        <w:t xml:space="preserve">“noble”</w:t>
      </w:r>
      <w:r>
        <w:t xml:space="preserve"> </w:t>
      </w:r>
      <w:r>
        <w:t xml:space="preserve">(amd64 and arm64)</w:t>
      </w:r>
    </w:p>
    <w:p>
      <w:pPr>
        <w:pStyle w:val="Compact"/>
        <w:numPr>
          <w:ilvl w:val="0"/>
          <w:numId w:val="1240"/>
        </w:numPr>
      </w:pPr>
      <w:r>
        <w:t xml:space="preserve">Ubuntu 22.04</w:t>
      </w:r>
      <w:r>
        <w:t xml:space="preserve"> </w:t>
      </w:r>
      <w:r>
        <w:t xml:space="preserve">“jammy”</w:t>
      </w:r>
      <w:r>
        <w:t xml:space="preserve"> </w:t>
      </w:r>
      <w:r>
        <w:t xml:space="preserve">(amd64)</w:t>
      </w:r>
    </w:p>
    <w:p>
      <w:pPr>
        <w:pStyle w:val="Compact"/>
        <w:numPr>
          <w:ilvl w:val="0"/>
          <w:numId w:val="1240"/>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1"/>
        </w:numPr>
      </w:pPr>
      <w:r>
        <w:rPr>
          <w:b/>
          <w:bCs/>
        </w:rPr>
        <w:t xml:space="preserve">Use r2u when</w:t>
      </w:r>
      <w:r>
        <w:t xml:space="preserve">: You work primarily on Ubuntu systems, want fast package installation, or need system-level package management</w:t>
      </w:r>
    </w:p>
    <w:p>
      <w:pPr>
        <w:pStyle w:val="Compact"/>
        <w:numPr>
          <w:ilvl w:val="0"/>
          <w:numId w:val="1241"/>
        </w:numPr>
      </w:pPr>
      <w:r>
        <w:rPr>
          <w:b/>
          <w:bCs/>
        </w:rPr>
        <w:t xml:space="preserve">Use renv when</w:t>
      </w:r>
      <w:r>
        <w:t xml:space="preserve">: You need cross-platform reproducibility, work on macOS/Windows, or require project-specific package libraries</w:t>
      </w:r>
    </w:p>
    <w:p>
      <w:pPr>
        <w:pStyle w:val="Compact"/>
        <w:numPr>
          <w:ilvl w:val="0"/>
          <w:numId w:val="1241"/>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1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19">
        <w:r>
          <w:rPr>
            <w:rStyle w:val="Hyperlink"/>
          </w:rPr>
          <w:t xml:space="preserve">r2u website</w:t>
        </w:r>
      </w:hyperlink>
      <w:r>
        <w:t xml:space="preserve">.</w:t>
      </w:r>
    </w:p>
    <w:bookmarkEnd w:id="789"/>
    <w:bookmarkStart w:id="791" w:name="managing-r-versions-with-rig"/>
    <w:p>
      <w:pPr>
        <w:pStyle w:val="Heading2"/>
      </w:pPr>
      <w:r>
        <w:t xml:space="preserve">15.3 Managing R Versions with rig</w:t>
      </w:r>
    </w:p>
    <w:p>
      <w:pPr>
        <w:pStyle w:val="FirstParagraph"/>
      </w:pPr>
      <w:hyperlink r:id="rId79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2"/>
        </w:numPr>
      </w:pPr>
      <w:r>
        <w:rPr>
          <w:b/>
          <w:bCs/>
        </w:rPr>
        <w:t xml:space="preserve">Multi-version support</w:t>
      </w:r>
      <w:r>
        <w:t xml:space="preserve">: Install and switch between multiple R versions</w:t>
      </w:r>
    </w:p>
    <w:p>
      <w:pPr>
        <w:pStyle w:val="Compact"/>
        <w:numPr>
          <w:ilvl w:val="0"/>
          <w:numId w:val="1242"/>
        </w:numPr>
      </w:pPr>
      <w:r>
        <w:rPr>
          <w:b/>
          <w:bCs/>
        </w:rPr>
        <w:t xml:space="preserve">Cross-platform</w:t>
      </w:r>
      <w:r>
        <w:t xml:space="preserve">: Works on macOS, Windows, and Linux</w:t>
      </w:r>
    </w:p>
    <w:p>
      <w:pPr>
        <w:pStyle w:val="Compact"/>
        <w:numPr>
          <w:ilvl w:val="0"/>
          <w:numId w:val="1242"/>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2"/>
        </w:numPr>
      </w:pPr>
      <w:r>
        <w:rPr>
          <w:b/>
          <w:bCs/>
        </w:rPr>
        <w:t xml:space="preserve">RStudio / Positron integration</w:t>
      </w:r>
      <w:r>
        <w:t xml:space="preserve">: Registered R versions are automatically available in RStudio and Positron</w:t>
      </w:r>
    </w:p>
    <w:p>
      <w:pPr>
        <w:pStyle w:val="Compact"/>
        <w:numPr>
          <w:ilvl w:val="0"/>
          <w:numId w:val="1242"/>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3"/>
        </w:numPr>
      </w:pPr>
      <w:r>
        <w:t xml:space="preserve">You need a specific older R version to reproduce results from a published analysis</w:t>
      </w:r>
    </w:p>
    <w:p>
      <w:pPr>
        <w:pStyle w:val="Compact"/>
        <w:numPr>
          <w:ilvl w:val="0"/>
          <w:numId w:val="1243"/>
        </w:numPr>
      </w:pPr>
      <w:r>
        <w:t xml:space="preserve">You want to test code against multiple R versions</w:t>
      </w:r>
    </w:p>
    <w:p>
      <w:pPr>
        <w:pStyle w:val="Compact"/>
        <w:numPr>
          <w:ilvl w:val="0"/>
          <w:numId w:val="1243"/>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0">
        <w:r>
          <w:rPr>
            <w:rStyle w:val="Hyperlink"/>
          </w:rPr>
          <w:t xml:space="preserve">rig GitHub repository</w:t>
        </w:r>
      </w:hyperlink>
      <w:r>
        <w:t xml:space="preserve">.</w:t>
      </w:r>
    </w:p>
    <w:bookmarkEnd w:id="791"/>
    <w:bookmarkStart w:id="79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4"/>
        </w:numPr>
      </w:pPr>
      <w:r>
        <w:t xml:space="preserve">SSH into the Docker server.</w:t>
      </w:r>
    </w:p>
    <w:p>
      <w:pPr>
        <w:pStyle w:val="Compact"/>
        <w:numPr>
          <w:ilvl w:val="0"/>
          <w:numId w:val="1244"/>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2" name="Picture"/>
                  <a:graphic>
                    <a:graphicData uri="http://schemas.openxmlformats.org/drawingml/2006/picture">
                      <pic:pic>
                        <pic:nvPicPr>
                          <pic:cNvPr descr="/opt/quarto/share/formats/docx/warning.png" id="793" name="Picture"/>
                          <pic:cNvPicPr>
                            <a:picLocks noChangeArrowheads="1" noChangeAspect="1"/>
                          </pic:cNvPicPr>
                        </pic:nvPicPr>
                        <pic:blipFill>
                          <a:blip r:embed="rId6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4"/>
    <w:bookmarkEnd w:id="795"/>
    <w:bookmarkStart w:id="823" w:name="code-publication"/>
    <w:p>
      <w:pPr>
        <w:pStyle w:val="Heading1"/>
      </w:pPr>
      <w:r>
        <w:t xml:space="preserve">16. Code Publication</w:t>
      </w:r>
    </w:p>
    <w:bookmarkStart w:id="796" w:name="checklist-overview"/>
    <w:p>
      <w:pPr>
        <w:pStyle w:val="Heading2"/>
      </w:pPr>
      <w:r>
        <w:t xml:space="preserve">16.1 Checklist overview</w:t>
      </w:r>
    </w:p>
    <w:p>
      <w:pPr>
        <w:pStyle w:val="Compact"/>
        <w:numPr>
          <w:ilvl w:val="0"/>
          <w:numId w:val="1245"/>
        </w:numPr>
      </w:pPr>
      <w:hyperlink w:anchor="fill-out-file-headers">
        <w:r>
          <w:rPr>
            <w:rStyle w:val="Hyperlink"/>
          </w:rPr>
          <w:t xml:space="preserve">Fill out file headers</w:t>
        </w:r>
      </w:hyperlink>
    </w:p>
    <w:p>
      <w:pPr>
        <w:pStyle w:val="Compact"/>
        <w:numPr>
          <w:ilvl w:val="0"/>
          <w:numId w:val="1245"/>
        </w:numPr>
      </w:pPr>
      <w:hyperlink w:anchor="clean-up-comments">
        <w:r>
          <w:rPr>
            <w:rStyle w:val="Hyperlink"/>
          </w:rPr>
          <w:t xml:space="preserve">Clean up comments</w:t>
        </w:r>
      </w:hyperlink>
    </w:p>
    <w:p>
      <w:pPr>
        <w:pStyle w:val="Compact"/>
        <w:numPr>
          <w:ilvl w:val="0"/>
          <w:numId w:val="1245"/>
        </w:numPr>
      </w:pPr>
      <w:hyperlink w:anchor="document-functions">
        <w:r>
          <w:rPr>
            <w:rStyle w:val="Hyperlink"/>
          </w:rPr>
          <w:t xml:space="preserve">Document functions</w:t>
        </w:r>
      </w:hyperlink>
    </w:p>
    <w:p>
      <w:pPr>
        <w:pStyle w:val="Compact"/>
        <w:numPr>
          <w:ilvl w:val="0"/>
          <w:numId w:val="1245"/>
        </w:numPr>
      </w:pPr>
      <w:hyperlink w:anchor="remove-deprecated-filepaths">
        <w:r>
          <w:rPr>
            <w:rStyle w:val="Hyperlink"/>
          </w:rPr>
          <w:t xml:space="preserve">Remove deprecated filepaths</w:t>
        </w:r>
      </w:hyperlink>
    </w:p>
    <w:p>
      <w:pPr>
        <w:pStyle w:val="Compact"/>
        <w:numPr>
          <w:ilvl w:val="0"/>
          <w:numId w:val="1245"/>
        </w:numPr>
      </w:pPr>
      <w:hyperlink w:anchor="ensure-project-runs-via-bash">
        <w:r>
          <w:rPr>
            <w:rStyle w:val="Hyperlink"/>
          </w:rPr>
          <w:t xml:space="preserve">Ensure project runs via bash</w:t>
        </w:r>
      </w:hyperlink>
    </w:p>
    <w:p>
      <w:pPr>
        <w:pStyle w:val="Compact"/>
        <w:numPr>
          <w:ilvl w:val="0"/>
          <w:numId w:val="1245"/>
        </w:numPr>
      </w:pPr>
      <w:hyperlink w:anchor="complete-the-readme">
        <w:r>
          <w:rPr>
            <w:rStyle w:val="Hyperlink"/>
          </w:rPr>
          <w:t xml:space="preserve">Complete the README</w:t>
        </w:r>
      </w:hyperlink>
    </w:p>
    <w:p>
      <w:pPr>
        <w:pStyle w:val="Compact"/>
        <w:numPr>
          <w:ilvl w:val="0"/>
          <w:numId w:val="1245"/>
        </w:numPr>
      </w:pPr>
      <w:hyperlink w:anchor="clean-up-feature-branches">
        <w:r>
          <w:rPr>
            <w:rStyle w:val="Hyperlink"/>
          </w:rPr>
          <w:t xml:space="preserve">Clean up feature branches</w:t>
        </w:r>
      </w:hyperlink>
    </w:p>
    <w:p>
      <w:pPr>
        <w:pStyle w:val="Compact"/>
        <w:numPr>
          <w:ilvl w:val="0"/>
          <w:numId w:val="1245"/>
        </w:numPr>
      </w:pPr>
      <w:hyperlink w:anchor="sec-create-github-release">
        <w:r>
          <w:rPr>
            <w:rStyle w:val="Hyperlink"/>
          </w:rPr>
          <w:t xml:space="preserve">Create GitHub release</w:t>
        </w:r>
      </w:hyperlink>
    </w:p>
    <w:bookmarkEnd w:id="796"/>
    <w:bookmarkStart w:id="79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7">
        <w:r>
          <w:rPr>
            <w:rStyle w:val="Hyperlink"/>
          </w:rPr>
          <w:t xml:space="preserve">here.</w:t>
        </w:r>
      </w:hyperlink>
    </w:p>
    <w:bookmarkEnd w:id="798"/>
    <w:bookmarkStart w:id="79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99"/>
    <w:bookmarkStart w:id="80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0">
        <w:r>
          <w:rPr>
            <w:rStyle w:val="Hyperlink"/>
          </w:rPr>
          <w:t xml:space="preserve">here.</w:t>
        </w:r>
      </w:hyperlink>
    </w:p>
    <w:bookmarkEnd w:id="801"/>
    <w:bookmarkStart w:id="80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2"/>
    <w:bookmarkStart w:id="80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3">
        <w:r>
          <w:rPr>
            <w:rStyle w:val="Hyperlink"/>
          </w:rPr>
          <w:t xml:space="preserve">here.</w:t>
        </w:r>
      </w:hyperlink>
    </w:p>
    <w:bookmarkEnd w:id="804"/>
    <w:bookmarkStart w:id="80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6"/>
        </w:numPr>
      </w:pPr>
      <w:r>
        <w:t xml:space="preserve">0-config.R: configuration file that sets data directories, sources base functions, and loads required libraries</w:t>
      </w:r>
    </w:p>
    <w:p>
      <w:pPr>
        <w:pStyle w:val="BlockText"/>
        <w:numPr>
          <w:ilvl w:val="0"/>
          <w:numId w:val="1246"/>
        </w:numPr>
      </w:pPr>
      <w:r>
        <w:t xml:space="preserve">0-base-functions: folder containing scripts with functions used in the analysis</w:t>
      </w:r>
    </w:p>
    <w:p>
      <w:pPr>
        <w:pStyle w:val="BlockText"/>
        <w:numPr>
          <w:ilvl w:val="1"/>
          <w:numId w:val="1247"/>
        </w:numPr>
      </w:pPr>
      <w:r>
        <w:t xml:space="preserve">0-base-functions.R: R script containing general functions used across the analysis</w:t>
      </w:r>
    </w:p>
    <w:p>
      <w:pPr>
        <w:pStyle w:val="BlockText"/>
        <w:numPr>
          <w:ilvl w:val="1"/>
          <w:numId w:val="1247"/>
        </w:numPr>
      </w:pPr>
      <w:r>
        <w:t xml:space="preserve">0-bias-corr-functions.R: R script containing functions used in bias correction</w:t>
      </w:r>
    </w:p>
    <w:p>
      <w:pPr>
        <w:pStyle w:val="BlockText"/>
        <w:numPr>
          <w:ilvl w:val="1"/>
          <w:numId w:val="124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7"/>
        </w:numPr>
      </w:pPr>
      <w:r>
        <w:t xml:space="preserve">0-prior-functions.R: R script containing functions to generate priors</w:t>
      </w:r>
    </w:p>
    <w:p>
      <w:pPr>
        <w:pStyle w:val="BlockText"/>
        <w:numPr>
          <w:ilvl w:val="0"/>
          <w:numId w:val="1246"/>
        </w:numPr>
      </w:pPr>
      <w:r>
        <w:t xml:space="preserve">1-data: folder containing data processing scripts NOTE: some scripts are deprecated</w:t>
      </w:r>
    </w:p>
    <w:p>
      <w:pPr>
        <w:pStyle w:val="BlockText"/>
        <w:numPr>
          <w:ilvl w:val="0"/>
          <w:numId w:val="1246"/>
        </w:numPr>
      </w:pPr>
      <w:r>
        <w:t xml:space="preserve">2-analysis: folder containing analysis scripts. To rerun all scripts in this subdirectory, run the bash script 0-run-analysis.sh.</w:t>
      </w:r>
    </w:p>
    <w:p>
      <w:pPr>
        <w:pStyle w:val="BlockText"/>
        <w:numPr>
          <w:ilvl w:val="1"/>
          <w:numId w:val="1248"/>
        </w:numPr>
      </w:pPr>
      <w:r>
        <w:t xml:space="preserve">1-obtain-priors-state.R: obtain priors for each state</w:t>
      </w:r>
    </w:p>
    <w:p>
      <w:pPr>
        <w:pStyle w:val="BlockText"/>
        <w:numPr>
          <w:ilvl w:val="1"/>
          <w:numId w:val="1248"/>
        </w:numPr>
      </w:pPr>
      <w:r>
        <w:t xml:space="preserve">2-est-expected-cases-state.R: estimate expected cases in each state</w:t>
      </w:r>
    </w:p>
    <w:p>
      <w:pPr>
        <w:pStyle w:val="BlockText"/>
        <w:numPr>
          <w:ilvl w:val="1"/>
          <w:numId w:val="1248"/>
        </w:numPr>
      </w:pPr>
      <w:r>
        <w:t xml:space="preserve">3-est-expected-cases-state-perf-testing.R: estimate expected cases in each state, estimate the percentage of underestimation due to incomplete testing vs. imperfect test accuracy</w:t>
      </w:r>
    </w:p>
    <w:p>
      <w:pPr>
        <w:pStyle w:val="BlockText"/>
        <w:numPr>
          <w:ilvl w:val="1"/>
          <w:numId w:val="1248"/>
        </w:numPr>
      </w:pPr>
      <w:r>
        <w:t xml:space="preserve">4-obtain-testing-protocols.R: find testing protocols for each state.</w:t>
      </w:r>
    </w:p>
    <w:p>
      <w:pPr>
        <w:pStyle w:val="BlockText"/>
        <w:numPr>
          <w:ilvl w:val="1"/>
          <w:numId w:val="1248"/>
        </w:numPr>
      </w:pPr>
      <w:r>
        <w:t xml:space="preserve">5-summarize-results.R: summarize results; obtain results for in text numerical results.</w:t>
      </w:r>
    </w:p>
    <w:p>
      <w:pPr>
        <w:pStyle w:val="BlockText"/>
        <w:numPr>
          <w:ilvl w:val="0"/>
          <w:numId w:val="1246"/>
        </w:numPr>
      </w:pPr>
      <w:r>
        <w:t xml:space="preserve">3-figure-table-scripts: folder containing figure scripts. To rerun all scripts in this subdirectory, run the bash script 0-run-figs.sh.</w:t>
      </w:r>
    </w:p>
    <w:p>
      <w:pPr>
        <w:pStyle w:val="BlockText"/>
        <w:numPr>
          <w:ilvl w:val="1"/>
          <w:numId w:val="1249"/>
        </w:numPr>
      </w:pPr>
      <w:r>
        <w:t xml:space="preserve">1-fig-testing.R: creates plot of testing patterns by state over time</w:t>
      </w:r>
    </w:p>
    <w:p>
      <w:pPr>
        <w:pStyle w:val="BlockText"/>
        <w:numPr>
          <w:ilvl w:val="1"/>
          <w:numId w:val="1249"/>
        </w:numPr>
      </w:pPr>
      <w:r>
        <w:t xml:space="preserve">2-fig-cases-usa-state-bar.R: creates bar plot of confirmed vs. estimated infections by state</w:t>
      </w:r>
    </w:p>
    <w:p>
      <w:pPr>
        <w:pStyle w:val="BlockText"/>
        <w:numPr>
          <w:ilvl w:val="1"/>
          <w:numId w:val="1249"/>
        </w:numPr>
      </w:pPr>
      <w:r>
        <w:t xml:space="preserve">3a-fig-map-usa-state.R: creates map of confirmed vs. estimated infections by state</w:t>
      </w:r>
    </w:p>
    <w:p>
      <w:pPr>
        <w:pStyle w:val="BlockText"/>
        <w:numPr>
          <w:ilvl w:val="1"/>
          <w:numId w:val="1249"/>
        </w:numPr>
      </w:pPr>
      <w:r>
        <w:t xml:space="preserve">3b-fig-map-usa-state-shiny.R: creates map of confirmed vs. estimated infections by state with search functionality by state</w:t>
      </w:r>
    </w:p>
    <w:p>
      <w:pPr>
        <w:pStyle w:val="BlockText"/>
        <w:numPr>
          <w:ilvl w:val="1"/>
          <w:numId w:val="1249"/>
        </w:numPr>
      </w:pPr>
      <w:r>
        <w:t xml:space="preserve">4-fig-priors.R: creates figure with priors for US as a whole</w:t>
      </w:r>
    </w:p>
    <w:p>
      <w:pPr>
        <w:pStyle w:val="BlockText"/>
        <w:numPr>
          <w:ilvl w:val="1"/>
          <w:numId w:val="1249"/>
        </w:numPr>
      </w:pPr>
      <w:r>
        <w:t xml:space="preserve">5-fig-density-usa.R: creates figure of distribution of estimated cases in the US</w:t>
      </w:r>
    </w:p>
    <w:p>
      <w:pPr>
        <w:pStyle w:val="BlockText"/>
        <w:numPr>
          <w:ilvl w:val="1"/>
          <w:numId w:val="1249"/>
        </w:numPr>
      </w:pPr>
      <w:r>
        <w:t xml:space="preserve">6-table-data-quality.R: creates table of data quality grading from COVID Tracking Project</w:t>
      </w:r>
    </w:p>
    <w:p>
      <w:pPr>
        <w:pStyle w:val="BlockText"/>
        <w:numPr>
          <w:ilvl w:val="1"/>
          <w:numId w:val="1249"/>
        </w:numPr>
      </w:pPr>
      <w:r>
        <w:t xml:space="preserve">7-fig-testpos.R: creates figure of the probability of testing positive among those tested by state</w:t>
      </w:r>
    </w:p>
    <w:p>
      <w:pPr>
        <w:pStyle w:val="BlockText"/>
        <w:numPr>
          <w:ilvl w:val="1"/>
          <w:numId w:val="1249"/>
        </w:numPr>
      </w:pPr>
      <w:r>
        <w:t xml:space="preserve">8-fig-percent-undertesting-state.R: creates figure of the percentage of under estimation due to incomplete testing</w:t>
      </w:r>
    </w:p>
    <w:p>
      <w:pPr>
        <w:pStyle w:val="BlockText"/>
        <w:numPr>
          <w:ilvl w:val="0"/>
          <w:numId w:val="1246"/>
        </w:numPr>
      </w:pPr>
      <w:r>
        <w:t xml:space="preserve">4-figures: folder containing figure files.</w:t>
      </w:r>
    </w:p>
    <w:p>
      <w:pPr>
        <w:pStyle w:val="BlockText"/>
        <w:numPr>
          <w:ilvl w:val="0"/>
          <w:numId w:val="1246"/>
        </w:numPr>
      </w:pPr>
      <w:r>
        <w:t xml:space="preserve">5-results: folder containing analysis results objects.</w:t>
      </w:r>
    </w:p>
    <w:p>
      <w:pPr>
        <w:pStyle w:val="BlockText"/>
        <w:numPr>
          <w:ilvl w:val="0"/>
          <w:numId w:val="124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5"/>
    <w:bookmarkStart w:id="80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6"/>
    <w:bookmarkStart w:id="80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7">
        <w:r>
          <w:rPr>
            <w:rStyle w:val="Hyperlink"/>
          </w:rPr>
          <w:t xml:space="preserve">Managing releases in a repository</w:t>
        </w:r>
      </w:hyperlink>
      <w:r>
        <w:t xml:space="preserve">.</w:t>
      </w:r>
    </w:p>
    <w:bookmarkEnd w:id="808"/>
    <w:bookmarkStart w:id="82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0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1">
        <w:r>
          <w:rPr>
            <w:rStyle w:val="Hyperlink"/>
          </w:rPr>
          <w:t xml:space="preserve">CRAN stages diagram</w:t>
        </w:r>
      </w:hyperlink>
      <w:r>
        <w:t xml:space="preserve"> </w:t>
      </w:r>
      <w:r>
        <w:t xml:space="preserve">by Edgar Ruiz.</w:t>
      </w:r>
    </w:p>
    <w:bookmarkStart w:id="81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0"/>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0"/>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0"/>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2"/>
    <w:bookmarkStart w:id="81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1"/>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1"/>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1"/>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1"/>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1"/>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2"/>
        </w:numPr>
      </w:pPr>
      <w:r>
        <w:rPr>
          <w:rStyle w:val="VerbatimChar"/>
        </w:rPr>
        <w:t xml:space="preserve">devtools::check_win_devel()</w:t>
      </w:r>
      <w:r>
        <w:t xml:space="preserve"> </w:t>
      </w:r>
      <w:r>
        <w:t xml:space="preserve">- tests on Windows with the development version of R</w:t>
      </w:r>
    </w:p>
    <w:p>
      <w:pPr>
        <w:pStyle w:val="Compact"/>
        <w:numPr>
          <w:ilvl w:val="1"/>
          <w:numId w:val="1252"/>
        </w:numPr>
      </w:pPr>
      <w:hyperlink r:id="rId813">
        <w:r>
          <w:rPr>
            <w:rStyle w:val="Hyperlink"/>
          </w:rPr>
          <w:t xml:space="preserve">R-hub</w:t>
        </w:r>
      </w:hyperlink>
      <w:r>
        <w:t xml:space="preserve"> </w:t>
      </w:r>
      <w:r>
        <w:t xml:space="preserve">- tests on a wide range of platforms.</w:t>
      </w:r>
      <w:r>
        <w:t xml:space="preserve"> </w:t>
      </w:r>
      <w:r>
        <w:t xml:space="preserve">In</w:t>
      </w:r>
      <w:r>
        <w:t xml:space="preserve"> </w:t>
      </w:r>
      <w:hyperlink r:id="rId81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1"/>
        </w:numPr>
      </w:pPr>
      <w:r>
        <w:rPr>
          <w:b/>
          <w:bCs/>
        </w:rPr>
        <w:t xml:space="preserve">Review CRAN policies</w:t>
      </w:r>
      <w:r>
        <w:t xml:space="preserve">: Ensure your package complies with the</w:t>
      </w:r>
      <w:r>
        <w:t xml:space="preserve"> </w:t>
      </w:r>
      <w:hyperlink r:id="rId815">
        <w:r>
          <w:rPr>
            <w:rStyle w:val="Hyperlink"/>
          </w:rPr>
          <w:t xml:space="preserve">CRAN Repository Policy</w:t>
        </w:r>
      </w:hyperlink>
      <w:r>
        <w:t xml:space="preserve">.</w:t>
      </w:r>
    </w:p>
    <w:bookmarkEnd w:id="816"/>
    <w:bookmarkStart w:id="81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7">
        <w:r>
          <w:rPr>
            <w:rStyle w:val="Hyperlink"/>
          </w:rPr>
          <w:t xml:space="preserve">new submission checklist</w:t>
        </w:r>
      </w:hyperlink>
      <w:r>
        <w:t xml:space="preserve"> </w:t>
      </w:r>
      <w:r>
        <w:t xml:space="preserve">in the R Packages book</w:t>
      </w:r>
      <w:r>
        <w:t xml:space="preserve"> </w:t>
      </w:r>
      <w:r>
        <w:t xml:space="preserve">for additional requirements.</w:t>
      </w:r>
    </w:p>
    <w:bookmarkEnd w:id="818"/>
    <w:bookmarkStart w:id="821" w:name="after-cran-acceptance"/>
    <w:p>
      <w:pPr>
        <w:pStyle w:val="Heading3"/>
      </w:pPr>
      <w:r>
        <w:t xml:space="preserve">16.10.4 After CRAN Acceptance</w:t>
      </w:r>
    </w:p>
    <w:p>
      <w:pPr>
        <w:pStyle w:val="FirstParagraph"/>
      </w:pPr>
      <w:r>
        <w:t xml:space="preserve">Once CRAN accepts your package:</w:t>
      </w:r>
    </w:p>
    <w:p>
      <w:pPr>
        <w:numPr>
          <w:ilvl w:val="0"/>
          <w:numId w:val="1253"/>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3"/>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3"/>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3"/>
        </w:numPr>
      </w:pPr>
      <w:r>
        <w:rPr>
          <w:b/>
          <w:bCs/>
        </w:rPr>
        <w:t xml:space="preserve">Track adoption over time</w:t>
      </w:r>
      <w:r>
        <w:t xml:space="preserve">: the</w:t>
      </w:r>
      <w:r>
        <w:t xml:space="preserve"> </w:t>
      </w:r>
      <w:hyperlink r:id="rId81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1"/>
    <w:bookmarkEnd w:id="822"/>
    <w:bookmarkEnd w:id="823"/>
    <w:bookmarkStart w:id="843" w:name="data-publication"/>
    <w:p>
      <w:pPr>
        <w:pStyle w:val="Heading1"/>
      </w:pPr>
      <w:r>
        <w:t xml:space="preserve">17. Data Publication</w:t>
      </w:r>
    </w:p>
    <w:bookmarkStart w:id="82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4"/>
    <w:bookmarkStart w:id="82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5"/>
    <w:bookmarkStart w:id="82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6"/>
    <w:bookmarkStart w:id="82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7">
        <w:r>
          <w:rPr>
            <w:rStyle w:val="Hyperlink"/>
          </w:rPr>
          <w:t xml:space="preserve">UC Davis DataLab GIS workshops</w:t>
        </w:r>
      </w:hyperlink>
      <w:r>
        <w:t xml:space="preserve">, including resources on QGIS and spatial SQL.</w:t>
      </w:r>
    </w:p>
    <w:bookmarkEnd w:id="828"/>
    <w:bookmarkEnd w:id="829"/>
    <w:bookmarkStart w:id="833" w:name="create-public-ids"/>
    <w:p>
      <w:pPr>
        <w:pStyle w:val="Heading2"/>
      </w:pPr>
      <w:r>
        <w:t xml:space="preserve">17.3 Create public IDs</w:t>
      </w:r>
    </w:p>
    <w:bookmarkStart w:id="83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0"/>
    <w:bookmarkStart w:id="83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1"/>
    <w:bookmarkStart w:id="83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4"/>
        </w:numPr>
      </w:pPr>
      <w:r>
        <w:rPr>
          <w:rStyle w:val="VerbatimChar"/>
        </w:rPr>
        <w:t xml:space="preserve">data/final/</w:t>
      </w:r>
      <w:r>
        <w:t xml:space="preserve">- folder containing the projects final data in both csv and rds formats</w:t>
      </w:r>
      <w:r>
        <w:br/>
      </w:r>
    </w:p>
    <w:p>
      <w:pPr>
        <w:pStyle w:val="Compact"/>
        <w:numPr>
          <w:ilvl w:val="0"/>
          <w:numId w:val="125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2"/>
    <w:bookmarkEnd w:id="833"/>
    <w:bookmarkStart w:id="839"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4">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35">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36">
        <w:r>
          <w:rPr>
            <w:rStyle w:val="Hyperlink"/>
          </w:rPr>
          <w:t xml:space="preserve">UC Davis DataLab workshop on data documentation</w:t>
        </w:r>
      </w:hyperlink>
      <w:r>
        <w:t xml:space="preserve">.</w:t>
      </w:r>
    </w:p>
    <w:bookmarkStart w:id="838" w:name="X659912a983e12070198566d6758f84b7c139c71"/>
    <w:p>
      <w:pPr>
        <w:pStyle w:val="Heading3"/>
      </w:pPr>
      <w:r>
        <w:t xml:space="preserve">17.4.1 Steps for creating an Open Science Framework (OSF) repository:</w:t>
      </w:r>
    </w:p>
    <w:p>
      <w:pPr>
        <w:pStyle w:val="Compact"/>
        <w:numPr>
          <w:ilvl w:val="0"/>
          <w:numId w:val="1255"/>
        </w:numPr>
      </w:pPr>
      <w:r>
        <w:t xml:space="preserve">Create a new OSF project per these instructions: https://help.osf.io/article/252-create-a-project</w:t>
      </w:r>
    </w:p>
    <w:p>
      <w:pPr>
        <w:pStyle w:val="Compact"/>
        <w:numPr>
          <w:ilvl w:val="0"/>
          <w:numId w:val="125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5"/>
        </w:numPr>
      </w:pPr>
      <w:r>
        <w:t xml:space="preserve">Create a notebook component and upload the final .html files (which will not be on github… but see optional item below)</w:t>
      </w:r>
    </w:p>
    <w:p>
      <w:pPr>
        <w:pStyle w:val="Compact"/>
        <w:numPr>
          <w:ilvl w:val="0"/>
          <w:numId w:val="1255"/>
        </w:numPr>
      </w:pPr>
      <w:r>
        <w:t xml:space="preserve">On the OSF landing Wiki, provide some context. Here is a recent example: https://osf.io/954bt/</w:t>
      </w:r>
    </w:p>
    <w:p>
      <w:pPr>
        <w:pStyle w:val="Compact"/>
        <w:numPr>
          <w:ilvl w:val="0"/>
          <w:numId w:val="1255"/>
        </w:numPr>
      </w:pPr>
      <w:r>
        <w:t xml:space="preserve">Create a Digital Object Identifier (DOI) for the repository. A DOI is a unique identifier that provides a persistent link to content, such as a dataset in this case.</w:t>
      </w:r>
      <w:r>
        <w:t xml:space="preserve"> </w:t>
      </w:r>
      <w:hyperlink r:id="rId837">
        <w:r>
          <w:rPr>
            <w:rStyle w:val="Hyperlink"/>
          </w:rPr>
          <w:t xml:space="preserve">Learn more about DOIs</w:t>
        </w:r>
      </w:hyperlink>
    </w:p>
    <w:p>
      <w:pPr>
        <w:pStyle w:val="Compact"/>
        <w:numPr>
          <w:ilvl w:val="0"/>
          <w:numId w:val="1255"/>
        </w:numPr>
      </w:pPr>
      <w:r>
        <w:t xml:space="preserve">Optional: Complete the software checklist and system requirement guide for the analysis to guide others. Include it on the GitHub README for the project: https://github.com/proctor-ucsf/mordor-antibody</w:t>
      </w:r>
    </w:p>
    <w:bookmarkEnd w:id="838"/>
    <w:bookmarkEnd w:id="839"/>
    <w:bookmarkStart w:id="840"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0"/>
    <w:bookmarkStart w:id="841"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1"/>
    <w:bookmarkStart w:id="842"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6"/>
        </w:numPr>
      </w:pPr>
      <w:r>
        <w:t xml:space="preserve">ACTION - https://osf.io/ca3pe/</w:t>
      </w:r>
      <w:r>
        <w:br/>
      </w:r>
    </w:p>
    <w:p>
      <w:pPr>
        <w:pStyle w:val="Compact"/>
        <w:numPr>
          <w:ilvl w:val="0"/>
          <w:numId w:val="1256"/>
        </w:numPr>
      </w:pPr>
      <w:r>
        <w:t xml:space="preserve">NAITRE - https://osf.io/ujeyb/</w:t>
      </w:r>
      <w:r>
        <w:br/>
      </w:r>
    </w:p>
    <w:p>
      <w:pPr>
        <w:pStyle w:val="Compact"/>
        <w:numPr>
          <w:ilvl w:val="0"/>
          <w:numId w:val="1256"/>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2"/>
    <w:bookmarkEnd w:id="843"/>
    <w:bookmarkStart w:id="89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7" w:name="uc-davis-computing-resources"/>
    <w:p>
      <w:pPr>
        <w:pStyle w:val="Heading2"/>
      </w:pPr>
      <w:r>
        <w:t xml:space="preserve">18.1 UC Davis Computing Resources</w:t>
      </w:r>
    </w:p>
    <w:bookmarkStart w:id="846"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7"/>
        </w:numPr>
      </w:pPr>
      <w:r>
        <w:rPr>
          <w:b/>
          <w:bCs/>
        </w:rPr>
        <w:t xml:space="preserve">Shiva</w:t>
      </w:r>
      <w:r>
        <w:t xml:space="preserve"> </w:t>
      </w:r>
      <w:r>
        <w:t xml:space="preserve">(shiva.ucdavis.edu): SLURM-based cluster for computational work</w:t>
      </w:r>
    </w:p>
    <w:p>
      <w:pPr>
        <w:pStyle w:val="Compact"/>
        <w:numPr>
          <w:ilvl w:val="0"/>
          <w:numId w:val="125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6"/>
    <w:bookmarkEnd w:id="847"/>
    <w:bookmarkStart w:id="849"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8"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8"/>
    <w:bookmarkEnd w:id="849"/>
    <w:bookmarkStart w:id="850"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0"/>
    <w:bookmarkStart w:id="851"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4">
        <w:r>
          <w:rPr>
            <w:rStyle w:val="Hyperlink"/>
          </w:rPr>
          <w:t xml:space="preserve">hpc.ucdavis.edu</w:t>
        </w:r>
      </w:hyperlink>
      <w:r>
        <w:t xml:space="preserve"> </w:t>
      </w:r>
      <w:r>
        <w:t xml:space="preserve">for support information.</w:t>
      </w:r>
    </w:p>
    <w:bookmarkEnd w:id="851"/>
    <w:bookmarkStart w:id="855"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2"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2"/>
    <w:bookmarkStart w:id="853"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3"/>
    <w:bookmarkStart w:id="854"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4"/>
    <w:bookmarkEnd w:id="855"/>
    <w:bookmarkStart w:id="874"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6">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3"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2"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7">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8">
                    <w:r>
                      <w:rPr>
                        <w:rStyle w:val="Hyperlink"/>
                      </w:rPr>
                      <w:t xml:space="preserve">VcXsrv</w:t>
                    </w:r>
                  </w:hyperlink>
                  <w:r>
                    <w:t xml:space="preserve">, or</w:t>
                  </w:r>
                  <w:r>
                    <w:t xml:space="preserve"> </w:t>
                  </w:r>
                  <w:hyperlink r:id="rId859">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0">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1">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2"/>
          <w:p/>
        </w:tc>
      </w:tr>
    </w:tbl>
    <w:bookmarkEnd w:id="863"/>
    <w:bookmarkStart w:id="864"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4"/>
    <w:bookmarkStart w:id="865"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5"/>
    <w:bookmarkStart w:id="868"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6">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7">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8"/>
    <w:bookmarkStart w:id="873"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69">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0">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1">
        <w:r>
          <w:rPr>
            <w:rStyle w:val="Hyperlink"/>
          </w:rPr>
          <w:t xml:space="preserve">Xpra</w:t>
        </w:r>
      </w:hyperlink>
      <w:r>
        <w:t xml:space="preserve">, VNC, and</w:t>
      </w:r>
      <w:r>
        <w:t xml:space="preserve"> </w:t>
      </w:r>
      <w:hyperlink r:id="rId872">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3"/>
    <w:bookmarkEnd w:id="874"/>
    <w:bookmarkStart w:id="883"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7"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5">
        <w:r>
          <w:rPr>
            <w:rStyle w:val="VerbatimChar"/>
          </w:rPr>
          <w:t xml:space="preserve">tmux</w:t>
        </w:r>
      </w:hyperlink>
      <w:r>
        <w:t xml:space="preserve"> </w:t>
      </w:r>
      <w:r>
        <w:t xml:space="preserve">or</w:t>
      </w:r>
      <w:r>
        <w:t xml:space="preserve"> </w:t>
      </w:r>
      <w:hyperlink r:id="rId87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7"/>
    <w:bookmarkStart w:id="882"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8" name="Picture"/>
                  <a:graphic>
                    <a:graphicData uri="http://schemas.openxmlformats.org/drawingml/2006/picture">
                      <pic:pic>
                        <pic:nvPicPr>
                          <pic:cNvPr descr="/opt/quarto/share/formats/docx/important.png" id="879"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0" name="Picture"/>
                  <a:graphic>
                    <a:graphicData uri="http://schemas.openxmlformats.org/drawingml/2006/picture">
                      <pic:pic>
                        <pic:nvPicPr>
                          <pic:cNvPr descr="/opt/quarto/share/formats/docx/note.png" id="88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4">
              <w:r>
                <w:rPr>
                  <w:rStyle w:val="Hyperlink"/>
                </w:rPr>
                <w:t xml:space="preserve">UC Davis HPC documentation</w:t>
              </w:r>
            </w:hyperlink>
            <w:r>
              <w:t xml:space="preserve"> </w:t>
            </w:r>
            <w:r>
              <w:t xml:space="preserve">or contact HPC support.</w:t>
            </w:r>
          </w:p>
          <w:p/>
        </w:tc>
      </w:tr>
    </w:tbl>
    <w:bookmarkEnd w:id="882"/>
    <w:bookmarkEnd w:id="883"/>
    <w:bookmarkStart w:id="888" w:name="storage-group-storage-access"/>
    <w:p>
      <w:pPr>
        <w:pStyle w:val="Heading2"/>
      </w:pPr>
      <w:r>
        <w:t xml:space="preserve">18.8 Storage &amp; group storage access</w:t>
      </w:r>
    </w:p>
    <w:bookmarkStart w:id="884"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4">
        <w:r>
          <w:rPr>
            <w:rStyle w:val="Hyperlink"/>
          </w:rPr>
          <w:t xml:space="preserve">UC Davis HPC documentation</w:t>
        </w:r>
      </w:hyperlink>
      <w:r>
        <w:t xml:space="preserve"> </w:t>
      </w:r>
      <w:r>
        <w:t xml:space="preserve">for specific storage options and quotas.</w:t>
      </w:r>
    </w:p>
    <w:bookmarkEnd w:id="884"/>
    <w:bookmarkStart w:id="885"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5"/>
    <w:bookmarkStart w:id="887"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6">
        <w:r>
          <w:rPr>
            <w:rStyle w:val="Hyperlink"/>
          </w:rPr>
          <w:t xml:space="preserve">this guide</w:t>
        </w:r>
      </w:hyperlink>
      <w:r>
        <w:t xml:space="preserve">.</w:t>
      </w:r>
    </w:p>
    <w:bookmarkEnd w:id="887"/>
    <w:bookmarkEnd w:id="888"/>
    <w:bookmarkStart w:id="889"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8"/>
        </w:numPr>
      </w:pPr>
      <w:r>
        <w:rPr>
          <w:rStyle w:val="VerbatimChar"/>
        </w:rPr>
        <w:t xml:space="preserve">job-name=run_inc</w:t>
      </w:r>
      <w:r>
        <w:t xml:space="preserve">: Job name that will show up in the SLURM system</w:t>
      </w:r>
    </w:p>
    <w:p>
      <w:pPr>
        <w:pStyle w:val="Compact"/>
        <w:numPr>
          <w:ilvl w:val="0"/>
          <w:numId w:val="1258"/>
        </w:numPr>
      </w:pPr>
      <w:r>
        <w:rPr>
          <w:rStyle w:val="VerbatimChar"/>
        </w:rPr>
        <w:t xml:space="preserve">begin=now</w:t>
      </w:r>
      <w:r>
        <w:t xml:space="preserve">: Requests to start the job as soon as the requested resources are available</w:t>
      </w:r>
    </w:p>
    <w:p>
      <w:pPr>
        <w:pStyle w:val="Compact"/>
        <w:numPr>
          <w:ilvl w:val="0"/>
          <w:numId w:val="1258"/>
        </w:numPr>
      </w:pPr>
      <w:r>
        <w:rPr>
          <w:rStyle w:val="VerbatimChar"/>
        </w:rPr>
        <w:t xml:space="preserve">dependency=singleton</w:t>
      </w:r>
      <w:r>
        <w:t xml:space="preserve">: Jobs can begin after all previously launched jobs with the same name and user have ended.</w:t>
      </w:r>
    </w:p>
    <w:p>
      <w:pPr>
        <w:pStyle w:val="Compact"/>
        <w:numPr>
          <w:ilvl w:val="0"/>
          <w:numId w:val="1258"/>
        </w:numPr>
      </w:pPr>
      <w:r>
        <w:rPr>
          <w:rStyle w:val="VerbatimChar"/>
        </w:rPr>
        <w:t xml:space="preserve">mail-type=ALL</w:t>
      </w:r>
      <w:r>
        <w:t xml:space="preserve">: Receive all types of email notification (e.g., when job starts, fails, ends)</w:t>
      </w:r>
    </w:p>
    <w:p>
      <w:pPr>
        <w:pStyle w:val="Compact"/>
        <w:numPr>
          <w:ilvl w:val="0"/>
          <w:numId w:val="1258"/>
        </w:numPr>
      </w:pPr>
      <w:r>
        <w:rPr>
          <w:rStyle w:val="VerbatimChar"/>
        </w:rPr>
        <w:t xml:space="preserve">cpus-per-task=16</w:t>
      </w:r>
      <w:r>
        <w:t xml:space="preserve">: Request 16 processors per task. The default is one processor per task.</w:t>
      </w:r>
    </w:p>
    <w:p>
      <w:pPr>
        <w:pStyle w:val="Compact"/>
        <w:numPr>
          <w:ilvl w:val="0"/>
          <w:numId w:val="1258"/>
        </w:numPr>
      </w:pPr>
      <w:r>
        <w:rPr>
          <w:rStyle w:val="VerbatimChar"/>
        </w:rPr>
        <w:t xml:space="preserve">mem=64G</w:t>
      </w:r>
      <w:r>
        <w:t xml:space="preserve">: Request 64 GB memory per node.</w:t>
      </w:r>
    </w:p>
    <w:p>
      <w:pPr>
        <w:pStyle w:val="Compact"/>
        <w:numPr>
          <w:ilvl w:val="0"/>
          <w:numId w:val="125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89"/>
    <w:bookmarkEnd w:id="890"/>
    <w:bookmarkStart w:id="91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1">
        <w:r>
          <w:rPr>
            <w:rStyle w:val="Hyperlink"/>
            <w:b/>
            <w:bCs/>
          </w:rPr>
          <w:t xml:space="preserve">Working with AI</w:t>
        </w:r>
      </w:hyperlink>
      <w:r>
        <w:t xml:space="preserve"> </w:t>
      </w:r>
      <w:r>
        <w:t xml:space="preserve">(source:</w:t>
      </w:r>
      <w:r>
        <w:t xml:space="preserve"> </w:t>
      </w:r>
      <w:hyperlink r:id="rId892">
        <w:r>
          <w:rPr>
            <w:rStyle w:val="Hyperlink"/>
          </w:rPr>
          <w:t xml:space="preserve">https://github.com/d-morrison/wai</w:t>
        </w:r>
      </w:hyperlink>
      <w:r>
        <w:t xml:space="preserve">).</w:t>
      </w:r>
    </w:p>
    <w:p>
      <w:pPr>
        <w:pStyle w:val="BodyText"/>
      </w:pPr>
      <w:r>
        <w:t xml:space="preserve">That site covers:</w:t>
      </w:r>
      <w:r>
        <w:t xml:space="preserve"> </w:t>
      </w:r>
      <w:bookmarkStart w:id="893" w:name="sec-ai-disclosure"/>
      <w:bookmarkEnd w:id="893"/>
      <w:bookmarkStart w:id="894" w:name="sec-ai-journal-articles"/>
      <w:bookmarkEnd w:id="894"/>
      <w:r>
        <w:t xml:space="preserve"> </w:t>
      </w:r>
      <w:bookmarkStart w:id="895" w:name="sec-ai-language-model"/>
      <w:bookmarkEnd w:id="895"/>
      <w:bookmarkStart w:id="896" w:name="sec-ai-harnesses"/>
      <w:bookmarkEnd w:id="896"/>
      <w:bookmarkStart w:id="897" w:name="sec-ai-agent-implementation"/>
      <w:bookmarkEnd w:id="897"/>
      <w:r>
        <w:t xml:space="preserve"> </w:t>
      </w:r>
      <w:bookmarkStart w:id="898" w:name="sec-ai-harness-construction"/>
      <w:bookmarkEnd w:id="898"/>
      <w:bookmarkStart w:id="899" w:name="sec-ai-agent-program-kind"/>
      <w:bookmarkEnd w:id="899"/>
      <w:r>
        <w:t xml:space="preserve"> </w:t>
      </w:r>
      <w:bookmarkStart w:id="900" w:name="sec-ai-harness-agent-relationship"/>
      <w:bookmarkEnd w:id="900"/>
      <w:bookmarkStart w:id="901" w:name="sec-ai-addressing-failing-workflows"/>
      <w:bookmarkEnd w:id="901"/>
      <w:r>
        <w:t xml:space="preserve"> </w:t>
      </w:r>
      <w:bookmarkStart w:id="902" w:name="sec-ai-benefits-hazards"/>
      <w:bookmarkEnd w:id="902"/>
      <w:bookmarkStart w:id="903" w:name="sec-ai-best-practices"/>
      <w:bookmarkEnd w:id="903"/>
      <w:bookmarkStart w:id="904" w:name="sec-ai-offline"/>
      <w:bookmarkEnd w:id="904"/>
      <w:r>
        <w:t xml:space="preserve"> </w:t>
      </w:r>
      <w:bookmarkStart w:id="905" w:name="sec-ai-copilot-settings"/>
      <w:bookmarkEnd w:id="905"/>
      <w:bookmarkStart w:id="906" w:name="sec-ai-agent-skills"/>
      <w:bookmarkEnd w:id="906"/>
      <w:bookmarkStart w:id="907" w:name="sec-ai-claude-cloud-env"/>
      <w:bookmarkEnd w:id="907"/>
      <w:r>
        <w:t xml:space="preserve"> </w:t>
      </w:r>
      <w:bookmarkStart w:id="908" w:name="sec-ai-when-to-use"/>
      <w:bookmarkEnd w:id="908"/>
      <w:bookmarkStart w:id="909" w:name="sec-ai-claude-code-windows"/>
      <w:bookmarkEnd w:id="909"/>
      <w:bookmarkStart w:id="910" w:name="sec-fully-clean"/>
      <w:bookmarkEnd w:id="910"/>
    </w:p>
    <w:p>
      <w:pPr>
        <w:numPr>
          <w:ilvl w:val="0"/>
          <w:numId w:val="1259"/>
        </w:numPr>
      </w:pPr>
      <w:hyperlink r:id="rId91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9"/>
        </w:numPr>
      </w:pPr>
      <w:hyperlink r:id="rId91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9"/>
        </w:numPr>
      </w:pPr>
      <w:hyperlink r:id="rId91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4" name="Picture"/>
                  <a:graphic>
                    <a:graphicData uri="http://schemas.openxmlformats.org/drawingml/2006/picture">
                      <pic:pic>
                        <pic:nvPicPr>
                          <pic:cNvPr descr="/opt/quarto/share/formats/docx/note.png" id="9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6"/>
    <w:bookmarkStart w:id="925" w:name="checklists"/>
    <w:p>
      <w:pPr>
        <w:pStyle w:val="Heading1"/>
      </w:pPr>
      <w:r>
        <w:t xml:space="preserve">20. Checklists</w:t>
      </w:r>
    </w:p>
    <w:bookmarkStart w:id="917" w:name="pre-analysis-plan-checklist"/>
    <w:p>
      <w:pPr>
        <w:pStyle w:val="Heading2"/>
      </w:pPr>
      <w:r>
        <w:t xml:space="preserve">20.1 Pre-analysis plan checklist</w:t>
      </w:r>
    </w:p>
    <w:p>
      <w:pPr>
        <w:pStyle w:val="Compact"/>
        <w:numPr>
          <w:ilvl w:val="0"/>
          <w:numId w:val="1260"/>
        </w:numPr>
      </w:pPr>
      <w:r>
        <w:t xml:space="preserve">Brief background on the study (a condensed version of the introduction section of the paper)</w:t>
      </w:r>
    </w:p>
    <w:p>
      <w:pPr>
        <w:pStyle w:val="Compact"/>
        <w:numPr>
          <w:ilvl w:val="0"/>
          <w:numId w:val="1260"/>
        </w:numPr>
      </w:pPr>
      <w:r>
        <w:t xml:space="preserve">Hypotheses / objectives</w:t>
      </w:r>
    </w:p>
    <w:p>
      <w:pPr>
        <w:pStyle w:val="Compact"/>
        <w:numPr>
          <w:ilvl w:val="0"/>
          <w:numId w:val="1260"/>
        </w:numPr>
      </w:pPr>
      <w:r>
        <w:t xml:space="preserve">Study design</w:t>
      </w:r>
    </w:p>
    <w:p>
      <w:pPr>
        <w:pStyle w:val="Compact"/>
        <w:numPr>
          <w:ilvl w:val="0"/>
          <w:numId w:val="1260"/>
        </w:numPr>
      </w:pPr>
      <w:r>
        <w:t xml:space="preserve">Description of data</w:t>
      </w:r>
    </w:p>
    <w:p>
      <w:pPr>
        <w:pStyle w:val="Compact"/>
        <w:numPr>
          <w:ilvl w:val="0"/>
          <w:numId w:val="1260"/>
        </w:numPr>
      </w:pPr>
      <w:r>
        <w:t xml:space="preserve">Definition of outcomes</w:t>
      </w:r>
    </w:p>
    <w:p>
      <w:pPr>
        <w:pStyle w:val="Compact"/>
        <w:numPr>
          <w:ilvl w:val="0"/>
          <w:numId w:val="1260"/>
        </w:numPr>
      </w:pPr>
      <w:r>
        <w:t xml:space="preserve">Definition of interventions / exposures</w:t>
      </w:r>
    </w:p>
    <w:p>
      <w:pPr>
        <w:pStyle w:val="Compact"/>
        <w:numPr>
          <w:ilvl w:val="0"/>
          <w:numId w:val="1260"/>
        </w:numPr>
      </w:pPr>
      <w:r>
        <w:t xml:space="preserve">Definition of covariates</w:t>
      </w:r>
    </w:p>
    <w:p>
      <w:pPr>
        <w:pStyle w:val="Compact"/>
        <w:numPr>
          <w:ilvl w:val="0"/>
          <w:numId w:val="1260"/>
        </w:numPr>
      </w:pPr>
      <w:r>
        <w:t xml:space="preserve">Statistical power calculation</w:t>
      </w:r>
    </w:p>
    <w:p>
      <w:pPr>
        <w:pStyle w:val="Compact"/>
        <w:numPr>
          <w:ilvl w:val="0"/>
          <w:numId w:val="1260"/>
        </w:numPr>
      </w:pPr>
      <w:r>
        <w:t xml:space="preserve">Statistical model description</w:t>
      </w:r>
    </w:p>
    <w:p>
      <w:pPr>
        <w:pStyle w:val="Compact"/>
        <w:numPr>
          <w:ilvl w:val="0"/>
          <w:numId w:val="1260"/>
        </w:numPr>
      </w:pPr>
      <w:r>
        <w:t xml:space="preserve">Covariate selection / screening</w:t>
      </w:r>
    </w:p>
    <w:p>
      <w:pPr>
        <w:pStyle w:val="Compact"/>
        <w:numPr>
          <w:ilvl w:val="0"/>
          <w:numId w:val="1260"/>
        </w:numPr>
      </w:pPr>
      <w:r>
        <w:t xml:space="preserve">Standard error estimation method</w:t>
      </w:r>
    </w:p>
    <w:p>
      <w:pPr>
        <w:pStyle w:val="Compact"/>
        <w:numPr>
          <w:ilvl w:val="0"/>
          <w:numId w:val="1260"/>
        </w:numPr>
      </w:pPr>
      <w:r>
        <w:t xml:space="preserve">Missing data analysis</w:t>
      </w:r>
    </w:p>
    <w:p>
      <w:pPr>
        <w:pStyle w:val="Compact"/>
        <w:numPr>
          <w:ilvl w:val="0"/>
          <w:numId w:val="1260"/>
        </w:numPr>
      </w:pPr>
      <w:r>
        <w:t xml:space="preserve">Assessment of effect modification / subgroup analyses</w:t>
      </w:r>
    </w:p>
    <w:p>
      <w:pPr>
        <w:pStyle w:val="Compact"/>
        <w:numPr>
          <w:ilvl w:val="0"/>
          <w:numId w:val="1260"/>
        </w:numPr>
      </w:pPr>
      <w:r>
        <w:t xml:space="preserve">Sensitivity analyses</w:t>
      </w:r>
    </w:p>
    <w:p>
      <w:pPr>
        <w:pStyle w:val="Compact"/>
        <w:numPr>
          <w:ilvl w:val="0"/>
          <w:numId w:val="1260"/>
        </w:numPr>
      </w:pPr>
      <w:r>
        <w:t xml:space="preserve">Negative control analyses</w:t>
      </w:r>
    </w:p>
    <w:bookmarkEnd w:id="917"/>
    <w:bookmarkStart w:id="919" w:name="code-checklist"/>
    <w:p>
      <w:pPr>
        <w:pStyle w:val="Heading2"/>
      </w:pPr>
      <w:r>
        <w:t xml:space="preserve">20.2 Code checklist</w:t>
      </w:r>
    </w:p>
    <w:p>
      <w:pPr>
        <w:pStyle w:val="Compact"/>
        <w:numPr>
          <w:ilvl w:val="0"/>
          <w:numId w:val="1261"/>
        </w:numPr>
      </w:pPr>
      <w:r>
        <w:t xml:space="preserve">Does the script run without errors?</w:t>
      </w:r>
    </w:p>
    <w:p>
      <w:pPr>
        <w:pStyle w:val="Compact"/>
        <w:numPr>
          <w:ilvl w:val="0"/>
          <w:numId w:val="1261"/>
        </w:numPr>
      </w:pPr>
      <w:r>
        <w:t xml:space="preserve">Is code self-contained within repo and/or associated Box folder?</w:t>
      </w:r>
    </w:p>
    <w:p>
      <w:pPr>
        <w:pStyle w:val="Compact"/>
        <w:numPr>
          <w:ilvl w:val="0"/>
          <w:numId w:val="1261"/>
        </w:numPr>
      </w:pPr>
      <w:r>
        <w:t xml:space="preserve">Is all commented out code / remarks removed?</w:t>
      </w:r>
    </w:p>
    <w:p>
      <w:pPr>
        <w:pStyle w:val="Compact"/>
        <w:numPr>
          <w:ilvl w:val="0"/>
          <w:numId w:val="1261"/>
        </w:numPr>
      </w:pPr>
      <w:r>
        <w:t xml:space="preserve">Does the header accurately describe the process completed in the script?</w:t>
      </w:r>
    </w:p>
    <w:p>
      <w:pPr>
        <w:pStyle w:val="Compact"/>
        <w:numPr>
          <w:ilvl w:val="0"/>
          <w:numId w:val="1261"/>
        </w:numPr>
      </w:pPr>
      <w:r>
        <w:t xml:space="preserve">Is the script pushed to its github repository?</w:t>
      </w:r>
    </w:p>
    <w:p>
      <w:pPr>
        <w:pStyle w:val="Compact"/>
        <w:numPr>
          <w:ilvl w:val="0"/>
          <w:numId w:val="1261"/>
        </w:numPr>
      </w:pPr>
      <w:r>
        <w:t xml:space="preserve">Does the code adhere to the</w:t>
      </w:r>
      <w:r>
        <w:t xml:space="preserve"> </w:t>
      </w:r>
      <w:hyperlink r:id="rId918">
        <w:r>
          <w:rPr>
            <w:rStyle w:val="Hyperlink"/>
          </w:rPr>
          <w:t xml:space="preserve">coding style guide</w:t>
        </w:r>
      </w:hyperlink>
      <w:r>
        <w:t xml:space="preserve">?</w:t>
      </w:r>
    </w:p>
    <w:p>
      <w:pPr>
        <w:pStyle w:val="Compact"/>
        <w:numPr>
          <w:ilvl w:val="0"/>
          <w:numId w:val="1261"/>
        </w:numPr>
      </w:pPr>
      <w:r>
        <w:t xml:space="preserve">Are all warnings ignorable? Should any warnings be intentionally suppressed or addressed?</w:t>
      </w:r>
    </w:p>
    <w:bookmarkEnd w:id="919"/>
    <w:bookmarkStart w:id="92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2"/>
        </w:numPr>
      </w:pPr>
      <w:r>
        <w:t xml:space="preserve">Are the study results within the manuscript replicable (i.e., if you rerun the code in the study’s repository, the tables and figures will be exactly replicated?)</w:t>
      </w:r>
    </w:p>
    <w:p>
      <w:pPr>
        <w:pStyle w:val="Compact"/>
        <w:numPr>
          <w:ilvl w:val="0"/>
          <w:numId w:val="1262"/>
        </w:numPr>
      </w:pPr>
      <w:r>
        <w:t xml:space="preserve">Is a target journal selected?</w:t>
      </w:r>
    </w:p>
    <w:p>
      <w:pPr>
        <w:pStyle w:val="Compact"/>
        <w:numPr>
          <w:ilvl w:val="0"/>
          <w:numId w:val="1262"/>
        </w:numPr>
      </w:pPr>
      <w:r>
        <w:t xml:space="preserve">Is the title declarative, in other words, does it state the object/findings rather than suggest them?</w:t>
      </w:r>
    </w:p>
    <w:p>
      <w:pPr>
        <w:pStyle w:val="Compact"/>
        <w:numPr>
          <w:ilvl w:val="0"/>
          <w:numId w:val="1262"/>
        </w:numPr>
      </w:pPr>
      <w:r>
        <w:t xml:space="preserve">Is the word count of the manuscript close to the target journal’s allowance?</w:t>
      </w:r>
    </w:p>
    <w:p>
      <w:pPr>
        <w:pStyle w:val="Compact"/>
        <w:numPr>
          <w:ilvl w:val="0"/>
          <w:numId w:val="1262"/>
        </w:numPr>
      </w:pPr>
      <w:r>
        <w:t xml:space="preserve">Does the manuscript adhere to the formatting guide of the target journal?</w:t>
      </w:r>
    </w:p>
    <w:p>
      <w:pPr>
        <w:pStyle w:val="Compact"/>
        <w:numPr>
          <w:ilvl w:val="0"/>
          <w:numId w:val="1262"/>
        </w:numPr>
      </w:pPr>
      <w:r>
        <w:t xml:space="preserve">Does the manuscript use a consistent voice (passive or active – usually active is preferred … pun intended)?</w:t>
      </w:r>
    </w:p>
    <w:p>
      <w:pPr>
        <w:pStyle w:val="Compact"/>
        <w:numPr>
          <w:ilvl w:val="0"/>
          <w:numId w:val="1262"/>
        </w:numPr>
      </w:pPr>
      <w:r>
        <w:t xml:space="preserve">Is each figure and table (including supplementary material) referenced in the main text?</w:t>
      </w:r>
    </w:p>
    <w:p>
      <w:pPr>
        <w:pStyle w:val="Compact"/>
        <w:numPr>
          <w:ilvl w:val="0"/>
          <w:numId w:val="1262"/>
        </w:numPr>
      </w:pPr>
      <w:r>
        <w:t xml:space="preserve">Is there a caption for each figure and table (including supplementary material)?</w:t>
      </w:r>
    </w:p>
    <w:p>
      <w:pPr>
        <w:pStyle w:val="Compact"/>
        <w:numPr>
          <w:ilvl w:val="0"/>
          <w:numId w:val="1262"/>
        </w:numPr>
      </w:pPr>
      <w:r>
        <w:t xml:space="preserve">Are tables/figures and supplementary material numbered in accordance with their appearance in the main text?</w:t>
      </w:r>
    </w:p>
    <w:p>
      <w:pPr>
        <w:pStyle w:val="Compact"/>
        <w:numPr>
          <w:ilvl w:val="0"/>
          <w:numId w:val="1262"/>
        </w:numPr>
      </w:pPr>
      <w:r>
        <w:t xml:space="preserve">Does the text use past tense if it is reporting research findings or future tense if it is a study protocol?</w:t>
      </w:r>
    </w:p>
    <w:p>
      <w:pPr>
        <w:pStyle w:val="Compact"/>
        <w:numPr>
          <w:ilvl w:val="0"/>
          <w:numId w:val="126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2"/>
        </w:numPr>
      </w:pPr>
      <w:r>
        <w:t xml:space="preserve">Does the text use minimal abbreviations, and are all abbreviations defined at first use?</w:t>
      </w:r>
    </w:p>
    <w:p>
      <w:pPr>
        <w:pStyle w:val="Compact"/>
        <w:numPr>
          <w:ilvl w:val="0"/>
          <w:numId w:val="126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0">
        <w:r>
          <w:rPr>
            <w:rStyle w:val="Hyperlink"/>
          </w:rPr>
          <w:t xml:space="preserve">here</w:t>
        </w:r>
      </w:hyperlink>
      <w:r>
        <w:t xml:space="preserve">)</w:t>
      </w:r>
    </w:p>
    <w:p>
      <w:pPr>
        <w:pStyle w:val="Compact"/>
        <w:numPr>
          <w:ilvl w:val="0"/>
          <w:numId w:val="126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1"/>
    <w:bookmarkStart w:id="924" w:name="figure-checklist"/>
    <w:p>
      <w:pPr>
        <w:pStyle w:val="Heading2"/>
      </w:pPr>
      <w:r>
        <w:t xml:space="preserve">20.4 Figure checklist</w:t>
      </w:r>
    </w:p>
    <w:p>
      <w:pPr>
        <w:pStyle w:val="Compact"/>
        <w:numPr>
          <w:ilvl w:val="0"/>
          <w:numId w:val="1263"/>
        </w:numPr>
      </w:pPr>
      <w:r>
        <w:t xml:space="preserve">Are the x-axis and y-axis labeled?</w:t>
      </w:r>
    </w:p>
    <w:p>
      <w:pPr>
        <w:pStyle w:val="Compact"/>
        <w:numPr>
          <w:ilvl w:val="0"/>
          <w:numId w:val="1263"/>
        </w:numPr>
      </w:pPr>
      <w:r>
        <w:t xml:space="preserve">If the figure includes panels, is each panel labeled?</w:t>
      </w:r>
    </w:p>
    <w:p>
      <w:pPr>
        <w:pStyle w:val="Compact"/>
        <w:numPr>
          <w:ilvl w:val="0"/>
          <w:numId w:val="1263"/>
        </w:numPr>
      </w:pPr>
      <w:r>
        <w:t xml:space="preserve">Are there sufficient numerical / text labels and breaks on the x-axis and y-axis?</w:t>
      </w:r>
    </w:p>
    <w:p>
      <w:pPr>
        <w:pStyle w:val="Compact"/>
        <w:numPr>
          <w:ilvl w:val="0"/>
          <w:numId w:val="1263"/>
        </w:numPr>
      </w:pPr>
      <w:r>
        <w:t xml:space="preserve">Is the font size appropriate (i.e., large enough to read, not so large that it distracts from the data presented in the figure?)</w:t>
      </w:r>
    </w:p>
    <w:p>
      <w:pPr>
        <w:pStyle w:val="Compact"/>
        <w:numPr>
          <w:ilvl w:val="0"/>
          <w:numId w:val="1263"/>
        </w:numPr>
      </w:pPr>
      <w:r>
        <w:t xml:space="preserve">Are the colors used colorblind friendly? See a colorblind-friendly palette</w:t>
      </w:r>
      <w:r>
        <w:t xml:space="preserve"> </w:t>
      </w:r>
      <w:hyperlink r:id="rId922">
        <w:r>
          <w:rPr>
            <w:rStyle w:val="Hyperlink"/>
          </w:rPr>
          <w:t xml:space="preserve">here</w:t>
        </w:r>
      </w:hyperlink>
      <w:r>
        <w:t xml:space="preserve">, a neat palette generator with colorblind options</w:t>
      </w:r>
      <w:r>
        <w:t xml:space="preserve"> </w:t>
      </w:r>
      <w:hyperlink r:id="rId92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3"/>
        </w:numPr>
      </w:pPr>
      <w:r>
        <w:t xml:space="preserve">Are colors/shapes/line types defined in a legend?</w:t>
      </w:r>
    </w:p>
    <w:p>
      <w:pPr>
        <w:pStyle w:val="Compact"/>
        <w:numPr>
          <w:ilvl w:val="0"/>
          <w:numId w:val="1263"/>
        </w:numPr>
      </w:pPr>
      <w:r>
        <w:t xml:space="preserve">Are the legends and other labels easy to understand with minimal abbreviations?</w:t>
      </w:r>
    </w:p>
    <w:p>
      <w:pPr>
        <w:pStyle w:val="Compact"/>
        <w:numPr>
          <w:ilvl w:val="0"/>
          <w:numId w:val="1263"/>
        </w:numPr>
      </w:pPr>
      <w:r>
        <w:t xml:space="preserve">If there is overplotting, is transparency used to show overlapping data?</w:t>
      </w:r>
    </w:p>
    <w:p>
      <w:pPr>
        <w:pStyle w:val="Compact"/>
        <w:numPr>
          <w:ilvl w:val="0"/>
          <w:numId w:val="1263"/>
        </w:numPr>
      </w:pPr>
      <w:r>
        <w:t xml:space="preserve">Are 95% confidence intervals or other measures of precision shown, if applicable?</w:t>
      </w:r>
    </w:p>
    <w:p>
      <w:r>
        <w:br w:type="page"/>
      </w:r>
    </w:p>
    <w:bookmarkEnd w:id="924"/>
    <w:bookmarkEnd w:id="925"/>
    <w:bookmarkStart w:id="970" w:name="resources-2"/>
    <w:p>
      <w:pPr>
        <w:pStyle w:val="Heading1"/>
      </w:pPr>
      <w:r>
        <w:t xml:space="preserve">21. Resources</w:t>
      </w:r>
    </w:p>
    <w:bookmarkStart w:id="943" w:name="resources-for-r"/>
    <w:p>
      <w:pPr>
        <w:pStyle w:val="Heading2"/>
      </w:pPr>
      <w:r>
        <w:t xml:space="preserve">21.1 Resources for R</w:t>
      </w:r>
    </w:p>
    <w:bookmarkStart w:id="928" w:name="books-and-comprehensive-guides"/>
    <w:p>
      <w:pPr>
        <w:pStyle w:val="Heading3"/>
      </w:pPr>
      <w:r>
        <w:t xml:space="preserve">21.1.1 Books and Comprehensive Guides</w:t>
      </w:r>
    </w:p>
    <w:p>
      <w:pPr>
        <w:pStyle w:val="Compact"/>
        <w:numPr>
          <w:ilvl w:val="0"/>
          <w:numId w:val="1264"/>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4"/>
        </w:numPr>
      </w:pPr>
      <w:hyperlink r:id="rId926">
        <w:r>
          <w:rPr>
            <w:rStyle w:val="Hyperlink"/>
          </w:rPr>
          <w:t xml:space="preserve">Awesome R Package Development Tools</w:t>
        </w:r>
      </w:hyperlink>
      <w:r>
        <w:t xml:space="preserve"> </w:t>
      </w:r>
      <w:r>
        <w:t xml:space="preserve">- curated list of tools for R package development</w:t>
      </w:r>
    </w:p>
    <w:p>
      <w:pPr>
        <w:pStyle w:val="Compact"/>
        <w:numPr>
          <w:ilvl w:val="0"/>
          <w:numId w:val="126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4"/>
        </w:numPr>
      </w:pPr>
      <w:hyperlink r:id="rId542">
        <w:r>
          <w:rPr>
            <w:rStyle w:val="Hyperlink"/>
          </w:rPr>
          <w:t xml:space="preserve">litedown: R Markdown Reimagined</w:t>
        </w:r>
      </w:hyperlink>
      <w:r>
        <w:t xml:space="preserve"> </w:t>
      </w:r>
      <w:r>
        <w:t xml:space="preserve">- a book by Yihui Xie on</w:t>
      </w:r>
      <w:r>
        <w:t xml:space="preserve"> </w:t>
      </w:r>
      <w:hyperlink r:id="rId543">
        <w:r>
          <w:rPr>
            <w:rStyle w:val="VerbatimChar"/>
          </w:rPr>
          <w:t xml:space="preserve">{litedown}</w:t>
        </w:r>
      </w:hyperlink>
      <w:r>
        <w:t xml:space="preserve">, a lightweight R Markdown implementation aimed at simplicity and speed</w:t>
      </w:r>
    </w:p>
    <w:p>
      <w:pPr>
        <w:pStyle w:val="Compact"/>
        <w:numPr>
          <w:ilvl w:val="0"/>
          <w:numId w:val="1264"/>
        </w:numPr>
      </w:pPr>
      <w:hyperlink r:id="rId927">
        <w:r>
          <w:rPr>
            <w:rStyle w:val="Hyperlink"/>
          </w:rPr>
          <w:t xml:space="preserve">DataCamp</w:t>
        </w:r>
      </w:hyperlink>
      <w:r>
        <w:t xml:space="preserve"> </w:t>
      </w:r>
      <w:r>
        <w:t xml:space="preserve">- email Kristen for access</w:t>
      </w:r>
    </w:p>
    <w:bookmarkEnd w:id="928"/>
    <w:bookmarkStart w:id="933" w:name="uc-davis-datalab-workshops-and-tutorials"/>
    <w:p>
      <w:pPr>
        <w:pStyle w:val="Heading3"/>
      </w:pPr>
      <w:r>
        <w:t xml:space="preserve">21.1.2 UC Davis DataLab Workshops and Tutorials</w:t>
      </w:r>
    </w:p>
    <w:p>
      <w:pPr>
        <w:pStyle w:val="FirstParagraph"/>
      </w:pPr>
      <w:r>
        <w:t xml:space="preserve">The</w:t>
      </w:r>
      <w:r>
        <w:t xml:space="preserve"> </w:t>
      </w:r>
      <w:hyperlink r:id="rId827">
        <w:r>
          <w:rPr>
            <w:rStyle w:val="Hyperlink"/>
          </w:rPr>
          <w:t xml:space="preserve">UC Davis DataLab</w:t>
        </w:r>
      </w:hyperlink>
      <w:r>
        <w:t xml:space="preserve"> </w:t>
      </w:r>
      <w:r>
        <w:t xml:space="preserve">provides extensive workshops and learning materials for data science:</w:t>
      </w:r>
    </w:p>
    <w:p>
      <w:pPr>
        <w:pStyle w:val="Compact"/>
        <w:numPr>
          <w:ilvl w:val="0"/>
          <w:numId w:val="1265"/>
        </w:numPr>
      </w:pPr>
      <w:hyperlink r:id="rId929">
        <w:r>
          <w:rPr>
            <w:rStyle w:val="Hyperlink"/>
          </w:rPr>
          <w:t xml:space="preserve">Workshop Index</w:t>
        </w:r>
      </w:hyperlink>
      <w:r>
        <w:t xml:space="preserve"> </w:t>
      </w:r>
      <w:r>
        <w:t xml:space="preserve">- comprehensive catalog of all DataLab workshops</w:t>
      </w:r>
    </w:p>
    <w:p>
      <w:pPr>
        <w:pStyle w:val="Compact"/>
        <w:numPr>
          <w:ilvl w:val="0"/>
          <w:numId w:val="1265"/>
        </w:numPr>
      </w:pPr>
      <w:hyperlink r:id="rId930">
        <w:r>
          <w:rPr>
            <w:rStyle w:val="Hyperlink"/>
          </w:rPr>
          <w:t xml:space="preserve">R Basics Workshop</w:t>
        </w:r>
      </w:hyperlink>
      <w:r>
        <w:t xml:space="preserve"> </w:t>
      </w:r>
      <w:r>
        <w:t xml:space="preserve">- foundational R programming for beginners</w:t>
      </w:r>
    </w:p>
    <w:p>
      <w:pPr>
        <w:pStyle w:val="Compact"/>
        <w:numPr>
          <w:ilvl w:val="0"/>
          <w:numId w:val="1265"/>
        </w:numPr>
      </w:pPr>
      <w:hyperlink r:id="rId931">
        <w:r>
          <w:rPr>
            <w:rStyle w:val="Hyperlink"/>
          </w:rPr>
          <w:t xml:space="preserve">Research Toolkits</w:t>
        </w:r>
      </w:hyperlink>
      <w:r>
        <w:t xml:space="preserve"> </w:t>
      </w:r>
      <w:r>
        <w:t xml:space="preserve">- in-depth guides for research tools and methods</w:t>
      </w:r>
    </w:p>
    <w:p>
      <w:pPr>
        <w:pStyle w:val="Compact"/>
        <w:numPr>
          <w:ilvl w:val="0"/>
          <w:numId w:val="1265"/>
        </w:numPr>
      </w:pPr>
      <w:hyperlink r:id="rId932">
        <w:r>
          <w:rPr>
            <w:rStyle w:val="Hyperlink"/>
          </w:rPr>
          <w:t xml:space="preserve">Install Guides</w:t>
        </w:r>
      </w:hyperlink>
      <w:r>
        <w:t xml:space="preserve"> </w:t>
      </w:r>
      <w:r>
        <w:t xml:space="preserve">- setup instructions for data science software</w:t>
      </w:r>
    </w:p>
    <w:bookmarkEnd w:id="933"/>
    <w:bookmarkStart w:id="938" w:name="cheat-sheets"/>
    <w:p>
      <w:pPr>
        <w:pStyle w:val="Heading3"/>
      </w:pPr>
      <w:r>
        <w:t xml:space="preserve">21.1.3 Cheat Sheets</w:t>
      </w:r>
    </w:p>
    <w:p>
      <w:pPr>
        <w:pStyle w:val="Compact"/>
        <w:numPr>
          <w:ilvl w:val="0"/>
          <w:numId w:val="1266"/>
        </w:numPr>
      </w:pPr>
      <w:hyperlink r:id="rId934">
        <w:r>
          <w:rPr>
            <w:rStyle w:val="Hyperlink"/>
          </w:rPr>
          <w:t xml:space="preserve">dplyr and tidyr cheat sheet</w:t>
        </w:r>
      </w:hyperlink>
    </w:p>
    <w:p>
      <w:pPr>
        <w:pStyle w:val="Compact"/>
        <w:numPr>
          <w:ilvl w:val="0"/>
          <w:numId w:val="1266"/>
        </w:numPr>
      </w:pPr>
      <w:hyperlink r:id="rId935">
        <w:r>
          <w:rPr>
            <w:rStyle w:val="Hyperlink"/>
          </w:rPr>
          <w:t xml:space="preserve">ggplot cheat sheet</w:t>
        </w:r>
      </w:hyperlink>
    </w:p>
    <w:p>
      <w:pPr>
        <w:pStyle w:val="Compact"/>
        <w:numPr>
          <w:ilvl w:val="0"/>
          <w:numId w:val="1266"/>
        </w:numPr>
      </w:pPr>
      <w:hyperlink r:id="rId936">
        <w:r>
          <w:rPr>
            <w:rStyle w:val="Hyperlink"/>
          </w:rPr>
          <w:t xml:space="preserve">data table cheat sheet</w:t>
        </w:r>
      </w:hyperlink>
    </w:p>
    <w:p>
      <w:pPr>
        <w:pStyle w:val="Compact"/>
        <w:numPr>
          <w:ilvl w:val="0"/>
          <w:numId w:val="1266"/>
        </w:numPr>
      </w:pPr>
      <w:hyperlink r:id="rId937">
        <w:r>
          <w:rPr>
            <w:rStyle w:val="Hyperlink"/>
          </w:rPr>
          <w:t xml:space="preserve">RMarkdown cheat sheet</w:t>
        </w:r>
      </w:hyperlink>
    </w:p>
    <w:bookmarkEnd w:id="938"/>
    <w:bookmarkStart w:id="940" w:name="style-and-best-practices"/>
    <w:p>
      <w:pPr>
        <w:pStyle w:val="Heading3"/>
      </w:pPr>
      <w:r>
        <w:t xml:space="preserve">21.1.4 Style and Best Practices</w:t>
      </w:r>
    </w:p>
    <w:p>
      <w:pPr>
        <w:pStyle w:val="Compact"/>
        <w:numPr>
          <w:ilvl w:val="0"/>
          <w:numId w:val="1267"/>
        </w:numPr>
      </w:pPr>
      <w:hyperlink r:id="rId939">
        <w:r>
          <w:rPr>
            <w:rStyle w:val="Hyperlink"/>
          </w:rPr>
          <w:t xml:space="preserve">Hadley Wickham’s R Style Guide</w:t>
        </w:r>
      </w:hyperlink>
    </w:p>
    <w:bookmarkEnd w:id="940"/>
    <w:bookmarkStart w:id="941" w:name="data-documentation-and-dictionaries"/>
    <w:p>
      <w:pPr>
        <w:pStyle w:val="Heading3"/>
      </w:pPr>
      <w:r>
        <w:t xml:space="preserve">21.1.5 Data Documentation and Dictionaries</w:t>
      </w:r>
    </w:p>
    <w:p>
      <w:pPr>
        <w:pStyle w:val="Compact"/>
        <w:numPr>
          <w:ilvl w:val="0"/>
          <w:numId w:val="1268"/>
        </w:numPr>
      </w:pPr>
      <w:hyperlink r:id="rId835">
        <w:r>
          <w:rPr>
            <w:rStyle w:val="Hyperlink"/>
          </w:rPr>
          <w:t xml:space="preserve">Tidyverse data-dict</w:t>
        </w:r>
      </w:hyperlink>
      <w:r>
        <w:t xml:space="preserve"> </w:t>
      </w:r>
      <w:r>
        <w:t xml:space="preserve">- open specification and CLI tool for creating, validating, and documenting data dictionaries in YAML format</w:t>
      </w:r>
    </w:p>
    <w:bookmarkEnd w:id="941"/>
    <w:bookmarkStart w:id="942" w:name="tidy-evaluation-resources"/>
    <w:p>
      <w:pPr>
        <w:pStyle w:val="Heading3"/>
      </w:pPr>
      <w:r>
        <w:t xml:space="preserve">21.1.6 Tidy Evaluation Resources</w:t>
      </w:r>
    </w:p>
    <w:p>
      <w:pPr>
        <w:pStyle w:val="Compact"/>
        <w:numPr>
          <w:ilvl w:val="0"/>
          <w:numId w:val="1269"/>
        </w:numPr>
      </w:pPr>
      <w:hyperlink r:id="rId348">
        <w:r>
          <w:rPr>
            <w:rStyle w:val="Hyperlink"/>
          </w:rPr>
          <w:t xml:space="preserve">Tidy Eval in 5 Minutes</w:t>
        </w:r>
      </w:hyperlink>
      <w:r>
        <w:t xml:space="preserve"> </w:t>
      </w:r>
      <w:r>
        <w:t xml:space="preserve">(video)</w:t>
      </w:r>
    </w:p>
    <w:p>
      <w:pPr>
        <w:pStyle w:val="Compact"/>
        <w:numPr>
          <w:ilvl w:val="0"/>
          <w:numId w:val="1269"/>
        </w:numPr>
      </w:pPr>
      <w:hyperlink r:id="rId346">
        <w:r>
          <w:rPr>
            <w:rStyle w:val="Hyperlink"/>
          </w:rPr>
          <w:t xml:space="preserve">Tidy Evaluation</w:t>
        </w:r>
      </w:hyperlink>
      <w:r>
        <w:t xml:space="preserve"> </w:t>
      </w:r>
      <w:r>
        <w:t xml:space="preserve">(e-book)</w:t>
      </w:r>
    </w:p>
    <w:p>
      <w:pPr>
        <w:pStyle w:val="Compact"/>
        <w:numPr>
          <w:ilvl w:val="0"/>
          <w:numId w:val="1269"/>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9"/>
        </w:numPr>
      </w:pPr>
      <w:hyperlink r:id="rId351">
        <w:r>
          <w:rPr>
            <w:rStyle w:val="Hyperlink"/>
          </w:rPr>
          <w:t xml:space="preserve">Standard Evaluation for *_join</w:t>
        </w:r>
      </w:hyperlink>
      <w:r>
        <w:t xml:space="preserve"> </w:t>
      </w:r>
      <w:r>
        <w:t xml:space="preserve">(stackoverflow)</w:t>
      </w:r>
    </w:p>
    <w:p>
      <w:pPr>
        <w:pStyle w:val="Compact"/>
        <w:numPr>
          <w:ilvl w:val="0"/>
          <w:numId w:val="1269"/>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0"/>
        </w:numPr>
      </w:pPr>
      <w:hyperlink r:id="rId55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0"/>
        </w:numPr>
      </w:pPr>
      <w:hyperlink r:id="rId944">
        <w:r>
          <w:rPr>
            <w:rStyle w:val="Hyperlink"/>
          </w:rPr>
          <w:t xml:space="preserve">GitHub Skills: Introduction to GitHub</w:t>
        </w:r>
      </w:hyperlink>
    </w:p>
    <w:p>
      <w:pPr>
        <w:pStyle w:val="Compact"/>
        <w:numPr>
          <w:ilvl w:val="0"/>
          <w:numId w:val="1270"/>
        </w:numPr>
      </w:pPr>
      <w:hyperlink r:id="rId554">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71"/>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71"/>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72"/>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2" w:name="scientific-figures"/>
    <w:p>
      <w:pPr>
        <w:pStyle w:val="Heading2"/>
      </w:pPr>
      <w:r>
        <w:t xml:space="preserve">21.5 Scientific figures</w:t>
      </w:r>
    </w:p>
    <w:p>
      <w:pPr>
        <w:pStyle w:val="Compact"/>
        <w:numPr>
          <w:ilvl w:val="0"/>
          <w:numId w:val="1273"/>
        </w:numPr>
      </w:pPr>
      <w:r>
        <w:t xml:space="preserve">Ten Simple Rules for Better Figures</w:t>
      </w:r>
      <w:r>
        <w:t xml:space="preserve"> </w:t>
      </w:r>
      <w:r>
        <w:t xml:space="preserve">(Rougier et al. 2014)</w:t>
      </w:r>
    </w:p>
    <w:p>
      <w:pPr>
        <w:pStyle w:val="Compact"/>
        <w:numPr>
          <w:ilvl w:val="0"/>
          <w:numId w:val="1273"/>
        </w:numPr>
      </w:pPr>
      <w:hyperlink r:id="rId9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2"/>
    <w:bookmarkStart w:id="956" w:name="writing"/>
    <w:p>
      <w:pPr>
        <w:pStyle w:val="Heading2"/>
      </w:pPr>
      <w:r>
        <w:t xml:space="preserve">21.6 Writing</w:t>
      </w:r>
    </w:p>
    <w:p>
      <w:pPr>
        <w:pStyle w:val="Compact"/>
        <w:numPr>
          <w:ilvl w:val="0"/>
          <w:numId w:val="1274"/>
        </w:numPr>
      </w:pPr>
      <w:r>
        <w:t xml:space="preserve">Unpacking the Scientific Toolbox</w:t>
      </w:r>
      <w:r>
        <w:t xml:space="preserve"> </w:t>
      </w:r>
      <w:r>
        <w:t xml:space="preserve">(Silbiger and Stubler 2019)</w:t>
      </w:r>
    </w:p>
    <w:p>
      <w:pPr>
        <w:pStyle w:val="Compact"/>
        <w:numPr>
          <w:ilvl w:val="0"/>
          <w:numId w:val="1274"/>
        </w:numPr>
      </w:pPr>
      <w:r>
        <w:t xml:space="preserve">ICMJE Definition of authorship</w:t>
      </w:r>
      <w:r>
        <w:t xml:space="preserve"> </w:t>
      </w:r>
      <w:r>
        <w:t xml:space="preserve">(International Committee of Medical Journal Editors, n.d.)</w:t>
      </w:r>
    </w:p>
    <w:p>
      <w:pPr>
        <w:pStyle w:val="Compact"/>
        <w:numPr>
          <w:ilvl w:val="0"/>
          <w:numId w:val="1274"/>
        </w:numPr>
      </w:pPr>
      <w:r>
        <w:t xml:space="preserve">Computational science: …why scientific programming does not compute</w:t>
      </w:r>
      <w:r>
        <w:t xml:space="preserve"> </w:t>
      </w:r>
      <w:r>
        <w:t xml:space="preserve">(Merali and Giles 2010)</w:t>
      </w:r>
    </w:p>
    <w:p>
      <w:pPr>
        <w:pStyle w:val="Compact"/>
        <w:numPr>
          <w:ilvl w:val="0"/>
          <w:numId w:val="1274"/>
        </w:numPr>
      </w:pPr>
      <w:hyperlink r:id="rId953">
        <w:r>
          <w:rPr>
            <w:rStyle w:val="Hyperlink"/>
          </w:rPr>
          <w:t xml:space="preserve">The Pathway to Publishing: A Guide to Quantitative Writing in the Health Sciences</w:t>
        </w:r>
      </w:hyperlink>
    </w:p>
    <w:p>
      <w:pPr>
        <w:pStyle w:val="Compact"/>
        <w:numPr>
          <w:ilvl w:val="0"/>
          <w:numId w:val="1274"/>
        </w:numPr>
      </w:pPr>
      <w:hyperlink r:id="rId9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4"/>
        </w:numPr>
      </w:pPr>
      <w:hyperlink r:id="rId955">
        <w:r>
          <w:rPr>
            <w:rStyle w:val="Hyperlink"/>
          </w:rPr>
          <w:t xml:space="preserve">Secret, actionable writing tips</w:t>
        </w:r>
      </w:hyperlink>
    </w:p>
    <w:bookmarkEnd w:id="956"/>
    <w:bookmarkStart w:id="960" w:name="presentations"/>
    <w:p>
      <w:pPr>
        <w:pStyle w:val="Heading2"/>
      </w:pPr>
      <w:r>
        <w:t xml:space="preserve">21.7 Presentations</w:t>
      </w:r>
    </w:p>
    <w:p>
      <w:pPr>
        <w:pStyle w:val="Compact"/>
        <w:numPr>
          <w:ilvl w:val="0"/>
          <w:numId w:val="1275"/>
        </w:numPr>
      </w:pPr>
      <w:r>
        <w:t xml:space="preserve">How to tell a compelling story in scientific presentations</w:t>
      </w:r>
      <w:r>
        <w:t xml:space="preserve"> </w:t>
      </w:r>
      <w:r>
        <w:t xml:space="preserve">(Van Noorden 2021)</w:t>
      </w:r>
    </w:p>
    <w:p>
      <w:pPr>
        <w:pStyle w:val="Compact"/>
        <w:numPr>
          <w:ilvl w:val="0"/>
          <w:numId w:val="1275"/>
        </w:numPr>
      </w:pPr>
      <w:hyperlink r:id="rId957">
        <w:r>
          <w:rPr>
            <w:rStyle w:val="Hyperlink"/>
          </w:rPr>
          <w:t xml:space="preserve">How to give a killer narratively-driven scientific talk</w:t>
        </w:r>
      </w:hyperlink>
    </w:p>
    <w:p>
      <w:pPr>
        <w:pStyle w:val="Compact"/>
        <w:numPr>
          <w:ilvl w:val="0"/>
          <w:numId w:val="1275"/>
        </w:numPr>
      </w:pPr>
      <w:hyperlink r:id="rId958">
        <w:r>
          <w:rPr>
            <w:rStyle w:val="Hyperlink"/>
          </w:rPr>
          <w:t xml:space="preserve">How to make a better poster</w:t>
        </w:r>
      </w:hyperlink>
    </w:p>
    <w:p>
      <w:pPr>
        <w:pStyle w:val="Compact"/>
        <w:numPr>
          <w:ilvl w:val="0"/>
          <w:numId w:val="1275"/>
        </w:numPr>
      </w:pPr>
      <w:hyperlink r:id="rId959">
        <w:r>
          <w:rPr>
            <w:rStyle w:val="Hyperlink"/>
          </w:rPr>
          <w:t xml:space="preserve">How to make an even better poster</w:t>
        </w:r>
      </w:hyperlink>
    </w:p>
    <w:bookmarkEnd w:id="960"/>
    <w:bookmarkStart w:id="963" w:name="professional-advice"/>
    <w:p>
      <w:pPr>
        <w:pStyle w:val="Heading2"/>
      </w:pPr>
      <w:r>
        <w:t xml:space="preserve">21.8 Professional advice</w:t>
      </w:r>
    </w:p>
    <w:p>
      <w:pPr>
        <w:pStyle w:val="Compact"/>
        <w:numPr>
          <w:ilvl w:val="0"/>
          <w:numId w:val="1276"/>
        </w:numPr>
      </w:pPr>
      <w:hyperlink r:id="rId961">
        <w:r>
          <w:rPr>
            <w:rStyle w:val="Hyperlink"/>
          </w:rPr>
          <w:t xml:space="preserve">Professional advice, especially for your first job</w:t>
        </w:r>
      </w:hyperlink>
    </w:p>
    <w:p>
      <w:pPr>
        <w:pStyle w:val="Compact"/>
        <w:numPr>
          <w:ilvl w:val="0"/>
          <w:numId w:val="1276"/>
        </w:numPr>
      </w:pPr>
      <w:hyperlink r:id="rId962">
        <w:r>
          <w:rPr>
            <w:rStyle w:val="Hyperlink"/>
          </w:rPr>
          <w:t xml:space="preserve">Team Public Health Substack</w:t>
        </w:r>
      </w:hyperlink>
    </w:p>
    <w:bookmarkEnd w:id="963"/>
    <w:bookmarkStart w:id="966" w:name="funding"/>
    <w:p>
      <w:pPr>
        <w:pStyle w:val="Heading2"/>
      </w:pPr>
      <w:r>
        <w:t xml:space="preserve">21.9 Funding</w:t>
      </w:r>
    </w:p>
    <w:p>
      <w:pPr>
        <w:pStyle w:val="Compact"/>
        <w:numPr>
          <w:ilvl w:val="0"/>
          <w:numId w:val="1277"/>
        </w:numPr>
      </w:pPr>
      <w:hyperlink r:id="rId964">
        <w:r>
          <w:rPr>
            <w:rStyle w:val="Hyperlink"/>
          </w:rPr>
          <w:t xml:space="preserve">Building Your Funding Train</w:t>
        </w:r>
      </w:hyperlink>
    </w:p>
    <w:p>
      <w:pPr>
        <w:pStyle w:val="Compact"/>
        <w:numPr>
          <w:ilvl w:val="0"/>
          <w:numId w:val="1277"/>
        </w:numPr>
      </w:pPr>
      <w:hyperlink r:id="rId965">
        <w:r>
          <w:rPr>
            <w:rStyle w:val="Hyperlink"/>
          </w:rPr>
          <w:t xml:space="preserve">NIH Grant Writing Resources</w:t>
        </w:r>
      </w:hyperlink>
    </w:p>
    <w:bookmarkEnd w:id="966"/>
    <w:bookmarkStart w:id="969" w:name="ethics-and-global-health-research"/>
    <w:p>
      <w:pPr>
        <w:pStyle w:val="Heading2"/>
      </w:pPr>
      <w:r>
        <w:t xml:space="preserve">21.10 Ethics and global health research</w:t>
      </w:r>
    </w:p>
    <w:p>
      <w:pPr>
        <w:pStyle w:val="Compact"/>
        <w:numPr>
          <w:ilvl w:val="0"/>
          <w:numId w:val="1278"/>
        </w:numPr>
      </w:pPr>
      <w:hyperlink r:id="rId967">
        <w:r>
          <w:rPr>
            <w:rStyle w:val="Hyperlink"/>
          </w:rPr>
          <w:t xml:space="preserve">Global Code of Conduct For Research in Resource-Poor Settings</w:t>
        </w:r>
      </w:hyperlink>
    </w:p>
    <w:p>
      <w:pPr>
        <w:pStyle w:val="Compact"/>
        <w:numPr>
          <w:ilvl w:val="0"/>
          <w:numId w:val="127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8"/>
        </w:numPr>
      </w:pPr>
      <w:hyperlink r:id="rId968">
        <w:r>
          <w:rPr>
            <w:rStyle w:val="Hyperlink"/>
          </w:rPr>
          <w:t xml:space="preserve">Transforming Global Health Partnerships</w:t>
        </w:r>
      </w:hyperlink>
    </w:p>
    <w:p>
      <w:r>
        <w:br w:type="page"/>
      </w:r>
    </w:p>
    <w:bookmarkEnd w:id="969"/>
    <w:bookmarkEnd w:id="970"/>
    <w:bookmarkStart w:id="997" w:name="professional-development"/>
    <w:p>
      <w:pPr>
        <w:pStyle w:val="Heading1"/>
      </w:pPr>
      <w:r>
        <w:t xml:space="preserve">22. Professional Development</w:t>
      </w:r>
    </w:p>
    <w:bookmarkStart w:id="97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9"/>
        </w:numPr>
      </w:pPr>
      <w:r>
        <w:t xml:space="preserve">Regular, open communication between mentees and mentors</w:t>
      </w:r>
    </w:p>
    <w:p>
      <w:pPr>
        <w:pStyle w:val="Compact"/>
        <w:numPr>
          <w:ilvl w:val="0"/>
          <w:numId w:val="1279"/>
        </w:numPr>
      </w:pPr>
      <w:r>
        <w:t xml:space="preserve">Mutual respect and trust</w:t>
      </w:r>
    </w:p>
    <w:p>
      <w:pPr>
        <w:pStyle w:val="Compact"/>
        <w:numPr>
          <w:ilvl w:val="0"/>
          <w:numId w:val="1279"/>
        </w:numPr>
      </w:pPr>
      <w:r>
        <w:t xml:space="preserve">Clear expectations and goals</w:t>
      </w:r>
    </w:p>
    <w:p>
      <w:pPr>
        <w:pStyle w:val="Compact"/>
        <w:numPr>
          <w:ilvl w:val="0"/>
          <w:numId w:val="1279"/>
        </w:numPr>
      </w:pPr>
      <w:r>
        <w:t xml:space="preserve">Constructive feedback</w:t>
      </w:r>
    </w:p>
    <w:p>
      <w:pPr>
        <w:pStyle w:val="Compact"/>
        <w:numPr>
          <w:ilvl w:val="0"/>
          <w:numId w:val="1279"/>
        </w:numPr>
      </w:pPr>
      <w:r>
        <w:t xml:space="preserve">Support for both research and career development</w:t>
      </w:r>
    </w:p>
    <w:bookmarkEnd w:id="971"/>
    <w:bookmarkStart w:id="97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0"/>
        </w:numPr>
      </w:pPr>
      <w:r>
        <w:t xml:space="preserve">Short-term and long-term career goals</w:t>
      </w:r>
    </w:p>
    <w:p>
      <w:pPr>
        <w:pStyle w:val="Compact"/>
        <w:numPr>
          <w:ilvl w:val="0"/>
          <w:numId w:val="1280"/>
        </w:numPr>
      </w:pPr>
      <w:r>
        <w:t xml:space="preserve">Skills to develop</w:t>
      </w:r>
    </w:p>
    <w:p>
      <w:pPr>
        <w:pStyle w:val="Compact"/>
        <w:numPr>
          <w:ilvl w:val="0"/>
          <w:numId w:val="1280"/>
        </w:numPr>
      </w:pPr>
      <w:r>
        <w:t xml:space="preserve">Training needs and opportunities</w:t>
      </w:r>
    </w:p>
    <w:p>
      <w:pPr>
        <w:pStyle w:val="Compact"/>
        <w:numPr>
          <w:ilvl w:val="0"/>
          <w:numId w:val="1280"/>
        </w:numPr>
      </w:pPr>
      <w:r>
        <w:t xml:space="preserve">Timeline and milestones</w:t>
      </w:r>
    </w:p>
    <w:p>
      <w:pPr>
        <w:pStyle w:val="Compact"/>
        <w:numPr>
          <w:ilvl w:val="0"/>
          <w:numId w:val="1280"/>
        </w:numPr>
      </w:pPr>
      <w:r>
        <w:t xml:space="preserve">Progress toward goals</w:t>
      </w:r>
    </w:p>
    <w:p>
      <w:pPr>
        <w:pStyle w:val="FirstParagraph"/>
      </w:pPr>
      <w:r>
        <w:t xml:space="preserve">Update your IDP at least annually and discuss it with your PI. Useful resources:</w:t>
      </w:r>
    </w:p>
    <w:p>
      <w:pPr>
        <w:pStyle w:val="Compact"/>
        <w:numPr>
          <w:ilvl w:val="0"/>
          <w:numId w:val="1281"/>
        </w:numPr>
      </w:pPr>
      <w:hyperlink r:id="rId972">
        <w:r>
          <w:rPr>
            <w:rStyle w:val="Hyperlink"/>
          </w:rPr>
          <w:t xml:space="preserve">myIDP - Individual Development Plan tool</w:t>
        </w:r>
      </w:hyperlink>
    </w:p>
    <w:p>
      <w:pPr>
        <w:pStyle w:val="Compact"/>
        <w:numPr>
          <w:ilvl w:val="0"/>
          <w:numId w:val="1281"/>
        </w:numPr>
      </w:pPr>
      <w:hyperlink r:id="rId973">
        <w:r>
          <w:rPr>
            <w:rStyle w:val="Hyperlink"/>
          </w:rPr>
          <w:t xml:space="preserve">NIH OITE Career Resources</w:t>
        </w:r>
      </w:hyperlink>
    </w:p>
    <w:bookmarkEnd w:id="974"/>
    <w:bookmarkStart w:id="97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2"/>
        </w:numPr>
      </w:pPr>
      <w:r>
        <w:t xml:space="preserve">Discuss conference opportunities with PIs early</w:t>
      </w:r>
    </w:p>
    <w:p>
      <w:pPr>
        <w:pStyle w:val="Compact"/>
        <w:numPr>
          <w:ilvl w:val="0"/>
          <w:numId w:val="1282"/>
        </w:numPr>
      </w:pPr>
      <w:r>
        <w:t xml:space="preserve">Submit abstracts with PI approval</w:t>
      </w:r>
    </w:p>
    <w:p>
      <w:pPr>
        <w:pStyle w:val="Compact"/>
        <w:numPr>
          <w:ilvl w:val="0"/>
          <w:numId w:val="1282"/>
        </w:numPr>
      </w:pPr>
      <w:r>
        <w:t xml:space="preserve">Practice presentations in lab meeting before the conference</w:t>
      </w:r>
    </w:p>
    <w:p>
      <w:pPr>
        <w:pStyle w:val="Compact"/>
        <w:numPr>
          <w:ilvl w:val="0"/>
          <w:numId w:val="12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3"/>
        </w:numPr>
      </w:pPr>
      <w:hyperlink r:id="rId975">
        <w:r>
          <w:rPr>
            <w:rStyle w:val="Hyperlink"/>
          </w:rPr>
          <w:t xml:space="preserve">How to tell a compelling story in scientific presentations</w:t>
        </w:r>
      </w:hyperlink>
    </w:p>
    <w:p>
      <w:pPr>
        <w:pStyle w:val="Compact"/>
        <w:numPr>
          <w:ilvl w:val="0"/>
          <w:numId w:val="1283"/>
        </w:numPr>
      </w:pPr>
      <w:hyperlink r:id="rId957">
        <w:r>
          <w:rPr>
            <w:rStyle w:val="Hyperlink"/>
          </w:rPr>
          <w:t xml:space="preserve">How to give a killer narratively-driven scientific talk</w:t>
        </w:r>
      </w:hyperlink>
    </w:p>
    <w:p>
      <w:pPr>
        <w:pStyle w:val="Compact"/>
        <w:numPr>
          <w:ilvl w:val="0"/>
          <w:numId w:val="1283"/>
        </w:numPr>
      </w:pPr>
      <w:hyperlink r:id="rId976">
        <w:r>
          <w:rPr>
            <w:rStyle w:val="Hyperlink"/>
          </w:rPr>
          <w:t xml:space="preserve">How to make a better poster</w:t>
        </w:r>
      </w:hyperlink>
    </w:p>
    <w:p>
      <w:pPr>
        <w:pStyle w:val="Compact"/>
        <w:numPr>
          <w:ilvl w:val="0"/>
          <w:numId w:val="1283"/>
        </w:numPr>
      </w:pPr>
      <w:hyperlink r:id="rId959">
        <w:r>
          <w:rPr>
            <w:rStyle w:val="Hyperlink"/>
          </w:rPr>
          <w:t xml:space="preserve">How to make an even better poster</w:t>
        </w:r>
      </w:hyperlink>
    </w:p>
    <w:bookmarkEnd w:id="977"/>
    <w:bookmarkStart w:id="98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4"/>
        </w:numPr>
      </w:pPr>
      <w:r>
        <w:t xml:space="preserve">Label x-axis and y-axis clearly</w:t>
      </w:r>
    </w:p>
    <w:p>
      <w:pPr>
        <w:pStyle w:val="Compact"/>
        <w:numPr>
          <w:ilvl w:val="0"/>
          <w:numId w:val="1284"/>
        </w:numPr>
      </w:pPr>
      <w:r>
        <w:t xml:space="preserve">Use panel labels when including multiple subplots</w:t>
      </w:r>
    </w:p>
    <w:p>
      <w:pPr>
        <w:pStyle w:val="Compact"/>
        <w:numPr>
          <w:ilvl w:val="0"/>
          <w:numId w:val="1284"/>
        </w:numPr>
      </w:pPr>
      <w:r>
        <w:t xml:space="preserve">Include sufficient tick marks and labels</w:t>
      </w:r>
    </w:p>
    <w:p>
      <w:pPr>
        <w:pStyle w:val="Compact"/>
        <w:numPr>
          <w:ilvl w:val="0"/>
          <w:numId w:val="1284"/>
        </w:numPr>
      </w:pPr>
      <w:r>
        <w:t xml:space="preserve">Use appropriate font sizes (readable but not distracting)</w:t>
      </w:r>
    </w:p>
    <w:p>
      <w:pPr>
        <w:pStyle w:val="Compact"/>
        <w:numPr>
          <w:ilvl w:val="0"/>
          <w:numId w:val="1284"/>
        </w:numPr>
      </w:pPr>
      <w:r>
        <w:t xml:space="preserve">Use colorblind-friendly palettes (see</w:t>
      </w:r>
      <w:r>
        <w:t xml:space="preserve"> </w:t>
      </w:r>
      <w:hyperlink r:id="rId978">
        <w:r>
          <w:rPr>
            <w:rStyle w:val="Hyperlink"/>
          </w:rPr>
          <w:t xml:space="preserve">ColorBrewer</w:t>
        </w:r>
      </w:hyperlink>
      <w:r>
        <w:t xml:space="preserve"> </w:t>
      </w:r>
      <w:r>
        <w:t xml:space="preserve">or</w:t>
      </w:r>
      <w:r>
        <w:t xml:space="preserve"> </w:t>
      </w:r>
      <w:hyperlink r:id="rId979">
        <w:r>
          <w:rPr>
            <w:rStyle w:val="Hyperlink"/>
          </w:rPr>
          <w:t xml:space="preserve">iwanthue</w:t>
        </w:r>
      </w:hyperlink>
      <w:r>
        <w:t xml:space="preserve">)</w:t>
      </w:r>
    </w:p>
    <w:p>
      <w:pPr>
        <w:pStyle w:val="Compact"/>
        <w:numPr>
          <w:ilvl w:val="0"/>
          <w:numId w:val="1284"/>
        </w:numPr>
      </w:pPr>
      <w:r>
        <w:t xml:space="preserve">Define colors, shapes, and line types in legends</w:t>
      </w:r>
    </w:p>
    <w:p>
      <w:pPr>
        <w:pStyle w:val="Compact"/>
        <w:numPr>
          <w:ilvl w:val="0"/>
          <w:numId w:val="1284"/>
        </w:numPr>
      </w:pPr>
      <w:r>
        <w:t xml:space="preserve">Minimize abbreviations in labels and legends</w:t>
      </w:r>
    </w:p>
    <w:p>
      <w:pPr>
        <w:pStyle w:val="Compact"/>
        <w:numPr>
          <w:ilvl w:val="0"/>
          <w:numId w:val="1284"/>
        </w:numPr>
      </w:pPr>
      <w:r>
        <w:t xml:space="preserve">Use transparency to show overlapping data</w:t>
      </w:r>
    </w:p>
    <w:p>
      <w:pPr>
        <w:pStyle w:val="Compact"/>
        <w:numPr>
          <w:ilvl w:val="0"/>
          <w:numId w:val="1284"/>
        </w:numPr>
      </w:pPr>
      <w:r>
        <w:t xml:space="preserve">Show measures of precision (e.g., 95% confidence intervals)</w:t>
      </w:r>
    </w:p>
    <w:p>
      <w:pPr>
        <w:pStyle w:val="FirstParagraph"/>
      </w:pPr>
      <w:r>
        <w:rPr>
          <w:b/>
          <w:bCs/>
        </w:rPr>
        <w:t xml:space="preserve">Resources:</w:t>
      </w:r>
    </w:p>
    <w:p>
      <w:pPr>
        <w:pStyle w:val="Compact"/>
        <w:numPr>
          <w:ilvl w:val="0"/>
          <w:numId w:val="1285"/>
        </w:numPr>
      </w:pPr>
      <w:hyperlink r:id="rId980">
        <w:r>
          <w:rPr>
            <w:rStyle w:val="Hyperlink"/>
          </w:rPr>
          <w:t xml:space="preserve">Ten Simple Rules for Better Figures</w:t>
        </w:r>
      </w:hyperlink>
    </w:p>
    <w:bookmarkEnd w:id="981"/>
    <w:bookmarkStart w:id="983" w:name="grant-writing"/>
    <w:p>
      <w:pPr>
        <w:pStyle w:val="Heading2"/>
      </w:pPr>
      <w:r>
        <w:t xml:space="preserve">22.5 Grant Writing</w:t>
      </w:r>
    </w:p>
    <w:p>
      <w:pPr>
        <w:pStyle w:val="Compact"/>
        <w:numPr>
          <w:ilvl w:val="0"/>
          <w:numId w:val="1286"/>
        </w:numPr>
      </w:pPr>
      <w:r>
        <w:t xml:space="preserve">Graduate students and postdocs are encouraged to apply for fellowships (e.g., NIH F31, NSF GRFP, K awards)</w:t>
      </w:r>
    </w:p>
    <w:p>
      <w:pPr>
        <w:pStyle w:val="Compact"/>
        <w:numPr>
          <w:ilvl w:val="0"/>
          <w:numId w:val="1286"/>
        </w:numPr>
      </w:pPr>
      <w:r>
        <w:t xml:space="preserve">PIs will support fellowship applications with feedback, letters of support, and mentoring</w:t>
      </w:r>
    </w:p>
    <w:p>
      <w:pPr>
        <w:pStyle w:val="Compact"/>
        <w:numPr>
          <w:ilvl w:val="0"/>
          <w:numId w:val="1286"/>
        </w:numPr>
      </w:pPr>
      <w:r>
        <w:t xml:space="preserve">Start planning fellowship applications well in advance of deadlines (typically 3-6 months)</w:t>
      </w:r>
    </w:p>
    <w:p>
      <w:pPr>
        <w:pStyle w:val="Compact"/>
        <w:numPr>
          <w:ilvl w:val="0"/>
          <w:numId w:val="1286"/>
        </w:numPr>
      </w:pPr>
      <w:r>
        <w:t xml:space="preserve">Attend grant writing workshops and seek feedback from multiple sources</w:t>
      </w:r>
    </w:p>
    <w:p>
      <w:pPr>
        <w:pStyle w:val="FirstParagraph"/>
      </w:pPr>
      <w:r>
        <w:rPr>
          <w:b/>
          <w:bCs/>
        </w:rPr>
        <w:t xml:space="preserve">Resources:</w:t>
      </w:r>
    </w:p>
    <w:p>
      <w:pPr>
        <w:pStyle w:val="Compact"/>
        <w:numPr>
          <w:ilvl w:val="0"/>
          <w:numId w:val="1287"/>
        </w:numPr>
      </w:pPr>
      <w:hyperlink r:id="rId964">
        <w:r>
          <w:rPr>
            <w:rStyle w:val="Hyperlink"/>
          </w:rPr>
          <w:t xml:space="preserve">Building Your Funding Train</w:t>
        </w:r>
      </w:hyperlink>
    </w:p>
    <w:p>
      <w:pPr>
        <w:pStyle w:val="Compact"/>
        <w:numPr>
          <w:ilvl w:val="0"/>
          <w:numId w:val="1287"/>
        </w:numPr>
      </w:pPr>
      <w:hyperlink r:id="rId982">
        <w:r>
          <w:rPr>
            <w:rStyle w:val="Hyperlink"/>
          </w:rPr>
          <w:t xml:space="preserve">NIH Funding Opportunities</w:t>
        </w:r>
      </w:hyperlink>
    </w:p>
    <w:p>
      <w:pPr>
        <w:pStyle w:val="Compact"/>
        <w:numPr>
          <w:ilvl w:val="0"/>
          <w:numId w:val="1287"/>
        </w:numPr>
      </w:pPr>
      <w:hyperlink r:id="rId965">
        <w:r>
          <w:rPr>
            <w:rStyle w:val="Hyperlink"/>
          </w:rPr>
          <w:t xml:space="preserve">NIH Grant Writing Resources</w:t>
        </w:r>
      </w:hyperlink>
    </w:p>
    <w:bookmarkEnd w:id="983"/>
    <w:bookmarkStart w:id="99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8"/>
        </w:numPr>
      </w:pPr>
      <w:r>
        <w:t xml:space="preserve">Understand the typical scope and depth expected</w:t>
      </w:r>
    </w:p>
    <w:p>
      <w:pPr>
        <w:pStyle w:val="Compact"/>
        <w:numPr>
          <w:ilvl w:val="0"/>
          <w:numId w:val="1288"/>
        </w:numPr>
      </w:pPr>
      <w:r>
        <w:t xml:space="preserve">See different approaches to structure and presentation</w:t>
      </w:r>
    </w:p>
    <w:p>
      <w:pPr>
        <w:pStyle w:val="Compact"/>
        <w:numPr>
          <w:ilvl w:val="0"/>
          <w:numId w:val="1288"/>
        </w:numPr>
      </w:pPr>
      <w:r>
        <w:t xml:space="preserve">Calibrate your expectations based on successful examples</w:t>
      </w:r>
    </w:p>
    <w:p>
      <w:pPr>
        <w:pStyle w:val="Compact"/>
        <w:numPr>
          <w:ilvl w:val="0"/>
          <w:numId w:val="12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4"/>
    <w:bookmarkStart w:id="98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9"/>
        </w:numPr>
      </w:pPr>
      <w:r>
        <w:t xml:space="preserve">Independent research capability</w:t>
      </w:r>
    </w:p>
    <w:p>
      <w:pPr>
        <w:pStyle w:val="Compact"/>
        <w:numPr>
          <w:ilvl w:val="0"/>
          <w:numId w:val="1289"/>
        </w:numPr>
      </w:pPr>
      <w:r>
        <w:t xml:space="preserve">Ability to communicate findings effectively</w:t>
      </w:r>
    </w:p>
    <w:p>
      <w:pPr>
        <w:pStyle w:val="Compact"/>
        <w:numPr>
          <w:ilvl w:val="0"/>
          <w:numId w:val="1289"/>
        </w:numPr>
      </w:pPr>
      <w:r>
        <w:t xml:space="preserve">Contribution to the scientific literature</w:t>
      </w:r>
    </w:p>
    <w:p>
      <w:pPr>
        <w:pStyle w:val="Compact"/>
        <w:numPr>
          <w:ilvl w:val="0"/>
          <w:numId w:val="1289"/>
        </w:numPr>
      </w:pPr>
      <w:r>
        <w:t xml:space="preserve">Readiness for an academic or research career</w:t>
      </w:r>
    </w:p>
    <w:bookmarkEnd w:id="985"/>
    <w:bookmarkStart w:id="98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6"/>
    <w:bookmarkStart w:id="99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8">
        <w:r>
          <w:rPr>
            <w:rStyle w:val="Hyperlink"/>
          </w:rPr>
          <w:t xml:space="preserve">PhD</w:t>
        </w:r>
      </w:hyperlink>
      <w:r>
        <w:t xml:space="preserve">,</w:t>
      </w:r>
      <w:r>
        <w:t xml:space="preserve"> </w:t>
      </w:r>
      <w:r>
        <w:t xml:space="preserve">is a spiritual successor to an apprentice’s</w:t>
      </w:r>
      <w:r>
        <w:t xml:space="preserve"> </w:t>
      </w:r>
      <w:hyperlink r:id="rId98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0"/>
        </w:numPr>
      </w:pPr>
      <w:r>
        <w:t xml:space="preserve">The dissertation proves you can conduct rigorous research</w:t>
      </w:r>
    </w:p>
    <w:p>
      <w:pPr>
        <w:pStyle w:val="Compact"/>
        <w:numPr>
          <w:ilvl w:val="0"/>
          <w:numId w:val="1290"/>
        </w:numPr>
      </w:pPr>
      <w:r>
        <w:t xml:space="preserve">It doesn’t need to solve every problem in your field</w:t>
      </w:r>
    </w:p>
    <w:p>
      <w:pPr>
        <w:pStyle w:val="Compact"/>
        <w:numPr>
          <w:ilvl w:val="0"/>
          <w:numId w:val="1290"/>
        </w:numPr>
      </w:pPr>
      <w:r>
        <w:t xml:space="preserve">It doesn’t need to be flawless</w:t>
      </w:r>
    </w:p>
    <w:p>
      <w:pPr>
        <w:pStyle w:val="Compact"/>
        <w:numPr>
          <w:ilvl w:val="0"/>
          <w:numId w:val="1290"/>
        </w:numPr>
      </w:pPr>
      <w:r>
        <w:t xml:space="preserve">It doesn’t need to be all-encompassing</w:t>
      </w:r>
    </w:p>
    <w:p>
      <w:pPr>
        <w:pStyle w:val="Compact"/>
        <w:numPr>
          <w:ilvl w:val="0"/>
          <w:numId w:val="1290"/>
        </w:numPr>
      </w:pPr>
      <w:r>
        <w:t xml:space="preserve">It just needs to constitute incremental progress in your field</w:t>
      </w:r>
    </w:p>
    <w:bookmarkEnd w:id="990"/>
    <w:bookmarkStart w:id="99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1"/>
        </w:numPr>
      </w:pPr>
      <w:r>
        <w:t xml:space="preserve">Done is better than perfect when it comes to dissertations</w:t>
      </w:r>
    </w:p>
    <w:p>
      <w:pPr>
        <w:pStyle w:val="Compact"/>
        <w:numPr>
          <w:ilvl w:val="0"/>
          <w:numId w:val="1291"/>
        </w:numPr>
      </w:pPr>
      <w:r>
        <w:t xml:space="preserve">You’ll have your entire career to refine and expand on these ideas</w:t>
      </w:r>
    </w:p>
    <w:p>
      <w:pPr>
        <w:pStyle w:val="Compact"/>
        <w:numPr>
          <w:ilvl w:val="0"/>
          <w:numId w:val="1291"/>
        </w:numPr>
      </w:pPr>
      <w:r>
        <w:t xml:space="preserve">The goal is to finish and move forward,</w:t>
      </w:r>
      <w:r>
        <w:t xml:space="preserve"> </w:t>
      </w:r>
      <w:r>
        <w:t xml:space="preserve">not to write the definitive work on your topic</w:t>
      </w:r>
    </w:p>
    <w:p>
      <w:pPr>
        <w:pStyle w:val="Compact"/>
        <w:numPr>
          <w:ilvl w:val="0"/>
          <w:numId w:val="12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1"/>
    <w:bookmarkStart w:id="993" w:name="resources-3"/>
    <w:p>
      <w:pPr>
        <w:pStyle w:val="Heading3"/>
      </w:pPr>
      <w:r>
        <w:t xml:space="preserve">22.6.6 Resources</w:t>
      </w:r>
    </w:p>
    <w:p>
      <w:pPr>
        <w:pStyle w:val="FirstParagraph"/>
      </w:pPr>
      <w:r>
        <w:rPr>
          <w:b/>
          <w:bCs/>
        </w:rPr>
        <w:t xml:space="preserve">Dissertation writing tools:</w:t>
      </w:r>
    </w:p>
    <w:p>
      <w:pPr>
        <w:pStyle w:val="Compact"/>
        <w:numPr>
          <w:ilvl w:val="0"/>
          <w:numId w:val="1292"/>
        </w:numPr>
      </w:pPr>
      <w:hyperlink r:id="rId992">
        <w:r>
          <w:rPr>
            <w:rStyle w:val="Hyperlink"/>
          </w:rPr>
          <w:t xml:space="preserve">quarto-thesis</w:t>
        </w:r>
      </w:hyperlink>
      <w:r>
        <w:t xml:space="preserve"> </w:t>
      </w:r>
      <w:r>
        <w:t xml:space="preserve">- Quarto extension for creating masters or PhD theses with professional LaTeX formatting</w:t>
      </w:r>
    </w:p>
    <w:bookmarkEnd w:id="993"/>
    <w:bookmarkEnd w:id="994"/>
    <w:bookmarkStart w:id="99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3"/>
        </w:numPr>
      </w:pPr>
      <w:r>
        <w:t xml:space="preserve">Graduate students are encouraged to gain teaching experience</w:t>
      </w:r>
    </w:p>
    <w:p>
      <w:pPr>
        <w:pStyle w:val="Compact"/>
        <w:numPr>
          <w:ilvl w:val="0"/>
          <w:numId w:val="1293"/>
        </w:numPr>
      </w:pPr>
      <w:r>
        <w:t xml:space="preserve">We support science communication and outreach activities</w:t>
      </w:r>
    </w:p>
    <w:p>
      <w:pPr>
        <w:pStyle w:val="Compact"/>
        <w:numPr>
          <w:ilvl w:val="0"/>
          <w:numId w:val="1293"/>
        </w:numPr>
      </w:pPr>
      <w:r>
        <w:t xml:space="preserve">Discuss opportunities with PIs</w:t>
      </w:r>
    </w:p>
    <w:p>
      <w:pPr>
        <w:pStyle w:val="FirstParagraph"/>
      </w:pPr>
      <w:r>
        <w:t xml:space="preserve">The</w:t>
      </w:r>
      <w:r>
        <w:t xml:space="preserve"> </w:t>
      </w:r>
      <w:hyperlink r:id="rId82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9">
        <w:r>
          <w:rPr>
            <w:rStyle w:val="Hyperlink"/>
          </w:rPr>
          <w:t xml:space="preserve">workshop index</w:t>
        </w:r>
      </w:hyperlink>
      <w:r>
        <w:t xml:space="preserve"> </w:t>
      </w:r>
      <w:r>
        <w:t xml:space="preserve">provides a comprehensive catalog of available resources.</w:t>
      </w:r>
    </w:p>
    <w:bookmarkEnd w:id="995"/>
    <w:bookmarkStart w:id="99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4"/>
        </w:numPr>
      </w:pPr>
      <w:r>
        <w:t xml:space="preserve">Attend seminars and departmental events</w:t>
      </w:r>
    </w:p>
    <w:p>
      <w:pPr>
        <w:pStyle w:val="Compact"/>
        <w:numPr>
          <w:ilvl w:val="0"/>
          <w:numId w:val="1294"/>
        </w:numPr>
      </w:pPr>
      <w:r>
        <w:t xml:space="preserve">Connect with researchers in your field</w:t>
      </w:r>
    </w:p>
    <w:p>
      <w:pPr>
        <w:pStyle w:val="Compact"/>
        <w:numPr>
          <w:ilvl w:val="0"/>
          <w:numId w:val="1294"/>
        </w:numPr>
      </w:pPr>
      <w:r>
        <w:t xml:space="preserve">Join professional societies</w:t>
      </w:r>
    </w:p>
    <w:p>
      <w:pPr>
        <w:pStyle w:val="Compact"/>
        <w:numPr>
          <w:ilvl w:val="0"/>
          <w:numId w:val="1294"/>
        </w:numPr>
      </w:pPr>
      <w:r>
        <w:t xml:space="preserve">Use professional social media platforms to share research and engage with the scientific community</w:t>
      </w:r>
    </w:p>
    <w:p>
      <w:r>
        <w:br w:type="page"/>
      </w:r>
    </w:p>
    <w:bookmarkEnd w:id="996"/>
    <w:bookmarkEnd w:id="997"/>
    <w:bookmarkStart w:id="1002" w:name="sec-writing"/>
    <w:p>
      <w:pPr>
        <w:pStyle w:val="Heading1"/>
      </w:pPr>
      <w:r>
        <w:t xml:space="preserve">23. Writing</w:t>
      </w:r>
    </w:p>
    <w:bookmarkStart w:id="99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5"/>
        </w:numPr>
      </w:pPr>
      <w:r>
        <w:t xml:space="preserve">Organize your thoughts and identify what you actually need to know</w:t>
      </w:r>
    </w:p>
    <w:p>
      <w:pPr>
        <w:pStyle w:val="Compact"/>
        <w:numPr>
          <w:ilvl w:val="0"/>
          <w:numId w:val="1295"/>
        </w:numPr>
      </w:pPr>
      <w:r>
        <w:t xml:space="preserve">Articulate the problem more precisely</w:t>
      </w:r>
    </w:p>
    <w:p>
      <w:pPr>
        <w:pStyle w:val="Compact"/>
        <w:numPr>
          <w:ilvl w:val="0"/>
          <w:numId w:val="12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8"/>
    <w:bookmarkStart w:id="1000" w:name="sec-plain-prose"/>
    <w:p>
      <w:pPr>
        <w:pStyle w:val="Heading2"/>
      </w:pPr>
      <w:r>
        <w:t xml:space="preserve">23.2 Plain, Direct Prose</w:t>
      </w:r>
    </w:p>
    <w:p>
      <w:pPr>
        <w:pStyle w:val="FirstParagraph"/>
      </w:pPr>
      <w:ins w:id="2939" w:author="PR Preview" w:date="2024-01-01T00:00:00Z">
        <w:r>
          <w:t xml:space="preserve">Write user-facing prose in a plain, direct style.</w:t>
        </w:r>
      </w:ins>
      <w:ins w:id="2939" w:author="PR Preview" w:date="2024-01-01T00:00:00Z">
        <w:r>
          <w:t xml:space="preserve"> </w:t>
        </w:r>
      </w:ins>
      <w:ins w:id="2939" w:author="PR Preview" w:date="2024-01-01T00:00:00Z">
        <w:r>
          <w:t xml:space="preserve">This applies to everything a reader sees —</w:t>
        </w:r>
      </w:ins>
      <w:ins w:id="2939" w:author="PR Preview" w:date="2024-01-01T00:00:00Z">
        <w:r>
          <w:t xml:space="preserve"> </w:t>
        </w:r>
      </w:ins>
      <w:ins w:id="2939" w:author="PR Preview" w:date="2024-01-01T00:00:00Z">
        <w:r>
          <w:t xml:space="preserve">pull request, issue, and commit text, docs, READMEs, code comments, release notes, and messages.</w:t>
        </w:r>
      </w:ins>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296"/>
        </w:numPr>
      </w:pPr>
      <w:ins w:id="2942" w:author="PR Preview" w:date="2024-01-01T00:00:00Z">
        <w:r>
          <w:rPr>
            <w:b/>
            <w:bCs/>
          </w:rPr>
          <w:t xml:space="preserve">Cut low-content filler and jargon.</w:t>
        </w:r>
      </w:ins>
      <w:ins w:id="2942" w:author="PR Preview" w:date="2024-01-01T00:00:00Z">
        <w:r>
          <w:t xml:space="preserve"> </w:t>
        </w:r>
      </w:ins>
      <w:ins w:id="2942" w:author="PR Preview" w:date="2024-01-01T00:00:00Z">
        <w:r>
          <w:t xml:space="preserve">Delete words that add no information</w:t>
        </w:r>
      </w:ins>
      <w:ins w:id="2942" w:author="PR Preview" w:date="2024-01-01T00:00:00Z">
        <w:r>
          <w:t xml:space="preserve"> </w:t>
        </w:r>
      </w:ins>
      <w:ins w:id="2942" w:author="PR Preview" w:date="2024-01-01T00:00:00Z">
        <w:r>
          <w:t xml:space="preserve">(</w:t>
        </w:r>
      </w:ins>
      <w:ins w:id="2942" w:author="PR Preview" w:date="2024-01-01T00:00:00Z">
        <w:r>
          <w:t xml:space="preserve">“it is worth noting”</w:t>
        </w:r>
      </w:ins>
      <w:ins w:id="2942" w:author="PR Preview" w:date="2024-01-01T00:00:00Z">
        <w:r>
          <w:t xml:space="preserve">,</w:t>
        </w:r>
      </w:ins>
      <w:ins w:id="2942" w:author="PR Preview" w:date="2024-01-01T00:00:00Z">
        <w:r>
          <w:t xml:space="preserve"> </w:t>
        </w:r>
      </w:ins>
      <w:ins w:id="2942" w:author="PR Preview" w:date="2024-01-01T00:00:00Z">
        <w:r>
          <w:t xml:space="preserve">“in order to”</w:t>
        </w:r>
      </w:ins>
      <w:ins w:id="2942" w:author="PR Preview" w:date="2024-01-01T00:00:00Z">
        <w:r>
          <w:t xml:space="preserve"> </w:t>
        </w:r>
      </w:ins>
      <w:ins w:id="2942" w:author="PR Preview" w:date="2024-01-01T00:00:00Z">
        <w:r>
          <w:t xml:space="preserve">-&gt;</w:t>
        </w:r>
      </w:ins>
      <w:ins w:id="2942" w:author="PR Preview" w:date="2024-01-01T00:00:00Z">
        <w:r>
          <w:t xml:space="preserve"> </w:t>
        </w:r>
      </w:ins>
      <w:ins w:id="2942" w:author="PR Preview" w:date="2024-01-01T00:00:00Z">
        <w:r>
          <w:t xml:space="preserve">“to”</w:t>
        </w:r>
      </w:ins>
      <w:ins w:id="2942" w:author="PR Preview" w:date="2024-01-01T00:00:00Z">
        <w:r>
          <w:t xml:space="preserve">,</w:t>
        </w:r>
      </w:ins>
      <w:ins w:id="2942" w:author="PR Preview" w:date="2024-01-01T00:00:00Z">
        <w:r>
          <w:t xml:space="preserve"> </w:t>
        </w:r>
      </w:ins>
      <w:ins w:id="2942" w:author="PR Preview" w:date="2024-01-01T00:00:00Z">
        <w:r>
          <w:t xml:space="preserve">“due to the fact that”</w:t>
        </w:r>
      </w:ins>
      <w:ins w:id="2942" w:author="PR Preview" w:date="2024-01-01T00:00:00Z">
        <w:r>
          <w:t xml:space="preserve"> </w:t>
        </w:r>
      </w:ins>
      <w:ins w:id="2942" w:author="PR Preview" w:date="2024-01-01T00:00:00Z">
        <w:r>
          <w:t xml:space="preserve">-&gt;</w:t>
        </w:r>
      </w:ins>
      <w:ins w:id="2942" w:author="PR Preview" w:date="2024-01-01T00:00:00Z">
        <w:r>
          <w:t xml:space="preserve"> </w:t>
        </w:r>
      </w:ins>
      <w:ins w:id="2942" w:author="PR Preview" w:date="2024-01-01T00:00:00Z">
        <w:r>
          <w:t xml:space="preserve">“because”</w:t>
        </w:r>
      </w:ins>
      <w:ins w:id="2942" w:author="PR Preview" w:date="2024-01-01T00:00:00Z">
        <w:r>
          <w:t xml:space="preserve">).</w:t>
        </w:r>
      </w:ins>
    </w:p>
    <w:p>
      <w:pPr>
        <w:pStyle w:val="Compact"/>
        <w:numPr>
          <w:ilvl w:val="0"/>
          <w:numId w:val="12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29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29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000"/>
    <w:bookmarkStart w:id="100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ins w:id="2949" w:author="PR Preview" w:date="2024-01-01T00:00:00Z">
        <w:r>
          <w:t xml:space="preserve">Write plainly up front, then scan the draft for AI tells before sending.</w:t>
        </w:r>
      </w:ins>
      <w:ins w:id="2949" w:author="PR Preview" w:date="2024-01-01T00:00:00Z">
        <w:r>
          <w:t xml:space="preserve"> </w:t>
        </w:r>
      </w:ins>
      <w:ins w:id="2949" w:author="PR Preview" w:date="2024-01-01T00:00:00Z">
        <w:r>
          <w:t xml:space="preserve">Before presenting non-trivial prose —</w:t>
        </w:r>
      </w:ins>
      <w:ins w:id="2949" w:author="PR Preview" w:date="2024-01-01T00:00:00Z">
        <w:r>
          <w:t xml:space="preserve"> </w:t>
        </w:r>
      </w:ins>
      <w:ins w:id="2949" w:author="PR Preview" w:date="2024-01-01T00:00:00Z">
        <w:r>
          <w:t xml:space="preserve">pull request and issue descriptions, commit bodies, README, doc, and vignette text, or long answers —</w:t>
        </w:r>
      </w:ins>
      <w:ins w:id="2949" w:author="PR Preview" w:date="2024-01-01T00:00:00Z">
        <w:r>
          <w:t xml:space="preserve"> </w:t>
        </w:r>
      </w:ins>
      <w:ins w:id="2949" w:author="PR Preview" w:date="2024-01-01T00:00:00Z">
        <w:r>
          <w:t xml:space="preserve">self-check it and cut the tells.</w:t>
        </w:r>
      </w:ins>
      <w:ins w:id="2949" w:author="PR Preview" w:date="2024-01-01T00:00:00Z">
        <w:r>
          <w:t xml:space="preserve"> </w:t>
        </w:r>
      </w:ins>
      <w:ins w:id="2949" w:author="PR Preview" w:date="2024-01-01T00:00:00Z">
        <w:r>
          <w:t xml:space="preserve">Apply the same catalog when reviewing someone else’s prose too:</w:t>
        </w:r>
      </w:ins>
    </w:p>
    <w:p>
      <w:pPr>
        <w:pStyle w:val="Compact"/>
        <w:numPr>
          <w:ilvl w:val="0"/>
          <w:numId w:val="1297"/>
        </w:numPr>
      </w:pPr>
      <w:ins w:id="2950" w:author="PR Preview" w:date="2024-01-01T00:00:00Z">
        <w:r>
          <w:rPr>
            <w:b/>
            <w:bCs/>
          </w:rPr>
          <w:t xml:space="preserve">Overused vocabulary:</w:t>
        </w:r>
      </w:ins>
      <w:ins w:id="2950" w:author="PR Preview" w:date="2024-01-01T00:00:00Z">
        <w:r>
          <w:t xml:space="preserve"> </w:t>
        </w:r>
      </w:ins>
      <w:ins w:id="2950" w:author="PR Preview" w:date="2024-01-01T00:00:00Z">
        <w:r>
          <w:t xml:space="preserve">actionable (-&gt;</w:t>
        </w:r>
      </w:ins>
      <w:ins w:id="2950" w:author="PR Preview" w:date="2024-01-01T00:00:00Z">
        <w:r>
          <w:t xml:space="preserve"> </w:t>
        </w:r>
      </w:ins>
      <w:ins w:id="2950" w:author="PR Preview" w:date="2024-01-01T00:00:00Z">
        <w:r>
          <w:t xml:space="preserve">“to act on”</w:t>
        </w:r>
      </w:ins>
      <w:ins w:id="2950" w:author="PR Preview" w:date="2024-01-01T00:00:00Z">
        <w:r>
          <w:t xml:space="preserve">), delve, leverage, utilize,</w:t>
        </w:r>
      </w:ins>
      <w:ins w:id="2950" w:author="PR Preview" w:date="2024-01-01T00:00:00Z">
        <w:r>
          <w:t xml:space="preserve"> </w:t>
        </w:r>
      </w:ins>
      <w:ins w:id="2950" w:author="PR Preview" w:date="2024-01-01T00:00:00Z">
        <w:r>
          <w:t xml:space="preserve">tapestry, testament, realm, robust, seamless, holistic, nuanced, multifaceted,</w:t>
        </w:r>
      </w:ins>
      <w:ins w:id="2950" w:author="PR Preview" w:date="2024-01-01T00:00:00Z">
        <w:r>
          <w:t xml:space="preserve"> </w:t>
        </w:r>
      </w:ins>
      <w:ins w:id="2950" w:author="PR Preview" w:date="2024-01-01T00:00:00Z">
        <w:r>
          <w:t xml:space="preserve">pivotal, crucial,</w:t>
        </w:r>
      </w:ins>
      <w:ins w:id="2950" w:author="PR Preview" w:date="2024-01-01T00:00:00Z">
        <w:r>
          <w:t xml:space="preserve"> </w:t>
        </w:r>
      </w:ins>
      <w:ins w:id="2950" w:author="PR Preview" w:date="2024-01-01T00:00:00Z">
        <w:r>
          <w:t xml:space="preserve">“in today’s fast-paced world”</w:t>
        </w:r>
      </w:ins>
      <w:ins w:id="2950" w:author="PR Preview" w:date="2024-01-01T00:00:00Z">
        <w:r>
          <w:t xml:space="preserve">,</w:t>
        </w:r>
      </w:ins>
      <w:ins w:id="2950" w:author="PR Preview" w:date="2024-01-01T00:00:00Z">
        <w:r>
          <w:t xml:space="preserve"> </w:t>
        </w:r>
      </w:ins>
      <w:ins w:id="2950" w:author="PR Preview" w:date="2024-01-01T00:00:00Z">
        <w:r>
          <w:t xml:space="preserve">“stands as a testament to”</w:t>
        </w:r>
      </w:ins>
      <w:ins w:id="2950" w:author="PR Preview" w:date="2024-01-01T00:00:00Z">
        <w:r>
          <w:t xml:space="preserve">.</w:t>
        </w:r>
      </w:ins>
    </w:p>
    <w:p>
      <w:pPr>
        <w:pStyle w:val="Compact"/>
        <w:numPr>
          <w:ilvl w:val="0"/>
          <w:numId w:val="1297"/>
        </w:numPr>
      </w:pPr>
      <w:ins w:id="2951" w:author="PR Preview" w:date="2024-01-01T00:00:00Z">
        <w:r>
          <w:rPr>
            <w:b/>
            <w:bCs/>
          </w:rPr>
          <w:t xml:space="preserve">Rhetorical reflexes:</w:t>
        </w:r>
      </w:ins>
      <w:ins w:id="2951" w:author="PR Preview" w:date="2024-01-01T00:00:00Z">
        <w:r>
          <w:t xml:space="preserve"> </w:t>
        </w:r>
      </w:ins>
      <w:ins w:id="2951" w:author="PR Preview" w:date="2024-01-01T00:00:00Z">
        <w:r>
          <w:t xml:space="preserve">the</w:t>
        </w:r>
      </w:ins>
      <w:ins w:id="2951" w:author="PR Preview" w:date="2024-01-01T00:00:00Z">
        <w:r>
          <w:t xml:space="preserve"> </w:t>
        </w:r>
      </w:ins>
      <w:ins w:id="2951" w:author="PR Preview" w:date="2024-01-01T00:00:00Z">
        <w:r>
          <w:t xml:space="preserve">“it’s not just X, it’s Y”</w:t>
        </w:r>
      </w:ins>
      <w:ins w:id="2951" w:author="PR Preview" w:date="2024-01-01T00:00:00Z">
        <w:r>
          <w:t xml:space="preserve"> </w:t>
        </w:r>
      </w:ins>
      <w:ins w:id="2951" w:author="PR Preview" w:date="2024-01-01T00:00:00Z">
        <w:r>
          <w:t xml:space="preserve">antithesis (the biggest tell),</w:t>
        </w:r>
      </w:ins>
      <w:ins w:id="2951" w:author="PR Preview" w:date="2024-01-01T00:00:00Z">
        <w:r>
          <w:t xml:space="preserve"> </w:t>
        </w:r>
      </w:ins>
      <w:ins w:id="2951" w:author="PR Preview" w:date="2024-01-01T00:00:00Z">
        <w:r>
          <w:t xml:space="preserve">mechanical rule-of-three lists, signposting filler (</w:t>
        </w:r>
      </w:ins>
      <w:ins w:id="2951" w:author="PR Preview" w:date="2024-01-01T00:00:00Z">
        <w:r>
          <w:t xml:space="preserve">“it is worth noting that”</w:t>
        </w:r>
      </w:ins>
      <w:ins w:id="2951" w:author="PR Preview" w:date="2024-01-01T00:00:00Z">
        <w:r>
          <w:t xml:space="preserve">,</w:t>
        </w:r>
      </w:ins>
      <w:ins w:id="2951" w:author="PR Preview" w:date="2024-01-01T00:00:00Z">
        <w:r>
          <w:t xml:space="preserve"> </w:t>
        </w:r>
      </w:ins>
      <w:ins w:id="2951" w:author="PR Preview" w:date="2024-01-01T00:00:00Z">
        <w:r>
          <w:t xml:space="preserve">“importantly”</w:t>
        </w:r>
      </w:ins>
      <w:ins w:id="2951" w:author="PR Preview" w:date="2024-01-01T00:00:00Z">
        <w:r>
          <w:t xml:space="preserve">),</w:t>
        </w:r>
      </w:ins>
      <w:ins w:id="2951" w:author="PR Preview" w:date="2024-01-01T00:00:00Z">
        <w:r>
          <w:t xml:space="preserve"> </w:t>
        </w:r>
      </w:ins>
      <w:ins w:id="2951" w:author="PR Preview" w:date="2024-01-01T00:00:00Z">
        <w:r>
          <w:t xml:space="preserve">hedging stacks, hollow</w:t>
        </w:r>
      </w:ins>
      <w:ins w:id="2951" w:author="PR Preview" w:date="2024-01-01T00:00:00Z">
        <w:r>
          <w:t xml:space="preserve"> </w:t>
        </w:r>
      </w:ins>
      <w:ins w:id="2951" w:author="PR Preview" w:date="2024-01-01T00:00:00Z">
        <w:r>
          <w:t xml:space="preserve">“in conclusion”</w:t>
        </w:r>
      </w:ins>
      <w:ins w:id="2951" w:author="PR Preview" w:date="2024-01-01T00:00:00Z">
        <w:r>
          <w:t xml:space="preserve"> </w:t>
        </w:r>
      </w:ins>
      <w:ins w:id="2951" w:author="PR Preview" w:date="2024-01-01T00:00:00Z">
        <w:r>
          <w:t xml:space="preserve">restatements.</w:t>
        </w:r>
      </w:ins>
    </w:p>
    <w:p>
      <w:pPr>
        <w:pStyle w:val="Compact"/>
        <w:numPr>
          <w:ilvl w:val="0"/>
          <w:numId w:val="1297"/>
        </w:numPr>
      </w:pPr>
      <w:ins w:id="2952" w:author="PR Preview" w:date="2024-01-01T00:00:00Z">
        <w:r>
          <w:rPr>
            <w:b/>
            <w:bCs/>
          </w:rPr>
          <w:t xml:space="preserve">Structural and typographic:</w:t>
        </w:r>
      </w:ins>
      <w:ins w:id="2952" w:author="PR Preview" w:date="2024-01-01T00:00:00Z">
        <w:r>
          <w:t xml:space="preserve"> </w:t>
        </w:r>
      </w:ins>
      <w:ins w:id="2952" w:author="PR Preview" w:date="2024-01-01T00:00:00Z">
        <w:r>
          <w:t xml:space="preserve">em-dash overuse as a default connector,</w:t>
        </w:r>
      </w:ins>
      <w:ins w:id="2952" w:author="PR Preview" w:date="2024-01-01T00:00:00Z">
        <w:r>
          <w:t xml:space="preserve"> </w:t>
        </w:r>
      </w:ins>
      <w:ins w:id="2952" w:author="PR Preview" w:date="2024-01-01T00:00:00Z">
        <w:r>
          <w:t xml:space="preserve">bold-leading</w:t>
        </w:r>
      </w:ins>
      <w:ins w:id="2952" w:author="PR Preview" w:date="2024-01-01T00:00:00Z">
        <w:r>
          <w:t xml:space="preserve"> </w:t>
        </w:r>
      </w:ins>
      <w:ins w:id="2952" w:author="PR Preview" w:date="2024-01-01T00:00:00Z">
        <w:r>
          <w:rPr>
            <w:rStyle w:val="VerbatimChar"/>
          </w:rPr>
          <w:t xml:space="preserve">**Term:**</w:t>
        </w:r>
      </w:ins>
      <w:ins w:id="2952" w:author="PR Preview" w:date="2024-01-01T00:00:00Z">
        <w:r>
          <w:t xml:space="preserve"> </w:t>
        </w:r>
      </w:ins>
      <w:ins w:id="2952" w:author="PR Preview" w:date="2024-01-01T00:00:00Z">
        <w:r>
          <w:t xml:space="preserve">bullets applied mechanically,</w:t>
        </w:r>
      </w:ins>
      <w:ins w:id="2952" w:author="PR Preview" w:date="2024-01-01T00:00:00Z">
        <w:r>
          <w:t xml:space="preserve"> </w:t>
        </w:r>
      </w:ins>
      <w:ins w:id="2952" w:author="PR Preview" w:date="2024-01-01T00:00:00Z">
        <w:r>
          <w:t xml:space="preserve">emoji section headers,</w:t>
        </w:r>
      </w:ins>
      <w:ins w:id="2952" w:author="PR Preview" w:date="2024-01-01T00:00:00Z">
        <w:r>
          <w:t xml:space="preserve"> </w:t>
        </w:r>
      </w:ins>
      <w:ins w:id="2952" w:author="PR Preview" w:date="2024-01-01T00:00:00Z">
        <w:r>
          <w:t xml:space="preserve">conspicuously uniform paragraph rhythm.</w:t>
        </w:r>
      </w:ins>
    </w:p>
    <w:p>
      <w:pPr>
        <w:pStyle w:val="Compact"/>
        <w:numPr>
          <w:ilvl w:val="0"/>
          <w:numId w:val="129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ins w:id="2954" w:author="PR Preview" w:date="2024-01-01T00:00:00Z">
        <w:r>
          <w:t xml:space="preserve">De-slop — cut the filler and the reflexes —</w:t>
        </w:r>
      </w:ins>
      <w:ins w:id="2954" w:author="PR Preview" w:date="2024-01-01T00:00:00Z">
        <w:r>
          <w:t xml:space="preserve"> </w:t>
        </w:r>
      </w:ins>
      <w:ins w:id="2954" w:author="PR Preview" w:date="2024-01-01T00:00:00Z">
        <w:r>
          <w:t xml:space="preserve">but do not ban words outright or sand the text into a flat, voiceless register.</w:t>
        </w:r>
      </w:ins>
      <w:ins w:id="2954" w:author="PR Preview" w:date="2024-01-01T00:00:00Z">
        <w:r>
          <w:t xml:space="preserve"> </w:t>
        </w:r>
      </w:ins>
      <w:ins w:id="2954" w:author="PR Preview" w:date="2024-01-01T00:00:00Z">
        <w:r>
          <w:t xml:space="preserve">Any single tell is innocent;</w:t>
        </w:r>
      </w:ins>
      <w:ins w:id="2954" w:author="PR Preview" w:date="2024-01-01T00:00:00Z">
        <w:r>
          <w:t xml:space="preserve"> </w:t>
        </w:r>
      </w:ins>
      <w:ins w:id="2954" w:author="PR Preview" w:date="2024-01-01T00:00:00Z">
        <w:r>
          <w:t xml:space="preserve">clustering and mechanical repetition are the signal.</w:t>
        </w:r>
      </w:ins>
      <w:ins w:id="2954" w:author="PR Preview" w:date="2024-01-01T00:00:00Z">
        <w:r>
          <w:t xml:space="preserve"> </w:t>
        </w:r>
      </w:ins>
      <w:ins w:id="2954" w:author="PR Preview" w:date="2024-01-01T00:00:00Z">
        <w:r>
          <w:t xml:space="preserve">Code, terse status lines, and short conversational replies are exempt.</w:t>
        </w:r>
      </w:ins>
    </w:p>
    <w:p>
      <w:r>
        <w:br w:type="page"/>
      </w:r>
    </w:p>
    <w:bookmarkEnd w:id="1001"/>
    <w:bookmarkEnd w:id="1002"/>
    <w:bookmarkStart w:id="1018" w:name="manuscript-preparation-and-publication"/>
    <w:p>
      <w:pPr>
        <w:pStyle w:val="Heading1"/>
      </w:pPr>
      <w:r>
        <w:t xml:space="preserve">24. Manuscript Preparation and Publication</w:t>
      </w:r>
    </w:p>
    <w:bookmarkStart w:id="100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8"/>
        </w:numPr>
      </w:pPr>
      <w:r>
        <w:rPr>
          <w:b/>
          <w:bCs/>
        </w:rPr>
        <w:t xml:space="preserve">Planning</w:t>
      </w:r>
      <w:r>
        <w:t xml:space="preserve">: Discuss target journals, outline, and timeline with PIs</w:t>
      </w:r>
    </w:p>
    <w:p>
      <w:pPr>
        <w:pStyle w:val="Compact"/>
        <w:numPr>
          <w:ilvl w:val="0"/>
          <w:numId w:val="1298"/>
        </w:numPr>
      </w:pPr>
      <w:r>
        <w:rPr>
          <w:b/>
          <w:bCs/>
        </w:rPr>
        <w:t xml:space="preserve">Drafting</w:t>
      </w:r>
      <w:r>
        <w:t xml:space="preserve">: Lead author prepares initial draft</w:t>
      </w:r>
    </w:p>
    <w:p>
      <w:pPr>
        <w:pStyle w:val="Compact"/>
        <w:numPr>
          <w:ilvl w:val="0"/>
          <w:numId w:val="1298"/>
        </w:numPr>
      </w:pPr>
      <w:r>
        <w:rPr>
          <w:b/>
          <w:bCs/>
        </w:rPr>
        <w:t xml:space="preserve">Internal review</w:t>
      </w:r>
      <w:r>
        <w:t xml:space="preserve">: Co-authors review and provide feedback</w:t>
      </w:r>
    </w:p>
    <w:p>
      <w:pPr>
        <w:pStyle w:val="Compact"/>
        <w:numPr>
          <w:ilvl w:val="0"/>
          <w:numId w:val="1298"/>
        </w:numPr>
      </w:pPr>
      <w:r>
        <w:rPr>
          <w:b/>
          <w:bCs/>
        </w:rPr>
        <w:t xml:space="preserve">Revision</w:t>
      </w:r>
      <w:r>
        <w:t xml:space="preserve">: Lead author incorporates feedback iteratively</w:t>
      </w:r>
    </w:p>
    <w:p>
      <w:pPr>
        <w:pStyle w:val="Compact"/>
        <w:numPr>
          <w:ilvl w:val="0"/>
          <w:numId w:val="1298"/>
        </w:numPr>
      </w:pPr>
      <w:r>
        <w:rPr>
          <w:b/>
          <w:bCs/>
        </w:rPr>
        <w:t xml:space="preserve">PI approval</w:t>
      </w:r>
      <w:r>
        <w:t xml:space="preserve">: Obtain final approval from PIs before submission</w:t>
      </w:r>
    </w:p>
    <w:p>
      <w:pPr>
        <w:pStyle w:val="Compact"/>
        <w:numPr>
          <w:ilvl w:val="0"/>
          <w:numId w:val="1298"/>
        </w:numPr>
      </w:pPr>
      <w:r>
        <w:rPr>
          <w:b/>
          <w:bCs/>
        </w:rPr>
        <w:t xml:space="preserve">Submission</w:t>
      </w:r>
      <w:r>
        <w:t xml:space="preserve">: Submit to journal</w:t>
      </w:r>
    </w:p>
    <w:p>
      <w:pPr>
        <w:pStyle w:val="Compact"/>
        <w:numPr>
          <w:ilvl w:val="0"/>
          <w:numId w:val="1298"/>
        </w:numPr>
      </w:pPr>
      <w:r>
        <w:rPr>
          <w:b/>
          <w:bCs/>
        </w:rPr>
        <w:t xml:space="preserve">Revisions</w:t>
      </w:r>
      <w:r>
        <w:t xml:space="preserve">: Lead author coordinates response to peer reviewers</w:t>
      </w:r>
    </w:p>
    <w:p>
      <w:pPr>
        <w:pStyle w:val="Compact"/>
        <w:numPr>
          <w:ilvl w:val="0"/>
          <w:numId w:val="1298"/>
        </w:numPr>
      </w:pPr>
      <w:r>
        <w:rPr>
          <w:b/>
          <w:bCs/>
        </w:rPr>
        <w:t xml:space="preserve">Publication</w:t>
      </w:r>
      <w:r>
        <w:t xml:space="preserve">: Celebrate and share!</w:t>
      </w:r>
    </w:p>
    <w:bookmarkEnd w:id="1003"/>
    <w:bookmarkStart w:id="100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5">
        <w:r>
          <w:rPr>
            <w:rStyle w:val="Hyperlink"/>
          </w:rPr>
          <w:t xml:space="preserve">implicature</w:t>
        </w:r>
      </w:hyperlink>
      <w:r>
        <w:t xml:space="preserve">.</w:t>
      </w:r>
    </w:p>
    <w:p>
      <w:pPr>
        <w:pStyle w:val="BodyText"/>
      </w:pPr>
      <w:r>
        <w:rPr>
          <w:b/>
          <w:bCs/>
        </w:rPr>
        <w:t xml:space="preserve">Additional tips:</w:t>
      </w:r>
    </w:p>
    <w:p>
      <w:pPr>
        <w:pStyle w:val="Compact"/>
        <w:numPr>
          <w:ilvl w:val="0"/>
          <w:numId w:val="1299"/>
        </w:numPr>
      </w:pPr>
      <w:r>
        <w:t xml:space="preserve">Always thank reviewers for their time and feedback</w:t>
      </w:r>
    </w:p>
    <w:p>
      <w:pPr>
        <w:pStyle w:val="Compact"/>
        <w:numPr>
          <w:ilvl w:val="0"/>
          <w:numId w:val="1299"/>
        </w:numPr>
      </w:pPr>
      <w:r>
        <w:t xml:space="preserve">Quote page numbers from the revised manuscript</w:t>
      </w:r>
    </w:p>
    <w:p>
      <w:pPr>
        <w:pStyle w:val="Compact"/>
        <w:numPr>
          <w:ilvl w:val="0"/>
          <w:numId w:val="1299"/>
        </w:numPr>
      </w:pPr>
      <w:r>
        <w:t xml:space="preserve">Use direct quotes from your revised text when possible</w:t>
      </w:r>
    </w:p>
    <w:p>
      <w:pPr>
        <w:pStyle w:val="Compact"/>
        <w:numPr>
          <w:ilvl w:val="0"/>
          <w:numId w:val="1299"/>
        </w:numPr>
      </w:pPr>
      <w:r>
        <w:t xml:space="preserve">Maintain a respectful and collaborative tone throughout</w:t>
      </w:r>
    </w:p>
    <w:p>
      <w:pPr>
        <w:pStyle w:val="Compact"/>
        <w:numPr>
          <w:ilvl w:val="0"/>
          <w:numId w:val="1299"/>
        </w:numPr>
      </w:pPr>
      <w:r>
        <w:t xml:space="preserve">If you make changes beyond what the reviewer requested, mention them briefly</w:t>
      </w:r>
    </w:p>
    <w:bookmarkEnd w:id="1006"/>
    <w:bookmarkStart w:id="1009" w:name="preprints-and-open-access"/>
    <w:p>
      <w:pPr>
        <w:pStyle w:val="Heading2"/>
      </w:pPr>
      <w:r>
        <w:t xml:space="preserve">24.3 Preprints and Open Access</w:t>
      </w:r>
    </w:p>
    <w:p>
      <w:pPr>
        <w:pStyle w:val="Compact"/>
        <w:numPr>
          <w:ilvl w:val="0"/>
          <w:numId w:val="1300"/>
        </w:numPr>
      </w:pPr>
      <w:r>
        <w:t xml:space="preserve">We encourage posting preprints prior to or during peer review on platforms like</w:t>
      </w:r>
      <w:r>
        <w:t xml:space="preserve"> </w:t>
      </w:r>
      <w:hyperlink r:id="rId1007">
        <w:r>
          <w:rPr>
            <w:rStyle w:val="Hyperlink"/>
          </w:rPr>
          <w:t xml:space="preserve">medRxiv</w:t>
        </w:r>
      </w:hyperlink>
      <w:r>
        <w:t xml:space="preserve"> </w:t>
      </w:r>
      <w:r>
        <w:t xml:space="preserve">or</w:t>
      </w:r>
      <w:r>
        <w:t xml:space="preserve"> </w:t>
      </w:r>
      <w:hyperlink r:id="rId1008">
        <w:r>
          <w:rPr>
            <w:rStyle w:val="Hyperlink"/>
          </w:rPr>
          <w:t xml:space="preserve">bioRxiv</w:t>
        </w:r>
      </w:hyperlink>
    </w:p>
    <w:p>
      <w:pPr>
        <w:pStyle w:val="Compact"/>
        <w:numPr>
          <w:ilvl w:val="0"/>
          <w:numId w:val="1300"/>
        </w:numPr>
      </w:pPr>
      <w:r>
        <w:t xml:space="preserve">Preprints allow rapid dissemination of findings and can be cited in grant applications</w:t>
      </w:r>
    </w:p>
    <w:p>
      <w:pPr>
        <w:pStyle w:val="Compact"/>
        <w:numPr>
          <w:ilvl w:val="0"/>
          <w:numId w:val="1300"/>
        </w:numPr>
      </w:pPr>
      <w:r>
        <w:t xml:space="preserve">We support publishing in open access journals when possible to maximize accessibility</w:t>
      </w:r>
    </w:p>
    <w:p>
      <w:pPr>
        <w:pStyle w:val="Compact"/>
        <w:numPr>
          <w:ilvl w:val="0"/>
          <w:numId w:val="13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7">
        <w:r>
          <w:rPr>
            <w:rStyle w:val="Hyperlink"/>
          </w:rPr>
          <w:t xml:space="preserve">medRxiv</w:t>
        </w:r>
      </w:hyperlink>
      <w:r>
        <w:t xml:space="preserve">.</w:t>
      </w:r>
    </w:p>
    <w:bookmarkEnd w:id="1009"/>
    <w:bookmarkStart w:id="101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1"/>
        </w:numPr>
      </w:pPr>
      <w:r>
        <w:t xml:space="preserve">CONSORT for randomized trials</w:t>
      </w:r>
    </w:p>
    <w:p>
      <w:pPr>
        <w:pStyle w:val="Compact"/>
        <w:numPr>
          <w:ilvl w:val="0"/>
          <w:numId w:val="1301"/>
        </w:numPr>
      </w:pPr>
      <w:r>
        <w:t xml:space="preserve">STROBE for observational studies</w:t>
      </w:r>
    </w:p>
    <w:p>
      <w:pPr>
        <w:pStyle w:val="Compact"/>
        <w:numPr>
          <w:ilvl w:val="0"/>
          <w:numId w:val="1301"/>
        </w:numPr>
      </w:pPr>
      <w:r>
        <w:t xml:space="preserve">PRISMA for systematic reviews</w:t>
      </w:r>
    </w:p>
    <w:p>
      <w:pPr>
        <w:pStyle w:val="Compact"/>
        <w:numPr>
          <w:ilvl w:val="0"/>
          <w:numId w:val="1301"/>
        </w:numPr>
      </w:pPr>
      <w:r>
        <w:t xml:space="preserve">Others as appropriate (see</w:t>
      </w:r>
      <w:r>
        <w:t xml:space="preserve"> </w:t>
      </w:r>
      <w:hyperlink r:id="rId46">
        <w:r>
          <w:rPr>
            <w:rStyle w:val="Hyperlink"/>
          </w:rPr>
          <w:t xml:space="preserve">EQUATOR Network</w:t>
        </w:r>
      </w:hyperlink>
      <w:r>
        <w:t xml:space="preserve">)</w:t>
      </w:r>
    </w:p>
    <w:bookmarkEnd w:id="1010"/>
    <w:bookmarkStart w:id="1011" w:name="manuscript-checklist-1"/>
    <w:p>
      <w:pPr>
        <w:pStyle w:val="Heading2"/>
      </w:pPr>
      <w:r>
        <w:t xml:space="preserve">24.5 Manuscript Checklist</w:t>
      </w:r>
    </w:p>
    <w:p>
      <w:pPr>
        <w:pStyle w:val="FirstParagraph"/>
      </w:pPr>
      <w:r>
        <w:t xml:space="preserve">Before submitting a manuscript:</w:t>
      </w:r>
    </w:p>
    <w:p>
      <w:pPr>
        <w:pStyle w:val="Compact"/>
        <w:numPr>
          <w:ilvl w:val="0"/>
          <w:numId w:val="1302"/>
        </w:numPr>
      </w:pPr>
      <w:r>
        <w:t xml:space="preserve">Completed relevant reporting checklist</w:t>
      </w:r>
    </w:p>
    <w:p>
      <w:pPr>
        <w:pStyle w:val="Compact"/>
        <w:numPr>
          <w:ilvl w:val="0"/>
          <w:numId w:val="1303"/>
        </w:numPr>
      </w:pPr>
      <w:r>
        <w:t xml:space="preserve">Results are reproducible (rerunning code replicates tables/figures exactly)</w:t>
      </w:r>
    </w:p>
    <w:p>
      <w:pPr>
        <w:pStyle w:val="Compact"/>
        <w:numPr>
          <w:ilvl w:val="0"/>
          <w:numId w:val="1304"/>
        </w:numPr>
      </w:pPr>
      <w:r>
        <w:t xml:space="preserve">Target journal selected</w:t>
      </w:r>
    </w:p>
    <w:p>
      <w:pPr>
        <w:pStyle w:val="Compact"/>
        <w:numPr>
          <w:ilvl w:val="0"/>
          <w:numId w:val="1305"/>
        </w:numPr>
      </w:pPr>
      <w:r>
        <w:t xml:space="preserve">Title is declarative and states findings clearly</w:t>
      </w:r>
    </w:p>
    <w:p>
      <w:pPr>
        <w:pStyle w:val="Compact"/>
        <w:numPr>
          <w:ilvl w:val="0"/>
          <w:numId w:val="1306"/>
        </w:numPr>
      </w:pPr>
      <w:r>
        <w:t xml:space="preserve">Word count meets journal requirements</w:t>
      </w:r>
    </w:p>
    <w:p>
      <w:pPr>
        <w:pStyle w:val="Compact"/>
        <w:numPr>
          <w:ilvl w:val="0"/>
          <w:numId w:val="1307"/>
        </w:numPr>
      </w:pPr>
      <w:r>
        <w:t xml:space="preserve">Manuscript follows journal formatting guidelines</w:t>
      </w:r>
    </w:p>
    <w:p>
      <w:pPr>
        <w:pStyle w:val="Compact"/>
        <w:numPr>
          <w:ilvl w:val="0"/>
          <w:numId w:val="1308"/>
        </w:numPr>
      </w:pPr>
      <w:r>
        <w:t xml:space="preserve">Consistent voice throughout (typically active voice)</w:t>
      </w:r>
    </w:p>
    <w:p>
      <w:pPr>
        <w:pStyle w:val="Compact"/>
        <w:numPr>
          <w:ilvl w:val="0"/>
          <w:numId w:val="1309"/>
        </w:numPr>
      </w:pPr>
      <w:r>
        <w:t xml:space="preserve">All figures and tables referenced in main text</w:t>
      </w:r>
    </w:p>
    <w:p>
      <w:pPr>
        <w:pStyle w:val="Compact"/>
        <w:numPr>
          <w:ilvl w:val="0"/>
          <w:numId w:val="1310"/>
        </w:numPr>
      </w:pPr>
      <w:r>
        <w:t xml:space="preserve">Captions for all figures and tables</w:t>
      </w:r>
    </w:p>
    <w:p>
      <w:pPr>
        <w:pStyle w:val="Compact"/>
        <w:numPr>
          <w:ilvl w:val="0"/>
          <w:numId w:val="1311"/>
        </w:numPr>
      </w:pPr>
      <w:r>
        <w:t xml:space="preserve">Tables/figures numbered by order of appearance</w:t>
      </w:r>
    </w:p>
    <w:p>
      <w:pPr>
        <w:pStyle w:val="Compact"/>
        <w:numPr>
          <w:ilvl w:val="0"/>
          <w:numId w:val="1312"/>
        </w:numPr>
      </w:pPr>
      <w:r>
        <w:t xml:space="preserve">Abbreviations defined at first use and used sparingly</w:t>
      </w:r>
    </w:p>
    <w:p>
      <w:pPr>
        <w:pStyle w:val="Compact"/>
        <w:numPr>
          <w:ilvl w:val="0"/>
          <w:numId w:val="13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4"/>
        </w:numPr>
      </w:pPr>
      <w:r>
        <w:t xml:space="preserve">Avoid directionless statements (specify direction of associations)</w:t>
      </w:r>
    </w:p>
    <w:p>
      <w:pPr>
        <w:pStyle w:val="Compact"/>
        <w:numPr>
          <w:ilvl w:val="0"/>
          <w:numId w:val="1315"/>
        </w:numPr>
      </w:pPr>
      <w:r>
        <w:t xml:space="preserve">Causal language only when supported by study design</w:t>
      </w:r>
    </w:p>
    <w:p>
      <w:pPr>
        <w:pStyle w:val="Compact"/>
        <w:numPr>
          <w:ilvl w:val="0"/>
          <w:numId w:val="13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7"/>
        </w:numPr>
      </w:pPr>
      <w:r>
        <w:t xml:space="preserve">Author contributions drafted using CRediT Taxonomy</w:t>
      </w:r>
    </w:p>
    <w:bookmarkEnd w:id="1011"/>
    <w:bookmarkStart w:id="101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5"/>
    <w:bookmarkStart w:id="101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9"/>
        </w:numPr>
      </w:pPr>
      <w:r>
        <w:rPr>
          <w:b/>
          <w:bCs/>
        </w:rPr>
        <w:t xml:space="preserve">Cite primary sources</w:t>
      </w:r>
      <w:r>
        <w:t xml:space="preserve"> </w:t>
      </w:r>
      <w:r>
        <w:t xml:space="preserve">for factual statements about established knowledge, methods, or findings</w:t>
      </w:r>
    </w:p>
    <w:p>
      <w:pPr>
        <w:pStyle w:val="Compact"/>
        <w:numPr>
          <w:ilvl w:val="0"/>
          <w:numId w:val="1319"/>
        </w:numPr>
      </w:pPr>
      <w:r>
        <w:rPr>
          <w:b/>
          <w:bCs/>
        </w:rPr>
        <w:t xml:space="preserve">Cite official documentation</w:t>
      </w:r>
      <w:r>
        <w:t xml:space="preserve"> </w:t>
      </w:r>
      <w:r>
        <w:t xml:space="preserve">when describing how software, tools, or systems work</w:t>
      </w:r>
    </w:p>
    <w:p>
      <w:pPr>
        <w:pStyle w:val="Compact"/>
        <w:numPr>
          <w:ilvl w:val="0"/>
          <w:numId w:val="13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0"/>
        </w:numPr>
      </w:pPr>
      <w:r>
        <w:rPr>
          <w:b/>
          <w:bCs/>
        </w:rPr>
        <w:t xml:space="preserve">Demonstrate directly</w:t>
      </w:r>
      <w:r>
        <w:t xml:space="preserve">: Show the behavior through experiments, data, or explicit examples</w:t>
      </w:r>
    </w:p>
    <w:p>
      <w:pPr>
        <w:pStyle w:val="Compact"/>
        <w:numPr>
          <w:ilvl w:val="0"/>
          <w:numId w:val="13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1"/>
        </w:numPr>
      </w:pPr>
      <w:r>
        <w:t xml:space="preserve">Builds reader trust and credibility</w:t>
      </w:r>
    </w:p>
    <w:p>
      <w:pPr>
        <w:pStyle w:val="Compact"/>
        <w:numPr>
          <w:ilvl w:val="0"/>
          <w:numId w:val="1321"/>
        </w:numPr>
      </w:pPr>
      <w:r>
        <w:t xml:space="preserve">Enables readers to verify information independently</w:t>
      </w:r>
    </w:p>
    <w:p>
      <w:pPr>
        <w:pStyle w:val="Compact"/>
        <w:numPr>
          <w:ilvl w:val="0"/>
          <w:numId w:val="1321"/>
        </w:numPr>
      </w:pPr>
      <w:r>
        <w:t xml:space="preserve">Maintains scientific rigor in all communications</w:t>
      </w:r>
    </w:p>
    <w:p>
      <w:pPr>
        <w:pStyle w:val="Compact"/>
        <w:numPr>
          <w:ilvl w:val="0"/>
          <w:numId w:val="13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7"/>
    <w:bookmarkEnd w:id="1018"/>
    <w:bookmarkStart w:id="1101" w:name="references"/>
    <w:p>
      <w:pPr>
        <w:pStyle w:val="Heading1"/>
      </w:pPr>
      <w:r>
        <w:t xml:space="preserve">References</w:t>
      </w:r>
    </w:p>
    <w:bookmarkStart w:id="1100" w:name="refs"/>
    <w:bookmarkStart w:id="10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9">
        <w:r>
          <w:rPr>
            <w:rStyle w:val="Hyperlink"/>
          </w:rPr>
          <w:t xml:space="preserve">https://doi.org/10.1371/journal.pgph.0002269</w:t>
        </w:r>
      </w:hyperlink>
      <w:r>
        <w:t xml:space="preserve">.</w:t>
      </w:r>
    </w:p>
    <w:bookmarkEnd w:id="1020"/>
    <w:bookmarkStart w:id="102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1">
        <w:r>
          <w:rPr>
            <w:rStyle w:val="Hyperlink"/>
          </w:rPr>
          <w:t xml:space="preserve">https://doi.org/10.1038/d41586-019-01431-z</w:t>
        </w:r>
      </w:hyperlink>
      <w:r>
        <w:t xml:space="preserve">.</w:t>
      </w:r>
    </w:p>
    <w:bookmarkEnd w:id="1022"/>
    <w:bookmarkStart w:id="102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3">
        <w:r>
          <w:rPr>
            <w:rStyle w:val="Hyperlink"/>
          </w:rPr>
          <w:t xml:space="preserve">https://jadebc.github.io/lab-manual/</w:t>
        </w:r>
      </w:hyperlink>
      <w:r>
        <w:t xml:space="preserve">.</w:t>
      </w:r>
    </w:p>
    <w:bookmarkEnd w:id="1024"/>
    <w:bookmarkStart w:id="102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5">
        <w:r>
          <w:rPr>
            <w:rStyle w:val="Hyperlink"/>
          </w:rPr>
          <w:t xml:space="preserve">https://happygitwithr.com/</w:t>
        </w:r>
      </w:hyperlink>
      <w:r>
        <w:t xml:space="preserve">.</w:t>
      </w:r>
    </w:p>
    <w:bookmarkEnd w:id="1026"/>
    <w:bookmarkStart w:id="102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7"/>
    <w:bookmarkStart w:id="102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8">
        <w:r>
          <w:rPr>
            <w:rStyle w:val="Hyperlink"/>
          </w:rPr>
          <w:t xml:space="preserve">https://doi.org/10.1038/s41467-020-19160-7</w:t>
        </w:r>
      </w:hyperlink>
      <w:r>
        <w:t xml:space="preserve">.</w:t>
      </w:r>
    </w:p>
    <w:bookmarkEnd w:id="1029"/>
    <w:bookmarkStart w:id="103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0">
        <w:r>
          <w:rPr>
            <w:rStyle w:val="Hyperlink"/>
          </w:rPr>
          <w:t xml:space="preserve">http://creativecommons.org/licenses/by-nc/4.0/</w:t>
        </w:r>
      </w:hyperlink>
      <w:r>
        <w:t xml:space="preserve">.</w:t>
      </w:r>
    </w:p>
    <w:bookmarkEnd w:id="1031"/>
    <w:bookmarkStart w:id="1033" w:name="ref-credit"/>
    <w:p>
      <w:pPr>
        <w:pStyle w:val="Bibliography"/>
      </w:pPr>
      <w:r>
        <w:t xml:space="preserve">“CRediT: Contributor Roles Taxonomy.”</w:t>
      </w:r>
      <w:r>
        <w:t xml:space="preserve"> </w:t>
      </w:r>
      <w:r>
        <w:t xml:space="preserve">n.d. PLOS ONE.</w:t>
      </w:r>
      <w:r>
        <w:t xml:space="preserve"> </w:t>
      </w:r>
      <w:hyperlink r:id="rId1032">
        <w:r>
          <w:rPr>
            <w:rStyle w:val="Hyperlink"/>
          </w:rPr>
          <w:t xml:space="preserve">https://journals.plos.org/plosone/s/authorship</w:t>
        </w:r>
      </w:hyperlink>
      <w:r>
        <w:t xml:space="preserve">.</w:t>
      </w:r>
    </w:p>
    <w:bookmarkEnd w:id="1033"/>
    <w:bookmarkStart w:id="1035" w:name="ref-dryad"/>
    <w:p>
      <w:pPr>
        <w:pStyle w:val="Bibliography"/>
      </w:pPr>
      <w:r>
        <w:t xml:space="preserve">“Dryad Digital Repository.”</w:t>
      </w:r>
      <w:r>
        <w:t xml:space="preserve"> </w:t>
      </w:r>
      <w:r>
        <w:t xml:space="preserve">n.d. Dryad.</w:t>
      </w:r>
      <w:r>
        <w:t xml:space="preserve"> </w:t>
      </w:r>
      <w:hyperlink r:id="rId1034">
        <w:r>
          <w:rPr>
            <w:rStyle w:val="Hyperlink"/>
          </w:rPr>
          <w:t xml:space="preserve">https://datadryad.org/</w:t>
        </w:r>
      </w:hyperlink>
      <w:r>
        <w:t xml:space="preserve">.</w:t>
      </w:r>
    </w:p>
    <w:bookmarkEnd w:id="1035"/>
    <w:bookmarkStart w:id="103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6"/>
    <w:bookmarkStart w:id="103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7">
        <w:r>
          <w:rPr>
            <w:rStyle w:val="Hyperlink"/>
          </w:rPr>
          <w:t xml:space="preserve">https://doi.org/10.1201/9781003029878</w:t>
        </w:r>
      </w:hyperlink>
      <w:r>
        <w:t xml:space="preserve">.</w:t>
      </w:r>
    </w:p>
    <w:bookmarkEnd w:id="1038"/>
    <w:bookmarkStart w:id="103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29">
        <w:r>
          <w:rPr>
            <w:rStyle w:val="Hyperlink"/>
          </w:rPr>
          <w:t xml:space="preserve">https://github.com/orgs/quarto-dev/discussions/6085</w:t>
        </w:r>
      </w:hyperlink>
      <w:r>
        <w:t xml:space="preserve">.</w:t>
      </w:r>
    </w:p>
    <w:bookmarkEnd w:id="1039"/>
    <w:bookmarkStart w:id="1041" w:name="ref-githubdesktop"/>
    <w:p>
      <w:pPr>
        <w:pStyle w:val="Bibliography"/>
      </w:pPr>
      <w:r>
        <w:t xml:space="preserve">“GitHub Desktop.”</w:t>
      </w:r>
      <w:r>
        <w:t xml:space="preserve"> </w:t>
      </w:r>
      <w:r>
        <w:t xml:space="preserve">n.d. GitHub.</w:t>
      </w:r>
      <w:r>
        <w:t xml:space="preserve"> </w:t>
      </w:r>
      <w:hyperlink r:id="rId1040">
        <w:r>
          <w:rPr>
            <w:rStyle w:val="Hyperlink"/>
          </w:rPr>
          <w:t xml:space="preserve">https://desktop.github.com/</w:t>
        </w:r>
      </w:hyperlink>
      <w:r>
        <w:t xml:space="preserve">.</w:t>
      </w:r>
    </w:p>
    <w:bookmarkEnd w:id="1041"/>
    <w:bookmarkStart w:id="1043" w:name="ref-plos_data"/>
    <w:p>
      <w:pPr>
        <w:pStyle w:val="Bibliography"/>
      </w:pPr>
      <w:r>
        <w:t xml:space="preserve">“How to Store and Manage Your Data.”</w:t>
      </w:r>
      <w:r>
        <w:t xml:space="preserve"> </w:t>
      </w:r>
      <w:r>
        <w:t xml:space="preserve">n.d. PLOS.</w:t>
      </w:r>
      <w:r>
        <w:t xml:space="preserve"> </w:t>
      </w:r>
      <w:hyperlink r:id="rId1042">
        <w:r>
          <w:rPr>
            <w:rStyle w:val="Hyperlink"/>
          </w:rPr>
          <w:t xml:space="preserve">https://plos.org/resource/how-to-store-and-manage-your-data/</w:t>
        </w:r>
      </w:hyperlink>
      <w:r>
        <w:t xml:space="preserve">.</w:t>
      </w:r>
    </w:p>
    <w:bookmarkEnd w:id="1043"/>
    <w:bookmarkStart w:id="104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4"/>
    <w:bookmarkStart w:id="104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5">
        <w:r>
          <w:rPr>
            <w:rStyle w:val="Hyperlink"/>
          </w:rPr>
          <w:t xml:space="preserve">https://mentors.fm/2019/08/13/think-and-write-with-leslie-lamport/</w:t>
        </w:r>
      </w:hyperlink>
      <w:r>
        <w:t xml:space="preserve">.</w:t>
      </w:r>
    </w:p>
    <w:bookmarkEnd w:id="1046"/>
    <w:bookmarkStart w:id="1047" w:name="ref-medRxiv"/>
    <w:p>
      <w:pPr>
        <w:pStyle w:val="Bibliography"/>
      </w:pPr>
      <w:r>
        <w:t xml:space="preserve">“medRxiv: The Preprint Server for Health Sciences.”</w:t>
      </w:r>
      <w:r>
        <w:t xml:space="preserve"> </w:t>
      </w:r>
      <w:r>
        <w:t xml:space="preserve">n.d. Cold Spring Harbor Laboratory.</w:t>
      </w:r>
      <w:r>
        <w:t xml:space="preserve"> </w:t>
      </w:r>
      <w:hyperlink r:id="rId1007">
        <w:r>
          <w:rPr>
            <w:rStyle w:val="Hyperlink"/>
          </w:rPr>
          <w:t xml:space="preserve">https://www.medrxiv.org/</w:t>
        </w:r>
      </w:hyperlink>
      <w:r>
        <w:t xml:space="preserve">.</w:t>
      </w:r>
    </w:p>
    <w:bookmarkEnd w:id="1047"/>
    <w:bookmarkStart w:id="104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8">
        <w:r>
          <w:rPr>
            <w:rStyle w:val="Hyperlink"/>
          </w:rPr>
          <w:t xml:space="preserve">https://doi.org/10.1038/467775a</w:t>
        </w:r>
      </w:hyperlink>
      <w:r>
        <w:t xml:space="preserve">.</w:t>
      </w:r>
    </w:p>
    <w:bookmarkEnd w:id="1049"/>
    <w:bookmarkStart w:id="105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0">
        <w:r>
          <w:rPr>
            <w:rStyle w:val="Hyperlink"/>
          </w:rPr>
          <w:t xml:space="preserve">https://doi.org/10.1038/s41562-016-0021</w:t>
        </w:r>
      </w:hyperlink>
      <w:r>
        <w:t xml:space="preserve">.</w:t>
      </w:r>
    </w:p>
    <w:bookmarkEnd w:id="1051"/>
    <w:bookmarkStart w:id="105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2">
        <w:r>
          <w:rPr>
            <w:rStyle w:val="Hyperlink"/>
          </w:rPr>
          <w:t xml:space="preserve">https://doi.org/10.1038/526182a</w:t>
        </w:r>
      </w:hyperlink>
      <w:r>
        <w:t xml:space="preserve">.</w:t>
      </w:r>
    </w:p>
    <w:bookmarkEnd w:id="1053"/>
    <w:bookmarkStart w:id="1055" w:name="ref-osf"/>
    <w:p>
      <w:pPr>
        <w:pStyle w:val="Bibliography"/>
      </w:pPr>
      <w:r>
        <w:t xml:space="preserve">“Open Science Framework.”</w:t>
      </w:r>
      <w:r>
        <w:t xml:space="preserve"> </w:t>
      </w:r>
      <w:r>
        <w:t xml:space="preserve">n.d. Center for Open Science.</w:t>
      </w:r>
      <w:r>
        <w:t xml:space="preserve"> </w:t>
      </w:r>
      <w:hyperlink r:id="rId1054">
        <w:r>
          <w:rPr>
            <w:rStyle w:val="Hyperlink"/>
          </w:rPr>
          <w:t xml:space="preserve">https://osf.io/</w:t>
        </w:r>
      </w:hyperlink>
      <w:r>
        <w:t xml:space="preserve">.</w:t>
      </w:r>
    </w:p>
    <w:bookmarkEnd w:id="1055"/>
    <w:bookmarkStart w:id="105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28">
        <w:r>
          <w:rPr>
            <w:rStyle w:val="Hyperlink"/>
          </w:rPr>
          <w:t xml:space="preserve">https://github.com/quarto-dev/quarto-cli/issues/3809</w:t>
        </w:r>
      </w:hyperlink>
      <w:r>
        <w:t xml:space="preserve">.</w:t>
      </w:r>
    </w:p>
    <w:bookmarkEnd w:id="1056"/>
    <w:bookmarkStart w:id="1058" w:name="ref-githubaccountarchive"/>
    <w:p>
      <w:pPr>
        <w:pStyle w:val="Bibliography"/>
      </w:pPr>
      <w:r>
        <w:t xml:space="preserve">“Requesting an Archive of Your Personal Account’s Data.”</w:t>
      </w:r>
      <w:r>
        <w:t xml:space="preserve"> </w:t>
      </w:r>
      <w:r>
        <w:t xml:space="preserve">n.d. GitHub.</w:t>
      </w:r>
      <w:r>
        <w:t xml:space="preserve"> </w:t>
      </w:r>
      <w:hyperlink r:id="rId1057">
        <w:r>
          <w:rPr>
            <w:rStyle w:val="Hyperlink"/>
          </w:rPr>
          <w:t xml:space="preserve">https://docs.github.com/en/get-started/archiving-your-github-personal-account-and-public-repositories/requesting-an-archive-of-your-personal-accounts-data</w:t>
        </w:r>
      </w:hyperlink>
      <w:r>
        <w:t xml:space="preserve">.</w:t>
      </w:r>
    </w:p>
    <w:bookmarkEnd w:id="1058"/>
    <w:bookmarkStart w:id="1060" w:name="ref-githuborgmigrations"/>
    <w:p>
      <w:pPr>
        <w:pStyle w:val="Bibliography"/>
      </w:pPr>
      <w:r>
        <w:t xml:space="preserve">“REST API Endpoints for Organization Migrations.”</w:t>
      </w:r>
      <w:r>
        <w:t xml:space="preserve"> </w:t>
      </w:r>
      <w:r>
        <w:t xml:space="preserve">n.d. GitHub.</w:t>
      </w:r>
      <w:r>
        <w:t xml:space="preserve"> </w:t>
      </w:r>
      <w:hyperlink r:id="rId1059">
        <w:r>
          <w:rPr>
            <w:rStyle w:val="Hyperlink"/>
          </w:rPr>
          <w:t xml:space="preserve">https://docs.github.com/en/rest/migrations/orgs</w:t>
        </w:r>
      </w:hyperlink>
      <w:r>
        <w:t xml:space="preserve">.</w:t>
      </w:r>
    </w:p>
    <w:bookmarkEnd w:id="1060"/>
    <w:bookmarkStart w:id="1062" w:name="ref-githubusermigrations"/>
    <w:p>
      <w:pPr>
        <w:pStyle w:val="Bibliography"/>
      </w:pPr>
      <w:r>
        <w:t xml:space="preserve">“REST API Endpoints for User Migrations.”</w:t>
      </w:r>
      <w:r>
        <w:t xml:space="preserve"> </w:t>
      </w:r>
      <w:r>
        <w:t xml:space="preserve">n.d. GitHub.</w:t>
      </w:r>
      <w:r>
        <w:t xml:space="preserve"> </w:t>
      </w:r>
      <w:hyperlink r:id="rId1061">
        <w:r>
          <w:rPr>
            <w:rStyle w:val="Hyperlink"/>
          </w:rPr>
          <w:t xml:space="preserve">https://docs.github.com/en/rest/migrations/users</w:t>
        </w:r>
      </w:hyperlink>
      <w:r>
        <w:t xml:space="preserve">.</w:t>
      </w:r>
    </w:p>
    <w:bookmarkEnd w:id="1062"/>
    <w:bookmarkStart w:id="1064" w:name="ref-gitfixum"/>
    <w:p>
      <w:pPr>
        <w:pStyle w:val="Bibliography"/>
      </w:pPr>
      <w:r>
        <w:t xml:space="preserve">Robertson, Seth. n.d.</w:t>
      </w:r>
      <w:r>
        <w:t xml:space="preserve"> </w:t>
      </w:r>
      <w:r>
        <w:t xml:space="preserve">“On Undoing, Fixing, or Removing Commits in Git.”</w:t>
      </w:r>
      <w:r>
        <w:t xml:space="preserve"> </w:t>
      </w:r>
      <w:hyperlink r:id="rId1063">
        <w:r>
          <w:rPr>
            <w:rStyle w:val="Hyperlink"/>
          </w:rPr>
          <w:t xml:space="preserve">https://sethrobertson.github.io/GitFixUm/fixup.html</w:t>
        </w:r>
      </w:hyperlink>
      <w:r>
        <w:t xml:space="preserve">.</w:t>
      </w:r>
    </w:p>
    <w:bookmarkEnd w:id="1064"/>
    <w:bookmarkStart w:id="106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5">
        <w:r>
          <w:rPr>
            <w:rStyle w:val="Hyperlink"/>
          </w:rPr>
          <w:t xml:space="preserve">https://doi.org/10.1371/journal.pcbi.1003833</w:t>
        </w:r>
      </w:hyperlink>
      <w:r>
        <w:t xml:space="preserve">.</w:t>
      </w:r>
    </w:p>
    <w:bookmarkEnd w:id="1066"/>
    <w:bookmarkStart w:id="106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7">
        <w:r>
          <w:rPr>
            <w:rStyle w:val="Hyperlink"/>
          </w:rPr>
          <w:t xml:space="preserve">https://doi.org/10.1038/d41586-019-02918-5</w:t>
        </w:r>
      </w:hyperlink>
      <w:r>
        <w:t xml:space="preserve">.</w:t>
      </w:r>
    </w:p>
    <w:bookmarkEnd w:id="1068"/>
    <w:bookmarkStart w:id="1070" w:name="ref-slurm-salloc"/>
    <w:p>
      <w:pPr>
        <w:pStyle w:val="Bibliography"/>
      </w:pPr>
      <w:r>
        <w:t xml:space="preserve">“Slurm Workload Manager: Salloc Documentation.”</w:t>
      </w:r>
      <w:r>
        <w:t xml:space="preserve"> </w:t>
      </w:r>
      <w:r>
        <w:t xml:space="preserve">n.d.-a. SchedMD.</w:t>
      </w:r>
      <w:r>
        <w:t xml:space="preserve"> </w:t>
      </w:r>
      <w:hyperlink r:id="rId1069">
        <w:r>
          <w:rPr>
            <w:rStyle w:val="Hyperlink"/>
          </w:rPr>
          <w:t xml:space="preserve">https://slurm.schedmd.com/salloc.html</w:t>
        </w:r>
      </w:hyperlink>
      <w:r>
        <w:t xml:space="preserve">.</w:t>
      </w:r>
    </w:p>
    <w:bookmarkEnd w:id="1070"/>
    <w:bookmarkStart w:id="1072" w:name="ref-slurm-sattach"/>
    <w:p>
      <w:pPr>
        <w:pStyle w:val="Bibliography"/>
      </w:pPr>
      <w:r>
        <w:t xml:space="preserve">“Slurm Workload Manager: Sattach Documentation.”</w:t>
      </w:r>
      <w:r>
        <w:t xml:space="preserve"> </w:t>
      </w:r>
      <w:r>
        <w:t xml:space="preserve">n.d.-b. SchedMD.</w:t>
      </w:r>
      <w:r>
        <w:t xml:space="preserve"> </w:t>
      </w:r>
      <w:hyperlink r:id="rId1071">
        <w:r>
          <w:rPr>
            <w:rStyle w:val="Hyperlink"/>
          </w:rPr>
          <w:t xml:space="preserve">https://slurm.schedmd.com/sattach.html</w:t>
        </w:r>
      </w:hyperlink>
      <w:r>
        <w:t xml:space="preserve">.</w:t>
      </w:r>
    </w:p>
    <w:bookmarkEnd w:id="1072"/>
    <w:bookmarkStart w:id="1074" w:name="ref-slurm"/>
    <w:p>
      <w:pPr>
        <w:pStyle w:val="Bibliography"/>
      </w:pPr>
      <w:r>
        <w:t xml:space="preserve">“Slurm Workload Manager: Sbatch Documentation.”</w:t>
      </w:r>
      <w:r>
        <w:t xml:space="preserve"> </w:t>
      </w:r>
      <w:r>
        <w:t xml:space="preserve">n.d.-c. SchedMD.</w:t>
      </w:r>
      <w:r>
        <w:t xml:space="preserve"> </w:t>
      </w:r>
      <w:hyperlink r:id="rId1073">
        <w:r>
          <w:rPr>
            <w:rStyle w:val="Hyperlink"/>
          </w:rPr>
          <w:t xml:space="preserve">https://slurm.schedmd.com/sbatch.html</w:t>
        </w:r>
      </w:hyperlink>
      <w:r>
        <w:t xml:space="preserve">.</w:t>
      </w:r>
    </w:p>
    <w:bookmarkEnd w:id="1074"/>
    <w:bookmarkStart w:id="1076" w:name="ref-slurm-squeue"/>
    <w:p>
      <w:pPr>
        <w:pStyle w:val="Bibliography"/>
      </w:pPr>
      <w:r>
        <w:t xml:space="preserve">“Slurm Workload Manager: Squeue Documentation.”</w:t>
      </w:r>
      <w:r>
        <w:t xml:space="preserve"> </w:t>
      </w:r>
      <w:r>
        <w:t xml:space="preserve">n.d.-d. SchedMD.</w:t>
      </w:r>
      <w:r>
        <w:t xml:space="preserve"> </w:t>
      </w:r>
      <w:hyperlink r:id="rId1075">
        <w:r>
          <w:rPr>
            <w:rStyle w:val="Hyperlink"/>
          </w:rPr>
          <w:t xml:space="preserve">https://slurm.schedmd.com/squeue.html</w:t>
        </w:r>
      </w:hyperlink>
      <w:r>
        <w:t xml:space="preserve">.</w:t>
      </w:r>
    </w:p>
    <w:bookmarkEnd w:id="1076"/>
    <w:bookmarkStart w:id="1078" w:name="ref-slurm-srun"/>
    <w:p>
      <w:pPr>
        <w:pStyle w:val="Bibliography"/>
      </w:pPr>
      <w:r>
        <w:t xml:space="preserve">“Slurm Workload Manager: Srun Documentation.”</w:t>
      </w:r>
      <w:r>
        <w:t xml:space="preserve"> </w:t>
      </w:r>
      <w:r>
        <w:t xml:space="preserve">n.d.-e. SchedMD.</w:t>
      </w:r>
      <w:r>
        <w:t xml:space="preserve"> </w:t>
      </w:r>
      <w:hyperlink r:id="rId1077">
        <w:r>
          <w:rPr>
            <w:rStyle w:val="Hyperlink"/>
          </w:rPr>
          <w:t xml:space="preserve">https://slurm.schedmd.com/srun.html</w:t>
        </w:r>
      </w:hyperlink>
      <w:r>
        <w:t xml:space="preserve">.</w:t>
      </w:r>
    </w:p>
    <w:bookmarkEnd w:id="1078"/>
    <w:bookmarkStart w:id="1080" w:name="ref-openssh-ssh-config"/>
    <w:p>
      <w:pPr>
        <w:pStyle w:val="Bibliography"/>
      </w:pPr>
      <w:r>
        <w:t xml:space="preserve">“Ssh_config(5) Manual Page.”</w:t>
      </w:r>
      <w:r>
        <w:t xml:space="preserve"> </w:t>
      </w:r>
      <w:r>
        <w:t xml:space="preserve">n.d. OpenBSD.</w:t>
      </w:r>
      <w:r>
        <w:t xml:space="preserve"> </w:t>
      </w:r>
      <w:hyperlink r:id="rId1079">
        <w:r>
          <w:rPr>
            <w:rStyle w:val="Hyperlink"/>
          </w:rPr>
          <w:t xml:space="preserve">https://man.openbsd.org/ssh_config</w:t>
        </w:r>
      </w:hyperlink>
      <w:r>
        <w:t xml:space="preserve">.</w:t>
      </w:r>
    </w:p>
    <w:bookmarkEnd w:id="1080"/>
    <w:bookmarkStart w:id="1082" w:name="ref-openssh-ssh-config-debian"/>
    <w:p>
      <w:pPr>
        <w:pStyle w:val="Bibliography"/>
      </w:pPr>
      <w:r>
        <w:t xml:space="preserve">“Ssh_config(5) Manual Page, Debian Edition.”</w:t>
      </w:r>
      <w:r>
        <w:t xml:space="preserve"> </w:t>
      </w:r>
      <w:r>
        <w:t xml:space="preserve">n.d. Debian Project.</w:t>
      </w:r>
      <w:r>
        <w:t xml:space="preserve"> </w:t>
      </w:r>
      <w:hyperlink r:id="rId1081">
        <w:r>
          <w:rPr>
            <w:rStyle w:val="Hyperlink"/>
          </w:rPr>
          <w:t xml:space="preserve">https://manpages.debian.org/stable/openssh-client/ssh_config.5.en.html</w:t>
        </w:r>
      </w:hyperlink>
      <w:r>
        <w:t xml:space="preserve">.</w:t>
      </w:r>
    </w:p>
    <w:bookmarkEnd w:id="1082"/>
    <w:bookmarkStart w:id="108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3">
        <w:r>
          <w:rPr>
            <w:rStyle w:val="Hyperlink"/>
          </w:rPr>
          <w:t xml:space="preserve">https://doi.org/10.1038/d41586-019-00067-3</w:t>
        </w:r>
      </w:hyperlink>
      <w:r>
        <w:t xml:space="preserve">.</w:t>
      </w:r>
    </w:p>
    <w:bookmarkEnd w:id="1084"/>
    <w:bookmarkStart w:id="108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3">
        <w:r>
          <w:rPr>
            <w:rStyle w:val="Hyperlink"/>
          </w:rPr>
          <w:t xml:space="preserve">https://code-review.tidyverse.org/</w:t>
        </w:r>
      </w:hyperlink>
      <w:r>
        <w:t xml:space="preserve">.</w:t>
      </w:r>
    </w:p>
    <w:bookmarkEnd w:id="1085"/>
    <w:bookmarkStart w:id="108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6">
        <w:r>
          <w:rPr>
            <w:rStyle w:val="Hyperlink"/>
          </w:rPr>
          <w:t xml:space="preserve">https://doi.org/10.1038/d41586-021-03603-2</w:t>
        </w:r>
      </w:hyperlink>
      <w:r>
        <w:t xml:space="preserve">.</w:t>
      </w:r>
    </w:p>
    <w:bookmarkEnd w:id="1087"/>
    <w:bookmarkStart w:id="10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8">
        <w:r>
          <w:rPr>
            <w:rStyle w:val="Hyperlink"/>
          </w:rPr>
          <w:t xml:space="preserve">https://doi.org/10.1201/9781351201315</w:t>
        </w:r>
      </w:hyperlink>
      <w:r>
        <w:t xml:space="preserve">.</w:t>
      </w:r>
    </w:p>
    <w:bookmarkEnd w:id="1089"/>
    <w:bookmarkStart w:id="109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0">
        <w:r>
          <w:rPr>
            <w:rStyle w:val="Hyperlink"/>
          </w:rPr>
          <w:t xml:space="preserve">https://mastering-shiny.org/</w:t>
        </w:r>
      </w:hyperlink>
      <w:r>
        <w:t xml:space="preserve">.</w:t>
      </w:r>
    </w:p>
    <w:bookmarkEnd w:id="1091"/>
    <w:bookmarkStart w:id="109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2"/>
    <w:bookmarkStart w:id="109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3">
        <w:r>
          <w:rPr>
            <w:rStyle w:val="Hyperlink"/>
          </w:rPr>
          <w:t xml:space="preserve">https://design.tidyverse.org/</w:t>
        </w:r>
      </w:hyperlink>
      <w:r>
        <w:t xml:space="preserve">.</w:t>
      </w:r>
    </w:p>
    <w:bookmarkEnd w:id="1094"/>
    <w:bookmarkStart w:id="10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5">
        <w:r>
          <w:rPr>
            <w:rStyle w:val="Hyperlink"/>
          </w:rPr>
          <w:t xml:space="preserve">https://r-pkgs.org/</w:t>
        </w:r>
      </w:hyperlink>
      <w:r>
        <w:t xml:space="preserve">.</w:t>
      </w:r>
    </w:p>
    <w:bookmarkEnd w:id="1096"/>
    <w:bookmarkStart w:id="10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7">
        <w:r>
          <w:rPr>
            <w:rStyle w:val="Hyperlink"/>
          </w:rPr>
          <w:t xml:space="preserve">https://r4ds.hadley.nz/</w:t>
        </w:r>
      </w:hyperlink>
      <w:r>
        <w:t xml:space="preserve">.</w:t>
      </w:r>
    </w:p>
    <w:bookmarkEnd w:id="1098"/>
    <w:bookmarkStart w:id="10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9"/>
    <w:bookmarkEnd w:id="1100"/>
    <w:p>
      <w:r>
        <w:br w:type="page"/>
      </w:r>
    </w:p>
    <w:bookmarkEnd w:id="1101"/>
    <w:bookmarkStart w:id="11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2">
        <w:r>
          <w:rPr>
            <w:rStyle w:val="Hyperlink"/>
          </w:rPr>
          <w:t xml:space="preserve">https://ucd-serg.github.io/lab-manual/appendix-copilot-instructions.html</w:t>
        </w:r>
      </w:hyperlink>
    </w:p>
    <w:p>
      <w:r>
        <w:br w:type="page"/>
      </w:r>
    </w:p>
    <w:bookmarkEnd w:id="1103"/>
    <w:bookmarkStart w:id="11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https://ucd-serg.github.io/lab-manual/appendix-copilot-setup-steps.html</w:t>
        </w:r>
      </w:hyperlink>
    </w:p>
    <w:p>
      <w:r>
        <w:br w:type="page"/>
      </w:r>
    </w:p>
    <w:bookmarkEnd w:id="1105"/>
    <w:bookmarkStart w:id="11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2"/>
        </w:numPr>
      </w:pPr>
      <w:ins w:id="3098" w:author="PR Preview" w:date="2024-01-01T00:00:00Z">
        <w:r>
          <w:rPr>
            <w:b/>
            <w:bCs/>
          </w:rPr>
          <w:t xml:space="preserve">Branch:</w:t>
        </w:r>
      </w:ins>
      <w:ins w:id="3098" w:author="PR Preview" w:date="2024-01-01T00:00:00Z">
        <w:r>
          <w:t xml:space="preserve"> </w:t>
        </w:r>
      </w:ins>
      <w:ins w:id="3098" w:author="PR Preview" w:date="2024-01-01T00:00:00Z">
        <w:r>
          <w:t xml:space="preserve">HEAD</w:t>
        </w:r>
      </w:ins>
    </w:p>
    <w:p>
      <w:pPr>
        <w:pStyle w:val="Compact"/>
        <w:numPr>
          <w:ilvl w:val="0"/>
          <w:numId w:val="1322"/>
        </w:numPr>
      </w:pPr>
      <w:ins w:id="3099" w:author="PR Preview" w:date="2024-01-01T00:00:00Z">
        <w:r>
          <w:rPr>
            <w:b/>
            <w:bCs/>
          </w:rPr>
          <w:t xml:space="preserve">Commit:</w:t>
        </w:r>
      </w:ins>
      <w:ins w:id="3099" w:author="PR Preview" w:date="2024-01-01T00:00:00Z">
        <w:r>
          <w:t xml:space="preserve"> </w:t>
        </w:r>
      </w:ins>
      <w:ins w:id="3099" w:author="PR Preview" w:date="2024-01-01T00:00:00Z">
        <w:r>
          <w:t xml:space="preserve">d44dab9</w:t>
        </w:r>
      </w:ins>
    </w:p>
    <w:p>
      <w:pPr>
        <w:pStyle w:val="Compact"/>
        <w:numPr>
          <w:ilvl w:val="0"/>
          <w:numId w:val="1322"/>
        </w:numPr>
      </w:pPr>
      <w:ins w:id="3100" w:author="PR Preview" w:date="2024-01-01T00:00:00Z">
        <w:r>
          <w:rPr>
            <w:b/>
            <w:bCs/>
          </w:rPr>
          <w:t xml:space="preserve">Full commit hash:</w:t>
        </w:r>
      </w:ins>
      <w:ins w:id="3100" w:author="PR Preview" w:date="2024-01-01T00:00:00Z">
        <w:r>
          <w:t xml:space="preserve"> </w:t>
        </w:r>
      </w:ins>
      <w:ins w:id="3100" w:author="PR Preview" w:date="2024-01-01T00:00:00Z">
        <w:r>
          <w:t xml:space="preserve">d44dab977f6bc333e16d52e2b28c680f09c628ee</w:t>
        </w:r>
      </w:ins>
    </w:p>
    <w:p>
      <w:pPr>
        <w:pStyle w:val="Compact"/>
        <w:numPr>
          <w:ilvl w:val="0"/>
          <w:numId w:val="1322"/>
        </w:numPr>
      </w:pPr>
      <w:ins w:id="3101" w:author="PR Preview" w:date="2024-01-01T00:00:00Z">
        <w:r>
          <w:rPr>
            <w:b/>
            <w:bCs/>
          </w:rPr>
          <w:t xml:space="preserve">Commit date:</w:t>
        </w:r>
      </w:ins>
      <w:ins w:id="3101" w:author="PR Preview" w:date="2024-01-01T00:00:00Z">
        <w:r>
          <w:t xml:space="preserve"> </w:t>
        </w:r>
      </w:ins>
      <w:ins w:id="3101" w:author="PR Preview" w:date="2024-01-01T00:00:00Z">
        <w:r>
          <w:t xml:space="preserve">2026-09-01 03:16:51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3" Type="http://schemas.openxmlformats.org/officeDocument/2006/relationships/image" Target="media/rId423.png"/><Relationship Id="rId688" Type="http://schemas.openxmlformats.org/officeDocument/2006/relationships/image" Target="media/rId688.png"/><Relationship Id="rId449" Type="http://schemas.openxmlformats.org/officeDocument/2006/relationships/image" Target="media/rId449.png"/><Relationship Id="rId727" Type="http://schemas.openxmlformats.org/officeDocument/2006/relationships/image" Target="media/rId727.jpg"/><Relationship Id="rId733" Type="http://schemas.openxmlformats.org/officeDocument/2006/relationships/image" Target="media/rId733.png"/><Relationship Id="rId561" Type="http://schemas.openxmlformats.org/officeDocument/2006/relationships/image" Target="media/rId561.png"/><Relationship Id="rId566" Type="http://schemas.openxmlformats.org/officeDocument/2006/relationships/image" Target="media/rId566.png"/><Relationship Id="rId650" Type="http://schemas.openxmlformats.org/officeDocument/2006/relationships/image" Target="media/rId650.png"/><Relationship Id="rId655" Type="http://schemas.openxmlformats.org/officeDocument/2006/relationships/image" Target="media/rId655.png"/><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84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39" Type="http://schemas.openxmlformats.org/officeDocument/2006/relationships/hyperlink" Target="http://adv-r.had.co.nz/Style.html" TargetMode="External"/><Relationship Id="rId978" Type="http://schemas.openxmlformats.org/officeDocument/2006/relationships/hyperlink" Target="http://colorbrewer2.org/" TargetMode="External"/><Relationship Id="rId1030" Type="http://schemas.openxmlformats.org/officeDocument/2006/relationships/hyperlink" Target="http://creativecommons.org/licenses/by-nc/4.0/" TargetMode="External"/><Relationship Id="rId420" Type="http://schemas.openxmlformats.org/officeDocument/2006/relationships/hyperlink" Target="http://styler.r-lib.org/articles/customizing_styler.html" TargetMode="External"/><Relationship Id="rId92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78" Type="http://schemas.openxmlformats.org/officeDocument/2006/relationships/hyperlink" Target="https://about.codecov.io" TargetMode="External"/><Relationship Id="rId600"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1"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3" Type="http://schemas.openxmlformats.org/officeDocument/2006/relationships/hyperlink" Target="https://cli.github.com/" TargetMode="External"/><Relationship Id="rId273" Type="http://schemas.openxmlformats.org/officeDocument/2006/relationships/hyperlink" Target="https://cli.r-lib.org/" TargetMode="External"/><Relationship Id="rId64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09" Type="http://schemas.openxmlformats.org/officeDocument/2006/relationships/hyperlink" Target="https://cran.r-project.org/" TargetMode="External"/><Relationship Id="rId1014" Type="http://schemas.openxmlformats.org/officeDocument/2006/relationships/hyperlink" Target="https://cran.r-project.org/package=flexlsx" TargetMode="External"/><Relationship Id="rId87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27" Type="http://schemas.openxmlformats.org/officeDocument/2006/relationships/hyperlink" Target="https://cran.r-project.org/web/packages/lintr/readme/README.html#available-linters" TargetMode="External"/><Relationship Id="rId430" Type="http://schemas.openxmlformats.org/officeDocument/2006/relationships/hyperlink" Target="https://cran.r-project.org/web/packages/lintr/readme/README.html#project-configuration" TargetMode="External"/><Relationship Id="rId81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5" Type="http://schemas.openxmlformats.org/officeDocument/2006/relationships/hyperlink" Target="https://data-dict.tidyverse.org/" TargetMode="External"/><Relationship Id="rId1034" Type="http://schemas.openxmlformats.org/officeDocument/2006/relationships/hyperlink" Target="https://datadryad.org/" TargetMode="External"/><Relationship Id="rId101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4" Type="http://schemas.openxmlformats.org/officeDocument/2006/relationships/hyperlink" Target="https://direnv.net/" TargetMode="External"/><Relationship Id="rId723" Type="http://schemas.openxmlformats.org/officeDocument/2006/relationships/hyperlink" Target="https://docs.github.com/en/actions" TargetMode="External"/><Relationship Id="rId692" Type="http://schemas.openxmlformats.org/officeDocument/2006/relationships/hyperlink" Target="https://docs.github.com/en/actions/using-jobs/using-concurrency" TargetMode="External"/><Relationship Id="rId639" Type="http://schemas.openxmlformats.org/officeDocument/2006/relationships/hyperlink" Target="https://docs.github.com/en/communities/using-templates-to-encourage-useful-issues-and-pull-requests/creating-a-pull-request-template-for-your-repository" TargetMode="External"/><Relationship Id="rId1057" Type="http://schemas.openxmlformats.org/officeDocument/2006/relationships/hyperlink" Target="https://docs.github.com/en/get-started/archiving-your-github-personal-account-and-public-repositories/requesting-an-archive-of-your-personal-accounts-data" TargetMode="External"/><Relationship Id="rId807" Type="http://schemas.openxmlformats.org/officeDocument/2006/relationships/hyperlink" Target="https://docs.github.com/en/repositories/releasing-projects-on-github/managing-releases-in-a-repository" TargetMode="External"/><Relationship Id="rId613" Type="http://schemas.openxmlformats.org/officeDocument/2006/relationships/hyperlink" Target="https://docs.github.com/en/repositories/working-with-files/managing-files/customizing-how-changed-files-appear-on-github" TargetMode="External"/><Relationship Id="rId1059" Type="http://schemas.openxmlformats.org/officeDocument/2006/relationships/hyperlink" Target="https://docs.github.com/en/rest/migrations/orgs" TargetMode="External"/><Relationship Id="rId1061" Type="http://schemas.openxmlformats.org/officeDocument/2006/relationships/hyperlink" Target="https://docs.github.com/en/rest/migrations/users" TargetMode="External"/><Relationship Id="rId69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1" Type="http://schemas.openxmlformats.org/officeDocument/2006/relationships/hyperlink" Target="https://docs.google.com/document/d/1ckgRCcr7FFPyymyMA6Y_-cB_vftOyrrxT28c6gRg0PI/edit" TargetMode="External"/><Relationship Id="rId1048" Type="http://schemas.openxmlformats.org/officeDocument/2006/relationships/hyperlink" Target="https://doi.org/10.1038/467775a" TargetMode="External"/><Relationship Id="rId1052" Type="http://schemas.openxmlformats.org/officeDocument/2006/relationships/hyperlink" Target="https://doi.org/10.1038/526182a" TargetMode="External"/><Relationship Id="rId1083" Type="http://schemas.openxmlformats.org/officeDocument/2006/relationships/hyperlink" Target="https://doi.org/10.1038/d41586-019-00067-3" TargetMode="External"/><Relationship Id="rId1021" Type="http://schemas.openxmlformats.org/officeDocument/2006/relationships/hyperlink" Target="https://doi.org/10.1038/d41586-019-01431-z" TargetMode="External"/><Relationship Id="rId1067" Type="http://schemas.openxmlformats.org/officeDocument/2006/relationships/hyperlink" Target="https://doi.org/10.1038/d41586-019-02918-5" TargetMode="External"/><Relationship Id="rId1086" Type="http://schemas.openxmlformats.org/officeDocument/2006/relationships/hyperlink" Target="https://doi.org/10.1038/d41586-021-03603-2" TargetMode="External"/><Relationship Id="rId1028" Type="http://schemas.openxmlformats.org/officeDocument/2006/relationships/hyperlink" Target="https://doi.org/10.1038/s41467-020-19160-7" TargetMode="External"/><Relationship Id="rId1050" Type="http://schemas.openxmlformats.org/officeDocument/2006/relationships/hyperlink" Target="https://doi.org/10.1038/s41562-016-0021" TargetMode="External"/><Relationship Id="rId1037" Type="http://schemas.openxmlformats.org/officeDocument/2006/relationships/hyperlink" Target="https://doi.org/10.1201/9781003029878" TargetMode="External"/><Relationship Id="rId1088" Type="http://schemas.openxmlformats.org/officeDocument/2006/relationships/hyperlink" Target="https://doi.org/10.1201/9781351201315" TargetMode="External"/><Relationship Id="rId1065" Type="http://schemas.openxmlformats.org/officeDocument/2006/relationships/hyperlink" Target="https://doi.org/10.1371/journal.pcbi.1003833" TargetMode="External"/><Relationship Id="rId101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86"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19" Type="http://schemas.openxmlformats.org/officeDocument/2006/relationships/hyperlink" Target="https://eddelbuettel.github.io/r2u/" TargetMode="External"/><Relationship Id="rId556" Type="http://schemas.openxmlformats.org/officeDocument/2006/relationships/hyperlink" Target="https://education.github.com/" TargetMode="External"/><Relationship Id="rId557" Type="http://schemas.openxmlformats.org/officeDocument/2006/relationships/hyperlink" Target="https://education.github.com/pack" TargetMode="External"/><Relationship Id="rId558" Type="http://schemas.openxmlformats.org/officeDocument/2006/relationships/hyperlink" Target="https://education.github.com/teachers" TargetMode="External"/><Relationship Id="rId95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7" Type="http://schemas.openxmlformats.org/officeDocument/2006/relationships/hyperlink" Target="https://en.wikipedia.org/wiki/Thesis" TargetMode="External"/><Relationship Id="rId475" Type="http://schemas.openxmlformats.org/officeDocument/2006/relationships/hyperlink" Target="https://en.wikipedia.org/wiki/WYSIWYM" TargetMode="External"/><Relationship Id="rId100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0" Type="http://schemas.openxmlformats.org/officeDocument/2006/relationships/hyperlink" Target="https://github.com/BurntSushi/ripgrep" TargetMode="External"/><Relationship Id="rId926" Type="http://schemas.openxmlformats.org/officeDocument/2006/relationships/hyperlink" Target="https://github.com/IndrajeetPatil/awesome-r-pkgtools" TargetMode="External"/><Relationship Id="rId685" Type="http://schemas.openxmlformats.org/officeDocument/2006/relationships/hyperlink" Target="https://github.com/RMI-PACTA/actions" TargetMode="External"/><Relationship Id="rId489"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26"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1" Type="http://schemas.openxmlformats.org/officeDocument/2006/relationships/hyperlink" Target="https://github.com/Xpra-org/xpra" TargetMode="External"/><Relationship Id="rId667" Type="http://schemas.openxmlformats.org/officeDocument/2006/relationships/hyperlink" Target="https://github.com/actions/toolkit/blob/main/docs/action-versioning.md" TargetMode="External"/><Relationship Id="rId673" Type="http://schemas.openxmlformats.org/officeDocument/2006/relationships/hyperlink" Target="https://github.com/actions/toolkit/issues/214" TargetMode="External"/><Relationship Id="rId755" Type="http://schemas.openxmlformats.org/officeDocument/2006/relationships/hyperlink" Target="https://github.com/ajeetdsouza/zoxide" TargetMode="External"/><Relationship Id="rId575" Type="http://schemas.openxmlformats.org/officeDocument/2006/relationships/hyperlink" Target="https://github.com/cli/cli#installation" TargetMode="External"/><Relationship Id="rId576" Type="http://schemas.openxmlformats.org/officeDocument/2006/relationships/hyperlink" Target="https://github.com/cli/cli/blob/trunk/docs/install_linux.md" TargetMode="External"/><Relationship Id="rId483" Type="http://schemas.openxmlformats.org/officeDocument/2006/relationships/hyperlink" Target="https://github.com/coatless-tutorials/quarto-book-template" TargetMode="External"/><Relationship Id="rId86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2" Type="http://schemas.openxmlformats.org/officeDocument/2006/relationships/hyperlink" Target="https://github.com/d-morrison/pr.helpers" TargetMode="External"/><Relationship Id="rId954" Type="http://schemas.openxmlformats.org/officeDocument/2006/relationships/hyperlink" Target="https://github.com/d-morrison/psw" TargetMode="External"/><Relationship Id="rId508" Type="http://schemas.openxmlformats.org/officeDocument/2006/relationships/hyperlink" Target="https://github.com/d-morrison/rme" TargetMode="External"/><Relationship Id="rId892" Type="http://schemas.openxmlformats.org/officeDocument/2006/relationships/hyperlink" Target="https://github.com/d-morrison/wai" TargetMode="External"/><Relationship Id="rId484" Type="http://schemas.openxmlformats.org/officeDocument/2006/relationships/hyperlink" Target="https://github.com/d-rug/datalab_template_quarto" TargetMode="External"/><Relationship Id="rId753" Type="http://schemas.openxmlformats.org/officeDocument/2006/relationships/hyperlink" Target="https://github.com/dandavison/delta" TargetMode="External"/><Relationship Id="rId684" Type="http://schemas.openxmlformats.org/officeDocument/2006/relationships/hyperlink" Target="https://github.com/easystats/workflows" TargetMode="External"/><Relationship Id="rId720" Type="http://schemas.openxmlformats.org/officeDocument/2006/relationships/hyperlink" Target="https://github.com/eddelbuettel/github-actions/tree/master/r2u-setup" TargetMode="External"/><Relationship Id="rId683" Type="http://schemas.openxmlformats.org/officeDocument/2006/relationships/hyperlink" Target="https://github.com/eddelbuettel/r-ci" TargetMode="External"/><Relationship Id="rId81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6" Type="http://schemas.openxmlformats.org/officeDocument/2006/relationships/hyperlink" Target="https://github.com/features/actions" TargetMode="External"/><Relationship Id="rId604" Type="http://schemas.openxmlformats.org/officeDocument/2006/relationships/hyperlink" Target="https://github.com/github-linguist/linguist/" TargetMode="External"/><Relationship Id="rId614" Type="http://schemas.openxmlformats.org/officeDocument/2006/relationships/hyperlink" Target="https://github.com/github-linguist/linguist/blob/main/docs/overrides.md" TargetMode="External"/><Relationship Id="rId612" Type="http://schemas.openxmlformats.org/officeDocument/2006/relationships/hyperlink" Target="https://github.com/github-linguist/linguist/blob/main/docs/overrides.md#detectable" TargetMode="External"/><Relationship Id="rId611" Type="http://schemas.openxmlformats.org/officeDocument/2006/relationships/hyperlink" Target="https://github.com/github-linguist/linguist/blob/main/docs/overrides.md#documentation" TargetMode="External"/><Relationship Id="rId605" Type="http://schemas.openxmlformats.org/officeDocument/2006/relationships/hyperlink" Target="https://github.com/github-linguist/linguist/blob/main/docs/overrides.md#generated-code" TargetMode="External"/><Relationship Id="rId608" Type="http://schemas.openxmlformats.org/officeDocument/2006/relationships/hyperlink" Target="https://github.com/github-linguist/linguist/blob/main/docs/overrides.md#using-gitattributes" TargetMode="External"/><Relationship Id="rId610" Type="http://schemas.openxmlformats.org/officeDocument/2006/relationships/hyperlink" Target="https://github.com/github-linguist/linguist/blob/main/docs/overrides.md#vendored-code" TargetMode="External"/><Relationship Id="rId597" Type="http://schemas.openxmlformats.org/officeDocument/2006/relationships/hyperlink" Target="https://github.com/github/gitignore/blob/master/R.gitignore" TargetMode="External"/><Relationship Id="rId70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4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7" Type="http://schemas.openxmlformats.org/officeDocument/2006/relationships/hyperlink" Target="https://github.com/marocchino/sticky-pull-request-comment" TargetMode="External"/><Relationship Id="rId819" Type="http://schemas.openxmlformats.org/officeDocument/2006/relationships/hyperlink" Target="https://github.com/mponce0/Visualize.CRAN.Downloads" TargetMode="External"/><Relationship Id="rId99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2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5" Type="http://schemas.openxmlformats.org/officeDocument/2006/relationships/hyperlink" Target="https://github.com/pulls/review-requested" TargetMode="External"/><Relationship Id="rId538" Type="http://schemas.openxmlformats.org/officeDocument/2006/relationships/hyperlink" Target="https://github.com/quarto-dev/quarto-cli/issues" TargetMode="External"/><Relationship Id="rId528" Type="http://schemas.openxmlformats.org/officeDocument/2006/relationships/hyperlink" Target="https://github.com/quarto-dev/quarto-cli/issues/3809" TargetMode="External"/><Relationship Id="rId547" Type="http://schemas.openxmlformats.org/officeDocument/2006/relationships/hyperlink" Target="https://github.com/quarto-dev/quarto-cli/issues/4894" TargetMode="External"/><Relationship Id="rId546"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3"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4" Type="http://schemas.openxmlformats.org/officeDocument/2006/relationships/hyperlink" Target="https://github.com/r-lib/actions#where-to-find-help" TargetMode="External"/><Relationship Id="rId439" Type="http://schemas.openxmlformats.org/officeDocument/2006/relationships/hyperlink" Target="https://github.com/r-lib/actions/blob/v2-branch/examples/lint-changed-files.yaml" TargetMode="External"/><Relationship Id="rId790" Type="http://schemas.openxmlformats.org/officeDocument/2006/relationships/hyperlink" Target="https://github.com/r-lib/rig" TargetMode="External"/><Relationship Id="rId746" Type="http://schemas.openxmlformats.org/officeDocument/2006/relationships/hyperlink" Target="https://github.com/romkatv/powerlevel10k" TargetMode="External"/><Relationship Id="rId710" Type="http://schemas.openxmlformats.org/officeDocument/2006/relationships/hyperlink" Target="https://github.com/rossjrw/pr-preview-action" TargetMode="External"/><Relationship Id="rId711" Type="http://schemas.openxmlformats.org/officeDocument/2006/relationships/hyperlink" Target="https://github.com/rossjrw/pr-preview-action?tab=readme-ov-file#only-remove-previews-for-unmerged-prs" TargetMode="External"/><Relationship Id="rId565" Type="http://schemas.openxmlformats.org/officeDocument/2006/relationships/hyperlink" Target="https://github.com/settings/copilot/features" TargetMode="External"/><Relationship Id="rId752" Type="http://schemas.openxmlformats.org/officeDocument/2006/relationships/hyperlink" Target="https://github.com/sharkdp/bat" TargetMode="External"/><Relationship Id="rId751"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09" Type="http://schemas.openxmlformats.org/officeDocument/2006/relationships/hyperlink" Target="https://github.com/thollander/actions-comment-pull-request" TargetMode="External"/><Relationship Id="rId875" Type="http://schemas.openxmlformats.org/officeDocument/2006/relationships/hyperlink" Target="https://github.com/tmux/tmux/wiki" TargetMode="External"/><Relationship Id="rId827" Type="http://schemas.openxmlformats.org/officeDocument/2006/relationships/hyperlink" Target="https://github.com/ucdavisdatalab" TargetMode="External"/><Relationship Id="rId931" Type="http://schemas.openxmlformats.org/officeDocument/2006/relationships/hyperlink" Target="https://github.com/ucdavisdatalab/research-toolkits" TargetMode="External"/><Relationship Id="rId554" Type="http://schemas.openxmlformats.org/officeDocument/2006/relationships/hyperlink" Target="https://github.com/ucdavisdatalab/sandbox_git" TargetMode="External"/><Relationship Id="rId836"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1" Type="http://schemas.openxmlformats.org/officeDocument/2006/relationships/hyperlink" Target="https://github.com/zsh-users/zsh-autosuggestions" TargetMode="External"/><Relationship Id="rId742" Type="http://schemas.openxmlformats.org/officeDocument/2006/relationships/hyperlink" Target="https://github.com/zsh-users/zsh-syntax-highlighting" TargetMode="External"/><Relationship Id="rId574" Type="http://schemas.openxmlformats.org/officeDocument/2006/relationships/hyperlink" Target="https://gitlab.com/gitlab-org/cli" TargetMode="External"/><Relationship Id="rId579" Type="http://schemas.openxmlformats.org/officeDocument/2006/relationships/hyperlink" Target="https://gitlab.com/gitlab-org/cli#installation" TargetMode="External"/><Relationship Id="rId580"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2" Type="http://schemas.openxmlformats.org/officeDocument/2006/relationships/hyperlink" Target="https://google.github.io/styleguide/shellguide.html" TargetMode="External"/><Relationship Id="rId982" Type="http://schemas.openxmlformats.org/officeDocument/2006/relationships/hyperlink" Target="https://grants.nih.gov" TargetMode="External"/><Relationship Id="rId964" Type="http://schemas.openxmlformats.org/officeDocument/2006/relationships/hyperlink" Target="https://grantwriting.stanford.edu/resources/funding-train/" TargetMode="External"/><Relationship Id="rId1025" Type="http://schemas.openxmlformats.org/officeDocument/2006/relationships/hyperlink" Target="https://happygitwithr.com/" TargetMode="External"/><Relationship Id="rId594" Type="http://schemas.openxmlformats.org/officeDocument/2006/relationships/hyperlink" Target="https://happygitwithr.com/repeated-amend.html" TargetMode="External"/><Relationship Id="rId586"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0" Type="http://schemas.openxmlformats.org/officeDocument/2006/relationships/hyperlink" Target="https://journals.lww.com/epidem/Fulltext/2001/05000/The_Value_of_P.2.aspx" TargetMode="External"/><Relationship Id="rId980" Type="http://schemas.openxmlformats.org/officeDocument/2006/relationships/hyperlink" Target="https://journals.plos.org/ploscompbiol/article?id=10.1371/journal.pcbi.1003833" TargetMode="External"/><Relationship Id="rId1032" Type="http://schemas.openxmlformats.org/officeDocument/2006/relationships/hyperlink" Target="https://journals.plos.org/plosone/s/authorship" TargetMode="External"/><Relationship Id="rId552" Type="http://schemas.openxmlformats.org/officeDocument/2006/relationships/hyperlink" Target="https://learn.github.com/" TargetMode="External"/><Relationship Id="rId86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59" Type="http://schemas.openxmlformats.org/officeDocument/2006/relationships/hyperlink" Target="https://lifecycle.r-lib.org/articles/communicate.html" TargetMode="External"/><Relationship Id="rId460" Type="http://schemas.openxmlformats.org/officeDocument/2006/relationships/hyperlink" Target="https://lifecycle.r-lib.org/reference/deprecate_soft.html" TargetMode="External"/><Relationship Id="rId953" Type="http://schemas.openxmlformats.org/officeDocument/2006/relationships/hyperlink" Target="https://link.springer.com/book/10.1007/978-3-030-98175-4" TargetMode="External"/><Relationship Id="rId96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9" Type="http://schemas.openxmlformats.org/officeDocument/2006/relationships/hyperlink" Target="https://man.openbsd.org/ssh_config" TargetMode="External"/><Relationship Id="rId1081" Type="http://schemas.openxmlformats.org/officeDocument/2006/relationships/hyperlink" Target="https://manpages.debian.org/stable/openssh-client/ssh_config.5.en.html" TargetMode="External"/><Relationship Id="rId1090" Type="http://schemas.openxmlformats.org/officeDocument/2006/relationships/hyperlink" Target="https://mastering-shiny.org/" TargetMode="External"/><Relationship Id="rId979" Type="http://schemas.openxmlformats.org/officeDocument/2006/relationships/hyperlink" Target="https://medialab.github.io/iwanthue/" TargetMode="External"/><Relationship Id="rId923" Type="http://schemas.openxmlformats.org/officeDocument/2006/relationships/hyperlink" Target="https://medialab.github.io/iwanthue/?utm_source=Nature+Briefing&amp;utm_campaign=2c68711076-briefing-dy-20211006&amp;utm_medium=email&amp;utm_term=0_c9dfd39373-2c68711076-44335685" TargetMode="External"/><Relationship Id="rId77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5" Type="http://schemas.openxmlformats.org/officeDocument/2006/relationships/hyperlink" Target="https://mentors.fm/2019/08/13/think-and-write-with-leslie-lamport/" TargetMode="External"/><Relationship Id="rId520" Type="http://schemas.openxmlformats.org/officeDocument/2006/relationships/hyperlink" Target="https://mermaid.live/" TargetMode="External"/><Relationship Id="rId959" Type="http://schemas.openxmlformats.org/officeDocument/2006/relationships/hyperlink" Target="https://mitcommlab.mit.edu/be/2023/09/27/toward-an-evenbetterposter-improving-the-betterposter-template/" TargetMode="External"/><Relationship Id="rId859" Type="http://schemas.openxmlformats.org/officeDocument/2006/relationships/hyperlink" Target="https://mobaxterm.mobatek.net/" TargetMode="External"/><Relationship Id="rId999" Type="http://schemas.openxmlformats.org/officeDocument/2006/relationships/hyperlink" Target="https://morrison-lab.github.io/psw/" TargetMode="External"/><Relationship Id="rId891" Type="http://schemas.openxmlformats.org/officeDocument/2006/relationships/hyperlink" Target="https://morrison-lab.github.io/wai/" TargetMode="External"/><Relationship Id="rId911" Type="http://schemas.openxmlformats.org/officeDocument/2006/relationships/hyperlink" Target="https://morrison-lab.github.io/wai/chapters/ai-use-policies.html" TargetMode="External"/><Relationship Id="rId1016" Type="http://schemas.openxmlformats.org/officeDocument/2006/relationships/hyperlink" Target="https://morrison-lab.github.io/wai/chapters/ai-use-policies.html#sec-ai-journal-articles" TargetMode="External"/><Relationship Id="rId912" Type="http://schemas.openxmlformats.org/officeDocument/2006/relationships/hyperlink" Target="https://morrison-lab.github.io/wai/chapters/coding-agents.html" TargetMode="External"/><Relationship Id="rId70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7" Type="http://schemas.openxmlformats.org/officeDocument/2006/relationships/hyperlink" Target="https://morrison-lab.github.io/wai/chapters/coding-agents.html#sec-ai-claude-code-windows" TargetMode="External"/><Relationship Id="rId913" Type="http://schemas.openxmlformats.org/officeDocument/2006/relationships/hyperlink" Target="https://morrison-lab.github.io/wai/chapters/pr-workflow-with-agents.html" TargetMode="External"/><Relationship Id="rId972" Type="http://schemas.openxmlformats.org/officeDocument/2006/relationships/hyperlink" Target="https://myidp.sciencecareers.org/" TargetMode="External"/><Relationship Id="rId738" Type="http://schemas.openxmlformats.org/officeDocument/2006/relationships/hyperlink" Target="https://ohmyz.sh/" TargetMode="External"/><Relationship Id="rId1054" Type="http://schemas.openxmlformats.org/officeDocument/2006/relationships/hyperlink" Target="https://osf.io/" TargetMode="External"/><Relationship Id="rId40" Type="http://schemas.openxmlformats.org/officeDocument/2006/relationships/hyperlink" Target="https://osf.io/tgbxr/" TargetMode="External"/><Relationship Id="rId63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3" Type="http://schemas.openxmlformats.org/officeDocument/2006/relationships/hyperlink" Target="https://pkg.yihui.org/litedown/" TargetMode="External"/><Relationship Id="rId542"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2" Type="http://schemas.openxmlformats.org/officeDocument/2006/relationships/hyperlink" Target="https://plos.org/resource/how-to-store-and-manage-your-data/" TargetMode="External"/><Relationship Id="rId496" Type="http://schemas.openxmlformats.org/officeDocument/2006/relationships/hyperlink" Target="https://plotly.com/r/" TargetMode="External"/><Relationship Id="rId85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466" Type="http://schemas.openxmlformats.org/officeDocument/2006/relationships/hyperlink" Target="https://quarto.org/" TargetMode="External"/><Relationship Id="rId511" Type="http://schemas.openxmlformats.org/officeDocument/2006/relationships/hyperlink" Target="https://quarto.org/docs/authoring/cross-references.html" TargetMode="External"/><Relationship Id="rId530" Type="http://schemas.openxmlformats.org/officeDocument/2006/relationships/hyperlink" Target="https://quarto.org/docs/authoring/diagrams.html" TargetMode="External"/><Relationship Id="rId513" Type="http://schemas.openxmlformats.org/officeDocument/2006/relationships/hyperlink" Target="https://quarto.org/docs/authoring/includes.html" TargetMode="External"/><Relationship Id="rId491" Type="http://schemas.openxmlformats.org/officeDocument/2006/relationships/hyperlink" Target="https://quarto.org/docs/books/" TargetMode="External"/><Relationship Id="rId495" Type="http://schemas.openxmlformats.org/officeDocument/2006/relationships/hyperlink" Target="https://quarto.org/docs/dashboards/" TargetMode="External"/><Relationship Id="rId500" Type="http://schemas.openxmlformats.org/officeDocument/2006/relationships/hyperlink" Target="https://quarto.org/docs/gallery/#dashboards" TargetMode="External"/><Relationship Id="rId469" Type="http://schemas.openxmlformats.org/officeDocument/2006/relationships/hyperlink" Target="https://quarto.org/docs/get-started/" TargetMode="External"/><Relationship Id="rId47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07" Type="http://schemas.openxmlformats.org/officeDocument/2006/relationships/hyperlink" Target="https://quarto.org/docs/projects/profiles.html" TargetMode="External"/><Relationship Id="rId492" Type="http://schemas.openxmlformats.org/officeDocument/2006/relationships/hyperlink" Target="https://quarto.org/docs/publishing/" TargetMode="External"/><Relationship Id="rId534"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0" Type="http://schemas.openxmlformats.org/officeDocument/2006/relationships/hyperlink" Target="https://r-hub.github.io/cranlogs/" TargetMode="External"/><Relationship Id="rId814"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5" Type="http://schemas.openxmlformats.org/officeDocument/2006/relationships/hyperlink" Target="https://r-pkgs.org/" TargetMode="External"/><Relationship Id="rId40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0" Type="http://schemas.openxmlformats.org/officeDocument/2006/relationships/hyperlink" Target="https://r-pkgs.org/release.html" TargetMode="External"/><Relationship Id="rId817" Type="http://schemas.openxmlformats.org/officeDocument/2006/relationships/hyperlink" Target="https://r-pkgs.org/release.html#sec-release-initial" TargetMode="External"/><Relationship Id="rId72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7" Type="http://schemas.openxmlformats.org/officeDocument/2006/relationships/hyperlink" Target="https://r4ds.hadley.nz/" TargetMode="External"/><Relationship Id="rId471"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6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497" Type="http://schemas.openxmlformats.org/officeDocument/2006/relationships/hyperlink" Target="https://rstudio.github.io/leaflet/" TargetMode="External"/><Relationship Id="rId784"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398" Type="http://schemas.openxmlformats.org/officeDocument/2006/relationships/hyperlink" Target="https://sembr.org/" TargetMode="External"/><Relationship Id="rId560"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3" Type="http://schemas.openxmlformats.org/officeDocument/2006/relationships/hyperlink" Target="https://sethrobertson.github.io/GitFixUm/fixup.html" TargetMode="External"/><Relationship Id="rId499" Type="http://schemas.openxmlformats.org/officeDocument/2006/relationships/hyperlink" Target="https://shiny.posit.co/" TargetMode="External"/><Relationship Id="rId1069" Type="http://schemas.openxmlformats.org/officeDocument/2006/relationships/hyperlink" Target="https://slurm.schedmd.com/salloc.html" TargetMode="External"/><Relationship Id="rId1071" Type="http://schemas.openxmlformats.org/officeDocument/2006/relationships/hyperlink" Target="https://slurm.schedmd.com/sattach.html" TargetMode="External"/><Relationship Id="rId1073" Type="http://schemas.openxmlformats.org/officeDocument/2006/relationships/hyperlink" Target="https://slurm.schedmd.com/sbatch.html" TargetMode="External"/><Relationship Id="rId1075" Type="http://schemas.openxmlformats.org/officeDocument/2006/relationships/hyperlink" Target="https://slurm.schedmd.com/squeue.html" TargetMode="External"/><Relationship Id="rId107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8" Type="http://schemas.openxmlformats.org/officeDocument/2006/relationships/hyperlink" Target="https://sourceforge.net/projects/vcxsrv/" TargetMode="External"/><Relationship Id="rId553" Type="http://schemas.openxmlformats.org/officeDocument/2006/relationships/hyperlink" Target="https://sp19.datastructur.es/materials/guides/using-git#b-local-repositories-narrative-introduction" TargetMode="External"/><Relationship Id="rId583"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4"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7"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1"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57" Type="http://schemas.openxmlformats.org/officeDocument/2006/relationships/hyperlink" Target="https://tidyselect.r-lib.org/" TargetMode="External"/><Relationship Id="rId416" Type="http://schemas.openxmlformats.org/officeDocument/2006/relationships/hyperlink" Target="https://tidyverse.org/blog/2017/12/styler-1.0.0/" TargetMode="External"/><Relationship Id="rId598" Type="http://schemas.openxmlformats.org/officeDocument/2006/relationships/hyperlink" Target="https://tidyverse.org/blog/2017/12/workflow-vs-script/" TargetMode="External"/><Relationship Id="rId1102" Type="http://schemas.openxmlformats.org/officeDocument/2006/relationships/hyperlink" Target="https://ucd-serg.github.io/lab-manual/appendix-copilot-instructions.html" TargetMode="External"/><Relationship Id="rId1104" Type="http://schemas.openxmlformats.org/officeDocument/2006/relationships/hyperlink" Target="https://ucd-serg.github.io/lab-manual/appendix-copilot-setup-steps.html" TargetMode="External"/><Relationship Id="rId797" Type="http://schemas.openxmlformats.org/officeDocument/2006/relationships/hyperlink" Target="https://ucd-serg.github.io/lab-manual/coding-practices.html#file-headers" TargetMode="External"/><Relationship Id="rId800" Type="http://schemas.openxmlformats.org/officeDocument/2006/relationships/hyperlink" Target="https://ucd-serg.github.io/lab-manual/coding-practices.html#function-documentation" TargetMode="External"/><Relationship Id="rId918" Type="http://schemas.openxmlformats.org/officeDocument/2006/relationships/hyperlink" Target="https://ucd-serg.github.io/lab-manual/coding-style.html" TargetMode="External"/><Relationship Id="rId803" Type="http://schemas.openxmlformats.org/officeDocument/2006/relationships/hyperlink" Target="https://ucd-serg.github.io/lab-manual/unix.html#example-code-for-runfilesavelogs" TargetMode="External"/><Relationship Id="rId932" Type="http://schemas.openxmlformats.org/officeDocument/2006/relationships/hyperlink" Target="https://ucdavisdatalab.github.io/install_guides/" TargetMode="External"/><Relationship Id="rId92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1" Type="http://schemas.openxmlformats.org/officeDocument/2006/relationships/hyperlink" Target="https://wiki.archlinux.org/title/Wayland" TargetMode="External"/><Relationship Id="rId872" Type="http://schemas.openxmlformats.org/officeDocument/2006/relationships/hyperlink" Target="https://wiki.x2go.org/" TargetMode="External"/><Relationship Id="rId271" Type="http://schemas.openxmlformats.org/officeDocument/2006/relationships/hyperlink" Target="https://withr.r-lib.org/" TargetMode="External"/><Relationship Id="rId100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6" Type="http://schemas.openxmlformats.org/officeDocument/2006/relationships/hyperlink" Target="https://www.chriswrites.com/how-to-change-file-permissions-using-the-terminal/" TargetMode="External"/><Relationship Id="rId1012" Type="http://schemas.openxmlformats.org/officeDocument/2006/relationships/hyperlink" Target="https://www.danieldsjoberg.com/gtsummary/" TargetMode="External"/><Relationship Id="rId92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7" Type="http://schemas.openxmlformats.org/officeDocument/2006/relationships/hyperlink" Target="https://www.git-scm.com/docs/gitignore#_pattern_format" TargetMode="External"/><Relationship Id="rId703" Type="http://schemas.openxmlformats.org/officeDocument/2006/relationships/hyperlink" Target="https://www.githubstatus.com/" TargetMode="External"/><Relationship Id="rId967" Type="http://schemas.openxmlformats.org/officeDocument/2006/relationships/hyperlink" Target="https://www.globalcodeofconduct.org/" TargetMode="External"/><Relationship Id="rId876" Type="http://schemas.openxmlformats.org/officeDocument/2006/relationships/hyperlink" Target="https://www.gnu.org/software/screen/" TargetMode="External"/><Relationship Id="rId773" Type="http://schemas.openxmlformats.org/officeDocument/2006/relationships/hyperlink" Target="https://www.howtogeek.com/118594/how-to-edit-your-system-path-for-easy-command-line-access/" TargetMode="External"/><Relationship Id="rId498" Type="http://schemas.openxmlformats.org/officeDocument/2006/relationships/hyperlink" Target="https://www.htmlwidgets.org/" TargetMode="External"/><Relationship Id="rId1007" Type="http://schemas.openxmlformats.org/officeDocument/2006/relationships/hyperlink" Target="https://www.medrxiv.org/" TargetMode="External"/><Relationship Id="rId975" Type="http://schemas.openxmlformats.org/officeDocument/2006/relationships/hyperlink" Target="https://www.nature.com/articles/d41586-021-03603-2" TargetMode="External"/><Relationship Id="rId965" Type="http://schemas.openxmlformats.org/officeDocument/2006/relationships/hyperlink" Target="https://www.niaid.nih.gov/grants-contracts/write-grant-application" TargetMode="External"/><Relationship Id="rId414"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17"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4" Type="http://schemas.openxmlformats.org/officeDocument/2006/relationships/hyperlink" Target="https://www.rstudio.com/wp-content/uploads/2015/02/data-wrangling-cheatsheet.pdf" TargetMode="External"/><Relationship Id="rId937" Type="http://schemas.openxmlformats.org/officeDocument/2006/relationships/hyperlink" Target="https://www.rstudio.com/wp-content/uploads/2015/02/rmarkdown-cheatsheet.pdf" TargetMode="External"/><Relationship Id="rId935" Type="http://schemas.openxmlformats.org/officeDocument/2006/relationships/hyperlink" Target="https://www.rstudio.com/wp-content/uploads/2015/03/ggplot2-cheatsheet.pdf" TargetMode="External"/><Relationship Id="rId957" Type="http://schemas.openxmlformats.org/officeDocument/2006/relationships/hyperlink" Target="https://www.sciencedirect.com/science/article/pii/S1471491423000928" TargetMode="External"/><Relationship Id="rId76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58" Type="http://schemas.openxmlformats.org/officeDocument/2006/relationships/hyperlink" Target="https://www.tidyverse.org/blog/2022/10/tidyselect-1-2-0/" TargetMode="External"/><Relationship Id="rId973" Type="http://schemas.openxmlformats.org/officeDocument/2006/relationships/hyperlink" Target="https://www.training.nih.gov/career-services/" TargetMode="External"/><Relationship Id="rId857" Type="http://schemas.openxmlformats.org/officeDocument/2006/relationships/hyperlink" Target="https://www.xquartz.org/" TargetMode="External"/><Relationship Id="rId976" Type="http://schemas.openxmlformats.org/officeDocument/2006/relationships/hyperlink" Target="https://www.youtube.com/watch?v=1RwJbhkCA58" TargetMode="External"/><Relationship Id="rId95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5" Type="http://schemas.openxmlformats.org/officeDocument/2006/relationships/hyperlink" Target="https://x.com/acagamic/status/1680381737816424450"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845"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39" Type="http://schemas.openxmlformats.org/officeDocument/2006/relationships/hyperlink" Target="http://adv-r.had.co.nz/Style.html" TargetMode="External"/><Relationship Id="rId978" Type="http://schemas.openxmlformats.org/officeDocument/2006/relationships/hyperlink" Target="http://colorbrewer2.org/" TargetMode="External"/><Relationship Id="rId1030" Type="http://schemas.openxmlformats.org/officeDocument/2006/relationships/hyperlink" Target="http://creativecommons.org/licenses/by-nc/4.0/" TargetMode="External"/><Relationship Id="rId420" Type="http://schemas.openxmlformats.org/officeDocument/2006/relationships/hyperlink" Target="http://styler.r-lib.org/articles/customizing_styler.html" TargetMode="External"/><Relationship Id="rId92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78" Type="http://schemas.openxmlformats.org/officeDocument/2006/relationships/hyperlink" Target="https://about.codecov.io" TargetMode="External"/><Relationship Id="rId600"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1"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3" Type="http://schemas.openxmlformats.org/officeDocument/2006/relationships/hyperlink" Target="https://cli.github.com/" TargetMode="External"/><Relationship Id="rId273" Type="http://schemas.openxmlformats.org/officeDocument/2006/relationships/hyperlink" Target="https://cli.r-lib.org/" TargetMode="External"/><Relationship Id="rId64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6"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09" Type="http://schemas.openxmlformats.org/officeDocument/2006/relationships/hyperlink" Target="https://cran.r-project.org/" TargetMode="External"/><Relationship Id="rId1014" Type="http://schemas.openxmlformats.org/officeDocument/2006/relationships/hyperlink" Target="https://cran.r-project.org/package=flexlsx" TargetMode="External"/><Relationship Id="rId870"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27" Type="http://schemas.openxmlformats.org/officeDocument/2006/relationships/hyperlink" Target="https://cran.r-project.org/web/packages/lintr/readme/README.html#available-linters" TargetMode="External"/><Relationship Id="rId430" Type="http://schemas.openxmlformats.org/officeDocument/2006/relationships/hyperlink" Target="https://cran.r-project.org/web/packages/lintr/readme/README.html#project-configuration" TargetMode="External"/><Relationship Id="rId81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5" Type="http://schemas.openxmlformats.org/officeDocument/2006/relationships/hyperlink" Target="https://data-dict.tidyverse.org/" TargetMode="External"/><Relationship Id="rId1034" Type="http://schemas.openxmlformats.org/officeDocument/2006/relationships/hyperlink" Target="https://datadryad.org/" TargetMode="External"/><Relationship Id="rId101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3"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0" Type="http://schemas.openxmlformats.org/officeDocument/2006/relationships/hyperlink" Target="https://desktop.github.com/" TargetMode="External"/><Relationship Id="rId95" Type="http://schemas.openxmlformats.org/officeDocument/2006/relationships/hyperlink" Target="https://devtools.r-lib.org/" TargetMode="External"/><Relationship Id="rId754" Type="http://schemas.openxmlformats.org/officeDocument/2006/relationships/hyperlink" Target="https://direnv.net/" TargetMode="External"/><Relationship Id="rId723" Type="http://schemas.openxmlformats.org/officeDocument/2006/relationships/hyperlink" Target="https://docs.github.com/en/actions" TargetMode="External"/><Relationship Id="rId692" Type="http://schemas.openxmlformats.org/officeDocument/2006/relationships/hyperlink" Target="https://docs.github.com/en/actions/using-jobs/using-concurrency" TargetMode="External"/><Relationship Id="rId639" Type="http://schemas.openxmlformats.org/officeDocument/2006/relationships/hyperlink" Target="https://docs.github.com/en/communities/using-templates-to-encourage-useful-issues-and-pull-requests/creating-a-pull-request-template-for-your-repository" TargetMode="External"/><Relationship Id="rId1057" Type="http://schemas.openxmlformats.org/officeDocument/2006/relationships/hyperlink" Target="https://docs.github.com/en/get-started/archiving-your-github-personal-account-and-public-repositories/requesting-an-archive-of-your-personal-accounts-data" TargetMode="External"/><Relationship Id="rId807" Type="http://schemas.openxmlformats.org/officeDocument/2006/relationships/hyperlink" Target="https://docs.github.com/en/repositories/releasing-projects-on-github/managing-releases-in-a-repository" TargetMode="External"/><Relationship Id="rId613" Type="http://schemas.openxmlformats.org/officeDocument/2006/relationships/hyperlink" Target="https://docs.github.com/en/repositories/working-with-files/managing-files/customizing-how-changed-files-appear-on-github" TargetMode="External"/><Relationship Id="rId1059" Type="http://schemas.openxmlformats.org/officeDocument/2006/relationships/hyperlink" Target="https://docs.github.com/en/rest/migrations/orgs" TargetMode="External"/><Relationship Id="rId1061" Type="http://schemas.openxmlformats.org/officeDocument/2006/relationships/hyperlink" Target="https://docs.github.com/en/rest/migrations/users" TargetMode="External"/><Relationship Id="rId69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1" Type="http://schemas.openxmlformats.org/officeDocument/2006/relationships/hyperlink" Target="https://docs.google.com/document/d/1ckgRCcr7FFPyymyMA6Y_-cB_vftOyrrxT28c6gRg0PI/edit" TargetMode="External"/><Relationship Id="rId1048" Type="http://schemas.openxmlformats.org/officeDocument/2006/relationships/hyperlink" Target="https://doi.org/10.1038/467775a" TargetMode="External"/><Relationship Id="rId1052" Type="http://schemas.openxmlformats.org/officeDocument/2006/relationships/hyperlink" Target="https://doi.org/10.1038/526182a" TargetMode="External"/><Relationship Id="rId1083" Type="http://schemas.openxmlformats.org/officeDocument/2006/relationships/hyperlink" Target="https://doi.org/10.1038/d41586-019-00067-3" TargetMode="External"/><Relationship Id="rId1021" Type="http://schemas.openxmlformats.org/officeDocument/2006/relationships/hyperlink" Target="https://doi.org/10.1038/d41586-019-01431-z" TargetMode="External"/><Relationship Id="rId1067" Type="http://schemas.openxmlformats.org/officeDocument/2006/relationships/hyperlink" Target="https://doi.org/10.1038/d41586-019-02918-5" TargetMode="External"/><Relationship Id="rId1086" Type="http://schemas.openxmlformats.org/officeDocument/2006/relationships/hyperlink" Target="https://doi.org/10.1038/d41586-021-03603-2" TargetMode="External"/><Relationship Id="rId1028" Type="http://schemas.openxmlformats.org/officeDocument/2006/relationships/hyperlink" Target="https://doi.org/10.1038/s41467-020-19160-7" TargetMode="External"/><Relationship Id="rId1050" Type="http://schemas.openxmlformats.org/officeDocument/2006/relationships/hyperlink" Target="https://doi.org/10.1038/s41562-016-0021" TargetMode="External"/><Relationship Id="rId1037" Type="http://schemas.openxmlformats.org/officeDocument/2006/relationships/hyperlink" Target="https://doi.org/10.1201/9781003029878" TargetMode="External"/><Relationship Id="rId1088" Type="http://schemas.openxmlformats.org/officeDocument/2006/relationships/hyperlink" Target="https://doi.org/10.1201/9781351201315" TargetMode="External"/><Relationship Id="rId1065" Type="http://schemas.openxmlformats.org/officeDocument/2006/relationships/hyperlink" Target="https://doi.org/10.1371/journal.pcbi.1003833" TargetMode="External"/><Relationship Id="rId101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86"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19" Type="http://schemas.openxmlformats.org/officeDocument/2006/relationships/hyperlink" Target="https://eddelbuettel.github.io/r2u/" TargetMode="External"/><Relationship Id="rId556" Type="http://schemas.openxmlformats.org/officeDocument/2006/relationships/hyperlink" Target="https://education.github.com/" TargetMode="External"/><Relationship Id="rId557" Type="http://schemas.openxmlformats.org/officeDocument/2006/relationships/hyperlink" Target="https://education.github.com/pack" TargetMode="External"/><Relationship Id="rId558" Type="http://schemas.openxmlformats.org/officeDocument/2006/relationships/hyperlink" Target="https://education.github.com/teachers" TargetMode="External"/><Relationship Id="rId95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7" Type="http://schemas.openxmlformats.org/officeDocument/2006/relationships/hyperlink" Target="https://en.wikipedia.org/wiki/Thesis" TargetMode="External"/><Relationship Id="rId475" Type="http://schemas.openxmlformats.org/officeDocument/2006/relationships/hyperlink" Target="https://en.wikipedia.org/wiki/WYSIWYM" TargetMode="External"/><Relationship Id="rId100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0" Type="http://schemas.openxmlformats.org/officeDocument/2006/relationships/hyperlink" Target="https://github.com/BurntSushi/ripgrep" TargetMode="External"/><Relationship Id="rId926" Type="http://schemas.openxmlformats.org/officeDocument/2006/relationships/hyperlink" Target="https://github.com/IndrajeetPatil/awesome-r-pkgtools" TargetMode="External"/><Relationship Id="rId685" Type="http://schemas.openxmlformats.org/officeDocument/2006/relationships/hyperlink" Target="https://github.com/RMI-PACTA/actions" TargetMode="External"/><Relationship Id="rId489"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26"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1" Type="http://schemas.openxmlformats.org/officeDocument/2006/relationships/hyperlink" Target="https://github.com/Xpra-org/xpra" TargetMode="External"/><Relationship Id="rId667" Type="http://schemas.openxmlformats.org/officeDocument/2006/relationships/hyperlink" Target="https://github.com/actions/toolkit/blob/main/docs/action-versioning.md" TargetMode="External"/><Relationship Id="rId673" Type="http://schemas.openxmlformats.org/officeDocument/2006/relationships/hyperlink" Target="https://github.com/actions/toolkit/issues/214" TargetMode="External"/><Relationship Id="rId755" Type="http://schemas.openxmlformats.org/officeDocument/2006/relationships/hyperlink" Target="https://github.com/ajeetdsouza/zoxide" TargetMode="External"/><Relationship Id="rId575" Type="http://schemas.openxmlformats.org/officeDocument/2006/relationships/hyperlink" Target="https://github.com/cli/cli#installation" TargetMode="External"/><Relationship Id="rId576" Type="http://schemas.openxmlformats.org/officeDocument/2006/relationships/hyperlink" Target="https://github.com/cli/cli/blob/trunk/docs/install_linux.md" TargetMode="External"/><Relationship Id="rId483" Type="http://schemas.openxmlformats.org/officeDocument/2006/relationships/hyperlink" Target="https://github.com/coatless-tutorials/quarto-book-template" TargetMode="External"/><Relationship Id="rId867"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2" Type="http://schemas.openxmlformats.org/officeDocument/2006/relationships/hyperlink" Target="https://github.com/d-morrison/pr.helpers" TargetMode="External"/><Relationship Id="rId954" Type="http://schemas.openxmlformats.org/officeDocument/2006/relationships/hyperlink" Target="https://github.com/d-morrison/psw" TargetMode="External"/><Relationship Id="rId508" Type="http://schemas.openxmlformats.org/officeDocument/2006/relationships/hyperlink" Target="https://github.com/d-morrison/rme" TargetMode="External"/><Relationship Id="rId892" Type="http://schemas.openxmlformats.org/officeDocument/2006/relationships/hyperlink" Target="https://github.com/d-morrison/wai" TargetMode="External"/><Relationship Id="rId484" Type="http://schemas.openxmlformats.org/officeDocument/2006/relationships/hyperlink" Target="https://github.com/d-rug/datalab_template_quarto" TargetMode="External"/><Relationship Id="rId753" Type="http://schemas.openxmlformats.org/officeDocument/2006/relationships/hyperlink" Target="https://github.com/dandavison/delta" TargetMode="External"/><Relationship Id="rId684" Type="http://schemas.openxmlformats.org/officeDocument/2006/relationships/hyperlink" Target="https://github.com/easystats/workflows" TargetMode="External"/><Relationship Id="rId720" Type="http://schemas.openxmlformats.org/officeDocument/2006/relationships/hyperlink" Target="https://github.com/eddelbuettel/github-actions/tree/master/r2u-setup" TargetMode="External"/><Relationship Id="rId683" Type="http://schemas.openxmlformats.org/officeDocument/2006/relationships/hyperlink" Target="https://github.com/eddelbuettel/r-ci" TargetMode="External"/><Relationship Id="rId81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6" Type="http://schemas.openxmlformats.org/officeDocument/2006/relationships/hyperlink" Target="https://github.com/features/actions" TargetMode="External"/><Relationship Id="rId604" Type="http://schemas.openxmlformats.org/officeDocument/2006/relationships/hyperlink" Target="https://github.com/github-linguist/linguist/" TargetMode="External"/><Relationship Id="rId614" Type="http://schemas.openxmlformats.org/officeDocument/2006/relationships/hyperlink" Target="https://github.com/github-linguist/linguist/blob/main/docs/overrides.md" TargetMode="External"/><Relationship Id="rId612" Type="http://schemas.openxmlformats.org/officeDocument/2006/relationships/hyperlink" Target="https://github.com/github-linguist/linguist/blob/main/docs/overrides.md#detectable" TargetMode="External"/><Relationship Id="rId611" Type="http://schemas.openxmlformats.org/officeDocument/2006/relationships/hyperlink" Target="https://github.com/github-linguist/linguist/blob/main/docs/overrides.md#documentation" TargetMode="External"/><Relationship Id="rId605" Type="http://schemas.openxmlformats.org/officeDocument/2006/relationships/hyperlink" Target="https://github.com/github-linguist/linguist/blob/main/docs/overrides.md#generated-code" TargetMode="External"/><Relationship Id="rId608" Type="http://schemas.openxmlformats.org/officeDocument/2006/relationships/hyperlink" Target="https://github.com/github-linguist/linguist/blob/main/docs/overrides.md#using-gitattributes" TargetMode="External"/><Relationship Id="rId610" Type="http://schemas.openxmlformats.org/officeDocument/2006/relationships/hyperlink" Target="https://github.com/github-linguist/linguist/blob/main/docs/overrides.md#vendored-code" TargetMode="External"/><Relationship Id="rId597" Type="http://schemas.openxmlformats.org/officeDocument/2006/relationships/hyperlink" Target="https://github.com/github/gitignore/blob/master/R.gitignore" TargetMode="External"/><Relationship Id="rId70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4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7" Type="http://schemas.openxmlformats.org/officeDocument/2006/relationships/hyperlink" Target="https://github.com/marocchino/sticky-pull-request-comment" TargetMode="External"/><Relationship Id="rId819" Type="http://schemas.openxmlformats.org/officeDocument/2006/relationships/hyperlink" Target="https://github.com/mponce0/Visualize.CRAN.Downloads" TargetMode="External"/><Relationship Id="rId99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2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5" Type="http://schemas.openxmlformats.org/officeDocument/2006/relationships/hyperlink" Target="https://github.com/pulls/review-requested" TargetMode="External"/><Relationship Id="rId538" Type="http://schemas.openxmlformats.org/officeDocument/2006/relationships/hyperlink" Target="https://github.com/quarto-dev/quarto-cli/issues" TargetMode="External"/><Relationship Id="rId528" Type="http://schemas.openxmlformats.org/officeDocument/2006/relationships/hyperlink" Target="https://github.com/quarto-dev/quarto-cli/issues/3809" TargetMode="External"/><Relationship Id="rId547" Type="http://schemas.openxmlformats.org/officeDocument/2006/relationships/hyperlink" Target="https://github.com/quarto-dev/quarto-cli/issues/4894" TargetMode="External"/><Relationship Id="rId546"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3"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4" Type="http://schemas.openxmlformats.org/officeDocument/2006/relationships/hyperlink" Target="https://github.com/r-lib/actions#where-to-find-help" TargetMode="External"/><Relationship Id="rId439" Type="http://schemas.openxmlformats.org/officeDocument/2006/relationships/hyperlink" Target="https://github.com/r-lib/actions/blob/v2-branch/examples/lint-changed-files.yaml" TargetMode="External"/><Relationship Id="rId790" Type="http://schemas.openxmlformats.org/officeDocument/2006/relationships/hyperlink" Target="https://github.com/r-lib/rig" TargetMode="External"/><Relationship Id="rId746" Type="http://schemas.openxmlformats.org/officeDocument/2006/relationships/hyperlink" Target="https://github.com/romkatv/powerlevel10k" TargetMode="External"/><Relationship Id="rId710" Type="http://schemas.openxmlformats.org/officeDocument/2006/relationships/hyperlink" Target="https://github.com/rossjrw/pr-preview-action" TargetMode="External"/><Relationship Id="rId711" Type="http://schemas.openxmlformats.org/officeDocument/2006/relationships/hyperlink" Target="https://github.com/rossjrw/pr-preview-action?tab=readme-ov-file#only-remove-previews-for-unmerged-prs" TargetMode="External"/><Relationship Id="rId565" Type="http://schemas.openxmlformats.org/officeDocument/2006/relationships/hyperlink" Target="https://github.com/settings/copilot/features" TargetMode="External"/><Relationship Id="rId752" Type="http://schemas.openxmlformats.org/officeDocument/2006/relationships/hyperlink" Target="https://github.com/sharkdp/bat" TargetMode="External"/><Relationship Id="rId751"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09" Type="http://schemas.openxmlformats.org/officeDocument/2006/relationships/hyperlink" Target="https://github.com/thollander/actions-comment-pull-request" TargetMode="External"/><Relationship Id="rId875" Type="http://schemas.openxmlformats.org/officeDocument/2006/relationships/hyperlink" Target="https://github.com/tmux/tmux/wiki" TargetMode="External"/><Relationship Id="rId827" Type="http://schemas.openxmlformats.org/officeDocument/2006/relationships/hyperlink" Target="https://github.com/ucdavisdatalab" TargetMode="External"/><Relationship Id="rId931" Type="http://schemas.openxmlformats.org/officeDocument/2006/relationships/hyperlink" Target="https://github.com/ucdavisdatalab/research-toolkits" TargetMode="External"/><Relationship Id="rId554" Type="http://schemas.openxmlformats.org/officeDocument/2006/relationships/hyperlink" Target="https://github.com/ucdavisdatalab/sandbox_git" TargetMode="External"/><Relationship Id="rId836"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1" Type="http://schemas.openxmlformats.org/officeDocument/2006/relationships/hyperlink" Target="https://github.com/zsh-users/zsh-autosuggestions" TargetMode="External"/><Relationship Id="rId742" Type="http://schemas.openxmlformats.org/officeDocument/2006/relationships/hyperlink" Target="https://github.com/zsh-users/zsh-syntax-highlighting" TargetMode="External"/><Relationship Id="rId574" Type="http://schemas.openxmlformats.org/officeDocument/2006/relationships/hyperlink" Target="https://gitlab.com/gitlab-org/cli" TargetMode="External"/><Relationship Id="rId579" Type="http://schemas.openxmlformats.org/officeDocument/2006/relationships/hyperlink" Target="https://gitlab.com/gitlab-org/cli#installation" TargetMode="External"/><Relationship Id="rId580"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2" Type="http://schemas.openxmlformats.org/officeDocument/2006/relationships/hyperlink" Target="https://google.github.io/styleguide/shellguide.html" TargetMode="External"/><Relationship Id="rId982" Type="http://schemas.openxmlformats.org/officeDocument/2006/relationships/hyperlink" Target="https://grants.nih.gov" TargetMode="External"/><Relationship Id="rId964" Type="http://schemas.openxmlformats.org/officeDocument/2006/relationships/hyperlink" Target="https://grantwriting.stanford.edu/resources/funding-train/" TargetMode="External"/><Relationship Id="rId1025" Type="http://schemas.openxmlformats.org/officeDocument/2006/relationships/hyperlink" Target="https://happygitwithr.com/" TargetMode="External"/><Relationship Id="rId594" Type="http://schemas.openxmlformats.org/officeDocument/2006/relationships/hyperlink" Target="https://happygitwithr.com/repeated-amend.html" TargetMode="External"/><Relationship Id="rId586"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4"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0" Type="http://schemas.openxmlformats.org/officeDocument/2006/relationships/hyperlink" Target="https://journals.lww.com/epidem/Fulltext/2001/05000/The_Value_of_P.2.aspx" TargetMode="External"/><Relationship Id="rId980" Type="http://schemas.openxmlformats.org/officeDocument/2006/relationships/hyperlink" Target="https://journals.plos.org/ploscompbiol/article?id=10.1371/journal.pcbi.1003833" TargetMode="External"/><Relationship Id="rId1032" Type="http://schemas.openxmlformats.org/officeDocument/2006/relationships/hyperlink" Target="https://journals.plos.org/plosone/s/authorship" TargetMode="External"/><Relationship Id="rId552" Type="http://schemas.openxmlformats.org/officeDocument/2006/relationships/hyperlink" Target="https://learn.github.com/" TargetMode="External"/><Relationship Id="rId860"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59" Type="http://schemas.openxmlformats.org/officeDocument/2006/relationships/hyperlink" Target="https://lifecycle.r-lib.org/articles/communicate.html" TargetMode="External"/><Relationship Id="rId460" Type="http://schemas.openxmlformats.org/officeDocument/2006/relationships/hyperlink" Target="https://lifecycle.r-lib.org/reference/deprecate_soft.html" TargetMode="External"/><Relationship Id="rId953" Type="http://schemas.openxmlformats.org/officeDocument/2006/relationships/hyperlink" Target="https://link.springer.com/book/10.1007/978-3-030-98175-4" TargetMode="External"/><Relationship Id="rId96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9" Type="http://schemas.openxmlformats.org/officeDocument/2006/relationships/hyperlink" Target="https://man.openbsd.org/ssh_config" TargetMode="External"/><Relationship Id="rId1081" Type="http://schemas.openxmlformats.org/officeDocument/2006/relationships/hyperlink" Target="https://manpages.debian.org/stable/openssh-client/ssh_config.5.en.html" TargetMode="External"/><Relationship Id="rId1090" Type="http://schemas.openxmlformats.org/officeDocument/2006/relationships/hyperlink" Target="https://mastering-shiny.org/" TargetMode="External"/><Relationship Id="rId979" Type="http://schemas.openxmlformats.org/officeDocument/2006/relationships/hyperlink" Target="https://medialab.github.io/iwanthue/" TargetMode="External"/><Relationship Id="rId923" Type="http://schemas.openxmlformats.org/officeDocument/2006/relationships/hyperlink" Target="https://medialab.github.io/iwanthue/?utm_source=Nature+Briefing&amp;utm_campaign=2c68711076-briefing-dy-20211006&amp;utm_medium=email&amp;utm_term=0_c9dfd39373-2c68711076-44335685" TargetMode="External"/><Relationship Id="rId77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5" Type="http://schemas.openxmlformats.org/officeDocument/2006/relationships/hyperlink" Target="https://mentors.fm/2019/08/13/think-and-write-with-leslie-lamport/" TargetMode="External"/><Relationship Id="rId520" Type="http://schemas.openxmlformats.org/officeDocument/2006/relationships/hyperlink" Target="https://mermaid.live/" TargetMode="External"/><Relationship Id="rId959" Type="http://schemas.openxmlformats.org/officeDocument/2006/relationships/hyperlink" Target="https://mitcommlab.mit.edu/be/2023/09/27/toward-an-evenbetterposter-improving-the-betterposter-template/" TargetMode="External"/><Relationship Id="rId859" Type="http://schemas.openxmlformats.org/officeDocument/2006/relationships/hyperlink" Target="https://mobaxterm.mobatek.net/" TargetMode="External"/><Relationship Id="rId999" Type="http://schemas.openxmlformats.org/officeDocument/2006/relationships/hyperlink" Target="https://morrison-lab.github.io/psw/" TargetMode="External"/><Relationship Id="rId891" Type="http://schemas.openxmlformats.org/officeDocument/2006/relationships/hyperlink" Target="https://morrison-lab.github.io/wai/" TargetMode="External"/><Relationship Id="rId911" Type="http://schemas.openxmlformats.org/officeDocument/2006/relationships/hyperlink" Target="https://morrison-lab.github.io/wai/chapters/ai-use-policies.html" TargetMode="External"/><Relationship Id="rId1016" Type="http://schemas.openxmlformats.org/officeDocument/2006/relationships/hyperlink" Target="https://morrison-lab.github.io/wai/chapters/ai-use-policies.html#sec-ai-journal-articles" TargetMode="External"/><Relationship Id="rId912" Type="http://schemas.openxmlformats.org/officeDocument/2006/relationships/hyperlink" Target="https://morrison-lab.github.io/wai/chapters/coding-agents.html" TargetMode="External"/><Relationship Id="rId70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7" Type="http://schemas.openxmlformats.org/officeDocument/2006/relationships/hyperlink" Target="https://morrison-lab.github.io/wai/chapters/coding-agents.html#sec-ai-claude-code-windows" TargetMode="External"/><Relationship Id="rId913" Type="http://schemas.openxmlformats.org/officeDocument/2006/relationships/hyperlink" Target="https://morrison-lab.github.io/wai/chapters/pr-workflow-with-agents.html" TargetMode="External"/><Relationship Id="rId972" Type="http://schemas.openxmlformats.org/officeDocument/2006/relationships/hyperlink" Target="https://myidp.sciencecareers.org/" TargetMode="External"/><Relationship Id="rId738" Type="http://schemas.openxmlformats.org/officeDocument/2006/relationships/hyperlink" Target="https://ohmyz.sh/" TargetMode="External"/><Relationship Id="rId1054" Type="http://schemas.openxmlformats.org/officeDocument/2006/relationships/hyperlink" Target="https://osf.io/" TargetMode="External"/><Relationship Id="rId40" Type="http://schemas.openxmlformats.org/officeDocument/2006/relationships/hyperlink" Target="https://osf.io/tgbxr/" TargetMode="External"/><Relationship Id="rId63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3" Type="http://schemas.openxmlformats.org/officeDocument/2006/relationships/hyperlink" Target="https://pkg.yihui.org/litedown/" TargetMode="External"/><Relationship Id="rId542"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2" Type="http://schemas.openxmlformats.org/officeDocument/2006/relationships/hyperlink" Target="https://plos.org/resource/how-to-store-and-manage-your-data/" TargetMode="External"/><Relationship Id="rId496" Type="http://schemas.openxmlformats.org/officeDocument/2006/relationships/hyperlink" Target="https://plotly.com/r/" TargetMode="External"/><Relationship Id="rId856"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466" Type="http://schemas.openxmlformats.org/officeDocument/2006/relationships/hyperlink" Target="https://quarto.org/" TargetMode="External"/><Relationship Id="rId511" Type="http://schemas.openxmlformats.org/officeDocument/2006/relationships/hyperlink" Target="https://quarto.org/docs/authoring/cross-references.html" TargetMode="External"/><Relationship Id="rId530" Type="http://schemas.openxmlformats.org/officeDocument/2006/relationships/hyperlink" Target="https://quarto.org/docs/authoring/diagrams.html" TargetMode="External"/><Relationship Id="rId513" Type="http://schemas.openxmlformats.org/officeDocument/2006/relationships/hyperlink" Target="https://quarto.org/docs/authoring/includes.html" TargetMode="External"/><Relationship Id="rId491" Type="http://schemas.openxmlformats.org/officeDocument/2006/relationships/hyperlink" Target="https://quarto.org/docs/books/" TargetMode="External"/><Relationship Id="rId495" Type="http://schemas.openxmlformats.org/officeDocument/2006/relationships/hyperlink" Target="https://quarto.org/docs/dashboards/" TargetMode="External"/><Relationship Id="rId500" Type="http://schemas.openxmlformats.org/officeDocument/2006/relationships/hyperlink" Target="https://quarto.org/docs/gallery/#dashboards" TargetMode="External"/><Relationship Id="rId469" Type="http://schemas.openxmlformats.org/officeDocument/2006/relationships/hyperlink" Target="https://quarto.org/docs/get-started/" TargetMode="External"/><Relationship Id="rId47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07" Type="http://schemas.openxmlformats.org/officeDocument/2006/relationships/hyperlink" Target="https://quarto.org/docs/projects/profiles.html" TargetMode="External"/><Relationship Id="rId492" Type="http://schemas.openxmlformats.org/officeDocument/2006/relationships/hyperlink" Target="https://quarto.org/docs/publishing/" TargetMode="External"/><Relationship Id="rId534"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0" Type="http://schemas.openxmlformats.org/officeDocument/2006/relationships/hyperlink" Target="https://r-hub.github.io/cranlogs/" TargetMode="External"/><Relationship Id="rId814"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5" Type="http://schemas.openxmlformats.org/officeDocument/2006/relationships/hyperlink" Target="https://r-pkgs.org/" TargetMode="External"/><Relationship Id="rId40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0" Type="http://schemas.openxmlformats.org/officeDocument/2006/relationships/hyperlink" Target="https://r-pkgs.org/release.html" TargetMode="External"/><Relationship Id="rId817" Type="http://schemas.openxmlformats.org/officeDocument/2006/relationships/hyperlink" Target="https://r-pkgs.org/release.html#sec-release-initial" TargetMode="External"/><Relationship Id="rId72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7" Type="http://schemas.openxmlformats.org/officeDocument/2006/relationships/hyperlink" Target="https://r4ds.hadley.nz/" TargetMode="External"/><Relationship Id="rId471"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69"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7"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497" Type="http://schemas.openxmlformats.org/officeDocument/2006/relationships/hyperlink" Target="https://rstudio.github.io/leaflet/" TargetMode="External"/><Relationship Id="rId784"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398" Type="http://schemas.openxmlformats.org/officeDocument/2006/relationships/hyperlink" Target="https://sembr.org/" TargetMode="External"/><Relationship Id="rId560"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3" Type="http://schemas.openxmlformats.org/officeDocument/2006/relationships/hyperlink" Target="https://sethrobertson.github.io/GitFixUm/fixup.html" TargetMode="External"/><Relationship Id="rId499" Type="http://schemas.openxmlformats.org/officeDocument/2006/relationships/hyperlink" Target="https://shiny.posit.co/" TargetMode="External"/><Relationship Id="rId1069" Type="http://schemas.openxmlformats.org/officeDocument/2006/relationships/hyperlink" Target="https://slurm.schedmd.com/salloc.html" TargetMode="External"/><Relationship Id="rId1071" Type="http://schemas.openxmlformats.org/officeDocument/2006/relationships/hyperlink" Target="https://slurm.schedmd.com/sattach.html" TargetMode="External"/><Relationship Id="rId1073" Type="http://schemas.openxmlformats.org/officeDocument/2006/relationships/hyperlink" Target="https://slurm.schedmd.com/sbatch.html" TargetMode="External"/><Relationship Id="rId1075" Type="http://schemas.openxmlformats.org/officeDocument/2006/relationships/hyperlink" Target="https://slurm.schedmd.com/squeue.html" TargetMode="External"/><Relationship Id="rId107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8" Type="http://schemas.openxmlformats.org/officeDocument/2006/relationships/hyperlink" Target="https://sourceforge.net/projects/vcxsrv/" TargetMode="External"/><Relationship Id="rId553" Type="http://schemas.openxmlformats.org/officeDocument/2006/relationships/hyperlink" Target="https://sp19.datastructur.es/materials/guides/using-git#b-local-repositories-narrative-introduction" TargetMode="External"/><Relationship Id="rId583"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4"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7"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1"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57" Type="http://schemas.openxmlformats.org/officeDocument/2006/relationships/hyperlink" Target="https://tidyselect.r-lib.org/" TargetMode="External"/><Relationship Id="rId416" Type="http://schemas.openxmlformats.org/officeDocument/2006/relationships/hyperlink" Target="https://tidyverse.org/blog/2017/12/styler-1.0.0/" TargetMode="External"/><Relationship Id="rId598" Type="http://schemas.openxmlformats.org/officeDocument/2006/relationships/hyperlink" Target="https://tidyverse.org/blog/2017/12/workflow-vs-script/" TargetMode="External"/><Relationship Id="rId1102" Type="http://schemas.openxmlformats.org/officeDocument/2006/relationships/hyperlink" Target="https://ucd-serg.github.io/lab-manual/appendix-copilot-instructions.html" TargetMode="External"/><Relationship Id="rId1104" Type="http://schemas.openxmlformats.org/officeDocument/2006/relationships/hyperlink" Target="https://ucd-serg.github.io/lab-manual/appendix-copilot-setup-steps.html" TargetMode="External"/><Relationship Id="rId797" Type="http://schemas.openxmlformats.org/officeDocument/2006/relationships/hyperlink" Target="https://ucd-serg.github.io/lab-manual/coding-practices.html#file-headers" TargetMode="External"/><Relationship Id="rId800" Type="http://schemas.openxmlformats.org/officeDocument/2006/relationships/hyperlink" Target="https://ucd-serg.github.io/lab-manual/coding-practices.html#function-documentation" TargetMode="External"/><Relationship Id="rId918" Type="http://schemas.openxmlformats.org/officeDocument/2006/relationships/hyperlink" Target="https://ucd-serg.github.io/lab-manual/coding-style.html" TargetMode="External"/><Relationship Id="rId803" Type="http://schemas.openxmlformats.org/officeDocument/2006/relationships/hyperlink" Target="https://ucd-serg.github.io/lab-manual/unix.html#example-code-for-runfilesavelogs" TargetMode="External"/><Relationship Id="rId932" Type="http://schemas.openxmlformats.org/officeDocument/2006/relationships/hyperlink" Target="https://ucdavisdatalab.github.io/install_guides/" TargetMode="External"/><Relationship Id="rId92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1" Type="http://schemas.openxmlformats.org/officeDocument/2006/relationships/hyperlink" Target="https://wiki.archlinux.org/title/Wayland" TargetMode="External"/><Relationship Id="rId872" Type="http://schemas.openxmlformats.org/officeDocument/2006/relationships/hyperlink" Target="https://wiki.x2go.org/" TargetMode="External"/><Relationship Id="rId271" Type="http://schemas.openxmlformats.org/officeDocument/2006/relationships/hyperlink" Target="https://withr.r-lib.org/" TargetMode="External"/><Relationship Id="rId100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6" Type="http://schemas.openxmlformats.org/officeDocument/2006/relationships/hyperlink" Target="https://www.chriswrites.com/how-to-change-file-permissions-using-the-terminal/" TargetMode="External"/><Relationship Id="rId1012" Type="http://schemas.openxmlformats.org/officeDocument/2006/relationships/hyperlink" Target="https://www.danieldsjoberg.com/gtsummary/" TargetMode="External"/><Relationship Id="rId92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7" Type="http://schemas.openxmlformats.org/officeDocument/2006/relationships/hyperlink" Target="https://www.git-scm.com/docs/gitignore#_pattern_format" TargetMode="External"/><Relationship Id="rId703" Type="http://schemas.openxmlformats.org/officeDocument/2006/relationships/hyperlink" Target="https://www.githubstatus.com/" TargetMode="External"/><Relationship Id="rId967" Type="http://schemas.openxmlformats.org/officeDocument/2006/relationships/hyperlink" Target="https://www.globalcodeofconduct.org/" TargetMode="External"/><Relationship Id="rId876" Type="http://schemas.openxmlformats.org/officeDocument/2006/relationships/hyperlink" Target="https://www.gnu.org/software/screen/" TargetMode="External"/><Relationship Id="rId773" Type="http://schemas.openxmlformats.org/officeDocument/2006/relationships/hyperlink" Target="https://www.howtogeek.com/118594/how-to-edit-your-system-path-for-easy-command-line-access/" TargetMode="External"/><Relationship Id="rId498" Type="http://schemas.openxmlformats.org/officeDocument/2006/relationships/hyperlink" Target="https://www.htmlwidgets.org/" TargetMode="External"/><Relationship Id="rId1007" Type="http://schemas.openxmlformats.org/officeDocument/2006/relationships/hyperlink" Target="https://www.medrxiv.org/" TargetMode="External"/><Relationship Id="rId975" Type="http://schemas.openxmlformats.org/officeDocument/2006/relationships/hyperlink" Target="https://www.nature.com/articles/d41586-021-03603-2" TargetMode="External"/><Relationship Id="rId965" Type="http://schemas.openxmlformats.org/officeDocument/2006/relationships/hyperlink" Target="https://www.niaid.nih.gov/grants-contracts/write-grant-application" TargetMode="External"/><Relationship Id="rId414"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17"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4" Type="http://schemas.openxmlformats.org/officeDocument/2006/relationships/hyperlink" Target="https://www.rstudio.com/wp-content/uploads/2015/02/data-wrangling-cheatsheet.pdf" TargetMode="External"/><Relationship Id="rId937" Type="http://schemas.openxmlformats.org/officeDocument/2006/relationships/hyperlink" Target="https://www.rstudio.com/wp-content/uploads/2015/02/rmarkdown-cheatsheet.pdf" TargetMode="External"/><Relationship Id="rId935" Type="http://schemas.openxmlformats.org/officeDocument/2006/relationships/hyperlink" Target="https://www.rstudio.com/wp-content/uploads/2015/03/ggplot2-cheatsheet.pdf" TargetMode="External"/><Relationship Id="rId957" Type="http://schemas.openxmlformats.org/officeDocument/2006/relationships/hyperlink" Target="https://www.sciencedirect.com/science/article/pii/S1471491423000928" TargetMode="External"/><Relationship Id="rId76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58" Type="http://schemas.openxmlformats.org/officeDocument/2006/relationships/hyperlink" Target="https://www.tidyverse.org/blog/2022/10/tidyselect-1-2-0/" TargetMode="External"/><Relationship Id="rId973" Type="http://schemas.openxmlformats.org/officeDocument/2006/relationships/hyperlink" Target="https://www.training.nih.gov/career-services/" TargetMode="External"/><Relationship Id="rId857" Type="http://schemas.openxmlformats.org/officeDocument/2006/relationships/hyperlink" Target="https://www.xquartz.org/" TargetMode="External"/><Relationship Id="rId976" Type="http://schemas.openxmlformats.org/officeDocument/2006/relationships/hyperlink" Target="https://www.youtube.com/watch?v=1RwJbhkCA58" TargetMode="External"/><Relationship Id="rId95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5" Type="http://schemas.openxmlformats.org/officeDocument/2006/relationships/hyperlink" Target="https://x.com/acagamic/status/1680381737816424450"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2026-09-01T03:22:05Z</dcterms:created>
  <dcterms:modified xsi:type="dcterms:W3CDTF">2026-09-01T03:22:05Z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