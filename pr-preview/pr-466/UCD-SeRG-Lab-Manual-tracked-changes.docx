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2026-08-18</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ins w:id="446" w:author="PR Preview" w:date="2024-01-01T00:00:00Z">
        <w:r>
          <w:rPr>
            <w:rStyle w:val="FunctionTok"/>
          </w:rPr>
          <w:t xml:space="preserve">library</w:t>
        </w:r>
      </w:ins>
      <w:ins w:id="446" w:author="PR Preview" w:date="2024-01-01T00:00:00Z">
        <w:r>
          <w:rPr>
            <w:rStyle w:val="NormalTok"/>
          </w:rPr>
          <w:t xml:space="preserve">(bench)</w:t>
        </w:r>
      </w:ins>
      <w:ins w:id="446" w:author="PR Preview" w:date="2024-01-01T00:00:00Z">
        <w:r>
          <w:br/>
        </w:r>
      </w:ins>
      <w:ins w:id="446" w:author="PR Preview" w:date="2024-01-01T00:00:00Z">
        <w:r>
          <w:br/>
        </w:r>
      </w:ins>
      <w:ins w:id="446" w:author="PR Preview" w:date="2024-01-01T00:00:00Z">
        <w:r>
          <w:rPr>
            <w:rStyle w:val="CommentTok"/>
          </w:rPr>
          <w:t xml:space="preserve"># Compare different approaches</w:t>
        </w:r>
      </w:ins>
      <w:ins w:id="446" w:author="PR Preview" w:date="2024-01-01T00:00:00Z">
        <w:r>
          <w:br/>
        </w:r>
      </w:ins>
      <w:ins w:id="446" w:author="PR Preview" w:date="2024-01-01T00:00:00Z">
        <w:r>
          <w:rPr>
            <w:rStyle w:val="NormalTok"/>
          </w:rPr>
          <w:t xml:space="preserve">results </w:t>
        </w:r>
      </w:ins>
      <w:ins w:id="446" w:author="PR Preview" w:date="2024-01-01T00:00:00Z">
        <w:r>
          <w:rPr>
            <w:rStyle w:val="OtherTok"/>
          </w:rPr>
          <w:t xml:space="preserve">&lt;-</w:t>
        </w:r>
      </w:ins>
      <w:ins w:id="446" w:author="PR Preview" w:date="2024-01-01T00:00:00Z">
        <w:r>
          <w:rPr>
            <w:rStyle w:val="NormalTok"/>
          </w:rPr>
          <w:t xml:space="preserve"> bench</w:t>
        </w:r>
      </w:ins>
      <w:ins w:id="446" w:author="PR Preview" w:date="2024-01-01T00:00:00Z">
        <w:r>
          <w:rPr>
            <w:rStyle w:val="SpecialCharTok"/>
          </w:rPr>
          <w:t xml:space="preserve">::</w:t>
        </w:r>
      </w:ins>
      <w:ins w:id="446" w:author="PR Preview" w:date="2024-01-01T00:00:00Z">
        <w:r>
          <w:rPr>
            <w:rStyle w:val="FunctionTok"/>
          </w:rPr>
          <w:t xml:space="preserve">mark</w:t>
        </w:r>
      </w:ins>
      <w:ins w:id="446" w:author="PR Preview" w:date="2024-01-01T00:00:00Z">
        <w:r>
          <w:rPr>
            <w:rStyle w:val="NormalTok"/>
          </w:rPr>
          <w:t xml:space="preserve">(</w:t>
        </w:r>
      </w:ins>
      <w:ins w:id="446" w:author="PR Preview" w:date="2024-01-01T00:00:00Z">
        <w:r>
          <w:br/>
        </w:r>
      </w:ins>
      <w:ins w:id="446" w:author="PR Preview" w:date="2024-01-01T00:00:00Z">
        <w:r>
          <w:rPr>
            <w:rStyle w:val="NormalTok"/>
          </w:rPr>
          <w:t xml:space="preserve">  </w:t>
        </w:r>
      </w:ins>
      <w:ins w:id="446" w:author="PR Preview" w:date="2024-01-01T00:00:00Z">
        <w:r>
          <w:rPr>
            <w:rStyle w:val="AttributeTok"/>
          </w:rPr>
          <w:t xml:space="preserve">base_subset =</w:t>
        </w:r>
      </w:ins>
      <w:ins w:id="446" w:author="PR Preview" w:date="2024-01-01T00:00:00Z">
        <w:r>
          <w:rPr>
            <w:rStyle w:val="NormalTok"/>
          </w:rPr>
          <w:t xml:space="preserve"> data[data</w:t>
        </w:r>
      </w:ins>
      <w:ins w:id="446" w:author="PR Preview" w:date="2024-01-01T00:00:00Z">
        <w:r>
          <w:rPr>
            <w:rStyle w:val="SpecialCharTok"/>
          </w:rPr>
          <w:t xml:space="preserve">$</w:t>
        </w:r>
      </w:ins>
      <w:ins w:id="446" w:author="PR Preview" w:date="2024-01-01T00:00:00Z">
        <w:r>
          <w:rPr>
            <w:rStyle w:val="NormalTok"/>
          </w:rPr>
          <w:t xml:space="preserve">group </w:t>
        </w:r>
      </w:ins>
      <w:ins w:id="446" w:author="PR Preview" w:date="2024-01-01T00:00:00Z">
        <w:r>
          <w:rPr>
            <w:rStyle w:val="SpecialCharTok"/>
          </w:rPr>
          <w:t xml:space="preserve">==</w:t>
        </w:r>
      </w:ins>
      <w:ins w:id="446" w:author="PR Preview" w:date="2024-01-01T00:00:00Z">
        <w:r>
          <w:rPr>
            <w:rStyle w:val="NormalTok"/>
          </w:rPr>
          <w:t xml:space="preserve"> </w:t>
        </w:r>
      </w:ins>
      <w:ins w:id="446" w:author="PR Preview" w:date="2024-01-01T00:00:00Z">
        <w:r>
          <w:rPr>
            <w:rStyle w:val="StringTok"/>
          </w:rPr>
          <w:t xml:space="preserve">"treatment"</w:t>
        </w:r>
      </w:ins>
      <w:ins w:id="446" w:author="PR Preview" w:date="2024-01-01T00:00:00Z">
        <w:r>
          <w:rPr>
            <w:rStyle w:val="NormalTok"/>
          </w:rPr>
          <w:t xml:space="preserve">, ],</w:t>
        </w:r>
      </w:ins>
      <w:ins w:id="446" w:author="PR Preview" w:date="2024-01-01T00:00:00Z">
        <w:r>
          <w:br/>
        </w:r>
      </w:ins>
      <w:ins w:id="446" w:author="PR Preview" w:date="2024-01-01T00:00:00Z">
        <w:r>
          <w:rPr>
            <w:rStyle w:val="NormalTok"/>
          </w:rPr>
          <w:t xml:space="preserve">  </w:t>
        </w:r>
      </w:ins>
      <w:ins w:id="446" w:author="PR Preview" w:date="2024-01-01T00:00:00Z">
        <w:r>
          <w:rPr>
            <w:rStyle w:val="AttributeTok"/>
          </w:rPr>
          <w:t xml:space="preserve">dplyr_filter =</w:t>
        </w:r>
      </w:ins>
      <w:ins w:id="446" w:author="PR Preview" w:date="2024-01-01T00:00:00Z">
        <w:r>
          <w:rPr>
            <w:rStyle w:val="NormalTok"/>
          </w:rPr>
          <w:t xml:space="preserve"> dplyr</w:t>
        </w:r>
      </w:ins>
      <w:ins w:id="446" w:author="PR Preview" w:date="2024-01-01T00:00:00Z">
        <w:r>
          <w:rPr>
            <w:rStyle w:val="SpecialCharTok"/>
          </w:rPr>
          <w:t xml:space="preserve">::</w:t>
        </w:r>
      </w:ins>
      <w:ins w:id="446" w:author="PR Preview" w:date="2024-01-01T00:00:00Z">
        <w:r>
          <w:rPr>
            <w:rStyle w:val="FunctionTok"/>
          </w:rPr>
          <w:t xml:space="preserve">filter</w:t>
        </w:r>
      </w:ins>
      <w:ins w:id="446" w:author="PR Preview" w:date="2024-01-01T00:00:00Z">
        <w:r>
          <w:rPr>
            <w:rStyle w:val="NormalTok"/>
          </w:rPr>
          <w:t xml:space="preserve">(data, group </w:t>
        </w:r>
      </w:ins>
      <w:ins w:id="446" w:author="PR Preview" w:date="2024-01-01T00:00:00Z">
        <w:r>
          <w:rPr>
            <w:rStyle w:val="SpecialCharTok"/>
          </w:rPr>
          <w:t xml:space="preserve">==</w:t>
        </w:r>
      </w:ins>
      <w:ins w:id="446" w:author="PR Preview" w:date="2024-01-01T00:00:00Z">
        <w:r>
          <w:rPr>
            <w:rStyle w:val="NormalTok"/>
          </w:rPr>
          <w:t xml:space="preserve"> </w:t>
        </w:r>
      </w:ins>
      <w:ins w:id="446" w:author="PR Preview" w:date="2024-01-01T00:00:00Z">
        <w:r>
          <w:rPr>
            <w:rStyle w:val="StringTok"/>
          </w:rPr>
          <w:t xml:space="preserve">"treatment"</w:t>
        </w:r>
      </w:ins>
      <w:ins w:id="446" w:author="PR Preview" w:date="2024-01-01T00:00:00Z">
        <w:r>
          <w:rPr>
            <w:rStyle w:val="NormalTok"/>
          </w:rPr>
          <w:t xml:space="preserve">),</w:t>
        </w:r>
      </w:ins>
      <w:ins w:id="446" w:author="PR Preview" w:date="2024-01-01T00:00:00Z">
        <w:r>
          <w:br/>
        </w:r>
      </w:ins>
      <w:ins w:id="446" w:author="PR Preview" w:date="2024-01-01T00:00:00Z">
        <w:r>
          <w:rPr>
            <w:rStyle w:val="NormalTok"/>
          </w:rPr>
          <w:t xml:space="preserve">  </w:t>
        </w:r>
      </w:ins>
      <w:ins w:id="446" w:author="PR Preview" w:date="2024-01-01T00:00:00Z">
        <w:r>
          <w:rPr>
            <w:rStyle w:val="AttributeTok"/>
          </w:rPr>
          <w:t xml:space="preserve">data.table =</w:t>
        </w:r>
      </w:ins>
      <w:ins w:id="446" w:author="PR Preview" w:date="2024-01-01T00:00:00Z">
        <w:r>
          <w:rPr>
            <w:rStyle w:val="NormalTok"/>
          </w:rPr>
          <w:t xml:space="preserve"> dt[group </w:t>
        </w:r>
      </w:ins>
      <w:ins w:id="446" w:author="PR Preview" w:date="2024-01-01T00:00:00Z">
        <w:r>
          <w:rPr>
            <w:rStyle w:val="SpecialCharTok"/>
          </w:rPr>
          <w:t xml:space="preserve">==</w:t>
        </w:r>
      </w:ins>
      <w:ins w:id="446" w:author="PR Preview" w:date="2024-01-01T00:00:00Z">
        <w:r>
          <w:rPr>
            <w:rStyle w:val="NormalTok"/>
          </w:rPr>
          <w:t xml:space="preserve"> </w:t>
        </w:r>
      </w:ins>
      <w:ins w:id="446" w:author="PR Preview" w:date="2024-01-01T00:00:00Z">
        <w:r>
          <w:rPr>
            <w:rStyle w:val="StringTok"/>
          </w:rPr>
          <w:t xml:space="preserve">"treatment"</w:t>
        </w:r>
      </w:ins>
      <w:ins w:id="446" w:author="PR Preview" w:date="2024-01-01T00:00:00Z">
        <w:r>
          <w:rPr>
            <w:rStyle w:val="NormalTok"/>
          </w:rPr>
          <w:t xml:space="preserve">],</w:t>
        </w:r>
      </w:ins>
      <w:ins w:id="446" w:author="PR Preview" w:date="2024-01-01T00:00:00Z">
        <w:r>
          <w:br/>
        </w:r>
      </w:ins>
      <w:ins w:id="446" w:author="PR Preview" w:date="2024-01-01T00:00:00Z">
        <w:r>
          <w:rPr>
            <w:rStyle w:val="NormalTok"/>
          </w:rPr>
          <w:t xml:space="preserve">  </w:t>
        </w:r>
      </w:ins>
      <w:ins w:id="446" w:author="PR Preview" w:date="2024-01-01T00:00:00Z">
        <w:r>
          <w:rPr>
            <w:rStyle w:val="AttributeTok"/>
          </w:rPr>
          <w:t xml:space="preserve">iterations =</w:t>
        </w:r>
      </w:ins>
      <w:ins w:id="446" w:author="PR Preview" w:date="2024-01-01T00:00:00Z">
        <w:r>
          <w:rPr>
            <w:rStyle w:val="NormalTok"/>
          </w:rPr>
          <w:t xml:space="preserve"> </w:t>
        </w:r>
      </w:ins>
      <w:ins w:id="446" w:author="PR Preview" w:date="2024-01-01T00:00:00Z">
        <w:r>
          <w:rPr>
            <w:rStyle w:val="DecValTok"/>
          </w:rPr>
          <w:t xml:space="preserve">100</w:t>
        </w:r>
      </w:ins>
      <w:ins w:id="446" w:author="PR Preview" w:date="2024-01-01T00:00:00Z">
        <w:r>
          <w:br/>
        </w:r>
      </w:ins>
      <w:ins w:id="446" w:author="PR Preview" w:date="2024-01-01T00:00:00Z">
        <w:r>
          <w:rPr>
            <w:rStyle w:val="NormalTok"/>
          </w:rPr>
          <w:t xml:space="preserve">)</w:t>
        </w:r>
      </w:ins>
      <w:ins w:id="446" w:author="PR Preview" w:date="2024-01-01T00:00:00Z">
        <w:r>
          <w:br/>
        </w:r>
      </w:ins>
      <w:ins w:id="446" w:author="PR Preview" w:date="2024-01-01T00:00:00Z">
        <w:r>
          <w:br/>
        </w:r>
      </w:ins>
      <w:ins w:id="446" w:author="PR Preview" w:date="2024-01-01T00:00:00Z">
        <w:r>
          <w:rPr>
            <w:rStyle w:val="CommentTok"/>
          </w:rPr>
          <w:t xml:space="preserve"># View results</w:t>
        </w:r>
      </w:ins>
      <w:ins w:id="446" w:author="PR Preview" w:date="2024-01-01T00:00:00Z">
        <w:r>
          <w:br/>
        </w:r>
      </w:ins>
      <w:ins w:id="446" w:author="PR Preview" w:date="2024-01-01T00:00:00Z">
        <w:r>
          <w:rPr>
            <w:rStyle w:val="FunctionTok"/>
          </w:rPr>
          <w:t xml:space="preserve">print</w:t>
        </w:r>
      </w:ins>
      <w:ins w:id="446" w:author="PR Preview" w:date="2024-01-01T00:00:00Z">
        <w:r>
          <w:rPr>
            <w:rStyle w:val="NormalTok"/>
          </w:rPr>
          <w:t xml:space="preserve">(results)</w:t>
        </w:r>
      </w:ins>
      <w:ins w:id="446" w:author="PR Preview" w:date="2024-01-01T00:00:00Z">
        <w:r>
          <w:br/>
        </w:r>
      </w:ins>
      <w:ins w:id="446" w:author="PR Preview" w:date="2024-01-01T00:00:00Z">
        <w:r>
          <w:rPr>
            <w:rStyle w:val="CommentTok"/>
          </w:rPr>
          <w:t xml:space="preserve">#&gt; # A tibble: 3 x 6</w:t>
        </w:r>
      </w:ins>
      <w:ins w:id="446" w:author="PR Preview" w:date="2024-01-01T00:00:00Z">
        <w:r>
          <w:br/>
        </w:r>
      </w:ins>
      <w:ins w:id="446" w:author="PR Preview" w:date="2024-01-01T00:00:00Z">
        <w:r>
          <w:rPr>
            <w:rStyle w:val="CommentTok"/>
          </w:rPr>
          <w:t xml:space="preserve">#&gt;   expression        min   median `itr/sec` mem_alloc `gc/sec`</w:t>
        </w:r>
      </w:ins>
      <w:ins w:id="446" w:author="PR Preview" w:date="2024-01-01T00:00:00Z">
        <w:r>
          <w:br/>
        </w:r>
      </w:ins>
      <w:ins w:id="446" w:author="PR Preview" w:date="2024-01-01T00:00:00Z">
        <w:r>
          <w:rPr>
            <w:rStyle w:val="CommentTok"/>
          </w:rPr>
          <w:t xml:space="preserve">#&gt;   &lt;bch:expr&gt;   &lt;bch:tm&gt; &lt;bch:tm&gt;     &lt;dbl&gt; &lt;bch:byt&gt;    &lt;dbl&gt;</w:t>
        </w:r>
      </w:ins>
      <w:ins w:id="446" w:author="PR Preview" w:date="2024-01-01T00:00:00Z">
        <w:r>
          <w:br/>
        </w:r>
      </w:ins>
      <w:ins w:id="446" w:author="PR Preview" w:date="2024-01-01T00:00:00Z">
        <w:r>
          <w:rPr>
            <w:rStyle w:val="CommentTok"/>
          </w:rPr>
          <w:t xml:space="preserve">#&gt; 1 base_subset    1.2ms    1.4ms       714.    1.5MB     2.14</w:t>
        </w:r>
      </w:ins>
      <w:ins w:id="446" w:author="PR Preview" w:date="2024-01-01T00:00:00Z">
        <w:r>
          <w:br/>
        </w:r>
      </w:ins>
      <w:ins w:id="446" w:author="PR Preview" w:date="2024-01-01T00:00:00Z">
        <w:r>
          <w:rPr>
            <w:rStyle w:val="CommentTok"/>
          </w:rPr>
          <w:t xml:space="preserve">#&gt; 2 dplyr_filter   2.1ms    2.3ms       435.    2.1MB     4.35</w:t>
        </w:r>
      </w:ins>
      <w:ins w:id="446" w:author="PR Preview" w:date="2024-01-01T00:00:00Z">
        <w:r>
          <w:br/>
        </w:r>
      </w:ins>
      <w:ins w:id="446" w:author="PR Preview" w:date="2024-01-01T00:00:00Z">
        <w:r>
          <w:rPr>
            <w:rStyle w:val="CommentTok"/>
          </w:rPr>
          <w:t xml:space="preserve">#&gt; 3 data.table   850.0us  950.0us      1053.  800.0KB     0.00</w:t>
        </w:r>
      </w:ins>
      <w:ins w:id="446" w:author="PR Preview" w:date="2024-01-01T00:00:00Z">
        <w:r>
          <w:br/>
        </w:r>
      </w:ins>
      <w:ins w:id="446" w:author="PR Preview" w:date="2024-01-01T00:00:00Z">
        <w:r>
          <w:br/>
        </w:r>
      </w:ins>
      <w:ins w:id="446" w:author="PR Preview" w:date="2024-01-01T00:00:00Z">
        <w:r>
          <w:rPr>
            <w:rStyle w:val="CommentTok"/>
          </w:rPr>
          <w:t xml:space="preserve"># Plot results</w:t>
        </w:r>
      </w:ins>
      <w:ins w:id="446" w:author="PR Preview" w:date="2024-01-01T00:00:00Z">
        <w:r>
          <w:br/>
        </w:r>
      </w:ins>
      <w:ins w:id="446" w:author="PR Preview" w:date="2024-01-01T00:00:00Z">
        <w:r>
          <w:rPr>
            <w:rStyle w:val="FunctionTok"/>
          </w:rPr>
          <w:t xml:space="preserve">plot</w:t>
        </w:r>
      </w:ins>
      <w:ins w:id="446" w:author="PR Preview" w:date="2024-01-01T00:00:00Z">
        <w:r>
          <w:rPr>
            <w:rStyle w:val="NormalTok"/>
          </w:rPr>
          <w:t xml:space="preserve">(results)</w:t>
        </w:r>
      </w:ins>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ins w:id="469" w:author="PR Preview" w:date="2024-01-01T00:00:00Z">
        <w:r>
          <w:t xml:space="preserve">Repeated subsetting operations -&gt; Use data.table or pre-filter</w:t>
        </w:r>
      </w:ins>
    </w:p>
    <w:p>
      <w:pPr>
        <w:pStyle w:val="Compact"/>
        <w:numPr>
          <w:ilvl w:val="0"/>
          <w:numId w:val="1055"/>
        </w:numPr>
      </w:pPr>
      <w:ins w:id="470" w:author="PR Preview" w:date="2024-01-01T00:00:00Z">
        <w:r>
          <w:t xml:space="preserve">Growing objects in loops -&gt; Pre-allocate vectors</w:t>
        </w:r>
      </w:ins>
    </w:p>
    <w:p>
      <w:pPr>
        <w:pStyle w:val="Compact"/>
        <w:numPr>
          <w:ilvl w:val="0"/>
          <w:numId w:val="1055"/>
        </w:numPr>
      </w:pPr>
      <w:ins w:id="471" w:author="PR Preview" w:date="2024-01-01T00:00:00Z">
        <w:r>
          <w:t xml:space="preserve">Complex joins on large datasets -&gt; Index properly or use data.table</w:t>
        </w:r>
      </w:ins>
    </w:p>
    <w:p>
      <w:pPr>
        <w:pStyle w:val="Compact"/>
        <w:numPr>
          <w:ilvl w:val="0"/>
          <w:numId w:val="1055"/>
        </w:numPr>
      </w:pPr>
      <w:ins w:id="472" w:author="PR Preview" w:date="2024-01-01T00:00:00Z">
        <w:r>
          <w:t xml:space="preserve">Unnecessary copies -&gt; Use reference semantics where appropriate</w:t>
        </w:r>
      </w:ins>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ins w:id="498" w:author="PR Preview" w:date="2024-01-01T00:00:00Z">
        <w:r>
          <w:rPr>
            <w:rStyle w:val="CommentTok"/>
          </w:rPr>
          <w:t xml:space="preserve"># tests/testthat/test-performance.R</w:t>
        </w:r>
      </w:ins>
      <w:ins w:id="498" w:author="PR Preview" w:date="2024-01-01T00:00:00Z">
        <w:r>
          <w:br/>
        </w:r>
      </w:ins>
      <w:ins w:id="498" w:author="PR Preview" w:date="2024-01-01T00:00:00Z">
        <w:r>
          <w:br/>
        </w:r>
      </w:ins>
      <w:ins w:id="498" w:author="PR Preview" w:date="2024-01-01T00:00:00Z">
        <w:r>
          <w:rPr>
            <w:rStyle w:val="FunctionTok"/>
          </w:rPr>
          <w:t xml:space="preserve">test_that</w:t>
        </w:r>
      </w:ins>
      <w:ins w:id="498" w:author="PR Preview" w:date="2024-01-01T00:00:00Z">
        <w:r>
          <w:rPr>
            <w:rStyle w:val="NormalTok"/>
          </w:rPr>
          <w:t xml:space="preserve">(</w:t>
        </w:r>
      </w:ins>
      <w:ins w:id="498" w:author="PR Preview" w:date="2024-01-01T00:00:00Z">
        <w:r>
          <w:rPr>
            <w:rStyle w:val="StringTok"/>
          </w:rPr>
          <w:t xml:space="preserve">"data preparation meets performance requirements"</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skip_on_cran</w:t>
        </w:r>
      </w:ins>
      <w:ins w:id="498" w:author="PR Preview" w:date="2024-01-01T00:00:00Z">
        <w:r>
          <w:rPr>
            <w:rStyle w:val="NormalTok"/>
          </w:rPr>
          <w:t xml:space="preserve">()  </w:t>
        </w:r>
      </w:ins>
      <w:ins w:id="498" w:author="PR Preview" w:date="2024-01-01T00:00:00Z">
        <w:r>
          <w:rPr>
            <w:rStyle w:val="CommentTok"/>
          </w:rPr>
          <w:t xml:space="preserve"># Skip on CRAN (timing-based tests can be flaky)</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Run on CI only if BENCHMARK_ON_CI is set</w:t>
        </w:r>
      </w:ins>
      <w:ins w:id="498" w:author="PR Preview" w:date="2024-01-01T00:00:00Z">
        <w:r>
          <w:br/>
        </w:r>
      </w:ins>
      <w:ins w:id="498" w:author="PR Preview" w:date="2024-01-01T00:00:00Z">
        <w:r>
          <w:rPr>
            <w:rStyle w:val="NormalTok"/>
          </w:rPr>
          <w:t xml:space="preserve">  </w:t>
        </w:r>
      </w:ins>
      <w:ins w:id="498" w:author="PR Preview" w:date="2024-01-01T00:00:00Z">
        <w:r>
          <w:rPr>
            <w:rStyle w:val="ControlFlowTok"/>
          </w:rPr>
          <w:t xml:space="preserve">if</w:t>
        </w:r>
      </w:ins>
      <w:ins w:id="498" w:author="PR Preview" w:date="2024-01-01T00:00:00Z">
        <w:r>
          <w:rPr>
            <w:rStyle w:val="NormalTok"/>
          </w:rPr>
          <w:t xml:space="preserve"> (</w:t>
        </w:r>
      </w:ins>
      <w:ins w:id="498" w:author="PR Preview" w:date="2024-01-01T00:00:00Z">
        <w:r>
          <w:rPr>
            <w:rStyle w:val="FunctionTok"/>
          </w:rPr>
          <w:t xml:space="preserve">identical</w:t>
        </w:r>
      </w:ins>
      <w:ins w:id="498" w:author="PR Preview" w:date="2024-01-01T00:00:00Z">
        <w:r>
          <w:rPr>
            <w:rStyle w:val="NormalTok"/>
          </w:rPr>
          <w:t xml:space="preserve">(</w:t>
        </w:r>
      </w:ins>
      <w:ins w:id="498" w:author="PR Preview" w:date="2024-01-01T00:00:00Z">
        <w:r>
          <w:rPr>
            <w:rStyle w:val="FunctionTok"/>
          </w:rPr>
          <w:t xml:space="preserve">Sys.getenv</w:t>
        </w:r>
      </w:ins>
      <w:ins w:id="498" w:author="PR Preview" w:date="2024-01-01T00:00:00Z">
        <w:r>
          <w:rPr>
            <w:rStyle w:val="NormalTok"/>
          </w:rPr>
          <w:t xml:space="preserve">(</w:t>
        </w:r>
      </w:ins>
      <w:ins w:id="498" w:author="PR Preview" w:date="2024-01-01T00:00:00Z">
        <w:r>
          <w:rPr>
            <w:rStyle w:val="StringTok"/>
          </w:rPr>
          <w:t xml:space="preserve">"CI"</w:t>
        </w:r>
      </w:ins>
      <w:ins w:id="498" w:author="PR Preview" w:date="2024-01-01T00:00:00Z">
        <w:r>
          <w:rPr>
            <w:rStyle w:val="NormalTok"/>
          </w:rPr>
          <w:t xml:space="preserve">), </w:t>
        </w:r>
      </w:ins>
      <w:ins w:id="498" w:author="PR Preview" w:date="2024-01-01T00:00:00Z">
        <w:r>
          <w:rPr>
            <w:rStyle w:val="StringTok"/>
          </w:rPr>
          <w:t xml:space="preserve">"true"</w:t>
        </w:r>
      </w:ins>
      <w:ins w:id="498" w:author="PR Preview" w:date="2024-01-01T00:00:00Z">
        <w:r>
          <w:rPr>
            <w:rStyle w:val="NormalTok"/>
          </w:rPr>
          <w:t xml:space="preserve">) </w:t>
        </w:r>
      </w:ins>
      <w:ins w:id="498" w:author="PR Preview" w:date="2024-01-01T00:00:00Z">
        <w:r>
          <w:rPr>
            <w:rStyle w:val="SpecialCharTok"/>
          </w:rPr>
          <w:t xml:space="preserve">&amp;&amp;</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SpecialCharTok"/>
          </w:rPr>
          <w:t xml:space="preserve">!</w:t>
        </w:r>
      </w:ins>
      <w:ins w:id="498" w:author="PR Preview" w:date="2024-01-01T00:00:00Z">
        <w:r>
          <w:rPr>
            <w:rStyle w:val="FunctionTok"/>
          </w:rPr>
          <w:t xml:space="preserve">identical</w:t>
        </w:r>
      </w:ins>
      <w:ins w:id="498" w:author="PR Preview" w:date="2024-01-01T00:00:00Z">
        <w:r>
          <w:rPr>
            <w:rStyle w:val="NormalTok"/>
          </w:rPr>
          <w:t xml:space="preserve">(</w:t>
        </w:r>
      </w:ins>
      <w:ins w:id="498" w:author="PR Preview" w:date="2024-01-01T00:00:00Z">
        <w:r>
          <w:rPr>
            <w:rStyle w:val="FunctionTok"/>
          </w:rPr>
          <w:t xml:space="preserve">Sys.getenv</w:t>
        </w:r>
      </w:ins>
      <w:ins w:id="498" w:author="PR Preview" w:date="2024-01-01T00:00:00Z">
        <w:r>
          <w:rPr>
            <w:rStyle w:val="NormalTok"/>
          </w:rPr>
          <w:t xml:space="preserve">(</w:t>
        </w:r>
      </w:ins>
      <w:ins w:id="498" w:author="PR Preview" w:date="2024-01-01T00:00:00Z">
        <w:r>
          <w:rPr>
            <w:rStyle w:val="StringTok"/>
          </w:rPr>
          <w:t xml:space="preserve">"BENCHMARK_ON_CI"</w:t>
        </w:r>
      </w:ins>
      <w:ins w:id="498" w:author="PR Preview" w:date="2024-01-01T00:00:00Z">
        <w:r>
          <w:rPr>
            <w:rStyle w:val="NormalTok"/>
          </w:rPr>
          <w:t xml:space="preserve">), </w:t>
        </w:r>
      </w:ins>
      <w:ins w:id="498" w:author="PR Preview" w:date="2024-01-01T00:00:00Z">
        <w:r>
          <w:rPr>
            <w:rStyle w:val="StringTok"/>
          </w:rPr>
          <w:t xml:space="preserve">"true"</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skip</w:t>
        </w:r>
      </w:ins>
      <w:ins w:id="498" w:author="PR Preview" w:date="2024-01-01T00:00:00Z">
        <w:r>
          <w:rPr>
            <w:rStyle w:val="NormalTok"/>
          </w:rPr>
          <w:t xml:space="preserve">(</w:t>
        </w:r>
      </w:ins>
      <w:ins w:id="498" w:author="PR Preview" w:date="2024-01-01T00:00:00Z">
        <w:r>
          <w:rPr>
            <w:rStyle w:val="StringTok"/>
          </w:rPr>
          <w:t xml:space="preserve">"Skipping performance test on CI"</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n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DecValTok"/>
          </w:rPr>
          <w:t xml:space="preserve">10000</w:t>
        </w:r>
      </w:ins>
      <w:ins w:id="498" w:author="PR Preview" w:date="2024-01-01T00:00:00Z">
        <w:r>
          <w:br/>
        </w:r>
      </w:ins>
      <w:ins w:id="498" w:author="PR Preview" w:date="2024-01-01T00:00:00Z">
        <w:r>
          <w:rPr>
            <w:rStyle w:val="NormalTok"/>
          </w:rPr>
          <w:t xml:space="preserve">  test_data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generate_test_cohort</w:t>
        </w:r>
      </w:ins>
      <w:ins w:id="498" w:author="PR Preview" w:date="2024-01-01T00:00:00Z">
        <w:r>
          <w:rPr>
            <w:rStyle w:val="NormalTok"/>
          </w:rPr>
          <w:t xml:space="preserve">(n)</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Measure execution time</w:t>
        </w:r>
      </w:ins>
      <w:ins w:id="498" w:author="PR Preview" w:date="2024-01-01T00:00:00Z">
        <w:r>
          <w:br/>
        </w:r>
      </w:ins>
      <w:ins w:id="498" w:author="PR Preview" w:date="2024-01-01T00:00:00Z">
        <w:r>
          <w:rPr>
            <w:rStyle w:val="NormalTok"/>
          </w:rPr>
          <w:t xml:space="preserve">  timing </w:t>
        </w:r>
      </w:ins>
      <w:ins w:id="498" w:author="PR Preview" w:date="2024-01-01T00:00:00Z">
        <w:r>
          <w:rPr>
            <w:rStyle w:val="OtherTok"/>
          </w:rPr>
          <w:t xml:space="preserve">&lt;-</w:t>
        </w:r>
      </w:ins>
      <w:ins w:id="498" w:author="PR Preview" w:date="2024-01-01T00:00:00Z">
        <w:r>
          <w:rPr>
            <w:rStyle w:val="NormalTok"/>
          </w:rPr>
          <w:t xml:space="preserve"> bench</w:t>
        </w:r>
      </w:ins>
      <w:ins w:id="498" w:author="PR Preview" w:date="2024-01-01T00:00:00Z">
        <w:r>
          <w:rPr>
            <w:rStyle w:val="SpecialCharTok"/>
          </w:rPr>
          <w:t xml:space="preserve">::</w:t>
        </w:r>
      </w:ins>
      <w:ins w:id="498" w:author="PR Preview" w:date="2024-01-01T00:00:00Z">
        <w:r>
          <w:rPr>
            <w:rStyle w:val="FunctionTok"/>
          </w:rPr>
          <w:t xml:space="preserve">mark</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prep_study_data</w:t>
        </w:r>
      </w:ins>
      <w:ins w:id="498" w:author="PR Preview" w:date="2024-01-01T00:00:00Z">
        <w:r>
          <w:rPr>
            <w:rStyle w:val="NormalTok"/>
          </w:rPr>
          <w:t xml:space="preserve">(test_data),</w:t>
        </w:r>
      </w:ins>
      <w:ins w:id="498" w:author="PR Preview" w:date="2024-01-01T00:00:00Z">
        <w:r>
          <w:br/>
        </w:r>
      </w:ins>
      <w:ins w:id="498" w:author="PR Preview" w:date="2024-01-01T00:00:00Z">
        <w:r>
          <w:rPr>
            <w:rStyle w:val="NormalTok"/>
          </w:rPr>
          <w:t xml:space="preserve">    </w:t>
        </w:r>
      </w:ins>
      <w:ins w:id="498" w:author="PR Preview" w:date="2024-01-01T00:00:00Z">
        <w:r>
          <w:rPr>
            <w:rStyle w:val="AttributeTok"/>
          </w:rPr>
          <w:t xml:space="preserve">iterations =</w:t>
        </w:r>
      </w:ins>
      <w:ins w:id="498" w:author="PR Preview" w:date="2024-01-01T00:00:00Z">
        <w:r>
          <w:rPr>
            <w:rStyle w:val="NormalTok"/>
          </w:rPr>
          <w:t xml:space="preserve"> </w:t>
        </w:r>
      </w:ins>
      <w:ins w:id="498" w:author="PR Preview" w:date="2024-01-01T00:00:00Z">
        <w:r>
          <w:rPr>
            <w:rStyle w:val="DecValTok"/>
          </w:rPr>
          <w:t xml:space="preserve">10</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rPr>
            <w:rStyle w:val="AttributeTok"/>
          </w:rPr>
          <w:t xml:space="preserve">check =</w:t>
        </w:r>
      </w:ins>
      <w:ins w:id="498" w:author="PR Preview" w:date="2024-01-01T00:00:00Z">
        <w:r>
          <w:rPr>
            <w:rStyle w:val="NormalTok"/>
          </w:rPr>
          <w:t xml:space="preserve"> </w:t>
        </w:r>
      </w:ins>
      <w:ins w:id="498" w:author="PR Preview" w:date="2024-01-01T00:00:00Z">
        <w:r>
          <w:rPr>
            <w:rStyle w:val="ConstantTok"/>
          </w:rPr>
          <w:t xml:space="preserve">FALSE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Require median time under threshold</w:t>
        </w:r>
      </w:ins>
      <w:ins w:id="498" w:author="PR Preview" w:date="2024-01-01T00:00:00Z">
        <w:r>
          <w:br/>
        </w:r>
      </w:ins>
      <w:ins w:id="498" w:author="PR Preview" w:date="2024-01-01T00:00:00Z">
        <w:r>
          <w:rPr>
            <w:rStyle w:val="NormalTok"/>
          </w:rPr>
          <w:t xml:space="preserve">  max_time_ms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DecValTok"/>
          </w:rPr>
          <w:t xml:space="preserve">100</w:t>
        </w:r>
      </w:ins>
      <w:ins w:id="498" w:author="PR Preview" w:date="2024-01-01T00:00:00Z">
        <w:r>
          <w:br/>
        </w:r>
      </w:ins>
      <w:ins w:id="498" w:author="PR Preview" w:date="2024-01-01T00:00:00Z">
        <w:r>
          <w:rPr>
            <w:rStyle w:val="NormalTok"/>
          </w:rPr>
          <w:t xml:space="preserve">  median_time_ms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as.numeric</w:t>
        </w:r>
      </w:ins>
      <w:ins w:id="498" w:author="PR Preview" w:date="2024-01-01T00:00:00Z">
        <w:r>
          <w:rPr>
            <w:rStyle w:val="NormalTok"/>
          </w:rPr>
          <w:t xml:space="preserve">(timing</w:t>
        </w:r>
      </w:ins>
      <w:ins w:id="498" w:author="PR Preview" w:date="2024-01-01T00:00:00Z">
        <w:r>
          <w:rPr>
            <w:rStyle w:val="SpecialCharTok"/>
          </w:rPr>
          <w:t xml:space="preserve">$</w:t>
        </w:r>
      </w:ins>
      <w:ins w:id="498" w:author="PR Preview" w:date="2024-01-01T00:00:00Z">
        <w:r>
          <w:rPr>
            <w:rStyle w:val="NormalTok"/>
          </w:rPr>
          <w:t xml:space="preserve">median) </w:t>
        </w:r>
      </w:ins>
      <w:ins w:id="498" w:author="PR Preview" w:date="2024-01-01T00:00:00Z">
        <w:r>
          <w:rPr>
            <w:rStyle w:val="SpecialCharTok"/>
          </w:rPr>
          <w:t xml:space="preserve">*</w:t>
        </w:r>
      </w:ins>
      <w:ins w:id="498" w:author="PR Preview" w:date="2024-01-01T00:00:00Z">
        <w:r>
          <w:rPr>
            <w:rStyle w:val="NormalTok"/>
          </w:rPr>
          <w:t xml:space="preserve"> </w:t>
        </w:r>
      </w:ins>
      <w:ins w:id="498" w:author="PR Preview" w:date="2024-01-01T00:00:00Z">
        <w:r>
          <w:rPr>
            <w:rStyle w:val="DecValTok"/>
          </w:rPr>
          <w:t xml:space="preserve">1000</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expect_true</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median_time_ms </w:t>
        </w:r>
      </w:ins>
      <w:ins w:id="498" w:author="PR Preview" w:date="2024-01-01T00:00:00Z">
        <w:r>
          <w:rPr>
            <w:rStyle w:val="SpecialCharTok"/>
          </w:rPr>
          <w:t xml:space="preserve">&lt;</w:t>
        </w:r>
      </w:ins>
      <w:ins w:id="498" w:author="PR Preview" w:date="2024-01-01T00:00:00Z">
        <w:r>
          <w:rPr>
            <w:rStyle w:val="NormalTok"/>
          </w:rPr>
          <w:t xml:space="preserve"> max_time_ms,</w:t>
        </w:r>
      </w:ins>
      <w:ins w:id="498" w:author="PR Preview" w:date="2024-01-01T00:00:00Z">
        <w:r>
          <w:br/>
        </w:r>
      </w:ins>
      <w:ins w:id="498" w:author="PR Preview" w:date="2024-01-01T00:00:00Z">
        <w:r>
          <w:rPr>
            <w:rStyle w:val="NormalTok"/>
          </w:rPr>
          <w:t xml:space="preserve">    </w:t>
        </w:r>
      </w:ins>
      <w:ins w:id="498" w:author="PR Preview" w:date="2024-01-01T00:00:00Z">
        <w:r>
          <w:rPr>
            <w:rStyle w:val="AttributeTok"/>
          </w:rPr>
          <w:t xml:space="preserve">info =</w:t>
        </w:r>
      </w:ins>
      <w:ins w:id="498" w:author="PR Preview" w:date="2024-01-01T00:00:00Z">
        <w:r>
          <w:rPr>
            <w:rStyle w:val="NormalTok"/>
          </w:rPr>
          <w:t xml:space="preserve"> </w:t>
        </w:r>
      </w:ins>
      <w:ins w:id="498" w:author="PR Preview" w:date="2024-01-01T00:00:00Z">
        <w:r>
          <w:rPr>
            <w:rStyle w:val="FunctionTok"/>
          </w:rPr>
          <w:t xml:space="preserve">sprintf</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rPr>
            <w:rStyle w:val="StringTok"/>
          </w:rPr>
          <w:t xml:space="preserve">"prep_study_data took %.1f ms (threshold: %.1f ms)"</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median_time_ms,</w:t>
        </w:r>
      </w:ins>
      <w:ins w:id="498" w:author="PR Preview" w:date="2024-01-01T00:00:00Z">
        <w:r>
          <w:br/>
        </w:r>
      </w:ins>
      <w:ins w:id="498" w:author="PR Preview" w:date="2024-01-01T00:00:00Z">
        <w:r>
          <w:rPr>
            <w:rStyle w:val="NormalTok"/>
          </w:rPr>
          <w:t xml:space="preserve">      max_time_ms</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w:t>
        </w:r>
      </w:ins>
      <w:ins w:id="498" w:author="PR Preview" w:date="2024-01-01T00:00:00Z">
        <w:r>
          <w:br/>
        </w:r>
      </w:ins>
      <w:ins w:id="498" w:author="PR Preview" w:date="2024-01-01T00:00:00Z">
        <w:r>
          <w:br/>
        </w:r>
      </w:ins>
      <w:ins w:id="498" w:author="PR Preview" w:date="2024-01-01T00:00:00Z">
        <w:r>
          <w:rPr>
            <w:rStyle w:val="FunctionTok"/>
          </w:rPr>
          <w:t xml:space="preserve">test_that</w:t>
        </w:r>
      </w:ins>
      <w:ins w:id="498" w:author="PR Preview" w:date="2024-01-01T00:00:00Z">
        <w:r>
          <w:rPr>
            <w:rStyle w:val="NormalTok"/>
          </w:rPr>
          <w:t xml:space="preserve">(</w:t>
        </w:r>
      </w:ins>
      <w:ins w:id="498" w:author="PR Preview" w:date="2024-01-01T00:00:00Z">
        <w:r>
          <w:rPr>
            <w:rStyle w:val="StringTok"/>
          </w:rPr>
          <w:t xml:space="preserve">"analysis scales linearly with sample size"</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skip_on_cran</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Run on CI only if BENCHMARK_ON_CI is set</w:t>
        </w:r>
      </w:ins>
      <w:ins w:id="498" w:author="PR Preview" w:date="2024-01-01T00:00:00Z">
        <w:r>
          <w:br/>
        </w:r>
      </w:ins>
      <w:ins w:id="498" w:author="PR Preview" w:date="2024-01-01T00:00:00Z">
        <w:r>
          <w:rPr>
            <w:rStyle w:val="NormalTok"/>
          </w:rPr>
          <w:t xml:space="preserve">  </w:t>
        </w:r>
      </w:ins>
      <w:ins w:id="498" w:author="PR Preview" w:date="2024-01-01T00:00:00Z">
        <w:r>
          <w:rPr>
            <w:rStyle w:val="ControlFlowTok"/>
          </w:rPr>
          <w:t xml:space="preserve">if</w:t>
        </w:r>
      </w:ins>
      <w:ins w:id="498" w:author="PR Preview" w:date="2024-01-01T00:00:00Z">
        <w:r>
          <w:rPr>
            <w:rStyle w:val="NormalTok"/>
          </w:rPr>
          <w:t xml:space="preserve"> (</w:t>
        </w:r>
      </w:ins>
      <w:ins w:id="498" w:author="PR Preview" w:date="2024-01-01T00:00:00Z">
        <w:r>
          <w:rPr>
            <w:rStyle w:val="FunctionTok"/>
          </w:rPr>
          <w:t xml:space="preserve">identical</w:t>
        </w:r>
      </w:ins>
      <w:ins w:id="498" w:author="PR Preview" w:date="2024-01-01T00:00:00Z">
        <w:r>
          <w:rPr>
            <w:rStyle w:val="NormalTok"/>
          </w:rPr>
          <w:t xml:space="preserve">(</w:t>
        </w:r>
      </w:ins>
      <w:ins w:id="498" w:author="PR Preview" w:date="2024-01-01T00:00:00Z">
        <w:r>
          <w:rPr>
            <w:rStyle w:val="FunctionTok"/>
          </w:rPr>
          <w:t xml:space="preserve">Sys.getenv</w:t>
        </w:r>
      </w:ins>
      <w:ins w:id="498" w:author="PR Preview" w:date="2024-01-01T00:00:00Z">
        <w:r>
          <w:rPr>
            <w:rStyle w:val="NormalTok"/>
          </w:rPr>
          <w:t xml:space="preserve">(</w:t>
        </w:r>
      </w:ins>
      <w:ins w:id="498" w:author="PR Preview" w:date="2024-01-01T00:00:00Z">
        <w:r>
          <w:rPr>
            <w:rStyle w:val="StringTok"/>
          </w:rPr>
          <w:t xml:space="preserve">"CI"</w:t>
        </w:r>
      </w:ins>
      <w:ins w:id="498" w:author="PR Preview" w:date="2024-01-01T00:00:00Z">
        <w:r>
          <w:rPr>
            <w:rStyle w:val="NormalTok"/>
          </w:rPr>
          <w:t xml:space="preserve">), </w:t>
        </w:r>
      </w:ins>
      <w:ins w:id="498" w:author="PR Preview" w:date="2024-01-01T00:00:00Z">
        <w:r>
          <w:rPr>
            <w:rStyle w:val="StringTok"/>
          </w:rPr>
          <w:t xml:space="preserve">"true"</w:t>
        </w:r>
      </w:ins>
      <w:ins w:id="498" w:author="PR Preview" w:date="2024-01-01T00:00:00Z">
        <w:r>
          <w:rPr>
            <w:rStyle w:val="NormalTok"/>
          </w:rPr>
          <w:t xml:space="preserve">) </w:t>
        </w:r>
      </w:ins>
      <w:ins w:id="498" w:author="PR Preview" w:date="2024-01-01T00:00:00Z">
        <w:r>
          <w:rPr>
            <w:rStyle w:val="SpecialCharTok"/>
          </w:rPr>
          <w:t xml:space="preserve">&amp;&amp;</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SpecialCharTok"/>
          </w:rPr>
          <w:t xml:space="preserve">!</w:t>
        </w:r>
      </w:ins>
      <w:ins w:id="498" w:author="PR Preview" w:date="2024-01-01T00:00:00Z">
        <w:r>
          <w:rPr>
            <w:rStyle w:val="FunctionTok"/>
          </w:rPr>
          <w:t xml:space="preserve">identical</w:t>
        </w:r>
      </w:ins>
      <w:ins w:id="498" w:author="PR Preview" w:date="2024-01-01T00:00:00Z">
        <w:r>
          <w:rPr>
            <w:rStyle w:val="NormalTok"/>
          </w:rPr>
          <w:t xml:space="preserve">(</w:t>
        </w:r>
      </w:ins>
      <w:ins w:id="498" w:author="PR Preview" w:date="2024-01-01T00:00:00Z">
        <w:r>
          <w:rPr>
            <w:rStyle w:val="FunctionTok"/>
          </w:rPr>
          <w:t xml:space="preserve">Sys.getenv</w:t>
        </w:r>
      </w:ins>
      <w:ins w:id="498" w:author="PR Preview" w:date="2024-01-01T00:00:00Z">
        <w:r>
          <w:rPr>
            <w:rStyle w:val="NormalTok"/>
          </w:rPr>
          <w:t xml:space="preserve">(</w:t>
        </w:r>
      </w:ins>
      <w:ins w:id="498" w:author="PR Preview" w:date="2024-01-01T00:00:00Z">
        <w:r>
          <w:rPr>
            <w:rStyle w:val="StringTok"/>
          </w:rPr>
          <w:t xml:space="preserve">"BENCHMARK_ON_CI"</w:t>
        </w:r>
      </w:ins>
      <w:ins w:id="498" w:author="PR Preview" w:date="2024-01-01T00:00:00Z">
        <w:r>
          <w:rPr>
            <w:rStyle w:val="NormalTok"/>
          </w:rPr>
          <w:t xml:space="preserve">), </w:t>
        </w:r>
      </w:ins>
      <w:ins w:id="498" w:author="PR Preview" w:date="2024-01-01T00:00:00Z">
        <w:r>
          <w:rPr>
            <w:rStyle w:val="StringTok"/>
          </w:rPr>
          <w:t xml:space="preserve">"true"</w:t>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skip</w:t>
        </w:r>
      </w:ins>
      <w:ins w:id="498" w:author="PR Preview" w:date="2024-01-01T00:00:00Z">
        <w:r>
          <w:rPr>
            <w:rStyle w:val="NormalTok"/>
          </w:rPr>
          <w:t xml:space="preserve">(</w:t>
        </w:r>
      </w:ins>
      <w:ins w:id="498" w:author="PR Preview" w:date="2024-01-01T00:00:00Z">
        <w:r>
          <w:rPr>
            <w:rStyle w:val="StringTok"/>
          </w:rPr>
          <w:t xml:space="preserve">"Skipping performance test on CI"</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Test at different sample sizes</w:t>
        </w:r>
      </w:ins>
      <w:ins w:id="498" w:author="PR Preview" w:date="2024-01-01T00:00:00Z">
        <w:r>
          <w:br/>
        </w:r>
      </w:ins>
      <w:ins w:id="498" w:author="PR Preview" w:date="2024-01-01T00:00:00Z">
        <w:r>
          <w:rPr>
            <w:rStyle w:val="NormalTok"/>
          </w:rPr>
          <w:t xml:space="preserve">  sizes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c</w:t>
        </w:r>
      </w:ins>
      <w:ins w:id="498" w:author="PR Preview" w:date="2024-01-01T00:00:00Z">
        <w:r>
          <w:rPr>
            <w:rStyle w:val="NormalTok"/>
          </w:rPr>
          <w:t xml:space="preserve">(</w:t>
        </w:r>
      </w:ins>
      <w:ins w:id="498" w:author="PR Preview" w:date="2024-01-01T00:00:00Z">
        <w:r>
          <w:rPr>
            <w:rStyle w:val="DecValTok"/>
          </w:rPr>
          <w:t xml:space="preserve">1000</w:t>
        </w:r>
      </w:ins>
      <w:ins w:id="498" w:author="PR Preview" w:date="2024-01-01T00:00:00Z">
        <w:r>
          <w:rPr>
            <w:rStyle w:val="NormalTok"/>
          </w:rPr>
          <w:t xml:space="preserve">, </w:t>
        </w:r>
      </w:ins>
      <w:ins w:id="498" w:author="PR Preview" w:date="2024-01-01T00:00:00Z">
        <w:r>
          <w:rPr>
            <w:rStyle w:val="DecValTok"/>
          </w:rPr>
          <w:t xml:space="preserve">5000</w:t>
        </w:r>
      </w:ins>
      <w:ins w:id="498" w:author="PR Preview" w:date="2024-01-01T00:00:00Z">
        <w:r>
          <w:rPr>
            <w:rStyle w:val="NormalTok"/>
          </w:rPr>
          <w:t xml:space="preserve">, </w:t>
        </w:r>
      </w:ins>
      <w:ins w:id="498" w:author="PR Preview" w:date="2024-01-01T00:00:00Z">
        <w:r>
          <w:rPr>
            <w:rStyle w:val="DecValTok"/>
          </w:rPr>
          <w:t xml:space="preserve">10000</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timings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vapply</w:t>
        </w:r>
      </w:ins>
      <w:ins w:id="498" w:author="PR Preview" w:date="2024-01-01T00:00:00Z">
        <w:r>
          <w:rPr>
            <w:rStyle w:val="NormalTok"/>
          </w:rPr>
          <w:t xml:space="preserve">(sizes, </w:t>
        </w:r>
      </w:ins>
      <w:ins w:id="498" w:author="PR Preview" w:date="2024-01-01T00:00:00Z">
        <w:r>
          <w:rPr>
            <w:rStyle w:val="ControlFlowTok"/>
          </w:rPr>
          <w:t xml:space="preserve">function</w:t>
        </w:r>
      </w:ins>
      <w:ins w:id="498" w:author="PR Preview" w:date="2024-01-01T00:00:00Z">
        <w:r>
          <w:rPr>
            <w:rStyle w:val="NormalTok"/>
          </w:rPr>
          <w:t xml:space="preserve">(n) {</w:t>
        </w:r>
      </w:ins>
      <w:ins w:id="498" w:author="PR Preview" w:date="2024-01-01T00:00:00Z">
        <w:r>
          <w:br/>
        </w:r>
      </w:ins>
      <w:ins w:id="498" w:author="PR Preview" w:date="2024-01-01T00:00:00Z">
        <w:r>
          <w:rPr>
            <w:rStyle w:val="NormalTok"/>
          </w:rPr>
          <w:t xml:space="preserve">    data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generate_test_cohort</w:t>
        </w:r>
      </w:ins>
      <w:ins w:id="498" w:author="PR Preview" w:date="2024-01-01T00:00:00Z">
        <w:r>
          <w:rPr>
            <w:rStyle w:val="NormalTok"/>
          </w:rPr>
          <w:t xml:space="preserve">(n)</w:t>
        </w:r>
      </w:ins>
      <w:ins w:id="498" w:author="PR Preview" w:date="2024-01-01T00:00:00Z">
        <w:r>
          <w:br/>
        </w:r>
      </w:ins>
      <w:ins w:id="498" w:author="PR Preview" w:date="2024-01-01T00:00:00Z">
        <w:r>
          <w:rPr>
            <w:rStyle w:val="NormalTok"/>
          </w:rPr>
          <w:t xml:space="preserve">    result </w:t>
        </w:r>
      </w:ins>
      <w:ins w:id="498" w:author="PR Preview" w:date="2024-01-01T00:00:00Z">
        <w:r>
          <w:rPr>
            <w:rStyle w:val="OtherTok"/>
          </w:rPr>
          <w:t xml:space="preserve">&lt;-</w:t>
        </w:r>
      </w:ins>
      <w:ins w:id="498" w:author="PR Preview" w:date="2024-01-01T00:00:00Z">
        <w:r>
          <w:rPr>
            <w:rStyle w:val="NormalTok"/>
          </w:rPr>
          <w:t xml:space="preserve"> bench</w:t>
        </w:r>
      </w:ins>
      <w:ins w:id="498" w:author="PR Preview" w:date="2024-01-01T00:00:00Z">
        <w:r>
          <w:rPr>
            <w:rStyle w:val="SpecialCharTok"/>
          </w:rPr>
          <w:t xml:space="preserve">::</w:t>
        </w:r>
      </w:ins>
      <w:ins w:id="498" w:author="PR Preview" w:date="2024-01-01T00:00:00Z">
        <w:r>
          <w:rPr>
            <w:rStyle w:val="FunctionTok"/>
          </w:rPr>
          <w:t xml:space="preserve">mark</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analyze_cohort</w:t>
        </w:r>
      </w:ins>
      <w:ins w:id="498" w:author="PR Preview" w:date="2024-01-01T00:00:00Z">
        <w:r>
          <w:rPr>
            <w:rStyle w:val="NormalTok"/>
          </w:rPr>
          <w:t xml:space="preserve">(data),</w:t>
        </w:r>
      </w:ins>
      <w:ins w:id="498" w:author="PR Preview" w:date="2024-01-01T00:00:00Z">
        <w:r>
          <w:br/>
        </w:r>
      </w:ins>
      <w:ins w:id="498" w:author="PR Preview" w:date="2024-01-01T00:00:00Z">
        <w:r>
          <w:rPr>
            <w:rStyle w:val="NormalTok"/>
          </w:rPr>
          <w:t xml:space="preserve">      </w:t>
        </w:r>
      </w:ins>
      <w:ins w:id="498" w:author="PR Preview" w:date="2024-01-01T00:00:00Z">
        <w:r>
          <w:rPr>
            <w:rStyle w:val="AttributeTok"/>
          </w:rPr>
          <w:t xml:space="preserve">iterations =</w:t>
        </w:r>
      </w:ins>
      <w:ins w:id="498" w:author="PR Preview" w:date="2024-01-01T00:00:00Z">
        <w:r>
          <w:rPr>
            <w:rStyle w:val="NormalTok"/>
          </w:rPr>
          <w:t xml:space="preserve"> </w:t>
        </w:r>
      </w:ins>
      <w:ins w:id="498" w:author="PR Preview" w:date="2024-01-01T00:00:00Z">
        <w:r>
          <w:rPr>
            <w:rStyle w:val="DecValTok"/>
          </w:rPr>
          <w:t xml:space="preserve">10</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as.numeric</w:t>
        </w:r>
      </w:ins>
      <w:ins w:id="498" w:author="PR Preview" w:date="2024-01-01T00:00:00Z">
        <w:r>
          <w:rPr>
            <w:rStyle w:val="NormalTok"/>
          </w:rPr>
          <w:t xml:space="preserve">(result</w:t>
        </w:r>
      </w:ins>
      <w:ins w:id="498" w:author="PR Preview" w:date="2024-01-01T00:00:00Z">
        <w:r>
          <w:rPr>
            <w:rStyle w:val="SpecialCharTok"/>
          </w:rPr>
          <w:t xml:space="preserve">$</w:t>
        </w:r>
      </w:ins>
      <w:ins w:id="498" w:author="PR Preview" w:date="2024-01-01T00:00:00Z">
        <w:r>
          <w:rPr>
            <w:rStyle w:val="NormalTok"/>
          </w:rPr>
          <w:t xml:space="preserve">median)</w:t>
        </w:r>
      </w:ins>
      <w:ins w:id="498" w:author="PR Preview" w:date="2024-01-01T00:00:00Z">
        <w:r>
          <w:br/>
        </w:r>
      </w:ins>
      <w:ins w:id="498" w:author="PR Preview" w:date="2024-01-01T00:00:00Z">
        <w:r>
          <w:rPr>
            <w:rStyle w:val="NormalTok"/>
          </w:rPr>
          <w:t xml:space="preserve">  }, </w:t>
        </w:r>
      </w:ins>
      <w:ins w:id="498" w:author="PR Preview" w:date="2024-01-01T00:00:00Z">
        <w:r>
          <w:rPr>
            <w:rStyle w:val="FunctionTok"/>
          </w:rPr>
          <w:t xml:space="preserve">numeric</w:t>
        </w:r>
      </w:ins>
      <w:ins w:id="498" w:author="PR Preview" w:date="2024-01-01T00:00:00Z">
        <w:r>
          <w:rPr>
            <w:rStyle w:val="NormalTok"/>
          </w:rPr>
          <w:t xml:space="preserve">(</w:t>
        </w:r>
      </w:ins>
      <w:ins w:id="498" w:author="PR Preview" w:date="2024-01-01T00:00:00Z">
        <w:r>
          <w:rPr>
            <w:rStyle w:val="DecValTok"/>
          </w:rPr>
          <w:t xml:space="preserve">1</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CommentTok"/>
          </w:rPr>
          <w:t xml:space="preserve"># Check approximate linearity (R^2 &gt; 0.95)</w:t>
        </w:r>
      </w:ins>
      <w:ins w:id="498" w:author="PR Preview" w:date="2024-01-01T00:00:00Z">
        <w:r>
          <w:br/>
        </w:r>
      </w:ins>
      <w:ins w:id="498" w:author="PR Preview" w:date="2024-01-01T00:00:00Z">
        <w:r>
          <w:rPr>
            <w:rStyle w:val="NormalTok"/>
          </w:rPr>
          <w:t xml:space="preserve">  model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lm</w:t>
        </w:r>
      </w:ins>
      <w:ins w:id="498" w:author="PR Preview" w:date="2024-01-01T00:00:00Z">
        <w:r>
          <w:rPr>
            <w:rStyle w:val="NormalTok"/>
          </w:rPr>
          <w:t xml:space="preserve">(timings </w:t>
        </w:r>
      </w:ins>
      <w:ins w:id="498" w:author="PR Preview" w:date="2024-01-01T00:00:00Z">
        <w:r>
          <w:rPr>
            <w:rStyle w:val="SpecialCharTok"/>
          </w:rPr>
          <w:t xml:space="preserve">~</w:t>
        </w:r>
      </w:ins>
      <w:ins w:id="498" w:author="PR Preview" w:date="2024-01-01T00:00:00Z">
        <w:r>
          <w:rPr>
            <w:rStyle w:val="NormalTok"/>
          </w:rPr>
          <w:t xml:space="preserve"> sizes)</w:t>
        </w:r>
      </w:ins>
      <w:ins w:id="498" w:author="PR Preview" w:date="2024-01-01T00:00:00Z">
        <w:r>
          <w:br/>
        </w:r>
      </w:ins>
      <w:ins w:id="498" w:author="PR Preview" w:date="2024-01-01T00:00:00Z">
        <w:r>
          <w:rPr>
            <w:rStyle w:val="NormalTok"/>
          </w:rPr>
          <w:t xml:space="preserve">  r_squared </w:t>
        </w:r>
      </w:ins>
      <w:ins w:id="498" w:author="PR Preview" w:date="2024-01-01T00:00:00Z">
        <w:r>
          <w:rPr>
            <w:rStyle w:val="OtherTok"/>
          </w:rPr>
          <w:t xml:space="preserve">&lt;-</w:t>
        </w:r>
      </w:ins>
      <w:ins w:id="498" w:author="PR Preview" w:date="2024-01-01T00:00:00Z">
        <w:r>
          <w:rPr>
            <w:rStyle w:val="NormalTok"/>
          </w:rPr>
          <w:t xml:space="preserve"> </w:t>
        </w:r>
      </w:ins>
      <w:ins w:id="498" w:author="PR Preview" w:date="2024-01-01T00:00:00Z">
        <w:r>
          <w:rPr>
            <w:rStyle w:val="FunctionTok"/>
          </w:rPr>
          <w:t xml:space="preserve">summary</w:t>
        </w:r>
      </w:ins>
      <w:ins w:id="498" w:author="PR Preview" w:date="2024-01-01T00:00:00Z">
        <w:r>
          <w:rPr>
            <w:rStyle w:val="NormalTok"/>
          </w:rPr>
          <w:t xml:space="preserve">(model)</w:t>
        </w:r>
      </w:ins>
      <w:ins w:id="498" w:author="PR Preview" w:date="2024-01-01T00:00:00Z">
        <w:r>
          <w:rPr>
            <w:rStyle w:val="SpecialCharTok"/>
          </w:rPr>
          <w:t xml:space="preserve">$</w:t>
        </w:r>
      </w:ins>
      <w:ins w:id="498" w:author="PR Preview" w:date="2024-01-01T00:00:00Z">
        <w:r>
          <w:rPr>
            <w:rStyle w:val="NormalTok"/>
          </w:rPr>
          <w:t xml:space="preserve">r.squared</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  </w:t>
        </w:r>
      </w:ins>
      <w:ins w:id="498" w:author="PR Preview" w:date="2024-01-01T00:00:00Z">
        <w:r>
          <w:rPr>
            <w:rStyle w:val="FunctionTok"/>
          </w:rPr>
          <w:t xml:space="preserve">expect_true</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r_squared </w:t>
        </w:r>
      </w:ins>
      <w:ins w:id="498" w:author="PR Preview" w:date="2024-01-01T00:00:00Z">
        <w:r>
          <w:rPr>
            <w:rStyle w:val="SpecialCharTok"/>
          </w:rPr>
          <w:t xml:space="preserve">&gt;</w:t>
        </w:r>
      </w:ins>
      <w:ins w:id="498" w:author="PR Preview" w:date="2024-01-01T00:00:00Z">
        <w:r>
          <w:rPr>
            <w:rStyle w:val="NormalTok"/>
          </w:rPr>
          <w:t xml:space="preserve"> </w:t>
        </w:r>
      </w:ins>
      <w:ins w:id="498" w:author="PR Preview" w:date="2024-01-01T00:00:00Z">
        <w:r>
          <w:rPr>
            <w:rStyle w:val="FloatTok"/>
          </w:rPr>
          <w:t xml:space="preserve">0.95</w:t>
        </w:r>
      </w:ins>
      <w:ins w:id="498" w:author="PR Preview" w:date="2024-01-01T00:00:00Z">
        <w:r>
          <w:rPr>
            <w:rStyle w:val="NormalTok"/>
          </w:rPr>
          <w:t xml:space="preserve">,</w:t>
        </w:r>
      </w:ins>
      <w:ins w:id="498" w:author="PR Preview" w:date="2024-01-01T00:00:00Z">
        <w:r>
          <w:br/>
        </w:r>
      </w:ins>
      <w:ins w:id="498" w:author="PR Preview" w:date="2024-01-01T00:00:00Z">
        <w:r>
          <w:rPr>
            <w:rStyle w:val="NormalTok"/>
          </w:rPr>
          <w:t xml:space="preserve">    </w:t>
        </w:r>
      </w:ins>
      <w:ins w:id="498" w:author="PR Preview" w:date="2024-01-01T00:00:00Z">
        <w:r>
          <w:rPr>
            <w:rStyle w:val="AttributeTok"/>
          </w:rPr>
          <w:t xml:space="preserve">info =</w:t>
        </w:r>
      </w:ins>
      <w:ins w:id="498" w:author="PR Preview" w:date="2024-01-01T00:00:00Z">
        <w:r>
          <w:rPr>
            <w:rStyle w:val="NormalTok"/>
          </w:rPr>
          <w:t xml:space="preserve"> </w:t>
        </w:r>
      </w:ins>
      <w:ins w:id="498" w:author="PR Preview" w:date="2024-01-01T00:00:00Z">
        <w:r>
          <w:rPr>
            <w:rStyle w:val="FunctionTok"/>
          </w:rPr>
          <w:t xml:space="preserve">sprintf</w:t>
        </w:r>
      </w:ins>
      <w:ins w:id="498" w:author="PR Preview" w:date="2024-01-01T00:00:00Z">
        <w:r>
          <w:rPr>
            <w:rStyle w:val="NormalTok"/>
          </w:rPr>
          <w:t xml:space="preserve">(</w:t>
        </w:r>
      </w:ins>
      <w:ins w:id="498" w:author="PR Preview" w:date="2024-01-01T00:00:00Z">
        <w:r>
          <w:rPr>
            <w:rStyle w:val="StringTok"/>
          </w:rPr>
          <w:t xml:space="preserve">"Scaling R^2 = %.3f (expected &gt; 0.95)"</w:t>
        </w:r>
      </w:ins>
      <w:ins w:id="498" w:author="PR Preview" w:date="2024-01-01T00:00:00Z">
        <w:r>
          <w:rPr>
            <w:rStyle w:val="NormalTok"/>
          </w:rPr>
          <w:t xml:space="preserve">, r_squared)</w:t>
        </w:r>
      </w:ins>
      <w:ins w:id="498" w:author="PR Preview" w:date="2024-01-01T00:00:00Z">
        <w:r>
          <w:br/>
        </w:r>
      </w:ins>
      <w:ins w:id="498" w:author="PR Preview" w:date="2024-01-01T00:00:00Z">
        <w:r>
          <w:rPr>
            <w:rStyle w:val="NormalTok"/>
          </w:rPr>
          <w:t xml:space="preserve">  )</w:t>
        </w:r>
      </w:ins>
      <w:ins w:id="498" w:author="PR Preview" w:date="2024-01-01T00:00:00Z">
        <w:r>
          <w:br/>
        </w:r>
      </w:ins>
      <w:ins w:id="498" w:author="PR Preview" w:date="2024-01-01T00:00:00Z">
        <w:r>
          <w:rPr>
            <w:rStyle w:val="NormalTok"/>
          </w:rPr>
          <w:t xml:space="preserve">})</w:t>
        </w:r>
      </w:ins>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69"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1"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1"/>
    <w:bookmarkStart w:id="955"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2">
        <w:r>
          <w:rPr>
            <w:rStyle w:val="Hyperlink"/>
          </w:rPr>
          <w:t xml:space="preserve">The Pathway to Publishing: A Guide to Quantitative Writing in the Health Sciences</w:t>
        </w:r>
      </w:hyperlink>
    </w:p>
    <w:p>
      <w:pPr>
        <w:pStyle w:val="Compact"/>
        <w:numPr>
          <w:ilvl w:val="0"/>
          <w:numId w:val="1269"/>
        </w:numPr>
      </w:pPr>
      <w:hyperlink r:id="rId95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4">
        <w:r>
          <w:rPr>
            <w:rStyle w:val="Hyperlink"/>
          </w:rPr>
          <w:t xml:space="preserve">Secret, actionable writing tips</w:t>
        </w:r>
      </w:hyperlink>
    </w:p>
    <w:bookmarkEnd w:id="955"/>
    <w:bookmarkStart w:id="959"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6">
        <w:r>
          <w:rPr>
            <w:rStyle w:val="Hyperlink"/>
          </w:rPr>
          <w:t xml:space="preserve">How to give a killer narratively-driven scientific talk</w:t>
        </w:r>
      </w:hyperlink>
    </w:p>
    <w:p>
      <w:pPr>
        <w:pStyle w:val="Compact"/>
        <w:numPr>
          <w:ilvl w:val="0"/>
          <w:numId w:val="1270"/>
        </w:numPr>
      </w:pPr>
      <w:hyperlink r:id="rId957">
        <w:r>
          <w:rPr>
            <w:rStyle w:val="Hyperlink"/>
          </w:rPr>
          <w:t xml:space="preserve">How to make a better poster</w:t>
        </w:r>
      </w:hyperlink>
    </w:p>
    <w:p>
      <w:pPr>
        <w:pStyle w:val="Compact"/>
        <w:numPr>
          <w:ilvl w:val="0"/>
          <w:numId w:val="1270"/>
        </w:numPr>
      </w:pPr>
      <w:hyperlink r:id="rId958">
        <w:r>
          <w:rPr>
            <w:rStyle w:val="Hyperlink"/>
          </w:rPr>
          <w:t xml:space="preserve">How to make an even better poster</w:t>
        </w:r>
      </w:hyperlink>
    </w:p>
    <w:bookmarkEnd w:id="959"/>
    <w:bookmarkStart w:id="962" w:name="professional-advice"/>
    <w:p>
      <w:pPr>
        <w:pStyle w:val="Heading2"/>
      </w:pPr>
      <w:r>
        <w:t xml:space="preserve">21.8 Professional advice</w:t>
      </w:r>
    </w:p>
    <w:p>
      <w:pPr>
        <w:pStyle w:val="Compact"/>
        <w:numPr>
          <w:ilvl w:val="0"/>
          <w:numId w:val="1271"/>
        </w:numPr>
      </w:pPr>
      <w:hyperlink r:id="rId960">
        <w:r>
          <w:rPr>
            <w:rStyle w:val="Hyperlink"/>
          </w:rPr>
          <w:t xml:space="preserve">Professional advice, especially for your first job</w:t>
        </w:r>
      </w:hyperlink>
    </w:p>
    <w:p>
      <w:pPr>
        <w:pStyle w:val="Compact"/>
        <w:numPr>
          <w:ilvl w:val="0"/>
          <w:numId w:val="1271"/>
        </w:numPr>
      </w:pPr>
      <w:hyperlink r:id="rId961">
        <w:r>
          <w:rPr>
            <w:rStyle w:val="Hyperlink"/>
          </w:rPr>
          <w:t xml:space="preserve">Team Public Health Substack</w:t>
        </w:r>
      </w:hyperlink>
    </w:p>
    <w:bookmarkEnd w:id="962"/>
    <w:bookmarkStart w:id="965" w:name="funding"/>
    <w:p>
      <w:pPr>
        <w:pStyle w:val="Heading2"/>
      </w:pPr>
      <w:r>
        <w:t xml:space="preserve">21.9 Funding</w:t>
      </w:r>
    </w:p>
    <w:p>
      <w:pPr>
        <w:pStyle w:val="Compact"/>
        <w:numPr>
          <w:ilvl w:val="0"/>
          <w:numId w:val="1272"/>
        </w:numPr>
      </w:pPr>
      <w:hyperlink r:id="rId963">
        <w:r>
          <w:rPr>
            <w:rStyle w:val="Hyperlink"/>
          </w:rPr>
          <w:t xml:space="preserve">Building Your Funding Train</w:t>
        </w:r>
      </w:hyperlink>
    </w:p>
    <w:p>
      <w:pPr>
        <w:pStyle w:val="Compact"/>
        <w:numPr>
          <w:ilvl w:val="0"/>
          <w:numId w:val="1272"/>
        </w:numPr>
      </w:pPr>
      <w:hyperlink r:id="rId964">
        <w:r>
          <w:rPr>
            <w:rStyle w:val="Hyperlink"/>
          </w:rPr>
          <w:t xml:space="preserve">NIH Grant Writing Resources</w:t>
        </w:r>
      </w:hyperlink>
    </w:p>
    <w:bookmarkEnd w:id="965"/>
    <w:bookmarkStart w:id="968" w:name="ethics-and-global-health-research"/>
    <w:p>
      <w:pPr>
        <w:pStyle w:val="Heading2"/>
      </w:pPr>
      <w:r>
        <w:t xml:space="preserve">21.10 Ethics and global health research</w:t>
      </w:r>
    </w:p>
    <w:p>
      <w:pPr>
        <w:pStyle w:val="Compact"/>
        <w:numPr>
          <w:ilvl w:val="0"/>
          <w:numId w:val="1273"/>
        </w:numPr>
      </w:pPr>
      <w:hyperlink r:id="rId966">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7">
        <w:r>
          <w:rPr>
            <w:rStyle w:val="Hyperlink"/>
          </w:rPr>
          <w:t xml:space="preserve">Transforming Global Health Partnerships</w:t>
        </w:r>
      </w:hyperlink>
    </w:p>
    <w:p>
      <w:r>
        <w:br w:type="page"/>
      </w:r>
    </w:p>
    <w:bookmarkEnd w:id="968"/>
    <w:bookmarkEnd w:id="969"/>
    <w:bookmarkStart w:id="996" w:name="professional-development"/>
    <w:p>
      <w:pPr>
        <w:pStyle w:val="Heading1"/>
      </w:pPr>
      <w:r>
        <w:t xml:space="preserve">22. Professional Development</w:t>
      </w:r>
    </w:p>
    <w:bookmarkStart w:id="97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0"/>
    <w:bookmarkStart w:id="97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1">
        <w:r>
          <w:rPr>
            <w:rStyle w:val="Hyperlink"/>
          </w:rPr>
          <w:t xml:space="preserve">myIDP - Individual Development Plan tool</w:t>
        </w:r>
      </w:hyperlink>
    </w:p>
    <w:p>
      <w:pPr>
        <w:pStyle w:val="Compact"/>
        <w:numPr>
          <w:ilvl w:val="0"/>
          <w:numId w:val="1276"/>
        </w:numPr>
      </w:pPr>
      <w:hyperlink r:id="rId972">
        <w:r>
          <w:rPr>
            <w:rStyle w:val="Hyperlink"/>
          </w:rPr>
          <w:t xml:space="preserve">NIH OITE Career Resources</w:t>
        </w:r>
      </w:hyperlink>
    </w:p>
    <w:bookmarkEnd w:id="973"/>
    <w:bookmarkStart w:id="97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4">
        <w:r>
          <w:rPr>
            <w:rStyle w:val="Hyperlink"/>
          </w:rPr>
          <w:t xml:space="preserve">How to tell a compelling story in scientific presentations</w:t>
        </w:r>
      </w:hyperlink>
    </w:p>
    <w:p>
      <w:pPr>
        <w:pStyle w:val="Compact"/>
        <w:numPr>
          <w:ilvl w:val="0"/>
          <w:numId w:val="1278"/>
        </w:numPr>
      </w:pPr>
      <w:hyperlink r:id="rId956">
        <w:r>
          <w:rPr>
            <w:rStyle w:val="Hyperlink"/>
          </w:rPr>
          <w:t xml:space="preserve">How to give a killer narratively-driven scientific talk</w:t>
        </w:r>
      </w:hyperlink>
    </w:p>
    <w:p>
      <w:pPr>
        <w:pStyle w:val="Compact"/>
        <w:numPr>
          <w:ilvl w:val="0"/>
          <w:numId w:val="1278"/>
        </w:numPr>
      </w:pPr>
      <w:hyperlink r:id="rId975">
        <w:r>
          <w:rPr>
            <w:rStyle w:val="Hyperlink"/>
          </w:rPr>
          <w:t xml:space="preserve">How to make a better poster</w:t>
        </w:r>
      </w:hyperlink>
    </w:p>
    <w:p>
      <w:pPr>
        <w:pStyle w:val="Compact"/>
        <w:numPr>
          <w:ilvl w:val="0"/>
          <w:numId w:val="1278"/>
        </w:numPr>
      </w:pPr>
      <w:hyperlink r:id="rId958">
        <w:r>
          <w:rPr>
            <w:rStyle w:val="Hyperlink"/>
          </w:rPr>
          <w:t xml:space="preserve">How to make an even better poster</w:t>
        </w:r>
      </w:hyperlink>
    </w:p>
    <w:bookmarkEnd w:id="976"/>
    <w:bookmarkStart w:id="98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7">
        <w:r>
          <w:rPr>
            <w:rStyle w:val="Hyperlink"/>
          </w:rPr>
          <w:t xml:space="preserve">ColorBrewer</w:t>
        </w:r>
      </w:hyperlink>
      <w:r>
        <w:t xml:space="preserve"> </w:t>
      </w:r>
      <w:r>
        <w:t xml:space="preserve">or</w:t>
      </w:r>
      <w:r>
        <w:t xml:space="preserve"> </w:t>
      </w:r>
      <w:hyperlink r:id="rId978">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79">
        <w:r>
          <w:rPr>
            <w:rStyle w:val="Hyperlink"/>
          </w:rPr>
          <w:t xml:space="preserve">Ten Simple Rules for Better Figures</w:t>
        </w:r>
      </w:hyperlink>
    </w:p>
    <w:bookmarkEnd w:id="980"/>
    <w:bookmarkStart w:id="982"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3">
        <w:r>
          <w:rPr>
            <w:rStyle w:val="Hyperlink"/>
          </w:rPr>
          <w:t xml:space="preserve">Building Your Funding Train</w:t>
        </w:r>
      </w:hyperlink>
    </w:p>
    <w:p>
      <w:pPr>
        <w:pStyle w:val="Compact"/>
        <w:numPr>
          <w:ilvl w:val="0"/>
          <w:numId w:val="1282"/>
        </w:numPr>
      </w:pPr>
      <w:hyperlink r:id="rId981">
        <w:r>
          <w:rPr>
            <w:rStyle w:val="Hyperlink"/>
          </w:rPr>
          <w:t xml:space="preserve">NIH Funding Opportunities</w:t>
        </w:r>
      </w:hyperlink>
    </w:p>
    <w:p>
      <w:pPr>
        <w:pStyle w:val="Compact"/>
        <w:numPr>
          <w:ilvl w:val="0"/>
          <w:numId w:val="1282"/>
        </w:numPr>
      </w:pPr>
      <w:hyperlink r:id="rId964">
        <w:r>
          <w:rPr>
            <w:rStyle w:val="Hyperlink"/>
          </w:rPr>
          <w:t xml:space="preserve">NIH Grant Writing Resources</w:t>
        </w:r>
      </w:hyperlink>
    </w:p>
    <w:bookmarkEnd w:id="982"/>
    <w:bookmarkStart w:id="99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3"/>
    <w:bookmarkStart w:id="98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4"/>
    <w:bookmarkStart w:id="98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5"/>
    <w:bookmarkStart w:id="98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7">
        <w:r>
          <w:rPr>
            <w:rStyle w:val="Hyperlink"/>
          </w:rPr>
          <w:t xml:space="preserve">PhD</w:t>
        </w:r>
      </w:hyperlink>
      <w:r>
        <w:t xml:space="preserve">,</w:t>
      </w:r>
      <w:r>
        <w:t xml:space="preserve"> </w:t>
      </w:r>
      <w:r>
        <w:t xml:space="preserve">is a spiritual successor to an apprentice’s</w:t>
      </w:r>
      <w:r>
        <w:t xml:space="preserve"> </w:t>
      </w:r>
      <w:hyperlink r:id="rId98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89"/>
    <w:bookmarkStart w:id="99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0"/>
    <w:bookmarkStart w:id="992"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1">
        <w:r>
          <w:rPr>
            <w:rStyle w:val="Hyperlink"/>
          </w:rPr>
          <w:t xml:space="preserve">quarto-thesis</w:t>
        </w:r>
      </w:hyperlink>
      <w:r>
        <w:t xml:space="preserve"> </w:t>
      </w:r>
      <w:r>
        <w:t xml:space="preserve">- Quarto extension for creating masters or PhD theses with professional LaTeX formatting</w:t>
      </w:r>
    </w:p>
    <w:bookmarkEnd w:id="992"/>
    <w:bookmarkEnd w:id="993"/>
    <w:bookmarkStart w:id="99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4"/>
    <w:bookmarkStart w:id="99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5"/>
    <w:bookmarkEnd w:id="996"/>
    <w:bookmarkStart w:id="1001" w:name="sec-writing"/>
    <w:p>
      <w:pPr>
        <w:pStyle w:val="Heading1"/>
      </w:pPr>
      <w:r>
        <w:t xml:space="preserve">23. Writing</w:t>
      </w:r>
    </w:p>
    <w:bookmarkStart w:id="99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7"/>
    <w:bookmarkStart w:id="99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99"/>
    <w:bookmarkStart w:id="100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0"/>
    <w:bookmarkEnd w:id="1001"/>
    <w:bookmarkStart w:id="1017" w:name="manuscript-preparation-and-publication"/>
    <w:p>
      <w:pPr>
        <w:pStyle w:val="Heading1"/>
      </w:pPr>
      <w:r>
        <w:t xml:space="preserve">24. Manuscript Preparation and Publication</w:t>
      </w:r>
    </w:p>
    <w:bookmarkStart w:id="100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2"/>
    <w:bookmarkStart w:id="100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4">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5"/>
    <w:bookmarkStart w:id="1008"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6">
        <w:r>
          <w:rPr>
            <w:rStyle w:val="Hyperlink"/>
          </w:rPr>
          <w:t xml:space="preserve">medRxiv</w:t>
        </w:r>
      </w:hyperlink>
      <w:r>
        <w:t xml:space="preserve"> </w:t>
      </w:r>
      <w:r>
        <w:t xml:space="preserve">or</w:t>
      </w:r>
      <w:r>
        <w:t xml:space="preserve"> </w:t>
      </w:r>
      <w:hyperlink r:id="rId1007">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6">
        <w:r>
          <w:rPr>
            <w:rStyle w:val="Hyperlink"/>
          </w:rPr>
          <w:t xml:space="preserve">medRxiv</w:t>
        </w:r>
      </w:hyperlink>
      <w:r>
        <w:t xml:space="preserve">.</w:t>
      </w:r>
    </w:p>
    <w:bookmarkEnd w:id="1008"/>
    <w:bookmarkStart w:id="100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09"/>
    <w:bookmarkStart w:id="1010"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0"/>
    <w:bookmarkStart w:id="101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4"/>
    <w:bookmarkStart w:id="101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6"/>
    <w:bookmarkEnd w:id="1017"/>
    <w:bookmarkStart w:id="1100" w:name="references"/>
    <w:p>
      <w:pPr>
        <w:pStyle w:val="Heading1"/>
      </w:pPr>
      <w:r>
        <w:t xml:space="preserve">References</w:t>
      </w:r>
    </w:p>
    <w:bookmarkStart w:id="1099" w:name="refs"/>
    <w:bookmarkStart w:id="101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8">
        <w:r>
          <w:rPr>
            <w:rStyle w:val="Hyperlink"/>
          </w:rPr>
          <w:t xml:space="preserve">https://doi.org/10.1371/journal.pgph.0002269</w:t>
        </w:r>
      </w:hyperlink>
      <w:r>
        <w:t xml:space="preserve">.</w:t>
      </w:r>
    </w:p>
    <w:bookmarkEnd w:id="1019"/>
    <w:bookmarkStart w:id="10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0">
        <w:r>
          <w:rPr>
            <w:rStyle w:val="Hyperlink"/>
          </w:rPr>
          <w:t xml:space="preserve">https://doi.org/10.1038/d41586-019-01431-z</w:t>
        </w:r>
      </w:hyperlink>
      <w:r>
        <w:t xml:space="preserve">.</w:t>
      </w:r>
    </w:p>
    <w:bookmarkEnd w:id="1021"/>
    <w:bookmarkStart w:id="10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2">
        <w:r>
          <w:rPr>
            <w:rStyle w:val="Hyperlink"/>
          </w:rPr>
          <w:t xml:space="preserve">https://jadebc.github.io/lab-manual/</w:t>
        </w:r>
      </w:hyperlink>
      <w:r>
        <w:t xml:space="preserve">.</w:t>
      </w:r>
    </w:p>
    <w:bookmarkEnd w:id="1023"/>
    <w:bookmarkStart w:id="10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4">
        <w:r>
          <w:rPr>
            <w:rStyle w:val="Hyperlink"/>
          </w:rPr>
          <w:t xml:space="preserve">https://happygitwithr.com/</w:t>
        </w:r>
      </w:hyperlink>
      <w:r>
        <w:t xml:space="preserve">.</w:t>
      </w:r>
    </w:p>
    <w:bookmarkEnd w:id="1025"/>
    <w:bookmarkStart w:id="10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6"/>
    <w:bookmarkStart w:id="10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7">
        <w:r>
          <w:rPr>
            <w:rStyle w:val="Hyperlink"/>
          </w:rPr>
          <w:t xml:space="preserve">https://doi.org/10.1038/s41467-020-19160-7</w:t>
        </w:r>
      </w:hyperlink>
      <w:r>
        <w:t xml:space="preserve">.</w:t>
      </w:r>
    </w:p>
    <w:bookmarkEnd w:id="1028"/>
    <w:bookmarkStart w:id="10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9">
        <w:r>
          <w:rPr>
            <w:rStyle w:val="Hyperlink"/>
          </w:rPr>
          <w:t xml:space="preserve">http://creativecommons.org/licenses/by-nc/4.0/</w:t>
        </w:r>
      </w:hyperlink>
      <w:r>
        <w:t xml:space="preserve">.</w:t>
      </w:r>
    </w:p>
    <w:bookmarkEnd w:id="1030"/>
    <w:bookmarkStart w:id="1032" w:name="ref-credit"/>
    <w:p>
      <w:pPr>
        <w:pStyle w:val="Bibliography"/>
      </w:pPr>
      <w:r>
        <w:t xml:space="preserve">“CRediT: Contributor Roles Taxonomy.”</w:t>
      </w:r>
      <w:r>
        <w:t xml:space="preserve"> </w:t>
      </w:r>
      <w:r>
        <w:t xml:space="preserve">n.d. PLOS ONE.</w:t>
      </w:r>
      <w:r>
        <w:t xml:space="preserve"> </w:t>
      </w:r>
      <w:hyperlink r:id="rId1031">
        <w:r>
          <w:rPr>
            <w:rStyle w:val="Hyperlink"/>
          </w:rPr>
          <w:t xml:space="preserve">https://journals.plos.org/plosone/s/authorship</w:t>
        </w:r>
      </w:hyperlink>
      <w:r>
        <w:t xml:space="preserve">.</w:t>
      </w:r>
    </w:p>
    <w:bookmarkEnd w:id="1032"/>
    <w:bookmarkStart w:id="1034" w:name="ref-dryad"/>
    <w:p>
      <w:pPr>
        <w:pStyle w:val="Bibliography"/>
      </w:pPr>
      <w:r>
        <w:t xml:space="preserve">“Dryad Digital Repository.”</w:t>
      </w:r>
      <w:r>
        <w:t xml:space="preserve"> </w:t>
      </w:r>
      <w:r>
        <w:t xml:space="preserve">n.d. Dryad.</w:t>
      </w:r>
      <w:r>
        <w:t xml:space="preserve"> </w:t>
      </w:r>
      <w:hyperlink r:id="rId1033">
        <w:r>
          <w:rPr>
            <w:rStyle w:val="Hyperlink"/>
          </w:rPr>
          <w:t xml:space="preserve">https://datadryad.org/</w:t>
        </w:r>
      </w:hyperlink>
      <w:r>
        <w:t xml:space="preserve">.</w:t>
      </w:r>
    </w:p>
    <w:bookmarkEnd w:id="1034"/>
    <w:bookmarkStart w:id="10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5"/>
    <w:bookmarkStart w:id="10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6">
        <w:r>
          <w:rPr>
            <w:rStyle w:val="Hyperlink"/>
          </w:rPr>
          <w:t xml:space="preserve">https://doi.org/10.1201/9781003029878</w:t>
        </w:r>
      </w:hyperlink>
      <w:r>
        <w:t xml:space="preserve">.</w:t>
      </w:r>
    </w:p>
    <w:bookmarkEnd w:id="1037"/>
    <w:bookmarkStart w:id="10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8"/>
    <w:bookmarkStart w:id="1040" w:name="ref-githubdesktop"/>
    <w:p>
      <w:pPr>
        <w:pStyle w:val="Bibliography"/>
      </w:pPr>
      <w:r>
        <w:t xml:space="preserve">“GitHub Desktop.”</w:t>
      </w:r>
      <w:r>
        <w:t xml:space="preserve"> </w:t>
      </w:r>
      <w:r>
        <w:t xml:space="preserve">n.d. GitHub.</w:t>
      </w:r>
      <w:r>
        <w:t xml:space="preserve"> </w:t>
      </w:r>
      <w:hyperlink r:id="rId1039">
        <w:r>
          <w:rPr>
            <w:rStyle w:val="Hyperlink"/>
          </w:rPr>
          <w:t xml:space="preserve">https://desktop.github.com/</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6" w:name="ref-medRxiv"/>
    <w:p>
      <w:pPr>
        <w:pStyle w:val="Bibliography"/>
      </w:pPr>
      <w:r>
        <w:t xml:space="preserve">“medRxiv: The Preprint Server for Health Sciences.”</w:t>
      </w:r>
      <w:r>
        <w:t xml:space="preserve"> </w:t>
      </w:r>
      <w:r>
        <w:t xml:space="preserve">n.d. Cold Spring Harbor Laboratory.</w:t>
      </w:r>
      <w:r>
        <w:t xml:space="preserve"> </w:t>
      </w:r>
      <w:hyperlink r:id="rId1006">
        <w:r>
          <w:rPr>
            <w:rStyle w:val="Hyperlink"/>
          </w:rPr>
          <w:t xml:space="preserve">https://www.medrxiv.org/</w:t>
        </w:r>
      </w:hyperlink>
      <w:r>
        <w:t xml:space="preserve">.</w:t>
      </w:r>
    </w:p>
    <w:bookmarkEnd w:id="1046"/>
    <w:bookmarkStart w:id="104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7">
        <w:r>
          <w:rPr>
            <w:rStyle w:val="Hyperlink"/>
          </w:rPr>
          <w:t xml:space="preserve">https://doi.org/10.1038/467775a</w:t>
        </w:r>
      </w:hyperlink>
      <w:r>
        <w:t xml:space="preserve">.</w:t>
      </w:r>
    </w:p>
    <w:bookmarkEnd w:id="1048"/>
    <w:bookmarkStart w:id="105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9">
        <w:r>
          <w:rPr>
            <w:rStyle w:val="Hyperlink"/>
          </w:rPr>
          <w:t xml:space="preserve">https://doi.org/10.1038/s41562-016-0021</w:t>
        </w:r>
      </w:hyperlink>
      <w:r>
        <w:t xml:space="preserve">.</w:t>
      </w:r>
    </w:p>
    <w:bookmarkEnd w:id="1050"/>
    <w:bookmarkStart w:id="105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1">
        <w:r>
          <w:rPr>
            <w:rStyle w:val="Hyperlink"/>
          </w:rPr>
          <w:t xml:space="preserve">https://doi.org/10.1038/526182a</w:t>
        </w:r>
      </w:hyperlink>
      <w:r>
        <w:t xml:space="preserve">.</w:t>
      </w:r>
    </w:p>
    <w:bookmarkEnd w:id="1052"/>
    <w:bookmarkStart w:id="1054" w:name="ref-osf"/>
    <w:p>
      <w:pPr>
        <w:pStyle w:val="Bibliography"/>
      </w:pPr>
      <w:r>
        <w:t xml:space="preserve">“Open Science Framework.”</w:t>
      </w:r>
      <w:r>
        <w:t xml:space="preserve"> </w:t>
      </w:r>
      <w:r>
        <w:t xml:space="preserve">n.d. Center for Open Science.</w:t>
      </w:r>
      <w:r>
        <w:t xml:space="preserve"> </w:t>
      </w:r>
      <w:hyperlink r:id="rId1053">
        <w:r>
          <w:rPr>
            <w:rStyle w:val="Hyperlink"/>
          </w:rPr>
          <w:t xml:space="preserve">https://osf.io/</w:t>
        </w:r>
      </w:hyperlink>
      <w:r>
        <w:t xml:space="preserve">.</w:t>
      </w:r>
    </w:p>
    <w:bookmarkEnd w:id="1054"/>
    <w:bookmarkStart w:id="105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5"/>
    <w:bookmarkStart w:id="1057" w:name="ref-githubaccountarchive"/>
    <w:p>
      <w:pPr>
        <w:pStyle w:val="Bibliography"/>
      </w:pPr>
      <w:r>
        <w:t xml:space="preserve">“Requesting an Archive of Your Personal Account’s Data.”</w:t>
      </w:r>
      <w:r>
        <w:t xml:space="preserve"> </w:t>
      </w:r>
      <w:r>
        <w:t xml:space="preserve">n.d. GitHub.</w:t>
      </w:r>
      <w:r>
        <w:t xml:space="preserve"> </w:t>
      </w:r>
      <w:hyperlink r:id="rId1056">
        <w:r>
          <w:rPr>
            <w:rStyle w:val="Hyperlink"/>
          </w:rPr>
          <w:t xml:space="preserve">https://docs.github.com/en/get-started/archiving-your-github-personal-account-and-public-repositories/requesting-an-archive-of-your-personal-accounts-data</w:t>
        </w:r>
      </w:hyperlink>
      <w:r>
        <w:t xml:space="preserve">.</w:t>
      </w:r>
    </w:p>
    <w:bookmarkEnd w:id="1057"/>
    <w:bookmarkStart w:id="1059" w:name="ref-githuborgmigrations"/>
    <w:p>
      <w:pPr>
        <w:pStyle w:val="Bibliography"/>
      </w:pPr>
      <w:r>
        <w:t xml:space="preserve">“REST API Endpoints for Organization Migrations.”</w:t>
      </w:r>
      <w:r>
        <w:t xml:space="preserve"> </w:t>
      </w:r>
      <w:r>
        <w:t xml:space="preserve">n.d. GitHub.</w:t>
      </w:r>
      <w:r>
        <w:t xml:space="preserve"> </w:t>
      </w:r>
      <w:hyperlink r:id="rId1058">
        <w:r>
          <w:rPr>
            <w:rStyle w:val="Hyperlink"/>
          </w:rPr>
          <w:t xml:space="preserve">https://docs.github.com/en/rest/migrations/orgs</w:t>
        </w:r>
      </w:hyperlink>
      <w:r>
        <w:t xml:space="preserve">.</w:t>
      </w:r>
    </w:p>
    <w:bookmarkEnd w:id="1059"/>
    <w:bookmarkStart w:id="1061" w:name="ref-githubusermigrations"/>
    <w:p>
      <w:pPr>
        <w:pStyle w:val="Bibliography"/>
      </w:pPr>
      <w:r>
        <w:t xml:space="preserve">“REST API Endpoints for User Migrations.”</w:t>
      </w:r>
      <w:r>
        <w:t xml:space="preserve"> </w:t>
      </w:r>
      <w:r>
        <w:t xml:space="preserve">n.d. GitHub.</w:t>
      </w:r>
      <w:r>
        <w:t xml:space="preserve"> </w:t>
      </w:r>
      <w:hyperlink r:id="rId1060">
        <w:r>
          <w:rPr>
            <w:rStyle w:val="Hyperlink"/>
          </w:rPr>
          <w:t xml:space="preserve">https://docs.github.com/en/rest/migrations/users</w:t>
        </w:r>
      </w:hyperlink>
      <w:r>
        <w:t xml:space="preserve">.</w:t>
      </w:r>
    </w:p>
    <w:bookmarkEnd w:id="1061"/>
    <w:bookmarkStart w:id="1063" w:name="ref-gitfixum"/>
    <w:p>
      <w:pPr>
        <w:pStyle w:val="Bibliography"/>
      </w:pPr>
      <w:r>
        <w:t xml:space="preserve">Robertson, Seth. n.d.</w:t>
      </w:r>
      <w:r>
        <w:t xml:space="preserve"> </w:t>
      </w:r>
      <w:r>
        <w:t xml:space="preserve">“On Undoing, Fixing, or Removing Commits in Git.”</w:t>
      </w:r>
      <w:r>
        <w:t xml:space="preserve"> </w:t>
      </w:r>
      <w:hyperlink r:id="rId1062">
        <w:r>
          <w:rPr>
            <w:rStyle w:val="Hyperlink"/>
          </w:rPr>
          <w:t xml:space="preserve">https://sethrobertson.github.io/GitFixUm/fixup.html</w:t>
        </w:r>
      </w:hyperlink>
      <w:r>
        <w:t xml:space="preserve">.</w:t>
      </w:r>
    </w:p>
    <w:bookmarkEnd w:id="1063"/>
    <w:bookmarkStart w:id="106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4">
        <w:r>
          <w:rPr>
            <w:rStyle w:val="Hyperlink"/>
          </w:rPr>
          <w:t xml:space="preserve">https://doi.org/10.1371/journal.pcbi.1003833</w:t>
        </w:r>
      </w:hyperlink>
      <w:r>
        <w:t xml:space="preserve">.</w:t>
      </w:r>
    </w:p>
    <w:bookmarkEnd w:id="1065"/>
    <w:bookmarkStart w:id="106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6">
        <w:r>
          <w:rPr>
            <w:rStyle w:val="Hyperlink"/>
          </w:rPr>
          <w:t xml:space="preserve">https://doi.org/10.1038/d41586-019-02918-5</w:t>
        </w:r>
      </w:hyperlink>
      <w:r>
        <w:t xml:space="preserve">.</w:t>
      </w:r>
    </w:p>
    <w:bookmarkEnd w:id="1067"/>
    <w:bookmarkStart w:id="1069" w:name="ref-slurm-salloc"/>
    <w:p>
      <w:pPr>
        <w:pStyle w:val="Bibliography"/>
      </w:pPr>
      <w:r>
        <w:t xml:space="preserve">“Slurm Workload Manager: Salloc Documentation.”</w:t>
      </w:r>
      <w:r>
        <w:t xml:space="preserve"> </w:t>
      </w:r>
      <w:r>
        <w:t xml:space="preserve">n.d.-a. SchedMD.</w:t>
      </w:r>
      <w:r>
        <w:t xml:space="preserve"> </w:t>
      </w:r>
      <w:hyperlink r:id="rId1068">
        <w:r>
          <w:rPr>
            <w:rStyle w:val="Hyperlink"/>
          </w:rPr>
          <w:t xml:space="preserve">https://slurm.schedmd.com/salloc.html</w:t>
        </w:r>
      </w:hyperlink>
      <w:r>
        <w:t xml:space="preserve">.</w:t>
      </w:r>
    </w:p>
    <w:bookmarkEnd w:id="1069"/>
    <w:bookmarkStart w:id="1071" w:name="ref-slurm-sattach"/>
    <w:p>
      <w:pPr>
        <w:pStyle w:val="Bibliography"/>
      </w:pPr>
      <w:r>
        <w:t xml:space="preserve">“Slurm Workload Manager: Sattach Documentation.”</w:t>
      </w:r>
      <w:r>
        <w:t xml:space="preserve"> </w:t>
      </w:r>
      <w:r>
        <w:t xml:space="preserve">n.d.-b. SchedMD.</w:t>
      </w:r>
      <w:r>
        <w:t xml:space="preserve"> </w:t>
      </w:r>
      <w:hyperlink r:id="rId1070">
        <w:r>
          <w:rPr>
            <w:rStyle w:val="Hyperlink"/>
          </w:rPr>
          <w:t xml:space="preserve">https://slurm.schedmd.com/sattach.html</w:t>
        </w:r>
      </w:hyperlink>
      <w:r>
        <w:t xml:space="preserve">.</w:t>
      </w:r>
    </w:p>
    <w:bookmarkEnd w:id="1071"/>
    <w:bookmarkStart w:id="1073" w:name="ref-slurm"/>
    <w:p>
      <w:pPr>
        <w:pStyle w:val="Bibliography"/>
      </w:pPr>
      <w:r>
        <w:t xml:space="preserve">“Slurm Workload Manager: Sbatch Documentation.”</w:t>
      </w:r>
      <w:r>
        <w:t xml:space="preserve"> </w:t>
      </w:r>
      <w:r>
        <w:t xml:space="preserve">n.d.-c. SchedMD.</w:t>
      </w:r>
      <w:r>
        <w:t xml:space="preserve"> </w:t>
      </w:r>
      <w:hyperlink r:id="rId1072">
        <w:r>
          <w:rPr>
            <w:rStyle w:val="Hyperlink"/>
          </w:rPr>
          <w:t xml:space="preserve">https://slurm.schedmd.com/sbatch.html</w:t>
        </w:r>
      </w:hyperlink>
      <w:r>
        <w:t xml:space="preserve">.</w:t>
      </w:r>
    </w:p>
    <w:bookmarkEnd w:id="1073"/>
    <w:bookmarkStart w:id="1075" w:name="ref-slurm-squeue"/>
    <w:p>
      <w:pPr>
        <w:pStyle w:val="Bibliography"/>
      </w:pPr>
      <w:r>
        <w:t xml:space="preserve">“Slurm Workload Manager: Squeue Documentation.”</w:t>
      </w:r>
      <w:r>
        <w:t xml:space="preserve"> </w:t>
      </w:r>
      <w:r>
        <w:t xml:space="preserve">n.d.-d. SchedMD.</w:t>
      </w:r>
      <w:r>
        <w:t xml:space="preserve"> </w:t>
      </w:r>
      <w:hyperlink r:id="rId1074">
        <w:r>
          <w:rPr>
            <w:rStyle w:val="Hyperlink"/>
          </w:rPr>
          <w:t xml:space="preserve">https://slurm.schedmd.com/squeue.html</w:t>
        </w:r>
      </w:hyperlink>
      <w:r>
        <w:t xml:space="preserve">.</w:t>
      </w:r>
    </w:p>
    <w:bookmarkEnd w:id="1075"/>
    <w:bookmarkStart w:id="1077" w:name="ref-slurm-srun"/>
    <w:p>
      <w:pPr>
        <w:pStyle w:val="Bibliography"/>
      </w:pPr>
      <w:r>
        <w:t xml:space="preserve">“Slurm Workload Manager: Srun Documentation.”</w:t>
      </w:r>
      <w:r>
        <w:t xml:space="preserve"> </w:t>
      </w:r>
      <w:r>
        <w:t xml:space="preserve">n.d.-e. SchedMD.</w:t>
      </w:r>
      <w:r>
        <w:t xml:space="preserve"> </w:t>
      </w:r>
      <w:hyperlink r:id="rId1076">
        <w:r>
          <w:rPr>
            <w:rStyle w:val="Hyperlink"/>
          </w:rPr>
          <w:t xml:space="preserve">https://slurm.schedmd.com/srun.html</w:t>
        </w:r>
      </w:hyperlink>
      <w:r>
        <w:t xml:space="preserve">.</w:t>
      </w:r>
    </w:p>
    <w:bookmarkEnd w:id="1077"/>
    <w:bookmarkStart w:id="1079" w:name="ref-openssh-ssh-config"/>
    <w:p>
      <w:pPr>
        <w:pStyle w:val="Bibliography"/>
      </w:pPr>
      <w:r>
        <w:t xml:space="preserve">“Ssh_config(5) Manual Page.”</w:t>
      </w:r>
      <w:r>
        <w:t xml:space="preserve"> </w:t>
      </w:r>
      <w:r>
        <w:t xml:space="preserve">n.d. OpenBSD.</w:t>
      </w:r>
      <w:r>
        <w:t xml:space="preserve"> </w:t>
      </w:r>
      <w:hyperlink r:id="rId1078">
        <w:r>
          <w:rPr>
            <w:rStyle w:val="Hyperlink"/>
          </w:rPr>
          <w:t xml:space="preserve">https://man.openbsd.org/ssh_config</w:t>
        </w:r>
      </w:hyperlink>
      <w:r>
        <w:t xml:space="preserve">.</w:t>
      </w:r>
    </w:p>
    <w:bookmarkEnd w:id="1079"/>
    <w:bookmarkStart w:id="1081" w:name="ref-openssh-ssh-config-debian"/>
    <w:p>
      <w:pPr>
        <w:pStyle w:val="Bibliography"/>
      </w:pPr>
      <w:r>
        <w:t xml:space="preserve">“Ssh_config(5) Manual Page, Debian Edition.”</w:t>
      </w:r>
      <w:r>
        <w:t xml:space="preserve"> </w:t>
      </w:r>
      <w:r>
        <w:t xml:space="preserve">n.d. Debian Project.</w:t>
      </w:r>
      <w:r>
        <w:t xml:space="preserve"> </w:t>
      </w:r>
      <w:hyperlink r:id="rId1080">
        <w:r>
          <w:rPr>
            <w:rStyle w:val="Hyperlink"/>
          </w:rPr>
          <w:t xml:space="preserve">https://manpages.debian.org/stable/openssh-client/ssh_config.5.en.html</w:t>
        </w:r>
      </w:hyperlink>
      <w:r>
        <w:t xml:space="preserve">.</w:t>
      </w:r>
    </w:p>
    <w:bookmarkEnd w:id="1081"/>
    <w:bookmarkStart w:id="10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2">
        <w:r>
          <w:rPr>
            <w:rStyle w:val="Hyperlink"/>
          </w:rPr>
          <w:t xml:space="preserve">https://doi.org/10.1038/d41586-019-00067-3</w:t>
        </w:r>
      </w:hyperlink>
      <w:r>
        <w:t xml:space="preserve">.</w:t>
      </w:r>
    </w:p>
    <w:bookmarkEnd w:id="1083"/>
    <w:bookmarkStart w:id="10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4"/>
    <w:bookmarkStart w:id="10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5">
        <w:r>
          <w:rPr>
            <w:rStyle w:val="Hyperlink"/>
          </w:rPr>
          <w:t xml:space="preserve">https://doi.org/10.1038/d41586-021-03603-2</w:t>
        </w:r>
      </w:hyperlink>
      <w:r>
        <w:t xml:space="preserve">.</w:t>
      </w:r>
    </w:p>
    <w:bookmarkEnd w:id="1086"/>
    <w:bookmarkStart w:id="10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7">
        <w:r>
          <w:rPr>
            <w:rStyle w:val="Hyperlink"/>
          </w:rPr>
          <w:t xml:space="preserve">https://doi.org/10.1201/9781351201315</w:t>
        </w:r>
      </w:hyperlink>
      <w:r>
        <w:t xml:space="preserve">.</w:t>
      </w:r>
    </w:p>
    <w:bookmarkEnd w:id="1088"/>
    <w:bookmarkStart w:id="10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9">
        <w:r>
          <w:rPr>
            <w:rStyle w:val="Hyperlink"/>
          </w:rPr>
          <w:t xml:space="preserve">https://mastering-shiny.org/</w:t>
        </w:r>
      </w:hyperlink>
      <w:r>
        <w:t xml:space="preserve">.</w:t>
      </w:r>
    </w:p>
    <w:bookmarkEnd w:id="1090"/>
    <w:bookmarkStart w:id="109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1"/>
    <w:bookmarkStart w:id="109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2">
        <w:r>
          <w:rPr>
            <w:rStyle w:val="Hyperlink"/>
          </w:rPr>
          <w:t xml:space="preserve">https://design.tidyverse.org/</w:t>
        </w:r>
      </w:hyperlink>
      <w:r>
        <w:t xml:space="preserve">.</w:t>
      </w:r>
    </w:p>
    <w:bookmarkEnd w:id="1093"/>
    <w:bookmarkStart w:id="109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4">
        <w:r>
          <w:rPr>
            <w:rStyle w:val="Hyperlink"/>
          </w:rPr>
          <w:t xml:space="preserve">https://r-pkgs.org/</w:t>
        </w:r>
      </w:hyperlink>
      <w:r>
        <w:t xml:space="preserve">.</w:t>
      </w:r>
    </w:p>
    <w:bookmarkEnd w:id="1095"/>
    <w:bookmarkStart w:id="109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6">
        <w:r>
          <w:rPr>
            <w:rStyle w:val="Hyperlink"/>
          </w:rPr>
          <w:t xml:space="preserve">https://r4ds.hadley.nz/</w:t>
        </w:r>
      </w:hyperlink>
      <w:r>
        <w:t xml:space="preserve">.</w:t>
      </w:r>
    </w:p>
    <w:bookmarkEnd w:id="1097"/>
    <w:bookmarkStart w:id="109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8"/>
    <w:bookmarkEnd w:id="1099"/>
    <w:p>
      <w:r>
        <w:br w:type="page"/>
      </w:r>
    </w:p>
    <w:bookmarkEnd w:id="1100"/>
    <w:bookmarkStart w:id="110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https://ucd-serg.github.io/lab-manual/appendix-copilot-instructions.html</w:t>
        </w:r>
      </w:hyperlink>
    </w:p>
    <w:p>
      <w:r>
        <w:br w:type="page"/>
      </w:r>
    </w:p>
    <w:bookmarkEnd w:id="1102"/>
    <w:bookmarkStart w:id="110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https://ucd-serg.github.io/lab-manual/appendix-copilot-setup-steps.html</w:t>
        </w:r>
      </w:hyperlink>
    </w:p>
    <w:p>
      <w:r>
        <w:br w:type="page"/>
      </w:r>
    </w:p>
    <w:bookmarkEnd w:id="1104"/>
    <w:bookmarkStart w:id="110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2" w:author="PR Preview" w:date="2024-01-01T00:00:00Z">
        <w:r>
          <w:rPr>
            <w:b/>
            <w:bCs/>
          </w:rPr>
          <w:t xml:space="preserve">Branch:</w:t>
        </w:r>
      </w:ins>
      <w:ins w:id="3082" w:author="PR Preview" w:date="2024-01-01T00:00:00Z">
        <w:r>
          <w:t xml:space="preserve"> </w:t>
        </w:r>
      </w:ins>
      <w:ins w:id="3082" w:author="PR Preview" w:date="2024-01-01T00:00:00Z">
        <w:r>
          <w:t xml:space="preserve">HEAD</w:t>
        </w:r>
      </w:ins>
    </w:p>
    <w:p>
      <w:pPr>
        <w:pStyle w:val="Compact"/>
        <w:numPr>
          <w:ilvl w:val="0"/>
          <w:numId w:val="1317"/>
        </w:numPr>
      </w:pPr>
      <w:ins w:id="3083" w:author="PR Preview" w:date="2024-01-01T00:00:00Z">
        <w:r>
          <w:rPr>
            <w:b/>
            <w:bCs/>
          </w:rPr>
          <w:t xml:space="preserve">Commit:</w:t>
        </w:r>
      </w:ins>
      <w:ins w:id="3083" w:author="PR Preview" w:date="2024-01-01T00:00:00Z">
        <w:r>
          <w:t xml:space="preserve"> </w:t>
        </w:r>
      </w:ins>
      <w:ins w:id="3083" w:author="PR Preview" w:date="2024-01-01T00:00:00Z">
        <w:r>
          <w:t xml:space="preserve">24397cc</w:t>
        </w:r>
      </w:ins>
    </w:p>
    <w:p>
      <w:pPr>
        <w:pStyle w:val="Compact"/>
        <w:numPr>
          <w:ilvl w:val="0"/>
          <w:numId w:val="1317"/>
        </w:numPr>
      </w:pPr>
      <w:ins w:id="3084" w:author="PR Preview" w:date="2024-01-01T00:00:00Z">
        <w:r>
          <w:rPr>
            <w:b/>
            <w:bCs/>
          </w:rPr>
          <w:t xml:space="preserve">Full commit hash:</w:t>
        </w:r>
      </w:ins>
      <w:ins w:id="3084" w:author="PR Preview" w:date="2024-01-01T00:00:00Z">
        <w:r>
          <w:t xml:space="preserve"> </w:t>
        </w:r>
      </w:ins>
      <w:ins w:id="3084" w:author="PR Preview" w:date="2024-01-01T00:00:00Z">
        <w:r>
          <w:t xml:space="preserve">24397ccb3d8b9643ca29926720d1cd5faa40291e</w:t>
        </w:r>
      </w:ins>
    </w:p>
    <w:p>
      <w:pPr>
        <w:pStyle w:val="Compact"/>
        <w:numPr>
          <w:ilvl w:val="0"/>
          <w:numId w:val="1317"/>
        </w:numPr>
      </w:pPr>
      <w:ins w:id="3085" w:author="PR Preview" w:date="2024-01-01T00:00:00Z">
        <w:r>
          <w:rPr>
            <w:b/>
            <w:bCs/>
          </w:rPr>
          <w:t xml:space="preserve">Commit date:</w:t>
        </w:r>
      </w:ins>
      <w:ins w:id="3085" w:author="PR Preview" w:date="2024-01-01T00:00:00Z">
        <w:r>
          <w:t xml:space="preserve"> </w:t>
        </w:r>
      </w:ins>
      <w:ins w:id="3085" w:author="PR Preview" w:date="2024-01-01T00:00:00Z">
        <w:r>
          <w:t xml:space="preserve">2026-08-18 00:11:54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0" Type="http://schemas.openxmlformats.org/officeDocument/2006/relationships/image" Target="media/rId690.png"/><Relationship Id="rId454" Type="http://schemas.openxmlformats.org/officeDocument/2006/relationships/image" Target="media/rId454.png"/><Relationship Id="rId729" Type="http://schemas.openxmlformats.org/officeDocument/2006/relationships/image" Target="media/rId729.jpg"/><Relationship Id="rId735" Type="http://schemas.openxmlformats.org/officeDocument/2006/relationships/image" Target="media/rId735.png"/><Relationship Id="rId563" Type="http://schemas.openxmlformats.org/officeDocument/2006/relationships/image" Target="media/rId563.png"/><Relationship Id="rId568" Type="http://schemas.openxmlformats.org/officeDocument/2006/relationships/image" Target="media/rId568.png"/><Relationship Id="rId652" Type="http://schemas.openxmlformats.org/officeDocument/2006/relationships/image" Target="media/rId652.png"/><Relationship Id="rId657" Type="http://schemas.openxmlformats.org/officeDocument/2006/relationships/image" Target="media/rId657.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5"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5"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2026-08-18T00:16:21Z</dcterms:created>
  <dcterms:modified xsi:type="dcterms:W3CDTF">2026-08-18T00:16:21Z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