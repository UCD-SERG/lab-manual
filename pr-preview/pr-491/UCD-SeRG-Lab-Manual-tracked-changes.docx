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ins w:id="612" w:author="PR Preview" w:date="2024-01-01T00:00:00Z">
        <w:r>
          <w:t xml:space="preserve">6.13.4 jarl (Fast Rust-Powered Linter)</w:t>
        </w:r>
      </w:ins>
    </w:p>
    <w:p>
      <w:pPr>
        <w:pStyle w:val="FirstParagraph"/>
      </w:pPr>
      <w:hyperlink r:id="rId166">
        <w:r>
          <w:rPr>
            <w:rStyle w:val="VerbatimChar"/>
          </w:rPr>
          <w:t xml:space="preserve">{jarl}</w:t>
        </w:r>
      </w:hyperlink>
      <w:ins w:id="613" w:author="PR Preview" w:date="2024-01-01T00:00:00Z">
        <w:r>
          <w:t xml:space="preserve"> </w:t>
        </w:r>
      </w:ins>
      <w:ins w:id="613" w:author="PR Preview" w:date="2024-01-01T00:00:00Z">
        <w:r>
          <w:t xml:space="preserve">is a high-performance R linter written in Rust by Etienne Bacher.</w:t>
        </w:r>
      </w:ins>
      <w:ins w:id="613" w:author="PR Preview" w:date="2024-01-01T00:00:00Z">
        <w:r>
          <w:t xml:space="preserve"> </w:t>
        </w:r>
      </w:ins>
      <w:ins w:id="613" w:author="PR Preview" w:date="2024-01-01T00:00:00Z">
        <w:r>
          <w:t xml:space="preserve">It checks many common style and syntax rules significantly faster than</w:t>
        </w:r>
      </w:ins>
      <w:ins w:id="613" w:author="PR Preview" w:date="2024-01-01T00:00:00Z">
        <w:r>
          <w:t xml:space="preserve"> </w:t>
        </w:r>
      </w:ins>
      <w:ins w:id="613" w:author="PR Preview" w:date="2024-01-01T00:00:00Z">
        <w:r>
          <w:rPr>
            <w:rStyle w:val="VerbatimChar"/>
          </w:rPr>
          <w:t xml:space="preserve">{lintr}</w:t>
        </w:r>
      </w:ins>
      <w:ins w:id="613" w:author="PR Preview" w:date="2024-01-01T00:00:00Z">
        <w:r>
          <w:t xml:space="preserve">, making it well-suited for fast pre-commit hooks and large codebases.</w:t>
        </w:r>
      </w:ins>
    </w:p>
    <w:p>
      <w:pPr>
        <w:pStyle w:val="BodyText"/>
      </w:pPr>
      <w:ins w:id="614" w:author="PR Preview" w:date="2024-01-01T00:00:00Z">
        <w:r>
          <w:t xml:space="preserve">See also</w:t>
        </w:r>
      </w:ins>
      <w:ins w:id="614" w:author="PR Preview" w:date="2024-01-01T00:00:00Z">
        <w:r>
          <w:t xml:space="preserve"> </w:t>
        </w:r>
      </w:ins>
      <w:hyperlink r:id="rId167">
        <w:r>
          <w:rPr>
            <w:rStyle w:val="Hyperlink"/>
          </w:rPr>
          <w:t xml:space="preserve">Automated Tools</w:t>
        </w:r>
      </w:hyperlink>
      <w:ins w:id="614" w:author="PR Preview" w:date="2024-01-01T00:00:00Z">
        <w:r>
          <w:t xml:space="preserve">.</w:t>
        </w:r>
      </w:ins>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ins w:id="2232" w:author="PR Preview" w:date="2024-01-01T00:00:00Z">
        <w:r>
          <w:t xml:space="preserve">7.21.3.1</w:t>
        </w:r>
      </w:ins>
      <w:ins w:id="2232" w:author="PR Preview" w:date="2024-01-01T00:00:00Z">
        <w:r>
          <w:t xml:space="preserve"> </w:t>
        </w:r>
      </w:ins>
      <w:hyperlink r:id="rId166">
        <w:r>
          <w:rPr>
            <w:rStyle w:val="VerbatimChar"/>
          </w:rPr>
          <w:t xml:space="preserve">{jarl}</w:t>
        </w:r>
      </w:hyperlink>
    </w:p>
    <w:p>
      <w:pPr>
        <w:pStyle w:val="FirstParagraph"/>
      </w:pPr>
      <w:hyperlink r:id="rId166">
        <w:r>
          <w:rPr>
            <w:rStyle w:val="VerbatimChar"/>
          </w:rPr>
          <w:t xml:space="preserve">{jarl}</w:t>
        </w:r>
      </w:hyperlink>
      <w:ins w:id="2233" w:author="PR Preview" w:date="2024-01-01T00:00:00Z">
        <w:r>
          <w:t xml:space="preserve"> </w:t>
        </w:r>
      </w:ins>
      <w:ins w:id="2233" w:author="PR Preview" w:date="2024-01-01T00:00:00Z">
        <w:r>
          <w:t xml:space="preserve">(Just Another R Linter) is a fast, standalone R linter written in Rust by Etienne Bacher.</w:t>
        </w:r>
      </w:ins>
      <w:ins w:id="2233" w:author="PR Preview" w:date="2024-01-01T00:00:00Z">
        <w:r>
          <w:t xml:space="preserve"> </w:t>
        </w:r>
      </w:ins>
      <w:ins w:id="2233" w:author="PR Preview" w:date="2024-01-01T00:00:00Z">
        <w:r>
          <w:t xml:space="preserve">It is designed to provide high-speed static analysis for R code with minimal overhead.</w:t>
        </w:r>
      </w:ins>
    </w:p>
    <w:p>
      <w:pPr>
        <w:pStyle w:val="BodyText"/>
      </w:pPr>
      <w:ins w:id="2234" w:author="PR Preview" w:date="2024-01-01T00:00:00Z">
        <w:r>
          <w:t xml:space="preserve">Because</w:t>
        </w:r>
      </w:ins>
      <w:ins w:id="2234" w:author="PR Preview" w:date="2024-01-01T00:00:00Z">
        <w:r>
          <w:t xml:space="preserve"> </w:t>
        </w:r>
      </w:ins>
      <w:ins w:id="2234" w:author="PR Preview" w:date="2024-01-01T00:00:00Z">
        <w:r>
          <w:rPr>
            <w:rStyle w:val="VerbatimChar"/>
          </w:rPr>
          <w:t xml:space="preserve">{jarl}</w:t>
        </w:r>
      </w:ins>
      <w:ins w:id="2234" w:author="PR Preview" w:date="2024-01-01T00:00:00Z">
        <w:r>
          <w:t xml:space="preserve"> </w:t>
        </w:r>
      </w:ins>
      <w:ins w:id="2234" w:author="PR Preview" w:date="2024-01-01T00:00:00Z">
        <w:r>
          <w:t xml:space="preserve">is implemented in Rust,</w:t>
        </w:r>
      </w:ins>
      <w:ins w:id="2234" w:author="PR Preview" w:date="2024-01-01T00:00:00Z">
        <w:r>
          <w:t xml:space="preserve"> </w:t>
        </w:r>
      </w:ins>
      <w:ins w:id="2234" w:author="PR Preview" w:date="2024-01-01T00:00:00Z">
        <w:r>
          <w:t xml:space="preserve">it performs static analysis significantly faster than standard R-based linters.</w:t>
        </w:r>
      </w:ins>
    </w:p>
    <w:bookmarkStart w:id="459" w:name="key-features"/>
    <w:p>
      <w:pPr>
        <w:pStyle w:val="Heading5"/>
      </w:pPr>
      <w:ins w:id="2235" w:author="PR Preview" w:date="2024-01-01T00:00:00Z">
        <w:r>
          <w:t xml:space="preserve">7.21.3.1.1 Key Features</w:t>
        </w:r>
      </w:ins>
    </w:p>
    <w:p>
      <w:pPr>
        <w:pStyle w:val="Compact"/>
        <w:numPr>
          <w:ilvl w:val="0"/>
          <w:numId w:val="1127"/>
        </w:numPr>
      </w:pPr>
      <w:ins w:id="2236" w:author="PR Preview" w:date="2024-01-01T00:00:00Z">
        <w:r>
          <w:rPr>
            <w:b/>
            <w:bCs/>
          </w:rPr>
          <w:t xml:space="preserve">Fast execution:</w:t>
        </w:r>
      </w:ins>
      <w:ins w:id="2236" w:author="PR Preview" w:date="2024-01-01T00:00:00Z">
        <w:r>
          <w:t xml:space="preserve"> </w:t>
        </w:r>
      </w:ins>
      <w:ins w:id="2236" w:author="PR Preview" w:date="2024-01-01T00:00:00Z">
        <w:r>
          <w:t xml:space="preserve">Written in Rust to deliver near-instant linting feedback.</w:t>
        </w:r>
      </w:ins>
    </w:p>
    <w:p>
      <w:pPr>
        <w:pStyle w:val="Compact"/>
        <w:numPr>
          <w:ilvl w:val="0"/>
          <w:numId w:val="1127"/>
        </w:numPr>
      </w:pPr>
      <w:ins w:id="2237" w:author="PR Preview" w:date="2024-01-01T00:00:00Z">
        <w:r>
          <w:rPr>
            <w:rStyle w:val="VerbatimChar"/>
            <w:b/>
            <w:bCs/>
          </w:rPr>
          <w:t xml:space="preserve">{lintr}</w:t>
        </w:r>
      </w:ins>
      <w:ins w:id="2237" w:author="PR Preview" w:date="2024-01-01T00:00:00Z">
        <w:r>
          <w:rPr>
            <w:b/>
            <w:bCs/>
          </w:rPr>
          <w:t xml:space="preserve"> </w:t>
        </w:r>
      </w:ins>
      <w:ins w:id="2237" w:author="PR Preview" w:date="2024-01-01T00:00:00Z">
        <w:r>
          <w:rPr>
            <w:b/>
            <w:bCs/>
          </w:rPr>
          <w:t xml:space="preserve">compatibility:</w:t>
        </w:r>
      </w:ins>
      <w:ins w:id="2237" w:author="PR Preview" w:date="2024-01-01T00:00:00Z">
        <w:r>
          <w:t xml:space="preserve"> </w:t>
        </w:r>
      </w:ins>
      <w:ins w:id="2237" w:author="PR Preview" w:date="2024-01-01T00:00:00Z">
        <w:r>
          <w:t xml:space="preserve">Implements many common</w:t>
        </w:r>
      </w:ins>
      <w:ins w:id="2237" w:author="PR Preview" w:date="2024-01-01T00:00:00Z">
        <w:r>
          <w:t xml:space="preserve"> </w:t>
        </w:r>
      </w:ins>
      <w:ins w:id="2237" w:author="PR Preview" w:date="2024-01-01T00:00:00Z">
        <w:r>
          <w:rPr>
            <w:rStyle w:val="VerbatimChar"/>
          </w:rPr>
          <w:t xml:space="preserve">{lintr}</w:t>
        </w:r>
      </w:ins>
      <w:ins w:id="2237" w:author="PR Preview" w:date="2024-01-01T00:00:00Z">
        <w:r>
          <w:t xml:space="preserve"> </w:t>
        </w:r>
      </w:ins>
      <w:ins w:id="2237" w:author="PR Preview" w:date="2024-01-01T00:00:00Z">
        <w:r>
          <w:t xml:space="preserve">rules (such as unused variables, improper whitespace, indentation, object naming, and syntax checks).</w:t>
        </w:r>
      </w:ins>
    </w:p>
    <w:p>
      <w:pPr>
        <w:pStyle w:val="Compact"/>
        <w:numPr>
          <w:ilvl w:val="0"/>
          <w:numId w:val="1127"/>
        </w:numPr>
      </w:pPr>
      <w:ins w:id="2238" w:author="PR Preview" w:date="2024-01-01T00:00:00Z">
        <w:r>
          <w:rPr>
            <w:b/>
            <w:bCs/>
          </w:rPr>
          <w:t xml:space="preserve">Flexible invocation:</w:t>
        </w:r>
      </w:ins>
      <w:ins w:id="2238" w:author="PR Preview" w:date="2024-01-01T00:00:00Z">
        <w:r>
          <w:t xml:space="preserve"> </w:t>
        </w:r>
      </w:ins>
      <w:ins w:id="2238" w:author="PR Preview" w:date="2024-01-01T00:00:00Z">
        <w:r>
          <w:t xml:space="preserve">Can be run as a standalone CLI tool,</w:t>
        </w:r>
      </w:ins>
      <w:ins w:id="2238" w:author="PR Preview" w:date="2024-01-01T00:00:00Z">
        <w:r>
          <w:t xml:space="preserve"> </w:t>
        </w:r>
      </w:ins>
      <w:ins w:id="2238" w:author="PR Preview" w:date="2024-01-01T00:00:00Z">
        <w:r>
          <w:t xml:space="preserve">via pre-commit hooks,</w:t>
        </w:r>
      </w:ins>
      <w:ins w:id="2238" w:author="PR Preview" w:date="2024-01-01T00:00:00Z">
        <w:r>
          <w:t xml:space="preserve"> </w:t>
        </w:r>
      </w:ins>
      <w:ins w:id="2238" w:author="PR Preview" w:date="2024-01-01T00:00:00Z">
        <w:r>
          <w:t xml:space="preserve">or integrated into editors via its</w:t>
        </w:r>
      </w:ins>
      <w:ins w:id="2238" w:author="PR Preview" w:date="2024-01-01T00:00:00Z">
        <w:r>
          <w:t xml:space="preserve"> </w:t>
        </w:r>
      </w:ins>
      <w:hyperlink r:id="rId457">
        <w:r>
          <w:rPr>
            <w:rStyle w:val="Hyperlink"/>
          </w:rPr>
          <w:t xml:space="preserve">Language Server Protocol (LSP)</w:t>
        </w:r>
      </w:hyperlink>
      <w:ins w:id="2238" w:author="PR Preview" w:date="2024-01-01T00:00:00Z">
        <w:r>
          <w:t xml:space="preserve">.</w:t>
        </w:r>
      </w:ins>
    </w:p>
    <w:p>
      <w:pPr>
        <w:pStyle w:val="Compact"/>
        <w:numPr>
          <w:ilvl w:val="0"/>
          <w:numId w:val="1127"/>
        </w:numPr>
      </w:pPr>
      <w:ins w:id="2239" w:author="PR Preview" w:date="2024-01-01T00:00:00Z">
        <w:r>
          <w:rPr>
            <w:b/>
            <w:bCs/>
          </w:rPr>
          <w:t xml:space="preserve">Auto-fixing:</w:t>
        </w:r>
      </w:ins>
      <w:ins w:id="2239" w:author="PR Preview" w:date="2024-01-01T00:00:00Z">
        <w:r>
          <w:t xml:space="preserve"> </w:t>
        </w:r>
      </w:ins>
      <w:ins w:id="2239" w:author="PR Preview" w:date="2024-01-01T00:00:00Z">
        <w:r>
          <w:t xml:space="preserve">Can automatically fix supported rule violations via</w:t>
        </w:r>
      </w:ins>
      <w:ins w:id="2239" w:author="PR Preview" w:date="2024-01-01T00:00:00Z">
        <w:r>
          <w:t xml:space="preserve"> </w:t>
        </w:r>
      </w:ins>
      <w:ins w:id="2239" w:author="PR Preview" w:date="2024-01-01T00:00:00Z">
        <w:r>
          <w:rPr>
            <w:rStyle w:val="VerbatimChar"/>
          </w:rPr>
          <w:t xml:space="preserve">--fix</w:t>
        </w:r>
      </w:ins>
      <w:ins w:id="2239" w:author="PR Preview" w:date="2024-01-01T00:00:00Z">
        <w:r>
          <w:t xml:space="preserve">.</w:t>
        </w:r>
      </w:ins>
    </w:p>
    <w:p>
      <w:pPr>
        <w:pStyle w:val="Compact"/>
        <w:numPr>
          <w:ilvl w:val="0"/>
          <w:numId w:val="1127"/>
        </w:numPr>
      </w:pPr>
      <w:ins w:id="2240" w:author="PR Preview" w:date="2024-01-01T00:00:00Z">
        <w:r>
          <w:rPr>
            <w:b/>
            <w:bCs/>
          </w:rPr>
          <w:t xml:space="preserve">Project configuration:</w:t>
        </w:r>
      </w:ins>
      <w:ins w:id="2240" w:author="PR Preview" w:date="2024-01-01T00:00:00Z">
        <w:r>
          <w:t xml:space="preserve"> </w:t>
        </w:r>
      </w:ins>
      <w:ins w:id="2240" w:author="PR Preview" w:date="2024-01-01T00:00:00Z">
        <w:r>
          <w:t xml:space="preserve">Configured using a</w:t>
        </w:r>
      </w:ins>
      <w:ins w:id="2240" w:author="PR Preview" w:date="2024-01-01T00:00:00Z">
        <w:r>
          <w:t xml:space="preserve"> </w:t>
        </w:r>
      </w:ins>
      <w:hyperlink r:id="rId458">
        <w:r>
          <w:rPr>
            <w:rStyle w:val="VerbatimChar"/>
          </w:rPr>
          <w:t xml:space="preserve">jarl.toml</w:t>
        </w:r>
      </w:hyperlink>
      <w:ins w:id="2240" w:author="PR Preview" w:date="2024-01-01T00:00:00Z">
        <w:r>
          <w:t xml:space="preserve"> </w:t>
        </w:r>
      </w:ins>
      <w:ins w:id="2240" w:author="PR Preview" w:date="2024-01-01T00:00:00Z">
        <w:r>
          <w:t xml:space="preserve">file in the project root.</w:t>
        </w:r>
      </w:ins>
    </w:p>
    <w:bookmarkEnd w:id="459"/>
    <w:bookmarkStart w:id="461" w:name="basic-usage"/>
    <w:p>
      <w:pPr>
        <w:pStyle w:val="Heading5"/>
      </w:pPr>
      <w:ins w:id="2241" w:author="PR Preview" w:date="2024-01-01T00:00:00Z">
        <w:r>
          <w:t xml:space="preserve">7.21.3.1.2 Basic Usage</w:t>
        </w:r>
      </w:ins>
    </w:p>
    <w:p>
      <w:pPr>
        <w:pStyle w:val="FirstParagraph"/>
      </w:pPr>
      <w:ins w:id="2242" w:author="PR Preview" w:date="2024-01-01T00:00:00Z">
        <w:r>
          <w:t xml:space="preserve">Run the standalone</w:t>
        </w:r>
      </w:ins>
      <w:ins w:id="2242" w:author="PR Preview" w:date="2024-01-01T00:00:00Z">
        <w:r>
          <w:t xml:space="preserve"> </w:t>
        </w:r>
      </w:ins>
      <w:hyperlink r:id="rId460">
        <w:r>
          <w:rPr>
            <w:rStyle w:val="Hyperlink"/>
          </w:rPr>
          <w:t xml:space="preserve">CLI</w:t>
        </w:r>
      </w:hyperlink>
      <w:ins w:id="2242" w:author="PR Preview" w:date="2024-01-01T00:00:00Z">
        <w:r>
          <w:t xml:space="preserve">:</w:t>
        </w:r>
      </w:ins>
    </w:p>
    <w:p>
      <w:pPr>
        <w:pStyle w:val="SourceCode"/>
      </w:pPr>
      <w:ins w:id="2243" w:author="PR Preview" w:date="2024-01-01T00:00:00Z">
        <w:r>
          <w:rPr>
            <w:rStyle w:val="CommentTok"/>
          </w:rPr>
          <w:t xml:space="preserve"># Lint all R files in the current project</w:t>
        </w:r>
      </w:ins>
      <w:ins w:id="2243" w:author="PR Preview" w:date="2024-01-01T00:00:00Z">
        <w:r>
          <w:br/>
        </w:r>
      </w:ins>
      <w:ins w:id="2243" w:author="PR Preview" w:date="2024-01-01T00:00:00Z">
        <w:r>
          <w:rPr>
            <w:rStyle w:val="ExtensionTok"/>
          </w:rPr>
          <w:t xml:space="preserve">jarl</w:t>
        </w:r>
      </w:ins>
      <w:ins w:id="2243" w:author="PR Preview" w:date="2024-01-01T00:00:00Z">
        <w:r>
          <w:rPr>
            <w:rStyle w:val="NormalTok"/>
          </w:rPr>
          <w:t xml:space="preserve"> check .</w:t>
        </w:r>
      </w:ins>
      <w:ins w:id="2243" w:author="PR Preview" w:date="2024-01-01T00:00:00Z">
        <w:r>
          <w:br/>
        </w:r>
      </w:ins>
      <w:ins w:id="2243" w:author="PR Preview" w:date="2024-01-01T00:00:00Z">
        <w:r>
          <w:br/>
        </w:r>
      </w:ins>
      <w:ins w:id="2243" w:author="PR Preview" w:date="2024-01-01T00:00:00Z">
        <w:r>
          <w:rPr>
            <w:rStyle w:val="CommentTok"/>
          </w:rPr>
          <w:t xml:space="preserve"># Automatically fix supported lint violations</w:t>
        </w:r>
      </w:ins>
      <w:ins w:id="2243" w:author="PR Preview" w:date="2024-01-01T00:00:00Z">
        <w:r>
          <w:br/>
        </w:r>
      </w:ins>
      <w:ins w:id="2243" w:author="PR Preview" w:date="2024-01-01T00:00:00Z">
        <w:r>
          <w:rPr>
            <w:rStyle w:val="ExtensionTok"/>
          </w:rPr>
          <w:t xml:space="preserve">jarl</w:t>
        </w:r>
      </w:ins>
      <w:ins w:id="2243" w:author="PR Preview" w:date="2024-01-01T00:00:00Z">
        <w:r>
          <w:rPr>
            <w:rStyle w:val="NormalTok"/>
          </w:rPr>
          <w:t xml:space="preserve"> check . </w:t>
        </w:r>
      </w:ins>
      <w:ins w:id="2243" w:author="PR Preview" w:date="2024-01-01T00:00:00Z">
        <w:r>
          <w:rPr>
            <w:rStyle w:val="AttributeTok"/>
          </w:rPr>
          <w:t xml:space="preserve">--fix</w:t>
        </w:r>
      </w:ins>
    </w:p>
    <w:bookmarkEnd w:id="461"/>
    <w:bookmarkStart w:id="464" w:name="comparison-with-lintr"/>
    <w:p>
      <w:pPr>
        <w:pStyle w:val="Heading5"/>
      </w:pPr>
      <w:ins w:id="2244" w:author="PR Preview" w:date="2024-01-01T00:00:00Z">
        <w:r>
          <w:t xml:space="preserve">7.21.3.1.3 Comparison with</w:t>
        </w:r>
      </w:ins>
      <w:ins w:id="2244" w:author="PR Preview" w:date="2024-01-01T00:00:00Z">
        <w:r>
          <w:t xml:space="preserve"> </w:t>
        </w:r>
      </w:ins>
      <w:ins w:id="2244" w:author="PR Preview" w:date="2024-01-01T00:00:00Z">
        <w:r>
          <w:rPr>
            <w:rStyle w:val="VerbatimChar"/>
          </w:rPr>
          <w:t xml:space="preserve">{lintr}</w:t>
        </w:r>
      </w:ins>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ins w:id="2245"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55"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3"/>
    <w:bookmarkEnd w:id="654"/>
    <w:bookmarkEnd w:id="655"/>
    <w:bookmarkStart w:id="69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3" w:name="sec-pull-requests"/>
    <w:p>
      <w:pPr>
        <w:pStyle w:val="Heading2"/>
      </w:pPr>
      <w:r>
        <w:t xml:space="preserve">12.1 Pull Requests</w:t>
      </w:r>
    </w:p>
    <w:bookmarkStart w:id="66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6"/>
    <w:bookmarkStart w:id="65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7"/>
    <w:bookmarkStart w:id="65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8"/>
    <w:bookmarkStart w:id="65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9"/>
    <w:bookmarkStart w:id="66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0"/>
    <w:bookmarkStart w:id="66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1">
        <w:r>
          <w:rPr>
            <w:rStyle w:val="Hyperlink"/>
          </w:rPr>
          <w:t xml:space="preserve">steward guidelines</w:t>
        </w:r>
      </w:hyperlink>
      <w:r>
        <w:t xml:space="preserve">.</w:t>
      </w:r>
    </w:p>
    <w:bookmarkEnd w:id="662"/>
    <w:bookmarkEnd w:id="663"/>
    <w:bookmarkStart w:id="672" w:name="sec-opening-pull-requests"/>
    <w:p>
      <w:pPr>
        <w:pStyle w:val="Heading3"/>
      </w:pPr>
      <w:r>
        <w:t xml:space="preserve">12.1.2 Opening pull requests</w:t>
      </w:r>
    </w:p>
    <w:bookmarkStart w:id="66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4"/>
    <w:bookmarkStart w:id="66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5"/>
    <w:bookmarkStart w:id="66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6"/>
    <w:bookmarkStart w:id="66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7"/>
    <w:bookmarkStart w:id="66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8"/>
    <w:bookmarkStart w:id="66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9"/>
    <w:bookmarkStart w:id="67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0">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1"/>
    <w:bookmarkEnd w:id="672"/>
    <w:bookmarkEnd w:id="673"/>
    <w:bookmarkStart w:id="695" w:name="sec-code-review"/>
    <w:p>
      <w:pPr>
        <w:pStyle w:val="Heading2"/>
      </w:pPr>
      <w:r>
        <w:t xml:space="preserve">12.2 Code Review</w:t>
      </w:r>
    </w:p>
    <w:bookmarkStart w:id="69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5"/>
    <w:bookmarkStart w:id="67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8"/>
    <w:bookmarkStart w:id="67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9"/>
    <w:bookmarkStart w:id="68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80"/>
    <w:bookmarkStart w:id="68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4" w:name="fig-github-suggestion-feature"/>
          <w:p>
            <w:pPr>
              <w:pStyle w:val="Compact"/>
              <w:jc w:val="center"/>
            </w:pPr>
            <w:r>
              <w:drawing>
                <wp:inline>
                  <wp:extent cx="5334000" cy="1989605"/>
                  <wp:effectExtent b="0" l="0" r="0" t="0"/>
                  <wp:docPr descr="" title="" id="682" name="Picture"/>
                  <a:graphic>
                    <a:graphicData uri="http://schemas.openxmlformats.org/drawingml/2006/picture">
                      <pic:pic>
                        <pic:nvPicPr>
                          <pic:cNvPr descr="assets/images/github-suggestion-feature.png" id="683" name="Picture"/>
                          <pic:cNvPicPr>
                            <a:picLocks noChangeArrowheads="1" noChangeAspect="1"/>
                          </pic:cNvPicPr>
                        </pic:nvPicPr>
                        <pic:blipFill>
                          <a:blip r:embed="rId68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4"/>
        </w:tc>
      </w:tr>
    </w:tbl>
    <w:bookmarkEnd w:id="685"/>
    <w:bookmarkStart w:id="69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9" w:name="fig-preview-comment"/>
          <w:p>
            <w:pPr>
              <w:pStyle w:val="Compact"/>
              <w:jc w:val="center"/>
            </w:pPr>
            <w:r>
              <w:drawing>
                <wp:inline>
                  <wp:extent cx="5334000" cy="1333500"/>
                  <wp:effectExtent b="0" l="0" r="0" t="0"/>
                  <wp:docPr descr="" title="" id="687" name="Picture"/>
                  <a:graphic>
                    <a:graphicData uri="http://schemas.openxmlformats.org/drawingml/2006/picture">
                      <pic:pic>
                        <pic:nvPicPr>
                          <pic:cNvPr descr="assets/images/quarto-preview-comment.png" id="688" name="Picture"/>
                          <pic:cNvPicPr>
                            <a:picLocks noChangeArrowheads="1" noChangeAspect="1"/>
                          </pic:cNvPicPr>
                        </pic:nvPicPr>
                        <pic:blipFill>
                          <a:blip r:embed="rId68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0"/>
    <w:bookmarkStart w:id="69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91"/>
    <w:bookmarkEnd w:id="692"/>
    <w:bookmarkStart w:id="69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3"/>
    <w:bookmarkStart w:id="69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4"/>
    <w:bookmarkEnd w:id="695"/>
    <w:bookmarkEnd w:id="696"/>
    <w:bookmarkStart w:id="757" w:name="sec-r-ci"/>
    <w:p>
      <w:pPr>
        <w:pStyle w:val="Heading1"/>
      </w:pPr>
      <w:r>
        <w:t xml:space="preserve">13. Continuous Integration</w:t>
      </w:r>
    </w:p>
    <w:bookmarkStart w:id="708" w:name="understanding-github-actions"/>
    <w:p>
      <w:pPr>
        <w:pStyle w:val="Heading2"/>
      </w:pPr>
      <w:r>
        <w:t xml:space="preserve">13.1 Understanding GitHub Actions</w:t>
      </w:r>
    </w:p>
    <w:p>
      <w:pPr>
        <w:pStyle w:val="FirstParagraph"/>
      </w:pPr>
      <w:hyperlink r:id="rId69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1"/>
    <w:bookmarkStart w:id="70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8">
              <w:r>
                <w:rPr>
                  <w:rStyle w:val="Hyperlink"/>
                </w:rPr>
                <w:t xml:space="preserve">Actions versioning guide</w:t>
              </w:r>
            </w:hyperlink>
            <w:r>
              <w:t xml:space="preserve">.</w:t>
            </w:r>
          </w:p>
          <w:p/>
        </w:tc>
      </w:tr>
    </w:tbl>
    <w:bookmarkEnd w:id="705"/>
    <w:bookmarkStart w:id="70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6"/>
    <w:bookmarkEnd w:id="707"/>
    <w:bookmarkEnd w:id="708"/>
    <w:bookmarkStart w:id="71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0"/>
    <w:bookmarkStart w:id="71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1"/>
    <w:bookmarkStart w:id="71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2"/>
    <w:bookmarkEnd w:id="713"/>
    <w:bookmarkStart w:id="71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7"/>
    <w:bookmarkStart w:id="71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8"/>
    <w:bookmarkStart w:id="72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22"/>
    <w:bookmarkStart w:id="73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5"/>
    <w:bookmarkStart w:id="72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6"/>
    <w:bookmarkStart w:id="72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7"/>
    <w:bookmarkStart w:id="72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8"/>
    <w:bookmarkStart w:id="72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9"/>
    <w:bookmarkStart w:id="73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0"/>
    <w:bookmarkStart w:id="731"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31"/>
    <w:bookmarkStart w:id="73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2"/>
    <w:bookmarkEnd w:id="733"/>
    <w:bookmarkStart w:id="73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6"/>
    <w:bookmarkStart w:id="74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7"/>
    <w:bookmarkStart w:id="743" w:name="comparison-of-popular-actions"/>
    <w:p>
      <w:pPr>
        <w:pStyle w:val="Heading4"/>
      </w:pPr>
      <w:r>
        <w:t xml:space="preserve">13.8.0.2 Comparison of Popular Actions</w:t>
      </w:r>
    </w:p>
    <w:p>
      <w:pPr>
        <w:pStyle w:val="FirstParagraph"/>
      </w:pPr>
      <w:hyperlink r:id="rId73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3"/>
    <w:bookmarkStart w:id="74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4"/>
    <w:bookmarkStart w:id="74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5"/>
    <w:bookmarkStart w:id="74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8"/>
    <w:bookmarkEnd w:id="749"/>
    <w:bookmarkStart w:id="75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752"/>
    <w:bookmarkStart w:id="756" w:name="additional-resources-2"/>
    <w:p>
      <w:pPr>
        <w:pStyle w:val="Heading2"/>
      </w:pPr>
      <w:r>
        <w:t xml:space="preserve">13.10 Additional Resources</w:t>
      </w:r>
    </w:p>
    <w:p>
      <w:pPr>
        <w:pStyle w:val="Compact"/>
        <w:numPr>
          <w:ilvl w:val="0"/>
          <w:numId w:val="1234"/>
        </w:numPr>
      </w:pPr>
      <w:hyperlink r:id="rId697">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3">
        <w:r>
          <w:rPr>
            <w:rStyle w:val="Hyperlink"/>
          </w:rPr>
          <w:t xml:space="preserve">R Packages book: Continuous Integration</w:t>
        </w:r>
      </w:hyperlink>
    </w:p>
    <w:p>
      <w:pPr>
        <w:pStyle w:val="Compact"/>
        <w:numPr>
          <w:ilvl w:val="0"/>
          <w:numId w:val="1234"/>
        </w:numPr>
      </w:pPr>
      <w:hyperlink r:id="rId754">
        <w:r>
          <w:rPr>
            <w:rStyle w:val="Hyperlink"/>
          </w:rPr>
          <w:t xml:space="preserve">GitHub Actions documentation</w:t>
        </w:r>
      </w:hyperlink>
    </w:p>
    <w:p>
      <w:pPr>
        <w:pStyle w:val="Compact"/>
        <w:numPr>
          <w:ilvl w:val="0"/>
          <w:numId w:val="1234"/>
        </w:numPr>
      </w:pPr>
      <w:hyperlink r:id="rId755">
        <w:r>
          <w:rPr>
            <w:rStyle w:val="Hyperlink"/>
          </w:rPr>
          <w:t xml:space="preserve">Where to find help with r-lib/actions</w:t>
        </w:r>
      </w:hyperlink>
    </w:p>
    <w:p>
      <w:pPr>
        <w:pStyle w:val="Compact"/>
        <w:numPr>
          <w:ilvl w:val="0"/>
          <w:numId w:val="1234"/>
        </w:numPr>
      </w:pPr>
      <w:hyperlink r:id="rId734">
        <w:r>
          <w:rPr>
            <w:rStyle w:val="Hyperlink"/>
          </w:rPr>
          <w:t xml:space="preserve">GitHub Status</w:t>
        </w:r>
      </w:hyperlink>
      <w:r>
        <w:t xml:space="preserve"> </w:t>
      </w:r>
      <w:r>
        <w:t xml:space="preserve">- real-time status of GitHub services</w:t>
      </w:r>
    </w:p>
    <w:p>
      <w:r>
        <w:br w:type="page"/>
      </w:r>
    </w:p>
    <w:bookmarkEnd w:id="756"/>
    <w:bookmarkEnd w:id="757"/>
    <w:bookmarkStart w:id="82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62"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61" w:name="fig-unix-desktop"/>
          <w:p>
            <w:pPr>
              <w:pStyle w:val="Compact"/>
              <w:jc w:val="center"/>
            </w:pPr>
            <w:r>
              <w:drawing>
                <wp:inline>
                  <wp:extent cx="5334000" cy="3380267"/>
                  <wp:effectExtent b="0" l="0" r="0" t="0"/>
                  <wp:docPr descr="" title="" id="759" name="Picture"/>
                  <a:graphic>
                    <a:graphicData uri="http://schemas.openxmlformats.org/drawingml/2006/picture">
                      <pic:pic>
                        <pic:nvPicPr>
                          <pic:cNvPr descr="assets/images/ex-desktop.jpg" id="760" name="Picture"/>
                          <pic:cNvPicPr>
                            <a:picLocks noChangeArrowheads="1" noChangeAspect="1"/>
                          </pic:cNvPicPr>
                        </pic:nvPicPr>
                        <pic:blipFill>
                          <a:blip r:embed="rId75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61"/>
        </w:tc>
      </w:tr>
    </w:tbl>
    <w:bookmarkEnd w:id="762"/>
    <w:bookmarkStart w:id="778" w:name="sec-terminal-emulators"/>
    <w:p>
      <w:pPr>
        <w:pStyle w:val="Heading2"/>
      </w:pPr>
      <w:r>
        <w:t xml:space="preserve">14.2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6"/>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6"/>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6"/>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6"/>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75" w:name="recommended-options"/>
    <w:p>
      <w:pPr>
        <w:pStyle w:val="Heading3"/>
      </w:pPr>
      <w:r>
        <w:t xml:space="preserve">14.2.1 Recommended Options</w:t>
      </w:r>
    </w:p>
    <w:bookmarkStart w:id="764" w:name="ghostty"/>
    <w:p>
      <w:pPr>
        <w:pStyle w:val="Heading4"/>
      </w:pPr>
      <w:r>
        <w:t xml:space="preserve">14.2.1.1</w:t>
      </w:r>
      <w:r>
        <w:t xml:space="preserve"> </w:t>
      </w:r>
      <w:hyperlink r:id="rId763">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37"/>
        </w:numPr>
      </w:pPr>
      <w:r>
        <w:t xml:space="preserve">Native user interface on macOS and Linux</w:t>
      </w:r>
    </w:p>
    <w:p>
      <w:pPr>
        <w:pStyle w:val="Compact"/>
        <w:numPr>
          <w:ilvl w:val="0"/>
          <w:numId w:val="1237"/>
        </w:numPr>
      </w:pPr>
      <w:r>
        <w:t xml:space="preserve">Cross-platform configuration using a simple plain-text configuration file</w:t>
      </w:r>
    </w:p>
    <w:p>
      <w:pPr>
        <w:pStyle w:val="Compact"/>
        <w:numPr>
          <w:ilvl w:val="0"/>
          <w:numId w:val="1237"/>
        </w:numPr>
      </w:pPr>
      <w:r>
        <w:t xml:space="preserve">Built-in tabs and split panes</w:t>
      </w:r>
    </w:p>
    <w:p>
      <w:pPr>
        <w:pStyle w:val="Compact"/>
        <w:numPr>
          <w:ilvl w:val="0"/>
          <w:numId w:val="1237"/>
        </w:numPr>
      </w:pPr>
      <w:r>
        <w:t xml:space="preserve">True color and modern terminal graphics protocol support</w:t>
      </w:r>
    </w:p>
    <w:p>
      <w:pPr>
        <w:pStyle w:val="Compact"/>
        <w:numPr>
          <w:ilvl w:val="0"/>
          <w:numId w:val="1237"/>
        </w:numPr>
      </w:pPr>
      <w:r>
        <w:t xml:space="preserve">Available on macOS and Linux</w:t>
      </w:r>
      <w:r>
        <w:t xml:space="preserve"> </w:t>
      </w:r>
      <w:r>
        <w:t xml:space="preserve">(Windows support in active development as of September 2026)</w:t>
      </w:r>
    </w:p>
    <w:bookmarkEnd w:id="764"/>
    <w:bookmarkStart w:id="766" w:name="wezterm"/>
    <w:p>
      <w:pPr>
        <w:pStyle w:val="Heading4"/>
      </w:pPr>
      <w:r>
        <w:t xml:space="preserve">14.2.1.2</w:t>
      </w:r>
      <w:r>
        <w:t xml:space="preserve"> </w:t>
      </w:r>
      <w:hyperlink r:id="rId765">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38"/>
        </w:numPr>
      </w:pPr>
      <w:r>
        <w:t xml:space="preserve">Configured using Lua,</w:t>
      </w:r>
      <w:r>
        <w:t xml:space="preserve"> </w:t>
      </w:r>
      <w:r>
        <w:t xml:space="preserve">enabling powerful custom keybindings and automation scripts</w:t>
      </w:r>
    </w:p>
    <w:p>
      <w:pPr>
        <w:pStyle w:val="Compact"/>
        <w:numPr>
          <w:ilvl w:val="0"/>
          <w:numId w:val="1238"/>
        </w:numPr>
      </w:pPr>
      <w:r>
        <w:t xml:space="preserve">Built-in multiplexing across tabs,</w:t>
      </w:r>
      <w:r>
        <w:t xml:space="preserve"> </w:t>
      </w:r>
      <w:r>
        <w:t xml:space="preserve">splits,</w:t>
      </w:r>
      <w:r>
        <w:t xml:space="preserve"> </w:t>
      </w:r>
      <w:r>
        <w:t xml:space="preserve">and workspaces</w:t>
      </w:r>
    </w:p>
    <w:p>
      <w:pPr>
        <w:pStyle w:val="Compact"/>
        <w:numPr>
          <w:ilvl w:val="0"/>
          <w:numId w:val="1238"/>
        </w:numPr>
      </w:pPr>
      <w:r>
        <w:t xml:space="preserve">Support for SSH domains to seamlessly reconnect to remote servers</w:t>
      </w:r>
    </w:p>
    <w:p>
      <w:pPr>
        <w:pStyle w:val="Compact"/>
        <w:numPr>
          <w:ilvl w:val="0"/>
          <w:numId w:val="1238"/>
        </w:numPr>
      </w:pPr>
      <w:r>
        <w:t xml:space="preserve">Rich graphics support including iTerm2 and Sixel image protocols</w:t>
      </w:r>
    </w:p>
    <w:p>
      <w:pPr>
        <w:pStyle w:val="Compact"/>
        <w:numPr>
          <w:ilvl w:val="0"/>
          <w:numId w:val="1238"/>
        </w:numPr>
      </w:pPr>
      <w:r>
        <w:t xml:space="preserve">Cross-platform support on macOS,</w:t>
      </w:r>
      <w:r>
        <w:t xml:space="preserve"> </w:t>
      </w:r>
      <w:r>
        <w:t xml:space="preserve">Linux,</w:t>
      </w:r>
      <w:r>
        <w:t xml:space="preserve"> </w:t>
      </w:r>
      <w:r>
        <w:t xml:space="preserve">and Windows</w:t>
      </w:r>
    </w:p>
    <w:bookmarkEnd w:id="766"/>
    <w:bookmarkStart w:id="768" w:name="alacritty"/>
    <w:p>
      <w:pPr>
        <w:pStyle w:val="Heading4"/>
      </w:pPr>
      <w:r>
        <w:t xml:space="preserve">14.2.1.3</w:t>
      </w:r>
      <w:r>
        <w:t xml:space="preserve"> </w:t>
      </w:r>
      <w:hyperlink r:id="rId767">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39"/>
        </w:numPr>
      </w:pPr>
      <w:r>
        <w:t xml:space="preserve">Focused strictly on raw rendering speed and simplicity</w:t>
      </w:r>
    </w:p>
    <w:p>
      <w:pPr>
        <w:pStyle w:val="Compact"/>
        <w:numPr>
          <w:ilvl w:val="0"/>
          <w:numId w:val="1239"/>
        </w:numPr>
      </w:pPr>
      <w:r>
        <w:t xml:space="preserve">Configured using TOML</w:t>
      </w:r>
    </w:p>
    <w:p>
      <w:pPr>
        <w:pStyle w:val="Compact"/>
        <w:numPr>
          <w:ilvl w:val="0"/>
          <w:numId w:val="1239"/>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39"/>
        </w:numPr>
      </w:pPr>
      <w:r>
        <w:t xml:space="preserve">Cross-platform support on macOS,</w:t>
      </w:r>
      <w:r>
        <w:t xml:space="preserve"> </w:t>
      </w:r>
      <w:r>
        <w:t xml:space="preserve">Linux,</w:t>
      </w:r>
      <w:r>
        <w:t xml:space="preserve"> </w:t>
      </w:r>
      <w:r>
        <w:t xml:space="preserve">and Windows</w:t>
      </w:r>
    </w:p>
    <w:bookmarkEnd w:id="768"/>
    <w:bookmarkStart w:id="770" w:name="kitty"/>
    <w:p>
      <w:pPr>
        <w:pStyle w:val="Heading4"/>
      </w:pPr>
      <w:r>
        <w:t xml:space="preserve">14.2.1.4</w:t>
      </w:r>
      <w:r>
        <w:t xml:space="preserve"> </w:t>
      </w:r>
      <w:hyperlink r:id="rId769">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0"/>
        </w:numPr>
      </w:pPr>
      <w:r>
        <w:t xml:space="preserve">Rich graphics protocol for rendering images directly in the terminal</w:t>
      </w:r>
    </w:p>
    <w:p>
      <w:pPr>
        <w:pStyle w:val="Compact"/>
        <w:numPr>
          <w:ilvl w:val="0"/>
          <w:numId w:val="1240"/>
        </w:numPr>
      </w:pPr>
      <w:r>
        <w:t xml:space="preserve">Built-in support for window layouts,</w:t>
      </w:r>
      <w:r>
        <w:t xml:space="preserve"> </w:t>
      </w:r>
      <w:r>
        <w:t xml:space="preserve">tabs,</w:t>
      </w:r>
      <w:r>
        <w:t xml:space="preserve"> </w:t>
      </w:r>
      <w:r>
        <w:t xml:space="preserve">and startup sessions</w:t>
      </w:r>
    </w:p>
    <w:p>
      <w:pPr>
        <w:pStyle w:val="Compact"/>
        <w:numPr>
          <w:ilvl w:val="0"/>
          <w:numId w:val="1240"/>
        </w:numPr>
      </w:pPr>
      <w:r>
        <w:t xml:space="preserve">Configured via plain text configuration files</w:t>
      </w:r>
    </w:p>
    <w:p>
      <w:pPr>
        <w:pStyle w:val="Compact"/>
        <w:numPr>
          <w:ilvl w:val="0"/>
          <w:numId w:val="1240"/>
        </w:numPr>
      </w:pPr>
      <w:r>
        <w:t xml:space="preserve">Highly scriptable from the command line</w:t>
      </w:r>
    </w:p>
    <w:p>
      <w:pPr>
        <w:pStyle w:val="Compact"/>
        <w:numPr>
          <w:ilvl w:val="0"/>
          <w:numId w:val="1240"/>
        </w:numPr>
      </w:pPr>
      <w:r>
        <w:t xml:space="preserve">Available on Linux and macOS</w:t>
      </w:r>
    </w:p>
    <w:bookmarkEnd w:id="770"/>
    <w:bookmarkStart w:id="772" w:name="iterm2"/>
    <w:p>
      <w:pPr>
        <w:pStyle w:val="Heading4"/>
      </w:pPr>
      <w:r>
        <w:t xml:space="preserve">14.2.1.5</w:t>
      </w:r>
      <w:r>
        <w:t xml:space="preserve"> </w:t>
      </w:r>
      <w:hyperlink r:id="rId771">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1"/>
        </w:numPr>
      </w:pPr>
      <w:r>
        <w:t xml:space="preserve">Extensive GUI settings alongside scriptable configuration</w:t>
      </w:r>
    </w:p>
    <w:p>
      <w:pPr>
        <w:pStyle w:val="Compact"/>
        <w:numPr>
          <w:ilvl w:val="0"/>
          <w:numId w:val="1241"/>
        </w:numPr>
      </w:pPr>
      <w:r>
        <w:t xml:space="preserve">Native split panes,</w:t>
      </w:r>
      <w:r>
        <w:t xml:space="preserve"> </w:t>
      </w:r>
      <w:r>
        <w:t xml:space="preserve">tab management,</w:t>
      </w:r>
      <w:r>
        <w:t xml:space="preserve"> </w:t>
      </w:r>
      <w:r>
        <w:t xml:space="preserve">and search features</w:t>
      </w:r>
    </w:p>
    <w:p>
      <w:pPr>
        <w:pStyle w:val="Compact"/>
        <w:numPr>
          <w:ilvl w:val="0"/>
          <w:numId w:val="1241"/>
        </w:numPr>
      </w:pPr>
      <w:r>
        <w:t xml:space="preserve">Rich shell integration,</w:t>
      </w:r>
      <w:r>
        <w:t xml:space="preserve"> </w:t>
      </w:r>
      <w:r>
        <w:t xml:space="preserve">inline image support,</w:t>
      </w:r>
      <w:r>
        <w:t xml:space="preserve"> </w:t>
      </w:r>
      <w:r>
        <w:t xml:space="preserve">and paste history</w:t>
      </w:r>
    </w:p>
    <w:p>
      <w:pPr>
        <w:pStyle w:val="Compact"/>
        <w:numPr>
          <w:ilvl w:val="0"/>
          <w:numId w:val="1241"/>
        </w:numPr>
      </w:pPr>
      <w:r>
        <w:t xml:space="preserve">Available exclusively on macOS</w:t>
      </w:r>
    </w:p>
    <w:bookmarkEnd w:id="772"/>
    <w:bookmarkStart w:id="774" w:name="windows-terminal"/>
    <w:p>
      <w:pPr>
        <w:pStyle w:val="Heading4"/>
      </w:pPr>
      <w:r>
        <w:t xml:space="preserve">14.2.1.6</w:t>
      </w:r>
      <w:r>
        <w:t xml:space="preserve"> </w:t>
      </w:r>
      <w:hyperlink r:id="rId773">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2"/>
        </w:numPr>
      </w:pPr>
      <w:r>
        <w:t xml:space="preserve">GPU-accelerated text rendering engine (Direct3D-based AtlasEngine)</w:t>
      </w:r>
    </w:p>
    <w:p>
      <w:pPr>
        <w:pStyle w:val="Compact"/>
        <w:numPr>
          <w:ilvl w:val="0"/>
          <w:numId w:val="1242"/>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2"/>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2"/>
        </w:numPr>
      </w:pPr>
      <w:r>
        <w:t xml:space="preserve">Available on Windows 10 and Windows 11</w:t>
      </w:r>
    </w:p>
    <w:bookmarkEnd w:id="774"/>
    <w:bookmarkEnd w:id="775"/>
    <w:bookmarkStart w:id="777" w:name="comparison-summary-1"/>
    <w:p>
      <w:pPr>
        <w:pStyle w:val="Heading3"/>
      </w:pPr>
      <w:r>
        <w:t xml:space="preserve">14.2.2 Comparison Summary</w:t>
      </w:r>
    </w:p>
    <w:tbl>
      <w:tblPr>
        <w:tblStyle w:val="Table"/>
        <w:tblW w:type="pct" w:w="5000"/>
        <w:tblLayout w:type="fixed"/>
        <w:tblLook w:firstRow="0" w:lastRow="0" w:firstColumn="0" w:lastColumn="0" w:noHBand="0" w:noVBand="0" w:val="0000"/>
      </w:tblPr>
      <w:tblGrid>
        <w:gridCol w:w="7920"/>
      </w:tblGrid>
      <w:tr>
        <w:tc>
          <w:tcPr/>
          <w:bookmarkStart w:id="776" w:name="tbl-terminal-emulators"/>
          <w:p>
            <w:pPr>
              <w:jc w:val="center"/>
            </w:pPr>
            <w:pPr>
              <w:jc w:val="left"/>
              <w:spacing w:before="200"/>
              <w:pStyle w:val="ImageCaption"/>
            </w:pPr>
            <w:r>
              <w:t xml:space="preserve">Table 14.1: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3">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65">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67">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69">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1">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3">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76"/>
          <w:p/>
        </w:tc>
      </w:tr>
    </w:tbl>
    <w:bookmarkEnd w:id="777"/>
    <w:bookmarkEnd w:id="778"/>
    <w:bookmarkStart w:id="784" w:name="syntax-for-both-macwindows"/>
    <w:p>
      <w:pPr>
        <w:pStyle w:val="Heading2"/>
      </w:pPr>
      <w:r>
        <w:t xml:space="preserve">14.3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79" w:name="tbl-unix-basic-commands"/>
          <w:p>
            <w:pPr>
              <w:jc w:val="center"/>
            </w:pPr>
            <w:pPr>
              <w:jc w:val="left"/>
              <w:spacing w:before="200"/>
              <w:pStyle w:val="ImageCaption"/>
            </w:pPr>
            <w:r>
              <w:t xml:space="preserve">Table 14.2: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7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3" w:name="fig-unix-terminal"/>
          <w:p>
            <w:pPr>
              <w:pStyle w:val="Compact"/>
              <w:jc w:val="center"/>
            </w:pPr>
            <w:r>
              <w:drawing>
                <wp:inline>
                  <wp:extent cx="4488872" cy="8862646"/>
                  <wp:effectExtent b="0" l="0" r="0" t="0"/>
                  <wp:docPr descr="" title="" id="781" name="Picture"/>
                  <a:graphic>
                    <a:graphicData uri="http://schemas.openxmlformats.org/drawingml/2006/picture">
                      <pic:pic>
                        <pic:nvPicPr>
                          <pic:cNvPr descr="assets/images/ex-terminal.PNG" id="782" name="Picture"/>
                          <pic:cNvPicPr>
                            <a:picLocks noChangeArrowheads="1" noChangeAspect="1"/>
                          </pic:cNvPicPr>
                        </pic:nvPicPr>
                        <pic:blipFill>
                          <a:blip r:embed="rId78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3"/>
        </w:tc>
      </w:tr>
    </w:tbl>
    <w:bookmarkEnd w:id="784"/>
    <w:bookmarkStart w:id="806" w:name="sec-zsh"/>
    <w:p>
      <w:pPr>
        <w:pStyle w:val="Heading2"/>
      </w:pPr>
      <w:r>
        <w:t xml:space="preserve">14.4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8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3"/>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3"/>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86" w:name="installing-zsh"/>
    <w:p>
      <w:pPr>
        <w:pStyle w:val="Heading3"/>
      </w:pPr>
      <w:r>
        <w:t xml:space="preserve">14.4.1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86"/>
    <w:bookmarkStart w:id="787" w:name="installing-oh-my-zsh"/>
    <w:p>
      <w:pPr>
        <w:pStyle w:val="Heading3"/>
      </w:pPr>
      <w:r>
        <w:t xml:space="preserve">14.4.2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87"/>
    <w:bookmarkStart w:id="790" w:name="the-two-plugins-we-use"/>
    <w:p>
      <w:pPr>
        <w:pStyle w:val="Heading3"/>
      </w:pPr>
      <w:r>
        <w:t xml:space="preserve">14.4.3 The two plugins we use</w:t>
      </w:r>
    </w:p>
    <w:p>
      <w:pPr>
        <w:pStyle w:val="FirstParagraph"/>
      </w:pPr>
      <w:hyperlink r:id="rId78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8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90"/>
    <w:bookmarkStart w:id="792" w:name="more-plugins-at-no-install-cost"/>
    <w:p>
      <w:pPr>
        <w:pStyle w:val="Heading3"/>
      </w:pPr>
      <w:r>
        <w:t xml:space="preserve">14.4.4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91" w:name="tbl-unix-omz-plugins"/>
          <w:p>
            <w:pPr>
              <w:jc w:val="center"/>
            </w:pPr>
            <w:pPr>
              <w:jc w:val="left"/>
              <w:spacing w:before="200"/>
              <w:pStyle w:val="ImageCaption"/>
            </w:pPr>
            <w:r>
              <w:t xml:space="preserve">Table 14.3: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9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92"/>
    <w:bookmarkStart w:id="795" w:name="prompt-themes"/>
    <w:p>
      <w:pPr>
        <w:pStyle w:val="Heading3"/>
      </w:pPr>
      <w:r>
        <w:t xml:space="preserve">14.4.5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9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95"/>
    <w:bookmarkStart w:id="804" w:name="X011670ee6c6000a8cba5cb4c9eb89f7822efe26"/>
    <w:p>
      <w:pPr>
        <w:pStyle w:val="Heading3"/>
      </w:pPr>
      <w:r>
        <w:t xml:space="preserve">14.4.6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3" w:name="tbl-unix-cli-tools"/>
          <w:p>
            <w:pPr>
              <w:jc w:val="center"/>
            </w:pPr>
            <w:pPr>
              <w:jc w:val="left"/>
              <w:spacing w:before="200"/>
              <w:pStyle w:val="ImageCaption"/>
            </w:pPr>
            <w:r>
              <w:t xml:space="preserve">Table 14.4: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9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9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9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9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0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0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0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04"/>
    <w:bookmarkStart w:id="805" w:name="X78be3aeb742b1d2b9c7bd71a18d58f3a9503c9f"/>
    <w:p>
      <w:pPr>
        <w:pStyle w:val="Heading3"/>
      </w:pPr>
      <w:r>
        <w:t xml:space="preserve">14.4.7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05"/>
    <w:bookmarkEnd w:id="806"/>
    <w:bookmarkStart w:id="808" w:name="running-bash-scripts"/>
    <w:p>
      <w:pPr>
        <w:pStyle w:val="Heading2"/>
      </w:pPr>
      <w:r>
        <w:t xml:space="preserve">14.5 Running Bash Scripts</w:t>
      </w:r>
    </w:p>
    <w:tbl>
      <w:tblPr>
        <w:tblStyle w:val="Table"/>
        <w:tblW w:type="pct" w:w="5000"/>
        <w:tblLayout w:type="fixed"/>
        <w:tblLook w:firstRow="0" w:lastRow="0" w:firstColumn="0" w:lastColumn="0" w:noHBand="0" w:noVBand="0" w:val="0000"/>
      </w:tblPr>
      <w:tblGrid>
        <w:gridCol w:w="7920"/>
      </w:tblGrid>
      <w:tr>
        <w:tc>
          <w:tcPr/>
          <w:bookmarkStart w:id="807" w:name="tbl-unix-bash-scripts"/>
          <w:p>
            <w:pPr>
              <w:jc w:val="center"/>
            </w:pPr>
            <w:pPr>
              <w:jc w:val="left"/>
              <w:spacing w:before="200"/>
              <w:pStyle w:val="ImageCaption"/>
            </w:pPr>
            <w:r>
              <w:t xml:space="preserve">Table 14.5: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07"/>
          <w:p/>
        </w:tc>
      </w:tr>
    </w:tbl>
    <w:bookmarkEnd w:id="808"/>
    <w:bookmarkStart w:id="819" w:name="sec-shell-style"/>
    <w:p>
      <w:pPr>
        <w:pStyle w:val="Heading2"/>
      </w:pPr>
      <w:r>
        <w:t xml:space="preserve">14.6 Shell Scripting Style</w:t>
      </w:r>
    </w:p>
    <w:p>
      <w:pPr>
        <w:pStyle w:val="FirstParagraph"/>
      </w:pPr>
      <w:r>
        <w:t xml:space="preserve">For shell scripts, we follow the</w:t>
      </w:r>
      <w:r>
        <w:t xml:space="preserve"> </w:t>
      </w:r>
      <w:hyperlink r:id="rId80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10" w:name="error-handling"/>
    <w:p>
      <w:pPr>
        <w:pStyle w:val="Heading3"/>
      </w:pPr>
      <w:r>
        <w:t xml:space="preserve">14.6.1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4"/>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4"/>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4"/>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10"/>
    <w:bookmarkStart w:id="811" w:name="functions-and-naming"/>
    <w:p>
      <w:pPr>
        <w:pStyle w:val="Heading3"/>
      </w:pPr>
      <w:r>
        <w:t xml:space="preserve">14.6.2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11"/>
    <w:bookmarkStart w:id="812" w:name="comments-1"/>
    <w:p>
      <w:pPr>
        <w:pStyle w:val="Heading3"/>
      </w:pPr>
      <w:r>
        <w:t xml:space="preserve">14.6.3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12"/>
    <w:bookmarkStart w:id="813" w:name="logging"/>
    <w:p>
      <w:pPr>
        <w:pStyle w:val="Heading3"/>
      </w:pPr>
      <w:r>
        <w:t xml:space="preserve">14.6.4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3"/>
    <w:bookmarkStart w:id="814" w:name="security"/>
    <w:p>
      <w:pPr>
        <w:pStyle w:val="Heading3"/>
      </w:pPr>
      <w:r>
        <w:t xml:space="preserve">14.6.5 Security</w:t>
      </w:r>
    </w:p>
    <w:p>
      <w:pPr>
        <w:pStyle w:val="Compact"/>
        <w:numPr>
          <w:ilvl w:val="0"/>
          <w:numId w:val="1245"/>
        </w:numPr>
      </w:pPr>
      <w:r>
        <w:t xml:space="preserve">Never echo secrets;</w:t>
      </w:r>
      <w:r>
        <w:t xml:space="preserve"> </w:t>
      </w:r>
      <w:r>
        <w:t xml:space="preserve">redact tokens before logging command lines that carry them.</w:t>
      </w:r>
    </w:p>
    <w:p>
      <w:pPr>
        <w:pStyle w:val="Compact"/>
        <w:numPr>
          <w:ilvl w:val="0"/>
          <w:numId w:val="1245"/>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5"/>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5"/>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14"/>
    <w:bookmarkStart w:id="816" w:name="linting"/>
    <w:p>
      <w:pPr>
        <w:pStyle w:val="Heading3"/>
      </w:pPr>
      <w:r>
        <w:t xml:space="preserve">14.6.6 Linting</w:t>
      </w:r>
    </w:p>
    <w:p>
      <w:pPr>
        <w:pStyle w:val="FirstParagraph"/>
      </w:pPr>
      <w:hyperlink r:id="rId815">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16"/>
    <w:bookmarkStart w:id="817" w:name="portability"/>
    <w:p>
      <w:pPr>
        <w:pStyle w:val="Heading3"/>
      </w:pPr>
      <w:r>
        <w:t xml:space="preserve">14.6.7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17"/>
    <w:bookmarkStart w:id="818" w:name="formatting"/>
    <w:p>
      <w:pPr>
        <w:pStyle w:val="Heading3"/>
      </w:pPr>
      <w:r>
        <w:t xml:space="preserve">14.6.8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18"/>
    <w:bookmarkEnd w:id="819"/>
    <w:bookmarkStart w:id="822" w:name="running-rscripts-in-windows"/>
    <w:p>
      <w:pPr>
        <w:pStyle w:val="Heading2"/>
      </w:pPr>
      <w:r>
        <w:t xml:space="preserve">14.7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21" w:name="common-mistakes"/>
    <w:p>
      <w:pPr>
        <w:pStyle w:val="Heading3"/>
      </w:pPr>
      <w:r>
        <w:t xml:space="preserve">14.7.1 Common Mistakes</w:t>
      </w:r>
    </w:p>
    <w:p>
      <w:pPr>
        <w:pStyle w:val="Compact"/>
        <w:numPr>
          <w:ilvl w:val="0"/>
          <w:numId w:val="1246"/>
        </w:numPr>
      </w:pPr>
      <w:r>
        <w:t xml:space="preserve">Remember to include all of the quotation marks around file paths that have a spaces.</w:t>
      </w:r>
    </w:p>
    <w:p>
      <w:pPr>
        <w:pStyle w:val="Compact"/>
        <w:numPr>
          <w:ilvl w:val="0"/>
          <w:numId w:val="124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21"/>
    <w:bookmarkEnd w:id="822"/>
    <w:bookmarkStart w:id="823" w:name="checking-tasks-and-killing-jobs"/>
    <w:p>
      <w:pPr>
        <w:pStyle w:val="Heading2"/>
      </w:pPr>
      <w:r>
        <w:t xml:space="preserve">14.8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3"/>
    <w:bookmarkStart w:id="827" w:name="running-big-jobs"/>
    <w:p>
      <w:pPr>
        <w:pStyle w:val="Heading2"/>
      </w:pPr>
      <w:r>
        <w:t xml:space="preserve">14.9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4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2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4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4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25" w:name="example-code-for-runfilesavelogs"/>
    <w:p>
      <w:pPr>
        <w:pStyle w:val="Heading3"/>
      </w:pPr>
      <w:r>
        <w:t xml:space="preserve">14.9.1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25"/>
    <w:bookmarkStart w:id="826" w:name="example-usage-for-runfilesavelogs"/>
    <w:p>
      <w:pPr>
        <w:pStyle w:val="Heading3"/>
      </w:pPr>
      <w:r>
        <w:t xml:space="preserve">14.9.2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826"/>
    <w:bookmarkEnd w:id="827"/>
    <w:bookmarkEnd w:id="828"/>
    <w:bookmarkStart w:id="842" w:name="sec-reproducible-environments"/>
    <w:p>
      <w:pPr>
        <w:pStyle w:val="Heading1"/>
      </w:pPr>
      <w:r>
        <w:t xml:space="preserve">15. Reproducible Environments</w:t>
      </w:r>
    </w:p>
    <w:bookmarkStart w:id="835" w:name="package-version-control-with-renv"/>
    <w:p>
      <w:pPr>
        <w:pStyle w:val="Heading2"/>
      </w:pPr>
      <w:r>
        <w:t xml:space="preserve">15.1 Package Version Control with renv</w:t>
      </w:r>
    </w:p>
    <w:bookmarkStart w:id="82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29"/>
    <w:bookmarkStart w:id="83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4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49"/>
        </w:numPr>
      </w:pPr>
      <w:r>
        <w:t xml:space="preserve">Create an RProject file and ensure that your working directory is set to the correct folder</w:t>
      </w:r>
    </w:p>
    <w:p>
      <w:pPr>
        <w:pStyle w:val="Compact"/>
        <w:numPr>
          <w:ilvl w:val="0"/>
          <w:numId w:val="124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49"/>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4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4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30"/>
    <w:bookmarkStart w:id="83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3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31">
        <w:r>
          <w:rPr>
            <w:rStyle w:val="Hyperlink"/>
          </w:rPr>
          <w:t xml:space="preserve">official renv documentation</w:t>
        </w:r>
      </w:hyperlink>
      <w:r>
        <w:t xml:space="preserve">.</w:t>
      </w:r>
    </w:p>
    <w:bookmarkEnd w:id="832"/>
    <w:bookmarkEnd w:id="833"/>
    <w:bookmarkStart w:id="83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0"/>
        </w:numPr>
      </w:pPr>
      <w:r>
        <w:t xml:space="preserve">Pull the most updated version of the project from GitHub</w:t>
      </w:r>
    </w:p>
    <w:p>
      <w:pPr>
        <w:pStyle w:val="Compact"/>
        <w:numPr>
          <w:ilvl w:val="0"/>
          <w:numId w:val="1250"/>
        </w:numPr>
      </w:pPr>
      <w:r>
        <w:t xml:space="preserve">Open the project’s RProject file</w:t>
      </w:r>
    </w:p>
    <w:p>
      <w:pPr>
        <w:pStyle w:val="Compact"/>
        <w:numPr>
          <w:ilvl w:val="0"/>
          <w:numId w:val="125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0"/>
        </w:numPr>
      </w:pPr>
      <w:r>
        <w:t xml:space="preserve">Wait for the correct versions of each package to install/update. This may take some time, depending on how many packages the project uses.</w:t>
      </w:r>
    </w:p>
    <w:p>
      <w:pPr>
        <w:pStyle w:val="Compact"/>
        <w:numPr>
          <w:ilvl w:val="0"/>
          <w:numId w:val="125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0"/>
        </w:numPr>
      </w:pPr>
      <w:r>
        <w:t xml:space="preserve">If you make edits to the code and introduce new/updated packages, see the section above for instructions on how to make updates.</w:t>
      </w:r>
    </w:p>
    <w:bookmarkEnd w:id="834"/>
    <w:bookmarkEnd w:id="835"/>
    <w:bookmarkStart w:id="83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1"/>
        </w:numPr>
      </w:pPr>
      <w:r>
        <w:rPr>
          <w:b/>
          <w:bCs/>
        </w:rPr>
        <w:t xml:space="preserve">Fast installation</w:t>
      </w:r>
      <w:r>
        <w:t xml:space="preserve">: Binary packages install in seconds, not minutes</w:t>
      </w:r>
    </w:p>
    <w:p>
      <w:pPr>
        <w:pStyle w:val="Compact"/>
        <w:numPr>
          <w:ilvl w:val="0"/>
          <w:numId w:val="1251"/>
        </w:numPr>
      </w:pPr>
      <w:r>
        <w:rPr>
          <w:b/>
          <w:bCs/>
        </w:rPr>
        <w:t xml:space="preserve">Automatic dependency resolution</w:t>
      </w:r>
      <w:r>
        <w:t xml:space="preserve">: System dependencies are handled automatically</w:t>
      </w:r>
    </w:p>
    <w:p>
      <w:pPr>
        <w:pStyle w:val="Compact"/>
        <w:numPr>
          <w:ilvl w:val="0"/>
          <w:numId w:val="1251"/>
        </w:numPr>
      </w:pPr>
      <w:r>
        <w:rPr>
          <w:b/>
          <w:bCs/>
        </w:rPr>
        <w:t xml:space="preserve">System-level integration</w:t>
      </w:r>
      <w:r>
        <w:t xml:space="preserve">: Packages integrate with Ubuntu’s package management</w:t>
      </w:r>
    </w:p>
    <w:p>
      <w:pPr>
        <w:pStyle w:val="Compact"/>
        <w:numPr>
          <w:ilvl w:val="0"/>
          <w:numId w:val="1251"/>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2"/>
        </w:numPr>
      </w:pPr>
      <w:r>
        <w:t xml:space="preserve">Ubuntu 24.04</w:t>
      </w:r>
      <w:r>
        <w:t xml:space="preserve"> </w:t>
      </w:r>
      <w:r>
        <w:t xml:space="preserve">“noble”</w:t>
      </w:r>
      <w:r>
        <w:t xml:space="preserve"> </w:t>
      </w:r>
      <w:r>
        <w:t xml:space="preserve">(amd64 and arm64)</w:t>
      </w:r>
    </w:p>
    <w:p>
      <w:pPr>
        <w:pStyle w:val="Compact"/>
        <w:numPr>
          <w:ilvl w:val="0"/>
          <w:numId w:val="1252"/>
        </w:numPr>
      </w:pPr>
      <w:r>
        <w:t xml:space="preserve">Ubuntu 22.04</w:t>
      </w:r>
      <w:r>
        <w:t xml:space="preserve"> </w:t>
      </w:r>
      <w:r>
        <w:t xml:space="preserve">“jammy”</w:t>
      </w:r>
      <w:r>
        <w:t xml:space="preserve"> </w:t>
      </w:r>
      <w:r>
        <w:t xml:space="preserve">(amd64)</w:t>
      </w:r>
    </w:p>
    <w:p>
      <w:pPr>
        <w:pStyle w:val="Compact"/>
        <w:numPr>
          <w:ilvl w:val="0"/>
          <w:numId w:val="1252"/>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3"/>
        </w:numPr>
      </w:pPr>
      <w:r>
        <w:rPr>
          <w:b/>
          <w:bCs/>
        </w:rPr>
        <w:t xml:space="preserve">Use r2u when</w:t>
      </w:r>
      <w:r>
        <w:t xml:space="preserve">: You work primarily on Ubuntu systems, want fast package installation, or need system-level package management</w:t>
      </w:r>
    </w:p>
    <w:p>
      <w:pPr>
        <w:pStyle w:val="Compact"/>
        <w:numPr>
          <w:ilvl w:val="0"/>
          <w:numId w:val="1253"/>
        </w:numPr>
      </w:pPr>
      <w:r>
        <w:rPr>
          <w:b/>
          <w:bCs/>
        </w:rPr>
        <w:t xml:space="preserve">Use renv when</w:t>
      </w:r>
      <w:r>
        <w:t xml:space="preserve">: You need cross-platform reproducibility, work on macOS/Windows, or require project-specific package libraries</w:t>
      </w:r>
    </w:p>
    <w:p>
      <w:pPr>
        <w:pStyle w:val="Compact"/>
        <w:numPr>
          <w:ilvl w:val="0"/>
          <w:numId w:val="1253"/>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836"/>
    <w:bookmarkStart w:id="838" w:name="managing-r-versions-with-rig"/>
    <w:p>
      <w:pPr>
        <w:pStyle w:val="Heading2"/>
      </w:pPr>
      <w:r>
        <w:t xml:space="preserve">15.3 Managing R Versions with rig</w:t>
      </w:r>
    </w:p>
    <w:p>
      <w:pPr>
        <w:pStyle w:val="FirstParagraph"/>
      </w:pPr>
      <w:hyperlink r:id="rId83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4"/>
        </w:numPr>
      </w:pPr>
      <w:r>
        <w:rPr>
          <w:b/>
          <w:bCs/>
        </w:rPr>
        <w:t xml:space="preserve">Multi-version support</w:t>
      </w:r>
      <w:r>
        <w:t xml:space="preserve">: Install and switch between multiple R versions</w:t>
      </w:r>
    </w:p>
    <w:p>
      <w:pPr>
        <w:pStyle w:val="Compact"/>
        <w:numPr>
          <w:ilvl w:val="0"/>
          <w:numId w:val="1254"/>
        </w:numPr>
      </w:pPr>
      <w:r>
        <w:rPr>
          <w:b/>
          <w:bCs/>
        </w:rPr>
        <w:t xml:space="preserve">Cross-platform</w:t>
      </w:r>
      <w:r>
        <w:t xml:space="preserve">: Works on macOS, Windows, and Linux</w:t>
      </w:r>
    </w:p>
    <w:p>
      <w:pPr>
        <w:pStyle w:val="Compact"/>
        <w:numPr>
          <w:ilvl w:val="0"/>
          <w:numId w:val="1254"/>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4"/>
        </w:numPr>
      </w:pPr>
      <w:r>
        <w:rPr>
          <w:b/>
          <w:bCs/>
        </w:rPr>
        <w:t xml:space="preserve">RStudio / Positron integration</w:t>
      </w:r>
      <w:r>
        <w:t xml:space="preserve">: Registered R versions are automatically available in RStudio and Positron</w:t>
      </w:r>
    </w:p>
    <w:p>
      <w:pPr>
        <w:pStyle w:val="Compact"/>
        <w:numPr>
          <w:ilvl w:val="0"/>
          <w:numId w:val="1254"/>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5"/>
        </w:numPr>
      </w:pPr>
      <w:r>
        <w:t xml:space="preserve">You need a specific older R version to reproduce results from a published analysis</w:t>
      </w:r>
    </w:p>
    <w:p>
      <w:pPr>
        <w:pStyle w:val="Compact"/>
        <w:numPr>
          <w:ilvl w:val="0"/>
          <w:numId w:val="1255"/>
        </w:numPr>
      </w:pPr>
      <w:r>
        <w:t xml:space="preserve">You want to test code against multiple R versions</w:t>
      </w:r>
    </w:p>
    <w:p>
      <w:pPr>
        <w:pStyle w:val="Compact"/>
        <w:numPr>
          <w:ilvl w:val="0"/>
          <w:numId w:val="1255"/>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37">
        <w:r>
          <w:rPr>
            <w:rStyle w:val="Hyperlink"/>
          </w:rPr>
          <w:t xml:space="preserve">rig GitHub repository</w:t>
        </w:r>
      </w:hyperlink>
      <w:r>
        <w:t xml:space="preserve">.</w:t>
      </w:r>
    </w:p>
    <w:bookmarkEnd w:id="838"/>
    <w:bookmarkStart w:id="84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6"/>
        </w:numPr>
      </w:pPr>
      <w:r>
        <w:t xml:space="preserve">SSH into the Docker server.</w:t>
      </w:r>
    </w:p>
    <w:p>
      <w:pPr>
        <w:pStyle w:val="Compact"/>
        <w:numPr>
          <w:ilvl w:val="0"/>
          <w:numId w:val="1256"/>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39" name="Picture"/>
                  <a:graphic>
                    <a:graphicData uri="http://schemas.openxmlformats.org/drawingml/2006/picture">
                      <pic:pic>
                        <pic:nvPicPr>
                          <pic:cNvPr descr="/opt/quarto/share/formats/docx/warning.png" id="840"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41"/>
    <w:bookmarkEnd w:id="842"/>
    <w:bookmarkStart w:id="870" w:name="code-publication"/>
    <w:p>
      <w:pPr>
        <w:pStyle w:val="Heading1"/>
      </w:pPr>
      <w:r>
        <w:t xml:space="preserve">16. Code Publication</w:t>
      </w:r>
    </w:p>
    <w:bookmarkStart w:id="843" w:name="checklist-overview"/>
    <w:p>
      <w:pPr>
        <w:pStyle w:val="Heading2"/>
      </w:pPr>
      <w:r>
        <w:t xml:space="preserve">16.1 Checklist overview</w:t>
      </w:r>
    </w:p>
    <w:p>
      <w:pPr>
        <w:pStyle w:val="Compact"/>
        <w:numPr>
          <w:ilvl w:val="0"/>
          <w:numId w:val="1257"/>
        </w:numPr>
      </w:pPr>
      <w:hyperlink w:anchor="fill-out-file-headers">
        <w:r>
          <w:rPr>
            <w:rStyle w:val="Hyperlink"/>
          </w:rPr>
          <w:t xml:space="preserve">Fill out file headers</w:t>
        </w:r>
      </w:hyperlink>
    </w:p>
    <w:p>
      <w:pPr>
        <w:pStyle w:val="Compact"/>
        <w:numPr>
          <w:ilvl w:val="0"/>
          <w:numId w:val="1257"/>
        </w:numPr>
      </w:pPr>
      <w:hyperlink w:anchor="clean-up-comments">
        <w:r>
          <w:rPr>
            <w:rStyle w:val="Hyperlink"/>
          </w:rPr>
          <w:t xml:space="preserve">Clean up comments</w:t>
        </w:r>
      </w:hyperlink>
    </w:p>
    <w:p>
      <w:pPr>
        <w:pStyle w:val="Compact"/>
        <w:numPr>
          <w:ilvl w:val="0"/>
          <w:numId w:val="1257"/>
        </w:numPr>
      </w:pPr>
      <w:hyperlink w:anchor="document-functions">
        <w:r>
          <w:rPr>
            <w:rStyle w:val="Hyperlink"/>
          </w:rPr>
          <w:t xml:space="preserve">Document functions</w:t>
        </w:r>
      </w:hyperlink>
    </w:p>
    <w:p>
      <w:pPr>
        <w:pStyle w:val="Compact"/>
        <w:numPr>
          <w:ilvl w:val="0"/>
          <w:numId w:val="1257"/>
        </w:numPr>
      </w:pPr>
      <w:hyperlink w:anchor="remove-deprecated-filepaths">
        <w:r>
          <w:rPr>
            <w:rStyle w:val="Hyperlink"/>
          </w:rPr>
          <w:t xml:space="preserve">Remove deprecated filepaths</w:t>
        </w:r>
      </w:hyperlink>
    </w:p>
    <w:p>
      <w:pPr>
        <w:pStyle w:val="Compact"/>
        <w:numPr>
          <w:ilvl w:val="0"/>
          <w:numId w:val="1257"/>
        </w:numPr>
      </w:pPr>
      <w:hyperlink w:anchor="ensure-project-runs-via-bash">
        <w:r>
          <w:rPr>
            <w:rStyle w:val="Hyperlink"/>
          </w:rPr>
          <w:t xml:space="preserve">Ensure project runs via bash</w:t>
        </w:r>
      </w:hyperlink>
    </w:p>
    <w:p>
      <w:pPr>
        <w:pStyle w:val="Compact"/>
        <w:numPr>
          <w:ilvl w:val="0"/>
          <w:numId w:val="1257"/>
        </w:numPr>
      </w:pPr>
      <w:hyperlink w:anchor="complete-the-readme">
        <w:r>
          <w:rPr>
            <w:rStyle w:val="Hyperlink"/>
          </w:rPr>
          <w:t xml:space="preserve">Complete the README</w:t>
        </w:r>
      </w:hyperlink>
    </w:p>
    <w:p>
      <w:pPr>
        <w:pStyle w:val="Compact"/>
        <w:numPr>
          <w:ilvl w:val="0"/>
          <w:numId w:val="1257"/>
        </w:numPr>
      </w:pPr>
      <w:hyperlink w:anchor="clean-up-feature-branches">
        <w:r>
          <w:rPr>
            <w:rStyle w:val="Hyperlink"/>
          </w:rPr>
          <w:t xml:space="preserve">Clean up feature branches</w:t>
        </w:r>
      </w:hyperlink>
    </w:p>
    <w:p>
      <w:pPr>
        <w:pStyle w:val="Compact"/>
        <w:numPr>
          <w:ilvl w:val="0"/>
          <w:numId w:val="1257"/>
        </w:numPr>
      </w:pPr>
      <w:hyperlink w:anchor="sec-create-github-release">
        <w:r>
          <w:rPr>
            <w:rStyle w:val="Hyperlink"/>
          </w:rPr>
          <w:t xml:space="preserve">Create GitHub release</w:t>
        </w:r>
      </w:hyperlink>
    </w:p>
    <w:bookmarkEnd w:id="843"/>
    <w:bookmarkStart w:id="84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44">
        <w:r>
          <w:rPr>
            <w:rStyle w:val="Hyperlink"/>
          </w:rPr>
          <w:t xml:space="preserve">here.</w:t>
        </w:r>
      </w:hyperlink>
    </w:p>
    <w:bookmarkEnd w:id="845"/>
    <w:bookmarkStart w:id="84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46"/>
    <w:bookmarkStart w:id="84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47">
        <w:r>
          <w:rPr>
            <w:rStyle w:val="Hyperlink"/>
          </w:rPr>
          <w:t xml:space="preserve">here.</w:t>
        </w:r>
      </w:hyperlink>
    </w:p>
    <w:bookmarkEnd w:id="848"/>
    <w:bookmarkStart w:id="84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49"/>
    <w:bookmarkStart w:id="85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50">
        <w:r>
          <w:rPr>
            <w:rStyle w:val="Hyperlink"/>
          </w:rPr>
          <w:t xml:space="preserve">here.</w:t>
        </w:r>
      </w:hyperlink>
    </w:p>
    <w:bookmarkEnd w:id="851"/>
    <w:bookmarkStart w:id="85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58"/>
        </w:numPr>
      </w:pPr>
      <w:r>
        <w:t xml:space="preserve">0-config.R: configuration file that sets data directories, sources base functions, and loads required libraries</w:t>
      </w:r>
    </w:p>
    <w:p>
      <w:pPr>
        <w:pStyle w:val="BlockText"/>
        <w:numPr>
          <w:ilvl w:val="0"/>
          <w:numId w:val="1258"/>
        </w:numPr>
      </w:pPr>
      <w:r>
        <w:t xml:space="preserve">0-base-functions: folder containing scripts with functions used in the analysis</w:t>
      </w:r>
    </w:p>
    <w:p>
      <w:pPr>
        <w:pStyle w:val="BlockText"/>
        <w:numPr>
          <w:ilvl w:val="1"/>
          <w:numId w:val="1259"/>
        </w:numPr>
      </w:pPr>
      <w:r>
        <w:t xml:space="preserve">0-base-functions.R: R script containing general functions used across the analysis</w:t>
      </w:r>
    </w:p>
    <w:p>
      <w:pPr>
        <w:pStyle w:val="BlockText"/>
        <w:numPr>
          <w:ilvl w:val="1"/>
          <w:numId w:val="1259"/>
        </w:numPr>
      </w:pPr>
      <w:r>
        <w:t xml:space="preserve">0-bias-corr-functions.R: R script containing functions used in bias correction</w:t>
      </w:r>
    </w:p>
    <w:p>
      <w:pPr>
        <w:pStyle w:val="BlockText"/>
        <w:numPr>
          <w:ilvl w:val="1"/>
          <w:numId w:val="1259"/>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59"/>
        </w:numPr>
      </w:pPr>
      <w:r>
        <w:t xml:space="preserve">0-prior-functions.R: R script containing functions to generate priors</w:t>
      </w:r>
    </w:p>
    <w:p>
      <w:pPr>
        <w:pStyle w:val="BlockText"/>
        <w:numPr>
          <w:ilvl w:val="0"/>
          <w:numId w:val="1258"/>
        </w:numPr>
      </w:pPr>
      <w:r>
        <w:t xml:space="preserve">1-data: folder containing data processing scripts NOTE: some scripts are deprecated</w:t>
      </w:r>
    </w:p>
    <w:p>
      <w:pPr>
        <w:pStyle w:val="BlockText"/>
        <w:numPr>
          <w:ilvl w:val="0"/>
          <w:numId w:val="1258"/>
        </w:numPr>
      </w:pPr>
      <w:r>
        <w:t xml:space="preserve">2-analysis: folder containing analysis scripts. To rerun all scripts in this subdirectory, run the bash script 0-run-analysis.sh.</w:t>
      </w:r>
    </w:p>
    <w:p>
      <w:pPr>
        <w:pStyle w:val="BlockText"/>
        <w:numPr>
          <w:ilvl w:val="1"/>
          <w:numId w:val="1260"/>
        </w:numPr>
      </w:pPr>
      <w:r>
        <w:t xml:space="preserve">1-obtain-priors-state.R: obtain priors for each state</w:t>
      </w:r>
    </w:p>
    <w:p>
      <w:pPr>
        <w:pStyle w:val="BlockText"/>
        <w:numPr>
          <w:ilvl w:val="1"/>
          <w:numId w:val="1260"/>
        </w:numPr>
      </w:pPr>
      <w:r>
        <w:t xml:space="preserve">2-est-expected-cases-state.R: estimate expected cases in each state</w:t>
      </w:r>
    </w:p>
    <w:p>
      <w:pPr>
        <w:pStyle w:val="BlockText"/>
        <w:numPr>
          <w:ilvl w:val="1"/>
          <w:numId w:val="1260"/>
        </w:numPr>
      </w:pPr>
      <w:r>
        <w:t xml:space="preserve">3-est-expected-cases-state-perf-testing.R: estimate expected cases in each state, estimate the percentage of underestimation due to incomplete testing vs. imperfect test accuracy</w:t>
      </w:r>
    </w:p>
    <w:p>
      <w:pPr>
        <w:pStyle w:val="BlockText"/>
        <w:numPr>
          <w:ilvl w:val="1"/>
          <w:numId w:val="1260"/>
        </w:numPr>
      </w:pPr>
      <w:r>
        <w:t xml:space="preserve">4-obtain-testing-protocols.R: find testing protocols for each state.</w:t>
      </w:r>
    </w:p>
    <w:p>
      <w:pPr>
        <w:pStyle w:val="BlockText"/>
        <w:numPr>
          <w:ilvl w:val="1"/>
          <w:numId w:val="1260"/>
        </w:numPr>
      </w:pPr>
      <w:r>
        <w:t xml:space="preserve">5-summarize-results.R: summarize results; obtain results for in text numerical results.</w:t>
      </w:r>
    </w:p>
    <w:p>
      <w:pPr>
        <w:pStyle w:val="BlockText"/>
        <w:numPr>
          <w:ilvl w:val="0"/>
          <w:numId w:val="1258"/>
        </w:numPr>
      </w:pPr>
      <w:r>
        <w:t xml:space="preserve">3-figure-table-scripts: folder containing figure scripts. To rerun all scripts in this subdirectory, run the bash script 0-run-figs.sh.</w:t>
      </w:r>
    </w:p>
    <w:p>
      <w:pPr>
        <w:pStyle w:val="BlockText"/>
        <w:numPr>
          <w:ilvl w:val="1"/>
          <w:numId w:val="1261"/>
        </w:numPr>
      </w:pPr>
      <w:r>
        <w:t xml:space="preserve">1-fig-testing.R: creates plot of testing patterns by state over time</w:t>
      </w:r>
    </w:p>
    <w:p>
      <w:pPr>
        <w:pStyle w:val="BlockText"/>
        <w:numPr>
          <w:ilvl w:val="1"/>
          <w:numId w:val="1261"/>
        </w:numPr>
      </w:pPr>
      <w:r>
        <w:t xml:space="preserve">2-fig-cases-usa-state-bar.R: creates bar plot of confirmed vs. estimated infections by state</w:t>
      </w:r>
    </w:p>
    <w:p>
      <w:pPr>
        <w:pStyle w:val="BlockText"/>
        <w:numPr>
          <w:ilvl w:val="1"/>
          <w:numId w:val="1261"/>
        </w:numPr>
      </w:pPr>
      <w:r>
        <w:t xml:space="preserve">3a-fig-map-usa-state.R: creates map of confirmed vs. estimated infections by state</w:t>
      </w:r>
    </w:p>
    <w:p>
      <w:pPr>
        <w:pStyle w:val="BlockText"/>
        <w:numPr>
          <w:ilvl w:val="1"/>
          <w:numId w:val="1261"/>
        </w:numPr>
      </w:pPr>
      <w:r>
        <w:t xml:space="preserve">3b-fig-map-usa-state-shiny.R: creates map of confirmed vs. estimated infections by state with search functionality by state</w:t>
      </w:r>
    </w:p>
    <w:p>
      <w:pPr>
        <w:pStyle w:val="BlockText"/>
        <w:numPr>
          <w:ilvl w:val="1"/>
          <w:numId w:val="1261"/>
        </w:numPr>
      </w:pPr>
      <w:r>
        <w:t xml:space="preserve">4-fig-priors.R: creates figure with priors for US as a whole</w:t>
      </w:r>
    </w:p>
    <w:p>
      <w:pPr>
        <w:pStyle w:val="BlockText"/>
        <w:numPr>
          <w:ilvl w:val="1"/>
          <w:numId w:val="1261"/>
        </w:numPr>
      </w:pPr>
      <w:r>
        <w:t xml:space="preserve">5-fig-density-usa.R: creates figure of distribution of estimated cases in the US</w:t>
      </w:r>
    </w:p>
    <w:p>
      <w:pPr>
        <w:pStyle w:val="BlockText"/>
        <w:numPr>
          <w:ilvl w:val="1"/>
          <w:numId w:val="1261"/>
        </w:numPr>
      </w:pPr>
      <w:r>
        <w:t xml:space="preserve">6-table-data-quality.R: creates table of data quality grading from COVID Tracking Project</w:t>
      </w:r>
    </w:p>
    <w:p>
      <w:pPr>
        <w:pStyle w:val="BlockText"/>
        <w:numPr>
          <w:ilvl w:val="1"/>
          <w:numId w:val="1261"/>
        </w:numPr>
      </w:pPr>
      <w:r>
        <w:t xml:space="preserve">7-fig-testpos.R: creates figure of the probability of testing positive among those tested by state</w:t>
      </w:r>
    </w:p>
    <w:p>
      <w:pPr>
        <w:pStyle w:val="BlockText"/>
        <w:numPr>
          <w:ilvl w:val="1"/>
          <w:numId w:val="1261"/>
        </w:numPr>
      </w:pPr>
      <w:r>
        <w:t xml:space="preserve">8-fig-percent-undertesting-state.R: creates figure of the percentage of under estimation due to incomplete testing</w:t>
      </w:r>
    </w:p>
    <w:p>
      <w:pPr>
        <w:pStyle w:val="BlockText"/>
        <w:numPr>
          <w:ilvl w:val="0"/>
          <w:numId w:val="1258"/>
        </w:numPr>
      </w:pPr>
      <w:r>
        <w:t xml:space="preserve">4-figures: folder containing figure files.</w:t>
      </w:r>
    </w:p>
    <w:p>
      <w:pPr>
        <w:pStyle w:val="BlockText"/>
        <w:numPr>
          <w:ilvl w:val="0"/>
          <w:numId w:val="1258"/>
        </w:numPr>
      </w:pPr>
      <w:r>
        <w:t xml:space="preserve">5-results: folder containing analysis results objects.</w:t>
      </w:r>
    </w:p>
    <w:p>
      <w:pPr>
        <w:pStyle w:val="BlockText"/>
        <w:numPr>
          <w:ilvl w:val="0"/>
          <w:numId w:val="1258"/>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52"/>
    <w:bookmarkStart w:id="85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53"/>
    <w:bookmarkStart w:id="85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54">
        <w:r>
          <w:rPr>
            <w:rStyle w:val="Hyperlink"/>
          </w:rPr>
          <w:t xml:space="preserve">Managing releases in a repository</w:t>
        </w:r>
      </w:hyperlink>
      <w:r>
        <w:t xml:space="preserve">.</w:t>
      </w:r>
    </w:p>
    <w:bookmarkEnd w:id="855"/>
    <w:bookmarkStart w:id="86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5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5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58">
        <w:r>
          <w:rPr>
            <w:rStyle w:val="Hyperlink"/>
          </w:rPr>
          <w:t xml:space="preserve">CRAN stages diagram</w:t>
        </w:r>
      </w:hyperlink>
      <w:r>
        <w:t xml:space="preserve"> </w:t>
      </w:r>
      <w:r>
        <w:t xml:space="preserve">by Edgar Ruiz.</w:t>
      </w:r>
    </w:p>
    <w:bookmarkStart w:id="85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2"/>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2"/>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2"/>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59"/>
    <w:bookmarkStart w:id="86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3"/>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3"/>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3"/>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3"/>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3"/>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4"/>
        </w:numPr>
      </w:pPr>
      <w:r>
        <w:rPr>
          <w:rStyle w:val="VerbatimChar"/>
        </w:rPr>
        <w:t xml:space="preserve">devtools::check_win_devel()</w:t>
      </w:r>
      <w:r>
        <w:t xml:space="preserve"> </w:t>
      </w:r>
      <w:r>
        <w:t xml:space="preserve">- tests on Windows with the development version of R</w:t>
      </w:r>
    </w:p>
    <w:p>
      <w:pPr>
        <w:pStyle w:val="Compact"/>
        <w:numPr>
          <w:ilvl w:val="1"/>
          <w:numId w:val="1264"/>
        </w:numPr>
      </w:pPr>
      <w:hyperlink r:id="rId860">
        <w:r>
          <w:rPr>
            <w:rStyle w:val="Hyperlink"/>
          </w:rPr>
          <w:t xml:space="preserve">R-hub</w:t>
        </w:r>
      </w:hyperlink>
      <w:r>
        <w:t xml:space="preserve"> </w:t>
      </w:r>
      <w:r>
        <w:t xml:space="preserve">- tests on a wide range of platforms.</w:t>
      </w:r>
      <w:r>
        <w:t xml:space="preserve"> </w:t>
      </w:r>
      <w:r>
        <w:t xml:space="preserve">In</w:t>
      </w:r>
      <w:r>
        <w:t xml:space="preserve"> </w:t>
      </w:r>
      <w:hyperlink r:id="rId86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3"/>
        </w:numPr>
      </w:pPr>
      <w:r>
        <w:rPr>
          <w:b/>
          <w:bCs/>
        </w:rPr>
        <w:t xml:space="preserve">Review CRAN policies</w:t>
      </w:r>
      <w:r>
        <w:t xml:space="preserve">: Ensure your package complies with the</w:t>
      </w:r>
      <w:r>
        <w:t xml:space="preserve"> </w:t>
      </w:r>
      <w:hyperlink r:id="rId862">
        <w:r>
          <w:rPr>
            <w:rStyle w:val="Hyperlink"/>
          </w:rPr>
          <w:t xml:space="preserve">CRAN Repository Policy</w:t>
        </w:r>
      </w:hyperlink>
      <w:r>
        <w:t xml:space="preserve">.</w:t>
      </w:r>
    </w:p>
    <w:bookmarkEnd w:id="863"/>
    <w:bookmarkStart w:id="86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6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65"/>
    <w:bookmarkStart w:id="868" w:name="after-cran-acceptance"/>
    <w:p>
      <w:pPr>
        <w:pStyle w:val="Heading3"/>
      </w:pPr>
      <w:r>
        <w:t xml:space="preserve">16.10.4 After CRAN Acceptance</w:t>
      </w:r>
    </w:p>
    <w:p>
      <w:pPr>
        <w:pStyle w:val="FirstParagraph"/>
      </w:pPr>
      <w:r>
        <w:t xml:space="preserve">Once CRAN accepts your package:</w:t>
      </w:r>
    </w:p>
    <w:p>
      <w:pPr>
        <w:numPr>
          <w:ilvl w:val="0"/>
          <w:numId w:val="1265"/>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5"/>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5"/>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5"/>
        </w:numPr>
      </w:pPr>
      <w:r>
        <w:rPr>
          <w:b/>
          <w:bCs/>
        </w:rPr>
        <w:t xml:space="preserve">Track adoption over time</w:t>
      </w:r>
      <w:r>
        <w:t xml:space="preserve">: the</w:t>
      </w:r>
      <w:r>
        <w:t xml:space="preserve"> </w:t>
      </w:r>
      <w:hyperlink r:id="rId86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6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68"/>
    <w:bookmarkEnd w:id="869"/>
    <w:bookmarkEnd w:id="870"/>
    <w:bookmarkStart w:id="890" w:name="data-publication"/>
    <w:p>
      <w:pPr>
        <w:pStyle w:val="Heading1"/>
      </w:pPr>
      <w:r>
        <w:t xml:space="preserve">17. Data Publication</w:t>
      </w:r>
    </w:p>
    <w:bookmarkStart w:id="87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71"/>
    <w:bookmarkStart w:id="87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7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72"/>
    <w:bookmarkStart w:id="87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73"/>
    <w:bookmarkStart w:id="87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74">
        <w:r>
          <w:rPr>
            <w:rStyle w:val="Hyperlink"/>
          </w:rPr>
          <w:t xml:space="preserve">UC Davis DataLab GIS workshops</w:t>
        </w:r>
      </w:hyperlink>
      <w:r>
        <w:t xml:space="preserve">, including resources on QGIS and spatial SQL.</w:t>
      </w:r>
    </w:p>
    <w:bookmarkEnd w:id="875"/>
    <w:bookmarkEnd w:id="876"/>
    <w:bookmarkStart w:id="880" w:name="create-public-ids"/>
    <w:p>
      <w:pPr>
        <w:pStyle w:val="Heading2"/>
      </w:pPr>
      <w:r>
        <w:t xml:space="preserve">17.3 Create public IDs</w:t>
      </w:r>
    </w:p>
    <w:bookmarkStart w:id="87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77"/>
    <w:bookmarkStart w:id="87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78"/>
    <w:bookmarkStart w:id="87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6"/>
        </w:numPr>
      </w:pPr>
      <w:r>
        <w:rPr>
          <w:rStyle w:val="VerbatimChar"/>
        </w:rPr>
        <w:t xml:space="preserve">data/final/</w:t>
      </w:r>
      <w:r>
        <w:t xml:space="preserve">- folder containing the projects final data in both csv and rds formats</w:t>
      </w:r>
      <w:r>
        <w:br/>
      </w:r>
    </w:p>
    <w:p>
      <w:pPr>
        <w:pStyle w:val="Compact"/>
        <w:numPr>
          <w:ilvl w:val="0"/>
          <w:numId w:val="126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79"/>
    <w:bookmarkEnd w:id="880"/>
    <w:bookmarkStart w:id="88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8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8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83">
        <w:r>
          <w:rPr>
            <w:rStyle w:val="Hyperlink"/>
          </w:rPr>
          <w:t xml:space="preserve">UC Davis DataLab workshop on data documentation</w:t>
        </w:r>
      </w:hyperlink>
      <w:r>
        <w:t xml:space="preserve">.</w:t>
      </w:r>
    </w:p>
    <w:bookmarkStart w:id="885" w:name="X659912a983e12070198566d6758f84b7c139c71"/>
    <w:p>
      <w:pPr>
        <w:pStyle w:val="Heading3"/>
      </w:pPr>
      <w:r>
        <w:t xml:space="preserve">17.4.1 Steps for creating an Open Science Framework (OSF) repository:</w:t>
      </w:r>
    </w:p>
    <w:p>
      <w:pPr>
        <w:pStyle w:val="Compact"/>
        <w:numPr>
          <w:ilvl w:val="0"/>
          <w:numId w:val="1267"/>
        </w:numPr>
      </w:pPr>
      <w:r>
        <w:t xml:space="preserve">Create a new OSF project per these instructions: https://help.osf.io/article/252-create-a-project</w:t>
      </w:r>
    </w:p>
    <w:p>
      <w:pPr>
        <w:pStyle w:val="Compact"/>
        <w:numPr>
          <w:ilvl w:val="0"/>
          <w:numId w:val="126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67"/>
        </w:numPr>
      </w:pPr>
      <w:r>
        <w:t xml:space="preserve">Create a notebook component and upload the final .html files (which will not be on github… but see optional item below)</w:t>
      </w:r>
    </w:p>
    <w:p>
      <w:pPr>
        <w:pStyle w:val="Compact"/>
        <w:numPr>
          <w:ilvl w:val="0"/>
          <w:numId w:val="1267"/>
        </w:numPr>
      </w:pPr>
      <w:r>
        <w:t xml:space="preserve">On the OSF landing Wiki, provide some context. Here is a recent example: https://osf.io/954bt/</w:t>
      </w:r>
    </w:p>
    <w:p>
      <w:pPr>
        <w:pStyle w:val="Compact"/>
        <w:numPr>
          <w:ilvl w:val="0"/>
          <w:numId w:val="1267"/>
        </w:numPr>
      </w:pPr>
      <w:r>
        <w:t xml:space="preserve">Create a Digital Object Identifier (DOI) for the repository. A DOI is a unique identifier that provides a persistent link to content, such as a dataset in this case.</w:t>
      </w:r>
      <w:r>
        <w:t xml:space="preserve"> </w:t>
      </w:r>
      <w:hyperlink r:id="rId884">
        <w:r>
          <w:rPr>
            <w:rStyle w:val="Hyperlink"/>
          </w:rPr>
          <w:t xml:space="preserve">Learn more about DOIs</w:t>
        </w:r>
      </w:hyperlink>
    </w:p>
    <w:p>
      <w:pPr>
        <w:pStyle w:val="Compact"/>
        <w:numPr>
          <w:ilvl w:val="0"/>
          <w:numId w:val="1267"/>
        </w:numPr>
      </w:pPr>
      <w:r>
        <w:t xml:space="preserve">Optional: Complete the software checklist and system requirement guide for the analysis to guide others. Include it on the GitHub README for the project: https://github.com/proctor-ucsf/mordor-antibody</w:t>
      </w:r>
    </w:p>
    <w:bookmarkEnd w:id="885"/>
    <w:bookmarkEnd w:id="886"/>
    <w:bookmarkStart w:id="88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87"/>
    <w:bookmarkStart w:id="88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88"/>
    <w:bookmarkStart w:id="88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68"/>
        </w:numPr>
      </w:pPr>
      <w:r>
        <w:t xml:space="preserve">ACTION - https://osf.io/ca3pe/</w:t>
      </w:r>
      <w:r>
        <w:br/>
      </w:r>
    </w:p>
    <w:p>
      <w:pPr>
        <w:pStyle w:val="Compact"/>
        <w:numPr>
          <w:ilvl w:val="0"/>
          <w:numId w:val="1268"/>
        </w:numPr>
      </w:pPr>
      <w:r>
        <w:t xml:space="preserve">NAITRE - https://osf.io/ujeyb/</w:t>
      </w:r>
      <w:r>
        <w:br/>
      </w:r>
    </w:p>
    <w:p>
      <w:pPr>
        <w:pStyle w:val="Compact"/>
        <w:numPr>
          <w:ilvl w:val="0"/>
          <w:numId w:val="1268"/>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89"/>
    <w:bookmarkEnd w:id="890"/>
    <w:bookmarkStart w:id="93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94" w:name="uc-davis-computing-resources"/>
    <w:p>
      <w:pPr>
        <w:pStyle w:val="Heading2"/>
      </w:pPr>
      <w:r>
        <w:t xml:space="preserve">18.1 UC Davis Computing Resources</w:t>
      </w:r>
    </w:p>
    <w:bookmarkStart w:id="89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9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69"/>
        </w:numPr>
      </w:pPr>
      <w:r>
        <w:rPr>
          <w:b/>
          <w:bCs/>
        </w:rPr>
        <w:t xml:space="preserve">Shiva</w:t>
      </w:r>
      <w:r>
        <w:t xml:space="preserve"> </w:t>
      </w:r>
      <w:r>
        <w:t xml:space="preserve">(shiva.ucdavis.edu): SLURM-based cluster for computational work</w:t>
      </w:r>
    </w:p>
    <w:p>
      <w:pPr>
        <w:pStyle w:val="Compact"/>
        <w:numPr>
          <w:ilvl w:val="0"/>
          <w:numId w:val="126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9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93"/>
    <w:bookmarkEnd w:id="894"/>
    <w:bookmarkStart w:id="89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9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95"/>
    <w:bookmarkEnd w:id="896"/>
    <w:bookmarkStart w:id="89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9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97"/>
    <w:bookmarkStart w:id="89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91">
        <w:r>
          <w:rPr>
            <w:rStyle w:val="Hyperlink"/>
          </w:rPr>
          <w:t xml:space="preserve">hpc.ucdavis.edu</w:t>
        </w:r>
      </w:hyperlink>
      <w:r>
        <w:t xml:space="preserve"> </w:t>
      </w:r>
      <w:r>
        <w:t xml:space="preserve">for support information.</w:t>
      </w:r>
    </w:p>
    <w:bookmarkEnd w:id="898"/>
    <w:bookmarkStart w:id="90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9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99"/>
    <w:bookmarkStart w:id="90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00"/>
    <w:bookmarkStart w:id="90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01"/>
    <w:bookmarkEnd w:id="902"/>
    <w:bookmarkStart w:id="92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0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1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0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0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05">
                    <w:r>
                      <w:rPr>
                        <w:rStyle w:val="Hyperlink"/>
                      </w:rPr>
                      <w:t xml:space="preserve">VcXsrv</w:t>
                    </w:r>
                  </w:hyperlink>
                  <w:r>
                    <w:t xml:space="preserve">, or</w:t>
                  </w:r>
                  <w:r>
                    <w:t xml:space="preserve"> </w:t>
                  </w:r>
                  <w:hyperlink r:id="rId90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0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0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09"/>
          <w:p/>
        </w:tc>
      </w:tr>
    </w:tbl>
    <w:bookmarkEnd w:id="910"/>
    <w:bookmarkStart w:id="91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11"/>
    <w:bookmarkStart w:id="91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12"/>
    <w:bookmarkStart w:id="91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1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1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15"/>
    <w:bookmarkStart w:id="92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1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1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18">
        <w:r>
          <w:rPr>
            <w:rStyle w:val="Hyperlink"/>
          </w:rPr>
          <w:t xml:space="preserve">Xpra</w:t>
        </w:r>
      </w:hyperlink>
      <w:r>
        <w:t xml:space="preserve">, VNC, and</w:t>
      </w:r>
      <w:r>
        <w:t xml:space="preserve"> </w:t>
      </w:r>
      <w:hyperlink r:id="rId91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20"/>
    <w:bookmarkEnd w:id="921"/>
    <w:bookmarkStart w:id="93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2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22">
        <w:r>
          <w:rPr>
            <w:rStyle w:val="VerbatimChar"/>
          </w:rPr>
          <w:t xml:space="preserve">tmux</w:t>
        </w:r>
      </w:hyperlink>
      <w:r>
        <w:t xml:space="preserve"> </w:t>
      </w:r>
      <w:r>
        <w:t xml:space="preserve">or</w:t>
      </w:r>
      <w:r>
        <w:t xml:space="preserve"> </w:t>
      </w:r>
      <w:hyperlink r:id="rId92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24"/>
    <w:bookmarkStart w:id="92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25" name="Picture"/>
                  <a:graphic>
                    <a:graphicData uri="http://schemas.openxmlformats.org/drawingml/2006/picture">
                      <pic:pic>
                        <pic:nvPicPr>
                          <pic:cNvPr descr="/opt/quarto/share/formats/docx/important.png" id="926"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7" name="Picture"/>
                  <a:graphic>
                    <a:graphicData uri="http://schemas.openxmlformats.org/drawingml/2006/picture">
                      <pic:pic>
                        <pic:nvPicPr>
                          <pic:cNvPr descr="/opt/quarto/share/formats/docx/note.png" id="92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91">
              <w:r>
                <w:rPr>
                  <w:rStyle w:val="Hyperlink"/>
                </w:rPr>
                <w:t xml:space="preserve">UC Davis HPC documentation</w:t>
              </w:r>
            </w:hyperlink>
            <w:r>
              <w:t xml:space="preserve"> </w:t>
            </w:r>
            <w:r>
              <w:t xml:space="preserve">or contact HPC support.</w:t>
            </w:r>
          </w:p>
          <w:p/>
        </w:tc>
      </w:tr>
    </w:tbl>
    <w:bookmarkEnd w:id="929"/>
    <w:bookmarkEnd w:id="930"/>
    <w:bookmarkStart w:id="935" w:name="storage-group-storage-access"/>
    <w:p>
      <w:pPr>
        <w:pStyle w:val="Heading2"/>
      </w:pPr>
      <w:r>
        <w:t xml:space="preserve">18.8 Storage &amp; group storage access</w:t>
      </w:r>
    </w:p>
    <w:bookmarkStart w:id="93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91">
        <w:r>
          <w:rPr>
            <w:rStyle w:val="Hyperlink"/>
          </w:rPr>
          <w:t xml:space="preserve">UC Davis HPC documentation</w:t>
        </w:r>
      </w:hyperlink>
      <w:r>
        <w:t xml:space="preserve"> </w:t>
      </w:r>
      <w:r>
        <w:t xml:space="preserve">for specific storage options and quotas.</w:t>
      </w:r>
    </w:p>
    <w:bookmarkEnd w:id="931"/>
    <w:bookmarkStart w:id="93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32"/>
    <w:bookmarkStart w:id="93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33">
        <w:r>
          <w:rPr>
            <w:rStyle w:val="Hyperlink"/>
          </w:rPr>
          <w:t xml:space="preserve">this guide</w:t>
        </w:r>
      </w:hyperlink>
      <w:r>
        <w:t xml:space="preserve">.</w:t>
      </w:r>
    </w:p>
    <w:bookmarkEnd w:id="934"/>
    <w:bookmarkEnd w:id="935"/>
    <w:bookmarkStart w:id="93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0"/>
        </w:numPr>
      </w:pPr>
      <w:r>
        <w:rPr>
          <w:rStyle w:val="VerbatimChar"/>
        </w:rPr>
        <w:t xml:space="preserve">job-name=run_inc</w:t>
      </w:r>
      <w:r>
        <w:t xml:space="preserve">: Job name that will show up in the SLURM system</w:t>
      </w:r>
    </w:p>
    <w:p>
      <w:pPr>
        <w:pStyle w:val="Compact"/>
        <w:numPr>
          <w:ilvl w:val="0"/>
          <w:numId w:val="1270"/>
        </w:numPr>
      </w:pPr>
      <w:r>
        <w:rPr>
          <w:rStyle w:val="VerbatimChar"/>
        </w:rPr>
        <w:t xml:space="preserve">begin=now</w:t>
      </w:r>
      <w:r>
        <w:t xml:space="preserve">: Requests to start the job as soon as the requested resources are available</w:t>
      </w:r>
    </w:p>
    <w:p>
      <w:pPr>
        <w:pStyle w:val="Compact"/>
        <w:numPr>
          <w:ilvl w:val="0"/>
          <w:numId w:val="1270"/>
        </w:numPr>
      </w:pPr>
      <w:r>
        <w:rPr>
          <w:rStyle w:val="VerbatimChar"/>
        </w:rPr>
        <w:t xml:space="preserve">dependency=singleton</w:t>
      </w:r>
      <w:r>
        <w:t xml:space="preserve">: Jobs can begin after all previously launched jobs with the same name and user have ended.</w:t>
      </w:r>
    </w:p>
    <w:p>
      <w:pPr>
        <w:pStyle w:val="Compact"/>
        <w:numPr>
          <w:ilvl w:val="0"/>
          <w:numId w:val="1270"/>
        </w:numPr>
      </w:pPr>
      <w:r>
        <w:rPr>
          <w:rStyle w:val="VerbatimChar"/>
        </w:rPr>
        <w:t xml:space="preserve">mail-type=ALL</w:t>
      </w:r>
      <w:r>
        <w:t xml:space="preserve">: Receive all types of email notification (e.g., when job starts, fails, ends)</w:t>
      </w:r>
    </w:p>
    <w:p>
      <w:pPr>
        <w:pStyle w:val="Compact"/>
        <w:numPr>
          <w:ilvl w:val="0"/>
          <w:numId w:val="1270"/>
        </w:numPr>
      </w:pPr>
      <w:r>
        <w:rPr>
          <w:rStyle w:val="VerbatimChar"/>
        </w:rPr>
        <w:t xml:space="preserve">cpus-per-task=16</w:t>
      </w:r>
      <w:r>
        <w:t xml:space="preserve">: Request 16 processors per task. The default is one processor per task.</w:t>
      </w:r>
    </w:p>
    <w:p>
      <w:pPr>
        <w:pStyle w:val="Compact"/>
        <w:numPr>
          <w:ilvl w:val="0"/>
          <w:numId w:val="1270"/>
        </w:numPr>
      </w:pPr>
      <w:r>
        <w:rPr>
          <w:rStyle w:val="VerbatimChar"/>
        </w:rPr>
        <w:t xml:space="preserve">mem=64G</w:t>
      </w:r>
      <w:r>
        <w:t xml:space="preserve">: Request 64 GB memory per node.</w:t>
      </w:r>
    </w:p>
    <w:p>
      <w:pPr>
        <w:pStyle w:val="Compact"/>
        <w:numPr>
          <w:ilvl w:val="0"/>
          <w:numId w:val="127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36"/>
    <w:bookmarkEnd w:id="937"/>
    <w:bookmarkStart w:id="964"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38">
        <w:r>
          <w:rPr>
            <w:rStyle w:val="Hyperlink"/>
            <w:b/>
            <w:bCs/>
          </w:rPr>
          <w:t xml:space="preserve">Working with AI</w:t>
        </w:r>
      </w:hyperlink>
      <w:r>
        <w:t xml:space="preserve"> </w:t>
      </w:r>
      <w:r>
        <w:t xml:space="preserve">(source:</w:t>
      </w:r>
      <w:r>
        <w:t xml:space="preserve"> </w:t>
      </w:r>
      <w:hyperlink r:id="rId939">
        <w:r>
          <w:rPr>
            <w:rStyle w:val="Hyperlink"/>
          </w:rPr>
          <w:t xml:space="preserve">https://github.com/d-morrison/wai</w:t>
        </w:r>
      </w:hyperlink>
      <w:r>
        <w:t xml:space="preserve">).</w:t>
      </w:r>
    </w:p>
    <w:p>
      <w:pPr>
        <w:pStyle w:val="BodyText"/>
      </w:pPr>
      <w:r>
        <w:t xml:space="preserve">That site covers:</w:t>
      </w:r>
      <w:r>
        <w:t xml:space="preserve"> </w:t>
      </w:r>
      <w:bookmarkStart w:id="940" w:name="sec-ai-disclosure"/>
      <w:bookmarkEnd w:id="940"/>
      <w:bookmarkStart w:id="941" w:name="sec-ai-journal-articles"/>
      <w:bookmarkEnd w:id="941"/>
      <w:r>
        <w:t xml:space="preserve"> </w:t>
      </w:r>
      <w:bookmarkStart w:id="942" w:name="sec-ai-language-model"/>
      <w:bookmarkEnd w:id="942"/>
      <w:bookmarkStart w:id="943" w:name="sec-ai-harnesses"/>
      <w:bookmarkEnd w:id="943"/>
      <w:bookmarkStart w:id="944" w:name="sec-ai-agent-implementation"/>
      <w:bookmarkEnd w:id="944"/>
      <w:r>
        <w:t xml:space="preserve"> </w:t>
      </w:r>
      <w:bookmarkStart w:id="945" w:name="sec-ai-harness-construction"/>
      <w:bookmarkEnd w:id="945"/>
      <w:bookmarkStart w:id="946" w:name="sec-ai-agent-program-kind"/>
      <w:bookmarkEnd w:id="946"/>
      <w:r>
        <w:t xml:space="preserve"> </w:t>
      </w:r>
      <w:bookmarkStart w:id="947" w:name="sec-ai-harness-agent-relationship"/>
      <w:bookmarkEnd w:id="947"/>
      <w:bookmarkStart w:id="948" w:name="sec-ai-addressing-failing-workflows"/>
      <w:bookmarkEnd w:id="948"/>
      <w:r>
        <w:t xml:space="preserve"> </w:t>
      </w:r>
      <w:bookmarkStart w:id="949" w:name="sec-ai-benefits-hazards"/>
      <w:bookmarkEnd w:id="949"/>
      <w:bookmarkStart w:id="950" w:name="sec-ai-best-practices"/>
      <w:bookmarkEnd w:id="950"/>
      <w:bookmarkStart w:id="951" w:name="sec-ai-offline"/>
      <w:bookmarkEnd w:id="951"/>
      <w:r>
        <w:t xml:space="preserve"> </w:t>
      </w:r>
      <w:bookmarkStart w:id="952" w:name="sec-ai-copilot-settings"/>
      <w:bookmarkEnd w:id="952"/>
      <w:bookmarkStart w:id="953" w:name="sec-ai-agent-skills"/>
      <w:bookmarkEnd w:id="953"/>
      <w:bookmarkStart w:id="954" w:name="sec-ai-claude-cloud-env"/>
      <w:bookmarkEnd w:id="954"/>
      <w:r>
        <w:t xml:space="preserve"> </w:t>
      </w:r>
      <w:bookmarkStart w:id="955" w:name="sec-ai-when-to-use"/>
      <w:bookmarkEnd w:id="955"/>
      <w:bookmarkStart w:id="956" w:name="sec-ai-claude-code-windows"/>
      <w:bookmarkEnd w:id="956"/>
      <w:bookmarkStart w:id="957" w:name="sec-fully-clean"/>
      <w:bookmarkEnd w:id="957"/>
    </w:p>
    <w:p>
      <w:pPr>
        <w:numPr>
          <w:ilvl w:val="0"/>
          <w:numId w:val="1271"/>
        </w:numPr>
      </w:pPr>
      <w:hyperlink r:id="rId95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1"/>
        </w:numPr>
      </w:pPr>
      <w:hyperlink r:id="rId95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1"/>
        </w:numPr>
      </w:pPr>
      <w:hyperlink r:id="rId96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63"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2"/>
        </w:numPr>
      </w:pPr>
      <w:r>
        <w:t xml:space="preserve">1 credit is valued at approximately 4.5 cents ($0.045).</w:t>
      </w:r>
    </w:p>
    <w:p>
      <w:pPr>
        <w:pStyle w:val="Compact"/>
        <w:numPr>
          <w:ilvl w:val="0"/>
          <w:numId w:val="1272"/>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2"/>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61" name="Picture"/>
                  <a:graphic>
                    <a:graphicData uri="http://schemas.openxmlformats.org/drawingml/2006/picture">
                      <pic:pic>
                        <pic:nvPicPr>
                          <pic:cNvPr descr="/opt/quarto/share/formats/docx/note.png" id="96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63"/>
    <w:bookmarkEnd w:id="964"/>
    <w:bookmarkStart w:id="974" w:name="checklists"/>
    <w:p>
      <w:pPr>
        <w:pStyle w:val="Heading1"/>
      </w:pPr>
      <w:r>
        <w:t xml:space="preserve">20. Checklists</w:t>
      </w:r>
    </w:p>
    <w:bookmarkStart w:id="965"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3"/>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3"/>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3"/>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3"/>
        </w:numPr>
      </w:pPr>
      <w:r>
        <w:rPr>
          <w:b/>
          <w:bCs/>
        </w:rPr>
        <w:t xml:space="preserve">Team introductions</w:t>
      </w:r>
      <w:r>
        <w:t xml:space="preserve">: Introduce yourself on Microsoft Teams and at the next weekly lab meeting.</w:t>
      </w:r>
    </w:p>
    <w:p>
      <w:pPr>
        <w:pStyle w:val="Compact"/>
        <w:numPr>
          <w:ilvl w:val="0"/>
          <w:numId w:val="1273"/>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65"/>
    <w:bookmarkStart w:id="966" w:name="pre-analysis-plan-checklist"/>
    <w:p>
      <w:pPr>
        <w:pStyle w:val="Heading2"/>
      </w:pPr>
      <w:r>
        <w:t xml:space="preserve">20.2 Pre-analysis plan checklist</w:t>
      </w:r>
    </w:p>
    <w:p>
      <w:pPr>
        <w:pStyle w:val="Compact"/>
        <w:numPr>
          <w:ilvl w:val="0"/>
          <w:numId w:val="1274"/>
        </w:numPr>
      </w:pPr>
      <w:r>
        <w:t xml:space="preserve">Brief background on the study (a condensed version of the introduction section of the paper)</w:t>
      </w:r>
    </w:p>
    <w:p>
      <w:pPr>
        <w:pStyle w:val="Compact"/>
        <w:numPr>
          <w:ilvl w:val="0"/>
          <w:numId w:val="1274"/>
        </w:numPr>
      </w:pPr>
      <w:r>
        <w:t xml:space="preserve">Hypotheses / objectives</w:t>
      </w:r>
    </w:p>
    <w:p>
      <w:pPr>
        <w:pStyle w:val="Compact"/>
        <w:numPr>
          <w:ilvl w:val="0"/>
          <w:numId w:val="1274"/>
        </w:numPr>
      </w:pPr>
      <w:r>
        <w:t xml:space="preserve">Study design</w:t>
      </w:r>
    </w:p>
    <w:p>
      <w:pPr>
        <w:pStyle w:val="Compact"/>
        <w:numPr>
          <w:ilvl w:val="0"/>
          <w:numId w:val="1274"/>
        </w:numPr>
      </w:pPr>
      <w:r>
        <w:t xml:space="preserve">Description of data</w:t>
      </w:r>
    </w:p>
    <w:p>
      <w:pPr>
        <w:pStyle w:val="Compact"/>
        <w:numPr>
          <w:ilvl w:val="0"/>
          <w:numId w:val="1274"/>
        </w:numPr>
      </w:pPr>
      <w:r>
        <w:t xml:space="preserve">Definition of outcomes</w:t>
      </w:r>
    </w:p>
    <w:p>
      <w:pPr>
        <w:pStyle w:val="Compact"/>
        <w:numPr>
          <w:ilvl w:val="0"/>
          <w:numId w:val="1274"/>
        </w:numPr>
      </w:pPr>
      <w:r>
        <w:t xml:space="preserve">Definition of interventions / exposures</w:t>
      </w:r>
    </w:p>
    <w:p>
      <w:pPr>
        <w:pStyle w:val="Compact"/>
        <w:numPr>
          <w:ilvl w:val="0"/>
          <w:numId w:val="1274"/>
        </w:numPr>
      </w:pPr>
      <w:r>
        <w:t xml:space="preserve">Definition of covariates</w:t>
      </w:r>
    </w:p>
    <w:p>
      <w:pPr>
        <w:pStyle w:val="Compact"/>
        <w:numPr>
          <w:ilvl w:val="0"/>
          <w:numId w:val="1274"/>
        </w:numPr>
      </w:pPr>
      <w:r>
        <w:t xml:space="preserve">Statistical power calculation</w:t>
      </w:r>
    </w:p>
    <w:p>
      <w:pPr>
        <w:pStyle w:val="Compact"/>
        <w:numPr>
          <w:ilvl w:val="0"/>
          <w:numId w:val="1274"/>
        </w:numPr>
      </w:pPr>
      <w:r>
        <w:t xml:space="preserve">Statistical model description</w:t>
      </w:r>
    </w:p>
    <w:p>
      <w:pPr>
        <w:pStyle w:val="Compact"/>
        <w:numPr>
          <w:ilvl w:val="0"/>
          <w:numId w:val="1274"/>
        </w:numPr>
      </w:pPr>
      <w:r>
        <w:t xml:space="preserve">Covariate selection / screening</w:t>
      </w:r>
    </w:p>
    <w:p>
      <w:pPr>
        <w:pStyle w:val="Compact"/>
        <w:numPr>
          <w:ilvl w:val="0"/>
          <w:numId w:val="1274"/>
        </w:numPr>
      </w:pPr>
      <w:r>
        <w:t xml:space="preserve">Standard error estimation method</w:t>
      </w:r>
    </w:p>
    <w:p>
      <w:pPr>
        <w:pStyle w:val="Compact"/>
        <w:numPr>
          <w:ilvl w:val="0"/>
          <w:numId w:val="1274"/>
        </w:numPr>
      </w:pPr>
      <w:r>
        <w:t xml:space="preserve">Missing data analysis</w:t>
      </w:r>
    </w:p>
    <w:p>
      <w:pPr>
        <w:pStyle w:val="Compact"/>
        <w:numPr>
          <w:ilvl w:val="0"/>
          <w:numId w:val="1274"/>
        </w:numPr>
      </w:pPr>
      <w:r>
        <w:t xml:space="preserve">Assessment of effect modification / subgroup analyses</w:t>
      </w:r>
    </w:p>
    <w:p>
      <w:pPr>
        <w:pStyle w:val="Compact"/>
        <w:numPr>
          <w:ilvl w:val="0"/>
          <w:numId w:val="1274"/>
        </w:numPr>
      </w:pPr>
      <w:r>
        <w:t xml:space="preserve">Sensitivity analyses</w:t>
      </w:r>
    </w:p>
    <w:p>
      <w:pPr>
        <w:pStyle w:val="Compact"/>
        <w:numPr>
          <w:ilvl w:val="0"/>
          <w:numId w:val="1274"/>
        </w:numPr>
      </w:pPr>
      <w:r>
        <w:t xml:space="preserve">Negative control analyses</w:t>
      </w:r>
    </w:p>
    <w:bookmarkEnd w:id="966"/>
    <w:bookmarkStart w:id="968" w:name="code-checklist"/>
    <w:p>
      <w:pPr>
        <w:pStyle w:val="Heading2"/>
      </w:pPr>
      <w:r>
        <w:t xml:space="preserve">20.3 Code checklist</w:t>
      </w:r>
    </w:p>
    <w:p>
      <w:pPr>
        <w:pStyle w:val="Compact"/>
        <w:numPr>
          <w:ilvl w:val="0"/>
          <w:numId w:val="1275"/>
        </w:numPr>
      </w:pPr>
      <w:r>
        <w:t xml:space="preserve">Does the script run without errors?</w:t>
      </w:r>
    </w:p>
    <w:p>
      <w:pPr>
        <w:pStyle w:val="Compact"/>
        <w:numPr>
          <w:ilvl w:val="0"/>
          <w:numId w:val="1275"/>
        </w:numPr>
      </w:pPr>
      <w:r>
        <w:t xml:space="preserve">Is code self-contained within repo and/or associated Box folder?</w:t>
      </w:r>
    </w:p>
    <w:p>
      <w:pPr>
        <w:pStyle w:val="Compact"/>
        <w:numPr>
          <w:ilvl w:val="0"/>
          <w:numId w:val="1275"/>
        </w:numPr>
      </w:pPr>
      <w:r>
        <w:t xml:space="preserve">Is all commented out code / remarks removed?</w:t>
      </w:r>
    </w:p>
    <w:p>
      <w:pPr>
        <w:pStyle w:val="Compact"/>
        <w:numPr>
          <w:ilvl w:val="0"/>
          <w:numId w:val="1275"/>
        </w:numPr>
      </w:pPr>
      <w:r>
        <w:t xml:space="preserve">Does the header accurately describe the process completed in the script?</w:t>
      </w:r>
    </w:p>
    <w:p>
      <w:pPr>
        <w:pStyle w:val="Compact"/>
        <w:numPr>
          <w:ilvl w:val="0"/>
          <w:numId w:val="1275"/>
        </w:numPr>
      </w:pPr>
      <w:r>
        <w:t xml:space="preserve">Is the script pushed to its github repository?</w:t>
      </w:r>
    </w:p>
    <w:p>
      <w:pPr>
        <w:pStyle w:val="Compact"/>
        <w:numPr>
          <w:ilvl w:val="0"/>
          <w:numId w:val="1275"/>
        </w:numPr>
      </w:pPr>
      <w:r>
        <w:t xml:space="preserve">Does the code adhere to the</w:t>
      </w:r>
      <w:r>
        <w:t xml:space="preserve"> </w:t>
      </w:r>
      <w:hyperlink r:id="rId967">
        <w:r>
          <w:rPr>
            <w:rStyle w:val="Hyperlink"/>
          </w:rPr>
          <w:t xml:space="preserve">coding style guide</w:t>
        </w:r>
      </w:hyperlink>
      <w:r>
        <w:t xml:space="preserve">?</w:t>
      </w:r>
    </w:p>
    <w:p>
      <w:pPr>
        <w:pStyle w:val="Compact"/>
        <w:numPr>
          <w:ilvl w:val="0"/>
          <w:numId w:val="1275"/>
        </w:numPr>
      </w:pPr>
      <w:r>
        <w:t xml:space="preserve">Are all warnings ignorable? Should any warnings be intentionally suppressed or addressed?</w:t>
      </w:r>
    </w:p>
    <w:bookmarkEnd w:id="968"/>
    <w:bookmarkStart w:id="970"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6"/>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6"/>
        </w:numPr>
      </w:pPr>
      <w:r>
        <w:t xml:space="preserve">Are the study results within the manuscript replicable (i.e., if you rerun the code in the study’s repository, the tables and figures will be exactly replicated?)</w:t>
      </w:r>
    </w:p>
    <w:p>
      <w:pPr>
        <w:pStyle w:val="Compact"/>
        <w:numPr>
          <w:ilvl w:val="0"/>
          <w:numId w:val="1276"/>
        </w:numPr>
      </w:pPr>
      <w:r>
        <w:t xml:space="preserve">Is a target journal selected?</w:t>
      </w:r>
    </w:p>
    <w:p>
      <w:pPr>
        <w:pStyle w:val="Compact"/>
        <w:numPr>
          <w:ilvl w:val="0"/>
          <w:numId w:val="1276"/>
        </w:numPr>
      </w:pPr>
      <w:r>
        <w:t xml:space="preserve">Is the title declarative, in other words, does it state the object/findings rather than suggest them?</w:t>
      </w:r>
    </w:p>
    <w:p>
      <w:pPr>
        <w:pStyle w:val="Compact"/>
        <w:numPr>
          <w:ilvl w:val="0"/>
          <w:numId w:val="1276"/>
        </w:numPr>
      </w:pPr>
      <w:r>
        <w:t xml:space="preserve">Is the word count of the manuscript close to the target journal’s allowance?</w:t>
      </w:r>
    </w:p>
    <w:p>
      <w:pPr>
        <w:pStyle w:val="Compact"/>
        <w:numPr>
          <w:ilvl w:val="0"/>
          <w:numId w:val="1276"/>
        </w:numPr>
      </w:pPr>
      <w:r>
        <w:t xml:space="preserve">Does the manuscript adhere to the formatting guide of the target journal?</w:t>
      </w:r>
    </w:p>
    <w:p>
      <w:pPr>
        <w:pStyle w:val="Compact"/>
        <w:numPr>
          <w:ilvl w:val="0"/>
          <w:numId w:val="1276"/>
        </w:numPr>
      </w:pPr>
      <w:r>
        <w:t xml:space="preserve">Does the manuscript use a consistent voice (passive or active – usually active is preferred … pun intended)?</w:t>
      </w:r>
    </w:p>
    <w:p>
      <w:pPr>
        <w:pStyle w:val="Compact"/>
        <w:numPr>
          <w:ilvl w:val="0"/>
          <w:numId w:val="1276"/>
        </w:numPr>
      </w:pPr>
      <w:r>
        <w:t xml:space="preserve">Is each figure and table (including supplementary material) referenced in the main text?</w:t>
      </w:r>
    </w:p>
    <w:p>
      <w:pPr>
        <w:pStyle w:val="Compact"/>
        <w:numPr>
          <w:ilvl w:val="0"/>
          <w:numId w:val="1276"/>
        </w:numPr>
      </w:pPr>
      <w:r>
        <w:t xml:space="preserve">Is there a caption for each figure and table (including supplementary material)?</w:t>
      </w:r>
    </w:p>
    <w:p>
      <w:pPr>
        <w:pStyle w:val="Compact"/>
        <w:numPr>
          <w:ilvl w:val="0"/>
          <w:numId w:val="1276"/>
        </w:numPr>
      </w:pPr>
      <w:r>
        <w:t xml:space="preserve">Are tables/figures and supplementary material numbered in accordance with their appearance in the main text?</w:t>
      </w:r>
    </w:p>
    <w:p>
      <w:pPr>
        <w:pStyle w:val="Compact"/>
        <w:numPr>
          <w:ilvl w:val="0"/>
          <w:numId w:val="1276"/>
        </w:numPr>
      </w:pPr>
      <w:r>
        <w:t xml:space="preserve">Does the text use past tense if it is reporting research findings or future tense if it is a study protocol?</w:t>
      </w:r>
    </w:p>
    <w:p>
      <w:pPr>
        <w:pStyle w:val="Compact"/>
        <w:numPr>
          <w:ilvl w:val="0"/>
          <w:numId w:val="127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6"/>
        </w:numPr>
      </w:pPr>
      <w:r>
        <w:t xml:space="preserve">Does the text use minimal abbreviations, and are all abbreviations defined at first use?</w:t>
      </w:r>
    </w:p>
    <w:p>
      <w:pPr>
        <w:pStyle w:val="Compact"/>
        <w:numPr>
          <w:ilvl w:val="0"/>
          <w:numId w:val="127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69">
        <w:r>
          <w:rPr>
            <w:rStyle w:val="Hyperlink"/>
          </w:rPr>
          <w:t xml:space="preserve">here</w:t>
        </w:r>
      </w:hyperlink>
      <w:r>
        <w:t xml:space="preserve">)</w:t>
      </w:r>
    </w:p>
    <w:p>
      <w:pPr>
        <w:pStyle w:val="Compact"/>
        <w:numPr>
          <w:ilvl w:val="0"/>
          <w:numId w:val="127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70"/>
    <w:bookmarkStart w:id="973" w:name="figure-checklist"/>
    <w:p>
      <w:pPr>
        <w:pStyle w:val="Heading2"/>
      </w:pPr>
      <w:r>
        <w:t xml:space="preserve">20.5 Figure checklist</w:t>
      </w:r>
    </w:p>
    <w:p>
      <w:pPr>
        <w:pStyle w:val="Compact"/>
        <w:numPr>
          <w:ilvl w:val="0"/>
          <w:numId w:val="1277"/>
        </w:numPr>
      </w:pPr>
      <w:r>
        <w:t xml:space="preserve">Are the x-axis and y-axis labeled?</w:t>
      </w:r>
    </w:p>
    <w:p>
      <w:pPr>
        <w:pStyle w:val="Compact"/>
        <w:numPr>
          <w:ilvl w:val="0"/>
          <w:numId w:val="1277"/>
        </w:numPr>
      </w:pPr>
      <w:r>
        <w:t xml:space="preserve">If the figure includes panels, is each panel labeled?</w:t>
      </w:r>
    </w:p>
    <w:p>
      <w:pPr>
        <w:pStyle w:val="Compact"/>
        <w:numPr>
          <w:ilvl w:val="0"/>
          <w:numId w:val="1277"/>
        </w:numPr>
      </w:pPr>
      <w:r>
        <w:t xml:space="preserve">Are there sufficient numerical / text labels and breaks on the x-axis and y-axis?</w:t>
      </w:r>
    </w:p>
    <w:p>
      <w:pPr>
        <w:pStyle w:val="Compact"/>
        <w:numPr>
          <w:ilvl w:val="0"/>
          <w:numId w:val="1277"/>
        </w:numPr>
      </w:pPr>
      <w:r>
        <w:t xml:space="preserve">Is the font size appropriate (i.e., large enough to read, not so large that it distracts from the data presented in the figure?)</w:t>
      </w:r>
    </w:p>
    <w:p>
      <w:pPr>
        <w:pStyle w:val="Compact"/>
        <w:numPr>
          <w:ilvl w:val="0"/>
          <w:numId w:val="1277"/>
        </w:numPr>
      </w:pPr>
      <w:r>
        <w:t xml:space="preserve">Are the colors used colorblind friendly? See a colorblind-friendly palette</w:t>
      </w:r>
      <w:r>
        <w:t xml:space="preserve"> </w:t>
      </w:r>
      <w:hyperlink r:id="rId971">
        <w:r>
          <w:rPr>
            <w:rStyle w:val="Hyperlink"/>
          </w:rPr>
          <w:t xml:space="preserve">here</w:t>
        </w:r>
      </w:hyperlink>
      <w:r>
        <w:t xml:space="preserve">, a neat palette generator with colorblind options</w:t>
      </w:r>
      <w:r>
        <w:t xml:space="preserve"> </w:t>
      </w:r>
      <w:hyperlink r:id="rId972">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77"/>
        </w:numPr>
      </w:pPr>
      <w:r>
        <w:t xml:space="preserve">Are colors/shapes/line types defined in a legend?</w:t>
      </w:r>
    </w:p>
    <w:p>
      <w:pPr>
        <w:pStyle w:val="Compact"/>
        <w:numPr>
          <w:ilvl w:val="0"/>
          <w:numId w:val="1277"/>
        </w:numPr>
      </w:pPr>
      <w:r>
        <w:t xml:space="preserve">Are the legends and other labels easy to understand with minimal abbreviations?</w:t>
      </w:r>
    </w:p>
    <w:p>
      <w:pPr>
        <w:pStyle w:val="Compact"/>
        <w:numPr>
          <w:ilvl w:val="0"/>
          <w:numId w:val="1277"/>
        </w:numPr>
      </w:pPr>
      <w:r>
        <w:t xml:space="preserve">If there is overplotting, is transparency used to show overlapping data?</w:t>
      </w:r>
    </w:p>
    <w:p>
      <w:pPr>
        <w:pStyle w:val="Compact"/>
        <w:numPr>
          <w:ilvl w:val="0"/>
          <w:numId w:val="1277"/>
        </w:numPr>
      </w:pPr>
      <w:r>
        <w:t xml:space="preserve">Are 95% confidence intervals or other measures of precision shown, if applicable?</w:t>
      </w:r>
    </w:p>
    <w:p>
      <w:r>
        <w:br w:type="page"/>
      </w:r>
    </w:p>
    <w:bookmarkEnd w:id="973"/>
    <w:bookmarkEnd w:id="974"/>
    <w:bookmarkStart w:id="1022" w:name="resources-2"/>
    <w:p>
      <w:pPr>
        <w:pStyle w:val="Heading1"/>
      </w:pPr>
      <w:r>
        <w:t xml:space="preserve">21. Resources</w:t>
      </w:r>
    </w:p>
    <w:bookmarkStart w:id="993" w:name="resources-for-r"/>
    <w:p>
      <w:pPr>
        <w:pStyle w:val="Heading2"/>
      </w:pPr>
      <w:r>
        <w:t xml:space="preserve">21.1 Resources for R</w:t>
      </w:r>
    </w:p>
    <w:bookmarkStart w:id="977" w:name="books-and-comprehensive-guides"/>
    <w:p>
      <w:pPr>
        <w:pStyle w:val="Heading3"/>
      </w:pPr>
      <w:r>
        <w:t xml:space="preserve">21.1.1 Books and Comprehensive Guides</w:t>
      </w:r>
    </w:p>
    <w:p>
      <w:pPr>
        <w:pStyle w:val="Compact"/>
        <w:numPr>
          <w:ilvl w:val="0"/>
          <w:numId w:val="1278"/>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7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78"/>
        </w:numPr>
      </w:pPr>
      <w:hyperlink r:id="rId975">
        <w:r>
          <w:rPr>
            <w:rStyle w:val="Hyperlink"/>
          </w:rPr>
          <w:t xml:space="preserve">Awesome R Package Development Tools</w:t>
        </w:r>
      </w:hyperlink>
      <w:r>
        <w:t xml:space="preserve"> </w:t>
      </w:r>
      <w:r>
        <w:t xml:space="preserve">- curated list of tools for R package development</w:t>
      </w:r>
    </w:p>
    <w:p>
      <w:pPr>
        <w:pStyle w:val="Compact"/>
        <w:numPr>
          <w:ilvl w:val="0"/>
          <w:numId w:val="127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7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7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78"/>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78"/>
        </w:numPr>
      </w:pPr>
      <w:hyperlink r:id="rId976">
        <w:r>
          <w:rPr>
            <w:rStyle w:val="Hyperlink"/>
          </w:rPr>
          <w:t xml:space="preserve">DataCamp</w:t>
        </w:r>
      </w:hyperlink>
      <w:r>
        <w:t xml:space="preserve"> </w:t>
      </w:r>
      <w:r>
        <w:t xml:space="preserve">- email Kristen for access</w:t>
      </w:r>
    </w:p>
    <w:bookmarkEnd w:id="977"/>
    <w:bookmarkStart w:id="982" w:name="uc-davis-datalab-workshops-and-tutorials"/>
    <w:p>
      <w:pPr>
        <w:pStyle w:val="Heading3"/>
      </w:pPr>
      <w:r>
        <w:t xml:space="preserve">21.1.2 UC Davis DataLab Workshops and Tutorials</w:t>
      </w:r>
    </w:p>
    <w:p>
      <w:pPr>
        <w:pStyle w:val="FirstParagraph"/>
      </w:pPr>
      <w:r>
        <w:t xml:space="preserve">The</w:t>
      </w:r>
      <w:r>
        <w:t xml:space="preserve"> </w:t>
      </w:r>
      <w:hyperlink r:id="rId874">
        <w:r>
          <w:rPr>
            <w:rStyle w:val="Hyperlink"/>
          </w:rPr>
          <w:t xml:space="preserve">UC Davis DataLab</w:t>
        </w:r>
      </w:hyperlink>
      <w:r>
        <w:t xml:space="preserve"> </w:t>
      </w:r>
      <w:r>
        <w:t xml:space="preserve">provides extensive workshops and learning materials for data science:</w:t>
      </w:r>
    </w:p>
    <w:p>
      <w:pPr>
        <w:pStyle w:val="Compact"/>
        <w:numPr>
          <w:ilvl w:val="0"/>
          <w:numId w:val="1279"/>
        </w:numPr>
      </w:pPr>
      <w:hyperlink r:id="rId978">
        <w:r>
          <w:rPr>
            <w:rStyle w:val="Hyperlink"/>
          </w:rPr>
          <w:t xml:space="preserve">Workshop Index</w:t>
        </w:r>
      </w:hyperlink>
      <w:r>
        <w:t xml:space="preserve"> </w:t>
      </w:r>
      <w:r>
        <w:t xml:space="preserve">- comprehensive catalog of all DataLab workshops</w:t>
      </w:r>
    </w:p>
    <w:p>
      <w:pPr>
        <w:pStyle w:val="Compact"/>
        <w:numPr>
          <w:ilvl w:val="0"/>
          <w:numId w:val="1279"/>
        </w:numPr>
      </w:pPr>
      <w:hyperlink r:id="rId979">
        <w:r>
          <w:rPr>
            <w:rStyle w:val="Hyperlink"/>
          </w:rPr>
          <w:t xml:space="preserve">R Basics Workshop</w:t>
        </w:r>
      </w:hyperlink>
      <w:r>
        <w:t xml:space="preserve"> </w:t>
      </w:r>
      <w:r>
        <w:t xml:space="preserve">- foundational R programming for beginners</w:t>
      </w:r>
    </w:p>
    <w:p>
      <w:pPr>
        <w:pStyle w:val="Compact"/>
        <w:numPr>
          <w:ilvl w:val="0"/>
          <w:numId w:val="1279"/>
        </w:numPr>
      </w:pPr>
      <w:hyperlink r:id="rId980">
        <w:r>
          <w:rPr>
            <w:rStyle w:val="Hyperlink"/>
          </w:rPr>
          <w:t xml:space="preserve">Research Toolkits</w:t>
        </w:r>
      </w:hyperlink>
      <w:r>
        <w:t xml:space="preserve"> </w:t>
      </w:r>
      <w:r>
        <w:t xml:space="preserve">- in-depth guides for research tools and methods</w:t>
      </w:r>
    </w:p>
    <w:p>
      <w:pPr>
        <w:pStyle w:val="Compact"/>
        <w:numPr>
          <w:ilvl w:val="0"/>
          <w:numId w:val="1279"/>
        </w:numPr>
      </w:pPr>
      <w:hyperlink r:id="rId981">
        <w:r>
          <w:rPr>
            <w:rStyle w:val="Hyperlink"/>
          </w:rPr>
          <w:t xml:space="preserve">Install Guides</w:t>
        </w:r>
      </w:hyperlink>
      <w:r>
        <w:t xml:space="preserve"> </w:t>
      </w:r>
      <w:r>
        <w:t xml:space="preserve">- setup instructions for data science software</w:t>
      </w:r>
    </w:p>
    <w:bookmarkEnd w:id="982"/>
    <w:bookmarkStart w:id="988" w:name="cheat-sheets"/>
    <w:p>
      <w:pPr>
        <w:pStyle w:val="Heading3"/>
      </w:pPr>
      <w:r>
        <w:t xml:space="preserve">21.1.3 Cheat Sheets</w:t>
      </w:r>
    </w:p>
    <w:p>
      <w:pPr>
        <w:pStyle w:val="Compact"/>
        <w:numPr>
          <w:ilvl w:val="0"/>
          <w:numId w:val="1280"/>
        </w:numPr>
      </w:pPr>
      <w:hyperlink r:id="rId983">
        <w:r>
          <w:rPr>
            <w:rStyle w:val="Hyperlink"/>
          </w:rPr>
          <w:t xml:space="preserve">Data transformation with dplyr cheat sheet</w:t>
        </w:r>
      </w:hyperlink>
    </w:p>
    <w:p>
      <w:pPr>
        <w:pStyle w:val="Compact"/>
        <w:numPr>
          <w:ilvl w:val="0"/>
          <w:numId w:val="1280"/>
        </w:numPr>
      </w:pPr>
      <w:hyperlink r:id="rId984">
        <w:r>
          <w:rPr>
            <w:rStyle w:val="Hyperlink"/>
          </w:rPr>
          <w:t xml:space="preserve">Data tidying with tidyr cheat sheet</w:t>
        </w:r>
      </w:hyperlink>
    </w:p>
    <w:p>
      <w:pPr>
        <w:pStyle w:val="Compact"/>
        <w:numPr>
          <w:ilvl w:val="0"/>
          <w:numId w:val="1280"/>
        </w:numPr>
      </w:pPr>
      <w:hyperlink r:id="rId985">
        <w:r>
          <w:rPr>
            <w:rStyle w:val="Hyperlink"/>
          </w:rPr>
          <w:t xml:space="preserve">Data visualization with ggplot2 cheat sheet</w:t>
        </w:r>
      </w:hyperlink>
    </w:p>
    <w:p>
      <w:pPr>
        <w:pStyle w:val="Compact"/>
        <w:numPr>
          <w:ilvl w:val="0"/>
          <w:numId w:val="1280"/>
        </w:numPr>
      </w:pPr>
      <w:hyperlink r:id="rId986">
        <w:r>
          <w:rPr>
            <w:rStyle w:val="Hyperlink"/>
          </w:rPr>
          <w:t xml:space="preserve">data table cheat sheet</w:t>
        </w:r>
      </w:hyperlink>
    </w:p>
    <w:p>
      <w:pPr>
        <w:pStyle w:val="Compact"/>
        <w:numPr>
          <w:ilvl w:val="0"/>
          <w:numId w:val="1280"/>
        </w:numPr>
      </w:pPr>
      <w:hyperlink r:id="rId987">
        <w:r>
          <w:rPr>
            <w:rStyle w:val="Hyperlink"/>
          </w:rPr>
          <w:t xml:space="preserve">R Markdown cheat sheet</w:t>
        </w:r>
      </w:hyperlink>
    </w:p>
    <w:bookmarkEnd w:id="988"/>
    <w:bookmarkStart w:id="990" w:name="style-and-best-practices"/>
    <w:p>
      <w:pPr>
        <w:pStyle w:val="Heading3"/>
      </w:pPr>
      <w:r>
        <w:t xml:space="preserve">21.1.4 Style and Best Practices</w:t>
      </w:r>
    </w:p>
    <w:p>
      <w:pPr>
        <w:pStyle w:val="Compact"/>
        <w:numPr>
          <w:ilvl w:val="0"/>
          <w:numId w:val="1281"/>
        </w:numPr>
      </w:pPr>
      <w:hyperlink r:id="rId989">
        <w:r>
          <w:rPr>
            <w:rStyle w:val="Hyperlink"/>
          </w:rPr>
          <w:t xml:space="preserve">Hadley Wickham’s R Style Guide</w:t>
        </w:r>
      </w:hyperlink>
    </w:p>
    <w:bookmarkEnd w:id="990"/>
    <w:bookmarkStart w:id="991" w:name="data-documentation-and-dictionaries"/>
    <w:p>
      <w:pPr>
        <w:pStyle w:val="Heading3"/>
      </w:pPr>
      <w:r>
        <w:t xml:space="preserve">21.1.5 Data Documentation and Dictionaries</w:t>
      </w:r>
    </w:p>
    <w:p>
      <w:pPr>
        <w:pStyle w:val="Compact"/>
        <w:numPr>
          <w:ilvl w:val="0"/>
          <w:numId w:val="1282"/>
        </w:numPr>
      </w:pPr>
      <w:hyperlink r:id="rId882">
        <w:r>
          <w:rPr>
            <w:rStyle w:val="Hyperlink"/>
          </w:rPr>
          <w:t xml:space="preserve">Tidyverse data-dict</w:t>
        </w:r>
      </w:hyperlink>
      <w:r>
        <w:t xml:space="preserve"> </w:t>
      </w:r>
      <w:r>
        <w:t xml:space="preserve">- open specification and CLI tool for creating, validating, and documenting data dictionaries in YAML format</w:t>
      </w:r>
    </w:p>
    <w:bookmarkEnd w:id="991"/>
    <w:bookmarkStart w:id="992" w:name="tidy-evaluation-resources"/>
    <w:p>
      <w:pPr>
        <w:pStyle w:val="Heading3"/>
      </w:pPr>
      <w:r>
        <w:t xml:space="preserve">21.1.6 Tidy Evaluation Resources</w:t>
      </w:r>
    </w:p>
    <w:p>
      <w:pPr>
        <w:pStyle w:val="Compact"/>
        <w:numPr>
          <w:ilvl w:val="0"/>
          <w:numId w:val="1283"/>
        </w:numPr>
      </w:pPr>
      <w:hyperlink r:id="rId356">
        <w:r>
          <w:rPr>
            <w:rStyle w:val="Hyperlink"/>
          </w:rPr>
          <w:t xml:space="preserve">Tidy Eval in 5 Minutes</w:t>
        </w:r>
      </w:hyperlink>
      <w:r>
        <w:t xml:space="preserve"> </w:t>
      </w:r>
      <w:r>
        <w:t xml:space="preserve">(video)</w:t>
      </w:r>
    </w:p>
    <w:p>
      <w:pPr>
        <w:pStyle w:val="Compact"/>
        <w:numPr>
          <w:ilvl w:val="0"/>
          <w:numId w:val="1283"/>
        </w:numPr>
      </w:pPr>
      <w:hyperlink r:id="rId354">
        <w:r>
          <w:rPr>
            <w:rStyle w:val="Hyperlink"/>
          </w:rPr>
          <w:t xml:space="preserve">Tidy Evaluation</w:t>
        </w:r>
      </w:hyperlink>
      <w:r>
        <w:t xml:space="preserve"> </w:t>
      </w:r>
      <w:r>
        <w:t xml:space="preserve">(e-book)</w:t>
      </w:r>
    </w:p>
    <w:p>
      <w:pPr>
        <w:pStyle w:val="Compact"/>
        <w:numPr>
          <w:ilvl w:val="0"/>
          <w:numId w:val="1283"/>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3"/>
        </w:numPr>
      </w:pPr>
      <w:hyperlink r:id="rId359">
        <w:r>
          <w:rPr>
            <w:rStyle w:val="Hyperlink"/>
          </w:rPr>
          <w:t xml:space="preserve">Standard Evaluation for *_join</w:t>
        </w:r>
      </w:hyperlink>
      <w:r>
        <w:t xml:space="preserve"> </w:t>
      </w:r>
      <w:r>
        <w:t xml:space="preserve">(stackoverflow)</w:t>
      </w:r>
    </w:p>
    <w:p>
      <w:pPr>
        <w:pStyle w:val="Compact"/>
        <w:numPr>
          <w:ilvl w:val="0"/>
          <w:numId w:val="1283"/>
        </w:numPr>
      </w:pPr>
      <w:hyperlink r:id="rId354">
        <w:r>
          <w:rPr>
            <w:rStyle w:val="Hyperlink"/>
          </w:rPr>
          <w:t xml:space="preserve">Programming with dplyr</w:t>
        </w:r>
      </w:hyperlink>
      <w:r>
        <w:t xml:space="preserve"> </w:t>
      </w:r>
      <w:r>
        <w:t xml:space="preserve">(package vignette)</w:t>
      </w:r>
    </w:p>
    <w:bookmarkEnd w:id="992"/>
    <w:bookmarkEnd w:id="993"/>
    <w:bookmarkStart w:id="997" w:name="resources-for-git-github"/>
    <w:p>
      <w:pPr>
        <w:pStyle w:val="Heading2"/>
      </w:pPr>
      <w:r>
        <w:t xml:space="preserve">21.2 Resources for Git &amp; Github</w:t>
      </w:r>
    </w:p>
    <w:p>
      <w:pPr>
        <w:pStyle w:val="Compact"/>
        <w:numPr>
          <w:ilvl w:val="0"/>
          <w:numId w:val="128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4"/>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4"/>
        </w:numPr>
      </w:pPr>
      <w:hyperlink r:id="rId994">
        <w:r>
          <w:rPr>
            <w:rStyle w:val="Hyperlink"/>
          </w:rPr>
          <w:t xml:space="preserve">GitHub Skills: Introduction to GitHub</w:t>
        </w:r>
      </w:hyperlink>
    </w:p>
    <w:p>
      <w:pPr>
        <w:pStyle w:val="Compact"/>
        <w:numPr>
          <w:ilvl w:val="0"/>
          <w:numId w:val="1284"/>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4"/>
        </w:numPr>
      </w:pPr>
      <w:hyperlink r:id="rId995">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4"/>
        </w:numPr>
      </w:pPr>
      <w:hyperlink r:id="rId996">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997"/>
    <w:bookmarkStart w:id="1000" w:name="resources-for-python"/>
    <w:p>
      <w:pPr>
        <w:pStyle w:val="Heading2"/>
      </w:pPr>
      <w:r>
        <w:t xml:space="preserve">21.3 Resources for Python</w:t>
      </w:r>
    </w:p>
    <w:p>
      <w:pPr>
        <w:pStyle w:val="Compact"/>
        <w:numPr>
          <w:ilvl w:val="0"/>
          <w:numId w:val="1285"/>
        </w:numPr>
      </w:pPr>
      <w:hyperlink r:id="rId998">
        <w:r>
          <w:rPr>
            <w:rStyle w:val="Hyperlink"/>
          </w:rPr>
          <w:t xml:space="preserve">UC Davis DataLab Python Basics Workshop</w:t>
        </w:r>
      </w:hyperlink>
      <w:r>
        <w:t xml:space="preserve"> </w:t>
      </w:r>
      <w:r>
        <w:t xml:space="preserve">- foundational Python programming</w:t>
      </w:r>
    </w:p>
    <w:p>
      <w:pPr>
        <w:pStyle w:val="Compact"/>
        <w:numPr>
          <w:ilvl w:val="0"/>
          <w:numId w:val="1285"/>
        </w:numPr>
      </w:pPr>
      <w:hyperlink r:id="rId999">
        <w:r>
          <w:rPr>
            <w:rStyle w:val="Hyperlink"/>
          </w:rPr>
          <w:t xml:space="preserve">Natural Language Processing with Python</w:t>
        </w:r>
      </w:hyperlink>
      <w:r>
        <w:t xml:space="preserve"> </w:t>
      </w:r>
      <w:r>
        <w:t xml:space="preserve">- text analysis and NLP techniques</w:t>
      </w:r>
    </w:p>
    <w:bookmarkEnd w:id="1000"/>
    <w:bookmarkStart w:id="1002" w:name="resources-for-julia"/>
    <w:p>
      <w:pPr>
        <w:pStyle w:val="Heading2"/>
      </w:pPr>
      <w:r>
        <w:t xml:space="preserve">21.4 Resources for Julia</w:t>
      </w:r>
    </w:p>
    <w:p>
      <w:pPr>
        <w:pStyle w:val="Compact"/>
        <w:numPr>
          <w:ilvl w:val="0"/>
          <w:numId w:val="1286"/>
        </w:numPr>
      </w:pPr>
      <w:hyperlink r:id="rId1001">
        <w:r>
          <w:rPr>
            <w:rStyle w:val="Hyperlink"/>
          </w:rPr>
          <w:t xml:space="preserve">UC Davis Julia Users Group Julia Basics Workshop</w:t>
        </w:r>
      </w:hyperlink>
      <w:r>
        <w:t xml:space="preserve"> </w:t>
      </w:r>
      <w:r>
        <w:t xml:space="preserve">- foundational Julia programming</w:t>
      </w:r>
    </w:p>
    <w:bookmarkEnd w:id="1002"/>
    <w:bookmarkStart w:id="1004" w:name="scientific-figures"/>
    <w:p>
      <w:pPr>
        <w:pStyle w:val="Heading2"/>
      </w:pPr>
      <w:r>
        <w:t xml:space="preserve">21.5 Scientific figures</w:t>
      </w:r>
    </w:p>
    <w:p>
      <w:pPr>
        <w:pStyle w:val="Compact"/>
        <w:numPr>
          <w:ilvl w:val="0"/>
          <w:numId w:val="1287"/>
        </w:numPr>
      </w:pPr>
      <w:r>
        <w:t xml:space="preserve">Ten Simple Rules for Better Figures</w:t>
      </w:r>
      <w:r>
        <w:t xml:space="preserve"> </w:t>
      </w:r>
      <w:r>
        <w:t xml:space="preserve">(Rougier et al. 2014)</w:t>
      </w:r>
    </w:p>
    <w:p>
      <w:pPr>
        <w:pStyle w:val="Compact"/>
        <w:numPr>
          <w:ilvl w:val="0"/>
          <w:numId w:val="1287"/>
        </w:numPr>
      </w:pPr>
      <w:hyperlink r:id="rId1003">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04"/>
    <w:bookmarkStart w:id="1008" w:name="writing"/>
    <w:p>
      <w:pPr>
        <w:pStyle w:val="Heading2"/>
      </w:pPr>
      <w:r>
        <w:t xml:space="preserve">21.6 Writing</w:t>
      </w:r>
    </w:p>
    <w:p>
      <w:pPr>
        <w:pStyle w:val="Compact"/>
        <w:numPr>
          <w:ilvl w:val="0"/>
          <w:numId w:val="1288"/>
        </w:numPr>
      </w:pPr>
      <w:r>
        <w:t xml:space="preserve">Unpacking the Scientific Toolbox</w:t>
      </w:r>
      <w:r>
        <w:t xml:space="preserve"> </w:t>
      </w:r>
      <w:r>
        <w:t xml:space="preserve">(Silbiger and Stubler 2019)</w:t>
      </w:r>
    </w:p>
    <w:p>
      <w:pPr>
        <w:pStyle w:val="Compact"/>
        <w:numPr>
          <w:ilvl w:val="0"/>
          <w:numId w:val="1288"/>
        </w:numPr>
      </w:pPr>
      <w:r>
        <w:t xml:space="preserve">ICMJE Definition of authorship</w:t>
      </w:r>
      <w:r>
        <w:t xml:space="preserve"> </w:t>
      </w:r>
      <w:r>
        <w:t xml:space="preserve">(International Committee of Medical Journal Editors, n.d.)</w:t>
      </w:r>
    </w:p>
    <w:p>
      <w:pPr>
        <w:pStyle w:val="Compact"/>
        <w:numPr>
          <w:ilvl w:val="0"/>
          <w:numId w:val="1288"/>
        </w:numPr>
      </w:pPr>
      <w:r>
        <w:t xml:space="preserve">Computational science: …why scientific programming does not compute</w:t>
      </w:r>
      <w:r>
        <w:t xml:space="preserve"> </w:t>
      </w:r>
      <w:r>
        <w:t xml:space="preserve">(Merali and Giles 2010)</w:t>
      </w:r>
    </w:p>
    <w:p>
      <w:pPr>
        <w:pStyle w:val="Compact"/>
        <w:numPr>
          <w:ilvl w:val="0"/>
          <w:numId w:val="1288"/>
        </w:numPr>
      </w:pPr>
      <w:hyperlink r:id="rId1005">
        <w:r>
          <w:rPr>
            <w:rStyle w:val="Hyperlink"/>
          </w:rPr>
          <w:t xml:space="preserve">The Pathway to Publishing: A Guide to Quantitative Writing in the Health Sciences</w:t>
        </w:r>
      </w:hyperlink>
    </w:p>
    <w:p>
      <w:pPr>
        <w:pStyle w:val="Compact"/>
        <w:numPr>
          <w:ilvl w:val="0"/>
          <w:numId w:val="1288"/>
        </w:numPr>
      </w:pPr>
      <w:hyperlink r:id="rId100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88"/>
        </w:numPr>
      </w:pPr>
      <w:hyperlink r:id="rId1007">
        <w:r>
          <w:rPr>
            <w:rStyle w:val="Hyperlink"/>
          </w:rPr>
          <w:t xml:space="preserve">Secret, actionable writing tips</w:t>
        </w:r>
      </w:hyperlink>
    </w:p>
    <w:bookmarkEnd w:id="1008"/>
    <w:bookmarkStart w:id="1012" w:name="presentations"/>
    <w:p>
      <w:pPr>
        <w:pStyle w:val="Heading2"/>
      </w:pPr>
      <w:r>
        <w:t xml:space="preserve">21.7 Presentations</w:t>
      </w:r>
    </w:p>
    <w:p>
      <w:pPr>
        <w:pStyle w:val="Compact"/>
        <w:numPr>
          <w:ilvl w:val="0"/>
          <w:numId w:val="1289"/>
        </w:numPr>
      </w:pPr>
      <w:r>
        <w:t xml:space="preserve">How to tell a compelling story in scientific presentations</w:t>
      </w:r>
      <w:r>
        <w:t xml:space="preserve"> </w:t>
      </w:r>
      <w:r>
        <w:t xml:space="preserve">(Van Noorden 2021)</w:t>
      </w:r>
    </w:p>
    <w:p>
      <w:pPr>
        <w:pStyle w:val="Compact"/>
        <w:numPr>
          <w:ilvl w:val="0"/>
          <w:numId w:val="1289"/>
        </w:numPr>
      </w:pPr>
      <w:hyperlink r:id="rId1009">
        <w:r>
          <w:rPr>
            <w:rStyle w:val="Hyperlink"/>
          </w:rPr>
          <w:t xml:space="preserve">How to give a killer narratively-driven scientific talk</w:t>
        </w:r>
      </w:hyperlink>
    </w:p>
    <w:p>
      <w:pPr>
        <w:pStyle w:val="Compact"/>
        <w:numPr>
          <w:ilvl w:val="0"/>
          <w:numId w:val="1289"/>
        </w:numPr>
      </w:pPr>
      <w:hyperlink r:id="rId1010">
        <w:r>
          <w:rPr>
            <w:rStyle w:val="Hyperlink"/>
          </w:rPr>
          <w:t xml:space="preserve">How to make a better poster</w:t>
        </w:r>
      </w:hyperlink>
    </w:p>
    <w:p>
      <w:pPr>
        <w:pStyle w:val="Compact"/>
        <w:numPr>
          <w:ilvl w:val="0"/>
          <w:numId w:val="1289"/>
        </w:numPr>
      </w:pPr>
      <w:hyperlink r:id="rId1011">
        <w:r>
          <w:rPr>
            <w:rStyle w:val="Hyperlink"/>
          </w:rPr>
          <w:t xml:space="preserve">How to make an even better poster</w:t>
        </w:r>
      </w:hyperlink>
    </w:p>
    <w:bookmarkEnd w:id="1012"/>
    <w:bookmarkStart w:id="1015" w:name="professional-advice"/>
    <w:p>
      <w:pPr>
        <w:pStyle w:val="Heading2"/>
      </w:pPr>
      <w:r>
        <w:t xml:space="preserve">21.8 Professional advice</w:t>
      </w:r>
    </w:p>
    <w:p>
      <w:pPr>
        <w:pStyle w:val="Compact"/>
        <w:numPr>
          <w:ilvl w:val="0"/>
          <w:numId w:val="1290"/>
        </w:numPr>
      </w:pPr>
      <w:hyperlink r:id="rId1013">
        <w:r>
          <w:rPr>
            <w:rStyle w:val="Hyperlink"/>
          </w:rPr>
          <w:t xml:space="preserve">Professional advice, especially for your first job</w:t>
        </w:r>
      </w:hyperlink>
    </w:p>
    <w:p>
      <w:pPr>
        <w:pStyle w:val="Compact"/>
        <w:numPr>
          <w:ilvl w:val="0"/>
          <w:numId w:val="1290"/>
        </w:numPr>
      </w:pPr>
      <w:hyperlink r:id="rId1014">
        <w:r>
          <w:rPr>
            <w:rStyle w:val="Hyperlink"/>
          </w:rPr>
          <w:t xml:space="preserve">Team Public Health Substack</w:t>
        </w:r>
      </w:hyperlink>
    </w:p>
    <w:bookmarkEnd w:id="1015"/>
    <w:bookmarkStart w:id="1018" w:name="funding"/>
    <w:p>
      <w:pPr>
        <w:pStyle w:val="Heading2"/>
      </w:pPr>
      <w:r>
        <w:t xml:space="preserve">21.9 Funding</w:t>
      </w:r>
    </w:p>
    <w:p>
      <w:pPr>
        <w:pStyle w:val="Compact"/>
        <w:numPr>
          <w:ilvl w:val="0"/>
          <w:numId w:val="1291"/>
        </w:numPr>
      </w:pPr>
      <w:hyperlink r:id="rId1016">
        <w:r>
          <w:rPr>
            <w:rStyle w:val="Hyperlink"/>
          </w:rPr>
          <w:t xml:space="preserve">Building Your Funding Train</w:t>
        </w:r>
      </w:hyperlink>
    </w:p>
    <w:p>
      <w:pPr>
        <w:pStyle w:val="Compact"/>
        <w:numPr>
          <w:ilvl w:val="0"/>
          <w:numId w:val="1291"/>
        </w:numPr>
      </w:pPr>
      <w:hyperlink r:id="rId1017">
        <w:r>
          <w:rPr>
            <w:rStyle w:val="Hyperlink"/>
          </w:rPr>
          <w:t xml:space="preserve">NIH Grant Writing Resources</w:t>
        </w:r>
      </w:hyperlink>
    </w:p>
    <w:bookmarkEnd w:id="1018"/>
    <w:bookmarkStart w:id="1021" w:name="ethics-and-global-health-research"/>
    <w:p>
      <w:pPr>
        <w:pStyle w:val="Heading2"/>
      </w:pPr>
      <w:r>
        <w:t xml:space="preserve">21.10 Ethics and global health research</w:t>
      </w:r>
    </w:p>
    <w:p>
      <w:pPr>
        <w:pStyle w:val="Compact"/>
        <w:numPr>
          <w:ilvl w:val="0"/>
          <w:numId w:val="1292"/>
        </w:numPr>
      </w:pPr>
      <w:hyperlink r:id="rId1019">
        <w:r>
          <w:rPr>
            <w:rStyle w:val="Hyperlink"/>
          </w:rPr>
          <w:t xml:space="preserve">Global Code of Conduct For Research in Resource-Poor Settings</w:t>
        </w:r>
      </w:hyperlink>
    </w:p>
    <w:p>
      <w:pPr>
        <w:pStyle w:val="Compact"/>
        <w:numPr>
          <w:ilvl w:val="0"/>
          <w:numId w:val="129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2"/>
        </w:numPr>
      </w:pPr>
      <w:hyperlink r:id="rId1020">
        <w:r>
          <w:rPr>
            <w:rStyle w:val="Hyperlink"/>
          </w:rPr>
          <w:t xml:space="preserve">Transforming Global Health Partnerships</w:t>
        </w:r>
      </w:hyperlink>
    </w:p>
    <w:p>
      <w:r>
        <w:br w:type="page"/>
      </w:r>
    </w:p>
    <w:bookmarkEnd w:id="1021"/>
    <w:bookmarkEnd w:id="1022"/>
    <w:bookmarkStart w:id="1050" w:name="professional-development"/>
    <w:p>
      <w:pPr>
        <w:pStyle w:val="Heading1"/>
      </w:pPr>
      <w:r>
        <w:t xml:space="preserve">22. Professional Development</w:t>
      </w:r>
    </w:p>
    <w:bookmarkStart w:id="102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3"/>
        </w:numPr>
      </w:pPr>
      <w:r>
        <w:t xml:space="preserve">Regular, open communication between mentees and mentors</w:t>
      </w:r>
    </w:p>
    <w:p>
      <w:pPr>
        <w:pStyle w:val="Compact"/>
        <w:numPr>
          <w:ilvl w:val="0"/>
          <w:numId w:val="1293"/>
        </w:numPr>
      </w:pPr>
      <w:r>
        <w:t xml:space="preserve">Mutual respect and trust</w:t>
      </w:r>
    </w:p>
    <w:p>
      <w:pPr>
        <w:pStyle w:val="Compact"/>
        <w:numPr>
          <w:ilvl w:val="0"/>
          <w:numId w:val="1293"/>
        </w:numPr>
      </w:pPr>
      <w:r>
        <w:t xml:space="preserve">Clear expectations and goals</w:t>
      </w:r>
    </w:p>
    <w:p>
      <w:pPr>
        <w:pStyle w:val="Compact"/>
        <w:numPr>
          <w:ilvl w:val="0"/>
          <w:numId w:val="1293"/>
        </w:numPr>
      </w:pPr>
      <w:r>
        <w:t xml:space="preserve">Constructive feedback</w:t>
      </w:r>
    </w:p>
    <w:p>
      <w:pPr>
        <w:pStyle w:val="Compact"/>
        <w:numPr>
          <w:ilvl w:val="0"/>
          <w:numId w:val="1293"/>
        </w:numPr>
      </w:pPr>
      <w:r>
        <w:t xml:space="preserve">Support for both research and career development</w:t>
      </w:r>
    </w:p>
    <w:bookmarkEnd w:id="1023"/>
    <w:bookmarkStart w:id="102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4"/>
        </w:numPr>
      </w:pPr>
      <w:r>
        <w:t xml:space="preserve">Short-term and long-term career goals</w:t>
      </w:r>
    </w:p>
    <w:p>
      <w:pPr>
        <w:pStyle w:val="Compact"/>
        <w:numPr>
          <w:ilvl w:val="0"/>
          <w:numId w:val="1294"/>
        </w:numPr>
      </w:pPr>
      <w:r>
        <w:t xml:space="preserve">Skills to develop</w:t>
      </w:r>
    </w:p>
    <w:p>
      <w:pPr>
        <w:pStyle w:val="Compact"/>
        <w:numPr>
          <w:ilvl w:val="0"/>
          <w:numId w:val="1294"/>
        </w:numPr>
      </w:pPr>
      <w:r>
        <w:t xml:space="preserve">Training needs and opportunities</w:t>
      </w:r>
    </w:p>
    <w:p>
      <w:pPr>
        <w:pStyle w:val="Compact"/>
        <w:numPr>
          <w:ilvl w:val="0"/>
          <w:numId w:val="1294"/>
        </w:numPr>
      </w:pPr>
      <w:r>
        <w:t xml:space="preserve">Timeline and milestones</w:t>
      </w:r>
    </w:p>
    <w:p>
      <w:pPr>
        <w:pStyle w:val="Compact"/>
        <w:numPr>
          <w:ilvl w:val="0"/>
          <w:numId w:val="1294"/>
        </w:numPr>
      </w:pPr>
      <w:r>
        <w:t xml:space="preserve">Progress toward goals</w:t>
      </w:r>
    </w:p>
    <w:p>
      <w:pPr>
        <w:pStyle w:val="FirstParagraph"/>
      </w:pPr>
      <w:r>
        <w:t xml:space="preserve">Update your IDP at least annually and discuss it with your PI. Useful resources:</w:t>
      </w:r>
    </w:p>
    <w:p>
      <w:pPr>
        <w:pStyle w:val="Compact"/>
        <w:numPr>
          <w:ilvl w:val="0"/>
          <w:numId w:val="1295"/>
        </w:numPr>
      </w:pPr>
      <w:hyperlink r:id="rId1024">
        <w:r>
          <w:rPr>
            <w:rStyle w:val="Hyperlink"/>
          </w:rPr>
          <w:t xml:space="preserve">myIDP - Individual Development Plan tool</w:t>
        </w:r>
      </w:hyperlink>
    </w:p>
    <w:p>
      <w:pPr>
        <w:pStyle w:val="Compact"/>
        <w:numPr>
          <w:ilvl w:val="0"/>
          <w:numId w:val="1295"/>
        </w:numPr>
      </w:pPr>
      <w:hyperlink r:id="rId1025">
        <w:r>
          <w:rPr>
            <w:rStyle w:val="Hyperlink"/>
          </w:rPr>
          <w:t xml:space="preserve">NIH OITE Career Resources</w:t>
        </w:r>
      </w:hyperlink>
    </w:p>
    <w:bookmarkEnd w:id="1026"/>
    <w:bookmarkStart w:id="1030"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96"/>
        </w:numPr>
      </w:pPr>
      <w:r>
        <w:t xml:space="preserve">Discuss conference opportunities with PIs early</w:t>
      </w:r>
    </w:p>
    <w:p>
      <w:pPr>
        <w:pStyle w:val="Compact"/>
        <w:numPr>
          <w:ilvl w:val="0"/>
          <w:numId w:val="1296"/>
        </w:numPr>
      </w:pPr>
      <w:r>
        <w:t xml:space="preserve">Submit abstracts with PI approval</w:t>
      </w:r>
    </w:p>
    <w:p>
      <w:pPr>
        <w:pStyle w:val="Compact"/>
        <w:numPr>
          <w:ilvl w:val="0"/>
          <w:numId w:val="1296"/>
        </w:numPr>
      </w:pPr>
      <w:r>
        <w:t xml:space="preserve">Practice presentations in lab meeting before the conference</w:t>
      </w:r>
    </w:p>
    <w:p>
      <w:pPr>
        <w:pStyle w:val="Compact"/>
        <w:numPr>
          <w:ilvl w:val="0"/>
          <w:numId w:val="1296"/>
        </w:numPr>
      </w:pPr>
      <w:r>
        <w:t xml:space="preserve">Prioritize clear visuals over text-dense slides following our</w:t>
      </w:r>
      <w:r>
        <w:t xml:space="preserve"> </w:t>
      </w:r>
      <w:hyperlink r:id="rId1027">
        <w:r>
          <w:rPr>
            <w:rStyle w:val="Hyperlink"/>
          </w:rPr>
          <w:t xml:space="preserve">Show, Don’t Tell</w:t>
        </w:r>
      </w:hyperlink>
      <w:r>
        <w:t xml:space="preserve"> </w:t>
      </w:r>
      <w:r>
        <w:t xml:space="preserve">principle</w:t>
      </w:r>
    </w:p>
    <w:p>
      <w:pPr>
        <w:pStyle w:val="Compact"/>
        <w:numPr>
          <w:ilvl w:val="0"/>
          <w:numId w:val="129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97"/>
        </w:numPr>
      </w:pPr>
      <w:hyperlink r:id="rId1028">
        <w:r>
          <w:rPr>
            <w:rStyle w:val="Hyperlink"/>
          </w:rPr>
          <w:t xml:space="preserve">How to tell a compelling story in scientific presentations</w:t>
        </w:r>
      </w:hyperlink>
    </w:p>
    <w:p>
      <w:pPr>
        <w:pStyle w:val="Compact"/>
        <w:numPr>
          <w:ilvl w:val="0"/>
          <w:numId w:val="1297"/>
        </w:numPr>
      </w:pPr>
      <w:hyperlink r:id="rId1009">
        <w:r>
          <w:rPr>
            <w:rStyle w:val="Hyperlink"/>
          </w:rPr>
          <w:t xml:space="preserve">How to give a killer narratively-driven scientific talk</w:t>
        </w:r>
      </w:hyperlink>
    </w:p>
    <w:p>
      <w:pPr>
        <w:pStyle w:val="Compact"/>
        <w:numPr>
          <w:ilvl w:val="0"/>
          <w:numId w:val="1297"/>
        </w:numPr>
      </w:pPr>
      <w:hyperlink r:id="rId1029">
        <w:r>
          <w:rPr>
            <w:rStyle w:val="Hyperlink"/>
          </w:rPr>
          <w:t xml:space="preserve">How to make a better poster</w:t>
        </w:r>
      </w:hyperlink>
    </w:p>
    <w:p>
      <w:pPr>
        <w:pStyle w:val="Compact"/>
        <w:numPr>
          <w:ilvl w:val="0"/>
          <w:numId w:val="1297"/>
        </w:numPr>
      </w:pPr>
      <w:hyperlink r:id="rId1011">
        <w:r>
          <w:rPr>
            <w:rStyle w:val="Hyperlink"/>
          </w:rPr>
          <w:t xml:space="preserve">How to make an even better poster</w:t>
        </w:r>
      </w:hyperlink>
    </w:p>
    <w:bookmarkEnd w:id="1030"/>
    <w:bookmarkStart w:id="1034"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98"/>
        </w:numPr>
      </w:pPr>
      <w:r>
        <w:t xml:space="preserve">Label x-axis and y-axis clearly</w:t>
      </w:r>
    </w:p>
    <w:p>
      <w:pPr>
        <w:pStyle w:val="Compact"/>
        <w:numPr>
          <w:ilvl w:val="0"/>
          <w:numId w:val="1298"/>
        </w:numPr>
      </w:pPr>
      <w:r>
        <w:t xml:space="preserve">Use panel labels when including multiple subplots</w:t>
      </w:r>
    </w:p>
    <w:p>
      <w:pPr>
        <w:pStyle w:val="Compact"/>
        <w:numPr>
          <w:ilvl w:val="0"/>
          <w:numId w:val="1298"/>
        </w:numPr>
      </w:pPr>
      <w:r>
        <w:t xml:space="preserve">Include sufficient tick marks and labels</w:t>
      </w:r>
    </w:p>
    <w:p>
      <w:pPr>
        <w:pStyle w:val="Compact"/>
        <w:numPr>
          <w:ilvl w:val="0"/>
          <w:numId w:val="1298"/>
        </w:numPr>
      </w:pPr>
      <w:r>
        <w:t xml:space="preserve">Use appropriate font sizes (readable but not distracting)</w:t>
      </w:r>
    </w:p>
    <w:p>
      <w:pPr>
        <w:pStyle w:val="Compact"/>
        <w:numPr>
          <w:ilvl w:val="0"/>
          <w:numId w:val="1298"/>
        </w:numPr>
      </w:pPr>
      <w:r>
        <w:t xml:space="preserve">Use colorblind-friendly palettes (see</w:t>
      </w:r>
      <w:r>
        <w:t xml:space="preserve"> </w:t>
      </w:r>
      <w:hyperlink r:id="rId1031">
        <w:r>
          <w:rPr>
            <w:rStyle w:val="Hyperlink"/>
          </w:rPr>
          <w:t xml:space="preserve">ColorBrewer</w:t>
        </w:r>
      </w:hyperlink>
      <w:r>
        <w:t xml:space="preserve"> </w:t>
      </w:r>
      <w:r>
        <w:t xml:space="preserve">or</w:t>
      </w:r>
      <w:r>
        <w:t xml:space="preserve"> </w:t>
      </w:r>
      <w:hyperlink r:id="rId1032">
        <w:r>
          <w:rPr>
            <w:rStyle w:val="Hyperlink"/>
          </w:rPr>
          <w:t xml:space="preserve">iwanthue</w:t>
        </w:r>
      </w:hyperlink>
      <w:r>
        <w:t xml:space="preserve">)</w:t>
      </w:r>
    </w:p>
    <w:p>
      <w:pPr>
        <w:pStyle w:val="Compact"/>
        <w:numPr>
          <w:ilvl w:val="0"/>
          <w:numId w:val="1298"/>
        </w:numPr>
      </w:pPr>
      <w:r>
        <w:t xml:space="preserve">Define colors, shapes, and line types in legends</w:t>
      </w:r>
    </w:p>
    <w:p>
      <w:pPr>
        <w:pStyle w:val="Compact"/>
        <w:numPr>
          <w:ilvl w:val="0"/>
          <w:numId w:val="1298"/>
        </w:numPr>
      </w:pPr>
      <w:r>
        <w:t xml:space="preserve">Minimize abbreviations in labels and legends</w:t>
      </w:r>
    </w:p>
    <w:p>
      <w:pPr>
        <w:pStyle w:val="Compact"/>
        <w:numPr>
          <w:ilvl w:val="0"/>
          <w:numId w:val="1298"/>
        </w:numPr>
      </w:pPr>
      <w:r>
        <w:t xml:space="preserve">Use transparency to show overlapping data</w:t>
      </w:r>
    </w:p>
    <w:p>
      <w:pPr>
        <w:pStyle w:val="Compact"/>
        <w:numPr>
          <w:ilvl w:val="0"/>
          <w:numId w:val="1298"/>
        </w:numPr>
      </w:pPr>
      <w:r>
        <w:t xml:space="preserve">Show measures of precision (e.g., 95% confidence intervals)</w:t>
      </w:r>
    </w:p>
    <w:p>
      <w:pPr>
        <w:pStyle w:val="FirstParagraph"/>
      </w:pPr>
      <w:r>
        <w:rPr>
          <w:b/>
          <w:bCs/>
        </w:rPr>
        <w:t xml:space="preserve">Resources:</w:t>
      </w:r>
    </w:p>
    <w:p>
      <w:pPr>
        <w:pStyle w:val="Compact"/>
        <w:numPr>
          <w:ilvl w:val="0"/>
          <w:numId w:val="1299"/>
        </w:numPr>
      </w:pPr>
      <w:hyperlink r:id="rId1033">
        <w:r>
          <w:rPr>
            <w:rStyle w:val="Hyperlink"/>
          </w:rPr>
          <w:t xml:space="preserve">Ten Simple Rules for Better Figures</w:t>
        </w:r>
      </w:hyperlink>
    </w:p>
    <w:bookmarkEnd w:id="1034"/>
    <w:bookmarkStart w:id="1036" w:name="grant-writing"/>
    <w:p>
      <w:pPr>
        <w:pStyle w:val="Heading2"/>
      </w:pPr>
      <w:r>
        <w:t xml:space="preserve">22.5 Grant Writing</w:t>
      </w:r>
    </w:p>
    <w:p>
      <w:pPr>
        <w:pStyle w:val="Compact"/>
        <w:numPr>
          <w:ilvl w:val="0"/>
          <w:numId w:val="1300"/>
        </w:numPr>
      </w:pPr>
      <w:r>
        <w:t xml:space="preserve">Graduate students and postdocs are encouraged to apply for fellowships (e.g., NIH F31, NSF GRFP, K awards)</w:t>
      </w:r>
    </w:p>
    <w:p>
      <w:pPr>
        <w:pStyle w:val="Compact"/>
        <w:numPr>
          <w:ilvl w:val="0"/>
          <w:numId w:val="1300"/>
        </w:numPr>
      </w:pPr>
      <w:r>
        <w:t xml:space="preserve">PIs will support fellowship applications with feedback, letters of support, and mentoring</w:t>
      </w:r>
    </w:p>
    <w:p>
      <w:pPr>
        <w:pStyle w:val="Compact"/>
        <w:numPr>
          <w:ilvl w:val="0"/>
          <w:numId w:val="1300"/>
        </w:numPr>
      </w:pPr>
      <w:r>
        <w:t xml:space="preserve">Start planning fellowship applications well in advance of deadlines (typically 3-6 months)</w:t>
      </w:r>
    </w:p>
    <w:p>
      <w:pPr>
        <w:pStyle w:val="Compact"/>
        <w:numPr>
          <w:ilvl w:val="0"/>
          <w:numId w:val="1300"/>
        </w:numPr>
      </w:pPr>
      <w:r>
        <w:t xml:space="preserve">Attend grant writing workshops and seek feedback from multiple sources</w:t>
      </w:r>
    </w:p>
    <w:p>
      <w:pPr>
        <w:pStyle w:val="FirstParagraph"/>
      </w:pPr>
      <w:r>
        <w:rPr>
          <w:b/>
          <w:bCs/>
        </w:rPr>
        <w:t xml:space="preserve">Resources:</w:t>
      </w:r>
    </w:p>
    <w:p>
      <w:pPr>
        <w:pStyle w:val="Compact"/>
        <w:numPr>
          <w:ilvl w:val="0"/>
          <w:numId w:val="1301"/>
        </w:numPr>
      </w:pPr>
      <w:hyperlink r:id="rId1016">
        <w:r>
          <w:rPr>
            <w:rStyle w:val="Hyperlink"/>
          </w:rPr>
          <w:t xml:space="preserve">Building Your Funding Train</w:t>
        </w:r>
      </w:hyperlink>
    </w:p>
    <w:p>
      <w:pPr>
        <w:pStyle w:val="Compact"/>
        <w:numPr>
          <w:ilvl w:val="0"/>
          <w:numId w:val="1301"/>
        </w:numPr>
      </w:pPr>
      <w:hyperlink r:id="rId1035">
        <w:r>
          <w:rPr>
            <w:rStyle w:val="Hyperlink"/>
          </w:rPr>
          <w:t xml:space="preserve">NIH Funding Opportunities</w:t>
        </w:r>
      </w:hyperlink>
    </w:p>
    <w:p>
      <w:pPr>
        <w:pStyle w:val="Compact"/>
        <w:numPr>
          <w:ilvl w:val="0"/>
          <w:numId w:val="1301"/>
        </w:numPr>
      </w:pPr>
      <w:hyperlink r:id="rId1017">
        <w:r>
          <w:rPr>
            <w:rStyle w:val="Hyperlink"/>
          </w:rPr>
          <w:t xml:space="preserve">NIH Grant Writing Resources</w:t>
        </w:r>
      </w:hyperlink>
    </w:p>
    <w:bookmarkEnd w:id="1036"/>
    <w:bookmarkStart w:id="1047"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37"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2"/>
        </w:numPr>
      </w:pPr>
      <w:r>
        <w:t xml:space="preserve">Understand the typical scope and depth expected</w:t>
      </w:r>
    </w:p>
    <w:p>
      <w:pPr>
        <w:pStyle w:val="Compact"/>
        <w:numPr>
          <w:ilvl w:val="0"/>
          <w:numId w:val="1302"/>
        </w:numPr>
      </w:pPr>
      <w:r>
        <w:t xml:space="preserve">See different approaches to structure and presentation</w:t>
      </w:r>
    </w:p>
    <w:p>
      <w:pPr>
        <w:pStyle w:val="Compact"/>
        <w:numPr>
          <w:ilvl w:val="0"/>
          <w:numId w:val="1302"/>
        </w:numPr>
      </w:pPr>
      <w:r>
        <w:t xml:space="preserve">Calibrate your expectations based on successful examples</w:t>
      </w:r>
    </w:p>
    <w:p>
      <w:pPr>
        <w:pStyle w:val="Compact"/>
        <w:numPr>
          <w:ilvl w:val="0"/>
          <w:numId w:val="130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37"/>
    <w:bookmarkStart w:id="1038"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3"/>
        </w:numPr>
      </w:pPr>
      <w:r>
        <w:t xml:space="preserve">Independent research capability</w:t>
      </w:r>
    </w:p>
    <w:p>
      <w:pPr>
        <w:pStyle w:val="Compact"/>
        <w:numPr>
          <w:ilvl w:val="0"/>
          <w:numId w:val="1303"/>
        </w:numPr>
      </w:pPr>
      <w:r>
        <w:t xml:space="preserve">Ability to communicate findings effectively</w:t>
      </w:r>
    </w:p>
    <w:p>
      <w:pPr>
        <w:pStyle w:val="Compact"/>
        <w:numPr>
          <w:ilvl w:val="0"/>
          <w:numId w:val="1303"/>
        </w:numPr>
      </w:pPr>
      <w:r>
        <w:t xml:space="preserve">Contribution to the scientific literature</w:t>
      </w:r>
    </w:p>
    <w:p>
      <w:pPr>
        <w:pStyle w:val="Compact"/>
        <w:numPr>
          <w:ilvl w:val="0"/>
          <w:numId w:val="1303"/>
        </w:numPr>
      </w:pPr>
      <w:r>
        <w:t xml:space="preserve">Readiness for an academic or research career</w:t>
      </w:r>
    </w:p>
    <w:bookmarkEnd w:id="1038"/>
    <w:bookmarkStart w:id="1039"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39"/>
    <w:bookmarkStart w:id="1043"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4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41">
        <w:r>
          <w:rPr>
            <w:rStyle w:val="Hyperlink"/>
          </w:rPr>
          <w:t xml:space="preserve">PhD</w:t>
        </w:r>
      </w:hyperlink>
      <w:r>
        <w:t xml:space="preserve">,</w:t>
      </w:r>
      <w:r>
        <w:t xml:space="preserve"> </w:t>
      </w:r>
      <w:r>
        <w:t xml:space="preserve">is a spiritual successor to an apprentice’s</w:t>
      </w:r>
      <w:r>
        <w:t xml:space="preserve"> </w:t>
      </w:r>
      <w:hyperlink r:id="rId104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4"/>
        </w:numPr>
      </w:pPr>
      <w:r>
        <w:t xml:space="preserve">The dissertation proves you can conduct rigorous research</w:t>
      </w:r>
    </w:p>
    <w:p>
      <w:pPr>
        <w:pStyle w:val="Compact"/>
        <w:numPr>
          <w:ilvl w:val="0"/>
          <w:numId w:val="1304"/>
        </w:numPr>
      </w:pPr>
      <w:r>
        <w:t xml:space="preserve">It doesn’t need to solve every problem in your field</w:t>
      </w:r>
    </w:p>
    <w:p>
      <w:pPr>
        <w:pStyle w:val="Compact"/>
        <w:numPr>
          <w:ilvl w:val="0"/>
          <w:numId w:val="1304"/>
        </w:numPr>
      </w:pPr>
      <w:r>
        <w:t xml:space="preserve">It doesn’t need to be flawless</w:t>
      </w:r>
    </w:p>
    <w:p>
      <w:pPr>
        <w:pStyle w:val="Compact"/>
        <w:numPr>
          <w:ilvl w:val="0"/>
          <w:numId w:val="1304"/>
        </w:numPr>
      </w:pPr>
      <w:r>
        <w:t xml:space="preserve">It doesn’t need to be all-encompassing</w:t>
      </w:r>
    </w:p>
    <w:p>
      <w:pPr>
        <w:pStyle w:val="Compact"/>
        <w:numPr>
          <w:ilvl w:val="0"/>
          <w:numId w:val="1304"/>
        </w:numPr>
      </w:pPr>
      <w:r>
        <w:t xml:space="preserve">It just needs to constitute incremental progress in your field</w:t>
      </w:r>
    </w:p>
    <w:bookmarkEnd w:id="1043"/>
    <w:bookmarkStart w:id="1044"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5"/>
        </w:numPr>
      </w:pPr>
      <w:r>
        <w:t xml:space="preserve">Done is better than perfect when it comes to dissertations</w:t>
      </w:r>
    </w:p>
    <w:p>
      <w:pPr>
        <w:pStyle w:val="Compact"/>
        <w:numPr>
          <w:ilvl w:val="0"/>
          <w:numId w:val="1305"/>
        </w:numPr>
      </w:pPr>
      <w:r>
        <w:t xml:space="preserve">You’ll have your entire career to refine and expand on these ideas</w:t>
      </w:r>
    </w:p>
    <w:p>
      <w:pPr>
        <w:pStyle w:val="Compact"/>
        <w:numPr>
          <w:ilvl w:val="0"/>
          <w:numId w:val="1305"/>
        </w:numPr>
      </w:pPr>
      <w:r>
        <w:t xml:space="preserve">The goal is to finish and move forward,</w:t>
      </w:r>
      <w:r>
        <w:t xml:space="preserve"> </w:t>
      </w:r>
      <w:r>
        <w:t xml:space="preserve">not to write the definitive work on your topic</w:t>
      </w:r>
    </w:p>
    <w:p>
      <w:pPr>
        <w:pStyle w:val="Compact"/>
        <w:numPr>
          <w:ilvl w:val="0"/>
          <w:numId w:val="130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44"/>
    <w:bookmarkStart w:id="1046" w:name="resources-3"/>
    <w:p>
      <w:pPr>
        <w:pStyle w:val="Heading3"/>
      </w:pPr>
      <w:r>
        <w:t xml:space="preserve">22.6.6 Resources</w:t>
      </w:r>
    </w:p>
    <w:p>
      <w:pPr>
        <w:pStyle w:val="FirstParagraph"/>
      </w:pPr>
      <w:r>
        <w:rPr>
          <w:b/>
          <w:bCs/>
        </w:rPr>
        <w:t xml:space="preserve">Dissertation writing tools:</w:t>
      </w:r>
    </w:p>
    <w:p>
      <w:pPr>
        <w:pStyle w:val="Compact"/>
        <w:numPr>
          <w:ilvl w:val="0"/>
          <w:numId w:val="1306"/>
        </w:numPr>
      </w:pPr>
      <w:hyperlink r:id="rId1045">
        <w:r>
          <w:rPr>
            <w:rStyle w:val="Hyperlink"/>
          </w:rPr>
          <w:t xml:space="preserve">quarto-thesis</w:t>
        </w:r>
      </w:hyperlink>
      <w:r>
        <w:t xml:space="preserve"> </w:t>
      </w:r>
      <w:r>
        <w:t xml:space="preserve">- Quarto extension for creating masters or PhD theses with professional LaTeX formatting</w:t>
      </w:r>
    </w:p>
    <w:bookmarkEnd w:id="1046"/>
    <w:bookmarkEnd w:id="1047"/>
    <w:bookmarkStart w:id="1048"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07"/>
        </w:numPr>
      </w:pPr>
      <w:r>
        <w:t xml:space="preserve">Graduate students are encouraged to gain teaching experience</w:t>
      </w:r>
    </w:p>
    <w:p>
      <w:pPr>
        <w:pStyle w:val="Compact"/>
        <w:numPr>
          <w:ilvl w:val="0"/>
          <w:numId w:val="1307"/>
        </w:numPr>
      </w:pPr>
      <w:r>
        <w:t xml:space="preserve">We support science communication and outreach activities</w:t>
      </w:r>
    </w:p>
    <w:p>
      <w:pPr>
        <w:pStyle w:val="Compact"/>
        <w:numPr>
          <w:ilvl w:val="0"/>
          <w:numId w:val="1307"/>
        </w:numPr>
      </w:pPr>
      <w:r>
        <w:t xml:space="preserve">Discuss opportunities with PIs</w:t>
      </w:r>
    </w:p>
    <w:p>
      <w:pPr>
        <w:pStyle w:val="FirstParagraph"/>
      </w:pPr>
      <w:r>
        <w:t xml:space="preserve">The</w:t>
      </w:r>
      <w:r>
        <w:t xml:space="preserve"> </w:t>
      </w:r>
      <w:hyperlink r:id="rId87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78">
        <w:r>
          <w:rPr>
            <w:rStyle w:val="Hyperlink"/>
          </w:rPr>
          <w:t xml:space="preserve">workshop index</w:t>
        </w:r>
      </w:hyperlink>
      <w:r>
        <w:t xml:space="preserve"> </w:t>
      </w:r>
      <w:r>
        <w:t xml:space="preserve">provides a comprehensive catalog of available resources.</w:t>
      </w:r>
    </w:p>
    <w:bookmarkEnd w:id="1048"/>
    <w:bookmarkStart w:id="1049"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08"/>
        </w:numPr>
      </w:pPr>
      <w:r>
        <w:t xml:space="preserve">Attend seminars and departmental events</w:t>
      </w:r>
    </w:p>
    <w:p>
      <w:pPr>
        <w:pStyle w:val="Compact"/>
        <w:numPr>
          <w:ilvl w:val="0"/>
          <w:numId w:val="1308"/>
        </w:numPr>
      </w:pPr>
      <w:r>
        <w:t xml:space="preserve">Connect with researchers in your field</w:t>
      </w:r>
    </w:p>
    <w:p>
      <w:pPr>
        <w:pStyle w:val="Compact"/>
        <w:numPr>
          <w:ilvl w:val="0"/>
          <w:numId w:val="1308"/>
        </w:numPr>
      </w:pPr>
      <w:r>
        <w:t xml:space="preserve">Join professional societies</w:t>
      </w:r>
    </w:p>
    <w:p>
      <w:pPr>
        <w:pStyle w:val="Compact"/>
        <w:numPr>
          <w:ilvl w:val="0"/>
          <w:numId w:val="1308"/>
        </w:numPr>
      </w:pPr>
      <w:r>
        <w:t xml:space="preserve">Use professional social media platforms to share research and engage with the scientific community</w:t>
      </w:r>
    </w:p>
    <w:p>
      <w:r>
        <w:br w:type="page"/>
      </w:r>
    </w:p>
    <w:bookmarkEnd w:id="1049"/>
    <w:bookmarkEnd w:id="1050"/>
    <w:bookmarkStart w:id="1058" w:name="sec-writing"/>
    <w:p>
      <w:pPr>
        <w:pStyle w:val="Heading1"/>
      </w:pPr>
      <w:r>
        <w:t xml:space="preserve">23. Writing</w:t>
      </w:r>
    </w:p>
    <w:bookmarkStart w:id="105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09"/>
        </w:numPr>
      </w:pPr>
      <w:r>
        <w:t xml:space="preserve">Organize your thoughts and identify what you actually need to know</w:t>
      </w:r>
    </w:p>
    <w:p>
      <w:pPr>
        <w:pStyle w:val="Compact"/>
        <w:numPr>
          <w:ilvl w:val="0"/>
          <w:numId w:val="1309"/>
        </w:numPr>
      </w:pPr>
      <w:r>
        <w:t xml:space="preserve">Articulate the problem more precisely</w:t>
      </w:r>
    </w:p>
    <w:p>
      <w:pPr>
        <w:pStyle w:val="Compact"/>
        <w:numPr>
          <w:ilvl w:val="0"/>
          <w:numId w:val="130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51"/>
    <w:bookmarkStart w:id="105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5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0"/>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0"/>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0"/>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0"/>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53"/>
    <w:bookmarkStart w:id="105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1"/>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1"/>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1"/>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54"/>
    <w:bookmarkStart w:id="105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55" w:name="in-scientific-manuscripts-and-reports"/>
    <w:p>
      <w:pPr>
        <w:pStyle w:val="Heading3"/>
      </w:pPr>
      <w:r>
        <w:t xml:space="preserve">23.4.1 In scientific manuscripts and reports</w:t>
      </w:r>
    </w:p>
    <w:p>
      <w:pPr>
        <w:pStyle w:val="Compact"/>
        <w:numPr>
          <w:ilvl w:val="0"/>
          <w:numId w:val="1312"/>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2"/>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2"/>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55"/>
    <w:bookmarkStart w:id="1056" w:name="in-conference-and-lab-presentations"/>
    <w:p>
      <w:pPr>
        <w:pStyle w:val="Heading3"/>
      </w:pPr>
      <w:r>
        <w:t xml:space="preserve">23.4.2 In conference and lab presentations</w:t>
      </w:r>
    </w:p>
    <w:p>
      <w:pPr>
        <w:pStyle w:val="Compact"/>
        <w:numPr>
          <w:ilvl w:val="0"/>
          <w:numId w:val="1313"/>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3"/>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3"/>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56"/>
    <w:bookmarkEnd w:id="1057"/>
    <w:bookmarkEnd w:id="1058"/>
    <w:bookmarkStart w:id="1073" w:name="manuscript-preparation-and-publication"/>
    <w:p>
      <w:pPr>
        <w:pStyle w:val="Heading1"/>
      </w:pPr>
      <w:r>
        <w:t xml:space="preserve">24. Manuscript Preparation and Publication</w:t>
      </w:r>
    </w:p>
    <w:bookmarkStart w:id="105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4"/>
        </w:numPr>
      </w:pPr>
      <w:r>
        <w:rPr>
          <w:b/>
          <w:bCs/>
        </w:rPr>
        <w:t xml:space="preserve">Planning</w:t>
      </w:r>
      <w:r>
        <w:t xml:space="preserve">: Discuss target journals, outline, and timeline with PIs</w:t>
      </w:r>
    </w:p>
    <w:p>
      <w:pPr>
        <w:pStyle w:val="Compact"/>
        <w:numPr>
          <w:ilvl w:val="0"/>
          <w:numId w:val="1314"/>
        </w:numPr>
      </w:pPr>
      <w:r>
        <w:rPr>
          <w:b/>
          <w:bCs/>
        </w:rPr>
        <w:t xml:space="preserve">Drafting</w:t>
      </w:r>
      <w:r>
        <w:t xml:space="preserve">: Lead author prepares initial draft</w:t>
      </w:r>
    </w:p>
    <w:p>
      <w:pPr>
        <w:pStyle w:val="Compact"/>
        <w:numPr>
          <w:ilvl w:val="0"/>
          <w:numId w:val="1314"/>
        </w:numPr>
      </w:pPr>
      <w:r>
        <w:rPr>
          <w:b/>
          <w:bCs/>
        </w:rPr>
        <w:t xml:space="preserve">Internal review</w:t>
      </w:r>
      <w:r>
        <w:t xml:space="preserve">: Co-authors review and provide feedback</w:t>
      </w:r>
    </w:p>
    <w:p>
      <w:pPr>
        <w:pStyle w:val="Compact"/>
        <w:numPr>
          <w:ilvl w:val="0"/>
          <w:numId w:val="1314"/>
        </w:numPr>
      </w:pPr>
      <w:r>
        <w:rPr>
          <w:b/>
          <w:bCs/>
        </w:rPr>
        <w:t xml:space="preserve">Revision</w:t>
      </w:r>
      <w:r>
        <w:t xml:space="preserve">: Lead author incorporates feedback iteratively</w:t>
      </w:r>
    </w:p>
    <w:p>
      <w:pPr>
        <w:pStyle w:val="Compact"/>
        <w:numPr>
          <w:ilvl w:val="0"/>
          <w:numId w:val="1314"/>
        </w:numPr>
      </w:pPr>
      <w:r>
        <w:rPr>
          <w:b/>
          <w:bCs/>
        </w:rPr>
        <w:t xml:space="preserve">PI approval</w:t>
      </w:r>
      <w:r>
        <w:t xml:space="preserve">: Obtain final approval from PIs before submission</w:t>
      </w:r>
    </w:p>
    <w:p>
      <w:pPr>
        <w:pStyle w:val="Compact"/>
        <w:numPr>
          <w:ilvl w:val="0"/>
          <w:numId w:val="1314"/>
        </w:numPr>
      </w:pPr>
      <w:r>
        <w:rPr>
          <w:b/>
          <w:bCs/>
        </w:rPr>
        <w:t xml:space="preserve">Submission</w:t>
      </w:r>
      <w:r>
        <w:t xml:space="preserve">: Submit to journal</w:t>
      </w:r>
    </w:p>
    <w:p>
      <w:pPr>
        <w:pStyle w:val="Compact"/>
        <w:numPr>
          <w:ilvl w:val="0"/>
          <w:numId w:val="1314"/>
        </w:numPr>
      </w:pPr>
      <w:r>
        <w:rPr>
          <w:b/>
          <w:bCs/>
        </w:rPr>
        <w:t xml:space="preserve">Revisions</w:t>
      </w:r>
      <w:r>
        <w:t xml:space="preserve">: Lead author coordinates response to peer reviewers</w:t>
      </w:r>
    </w:p>
    <w:p>
      <w:pPr>
        <w:pStyle w:val="Compact"/>
        <w:numPr>
          <w:ilvl w:val="0"/>
          <w:numId w:val="1314"/>
        </w:numPr>
      </w:pPr>
      <w:r>
        <w:rPr>
          <w:b/>
          <w:bCs/>
        </w:rPr>
        <w:t xml:space="preserve">Publication</w:t>
      </w:r>
      <w:r>
        <w:t xml:space="preserve">: Celebrate and share!</w:t>
      </w:r>
    </w:p>
    <w:bookmarkEnd w:id="1059"/>
    <w:bookmarkStart w:id="106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6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61">
        <w:r>
          <w:rPr>
            <w:rStyle w:val="Hyperlink"/>
          </w:rPr>
          <w:t xml:space="preserve">implicature</w:t>
        </w:r>
      </w:hyperlink>
      <w:r>
        <w:t xml:space="preserve">.</w:t>
      </w:r>
    </w:p>
    <w:p>
      <w:pPr>
        <w:pStyle w:val="BodyText"/>
      </w:pPr>
      <w:r>
        <w:rPr>
          <w:b/>
          <w:bCs/>
        </w:rPr>
        <w:t xml:space="preserve">Additional tips:</w:t>
      </w:r>
    </w:p>
    <w:p>
      <w:pPr>
        <w:pStyle w:val="Compact"/>
        <w:numPr>
          <w:ilvl w:val="0"/>
          <w:numId w:val="1315"/>
        </w:numPr>
      </w:pPr>
      <w:r>
        <w:t xml:space="preserve">Always thank reviewers for their time and feedback</w:t>
      </w:r>
    </w:p>
    <w:p>
      <w:pPr>
        <w:pStyle w:val="Compact"/>
        <w:numPr>
          <w:ilvl w:val="0"/>
          <w:numId w:val="1315"/>
        </w:numPr>
      </w:pPr>
      <w:r>
        <w:t xml:space="preserve">Quote page numbers from the revised manuscript</w:t>
      </w:r>
    </w:p>
    <w:p>
      <w:pPr>
        <w:pStyle w:val="Compact"/>
        <w:numPr>
          <w:ilvl w:val="0"/>
          <w:numId w:val="1315"/>
        </w:numPr>
      </w:pPr>
      <w:r>
        <w:t xml:space="preserve">Use direct quotes from your revised text when possible</w:t>
      </w:r>
    </w:p>
    <w:p>
      <w:pPr>
        <w:pStyle w:val="Compact"/>
        <w:numPr>
          <w:ilvl w:val="0"/>
          <w:numId w:val="1315"/>
        </w:numPr>
      </w:pPr>
      <w:r>
        <w:t xml:space="preserve">Maintain a respectful and collaborative tone throughout</w:t>
      </w:r>
    </w:p>
    <w:p>
      <w:pPr>
        <w:pStyle w:val="Compact"/>
        <w:numPr>
          <w:ilvl w:val="0"/>
          <w:numId w:val="1315"/>
        </w:numPr>
      </w:pPr>
      <w:r>
        <w:t xml:space="preserve">If you make changes beyond what the reviewer requested, mention them briefly</w:t>
      </w:r>
    </w:p>
    <w:bookmarkEnd w:id="1062"/>
    <w:bookmarkStart w:id="1065" w:name="preprints-and-open-access"/>
    <w:p>
      <w:pPr>
        <w:pStyle w:val="Heading2"/>
      </w:pPr>
      <w:r>
        <w:t xml:space="preserve">24.3 Preprints and Open Access</w:t>
      </w:r>
    </w:p>
    <w:p>
      <w:pPr>
        <w:pStyle w:val="Compact"/>
        <w:numPr>
          <w:ilvl w:val="0"/>
          <w:numId w:val="1316"/>
        </w:numPr>
      </w:pPr>
      <w:r>
        <w:t xml:space="preserve">We encourage posting preprints prior to or during peer review on platforms like</w:t>
      </w:r>
      <w:r>
        <w:t xml:space="preserve"> </w:t>
      </w:r>
      <w:hyperlink r:id="rId1063">
        <w:r>
          <w:rPr>
            <w:rStyle w:val="Hyperlink"/>
          </w:rPr>
          <w:t xml:space="preserve">medRxiv</w:t>
        </w:r>
      </w:hyperlink>
      <w:r>
        <w:t xml:space="preserve"> </w:t>
      </w:r>
      <w:r>
        <w:t xml:space="preserve">or</w:t>
      </w:r>
      <w:r>
        <w:t xml:space="preserve"> </w:t>
      </w:r>
      <w:hyperlink r:id="rId1064">
        <w:r>
          <w:rPr>
            <w:rStyle w:val="Hyperlink"/>
          </w:rPr>
          <w:t xml:space="preserve">bioRxiv</w:t>
        </w:r>
      </w:hyperlink>
    </w:p>
    <w:p>
      <w:pPr>
        <w:pStyle w:val="Compact"/>
        <w:numPr>
          <w:ilvl w:val="0"/>
          <w:numId w:val="1316"/>
        </w:numPr>
      </w:pPr>
      <w:r>
        <w:t xml:space="preserve">Preprints allow rapid dissemination of findings and can be cited in grant applications</w:t>
      </w:r>
    </w:p>
    <w:p>
      <w:pPr>
        <w:pStyle w:val="Compact"/>
        <w:numPr>
          <w:ilvl w:val="0"/>
          <w:numId w:val="1316"/>
        </w:numPr>
      </w:pPr>
      <w:r>
        <w:t xml:space="preserve">We support publishing in open access journals when possible to maximize accessibility</w:t>
      </w:r>
    </w:p>
    <w:p>
      <w:pPr>
        <w:pStyle w:val="Compact"/>
        <w:numPr>
          <w:ilvl w:val="0"/>
          <w:numId w:val="131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63">
        <w:r>
          <w:rPr>
            <w:rStyle w:val="Hyperlink"/>
          </w:rPr>
          <w:t xml:space="preserve">medRxiv</w:t>
        </w:r>
      </w:hyperlink>
      <w:r>
        <w:t xml:space="preserve">.</w:t>
      </w:r>
    </w:p>
    <w:bookmarkEnd w:id="1065"/>
    <w:bookmarkStart w:id="106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17"/>
        </w:numPr>
      </w:pPr>
      <w:r>
        <w:t xml:space="preserve">CONSORT for randomized trials</w:t>
      </w:r>
    </w:p>
    <w:p>
      <w:pPr>
        <w:pStyle w:val="Compact"/>
        <w:numPr>
          <w:ilvl w:val="0"/>
          <w:numId w:val="1317"/>
        </w:numPr>
      </w:pPr>
      <w:r>
        <w:t xml:space="preserve">STROBE for observational studies</w:t>
      </w:r>
    </w:p>
    <w:p>
      <w:pPr>
        <w:pStyle w:val="Compact"/>
        <w:numPr>
          <w:ilvl w:val="0"/>
          <w:numId w:val="1317"/>
        </w:numPr>
      </w:pPr>
      <w:r>
        <w:t xml:space="preserve">PRISMA for systematic reviews</w:t>
      </w:r>
    </w:p>
    <w:p>
      <w:pPr>
        <w:pStyle w:val="Compact"/>
        <w:numPr>
          <w:ilvl w:val="0"/>
          <w:numId w:val="1317"/>
        </w:numPr>
      </w:pPr>
      <w:r>
        <w:t xml:space="preserve">Others as appropriate (see</w:t>
      </w:r>
      <w:r>
        <w:t xml:space="preserve"> </w:t>
      </w:r>
      <w:hyperlink r:id="rId46">
        <w:r>
          <w:rPr>
            <w:rStyle w:val="Hyperlink"/>
          </w:rPr>
          <w:t xml:space="preserve">EQUATOR Network</w:t>
        </w:r>
      </w:hyperlink>
      <w:r>
        <w:t xml:space="preserve">)</w:t>
      </w:r>
    </w:p>
    <w:bookmarkEnd w:id="1066"/>
    <w:bookmarkStart w:id="1067" w:name="manuscript-checklist-1"/>
    <w:p>
      <w:pPr>
        <w:pStyle w:val="Heading2"/>
      </w:pPr>
      <w:r>
        <w:t xml:space="preserve">24.5 Manuscript Checklist</w:t>
      </w:r>
    </w:p>
    <w:p>
      <w:pPr>
        <w:pStyle w:val="FirstParagraph"/>
      </w:pPr>
      <w:r>
        <w:t xml:space="preserve">Before submitting a manuscript:</w:t>
      </w:r>
    </w:p>
    <w:p>
      <w:pPr>
        <w:pStyle w:val="Compact"/>
        <w:numPr>
          <w:ilvl w:val="0"/>
          <w:numId w:val="1318"/>
        </w:numPr>
      </w:pPr>
      <w:r>
        <w:t xml:space="preserve">Completed relevant reporting checklist</w:t>
      </w:r>
    </w:p>
    <w:p>
      <w:pPr>
        <w:pStyle w:val="Compact"/>
        <w:numPr>
          <w:ilvl w:val="0"/>
          <w:numId w:val="1319"/>
        </w:numPr>
      </w:pPr>
      <w:r>
        <w:t xml:space="preserve">Results are reproducible (rerunning code replicates tables/figures exactly)</w:t>
      </w:r>
    </w:p>
    <w:p>
      <w:pPr>
        <w:pStyle w:val="Compact"/>
        <w:numPr>
          <w:ilvl w:val="0"/>
          <w:numId w:val="1320"/>
        </w:numPr>
      </w:pPr>
      <w:r>
        <w:t xml:space="preserve">Target journal selected</w:t>
      </w:r>
    </w:p>
    <w:p>
      <w:pPr>
        <w:pStyle w:val="Compact"/>
        <w:numPr>
          <w:ilvl w:val="0"/>
          <w:numId w:val="1321"/>
        </w:numPr>
      </w:pPr>
      <w:r>
        <w:t xml:space="preserve">Title is declarative and states findings clearly</w:t>
      </w:r>
    </w:p>
    <w:p>
      <w:pPr>
        <w:pStyle w:val="Compact"/>
        <w:numPr>
          <w:ilvl w:val="0"/>
          <w:numId w:val="1322"/>
        </w:numPr>
      </w:pPr>
      <w:r>
        <w:t xml:space="preserve">Word count meets journal requirements</w:t>
      </w:r>
    </w:p>
    <w:p>
      <w:pPr>
        <w:pStyle w:val="Compact"/>
        <w:numPr>
          <w:ilvl w:val="0"/>
          <w:numId w:val="1323"/>
        </w:numPr>
      </w:pPr>
      <w:r>
        <w:t xml:space="preserve">Manuscript follows journal formatting guidelines</w:t>
      </w:r>
    </w:p>
    <w:p>
      <w:pPr>
        <w:pStyle w:val="Compact"/>
        <w:numPr>
          <w:ilvl w:val="0"/>
          <w:numId w:val="1324"/>
        </w:numPr>
      </w:pPr>
      <w:r>
        <w:t xml:space="preserve">Consistent voice throughout (typically active voice)</w:t>
      </w:r>
    </w:p>
    <w:p>
      <w:pPr>
        <w:pStyle w:val="Compact"/>
        <w:numPr>
          <w:ilvl w:val="0"/>
          <w:numId w:val="1325"/>
        </w:numPr>
      </w:pPr>
      <w:r>
        <w:t xml:space="preserve">All figures and tables referenced in main text</w:t>
      </w:r>
    </w:p>
    <w:p>
      <w:pPr>
        <w:pStyle w:val="Compact"/>
        <w:numPr>
          <w:ilvl w:val="0"/>
          <w:numId w:val="1326"/>
        </w:numPr>
      </w:pPr>
      <w:r>
        <w:t xml:space="preserve">Captions for all figures and tables</w:t>
      </w:r>
    </w:p>
    <w:p>
      <w:pPr>
        <w:pStyle w:val="Compact"/>
        <w:numPr>
          <w:ilvl w:val="0"/>
          <w:numId w:val="1327"/>
        </w:numPr>
      </w:pPr>
      <w:r>
        <w:t xml:space="preserve">Tables/figures numbered by order of appearance</w:t>
      </w:r>
    </w:p>
    <w:p>
      <w:pPr>
        <w:pStyle w:val="Compact"/>
        <w:numPr>
          <w:ilvl w:val="0"/>
          <w:numId w:val="1328"/>
        </w:numPr>
      </w:pPr>
      <w:r>
        <w:t xml:space="preserve">Abbreviations defined at first use and used sparingly</w:t>
      </w:r>
    </w:p>
    <w:p>
      <w:pPr>
        <w:pStyle w:val="Compact"/>
        <w:numPr>
          <w:ilvl w:val="0"/>
          <w:numId w:val="132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Avoid directionless statements (specify direction of associations)</w:t>
      </w:r>
    </w:p>
    <w:p>
      <w:pPr>
        <w:pStyle w:val="Compact"/>
        <w:numPr>
          <w:ilvl w:val="0"/>
          <w:numId w:val="1331"/>
        </w:numPr>
      </w:pPr>
      <w:r>
        <w:t xml:space="preserve">Causal language only when supported by study design</w:t>
      </w:r>
    </w:p>
    <w:p>
      <w:pPr>
        <w:pStyle w:val="Compact"/>
        <w:numPr>
          <w:ilvl w:val="0"/>
          <w:numId w:val="133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3"/>
        </w:numPr>
      </w:pPr>
      <w:r>
        <w:t xml:space="preserve">Author contributions drafted using CRediT Taxonomy</w:t>
      </w:r>
    </w:p>
    <w:bookmarkEnd w:id="1067"/>
    <w:bookmarkStart w:id="107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6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6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70"/>
    <w:bookmarkStart w:id="107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5"/>
        </w:numPr>
      </w:pPr>
      <w:r>
        <w:rPr>
          <w:b/>
          <w:bCs/>
        </w:rPr>
        <w:t xml:space="preserve">Cite primary sources</w:t>
      </w:r>
      <w:r>
        <w:t xml:space="preserve"> </w:t>
      </w:r>
      <w:r>
        <w:t xml:space="preserve">for factual statements about established knowledge, methods, or findings</w:t>
      </w:r>
    </w:p>
    <w:p>
      <w:pPr>
        <w:pStyle w:val="Compact"/>
        <w:numPr>
          <w:ilvl w:val="0"/>
          <w:numId w:val="1335"/>
        </w:numPr>
      </w:pPr>
      <w:r>
        <w:rPr>
          <w:b/>
          <w:bCs/>
        </w:rPr>
        <w:t xml:space="preserve">Cite official documentation</w:t>
      </w:r>
      <w:r>
        <w:t xml:space="preserve"> </w:t>
      </w:r>
      <w:r>
        <w:t xml:space="preserve">when describing how software, tools, or systems work</w:t>
      </w:r>
    </w:p>
    <w:p>
      <w:pPr>
        <w:pStyle w:val="Compact"/>
        <w:numPr>
          <w:ilvl w:val="0"/>
          <w:numId w:val="133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36"/>
        </w:numPr>
      </w:pPr>
      <w:r>
        <w:rPr>
          <w:b/>
          <w:bCs/>
        </w:rPr>
        <w:t xml:space="preserve">Demonstrate directly</w:t>
      </w:r>
      <w:r>
        <w:t xml:space="preserve">: Show the behavior through experiments, data, or explicit examples</w:t>
      </w:r>
    </w:p>
    <w:p>
      <w:pPr>
        <w:pStyle w:val="Compact"/>
        <w:numPr>
          <w:ilvl w:val="0"/>
          <w:numId w:val="133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3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37"/>
        </w:numPr>
      </w:pPr>
      <w:r>
        <w:t xml:space="preserve">Builds reader trust and credibility</w:t>
      </w:r>
    </w:p>
    <w:p>
      <w:pPr>
        <w:pStyle w:val="Compact"/>
        <w:numPr>
          <w:ilvl w:val="0"/>
          <w:numId w:val="1337"/>
        </w:numPr>
      </w:pPr>
      <w:r>
        <w:t xml:space="preserve">Enables readers to verify information independently</w:t>
      </w:r>
    </w:p>
    <w:p>
      <w:pPr>
        <w:pStyle w:val="Compact"/>
        <w:numPr>
          <w:ilvl w:val="0"/>
          <w:numId w:val="1337"/>
        </w:numPr>
      </w:pPr>
      <w:r>
        <w:t xml:space="preserve">Maintains scientific rigor in all communications</w:t>
      </w:r>
    </w:p>
    <w:p>
      <w:pPr>
        <w:pStyle w:val="Compact"/>
        <w:numPr>
          <w:ilvl w:val="0"/>
          <w:numId w:val="133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7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72"/>
    <w:bookmarkEnd w:id="1073"/>
    <w:bookmarkStart w:id="1158" w:name="references"/>
    <w:p>
      <w:pPr>
        <w:pStyle w:val="Heading1"/>
      </w:pPr>
      <w:r>
        <w:t xml:space="preserve">References</w:t>
      </w:r>
    </w:p>
    <w:bookmarkStart w:id="1157" w:name="refs"/>
    <w:bookmarkStart w:id="107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74">
        <w:r>
          <w:rPr>
            <w:rStyle w:val="Hyperlink"/>
          </w:rPr>
          <w:t xml:space="preserve">https://doi.org/10.1371/journal.pgph.0002269</w:t>
        </w:r>
      </w:hyperlink>
      <w:r>
        <w:t xml:space="preserve">.</w:t>
      </w:r>
    </w:p>
    <w:bookmarkEnd w:id="1075"/>
    <w:bookmarkStart w:id="107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76">
        <w:r>
          <w:rPr>
            <w:rStyle w:val="Hyperlink"/>
          </w:rPr>
          <w:t xml:space="preserve">https://doi.org/10.1038/d41586-019-01431-z</w:t>
        </w:r>
      </w:hyperlink>
      <w:r>
        <w:t xml:space="preserve">.</w:t>
      </w:r>
    </w:p>
    <w:bookmarkEnd w:id="1077"/>
    <w:bookmarkStart w:id="107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8">
        <w:r>
          <w:rPr>
            <w:rStyle w:val="Hyperlink"/>
          </w:rPr>
          <w:t xml:space="preserve">https://jadebc.github.io/lab-manual/</w:t>
        </w:r>
      </w:hyperlink>
      <w:r>
        <w:t xml:space="preserve">.</w:t>
      </w:r>
    </w:p>
    <w:bookmarkEnd w:id="1079"/>
    <w:bookmarkStart w:id="108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80">
        <w:r>
          <w:rPr>
            <w:rStyle w:val="Hyperlink"/>
          </w:rPr>
          <w:t xml:space="preserve">https://happygitwithr.com/</w:t>
        </w:r>
      </w:hyperlink>
      <w:r>
        <w:t xml:space="preserve">.</w:t>
      </w:r>
    </w:p>
    <w:bookmarkEnd w:id="1081"/>
    <w:bookmarkStart w:id="108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82"/>
    <w:bookmarkStart w:id="108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83">
        <w:r>
          <w:rPr>
            <w:rStyle w:val="Hyperlink"/>
          </w:rPr>
          <w:t xml:space="preserve">https://doi.org/10.1038/s41467-020-19160-7</w:t>
        </w:r>
      </w:hyperlink>
      <w:r>
        <w:t xml:space="preserve">.</w:t>
      </w:r>
    </w:p>
    <w:bookmarkEnd w:id="1084"/>
    <w:bookmarkStart w:id="108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85">
        <w:r>
          <w:rPr>
            <w:rStyle w:val="Hyperlink"/>
          </w:rPr>
          <w:t xml:space="preserve">http://creativecommons.org/licenses/by-nc/4.0/</w:t>
        </w:r>
      </w:hyperlink>
      <w:r>
        <w:t xml:space="preserve">.</w:t>
      </w:r>
    </w:p>
    <w:bookmarkEnd w:id="1086"/>
    <w:bookmarkStart w:id="1088" w:name="ref-credit"/>
    <w:p>
      <w:pPr>
        <w:pStyle w:val="Bibliography"/>
      </w:pPr>
      <w:r>
        <w:t xml:space="preserve">“CRediT: Contributor Roles Taxonomy.”</w:t>
      </w:r>
      <w:r>
        <w:t xml:space="preserve"> </w:t>
      </w:r>
      <w:r>
        <w:t xml:space="preserve">n.d. PLOS ONE.</w:t>
      </w:r>
      <w:r>
        <w:t xml:space="preserve"> </w:t>
      </w:r>
      <w:hyperlink r:id="rId1087">
        <w:r>
          <w:rPr>
            <w:rStyle w:val="Hyperlink"/>
          </w:rPr>
          <w:t xml:space="preserve">https://journals.plos.org/plosone/s/authorship</w:t>
        </w:r>
      </w:hyperlink>
      <w:r>
        <w:t xml:space="preserve">.</w:t>
      </w:r>
    </w:p>
    <w:bookmarkEnd w:id="1088"/>
    <w:bookmarkStart w:id="1090" w:name="ref-dryad"/>
    <w:p>
      <w:pPr>
        <w:pStyle w:val="Bibliography"/>
      </w:pPr>
      <w:r>
        <w:t xml:space="preserve">“Dryad Digital Repository.”</w:t>
      </w:r>
      <w:r>
        <w:t xml:space="preserve"> </w:t>
      </w:r>
      <w:r>
        <w:t xml:space="preserve">n.d. Dryad.</w:t>
      </w:r>
      <w:r>
        <w:t xml:space="preserve"> </w:t>
      </w:r>
      <w:hyperlink r:id="rId1089">
        <w:r>
          <w:rPr>
            <w:rStyle w:val="Hyperlink"/>
          </w:rPr>
          <w:t xml:space="preserve">https://datadryad.org/</w:t>
        </w:r>
      </w:hyperlink>
      <w:r>
        <w:t xml:space="preserve">.</w:t>
      </w:r>
    </w:p>
    <w:bookmarkEnd w:id="1090"/>
    <w:bookmarkStart w:id="109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91"/>
    <w:bookmarkStart w:id="109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92">
        <w:r>
          <w:rPr>
            <w:rStyle w:val="Hyperlink"/>
          </w:rPr>
          <w:t xml:space="preserve">https://doi.org/10.1201/9781003029878</w:t>
        </w:r>
      </w:hyperlink>
      <w:r>
        <w:t xml:space="preserve">.</w:t>
      </w:r>
    </w:p>
    <w:bookmarkEnd w:id="1093"/>
    <w:bookmarkStart w:id="109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094"/>
    <w:bookmarkStart w:id="1096" w:name="ref-githubdesktop"/>
    <w:p>
      <w:pPr>
        <w:pStyle w:val="Bibliography"/>
      </w:pPr>
      <w:r>
        <w:t xml:space="preserve">“GitHub Desktop.”</w:t>
      </w:r>
      <w:r>
        <w:t xml:space="preserve"> </w:t>
      </w:r>
      <w:r>
        <w:t xml:space="preserve">n.d. GitHub.</w:t>
      </w:r>
      <w:r>
        <w:t xml:space="preserve"> </w:t>
      </w:r>
      <w:hyperlink r:id="rId1095">
        <w:r>
          <w:rPr>
            <w:rStyle w:val="Hyperlink"/>
          </w:rPr>
          <w:t xml:space="preserve">https://desktop.github.com/</w:t>
        </w:r>
      </w:hyperlink>
      <w:r>
        <w:t xml:space="preserve">.</w:t>
      </w:r>
    </w:p>
    <w:bookmarkEnd w:id="1096"/>
    <w:bookmarkStart w:id="1098" w:name="ref-plos_data"/>
    <w:p>
      <w:pPr>
        <w:pStyle w:val="Bibliography"/>
      </w:pPr>
      <w:r>
        <w:t xml:space="preserve">“How to Store and Manage Your Data.”</w:t>
      </w:r>
      <w:r>
        <w:t xml:space="preserve"> </w:t>
      </w:r>
      <w:r>
        <w:t xml:space="preserve">n.d. PLOS.</w:t>
      </w:r>
      <w:r>
        <w:t xml:space="preserve"> </w:t>
      </w:r>
      <w:hyperlink r:id="rId1097">
        <w:r>
          <w:rPr>
            <w:rStyle w:val="Hyperlink"/>
          </w:rPr>
          <w:t xml:space="preserve">https://plos.org/resource/how-to-store-and-manage-your-data/</w:t>
        </w:r>
      </w:hyperlink>
      <w:r>
        <w:t xml:space="preserve">.</w:t>
      </w:r>
    </w:p>
    <w:bookmarkEnd w:id="1098"/>
    <w:bookmarkStart w:id="109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099"/>
    <w:bookmarkStart w:id="110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00"/>
    <w:bookmarkStart w:id="110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01">
        <w:r>
          <w:rPr>
            <w:rStyle w:val="Hyperlink"/>
          </w:rPr>
          <w:t xml:space="preserve">https://mentors.fm/2019/08/13/think-and-write-with-leslie-lamport/</w:t>
        </w:r>
      </w:hyperlink>
      <w:r>
        <w:t xml:space="preserve">.</w:t>
      </w:r>
    </w:p>
    <w:bookmarkEnd w:id="1102"/>
    <w:bookmarkStart w:id="110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03"/>
    <w:bookmarkStart w:id="1104" w:name="ref-medRxiv"/>
    <w:p>
      <w:pPr>
        <w:pStyle w:val="Bibliography"/>
      </w:pPr>
      <w:r>
        <w:t xml:space="preserve">“medRxiv: The Preprint Server for Health Sciences.”</w:t>
      </w:r>
      <w:r>
        <w:t xml:space="preserve"> </w:t>
      </w:r>
      <w:r>
        <w:t xml:space="preserve">n.d. Cold Spring Harbor Laboratory.</w:t>
      </w:r>
      <w:r>
        <w:t xml:space="preserve"> </w:t>
      </w:r>
      <w:hyperlink r:id="rId1063">
        <w:r>
          <w:rPr>
            <w:rStyle w:val="Hyperlink"/>
          </w:rPr>
          <w:t xml:space="preserve">https://www.medrxiv.org/</w:t>
        </w:r>
      </w:hyperlink>
      <w:r>
        <w:t xml:space="preserve">.</w:t>
      </w:r>
    </w:p>
    <w:bookmarkEnd w:id="1104"/>
    <w:bookmarkStart w:id="110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05">
        <w:r>
          <w:rPr>
            <w:rStyle w:val="Hyperlink"/>
          </w:rPr>
          <w:t xml:space="preserve">https://doi.org/10.1038/467775a</w:t>
        </w:r>
      </w:hyperlink>
      <w:r>
        <w:t xml:space="preserve">.</w:t>
      </w:r>
    </w:p>
    <w:bookmarkEnd w:id="1106"/>
    <w:bookmarkStart w:id="110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07">
        <w:r>
          <w:rPr>
            <w:rStyle w:val="Hyperlink"/>
          </w:rPr>
          <w:t xml:space="preserve">https://doi.org/10.1038/s41562-016-0021</w:t>
        </w:r>
      </w:hyperlink>
      <w:r>
        <w:t xml:space="preserve">.</w:t>
      </w:r>
    </w:p>
    <w:bookmarkEnd w:id="1108"/>
    <w:bookmarkStart w:id="111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09">
        <w:r>
          <w:rPr>
            <w:rStyle w:val="Hyperlink"/>
          </w:rPr>
          <w:t xml:space="preserve">https://doi.org/10.1038/526182a</w:t>
        </w:r>
      </w:hyperlink>
      <w:r>
        <w:t xml:space="preserve">.</w:t>
      </w:r>
    </w:p>
    <w:bookmarkEnd w:id="1110"/>
    <w:bookmarkStart w:id="1112" w:name="ref-osf"/>
    <w:p>
      <w:pPr>
        <w:pStyle w:val="Bibliography"/>
      </w:pPr>
      <w:r>
        <w:t xml:space="preserve">“Open Science Framework.”</w:t>
      </w:r>
      <w:r>
        <w:t xml:space="preserve"> </w:t>
      </w:r>
      <w:r>
        <w:t xml:space="preserve">n.d. Center for Open Science.</w:t>
      </w:r>
      <w:r>
        <w:t xml:space="preserve"> </w:t>
      </w:r>
      <w:hyperlink r:id="rId1111">
        <w:r>
          <w:rPr>
            <w:rStyle w:val="Hyperlink"/>
          </w:rPr>
          <w:t xml:space="preserve">https://osf.io/</w:t>
        </w:r>
      </w:hyperlink>
      <w:r>
        <w:t xml:space="preserve">.</w:t>
      </w:r>
    </w:p>
    <w:bookmarkEnd w:id="1112"/>
    <w:bookmarkStart w:id="111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13"/>
    <w:bookmarkStart w:id="1115" w:name="ref-githubaccountarchive"/>
    <w:p>
      <w:pPr>
        <w:pStyle w:val="Bibliography"/>
      </w:pPr>
      <w:r>
        <w:t xml:space="preserve">“Requesting an Archive of Your Personal Account’s Data.”</w:t>
      </w:r>
      <w:r>
        <w:t xml:space="preserve"> </w:t>
      </w:r>
      <w:r>
        <w:t xml:space="preserve">n.d. GitHub.</w:t>
      </w:r>
      <w:r>
        <w:t xml:space="preserve"> </w:t>
      </w:r>
      <w:hyperlink r:id="rId1114">
        <w:r>
          <w:rPr>
            <w:rStyle w:val="Hyperlink"/>
          </w:rPr>
          <w:t xml:space="preserve">https://docs.github.com/en/get-started/archiving-your-github-personal-account-and-public-repositories/requesting-an-archive-of-your-personal-accounts-data</w:t>
        </w:r>
      </w:hyperlink>
      <w:r>
        <w:t xml:space="preserve">.</w:t>
      </w:r>
    </w:p>
    <w:bookmarkEnd w:id="1115"/>
    <w:bookmarkStart w:id="1117" w:name="ref-githuborgmigrations"/>
    <w:p>
      <w:pPr>
        <w:pStyle w:val="Bibliography"/>
      </w:pPr>
      <w:r>
        <w:t xml:space="preserve">“REST API Endpoints for Organization Migrations.”</w:t>
      </w:r>
      <w:r>
        <w:t xml:space="preserve"> </w:t>
      </w:r>
      <w:r>
        <w:t xml:space="preserve">n.d. GitHub.</w:t>
      </w:r>
      <w:r>
        <w:t xml:space="preserve"> </w:t>
      </w:r>
      <w:hyperlink r:id="rId1116">
        <w:r>
          <w:rPr>
            <w:rStyle w:val="Hyperlink"/>
          </w:rPr>
          <w:t xml:space="preserve">https://docs.github.com/en/rest/migrations/orgs</w:t>
        </w:r>
      </w:hyperlink>
      <w:r>
        <w:t xml:space="preserve">.</w:t>
      </w:r>
    </w:p>
    <w:bookmarkEnd w:id="1117"/>
    <w:bookmarkStart w:id="1119" w:name="ref-githubusermigrations"/>
    <w:p>
      <w:pPr>
        <w:pStyle w:val="Bibliography"/>
      </w:pPr>
      <w:r>
        <w:t xml:space="preserve">“REST API Endpoints for User Migrations.”</w:t>
      </w:r>
      <w:r>
        <w:t xml:space="preserve"> </w:t>
      </w:r>
      <w:r>
        <w:t xml:space="preserve">n.d. GitHub.</w:t>
      </w:r>
      <w:r>
        <w:t xml:space="preserve"> </w:t>
      </w:r>
      <w:hyperlink r:id="rId1118">
        <w:r>
          <w:rPr>
            <w:rStyle w:val="Hyperlink"/>
          </w:rPr>
          <w:t xml:space="preserve">https://docs.github.com/en/rest/migrations/users</w:t>
        </w:r>
      </w:hyperlink>
      <w:r>
        <w:t xml:space="preserve">.</w:t>
      </w:r>
    </w:p>
    <w:bookmarkEnd w:id="1119"/>
    <w:bookmarkStart w:id="1121" w:name="ref-gitfixum"/>
    <w:p>
      <w:pPr>
        <w:pStyle w:val="Bibliography"/>
      </w:pPr>
      <w:r>
        <w:t xml:space="preserve">Robertson, Seth. n.d.</w:t>
      </w:r>
      <w:r>
        <w:t xml:space="preserve"> </w:t>
      </w:r>
      <w:r>
        <w:t xml:space="preserve">“On Undoing, Fixing, or Removing Commits in Git.”</w:t>
      </w:r>
      <w:r>
        <w:t xml:space="preserve"> </w:t>
      </w:r>
      <w:hyperlink r:id="rId1120">
        <w:r>
          <w:rPr>
            <w:rStyle w:val="Hyperlink"/>
          </w:rPr>
          <w:t xml:space="preserve">https://sethrobertson.github.io/GitFixUm/fixup.html</w:t>
        </w:r>
      </w:hyperlink>
      <w:r>
        <w:t xml:space="preserve">.</w:t>
      </w:r>
    </w:p>
    <w:bookmarkEnd w:id="1121"/>
    <w:bookmarkStart w:id="112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22">
        <w:r>
          <w:rPr>
            <w:rStyle w:val="Hyperlink"/>
          </w:rPr>
          <w:t xml:space="preserve">https://doi.org/10.1371/journal.pcbi.1003833</w:t>
        </w:r>
      </w:hyperlink>
      <w:r>
        <w:t xml:space="preserve">.</w:t>
      </w:r>
    </w:p>
    <w:bookmarkEnd w:id="1123"/>
    <w:bookmarkStart w:id="112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24">
        <w:r>
          <w:rPr>
            <w:rStyle w:val="Hyperlink"/>
          </w:rPr>
          <w:t xml:space="preserve">https://doi.org/10.1038/d41586-019-02918-5</w:t>
        </w:r>
      </w:hyperlink>
      <w:r>
        <w:t xml:space="preserve">.</w:t>
      </w:r>
    </w:p>
    <w:bookmarkEnd w:id="1125"/>
    <w:bookmarkStart w:id="1127" w:name="ref-slurm-salloc"/>
    <w:p>
      <w:pPr>
        <w:pStyle w:val="Bibliography"/>
      </w:pPr>
      <w:r>
        <w:t xml:space="preserve">“Slurm Workload Manager: Salloc Documentation.”</w:t>
      </w:r>
      <w:r>
        <w:t xml:space="preserve"> </w:t>
      </w:r>
      <w:r>
        <w:t xml:space="preserve">n.d.-a. SchedMD.</w:t>
      </w:r>
      <w:r>
        <w:t xml:space="preserve"> </w:t>
      </w:r>
      <w:hyperlink r:id="rId1126">
        <w:r>
          <w:rPr>
            <w:rStyle w:val="Hyperlink"/>
          </w:rPr>
          <w:t xml:space="preserve">https://slurm.schedmd.com/salloc.html</w:t>
        </w:r>
      </w:hyperlink>
      <w:r>
        <w:t xml:space="preserve">.</w:t>
      </w:r>
    </w:p>
    <w:bookmarkEnd w:id="1127"/>
    <w:bookmarkStart w:id="1129" w:name="ref-slurm-sattach"/>
    <w:p>
      <w:pPr>
        <w:pStyle w:val="Bibliography"/>
      </w:pPr>
      <w:r>
        <w:t xml:space="preserve">“Slurm Workload Manager: Sattach Documentation.”</w:t>
      </w:r>
      <w:r>
        <w:t xml:space="preserve"> </w:t>
      </w:r>
      <w:r>
        <w:t xml:space="preserve">n.d.-b. SchedMD.</w:t>
      </w:r>
      <w:r>
        <w:t xml:space="preserve"> </w:t>
      </w:r>
      <w:hyperlink r:id="rId1128">
        <w:r>
          <w:rPr>
            <w:rStyle w:val="Hyperlink"/>
          </w:rPr>
          <w:t xml:space="preserve">https://slurm.schedmd.com/sattach.html</w:t>
        </w:r>
      </w:hyperlink>
      <w:r>
        <w:t xml:space="preserve">.</w:t>
      </w:r>
    </w:p>
    <w:bookmarkEnd w:id="1129"/>
    <w:bookmarkStart w:id="1131" w:name="ref-slurm"/>
    <w:p>
      <w:pPr>
        <w:pStyle w:val="Bibliography"/>
      </w:pPr>
      <w:r>
        <w:t xml:space="preserve">“Slurm Workload Manager: Sbatch Documentation.”</w:t>
      </w:r>
      <w:r>
        <w:t xml:space="preserve"> </w:t>
      </w:r>
      <w:r>
        <w:t xml:space="preserve">n.d.-c. SchedMD.</w:t>
      </w:r>
      <w:r>
        <w:t xml:space="preserve"> </w:t>
      </w:r>
      <w:hyperlink r:id="rId1130">
        <w:r>
          <w:rPr>
            <w:rStyle w:val="Hyperlink"/>
          </w:rPr>
          <w:t xml:space="preserve">https://slurm.schedmd.com/sbatch.html</w:t>
        </w:r>
      </w:hyperlink>
      <w:r>
        <w:t xml:space="preserve">.</w:t>
      </w:r>
    </w:p>
    <w:bookmarkEnd w:id="1131"/>
    <w:bookmarkStart w:id="1133" w:name="ref-slurm-squeue"/>
    <w:p>
      <w:pPr>
        <w:pStyle w:val="Bibliography"/>
      </w:pPr>
      <w:r>
        <w:t xml:space="preserve">“Slurm Workload Manager: Squeue Documentation.”</w:t>
      </w:r>
      <w:r>
        <w:t xml:space="preserve"> </w:t>
      </w:r>
      <w:r>
        <w:t xml:space="preserve">n.d.-d. SchedMD.</w:t>
      </w:r>
      <w:r>
        <w:t xml:space="preserve"> </w:t>
      </w:r>
      <w:hyperlink r:id="rId1132">
        <w:r>
          <w:rPr>
            <w:rStyle w:val="Hyperlink"/>
          </w:rPr>
          <w:t xml:space="preserve">https://slurm.schedmd.com/squeue.html</w:t>
        </w:r>
      </w:hyperlink>
      <w:r>
        <w:t xml:space="preserve">.</w:t>
      </w:r>
    </w:p>
    <w:bookmarkEnd w:id="1133"/>
    <w:bookmarkStart w:id="1135" w:name="ref-slurm-srun"/>
    <w:p>
      <w:pPr>
        <w:pStyle w:val="Bibliography"/>
      </w:pPr>
      <w:r>
        <w:t xml:space="preserve">“Slurm Workload Manager: Srun Documentation.”</w:t>
      </w:r>
      <w:r>
        <w:t xml:space="preserve"> </w:t>
      </w:r>
      <w:r>
        <w:t xml:space="preserve">n.d.-e. SchedMD.</w:t>
      </w:r>
      <w:r>
        <w:t xml:space="preserve"> </w:t>
      </w:r>
      <w:hyperlink r:id="rId1134">
        <w:r>
          <w:rPr>
            <w:rStyle w:val="Hyperlink"/>
          </w:rPr>
          <w:t xml:space="preserve">https://slurm.schedmd.com/srun.html</w:t>
        </w:r>
      </w:hyperlink>
      <w:r>
        <w:t xml:space="preserve">.</w:t>
      </w:r>
    </w:p>
    <w:bookmarkEnd w:id="1135"/>
    <w:bookmarkStart w:id="1137" w:name="ref-openssh-ssh-config"/>
    <w:p>
      <w:pPr>
        <w:pStyle w:val="Bibliography"/>
      </w:pPr>
      <w:r>
        <w:t xml:space="preserve">“Ssh_config(5) Manual Page.”</w:t>
      </w:r>
      <w:r>
        <w:t xml:space="preserve"> </w:t>
      </w:r>
      <w:r>
        <w:t xml:space="preserve">n.d. OpenBSD.</w:t>
      </w:r>
      <w:r>
        <w:t xml:space="preserve"> </w:t>
      </w:r>
      <w:hyperlink r:id="rId1136">
        <w:r>
          <w:rPr>
            <w:rStyle w:val="Hyperlink"/>
          </w:rPr>
          <w:t xml:space="preserve">https://man.openbsd.org/ssh_config</w:t>
        </w:r>
      </w:hyperlink>
      <w:r>
        <w:t xml:space="preserve">.</w:t>
      </w:r>
    </w:p>
    <w:bookmarkEnd w:id="1137"/>
    <w:bookmarkStart w:id="1139" w:name="ref-openssh-ssh-config-debian"/>
    <w:p>
      <w:pPr>
        <w:pStyle w:val="Bibliography"/>
      </w:pPr>
      <w:r>
        <w:t xml:space="preserve">“Ssh_config(5) Manual Page, Debian Edition.”</w:t>
      </w:r>
      <w:r>
        <w:t xml:space="preserve"> </w:t>
      </w:r>
      <w:r>
        <w:t xml:space="preserve">n.d. Debian Project.</w:t>
      </w:r>
      <w:r>
        <w:t xml:space="preserve"> </w:t>
      </w:r>
      <w:hyperlink r:id="rId1138">
        <w:r>
          <w:rPr>
            <w:rStyle w:val="Hyperlink"/>
          </w:rPr>
          <w:t xml:space="preserve">https://manpages.debian.org/stable/openssh-client/ssh_config.5.en.html</w:t>
        </w:r>
      </w:hyperlink>
      <w:r>
        <w:t xml:space="preserve">.</w:t>
      </w:r>
    </w:p>
    <w:bookmarkEnd w:id="1139"/>
    <w:bookmarkStart w:id="114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40">
        <w:r>
          <w:rPr>
            <w:rStyle w:val="Hyperlink"/>
          </w:rPr>
          <w:t xml:space="preserve">https://doi.org/10.1038/d41586-019-00067-3</w:t>
        </w:r>
      </w:hyperlink>
      <w:r>
        <w:t xml:space="preserve">.</w:t>
      </w:r>
    </w:p>
    <w:bookmarkEnd w:id="1141"/>
    <w:bookmarkStart w:id="114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4">
        <w:r>
          <w:rPr>
            <w:rStyle w:val="Hyperlink"/>
          </w:rPr>
          <w:t xml:space="preserve">https://code-review.tidyverse.org/</w:t>
        </w:r>
      </w:hyperlink>
      <w:r>
        <w:t xml:space="preserve">.</w:t>
      </w:r>
    </w:p>
    <w:bookmarkEnd w:id="1142"/>
    <w:bookmarkStart w:id="114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43">
        <w:r>
          <w:rPr>
            <w:rStyle w:val="Hyperlink"/>
          </w:rPr>
          <w:t xml:space="preserve">https://doi.org/10.1038/d41586-021-03603-2</w:t>
        </w:r>
      </w:hyperlink>
      <w:r>
        <w:t xml:space="preserve">.</w:t>
      </w:r>
    </w:p>
    <w:bookmarkEnd w:id="1144"/>
    <w:bookmarkStart w:id="114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45">
        <w:r>
          <w:rPr>
            <w:rStyle w:val="Hyperlink"/>
          </w:rPr>
          <w:t xml:space="preserve">https://doi.org/10.1201/9781351201315</w:t>
        </w:r>
      </w:hyperlink>
      <w:r>
        <w:t xml:space="preserve">.</w:t>
      </w:r>
    </w:p>
    <w:bookmarkEnd w:id="1146"/>
    <w:bookmarkStart w:id="114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47">
        <w:r>
          <w:rPr>
            <w:rStyle w:val="Hyperlink"/>
          </w:rPr>
          <w:t xml:space="preserve">https://mastering-shiny.org/</w:t>
        </w:r>
      </w:hyperlink>
      <w:r>
        <w:t xml:space="preserve">.</w:t>
      </w:r>
    </w:p>
    <w:bookmarkEnd w:id="1148"/>
    <w:bookmarkStart w:id="114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49"/>
    <w:bookmarkStart w:id="115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50">
        <w:r>
          <w:rPr>
            <w:rStyle w:val="Hyperlink"/>
          </w:rPr>
          <w:t xml:space="preserve">https://design.tidyverse.org/</w:t>
        </w:r>
      </w:hyperlink>
      <w:r>
        <w:t xml:space="preserve">.</w:t>
      </w:r>
    </w:p>
    <w:bookmarkEnd w:id="1151"/>
    <w:bookmarkStart w:id="115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52">
        <w:r>
          <w:rPr>
            <w:rStyle w:val="Hyperlink"/>
          </w:rPr>
          <w:t xml:space="preserve">https://r-pkgs.org/</w:t>
        </w:r>
      </w:hyperlink>
      <w:r>
        <w:t xml:space="preserve">.</w:t>
      </w:r>
    </w:p>
    <w:bookmarkEnd w:id="1153"/>
    <w:bookmarkStart w:id="115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54">
        <w:r>
          <w:rPr>
            <w:rStyle w:val="Hyperlink"/>
          </w:rPr>
          <w:t xml:space="preserve">https://r4ds.hadley.nz/</w:t>
        </w:r>
      </w:hyperlink>
      <w:r>
        <w:t xml:space="preserve">.</w:t>
      </w:r>
    </w:p>
    <w:bookmarkEnd w:id="1155"/>
    <w:bookmarkStart w:id="115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56"/>
    <w:bookmarkEnd w:id="1157"/>
    <w:p>
      <w:r>
        <w:br w:type="page"/>
      </w:r>
    </w:p>
    <w:bookmarkEnd w:id="1158"/>
    <w:bookmarkStart w:id="116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59">
        <w:r>
          <w:rPr>
            <w:rStyle w:val="Hyperlink"/>
          </w:rPr>
          <w:t xml:space="preserve">https://ucd-serg.github.io/lab-manual/appendix-copilot-instructions.html</w:t>
        </w:r>
      </w:hyperlink>
    </w:p>
    <w:p>
      <w:r>
        <w:br w:type="page"/>
      </w:r>
    </w:p>
    <w:bookmarkEnd w:id="1160"/>
    <w:bookmarkStart w:id="116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61">
        <w:r>
          <w:rPr>
            <w:rStyle w:val="Hyperlink"/>
          </w:rPr>
          <w:t xml:space="preserve">https://ucd-serg.github.io/lab-manual/appendix-copilot-setup-steps.html</w:t>
        </w:r>
      </w:hyperlink>
    </w:p>
    <w:p>
      <w:r>
        <w:br w:type="page"/>
      </w:r>
    </w:p>
    <w:bookmarkEnd w:id="1162"/>
    <w:bookmarkStart w:id="116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38"/>
        </w:numPr>
      </w:pPr>
      <w:ins w:id="3230" w:author="PR Preview" w:date="2024-01-01T00:00:00Z">
        <w:r>
          <w:rPr>
            <w:b/>
            <w:bCs/>
          </w:rPr>
          <w:t xml:space="preserve">Branch:</w:t>
        </w:r>
      </w:ins>
      <w:ins w:id="3230" w:author="PR Preview" w:date="2024-01-01T00:00:00Z">
        <w:r>
          <w:t xml:space="preserve"> </w:t>
        </w:r>
      </w:ins>
      <w:ins w:id="3230" w:author="PR Preview" w:date="2024-01-01T00:00:00Z">
        <w:r>
          <w:t xml:space="preserve">HEAD</w:t>
        </w:r>
      </w:ins>
    </w:p>
    <w:p>
      <w:pPr>
        <w:pStyle w:val="Compact"/>
        <w:numPr>
          <w:ilvl w:val="0"/>
          <w:numId w:val="1338"/>
        </w:numPr>
      </w:pPr>
      <w:ins w:id="3231" w:author="PR Preview" w:date="2024-01-01T00:00:00Z">
        <w:r>
          <w:rPr>
            <w:b/>
            <w:bCs/>
          </w:rPr>
          <w:t xml:space="preserve">Commit:</w:t>
        </w:r>
      </w:ins>
      <w:ins w:id="3231" w:author="PR Preview" w:date="2024-01-01T00:00:00Z">
        <w:r>
          <w:t xml:space="preserve"> </w:t>
        </w:r>
      </w:ins>
      <w:ins w:id="3231" w:author="PR Preview" w:date="2024-01-01T00:00:00Z">
        <w:r>
          <w:t xml:space="preserve">00d3470</w:t>
        </w:r>
      </w:ins>
    </w:p>
    <w:p>
      <w:pPr>
        <w:pStyle w:val="Compact"/>
        <w:numPr>
          <w:ilvl w:val="0"/>
          <w:numId w:val="1338"/>
        </w:numPr>
      </w:pPr>
      <w:ins w:id="3232" w:author="PR Preview" w:date="2024-01-01T00:00:00Z">
        <w:r>
          <w:rPr>
            <w:b/>
            <w:bCs/>
          </w:rPr>
          <w:t xml:space="preserve">Full commit hash:</w:t>
        </w:r>
      </w:ins>
      <w:ins w:id="3232" w:author="PR Preview" w:date="2024-01-01T00:00:00Z">
        <w:r>
          <w:t xml:space="preserve"> </w:t>
        </w:r>
      </w:ins>
      <w:ins w:id="3232" w:author="PR Preview" w:date="2024-01-01T00:00:00Z">
        <w:r>
          <w:t xml:space="preserve">00d3470810207e5bcff08afb6a29eba37d5d6629</w:t>
        </w:r>
      </w:ins>
    </w:p>
    <w:p>
      <w:pPr>
        <w:pStyle w:val="Compact"/>
        <w:numPr>
          <w:ilvl w:val="0"/>
          <w:numId w:val="1338"/>
        </w:numPr>
      </w:pPr>
      <w:ins w:id="3233" w:author="PR Preview" w:date="2024-01-01T00:00:00Z">
        <w:r>
          <w:rPr>
            <w:b/>
            <w:bCs/>
          </w:rPr>
          <w:t xml:space="preserve">Commit date:</w:t>
        </w:r>
      </w:ins>
      <w:ins w:id="3233" w:author="PR Preview" w:date="2024-01-01T00:00:00Z">
        <w:r>
          <w:t xml:space="preserve"> </w:t>
        </w:r>
      </w:ins>
      <w:ins w:id="3233" w:author="PR Preview" w:date="2024-01-01T00:00:00Z">
        <w:r>
          <w:t xml:space="preserve">2026-09-02 10:31:35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1"/>
  </w:num>
  <w:num w:numId="1335">
    <w:abstractNumId w:val="991"/>
  </w:num>
  <w:num w:numId="1336">
    <w:abstractNumId w:val="991"/>
  </w:num>
  <w:num w:numId="1337">
    <w:abstractNumId w:val="991"/>
  </w:num>
  <w:num w:numId="13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42" Type="http://schemas.openxmlformats.org/officeDocument/2006/relationships/image" Target="media/rId442.png"/><Relationship Id="rId719" Type="http://schemas.openxmlformats.org/officeDocument/2006/relationships/image" Target="media/rId719.png"/><Relationship Id="rId477" Type="http://schemas.openxmlformats.org/officeDocument/2006/relationships/image" Target="media/rId477.png"/><Relationship Id="rId758" Type="http://schemas.openxmlformats.org/officeDocument/2006/relationships/image" Target="media/rId758.jpg"/><Relationship Id="rId780" Type="http://schemas.openxmlformats.org/officeDocument/2006/relationships/image" Target="media/rId780.png"/><Relationship Id="rId592" Type="http://schemas.openxmlformats.org/officeDocument/2006/relationships/image" Target="media/rId592.png"/><Relationship Id="rId597" Type="http://schemas.openxmlformats.org/officeDocument/2006/relationships/image" Target="media/rId597.png"/><Relationship Id="rId681" Type="http://schemas.openxmlformats.org/officeDocument/2006/relationships/image" Target="media/rId681.png"/><Relationship Id="rId686" Type="http://schemas.openxmlformats.org/officeDocument/2006/relationships/image" Target="media/rId686.png"/><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27"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89" Type="http://schemas.openxmlformats.org/officeDocument/2006/relationships/hyperlink" Target="http://adv-r.had.co.nz/Style.html" TargetMode="External"/><Relationship Id="rId1031" Type="http://schemas.openxmlformats.org/officeDocument/2006/relationships/hyperlink" Target="http://colorbrewer2.org/" TargetMode="External"/><Relationship Id="rId1085"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67"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995" Type="http://schemas.openxmlformats.org/officeDocument/2006/relationships/hyperlink" Target="https://code.claude.com/docs/en/claude-code-on-the-web#auto-fix-pull-requests" TargetMode="External"/><Relationship Id="rId996"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3"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56" Type="http://schemas.openxmlformats.org/officeDocument/2006/relationships/hyperlink" Target="https://cran.r-project.org/" TargetMode="External"/><Relationship Id="rId1069" Type="http://schemas.openxmlformats.org/officeDocument/2006/relationships/hyperlink" Target="https://cran.r-project.org/package=flexlsx" TargetMode="External"/><Relationship Id="rId91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2" Type="http://schemas.openxmlformats.org/officeDocument/2006/relationships/hyperlink" Target="https://data-dict.tidyverse.org/" TargetMode="External"/><Relationship Id="rId1089" Type="http://schemas.openxmlformats.org/officeDocument/2006/relationships/hyperlink" Target="https://datadryad.org/" TargetMode="External"/><Relationship Id="rId1068"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0"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095" Type="http://schemas.openxmlformats.org/officeDocument/2006/relationships/hyperlink" Target="https://desktop.github.com/" TargetMode="External"/><Relationship Id="rId95" Type="http://schemas.openxmlformats.org/officeDocument/2006/relationships/hyperlink" Target="https://devtools.r-lib.org/" TargetMode="External"/><Relationship Id="rId801"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14" Type="http://schemas.openxmlformats.org/officeDocument/2006/relationships/hyperlink" Target="https://docs.github.com/en/get-started/archiving-your-github-personal-account-and-public-repositories/requesting-an-archive-of-your-personal-accounts-data" TargetMode="External"/><Relationship Id="rId854"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16" Type="http://schemas.openxmlformats.org/officeDocument/2006/relationships/hyperlink" Target="https://docs.github.com/en/rest/migrations/orgs" TargetMode="External"/><Relationship Id="rId1118"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3" Type="http://schemas.openxmlformats.org/officeDocument/2006/relationships/hyperlink" Target="https://docs.google.com/document/d/1ckgRCcr7FFPyymyMA6Y_-cB_vftOyrrxT28c6gRg0PI/edit" TargetMode="External"/><Relationship Id="rId1105" Type="http://schemas.openxmlformats.org/officeDocument/2006/relationships/hyperlink" Target="https://doi.org/10.1038/467775a" TargetMode="External"/><Relationship Id="rId1109" Type="http://schemas.openxmlformats.org/officeDocument/2006/relationships/hyperlink" Target="https://doi.org/10.1038/526182a" TargetMode="External"/><Relationship Id="rId1140" Type="http://schemas.openxmlformats.org/officeDocument/2006/relationships/hyperlink" Target="https://doi.org/10.1038/d41586-019-00067-3" TargetMode="External"/><Relationship Id="rId1076" Type="http://schemas.openxmlformats.org/officeDocument/2006/relationships/hyperlink" Target="https://doi.org/10.1038/d41586-019-01431-z" TargetMode="External"/><Relationship Id="rId1124" Type="http://schemas.openxmlformats.org/officeDocument/2006/relationships/hyperlink" Target="https://doi.org/10.1038/d41586-019-02918-5" TargetMode="External"/><Relationship Id="rId1143" Type="http://schemas.openxmlformats.org/officeDocument/2006/relationships/hyperlink" Target="https://doi.org/10.1038/d41586-021-03603-2" TargetMode="External"/><Relationship Id="rId1083" Type="http://schemas.openxmlformats.org/officeDocument/2006/relationships/hyperlink" Target="https://doi.org/10.1038/s41467-020-19160-7" TargetMode="External"/><Relationship Id="rId1107" Type="http://schemas.openxmlformats.org/officeDocument/2006/relationships/hyperlink" Target="https://doi.org/10.1038/s41562-016-0021" TargetMode="External"/><Relationship Id="rId1092" Type="http://schemas.openxmlformats.org/officeDocument/2006/relationships/hyperlink" Target="https://doi.org/10.1201/9781003029878" TargetMode="External"/><Relationship Id="rId1145" Type="http://schemas.openxmlformats.org/officeDocument/2006/relationships/hyperlink" Target="https://doi.org/10.1201/9781351201315" TargetMode="External"/><Relationship Id="rId1122" Type="http://schemas.openxmlformats.org/officeDocument/2006/relationships/hyperlink" Target="https://doi.org/10.1371/journal.pcbi.1003833" TargetMode="External"/><Relationship Id="rId1074"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3"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1"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1"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2"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0"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0"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3" Type="http://schemas.openxmlformats.org/officeDocument/2006/relationships/hyperlink" Target="https://ghostty.org/" TargetMode="External"/><Relationship Id="rId797" Type="http://schemas.openxmlformats.org/officeDocument/2006/relationships/hyperlink" Target="https://github.com/BurntSushi/ripgrep" TargetMode="External"/><Relationship Id="rId975"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18"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2"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1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06"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39"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0"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5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796"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3" Type="http://schemas.openxmlformats.org/officeDocument/2006/relationships/hyperlink" Target="https://github.com/microsoft/terminal" TargetMode="External"/><Relationship Id="rId866" Type="http://schemas.openxmlformats.org/officeDocument/2006/relationships/hyperlink" Target="https://github.com/mponce0/Visualize.CRAN.Downloads" TargetMode="External"/><Relationship Id="rId1045"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0"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37" Type="http://schemas.openxmlformats.org/officeDocument/2006/relationships/hyperlink" Target="https://github.com/r-lib/rig" TargetMode="External"/><Relationship Id="rId793"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799" Type="http://schemas.openxmlformats.org/officeDocument/2006/relationships/hyperlink" Target="https://github.com/sharkdp/bat" TargetMode="External"/><Relationship Id="rId798" Type="http://schemas.openxmlformats.org/officeDocument/2006/relationships/hyperlink" Target="https://github.com/sharkdp/fd" TargetMode="External"/><Relationship Id="rId994"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2" Type="http://schemas.openxmlformats.org/officeDocument/2006/relationships/hyperlink" Target="https://github.com/tmux/tmux/wiki" TargetMode="External"/><Relationship Id="rId874" Type="http://schemas.openxmlformats.org/officeDocument/2006/relationships/hyperlink" Target="https://github.com/ucdavisdatalab" TargetMode="External"/><Relationship Id="rId980"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3" Type="http://schemas.openxmlformats.org/officeDocument/2006/relationships/hyperlink" Target="https://github.com/ucdavisdatalab/workshop_how-to-data-documentation" TargetMode="External"/><Relationship Id="rId999" Type="http://schemas.openxmlformats.org/officeDocument/2006/relationships/hyperlink" Target="https://github.com/ucdavisdatalab/workshop_nlp_with_python" TargetMode="External"/><Relationship Id="rId998" Type="http://schemas.openxmlformats.org/officeDocument/2006/relationships/hyperlink" Target="https://github.com/ucdavisdatalab/workshop_python_basics" TargetMode="External"/><Relationship Id="rId979"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88" Type="http://schemas.openxmlformats.org/officeDocument/2006/relationships/hyperlink" Target="https://github.com/zsh-users/zsh-autosuggestions" TargetMode="External"/><Relationship Id="rId789"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09" Type="http://schemas.openxmlformats.org/officeDocument/2006/relationships/hyperlink" Target="https://google.github.io/styleguide/shellguide.html" TargetMode="External"/><Relationship Id="rId1035" Type="http://schemas.openxmlformats.org/officeDocument/2006/relationships/hyperlink" Target="https://grants.nih.gov" TargetMode="External"/><Relationship Id="rId1016" Type="http://schemas.openxmlformats.org/officeDocument/2006/relationships/hyperlink" Target="https://grantwriting.stanford.edu/resources/funding-train/" TargetMode="External"/><Relationship Id="rId1080"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1"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1" Type="http://schemas.openxmlformats.org/officeDocument/2006/relationships/hyperlink" Target="https://iterm2.com/" TargetMode="External"/><Relationship Id="rId107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cli" TargetMode="External"/><Relationship Id="rId458" Type="http://schemas.openxmlformats.org/officeDocument/2006/relationships/hyperlink" Target="https://jarl.etiennebacher.com/configuration" TargetMode="External"/><Relationship Id="rId457" Type="http://schemas.openxmlformats.org/officeDocument/2006/relationships/hyperlink" Target="https://jarl.etiennebacher.com/lsp" TargetMode="External"/><Relationship Id="rId969" Type="http://schemas.openxmlformats.org/officeDocument/2006/relationships/hyperlink" Target="https://journals.lww.com/epidem/Fulltext/2001/05000/The_Value_of_P.2.aspx" TargetMode="External"/><Relationship Id="rId1033" Type="http://schemas.openxmlformats.org/officeDocument/2006/relationships/hyperlink" Target="https://journals.plos.org/ploscompbiol/article?id=10.1371/journal.pcbi.1003833" TargetMode="External"/><Relationship Id="rId1087"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07"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05" Type="http://schemas.openxmlformats.org/officeDocument/2006/relationships/hyperlink" Target="https://link.springer.com/book/10.1007/978-3-030-98175-4" TargetMode="External"/><Relationship Id="rId1020"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36" Type="http://schemas.openxmlformats.org/officeDocument/2006/relationships/hyperlink" Target="https://man.openbsd.org/ssh_config" TargetMode="External"/><Relationship Id="rId1138" Type="http://schemas.openxmlformats.org/officeDocument/2006/relationships/hyperlink" Target="https://manpages.debian.org/stable/openssh-client/ssh_config.5.en.html" TargetMode="External"/><Relationship Id="rId1147" Type="http://schemas.openxmlformats.org/officeDocument/2006/relationships/hyperlink" Target="https://mastering-shiny.org/" TargetMode="External"/><Relationship Id="rId1032" Type="http://schemas.openxmlformats.org/officeDocument/2006/relationships/hyperlink" Target="https://medialab.github.io/iwanthue/" TargetMode="External"/><Relationship Id="rId972" Type="http://schemas.openxmlformats.org/officeDocument/2006/relationships/hyperlink" Target="https://medialab.github.io/iwanthue/?utm_source=Nature+Briefing&amp;utm_campaign=2c68711076-briefing-dy-20211006&amp;utm_medium=email&amp;utm_term=0_c9dfd39373-2c68711076-44335685" TargetMode="External"/><Relationship Id="rId824"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1"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1" Type="http://schemas.openxmlformats.org/officeDocument/2006/relationships/hyperlink" Target="https://mitcommlab.mit.edu/be/2023/09/27/toward-an-evenbetterposter-improving-the-betterposter-template/" TargetMode="External"/><Relationship Id="rId906" Type="http://schemas.openxmlformats.org/officeDocument/2006/relationships/hyperlink" Target="https://mobaxterm.mobatek.net/" TargetMode="External"/><Relationship Id="rId1052" Type="http://schemas.openxmlformats.org/officeDocument/2006/relationships/hyperlink" Target="https://morrison-lab.github.io/psw/" TargetMode="External"/><Relationship Id="rId938" Type="http://schemas.openxmlformats.org/officeDocument/2006/relationships/hyperlink" Target="https://morrison-lab.github.io/wai/" TargetMode="External"/><Relationship Id="rId958" Type="http://schemas.openxmlformats.org/officeDocument/2006/relationships/hyperlink" Target="https://morrison-lab.github.io/wai/chapters/ai-use-policies.html" TargetMode="External"/><Relationship Id="rId1071" Type="http://schemas.openxmlformats.org/officeDocument/2006/relationships/hyperlink" Target="https://morrison-lab.github.io/wai/chapters/ai-use-policies.html#sec-ai-journal-articles" TargetMode="External"/><Relationship Id="rId959"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0" Type="http://schemas.openxmlformats.org/officeDocument/2006/relationships/hyperlink" Target="https://morrison-lab.github.io/wai/chapters/pr-workflow-with-agents.html" TargetMode="External"/><Relationship Id="rId1024" Type="http://schemas.openxmlformats.org/officeDocument/2006/relationships/hyperlink" Target="https://myidp.sciencecareers.org/" TargetMode="External"/><Relationship Id="rId785" Type="http://schemas.openxmlformats.org/officeDocument/2006/relationships/hyperlink" Target="https://ohmyz.sh/" TargetMode="External"/><Relationship Id="rId1111"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097"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3"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67" Type="http://schemas.openxmlformats.org/officeDocument/2006/relationships/hyperlink" Target="https://r-hub.github.io/cranlogs/" TargetMode="External"/><Relationship Id="rId861"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2"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57" Type="http://schemas.openxmlformats.org/officeDocument/2006/relationships/hyperlink" Target="https://r-pkgs.org/release.html" TargetMode="External"/><Relationship Id="rId864"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54"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16"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84"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3" Type="http://schemas.openxmlformats.org/officeDocument/2006/relationships/hyperlink" Target="https://rstudio.github.io/cheatsheets/html/data-transformation.html" TargetMode="External"/><Relationship Id="rId985" Type="http://schemas.openxmlformats.org/officeDocument/2006/relationships/hyperlink" Target="https://rstudio.github.io/cheatsheets/html/data-visualization.html" TargetMode="External"/><Relationship Id="rId987" Type="http://schemas.openxmlformats.org/officeDocument/2006/relationships/hyperlink" Target="https://rstudio.github.io/cheatsheets/html/rmarkdown.html" TargetMode="External"/><Relationship Id="rId984"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1"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86"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0"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26" Type="http://schemas.openxmlformats.org/officeDocument/2006/relationships/hyperlink" Target="https://slurm.schedmd.com/salloc.html" TargetMode="External"/><Relationship Id="rId1128" Type="http://schemas.openxmlformats.org/officeDocument/2006/relationships/hyperlink" Target="https://slurm.schedmd.com/sattach.html" TargetMode="External"/><Relationship Id="rId1130" Type="http://schemas.openxmlformats.org/officeDocument/2006/relationships/hyperlink" Target="https://slurm.schedmd.com/sbatch.html" TargetMode="External"/><Relationship Id="rId1132" Type="http://schemas.openxmlformats.org/officeDocument/2006/relationships/hyperlink" Target="https://slurm.schedmd.com/squeue.html" TargetMode="External"/><Relationship Id="rId1134"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05"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794"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69"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1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59" Type="http://schemas.openxmlformats.org/officeDocument/2006/relationships/hyperlink" Target="https://ucd-serg.github.io/lab-manual/appendix-copilot-instructions.html" TargetMode="External"/><Relationship Id="rId1161" Type="http://schemas.openxmlformats.org/officeDocument/2006/relationships/hyperlink" Target="https://ucd-serg.github.io/lab-manual/appendix-copilot-setup-steps.html" TargetMode="External"/><Relationship Id="rId844" Type="http://schemas.openxmlformats.org/officeDocument/2006/relationships/hyperlink" Target="https://ucd-serg.github.io/lab-manual/coding-practices.html#file-headers" TargetMode="External"/><Relationship Id="rId847" Type="http://schemas.openxmlformats.org/officeDocument/2006/relationships/hyperlink" Target="https://ucd-serg.github.io/lab-manual/coding-practices.html#function-documentation" TargetMode="External"/><Relationship Id="rId967" Type="http://schemas.openxmlformats.org/officeDocument/2006/relationships/hyperlink" Target="https://ucd-serg.github.io/lab-manual/coding-style.html" TargetMode="External"/><Relationship Id="rId850" Type="http://schemas.openxmlformats.org/officeDocument/2006/relationships/hyperlink" Target="https://ucd-serg.github.io/lab-manual/unix.html#example-code-for-runfilesavelogs" TargetMode="External"/><Relationship Id="rId981" Type="http://schemas.openxmlformats.org/officeDocument/2006/relationships/hyperlink" Target="https://ucdavisdatalab.github.io/install_guides/" TargetMode="External"/><Relationship Id="rId97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65" Type="http://schemas.openxmlformats.org/officeDocument/2006/relationships/hyperlink" Target="https://wezfurlong.org/wezterm/" TargetMode="External"/><Relationship Id="rId908" Type="http://schemas.openxmlformats.org/officeDocument/2006/relationships/hyperlink" Target="https://wiki.archlinux.org/title/Wayland" TargetMode="External"/><Relationship Id="rId919" Type="http://schemas.openxmlformats.org/officeDocument/2006/relationships/hyperlink" Target="https://wiki.x2go.org/" TargetMode="External"/><Relationship Id="rId277" Type="http://schemas.openxmlformats.org/officeDocument/2006/relationships/hyperlink" Target="https://withr.r-lib.org/" TargetMode="External"/><Relationship Id="rId1064"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3"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76"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19" Type="http://schemas.openxmlformats.org/officeDocument/2006/relationships/hyperlink" Target="https://www.globalcodeofconduct.org/" TargetMode="External"/><Relationship Id="rId923" Type="http://schemas.openxmlformats.org/officeDocument/2006/relationships/hyperlink" Target="https://www.gnu.org/software/screen/" TargetMode="External"/><Relationship Id="rId820"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3" Type="http://schemas.openxmlformats.org/officeDocument/2006/relationships/hyperlink" Target="https://www.medrxiv.org/" TargetMode="External"/><Relationship Id="rId1028" Type="http://schemas.openxmlformats.org/officeDocument/2006/relationships/hyperlink" Target="https://www.nature.com/articles/d41586-021-03603-2" TargetMode="External"/><Relationship Id="rId1017"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09" Type="http://schemas.openxmlformats.org/officeDocument/2006/relationships/hyperlink" Target="https://www.sciencedirect.com/science/article/pii/S1471491423000928" TargetMode="External"/><Relationship Id="rId815"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25" Type="http://schemas.openxmlformats.org/officeDocument/2006/relationships/hyperlink" Target="https://www.training.nih.gov/career-services/" TargetMode="External"/><Relationship Id="rId904" Type="http://schemas.openxmlformats.org/officeDocument/2006/relationships/hyperlink" Target="https://www.xquartz.org/" TargetMode="External"/><Relationship Id="rId1029" Type="http://schemas.openxmlformats.org/officeDocument/2006/relationships/hyperlink" Target="https://www.youtube.com/watch?v=1RwJbhkCA58" TargetMode="External"/><Relationship Id="rId101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07"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97" Type="http://schemas.openxmlformats.org/officeDocument/2006/relationships/hyperlink" Target="../../skills/measure-performance/SKILL.md" TargetMode="External"/><Relationship Id="rId402" Type="http://schemas.openxmlformats.org/officeDocument/2006/relationships/hyperlink" Target="../principles/dont-reinvent-wheel.md" TargetMode="External"/><Relationship Id="rId407" Type="http://schemas.openxmlformats.org/officeDocument/2006/relationships/hyperlink" Target="../workflow/algorithmatize-checks.md" TargetMode="External"/><Relationship Id="rId224" Type="http://schemas.openxmlformats.org/officeDocument/2006/relationships/hyperlink" Target="@sec-avoid-nesting" TargetMode="External"/><Relationship Id="rId33" Type="http://schemas.openxmlformats.org/officeDocument/2006/relationships/hyperlink" Target="@sec-collab-dev" TargetMode="External"/><Relationship Id="rId1027" Type="http://schemas.openxmlformats.org/officeDocument/2006/relationships/hyperlink" Target="@sec-show-dont-tell" TargetMode="External"/><Relationship Id="rId167" Type="http://schemas.openxmlformats.org/officeDocument/2006/relationships/hyperlink" Target="@sec-style-auto-style" TargetMode="External"/><Relationship Id="rId410" Type="http://schemas.openxmlformats.org/officeDocument/2006/relationships/hyperlink" Target="ascii-punctuation-in-source.md" TargetMode="External"/><Relationship Id="rId892"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89" Type="http://schemas.openxmlformats.org/officeDocument/2006/relationships/hyperlink" Target="http://adv-r.had.co.nz/Style.html" TargetMode="External"/><Relationship Id="rId1031" Type="http://schemas.openxmlformats.org/officeDocument/2006/relationships/hyperlink" Target="http://colorbrewer2.org/" TargetMode="External"/><Relationship Id="rId1085" Type="http://schemas.openxmlformats.org/officeDocument/2006/relationships/hyperlink" Target="http://creativecommons.org/licenses/by-nc/4.0/" TargetMode="External"/><Relationship Id="rId439" Type="http://schemas.openxmlformats.org/officeDocument/2006/relationships/hyperlink" Target="http://styler.r-lib.org/articles/customizing_styler.html" TargetMode="External"/><Relationship Id="rId971"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09" Type="http://schemas.openxmlformats.org/officeDocument/2006/relationships/hyperlink" Target="https://about.codecov.io" TargetMode="External"/><Relationship Id="rId631" Type="http://schemas.openxmlformats.org/officeDocument/2006/relationships/hyperlink" Target="https://about.gitlab.com/" TargetMode="External"/><Relationship Id="rId357" Type="http://schemas.openxmlformats.org/officeDocument/2006/relationships/hyperlink" Target="https://adv-r.hadley.nz/evaluation.html" TargetMode="External"/><Relationship Id="rId396"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767" Type="http://schemas.openxmlformats.org/officeDocument/2006/relationships/hyperlink" Target="https://alacritty.org/"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62" Type="http://schemas.openxmlformats.org/officeDocument/2006/relationships/hyperlink" Target="https://blog.rstudio.com/2016/03/29/feather/" TargetMode="External"/><Relationship Id="rId183" Type="http://schemas.openxmlformats.org/officeDocument/2006/relationships/hyperlink" Target="https://blog.rstudio.com/2020/12/02/rstudio-v1-4-preview-little-things/" TargetMode="External"/><Relationship Id="rId290" Type="http://schemas.openxmlformats.org/officeDocument/2006/relationships/hyperlink" Target="https://callr.r-lib.org/" TargetMode="External"/><Relationship Id="rId604" Type="http://schemas.openxmlformats.org/officeDocument/2006/relationships/hyperlink" Target="https://cli.github.com/" TargetMode="External"/><Relationship Id="rId279" Type="http://schemas.openxmlformats.org/officeDocument/2006/relationships/hyperlink" Target="https://cli.r-lib.org/" TargetMode="External"/><Relationship Id="rId674" Type="http://schemas.openxmlformats.org/officeDocument/2006/relationships/hyperlink" Target="https://code-review.tidyverse.org/" TargetMode="External"/><Relationship Id="rId995" Type="http://schemas.openxmlformats.org/officeDocument/2006/relationships/hyperlink" Target="https://code.claude.com/docs/en/claude-code-on-the-web#auto-fix-pull-requests" TargetMode="External"/><Relationship Id="rId996" Type="http://schemas.openxmlformats.org/officeDocument/2006/relationships/hyperlink" Target="https://code.claude.com/docs/en/workflows" TargetMode="External"/><Relationship Id="rId194" Type="http://schemas.openxmlformats.org/officeDocument/2006/relationships/hyperlink" Target="https://cognitect.com/blog/2011/11/15/documenting-architecture-decisions" TargetMode="External"/><Relationship Id="rId913" Type="http://schemas.openxmlformats.org/officeDocument/2006/relationships/hyperlink" Target="https://conda-forge.org/" TargetMode="External"/><Relationship Id="rId266" Type="http://schemas.openxmlformats.org/officeDocument/2006/relationships/hyperlink" Target="https://covr.r-lib.org/" TargetMode="External"/><Relationship Id="rId283" Type="http://schemas.openxmlformats.org/officeDocument/2006/relationships/hyperlink" Target="https://cpp11.r-lib.org/" TargetMode="External"/><Relationship Id="rId856" Type="http://schemas.openxmlformats.org/officeDocument/2006/relationships/hyperlink" Target="https://cran.r-project.org/" TargetMode="External"/><Relationship Id="rId1069" Type="http://schemas.openxmlformats.org/officeDocument/2006/relationships/hyperlink" Target="https://cran.r-project.org/package=flexlsx" TargetMode="External"/><Relationship Id="rId917"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46" Type="http://schemas.openxmlformats.org/officeDocument/2006/relationships/hyperlink" Target="https://cran.r-project.org/web/packages/lintr/readme/README.html#available-linters" TargetMode="External"/><Relationship Id="rId449" Type="http://schemas.openxmlformats.org/officeDocument/2006/relationships/hyperlink" Target="https://cran.r-project.org/web/packages/lintr/readme/README.html#project-configuration" TargetMode="External"/><Relationship Id="rId862"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1"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82" Type="http://schemas.openxmlformats.org/officeDocument/2006/relationships/hyperlink" Target="https://data-dict.tidyverse.org/" TargetMode="External"/><Relationship Id="rId1089" Type="http://schemas.openxmlformats.org/officeDocument/2006/relationships/hyperlink" Target="https://datadryad.org/" TargetMode="External"/><Relationship Id="rId1068" Type="http://schemas.openxmlformats.org/officeDocument/2006/relationships/hyperlink" Target="https://davidgohel.github.io/flextable/" TargetMode="External"/><Relationship Id="rId258" Type="http://schemas.openxmlformats.org/officeDocument/2006/relationships/hyperlink" Target="https://desc.r-lib.org/" TargetMode="External"/><Relationship Id="rId1150" Type="http://schemas.openxmlformats.org/officeDocument/2006/relationships/hyperlink" Target="https://design.tidyverse.org/" TargetMode="External"/><Relationship Id="rId383" Type="http://schemas.openxmlformats.org/officeDocument/2006/relationships/hyperlink" Target="https://design.tidyverse.org/important-args-first.html" TargetMode="External"/><Relationship Id="rId1095" Type="http://schemas.openxmlformats.org/officeDocument/2006/relationships/hyperlink" Target="https://desktop.github.com/" TargetMode="External"/><Relationship Id="rId95" Type="http://schemas.openxmlformats.org/officeDocument/2006/relationships/hyperlink" Target="https://devtools.r-lib.org/" TargetMode="External"/><Relationship Id="rId801" Type="http://schemas.openxmlformats.org/officeDocument/2006/relationships/hyperlink" Target="https://direnv.net/" TargetMode="External"/><Relationship Id="rId754" Type="http://schemas.openxmlformats.org/officeDocument/2006/relationships/hyperlink" Target="https://docs.github.com/en/actions" TargetMode="External"/><Relationship Id="rId723" Type="http://schemas.openxmlformats.org/officeDocument/2006/relationships/hyperlink" Target="https://docs.github.com/en/actions/using-jobs/using-concurrency" TargetMode="External"/><Relationship Id="rId670" Type="http://schemas.openxmlformats.org/officeDocument/2006/relationships/hyperlink" Target="https://docs.github.com/en/communities/using-templates-to-encourage-useful-issues-and-pull-requests/creating-a-pull-request-template-for-your-repository" TargetMode="External"/><Relationship Id="rId1114" Type="http://schemas.openxmlformats.org/officeDocument/2006/relationships/hyperlink" Target="https://docs.github.com/en/get-started/archiving-your-github-personal-account-and-public-repositories/requesting-an-archive-of-your-personal-accounts-data" TargetMode="External"/><Relationship Id="rId854" Type="http://schemas.openxmlformats.org/officeDocument/2006/relationships/hyperlink" Target="https://docs.github.com/en/repositories/releasing-projects-on-github/managing-releases-in-a-repository" TargetMode="External"/><Relationship Id="rId644" Type="http://schemas.openxmlformats.org/officeDocument/2006/relationships/hyperlink" Target="https://docs.github.com/en/repositories/working-with-files/managing-files/customizing-how-changed-files-appear-on-github" TargetMode="External"/><Relationship Id="rId1116" Type="http://schemas.openxmlformats.org/officeDocument/2006/relationships/hyperlink" Target="https://docs.github.com/en/rest/migrations/orgs" TargetMode="External"/><Relationship Id="rId1118" Type="http://schemas.openxmlformats.org/officeDocument/2006/relationships/hyperlink" Target="https://docs.github.com/en/rest/migrations/users" TargetMode="External"/><Relationship Id="rId724"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1013" Type="http://schemas.openxmlformats.org/officeDocument/2006/relationships/hyperlink" Target="https://docs.google.com/document/d/1ckgRCcr7FFPyymyMA6Y_-cB_vftOyrrxT28c6gRg0PI/edit" TargetMode="External"/><Relationship Id="rId1105" Type="http://schemas.openxmlformats.org/officeDocument/2006/relationships/hyperlink" Target="https://doi.org/10.1038/467775a" TargetMode="External"/><Relationship Id="rId1109" Type="http://schemas.openxmlformats.org/officeDocument/2006/relationships/hyperlink" Target="https://doi.org/10.1038/526182a" TargetMode="External"/><Relationship Id="rId1140" Type="http://schemas.openxmlformats.org/officeDocument/2006/relationships/hyperlink" Target="https://doi.org/10.1038/d41586-019-00067-3" TargetMode="External"/><Relationship Id="rId1076" Type="http://schemas.openxmlformats.org/officeDocument/2006/relationships/hyperlink" Target="https://doi.org/10.1038/d41586-019-01431-z" TargetMode="External"/><Relationship Id="rId1124" Type="http://schemas.openxmlformats.org/officeDocument/2006/relationships/hyperlink" Target="https://doi.org/10.1038/d41586-019-02918-5" TargetMode="External"/><Relationship Id="rId1143" Type="http://schemas.openxmlformats.org/officeDocument/2006/relationships/hyperlink" Target="https://doi.org/10.1038/d41586-021-03603-2" TargetMode="External"/><Relationship Id="rId1083" Type="http://schemas.openxmlformats.org/officeDocument/2006/relationships/hyperlink" Target="https://doi.org/10.1038/s41467-020-19160-7" TargetMode="External"/><Relationship Id="rId1107" Type="http://schemas.openxmlformats.org/officeDocument/2006/relationships/hyperlink" Target="https://doi.org/10.1038/s41562-016-0021" TargetMode="External"/><Relationship Id="rId1092" Type="http://schemas.openxmlformats.org/officeDocument/2006/relationships/hyperlink" Target="https://doi.org/10.1201/9781003029878" TargetMode="External"/><Relationship Id="rId1145" Type="http://schemas.openxmlformats.org/officeDocument/2006/relationships/hyperlink" Target="https://doi.org/10.1201/9781351201315" TargetMode="External"/><Relationship Id="rId1122" Type="http://schemas.openxmlformats.org/officeDocument/2006/relationships/hyperlink" Target="https://doi.org/10.1371/journal.pcbi.1003833" TargetMode="External"/><Relationship Id="rId1074" Type="http://schemas.openxmlformats.org/officeDocument/2006/relationships/hyperlink" Target="https://doi.org/10.1371/journal.pgph.0002269" TargetMode="External"/><Relationship Id="rId313" Type="http://schemas.openxmlformats.org/officeDocument/2006/relationships/hyperlink" Target="https://downlit.r-lib.org/" TargetMode="External"/><Relationship Id="rId335" Type="http://schemas.openxmlformats.org/officeDocument/2006/relationships/hyperlink" Target="https://dplyr.tidyverse.org/" TargetMode="External"/><Relationship Id="rId355" Type="http://schemas.openxmlformats.org/officeDocument/2006/relationships/hyperlink" Target="https://dplyr.tidyverse.org/articles/in-packages.html" TargetMode="External"/><Relationship Id="rId354" Type="http://schemas.openxmlformats.org/officeDocument/2006/relationships/hyperlink" Target="https://dplyr.tidyverse.org/articles/programming.html" TargetMode="External"/><Relationship Id="rId404" Type="http://schemas.openxmlformats.org/officeDocument/2006/relationships/hyperlink" Target="https://dplyr.tidyverse.org/reference/dplyr_by.html" TargetMode="External"/><Relationship Id="rId331" Type="http://schemas.openxmlformats.org/officeDocument/2006/relationships/hyperlink" Target="https://dtplyr.tidyverse.org/" TargetMode="External"/><Relationship Id="rId750" Type="http://schemas.openxmlformats.org/officeDocument/2006/relationships/hyperlink" Target="https://eddelbuettel.github.io/r2u/" TargetMode="External"/><Relationship Id="rId587" Type="http://schemas.openxmlformats.org/officeDocument/2006/relationships/hyperlink" Target="https://education.github.com/" TargetMode="External"/><Relationship Id="rId588" Type="http://schemas.openxmlformats.org/officeDocument/2006/relationships/hyperlink" Target="https://education.github.com/pack" TargetMode="External"/><Relationship Id="rId589" Type="http://schemas.openxmlformats.org/officeDocument/2006/relationships/hyperlink" Target="https://education.github.com/teachers" TargetMode="External"/><Relationship Id="rId1003" Type="http://schemas.openxmlformats.org/officeDocument/2006/relationships/hyperlink" Target="https://edwardtufte.github.io/tufte-css/" TargetMode="External"/><Relationship Id="rId171" Type="http://schemas.openxmlformats.org/officeDocument/2006/relationships/hyperlink" Target="https://ellipsis.r-lib.org/" TargetMode="External"/><Relationship Id="rId214" Type="http://schemas.openxmlformats.org/officeDocument/2006/relationships/hyperlink" Target="https://en.wikipedia.org/wiki/Code_refactoring" TargetMode="External"/><Relationship Id="rId221" Type="http://schemas.openxmlformats.org/officeDocument/2006/relationships/hyperlink" Target="https://en.wikipedia.org/wiki/Cyclomatic_complexity" TargetMode="External"/><Relationship Id="rId213" Type="http://schemas.openxmlformats.org/officeDocument/2006/relationships/hyperlink" Target="https://en.wikipedia.org/wiki/Decomposition_(computer_science)" TargetMode="External"/><Relationship Id="rId1041" Type="http://schemas.openxmlformats.org/officeDocument/2006/relationships/hyperlink" Target="https://en.wikipedia.org/wiki/Doctor_of_Philosophy#History" TargetMode="External"/><Relationship Id="rId215" Type="http://schemas.openxmlformats.org/officeDocument/2006/relationships/hyperlink" Target="https://en.wikipedia.org/wiki/Functional_decomposition" TargetMode="External"/><Relationship Id="rId342" Type="http://schemas.openxmlformats.org/officeDocument/2006/relationships/hyperlink" Target="https://en.wikipedia.org/wiki/Functional_programming" TargetMode="External"/><Relationship Id="rId1061" Type="http://schemas.openxmlformats.org/officeDocument/2006/relationships/hyperlink" Target="https://en.wikipedia.org/wiki/Implicature" TargetMode="External"/><Relationship Id="rId223" Type="http://schemas.openxmlformats.org/officeDocument/2006/relationships/hyperlink" Target="https://en.wikipedia.org/wiki/KISS_principle" TargetMode="External"/><Relationship Id="rId1042"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1040" Type="http://schemas.openxmlformats.org/officeDocument/2006/relationships/hyperlink" Target="https://en.wikipedia.org/wiki/Thesis" TargetMode="External"/><Relationship Id="rId503" Type="http://schemas.openxmlformats.org/officeDocument/2006/relationships/hyperlink" Target="https://en.wikipedia.org/wiki/WYSIWYM" TargetMode="External"/><Relationship Id="rId1060" Type="http://schemas.openxmlformats.org/officeDocument/2006/relationships/hyperlink" Target="https://en.wikipedia.org/wiki/Yes,_and_..." TargetMode="External"/><Relationship Id="rId347" Type="http://schemas.openxmlformats.org/officeDocument/2006/relationships/hyperlink" Target="https://forcats.tidyverse.org/" TargetMode="External"/><Relationship Id="rId286" Type="http://schemas.openxmlformats.org/officeDocument/2006/relationships/hyperlink" Target="https://fs.r-lib.org/" TargetMode="External"/><Relationship Id="rId144" Type="http://schemas.openxmlformats.org/officeDocument/2006/relationships/hyperlink" Target="https://furrr.futureverse.org/" TargetMode="External"/><Relationship Id="rId301" Type="http://schemas.openxmlformats.org/officeDocument/2006/relationships/hyperlink" Target="https://gargle.r-lib.org/" TargetMode="External"/><Relationship Id="rId309" Type="http://schemas.openxmlformats.org/officeDocument/2006/relationships/hyperlink" Target="https://ggplot2.tidyverse.org/" TargetMode="External"/><Relationship Id="rId299" Type="http://schemas.openxmlformats.org/officeDocument/2006/relationships/hyperlink" Target="https://gh.r-lib.org/" TargetMode="External"/><Relationship Id="rId763" Type="http://schemas.openxmlformats.org/officeDocument/2006/relationships/hyperlink" Target="https://ghostty.org/" TargetMode="External"/><Relationship Id="rId797" Type="http://schemas.openxmlformats.org/officeDocument/2006/relationships/hyperlink" Target="https://github.com/BurntSushi/ripgrep" TargetMode="External"/><Relationship Id="rId975" Type="http://schemas.openxmlformats.org/officeDocument/2006/relationships/hyperlink" Target="https://github.com/IndrajeetPatil/awesome-r-pkgtools" TargetMode="External"/><Relationship Id="rId716" Type="http://schemas.openxmlformats.org/officeDocument/2006/relationships/hyperlink" Target="https://github.com/RMI-PACTA/actions" TargetMode="External"/><Relationship Id="rId517" Type="http://schemas.openxmlformats.org/officeDocument/2006/relationships/hyperlink" Target="https://github.com/UCD-SERG/lab-manual" TargetMode="External"/><Relationship Id="rId384" Type="http://schemas.openxmlformats.org/officeDocument/2006/relationships/hyperlink" Target="https://github.com/UCD-SERG/lab-manual/blob/main/.lintr.R" TargetMode="External"/><Relationship Id="rId677"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10"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10" Type="http://schemas.openxmlformats.org/officeDocument/2006/relationships/hyperlink" Target="https://github.com/UCD-SERG/rpt/pull/100" TargetMode="External"/><Relationship Id="rId556" Type="http://schemas.openxmlformats.org/officeDocument/2006/relationships/hyperlink" Target="https://github.com/UCD-SERG/rpt/pull/70" TargetMode="External"/><Relationship Id="rId211" Type="http://schemas.openxmlformats.org/officeDocument/2006/relationships/hyperlink" Target="https://github.com/UCD-SERG/shigella/pull/11" TargetMode="External"/><Relationship Id="rId918" Type="http://schemas.openxmlformats.org/officeDocument/2006/relationships/hyperlink" Target="https://github.com/Xpra-org/xpra" TargetMode="External"/><Relationship Id="rId698" Type="http://schemas.openxmlformats.org/officeDocument/2006/relationships/hyperlink" Target="https://github.com/actions/toolkit/blob/main/docs/action-versioning.md" TargetMode="External"/><Relationship Id="rId704" Type="http://schemas.openxmlformats.org/officeDocument/2006/relationships/hyperlink" Target="https://github.com/actions/toolkit/issues/214" TargetMode="External"/><Relationship Id="rId802" Type="http://schemas.openxmlformats.org/officeDocument/2006/relationships/hyperlink" Target="https://github.com/ajeetdsouza/zoxide" TargetMode="External"/><Relationship Id="rId606" Type="http://schemas.openxmlformats.org/officeDocument/2006/relationships/hyperlink" Target="https://github.com/cli/cli#installation" TargetMode="External"/><Relationship Id="rId607" Type="http://schemas.openxmlformats.org/officeDocument/2006/relationships/hyperlink" Target="https://github.com/cli/cli/blob/trunk/docs/install_linux.md" TargetMode="External"/><Relationship Id="rId511" Type="http://schemas.openxmlformats.org/officeDocument/2006/relationships/hyperlink" Target="https://github.com/coatless-tutorials/quarto-book-template" TargetMode="External"/><Relationship Id="rId914"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33" Type="http://schemas.openxmlformats.org/officeDocument/2006/relationships/hyperlink" Target="https://github.com/d-morrison/pr.helpers" TargetMode="External"/><Relationship Id="rId1006" Type="http://schemas.openxmlformats.org/officeDocument/2006/relationships/hyperlink" Target="https://github.com/d-morrison/psw" TargetMode="External"/><Relationship Id="rId536" Type="http://schemas.openxmlformats.org/officeDocument/2006/relationships/hyperlink" Target="https://github.com/d-morrison/rme" TargetMode="External"/><Relationship Id="rId939" Type="http://schemas.openxmlformats.org/officeDocument/2006/relationships/hyperlink" Target="https://github.com/d-morrison/wai" TargetMode="External"/><Relationship Id="rId512" Type="http://schemas.openxmlformats.org/officeDocument/2006/relationships/hyperlink" Target="https://github.com/d-rug/datalab_template_quarto" TargetMode="External"/><Relationship Id="rId800" Type="http://schemas.openxmlformats.org/officeDocument/2006/relationships/hyperlink" Target="https://github.com/dandavison/delta" TargetMode="External"/><Relationship Id="rId715" Type="http://schemas.openxmlformats.org/officeDocument/2006/relationships/hyperlink" Target="https://github.com/easystats/workflows" TargetMode="External"/><Relationship Id="rId751" Type="http://schemas.openxmlformats.org/officeDocument/2006/relationships/hyperlink" Target="https://github.com/eddelbuettel/github-actions/tree/master/r2u-setup" TargetMode="External"/><Relationship Id="rId714" Type="http://schemas.openxmlformats.org/officeDocument/2006/relationships/hyperlink" Target="https://github.com/eddelbuettel/r-ci" TargetMode="External"/><Relationship Id="rId858"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97" Type="http://schemas.openxmlformats.org/officeDocument/2006/relationships/hyperlink" Target="https://github.com/features/actions" TargetMode="External"/><Relationship Id="rId635" Type="http://schemas.openxmlformats.org/officeDocument/2006/relationships/hyperlink" Target="https://github.com/github-linguist/linguist/" TargetMode="External"/><Relationship Id="rId645" Type="http://schemas.openxmlformats.org/officeDocument/2006/relationships/hyperlink" Target="https://github.com/github-linguist/linguist/blob/main/docs/overrides.md" TargetMode="External"/><Relationship Id="rId643" Type="http://schemas.openxmlformats.org/officeDocument/2006/relationships/hyperlink" Target="https://github.com/github-linguist/linguist/blob/main/docs/overrides.md#detectable" TargetMode="External"/><Relationship Id="rId642" Type="http://schemas.openxmlformats.org/officeDocument/2006/relationships/hyperlink" Target="https://github.com/github-linguist/linguist/blob/main/docs/overrides.md#documentation" TargetMode="External"/><Relationship Id="rId636" Type="http://schemas.openxmlformats.org/officeDocument/2006/relationships/hyperlink" Target="https://github.com/github-linguist/linguist/blob/main/docs/overrides.md#generated-code" TargetMode="External"/><Relationship Id="rId639" Type="http://schemas.openxmlformats.org/officeDocument/2006/relationships/hyperlink" Target="https://github.com/github-linguist/linguist/blob/main/docs/overrides.md#using-gitattributes" TargetMode="External"/><Relationship Id="rId641" Type="http://schemas.openxmlformats.org/officeDocument/2006/relationships/hyperlink" Target="https://github.com/github-linguist/linguist/blob/main/docs/overrides.md#vendored-code" TargetMode="External"/><Relationship Id="rId628" Type="http://schemas.openxmlformats.org/officeDocument/2006/relationships/hyperlink" Target="https://github.com/github/gitignore/blob/master/R.gitignore" TargetMode="External"/><Relationship Id="rId739" Type="http://schemas.openxmlformats.org/officeDocument/2006/relationships/hyperlink" Target="https://github.com/hasura/comment-progress" TargetMode="External"/><Relationship Id="rId227" Type="http://schemas.openxmlformats.org/officeDocument/2006/relationships/hyperlink" Target="https://github.com/jennybc/here_here" TargetMode="External"/><Relationship Id="rId796" Type="http://schemas.openxmlformats.org/officeDocument/2006/relationships/hyperlink" Target="https://github.com/junegunn/fzf" TargetMode="External"/><Relationship Id="rId237" Type="http://schemas.openxmlformats.org/officeDocument/2006/relationships/hyperlink" Target="https://github.com/karthik/rdrop2" TargetMode="External"/><Relationship Id="rId187"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38" Type="http://schemas.openxmlformats.org/officeDocument/2006/relationships/hyperlink" Target="https://github.com/marocchino/sticky-pull-request-comment" TargetMode="External"/><Relationship Id="rId773" Type="http://schemas.openxmlformats.org/officeDocument/2006/relationships/hyperlink" Target="https://github.com/microsoft/terminal" TargetMode="External"/><Relationship Id="rId866" Type="http://schemas.openxmlformats.org/officeDocument/2006/relationships/hyperlink" Target="https://github.com/mponce0/Visualize.CRAN.Downloads" TargetMode="External"/><Relationship Id="rId1045"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9"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76" Type="http://schemas.openxmlformats.org/officeDocument/2006/relationships/hyperlink" Target="https://github.com/pulls/review-requested" TargetMode="External"/><Relationship Id="rId568" Type="http://schemas.openxmlformats.org/officeDocument/2006/relationships/hyperlink" Target="https://github.com/quarto-dev/quarto-cli/issues" TargetMode="External"/><Relationship Id="rId558" Type="http://schemas.openxmlformats.org/officeDocument/2006/relationships/hyperlink" Target="https://github.com/quarto-dev/quarto-cli/issues/3809" TargetMode="External"/><Relationship Id="rId578" Type="http://schemas.openxmlformats.org/officeDocument/2006/relationships/hyperlink" Target="https://github.com/quarto-dev/quarto-cli/issues/4894" TargetMode="External"/><Relationship Id="rId577" Type="http://schemas.openxmlformats.org/officeDocument/2006/relationships/hyperlink" Target="https://github.com/quarto-dev/quarto-cli/issues?q=is%3Aopen+is%3Aissue+label%3Aepic" TargetMode="External"/><Relationship Id="rId543" Type="http://schemas.openxmlformats.org/officeDocument/2006/relationships/hyperlink" Target="https://github.com/quarto-ext/include-code-files" TargetMode="External"/><Relationship Id="rId235" Type="http://schemas.openxmlformats.org/officeDocument/2006/relationships/hyperlink" Target="https://github.com/r-box/boxr" TargetMode="External"/><Relationship Id="rId860" Type="http://schemas.openxmlformats.org/officeDocument/2006/relationships/hyperlink" Target="https://github.com/r-hub/rhub" TargetMode="External"/><Relationship Id="rId240" Type="http://schemas.openxmlformats.org/officeDocument/2006/relationships/hyperlink" Target="https://github.com/r-lib" TargetMode="External"/><Relationship Id="rId327" Type="http://schemas.openxmlformats.org/officeDocument/2006/relationships/hyperlink" Target="https://github.com/r-lib/actions" TargetMode="External"/><Relationship Id="rId755" Type="http://schemas.openxmlformats.org/officeDocument/2006/relationships/hyperlink" Target="https://github.com/r-lib/actions#where-to-find-help" TargetMode="External"/><Relationship Id="rId467" Type="http://schemas.openxmlformats.org/officeDocument/2006/relationships/hyperlink" Target="https://github.com/r-lib/actions/blob/v2-branch/examples/lint-changed-files.yaml" TargetMode="External"/><Relationship Id="rId837" Type="http://schemas.openxmlformats.org/officeDocument/2006/relationships/hyperlink" Target="https://github.com/r-lib/rig" TargetMode="External"/><Relationship Id="rId793" Type="http://schemas.openxmlformats.org/officeDocument/2006/relationships/hyperlink" Target="https://github.com/romkatv/powerlevel10k" TargetMode="External"/><Relationship Id="rId741" Type="http://schemas.openxmlformats.org/officeDocument/2006/relationships/hyperlink" Target="https://github.com/rossjrw/pr-preview-action" TargetMode="External"/><Relationship Id="rId742" Type="http://schemas.openxmlformats.org/officeDocument/2006/relationships/hyperlink" Target="https://github.com/rossjrw/pr-preview-action?tab=readme-ov-file#only-remove-previews-for-unmerged-prs" TargetMode="External"/><Relationship Id="rId596" Type="http://schemas.openxmlformats.org/officeDocument/2006/relationships/hyperlink" Target="https://github.com/settings/copilot/features" TargetMode="External"/><Relationship Id="rId799" Type="http://schemas.openxmlformats.org/officeDocument/2006/relationships/hyperlink" Target="https://github.com/sharkdp/bat" TargetMode="External"/><Relationship Id="rId798" Type="http://schemas.openxmlformats.org/officeDocument/2006/relationships/hyperlink" Target="https://github.com/sharkdp/fd" TargetMode="External"/><Relationship Id="rId994" Type="http://schemas.openxmlformats.org/officeDocument/2006/relationships/hyperlink" Target="https://github.com/skills/introduction-to-github" TargetMode="External"/><Relationship Id="rId740" Type="http://schemas.openxmlformats.org/officeDocument/2006/relationships/hyperlink" Target="https://github.com/thollander/actions-comment-pull-request" TargetMode="External"/><Relationship Id="rId922" Type="http://schemas.openxmlformats.org/officeDocument/2006/relationships/hyperlink" Target="https://github.com/tmux/tmux/wiki" TargetMode="External"/><Relationship Id="rId874" Type="http://schemas.openxmlformats.org/officeDocument/2006/relationships/hyperlink" Target="https://github.com/ucdavisdatalab" TargetMode="External"/><Relationship Id="rId980" Type="http://schemas.openxmlformats.org/officeDocument/2006/relationships/hyperlink" Target="https://github.com/ucdavisdatalab/research-toolkits" TargetMode="External"/><Relationship Id="rId585" Type="http://schemas.openxmlformats.org/officeDocument/2006/relationships/hyperlink" Target="https://github.com/ucdavisdatalab/sandbox_git" TargetMode="External"/><Relationship Id="rId883" Type="http://schemas.openxmlformats.org/officeDocument/2006/relationships/hyperlink" Target="https://github.com/ucdavisdatalab/workshop_how-to-data-documentation" TargetMode="External"/><Relationship Id="rId999" Type="http://schemas.openxmlformats.org/officeDocument/2006/relationships/hyperlink" Target="https://github.com/ucdavisdatalab/workshop_nlp_with_python" TargetMode="External"/><Relationship Id="rId998" Type="http://schemas.openxmlformats.org/officeDocument/2006/relationships/hyperlink" Target="https://github.com/ucdavisdatalab/workshop_python_basics" TargetMode="External"/><Relationship Id="rId979"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88" Type="http://schemas.openxmlformats.org/officeDocument/2006/relationships/hyperlink" Target="https://github.com/zsh-users/zsh-autosuggestions" TargetMode="External"/><Relationship Id="rId789" Type="http://schemas.openxmlformats.org/officeDocument/2006/relationships/hyperlink" Target="https://github.com/zsh-users/zsh-syntax-highlighting" TargetMode="External"/><Relationship Id="rId605" Type="http://schemas.openxmlformats.org/officeDocument/2006/relationships/hyperlink" Target="https://gitlab.com/gitlab-org/cli" TargetMode="External"/><Relationship Id="rId610" Type="http://schemas.openxmlformats.org/officeDocument/2006/relationships/hyperlink" Target="https://gitlab.com/gitlab-org/cli#installation" TargetMode="External"/><Relationship Id="rId611" Type="http://schemas.openxmlformats.org/officeDocument/2006/relationships/hyperlink" Target="https://gitlab.com/gitlab-org/cli/-/releases" TargetMode="External"/><Relationship Id="rId381" Type="http://schemas.openxmlformats.org/officeDocument/2006/relationships/hyperlink" Target="https://google.github.io/styleguide/Rguide.html" TargetMode="External"/><Relationship Id="rId392" Type="http://schemas.openxmlformats.org/officeDocument/2006/relationships/hyperlink" Target="https://google.github.io/styleguide/Rguide.html#use-explicit-returns" TargetMode="External"/><Relationship Id="rId809" Type="http://schemas.openxmlformats.org/officeDocument/2006/relationships/hyperlink" Target="https://google.github.io/styleguide/shellguide.html" TargetMode="External"/><Relationship Id="rId1035" Type="http://schemas.openxmlformats.org/officeDocument/2006/relationships/hyperlink" Target="https://grants.nih.gov" TargetMode="External"/><Relationship Id="rId1016" Type="http://schemas.openxmlformats.org/officeDocument/2006/relationships/hyperlink" Target="https://grantwriting.stanford.edu/resources/funding-train/" TargetMode="External"/><Relationship Id="rId1080" Type="http://schemas.openxmlformats.org/officeDocument/2006/relationships/hyperlink" Target="https://happygitwithr.com/" TargetMode="External"/><Relationship Id="rId625" Type="http://schemas.openxmlformats.org/officeDocument/2006/relationships/hyperlink" Target="https://happygitwithr.com/repeated-amend.html" TargetMode="External"/><Relationship Id="rId617" Type="http://schemas.openxmlformats.org/officeDocument/2006/relationships/hyperlink" Target="https://help.github.com/en/github/collaborating-with-issues-and-pull-requests/creating-a-pull-request#creating-the-pull-request" TargetMode="External"/><Relationship Id="rId304" Type="http://schemas.openxmlformats.org/officeDocument/2006/relationships/hyperlink" Target="https://here.r-lib.org/" TargetMode="External"/><Relationship Id="rId891" Type="http://schemas.openxmlformats.org/officeDocument/2006/relationships/hyperlink" Target="https://hpc.ucdavis.edu/" TargetMode="External"/><Relationship Id="rId297" Type="http://schemas.openxmlformats.org/officeDocument/2006/relationships/hyperlink" Target="https://httr.r-lib.org/" TargetMode="External"/><Relationship Id="rId295" Type="http://schemas.openxmlformats.org/officeDocument/2006/relationships/hyperlink" Target="https://httr2.r-lib.org/" TargetMode="External"/><Relationship Id="rId771" Type="http://schemas.openxmlformats.org/officeDocument/2006/relationships/hyperlink" Target="https://iterm2.com/" TargetMode="External"/><Relationship Id="rId1078"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66" Type="http://schemas.openxmlformats.org/officeDocument/2006/relationships/hyperlink" Target="https://jarl.etiennebacher.com/" TargetMode="External"/><Relationship Id="rId460" Type="http://schemas.openxmlformats.org/officeDocument/2006/relationships/hyperlink" Target="https://jarl.etiennebacher.com/cli" TargetMode="External"/><Relationship Id="rId458" Type="http://schemas.openxmlformats.org/officeDocument/2006/relationships/hyperlink" Target="https://jarl.etiennebacher.com/configuration" TargetMode="External"/><Relationship Id="rId457" Type="http://schemas.openxmlformats.org/officeDocument/2006/relationships/hyperlink" Target="https://jarl.etiennebacher.com/lsp" TargetMode="External"/><Relationship Id="rId969" Type="http://schemas.openxmlformats.org/officeDocument/2006/relationships/hyperlink" Target="https://journals.lww.com/epidem/Fulltext/2001/05000/The_Value_of_P.2.aspx" TargetMode="External"/><Relationship Id="rId1033" Type="http://schemas.openxmlformats.org/officeDocument/2006/relationships/hyperlink" Target="https://journals.plos.org/ploscompbiol/article?id=10.1371/journal.pcbi.1003833" TargetMode="External"/><Relationship Id="rId1087" Type="http://schemas.openxmlformats.org/officeDocument/2006/relationships/hyperlink" Target="https://journals.plos.org/plosone/s/authorship" TargetMode="External"/><Relationship Id="rId189" Type="http://schemas.openxmlformats.org/officeDocument/2006/relationships/hyperlink" Target="https://larmarange.github.io/labelled/" TargetMode="External"/><Relationship Id="rId583" Type="http://schemas.openxmlformats.org/officeDocument/2006/relationships/hyperlink" Target="https://learn.github.com/" TargetMode="External"/><Relationship Id="rId907" Type="http://schemas.openxmlformats.org/officeDocument/2006/relationships/hyperlink" Target="https://learn.microsoft.com/en-us/windows/wsl/tutorials/gui-apps" TargetMode="External"/><Relationship Id="rId262" Type="http://schemas.openxmlformats.org/officeDocument/2006/relationships/hyperlink" Target="https://lifecycle.r-lib.org/" TargetMode="External"/><Relationship Id="rId487" Type="http://schemas.openxmlformats.org/officeDocument/2006/relationships/hyperlink" Target="https://lifecycle.r-lib.org/articles/communicate.html" TargetMode="External"/><Relationship Id="rId488" Type="http://schemas.openxmlformats.org/officeDocument/2006/relationships/hyperlink" Target="https://lifecycle.r-lib.org/reference/deprecate_soft.html" TargetMode="External"/><Relationship Id="rId1005" Type="http://schemas.openxmlformats.org/officeDocument/2006/relationships/hyperlink" Target="https://link.springer.com/book/10.1007/978-3-030-98175-4" TargetMode="External"/><Relationship Id="rId1020" Type="http://schemas.openxmlformats.org/officeDocument/2006/relationships/hyperlink" Target="https://link.springer.com/book/9783031537929" TargetMode="External"/><Relationship Id="rId270" Type="http://schemas.openxmlformats.org/officeDocument/2006/relationships/hyperlink" Target="https://lintr.r-lib.org/" TargetMode="External"/><Relationship Id="rId317" Type="http://schemas.openxmlformats.org/officeDocument/2006/relationships/hyperlink" Target="https://lobstr.r-lib.org/" TargetMode="External"/><Relationship Id="rId349" Type="http://schemas.openxmlformats.org/officeDocument/2006/relationships/hyperlink" Target="https://lubridate.tidyverse.org/" TargetMode="External"/><Relationship Id="rId1136" Type="http://schemas.openxmlformats.org/officeDocument/2006/relationships/hyperlink" Target="https://man.openbsd.org/ssh_config" TargetMode="External"/><Relationship Id="rId1138" Type="http://schemas.openxmlformats.org/officeDocument/2006/relationships/hyperlink" Target="https://manpages.debian.org/stable/openssh-client/ssh_config.5.en.html" TargetMode="External"/><Relationship Id="rId1147" Type="http://schemas.openxmlformats.org/officeDocument/2006/relationships/hyperlink" Target="https://mastering-shiny.org/" TargetMode="External"/><Relationship Id="rId1032" Type="http://schemas.openxmlformats.org/officeDocument/2006/relationships/hyperlink" Target="https://medialab.github.io/iwanthue/" TargetMode="External"/><Relationship Id="rId972" Type="http://schemas.openxmlformats.org/officeDocument/2006/relationships/hyperlink" Target="https://medialab.github.io/iwanthue/?utm_source=Nature+Briefing&amp;utm_campaign=2c68711076-briefing-dy-20211006&amp;utm_medium=email&amp;utm_term=0_c9dfd39373-2c68711076-44335685" TargetMode="External"/><Relationship Id="rId824" Type="http://schemas.openxmlformats.org/officeDocument/2006/relationships/hyperlink" Target="https://medium.com/@jeongwhanchoi/install-tmux-on-osx-and-basics-commands-for-beginners-be22520fd95e" TargetMode="External"/><Relationship Id="rId306" Type="http://schemas.openxmlformats.org/officeDocument/2006/relationships/hyperlink" Target="https://memoise.r-lib.org/" TargetMode="External"/><Relationship Id="rId1101" Type="http://schemas.openxmlformats.org/officeDocument/2006/relationships/hyperlink" Target="https://mentors.fm/2019/08/13/think-and-write-with-leslie-lamport/" TargetMode="External"/><Relationship Id="rId550" Type="http://schemas.openxmlformats.org/officeDocument/2006/relationships/hyperlink" Target="https://mermaid.live/" TargetMode="External"/><Relationship Id="rId1011" Type="http://schemas.openxmlformats.org/officeDocument/2006/relationships/hyperlink" Target="https://mitcommlab.mit.edu/be/2023/09/27/toward-an-evenbetterposter-improving-the-betterposter-template/" TargetMode="External"/><Relationship Id="rId906" Type="http://schemas.openxmlformats.org/officeDocument/2006/relationships/hyperlink" Target="https://mobaxterm.mobatek.net/" TargetMode="External"/><Relationship Id="rId1052" Type="http://schemas.openxmlformats.org/officeDocument/2006/relationships/hyperlink" Target="https://morrison-lab.github.io/psw/" TargetMode="External"/><Relationship Id="rId938" Type="http://schemas.openxmlformats.org/officeDocument/2006/relationships/hyperlink" Target="https://morrison-lab.github.io/wai/" TargetMode="External"/><Relationship Id="rId958" Type="http://schemas.openxmlformats.org/officeDocument/2006/relationships/hyperlink" Target="https://morrison-lab.github.io/wai/chapters/ai-use-policies.html" TargetMode="External"/><Relationship Id="rId1071" Type="http://schemas.openxmlformats.org/officeDocument/2006/relationships/hyperlink" Target="https://morrison-lab.github.io/wai/chapters/ai-use-policies.html#sec-ai-journal-articles" TargetMode="External"/><Relationship Id="rId959" Type="http://schemas.openxmlformats.org/officeDocument/2006/relationships/hyperlink" Target="https://morrison-lab.github.io/wai/chapters/coding-agents.html" TargetMode="External"/><Relationship Id="rId735"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608" Type="http://schemas.openxmlformats.org/officeDocument/2006/relationships/hyperlink" Target="https://morrison-lab.github.io/wai/chapters/coding-agents.html#sec-ai-claude-code-windows" TargetMode="External"/><Relationship Id="rId960" Type="http://schemas.openxmlformats.org/officeDocument/2006/relationships/hyperlink" Target="https://morrison-lab.github.io/wai/chapters/pr-workflow-with-agents.html" TargetMode="External"/><Relationship Id="rId1024" Type="http://schemas.openxmlformats.org/officeDocument/2006/relationships/hyperlink" Target="https://myidp.sciencecareers.org/" TargetMode="External"/><Relationship Id="rId785" Type="http://schemas.openxmlformats.org/officeDocument/2006/relationships/hyperlink" Target="https://ohmyz.sh/" TargetMode="External"/><Relationship Id="rId1111" Type="http://schemas.openxmlformats.org/officeDocument/2006/relationships/hyperlink" Target="https://osf.io/" TargetMode="External"/><Relationship Id="rId40" Type="http://schemas.openxmlformats.org/officeDocument/2006/relationships/hyperlink" Target="https://osf.io/tgbxr/" TargetMode="External"/><Relationship Id="rId661" Type="http://schemas.openxmlformats.org/officeDocument/2006/relationships/hyperlink" Target="https://p5js.org/contribute/steward_guidelines/" TargetMode="External"/><Relationship Id="rId254" Type="http://schemas.openxmlformats.org/officeDocument/2006/relationships/hyperlink" Target="https://pak.r-lib.org/" TargetMode="External"/><Relationship Id="rId573" Type="http://schemas.openxmlformats.org/officeDocument/2006/relationships/hyperlink" Target="https://pkg.yihui.org/litedown/" TargetMode="External"/><Relationship Id="rId572" Type="http://schemas.openxmlformats.org/officeDocument/2006/relationships/hyperlink" Target="https://pkg.yihui.org/litedown/book/" TargetMode="External"/><Relationship Id="rId248" Type="http://schemas.openxmlformats.org/officeDocument/2006/relationships/hyperlink" Target="https://pkgbuild.r-lib.org/" TargetMode="External"/><Relationship Id="rId82" Type="http://schemas.openxmlformats.org/officeDocument/2006/relationships/hyperlink" Target="https://pkgdown.r-lib.org/" TargetMode="External"/><Relationship Id="rId246" Type="http://schemas.openxmlformats.org/officeDocument/2006/relationships/hyperlink" Target="https://pkgload.r-lib.org/" TargetMode="External"/><Relationship Id="rId1097" Type="http://schemas.openxmlformats.org/officeDocument/2006/relationships/hyperlink" Target="https://plos.org/resource/how-to-store-and-manage-your-data/" TargetMode="External"/><Relationship Id="rId524" Type="http://schemas.openxmlformats.org/officeDocument/2006/relationships/hyperlink" Target="https://plotly.com/r/" TargetMode="External"/><Relationship Id="rId903" Type="http://schemas.openxmlformats.org/officeDocument/2006/relationships/hyperlink" Target="https://posit.co/products/open-source/rstudio-server/" TargetMode="External"/><Relationship Id="rId288" Type="http://schemas.openxmlformats.org/officeDocument/2006/relationships/hyperlink" Target="https://processx.r-lib.org/" TargetMode="External"/><Relationship Id="rId881"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92" Type="http://schemas.openxmlformats.org/officeDocument/2006/relationships/hyperlink" Target="https://ps.r-lib.org/" TargetMode="External"/><Relationship Id="rId143" Type="http://schemas.openxmlformats.org/officeDocument/2006/relationships/hyperlink" Target="https://purrr.tidyverse.org/" TargetMode="External"/><Relationship Id="rId399" Type="http://schemas.openxmlformats.org/officeDocument/2006/relationships/hyperlink" Target="https://purrr.tidyverse.org/reference/map.html" TargetMode="External"/><Relationship Id="rId494" Type="http://schemas.openxmlformats.org/officeDocument/2006/relationships/hyperlink" Target="https://quarto.org/" TargetMode="External"/><Relationship Id="rId539" Type="http://schemas.openxmlformats.org/officeDocument/2006/relationships/hyperlink" Target="https://quarto.org/docs/authoring/cross-references.html" TargetMode="External"/><Relationship Id="rId560" Type="http://schemas.openxmlformats.org/officeDocument/2006/relationships/hyperlink" Target="https://quarto.org/docs/authoring/diagrams.html" TargetMode="External"/><Relationship Id="rId541" Type="http://schemas.openxmlformats.org/officeDocument/2006/relationships/hyperlink" Target="https://quarto.org/docs/authoring/includes.html" TargetMode="External"/><Relationship Id="rId519" Type="http://schemas.openxmlformats.org/officeDocument/2006/relationships/hyperlink" Target="https://quarto.org/docs/books/" TargetMode="External"/><Relationship Id="rId523" Type="http://schemas.openxmlformats.org/officeDocument/2006/relationships/hyperlink" Target="https://quarto.org/docs/dashboards/" TargetMode="External"/><Relationship Id="rId528" Type="http://schemas.openxmlformats.org/officeDocument/2006/relationships/hyperlink" Target="https://quarto.org/docs/gallery/#dashboards" TargetMode="External"/><Relationship Id="rId497" Type="http://schemas.openxmlformats.org/officeDocument/2006/relationships/hyperlink" Target="https://quarto.org/docs/get-started/" TargetMode="External"/><Relationship Id="rId498"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35" Type="http://schemas.openxmlformats.org/officeDocument/2006/relationships/hyperlink" Target="https://quarto.org/docs/projects/profiles.html" TargetMode="External"/><Relationship Id="rId520" Type="http://schemas.openxmlformats.org/officeDocument/2006/relationships/hyperlink" Target="https://quarto.org/docs/publishing/" TargetMode="External"/><Relationship Id="rId564" Type="http://schemas.openxmlformats.org/officeDocument/2006/relationships/hyperlink" Target="https://quarto.org/docs/troubleshooting/" TargetMode="External"/><Relationship Id="rId234" Type="http://schemas.openxmlformats.org/officeDocument/2006/relationships/hyperlink" Target="https://r-box.github.io/boxr/articles/boxr-app-interactive.html#create" TargetMode="External"/><Relationship Id="rId867" Type="http://schemas.openxmlformats.org/officeDocument/2006/relationships/hyperlink" Target="https://r-hub.github.io/cranlogs/" TargetMode="External"/><Relationship Id="rId861" Type="http://schemas.openxmlformats.org/officeDocument/2006/relationships/hyperlink" Target="https://r-hub.github.io/rhub/articles/rhubv2.html" TargetMode="External"/><Relationship Id="rId319" Type="http://schemas.openxmlformats.org/officeDocument/2006/relationships/hyperlink" Target="https://r-lib.github.io/crayon/" TargetMode="External"/><Relationship Id="rId260" Type="http://schemas.openxmlformats.org/officeDocument/2006/relationships/hyperlink" Target="https://r-lib.github.io/pkgcache/" TargetMode="External"/><Relationship Id="rId315" Type="http://schemas.openxmlformats.org/officeDocument/2006/relationships/hyperlink" Target="https://r-lib.github.io/prettyunits/" TargetMode="External"/><Relationship Id="rId1152" Type="http://schemas.openxmlformats.org/officeDocument/2006/relationships/hyperlink" Target="https://r-pkgs.org/" TargetMode="External"/><Relationship Id="rId424"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6"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57" Type="http://schemas.openxmlformats.org/officeDocument/2006/relationships/hyperlink" Target="https://r-pkgs.org/release.html" TargetMode="External"/><Relationship Id="rId864" Type="http://schemas.openxmlformats.org/officeDocument/2006/relationships/hyperlink" Target="https://r-pkgs.org/release.html#sec-release-initial" TargetMode="External"/><Relationship Id="rId753"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54" Type="http://schemas.openxmlformats.org/officeDocument/2006/relationships/hyperlink" Target="https://r4ds.hadley.nz/" TargetMode="External"/><Relationship Id="rId499" Type="http://schemas.openxmlformats.org/officeDocument/2006/relationships/hyperlink" Target="https://r4ds.hadley.nz/quarto.html" TargetMode="External"/><Relationship Id="rId372" Type="http://schemas.openxmlformats.org/officeDocument/2006/relationships/hyperlink" Target="https://r4ds.hadley.nz/workflow-help.html#making-a-reprex" TargetMode="External"/><Relationship Id="rId281" Type="http://schemas.openxmlformats.org/officeDocument/2006/relationships/hyperlink" Target="https://r6.r-lib.org/" TargetMode="External"/><Relationship Id="rId916" Type="http://schemas.openxmlformats.org/officeDocument/2006/relationships/hyperlink" Target="https://ragg.r-lib.org/" TargetMode="External"/><Relationship Id="rId250" Type="http://schemas.openxmlformats.org/officeDocument/2006/relationships/hyperlink" Target="https://rcmdcheck.r-lib.org/" TargetMode="External"/><Relationship Id="rId340" Type="http://schemas.openxmlformats.org/officeDocument/2006/relationships/hyperlink" Target="https://readr.tidyverse.org/" TargetMode="External"/><Relationship Id="rId252" Type="http://schemas.openxmlformats.org/officeDocument/2006/relationships/hyperlink" Target="https://remotes.r-lib.org/" TargetMode="External"/><Relationship Id="rId37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84" Type="http://schemas.openxmlformats.org/officeDocument/2006/relationships/hyperlink" Target="https://researchdata.princeton.edu/research-lifecycle-guide/publishing-and-preservation/dois" TargetMode="External"/><Relationship Id="rId256" Type="http://schemas.openxmlformats.org/officeDocument/2006/relationships/hyperlink" Target="https://revdepcheck.r-lib.org/" TargetMode="External"/><Relationship Id="rId323" Type="http://schemas.openxmlformats.org/officeDocument/2006/relationships/hyperlink" Target="https://rex.r-lib.org/" TargetMode="External"/><Relationship Id="rId273"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5" Type="http://schemas.openxmlformats.org/officeDocument/2006/relationships/hyperlink" Target="https://roxygen2.r-lib.org/articles/rd.html" TargetMode="External"/><Relationship Id="rId172" Type="http://schemas.openxmlformats.org/officeDocument/2006/relationships/hyperlink" Target="https://roxygen2.r-lib.org/articles/rd.html#inheriting-documentation" TargetMode="External"/><Relationship Id="rId983" Type="http://schemas.openxmlformats.org/officeDocument/2006/relationships/hyperlink" Target="https://rstudio.github.io/cheatsheets/html/data-transformation.html" TargetMode="External"/><Relationship Id="rId985" Type="http://schemas.openxmlformats.org/officeDocument/2006/relationships/hyperlink" Target="https://rstudio.github.io/cheatsheets/html/data-visualization.html" TargetMode="External"/><Relationship Id="rId987" Type="http://schemas.openxmlformats.org/officeDocument/2006/relationships/hyperlink" Target="https://rstudio.github.io/cheatsheets/html/rmarkdown.html" TargetMode="External"/><Relationship Id="rId984" Type="http://schemas.openxmlformats.org/officeDocument/2006/relationships/hyperlink" Target="https://rstudio.github.io/cheatsheets/html/tidyr.html" TargetMode="External"/><Relationship Id="rId525" Type="http://schemas.openxmlformats.org/officeDocument/2006/relationships/hyperlink" Target="https://rstudio.github.io/leaflet/" TargetMode="External"/><Relationship Id="rId831" Type="http://schemas.openxmlformats.org/officeDocument/2006/relationships/hyperlink" Target="https://rstudio.github.io/renv/" TargetMode="External"/><Relationship Id="rId330" Type="http://schemas.openxmlformats.org/officeDocument/2006/relationships/hyperlink" Target="https://rviews.rstudio.com/2017/06/08/what-is-the-tidyverse/" TargetMode="External"/><Relationship Id="rId986" Type="http://schemas.openxmlformats.org/officeDocument/2006/relationships/hyperlink" Target="https://s3.amazonaws.com/assets.datacamp.com/blog_assets/datatable_Cheat_Sheet_R.pdf" TargetMode="External"/><Relationship Id="rId308" Type="http://schemas.openxmlformats.org/officeDocument/2006/relationships/hyperlink" Target="https://scales.r-lib.org/" TargetMode="External"/><Relationship Id="rId417" Type="http://schemas.openxmlformats.org/officeDocument/2006/relationships/hyperlink" Target="https://sembr.org/" TargetMode="External"/><Relationship Id="rId591"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11" Type="http://schemas.openxmlformats.org/officeDocument/2006/relationships/hyperlink" Target="https://sessioninfo.r-lib.org/" TargetMode="External"/><Relationship Id="rId1120" Type="http://schemas.openxmlformats.org/officeDocument/2006/relationships/hyperlink" Target="https://sethrobertson.github.io/GitFixUm/fixup.html" TargetMode="External"/><Relationship Id="rId527" Type="http://schemas.openxmlformats.org/officeDocument/2006/relationships/hyperlink" Target="https://shiny.posit.co/" TargetMode="External"/><Relationship Id="rId1126" Type="http://schemas.openxmlformats.org/officeDocument/2006/relationships/hyperlink" Target="https://slurm.schedmd.com/salloc.html" TargetMode="External"/><Relationship Id="rId1128" Type="http://schemas.openxmlformats.org/officeDocument/2006/relationships/hyperlink" Target="https://slurm.schedmd.com/sattach.html" TargetMode="External"/><Relationship Id="rId1130" Type="http://schemas.openxmlformats.org/officeDocument/2006/relationships/hyperlink" Target="https://slurm.schedmd.com/sbatch.html" TargetMode="External"/><Relationship Id="rId1132" Type="http://schemas.openxmlformats.org/officeDocument/2006/relationships/hyperlink" Target="https://slurm.schedmd.com/squeue.html" TargetMode="External"/><Relationship Id="rId1134" Type="http://schemas.openxmlformats.org/officeDocument/2006/relationships/hyperlink" Target="https://slurm.schedmd.com/srun.html" TargetMode="External"/><Relationship Id="rId220" Type="http://schemas.openxmlformats.org/officeDocument/2006/relationships/hyperlink" Target="https://softwareengineering.stackexchange.com/questions/133404/what-is-the-ideal-length-of-a-method-for-you" TargetMode="External"/><Relationship Id="rId905" Type="http://schemas.openxmlformats.org/officeDocument/2006/relationships/hyperlink" Target="https://sourceforge.net/projects/vcxsrv/" TargetMode="External"/><Relationship Id="rId584" Type="http://schemas.openxmlformats.org/officeDocument/2006/relationships/hyperlink" Target="https://sp19.datastructur.es/materials/guides/using-git#b-local-repositories-narrative-introduction" TargetMode="External"/><Relationship Id="rId614" Type="http://schemas.openxmlformats.org/officeDocument/2006/relationships/hyperlink" Target="https://sp19.datastructur.es/materials/guides/using-git#e-git-branching-advanced-git-optional" TargetMode="External"/><Relationship Id="rId200"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72" Type="http://schemas.openxmlformats.org/officeDocument/2006/relationships/hyperlink" Target="https://stackoverflow.com/questions/21435339/data-table-vs-dplyr-can-one-do-something-well-the-other-cant-or-does-poorly/27840349#27840349" TargetMode="External"/><Relationship Id="rId359" Type="http://schemas.openxmlformats.org/officeDocument/2006/relationships/hyperlink" Target="https://stackoverflow.com/questions/28125816/r-standard-evaluation-for-join-dplyr" TargetMode="External"/><Relationship Id="rId219" Type="http://schemas.openxmlformats.org/officeDocument/2006/relationships/hyperlink" Target="https://stackoverflow.com/questions/475675/when-is-a-function-too-long" TargetMode="External"/><Relationship Id="rId794" Type="http://schemas.openxmlformats.org/officeDocument/2006/relationships/hyperlink" Target="https://starship.rs/" TargetMode="External"/><Relationship Id="rId324" Type="http://schemas.openxmlformats.org/officeDocument/2006/relationships/hyperlink" Target="https://stringr.tidyverse.org/" TargetMode="External"/><Relationship Id="rId382" Type="http://schemas.openxmlformats.org/officeDocument/2006/relationships/hyperlink" Target="https://style.tidyverse.org/" TargetMode="External"/><Relationship Id="rId321" Type="http://schemas.openxmlformats.org/officeDocument/2006/relationships/hyperlink" Target="https://styler.r-lib.org/" TargetMode="External"/><Relationship Id="rId185" Type="http://schemas.openxmlformats.org/officeDocument/2006/relationships/hyperlink" Target="https://support.posit.co/hc/en-us/articles/200484568-Code-Folding-and-Sections" TargetMode="External"/><Relationship Id="rId769" Type="http://schemas.openxmlformats.org/officeDocument/2006/relationships/hyperlink" Target="https://sw.kovidgoyal.net/kitty/" TargetMode="External"/><Relationship Id="rId352" Type="http://schemas.openxmlformats.org/officeDocument/2006/relationships/hyperlink" Target="https://tavareshugo.github.io/data_carpentry_extras/base-r_tidyverse_equivalents/base-r_tidyverse_equivalents.html" TargetMode="External"/><Relationship Id="rId1014"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77" Type="http://schemas.openxmlformats.org/officeDocument/2006/relationships/hyperlink" Target="https://thinkr-open.github.io/gitdown/" TargetMode="External"/><Relationship Id="rId632" Type="http://schemas.openxmlformats.org/officeDocument/2006/relationships/hyperlink" Target="https://thinkr-open.github.io/gitlabr/" TargetMode="External"/><Relationship Id="rId344" Type="http://schemas.openxmlformats.org/officeDocument/2006/relationships/hyperlink" Target="https://tibble.tidyverse.org/" TargetMode="External"/><Relationship Id="rId337" Type="http://schemas.openxmlformats.org/officeDocument/2006/relationships/hyperlink" Target="https://tidyr.tidyverse.org/" TargetMode="External"/><Relationship Id="rId485" Type="http://schemas.openxmlformats.org/officeDocument/2006/relationships/hyperlink" Target="https://tidyselect.r-lib.org/" TargetMode="External"/><Relationship Id="rId435" Type="http://schemas.openxmlformats.org/officeDocument/2006/relationships/hyperlink" Target="https://tidyverse.org/blog/2017/12/styler-1.0.0/" TargetMode="External"/><Relationship Id="rId629" Type="http://schemas.openxmlformats.org/officeDocument/2006/relationships/hyperlink" Target="https://tidyverse.org/blog/2017/12/workflow-vs-script/" TargetMode="External"/><Relationship Id="rId1159" Type="http://schemas.openxmlformats.org/officeDocument/2006/relationships/hyperlink" Target="https://ucd-serg.github.io/lab-manual/appendix-copilot-instructions.html" TargetMode="External"/><Relationship Id="rId1161" Type="http://schemas.openxmlformats.org/officeDocument/2006/relationships/hyperlink" Target="https://ucd-serg.github.io/lab-manual/appendix-copilot-setup-steps.html" TargetMode="External"/><Relationship Id="rId844" Type="http://schemas.openxmlformats.org/officeDocument/2006/relationships/hyperlink" Target="https://ucd-serg.github.io/lab-manual/coding-practices.html#file-headers" TargetMode="External"/><Relationship Id="rId847" Type="http://schemas.openxmlformats.org/officeDocument/2006/relationships/hyperlink" Target="https://ucd-serg.github.io/lab-manual/coding-practices.html#function-documentation" TargetMode="External"/><Relationship Id="rId967" Type="http://schemas.openxmlformats.org/officeDocument/2006/relationships/hyperlink" Target="https://ucd-serg.github.io/lab-manual/coding-style.html" TargetMode="External"/><Relationship Id="rId850" Type="http://schemas.openxmlformats.org/officeDocument/2006/relationships/hyperlink" Target="https://ucd-serg.github.io/lab-manual/unix.html#example-code-for-runfilesavelogs" TargetMode="External"/><Relationship Id="rId981" Type="http://schemas.openxmlformats.org/officeDocument/2006/relationships/hyperlink" Target="https://ucdavisdatalab.github.io/install_guides/" TargetMode="External"/><Relationship Id="rId978"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1001"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75" Type="http://schemas.openxmlformats.org/officeDocument/2006/relationships/hyperlink" Target="https://vctrs.r-lib.org/" TargetMode="External"/><Relationship Id="rId268" Type="http://schemas.openxmlformats.org/officeDocument/2006/relationships/hyperlink" Target="https://waldo.r-lib.org/" TargetMode="External"/><Relationship Id="rId765" Type="http://schemas.openxmlformats.org/officeDocument/2006/relationships/hyperlink" Target="https://wezfurlong.org/wezterm/" TargetMode="External"/><Relationship Id="rId908" Type="http://schemas.openxmlformats.org/officeDocument/2006/relationships/hyperlink" Target="https://wiki.archlinux.org/title/Wayland" TargetMode="External"/><Relationship Id="rId919" Type="http://schemas.openxmlformats.org/officeDocument/2006/relationships/hyperlink" Target="https://wiki.x2go.org/" TargetMode="External"/><Relationship Id="rId277" Type="http://schemas.openxmlformats.org/officeDocument/2006/relationships/hyperlink" Target="https://withr.r-lib.org/" TargetMode="External"/><Relationship Id="rId1064" Type="http://schemas.openxmlformats.org/officeDocument/2006/relationships/hyperlink" Target="https://www.biorxiv.org/" TargetMode="External"/><Relationship Id="rId358" Type="http://schemas.openxmlformats.org/officeDocument/2006/relationships/hyperlink" Target="https://www.brodrigues.co/blog/2016-07-18-data-frame-columns-as-arguments-to-dplyr-functions/" TargetMode="External"/><Relationship Id="rId933" Type="http://schemas.openxmlformats.org/officeDocument/2006/relationships/hyperlink" Target="https://www.chriswrites.com/how-to-change-file-permissions-using-the-terminal/" TargetMode="External"/><Relationship Id="rId190" Type="http://schemas.openxmlformats.org/officeDocument/2006/relationships/hyperlink" Target="https://www.danieldsjoberg.com/gtsummary/" TargetMode="External"/><Relationship Id="rId976"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8" Type="http://schemas.openxmlformats.org/officeDocument/2006/relationships/hyperlink" Target="https://www.git-scm.com/docs/gitignore#_pattern_format" TargetMode="External"/><Relationship Id="rId734" Type="http://schemas.openxmlformats.org/officeDocument/2006/relationships/hyperlink" Target="https://www.githubstatus.com/" TargetMode="External"/><Relationship Id="rId1019" Type="http://schemas.openxmlformats.org/officeDocument/2006/relationships/hyperlink" Target="https://www.globalcodeofconduct.org/" TargetMode="External"/><Relationship Id="rId923" Type="http://schemas.openxmlformats.org/officeDocument/2006/relationships/hyperlink" Target="https://www.gnu.org/software/screen/" TargetMode="External"/><Relationship Id="rId820" Type="http://schemas.openxmlformats.org/officeDocument/2006/relationships/hyperlink" Target="https://www.howtogeek.com/118594/how-to-edit-your-system-path-for-easy-command-line-access/" TargetMode="External"/><Relationship Id="rId526" Type="http://schemas.openxmlformats.org/officeDocument/2006/relationships/hyperlink" Target="https://www.htmlwidgets.org/" TargetMode="External"/><Relationship Id="rId1063" Type="http://schemas.openxmlformats.org/officeDocument/2006/relationships/hyperlink" Target="https://www.medrxiv.org/" TargetMode="External"/><Relationship Id="rId1028" Type="http://schemas.openxmlformats.org/officeDocument/2006/relationships/hyperlink" Target="https://www.nature.com/articles/d41586-021-03603-2" TargetMode="External"/><Relationship Id="rId1017" Type="http://schemas.openxmlformats.org/officeDocument/2006/relationships/hyperlink" Target="https://www.niaid.nih.gov/grants-contracts/write-grant-application" TargetMode="External"/><Relationship Id="rId433" Type="http://schemas.openxmlformats.org/officeDocument/2006/relationships/hyperlink" Target="https://www.r-bloggers.com/align-assign-rstudio-addin-to-align-assignment-operators/" TargetMode="External"/><Relationship Id="rId361" Type="http://schemas.openxmlformats.org/officeDocument/2006/relationships/hyperlink" Target="https://www.rdocumentation.org/packages/feather/versions/0.3.3" TargetMode="External"/><Relationship Id="rId436" Type="http://schemas.openxmlformats.org/officeDocument/2006/relationships/hyperlink" Target="https://www.rdocumentation.org/packages/styler/versions/1.1.0/topics/style_dir" TargetMode="External"/><Relationship Id="rId217" Type="http://schemas.openxmlformats.org/officeDocument/2006/relationships/hyperlink" Target="https://www.reddit.com/r/learnprogramming/comments/47avb5/one_long_function_2001000_lines_of_codes_or_one/" TargetMode="External"/><Relationship Id="rId1009" Type="http://schemas.openxmlformats.org/officeDocument/2006/relationships/hyperlink" Target="https://www.sciencedirect.com/science/article/pii/S1471491423000928" TargetMode="External"/><Relationship Id="rId815" Type="http://schemas.openxmlformats.org/officeDocument/2006/relationships/hyperlink" Target="https://www.shellcheck.net/" TargetMode="External"/><Relationship Id="rId218" Type="http://schemas.openxmlformats.org/officeDocument/2006/relationships/hyperlink" Target="https://www.sololearn.com/en/Discuss/1278705/optimal-number-of-lines-of-code-of-functions" TargetMode="External"/><Relationship Id="rId333" Type="http://schemas.openxmlformats.org/officeDocument/2006/relationships/hyperlink" Target="https://www.tidyverse.org/" TargetMode="External"/><Relationship Id="rId486" Type="http://schemas.openxmlformats.org/officeDocument/2006/relationships/hyperlink" Target="https://www.tidyverse.org/blog/2022/10/tidyselect-1-2-0/" TargetMode="External"/><Relationship Id="rId1025" Type="http://schemas.openxmlformats.org/officeDocument/2006/relationships/hyperlink" Target="https://www.training.nih.gov/career-services/" TargetMode="External"/><Relationship Id="rId904" Type="http://schemas.openxmlformats.org/officeDocument/2006/relationships/hyperlink" Target="https://www.xquartz.org/" TargetMode="External"/><Relationship Id="rId1029" Type="http://schemas.openxmlformats.org/officeDocument/2006/relationships/hyperlink" Target="https://www.youtube.com/watch?v=1RwJbhkCA58" TargetMode="External"/><Relationship Id="rId1010"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56" Type="http://schemas.openxmlformats.org/officeDocument/2006/relationships/hyperlink" Target="https://www.youtube.com/watch?v=nERXS3ssntw" TargetMode="External"/><Relationship Id="rId1007" Type="http://schemas.openxmlformats.org/officeDocument/2006/relationships/hyperlink" Target="https://x.com/acagamic/status/1680381737816424450" TargetMode="External"/><Relationship Id="rId400"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2026-09-02T10:37:01Z</dcterms:created>
  <dcterms:modified xsi:type="dcterms:W3CDTF">2026-09-02T10:37:01Z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