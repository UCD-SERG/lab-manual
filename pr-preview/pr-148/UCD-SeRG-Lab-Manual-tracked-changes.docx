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ins w:id="488" w:author="PR Preview" w:date="2024-01-01T00:00:00Z">
        <w:r>
          <w:t xml:space="preserve">Throughout this document there have been references to the Tidyverse,</w:t>
        </w:r>
      </w:ins>
      <w:ins w:id="488" w:author="PR Preview" w:date="2024-01-01T00:00:00Z">
        <w:r>
          <w:t xml:space="preserve"> </w:t>
        </w:r>
      </w:ins>
      <w:ins w:id="488" w:author="PR Preview" w:date="2024-01-01T00:00:00Z">
        <w:r>
          <w:t xml:space="preserve">but this section is to explicitly show you how to transform your Base R tendencies to Tidyverse</w:t>
        </w:r>
      </w:ins>
      <w:ins w:id="488" w:author="PR Preview" w:date="2024-01-01T00:00:00Z">
        <w:r>
          <w:t xml:space="preserve"> </w:t>
        </w:r>
      </w:ins>
      <w:ins w:id="488" w:author="PR Preview" w:date="2024-01-01T00:00:00Z">
        <w:r>
          <w:t xml:space="preserve">(or Data.Table, Tidyverse’s performance-optimized competitor).</w:t>
        </w:r>
      </w:ins>
      <w:ins w:id="488" w:author="PR Preview" w:date="2024-01-01T00:00:00Z">
        <w:r>
          <w:t xml:space="preserve"> </w:t>
        </w:r>
      </w:ins>
      <w:ins w:id="488" w:author="PR Preview" w:date="2024-01-01T00:00:00Z">
        <w:r>
          <w:t xml:space="preserve">For most of our work that does not utilize very large datasets,</w:t>
        </w:r>
      </w:ins>
      <w:ins w:id="488" w:author="PR Preview" w:date="2024-01-01T00:00:00Z">
        <w:r>
          <w:t xml:space="preserve"> </w:t>
        </w:r>
      </w:ins>
      <w:ins w:id="488" w:author="PR Preview" w:date="2024-01-01T00:00:00Z">
        <w:r>
          <w:t xml:space="preserve">we recommend that you code in Tidyverse rather than Base R.</w:t>
        </w:r>
      </w:ins>
      <w:ins w:id="488" w:author="PR Preview" w:date="2024-01-01T00:00:00Z">
        <w:r>
          <w:t xml:space="preserve"> </w:t>
        </w:r>
      </w:ins>
      <w:ins w:id="488" w:author="PR Preview" w:date="2024-01-01T00:00:00Z">
        <w:r>
          <w:t xml:space="preserve">Tidyverse is quickly becoming</w:t>
        </w:r>
      </w:ins>
      <w:ins w:id="488" w:author="PR Preview" w:date="2024-01-01T00:00:00Z">
        <w:r>
          <w:t xml:space="preserve"> </w:t>
        </w:r>
      </w:ins>
      <w:hyperlink r:id="rId172">
        <w:r>
          <w:rPr>
            <w:rStyle w:val="Hyperlink"/>
          </w:rPr>
          <w:t xml:space="preserve">the gold standard</w:t>
        </w:r>
      </w:hyperlink>
      <w:ins w:id="488" w:author="PR Preview" w:date="2024-01-01T00:00:00Z">
        <w:r>
          <w:t xml:space="preserve"> </w:t>
        </w:r>
      </w:ins>
      <w:ins w:id="488" w:author="PR Preview" w:date="2024-01-01T00:00:00Z">
        <w:r>
          <w:t xml:space="preserve">in R data analysis and modern data science packages and code should use Tidyverse style and packages</w:t>
        </w:r>
      </w:ins>
      <w:ins w:id="488" w:author="PR Preview" w:date="2024-01-01T00:00:00Z">
        <w:r>
          <w:t xml:space="preserve"> </w:t>
        </w:r>
      </w:ins>
      <w:ins w:id="488" w:author="PR Preview" w:date="2024-01-01T00:00:00Z">
        <w:r>
          <w:t xml:space="preserve">unless there’s a significant reason not to</w:t>
        </w:r>
      </w:ins>
      <w:ins w:id="488" w:author="PR Preview" w:date="2024-01-01T00:00:00Z">
        <w:r>
          <w:t xml:space="preserve"> </w:t>
        </w:r>
      </w:ins>
      <w:ins w:id="488" w:author="PR Preview" w:date="2024-01-01T00:00:00Z">
        <w:r>
          <w:t xml:space="preserve">(i.e. big data pipelines that would benefit from Data.Table’s performance optimizations).</w:t>
        </w:r>
      </w:ins>
      <w:ins w:id="488" w:author="PR Preview" w:date="2024-01-01T00:00:00Z">
        <w:r>
          <w:t xml:space="preserve"> </w:t>
        </w:r>
      </w:ins>
      <w:ins w:id="488" w:author="PR Preview" w:date="2024-01-01T00:00:00Z">
        <w:r>
          <w:t xml:space="preserve">Note that</w:t>
        </w:r>
      </w:ins>
      <w:ins w:id="488" w:author="PR Preview" w:date="2024-01-01T00:00:00Z">
        <w:r>
          <w:t xml:space="preserve"> </w:t>
        </w:r>
      </w:ins>
      <w:hyperlink r:id="rId173">
        <w:r>
          <w:rPr>
            <w:rStyle w:val="VerbatimChar"/>
          </w:rPr>
          <w:t xml:space="preserve">{dtplyr}</w:t>
        </w:r>
      </w:hyperlink>
      <w:ins w:id="488" w:author="PR Preview" w:date="2024-01-01T00:00:00Z">
        <w:r>
          <w:t xml:space="preserve"> </w:t>
        </w:r>
      </w:ins>
      <w:ins w:id="488" w:author="PR Preview" w:date="2024-01-01T00:00:00Z">
        <w:r>
          <w:t xml:space="preserve">provides a data.table backend for dplyr,</w:t>
        </w:r>
      </w:ins>
      <w:ins w:id="488" w:author="PR Preview" w:date="2024-01-01T00:00:00Z">
        <w:r>
          <w:t xml:space="preserve"> </w:t>
        </w:r>
      </w:ins>
      <w:ins w:id="488" w:author="PR Preview" w:date="2024-01-01T00:00:00Z">
        <w:r>
          <w:t xml:space="preserve">enabling you to use most of dplyr’s tidy syntax with data.table’s performance optimizations.</w:t>
        </w:r>
      </w:ins>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ins w:id="1490" w:author="PR Preview" w:date="2024-01-01T00:00:00Z">
        <w:r>
          <w:t xml:space="preserve">6.17 Core Tidyverse Packages</w:t>
        </w:r>
      </w:ins>
    </w:p>
    <w:p>
      <w:pPr>
        <w:pStyle w:val="FirstParagraph"/>
      </w:pPr>
      <w:ins w:id="1491" w:author="PR Preview" w:date="2024-01-01T00:00:00Z">
        <w:r>
          <w:t xml:space="preserve">The</w:t>
        </w:r>
      </w:ins>
      <w:ins w:id="1491" w:author="PR Preview" w:date="2024-01-01T00:00:00Z">
        <w:r>
          <w:t xml:space="preserve"> </w:t>
        </w:r>
      </w:ins>
      <w:hyperlink r:id="rId175">
        <w:r>
          <w:rPr>
            <w:rStyle w:val="Hyperlink"/>
          </w:rPr>
          <w:t xml:space="preserve">tidyverse</w:t>
        </w:r>
      </w:hyperlink>
      <w:ins w:id="1491" w:author="PR Preview" w:date="2024-01-01T00:00:00Z">
        <w:r>
          <w:t xml:space="preserve"> </w:t>
        </w:r>
      </w:ins>
      <w:ins w:id="1491" w:author="PR Preview" w:date="2024-01-01T00:00:00Z">
        <w:r>
          <w:t xml:space="preserve">is a collection of R packages designed for data science</w:t>
        </w:r>
      </w:ins>
      <w:ins w:id="1491" w:author="PR Preview" w:date="2024-01-01T00:00:00Z">
        <w:r>
          <w:t xml:space="preserve"> </w:t>
        </w:r>
      </w:ins>
      <w:ins w:id="1491" w:author="PR Preview" w:date="2024-01-01T00:00:00Z">
        <w:r>
          <w:t xml:space="preserve">that share an underlying design philosophy, grammar, and data structures.</w:t>
        </w:r>
      </w:ins>
      <w:ins w:id="1491" w:author="PR Preview" w:date="2024-01-01T00:00:00Z">
        <w:r>
          <w:t xml:space="preserve"> </w:t>
        </w:r>
      </w:ins>
      <w:ins w:id="1491" w:author="PR Preview" w:date="2024-01-01T00:00:00Z">
        <w:r>
          <w:t xml:space="preserve">As of tidyverse 1.3.0,</w:t>
        </w:r>
      </w:ins>
      <w:ins w:id="1491" w:author="PR Preview" w:date="2024-01-01T00:00:00Z">
        <w:r>
          <w:t xml:space="preserve"> </w:t>
        </w:r>
      </w:ins>
      <w:ins w:id="1491" w:author="PR Preview" w:date="2024-01-01T00:00:00Z">
        <w:r>
          <w:t xml:space="preserve">the following nine packages are included in the core tidyverse and are loaded automatically</w:t>
        </w:r>
      </w:ins>
      <w:ins w:id="1491" w:author="PR Preview" w:date="2024-01-01T00:00:00Z">
        <w:r>
          <w:t xml:space="preserve"> </w:t>
        </w:r>
      </w:ins>
      <w:ins w:id="1491" w:author="PR Preview" w:date="2024-01-01T00:00:00Z">
        <w:r>
          <w:t xml:space="preserve">when you run</w:t>
        </w:r>
      </w:ins>
      <w:ins w:id="1491" w:author="PR Preview" w:date="2024-01-01T00:00:00Z">
        <w:r>
          <w:t xml:space="preserve"> </w:t>
        </w:r>
      </w:ins>
      <w:ins w:id="1491" w:author="PR Preview" w:date="2024-01-01T00:00:00Z">
        <w:r>
          <w:rPr>
            <w:rStyle w:val="VerbatimChar"/>
          </w:rPr>
          <w:t xml:space="preserve">library(tidyverse)</w:t>
        </w:r>
      </w:ins>
      <w:ins w:id="1491" w:author="PR Preview" w:date="2024-01-01T00:00:00Z">
        <w:r>
          <w:t xml:space="preserve">:</w:t>
        </w:r>
      </w:ins>
    </w:p>
    <w:bookmarkStart w:id="177" w:name="sec-ggplot2"/>
    <w:p>
      <w:pPr>
        <w:pStyle w:val="Heading3"/>
      </w:pPr>
      <w:ins w:id="1492" w:author="PR Preview" w:date="2024-01-01T00:00:00Z">
        <w:r>
          <w:t xml:space="preserve">6.17.1</w:t>
        </w:r>
      </w:ins>
      <w:ins w:id="1492" w:author="PR Preview" w:date="2024-01-01T00:00:00Z">
        <w:r>
          <w:t xml:space="preserve"> </w:t>
        </w:r>
      </w:ins>
      <w:hyperlink r:id="rId176">
        <w:r>
          <w:rPr>
            <w:rStyle w:val="Hyperlink"/>
          </w:rPr>
          <w:t xml:space="preserve">ggplot2</w:t>
        </w:r>
      </w:hyperlink>
    </w:p>
    <w:p>
      <w:pPr>
        <w:pStyle w:val="FirstParagraph"/>
      </w:pPr>
      <w:hyperlink r:id="rId176">
        <w:r>
          <w:rPr>
            <w:rStyle w:val="VerbatimChar"/>
          </w:rPr>
          <w:t xml:space="preserve">{ggplot2}</w:t>
        </w:r>
      </w:hyperlink>
      <w:ins w:id="1493" w:author="PR Preview" w:date="2024-01-01T00:00:00Z">
        <w:r>
          <w:t xml:space="preserve"> </w:t>
        </w:r>
      </w:ins>
      <w:ins w:id="1493" w:author="PR Preview" w:date="2024-01-01T00:00:00Z">
        <w:r>
          <w:t xml:space="preserve">is a system for declaratively creating graphics,</w:t>
        </w:r>
      </w:ins>
      <w:ins w:id="1493" w:author="PR Preview" w:date="2024-01-01T00:00:00Z">
        <w:r>
          <w:t xml:space="preserve"> </w:t>
        </w:r>
      </w:ins>
      <w:ins w:id="1493" w:author="PR Preview" w:date="2024-01-01T00:00:00Z">
        <w:r>
          <w:t xml:space="preserve">based on The Grammar of Graphics.</w:t>
        </w:r>
      </w:ins>
      <w:ins w:id="1493" w:author="PR Preview" w:date="2024-01-01T00:00:00Z">
        <w:r>
          <w:t xml:space="preserve"> </w:t>
        </w:r>
      </w:ins>
      <w:ins w:id="1493" w:author="PR Preview" w:date="2024-01-01T00:00:00Z">
        <w:r>
          <w:t xml:space="preserve">You provide the data,</w:t>
        </w:r>
      </w:ins>
      <w:ins w:id="1493" w:author="PR Preview" w:date="2024-01-01T00:00:00Z">
        <w:r>
          <w:t xml:space="preserve"> </w:t>
        </w:r>
      </w:ins>
      <w:ins w:id="1493" w:author="PR Preview" w:date="2024-01-01T00:00:00Z">
        <w:r>
          <w:t xml:space="preserve">tell ggplot2 how to map variables to aesthetics and what graphical primitives to use,</w:t>
        </w:r>
      </w:ins>
      <w:ins w:id="1493" w:author="PR Preview" w:date="2024-01-01T00:00:00Z">
        <w:r>
          <w:t xml:space="preserve"> </w:t>
        </w:r>
      </w:ins>
      <w:ins w:id="1493" w:author="PR Preview" w:date="2024-01-01T00:00:00Z">
        <w:r>
          <w:t xml:space="preserve">and it takes care of the details.</w:t>
        </w:r>
      </w:ins>
    </w:p>
    <w:bookmarkEnd w:id="177"/>
    <w:bookmarkStart w:id="179" w:name="sec-dplyr"/>
    <w:p>
      <w:pPr>
        <w:pStyle w:val="Heading3"/>
      </w:pPr>
      <w:ins w:id="1494" w:author="PR Preview" w:date="2024-01-01T00:00:00Z">
        <w:r>
          <w:t xml:space="preserve">6.17.2</w:t>
        </w:r>
      </w:ins>
      <w:ins w:id="1494" w:author="PR Preview" w:date="2024-01-01T00:00:00Z">
        <w:r>
          <w:t xml:space="preserve"> </w:t>
        </w:r>
      </w:ins>
      <w:hyperlink r:id="rId178">
        <w:r>
          <w:rPr>
            <w:rStyle w:val="Hyperlink"/>
          </w:rPr>
          <w:t xml:space="preserve">dplyr</w:t>
        </w:r>
      </w:hyperlink>
    </w:p>
    <w:p>
      <w:pPr>
        <w:pStyle w:val="FirstParagraph"/>
      </w:pPr>
      <w:hyperlink r:id="rId178">
        <w:r>
          <w:rPr>
            <w:rStyle w:val="VerbatimChar"/>
          </w:rPr>
          <w:t xml:space="preserve">{dplyr}</w:t>
        </w:r>
      </w:hyperlink>
      <w:ins w:id="1495" w:author="PR Preview" w:date="2024-01-01T00:00:00Z">
        <w:r>
          <w:t xml:space="preserve"> </w:t>
        </w:r>
      </w:ins>
      <w:ins w:id="1495" w:author="PR Preview" w:date="2024-01-01T00:00:00Z">
        <w:r>
          <w:t xml:space="preserve">provides a grammar of data manipulation,</w:t>
        </w:r>
      </w:ins>
      <w:ins w:id="1495" w:author="PR Preview" w:date="2024-01-01T00:00:00Z">
        <w:r>
          <w:t xml:space="preserve"> </w:t>
        </w:r>
      </w:ins>
      <w:ins w:id="1495" w:author="PR Preview" w:date="2024-01-01T00:00:00Z">
        <w:r>
          <w:t xml:space="preserve">providing a consistent set of verbs that solve the most common data manipulation challenges.</w:t>
        </w:r>
      </w:ins>
      <w:ins w:id="1495" w:author="PR Preview" w:date="2024-01-01T00:00:00Z">
        <w:r>
          <w:t xml:space="preserve"> </w:t>
        </w:r>
      </w:ins>
      <w:ins w:id="1495" w:author="PR Preview" w:date="2024-01-01T00:00:00Z">
        <w:r>
          <w:t xml:space="preserve">Key functions include</w:t>
        </w:r>
      </w:ins>
      <w:ins w:id="1495" w:author="PR Preview" w:date="2024-01-01T00:00:00Z">
        <w:r>
          <w:t xml:space="preserve"> </w:t>
        </w:r>
      </w:ins>
      <w:ins w:id="1495" w:author="PR Preview" w:date="2024-01-01T00:00:00Z">
        <w:r>
          <w:rPr>
            <w:rStyle w:val="VerbatimChar"/>
          </w:rPr>
          <w:t xml:space="preserve">filter()</w:t>
        </w:r>
      </w:ins>
      <w:ins w:id="1495" w:author="PR Preview" w:date="2024-01-01T00:00:00Z">
        <w:r>
          <w:t xml:space="preserve">,</w:t>
        </w:r>
      </w:ins>
      <w:ins w:id="1495" w:author="PR Preview" w:date="2024-01-01T00:00:00Z">
        <w:r>
          <w:t xml:space="preserve"> </w:t>
        </w:r>
      </w:ins>
      <w:ins w:id="1495" w:author="PR Preview" w:date="2024-01-01T00:00:00Z">
        <w:r>
          <w:rPr>
            <w:rStyle w:val="VerbatimChar"/>
          </w:rPr>
          <w:t xml:space="preserve">select()</w:t>
        </w:r>
      </w:ins>
      <w:ins w:id="1495" w:author="PR Preview" w:date="2024-01-01T00:00:00Z">
        <w:r>
          <w:t xml:space="preserve">,</w:t>
        </w:r>
      </w:ins>
      <w:ins w:id="1495" w:author="PR Preview" w:date="2024-01-01T00:00:00Z">
        <w:r>
          <w:t xml:space="preserve"> </w:t>
        </w:r>
      </w:ins>
      <w:ins w:id="1495" w:author="PR Preview" w:date="2024-01-01T00:00:00Z">
        <w:r>
          <w:rPr>
            <w:rStyle w:val="VerbatimChar"/>
          </w:rPr>
          <w:t xml:space="preserve">mutate()</w:t>
        </w:r>
      </w:ins>
      <w:ins w:id="1495" w:author="PR Preview" w:date="2024-01-01T00:00:00Z">
        <w:r>
          <w:t xml:space="preserve">,</w:t>
        </w:r>
      </w:ins>
      <w:ins w:id="1495" w:author="PR Preview" w:date="2024-01-01T00:00:00Z">
        <w:r>
          <w:t xml:space="preserve"> </w:t>
        </w:r>
      </w:ins>
      <w:ins w:id="1495" w:author="PR Preview" w:date="2024-01-01T00:00:00Z">
        <w:r>
          <w:rPr>
            <w:rStyle w:val="VerbatimChar"/>
          </w:rPr>
          <w:t xml:space="preserve">summarize()</w:t>
        </w:r>
      </w:ins>
      <w:ins w:id="1495" w:author="PR Preview" w:date="2024-01-01T00:00:00Z">
        <w:r>
          <w:t xml:space="preserve">, and</w:t>
        </w:r>
      </w:ins>
      <w:ins w:id="1495" w:author="PR Preview" w:date="2024-01-01T00:00:00Z">
        <w:r>
          <w:t xml:space="preserve"> </w:t>
        </w:r>
      </w:ins>
      <w:ins w:id="1495" w:author="PR Preview" w:date="2024-01-01T00:00:00Z">
        <w:r>
          <w:rPr>
            <w:rStyle w:val="VerbatimChar"/>
          </w:rPr>
          <w:t xml:space="preserve">arrange()</w:t>
        </w:r>
      </w:ins>
      <w:ins w:id="1495" w:author="PR Preview" w:date="2024-01-01T00:00:00Z">
        <w:r>
          <w:t xml:space="preserve">.</w:t>
        </w:r>
      </w:ins>
    </w:p>
    <w:bookmarkEnd w:id="179"/>
    <w:bookmarkStart w:id="182" w:name="sec-tidyr"/>
    <w:p>
      <w:pPr>
        <w:pStyle w:val="Heading3"/>
      </w:pPr>
      <w:ins w:id="1496" w:author="PR Preview" w:date="2024-01-01T00:00:00Z">
        <w:r>
          <w:t xml:space="preserve">6.17.3</w:t>
        </w:r>
      </w:ins>
      <w:ins w:id="1496" w:author="PR Preview" w:date="2024-01-01T00:00:00Z">
        <w:r>
          <w:t xml:space="preserve"> </w:t>
        </w:r>
      </w:ins>
      <w:hyperlink r:id="rId180">
        <w:r>
          <w:rPr>
            <w:rStyle w:val="Hyperlink"/>
          </w:rPr>
          <w:t xml:space="preserve">tidyr</w:t>
        </w:r>
      </w:hyperlink>
    </w:p>
    <w:p>
      <w:pPr>
        <w:pStyle w:val="FirstParagraph"/>
      </w:pPr>
      <w:hyperlink r:id="rId180">
        <w:r>
          <w:rPr>
            <w:rStyle w:val="VerbatimChar"/>
          </w:rPr>
          <w:t xml:space="preserve">{tidyr}</w:t>
        </w:r>
      </w:hyperlink>
      <w:ins w:id="1497" w:author="PR Preview" w:date="2024-01-01T00:00:00Z">
        <w:r>
          <w:t xml:space="preserve"> </w:t>
        </w:r>
      </w:ins>
      <w:ins w:id="1497" w:author="PR Preview" w:date="2024-01-01T00:00:00Z">
        <w:r>
          <w:t xml:space="preserve">provides a set of functions that help you get to tidy data.</w:t>
        </w:r>
      </w:ins>
      <w:ins w:id="1497" w:author="PR Preview" w:date="2024-01-01T00:00:00Z">
        <w:r>
          <w:t xml:space="preserve"> </w:t>
        </w:r>
      </w:ins>
      <w:ins w:id="1497" w:author="PR Preview" w:date="2024-01-01T00:00:00Z">
        <w:r>
          <w:t xml:space="preserve">Tidy data is data with a consistent form:</w:t>
        </w:r>
      </w:ins>
      <w:ins w:id="1497" w:author="PR Preview" w:date="2024-01-01T00:00:00Z">
        <w:r>
          <w:t xml:space="preserve"> </w:t>
        </w:r>
      </w:ins>
      <w:ins w:id="1497" w:author="PR Preview" w:date="2024-01-01T00:00:00Z">
        <w:r>
          <w:t xml:space="preserve">in brief, every variable goes in a column, and every column is a variable.</w:t>
        </w:r>
      </w:ins>
      <w:ins w:id="1497" w:author="PR Preview" w:date="2024-01-01T00:00:00Z">
        <w:r>
          <w:t xml:space="preserve"> </w:t>
        </w:r>
      </w:ins>
      <w:ins w:id="1497" w:author="PR Preview" w:date="2024-01-01T00:00:00Z">
        <w:r>
          <w:t xml:space="preserve">Key functions include</w:t>
        </w:r>
      </w:ins>
      <w:ins w:id="1497" w:author="PR Preview" w:date="2024-01-01T00:00:00Z">
        <w:r>
          <w:t xml:space="preserve"> </w:t>
        </w:r>
      </w:ins>
      <w:ins w:id="1497" w:author="PR Preview" w:date="2024-01-01T00:00:00Z">
        <w:r>
          <w:rPr>
            <w:rStyle w:val="VerbatimChar"/>
          </w:rPr>
          <w:t xml:space="preserve">pivot_longer()</w:t>
        </w:r>
      </w:ins>
      <w:ins w:id="1497" w:author="PR Preview" w:date="2024-01-01T00:00:00Z">
        <w:r>
          <w:t xml:space="preserve">,</w:t>
        </w:r>
      </w:ins>
      <w:ins w:id="1497" w:author="PR Preview" w:date="2024-01-01T00:00:00Z">
        <w:r>
          <w:t xml:space="preserve"> </w:t>
        </w:r>
      </w:ins>
      <w:ins w:id="1497" w:author="PR Preview" w:date="2024-01-01T00:00:00Z">
        <w:r>
          <w:rPr>
            <w:rStyle w:val="VerbatimChar"/>
          </w:rPr>
          <w:t xml:space="preserve">pivot_wider()</w:t>
        </w:r>
      </w:ins>
      <w:ins w:id="1497" w:author="PR Preview" w:date="2024-01-01T00:00:00Z">
        <w:r>
          <w:t xml:space="preserve">,</w:t>
        </w:r>
      </w:ins>
      <w:ins w:id="1497" w:author="PR Preview" w:date="2024-01-01T00:00:00Z">
        <w:r>
          <w:t xml:space="preserve"> </w:t>
        </w:r>
      </w:ins>
      <w:ins w:id="1497" w:author="PR Preview" w:date="2024-01-01T00:00:00Z">
        <w:r>
          <w:rPr>
            <w:rStyle w:val="VerbatimChar"/>
          </w:rPr>
          <w:t xml:space="preserve">separate()</w:t>
        </w:r>
      </w:ins>
      <w:ins w:id="1497" w:author="PR Preview" w:date="2024-01-01T00:00:00Z">
        <w:r>
          <w:t xml:space="preserve">, and</w:t>
        </w:r>
      </w:ins>
      <w:ins w:id="1497" w:author="PR Preview" w:date="2024-01-01T00:00:00Z">
        <w:r>
          <w:t xml:space="preserve"> </w:t>
        </w:r>
      </w:ins>
      <w:ins w:id="1497" w:author="PR Preview" w:date="2024-01-01T00:00:00Z">
        <w:r>
          <w:rPr>
            <w:rStyle w:val="VerbatimChar"/>
          </w:rPr>
          <w:t xml:space="preserve">unite()</w:t>
        </w:r>
      </w:ins>
      <w:ins w:id="1497" w:author="PR Preview" w:date="2024-01-01T00:00:00Z">
        <w:r>
          <w:t xml:space="preserve">.</w:t>
        </w:r>
      </w:ins>
    </w:p>
    <w:bookmarkStart w:id="181" w:name="when-to-use-dplyr-vs-tidyr"/>
    <w:p>
      <w:pPr>
        <w:pStyle w:val="Heading4"/>
      </w:pPr>
      <w:ins w:id="1498" w:author="PR Preview" w:date="2024-01-01T00:00:00Z">
        <w:r>
          <w:t xml:space="preserve">6.17.3.1 When to use dplyr vs tidyr</w:t>
        </w:r>
      </w:ins>
    </w:p>
    <w:p>
      <w:pPr>
        <w:pStyle w:val="FirstParagraph"/>
      </w:pPr>
      <w:ins w:id="1499" w:author="PR Preview" w:date="2024-01-01T00:00:00Z">
        <w:r>
          <w:t xml:space="preserve">While both</w:t>
        </w:r>
      </w:ins>
      <w:ins w:id="1499" w:author="PR Preview" w:date="2024-01-01T00:00:00Z">
        <w:r>
          <w:t xml:space="preserve"> </w:t>
        </w:r>
      </w:ins>
      <w:hyperlink r:id="rId178">
        <w:r>
          <w:rPr>
            <w:rStyle w:val="VerbatimChar"/>
          </w:rPr>
          <w:t xml:space="preserve">{dplyr}</w:t>
        </w:r>
      </w:hyperlink>
      <w:ins w:id="1499" w:author="PR Preview" w:date="2024-01-01T00:00:00Z">
        <w:r>
          <w:t xml:space="preserve"> </w:t>
        </w:r>
      </w:ins>
      <w:ins w:id="1499" w:author="PR Preview" w:date="2024-01-01T00:00:00Z">
        <w:r>
          <w:t xml:space="preserve">and</w:t>
        </w:r>
      </w:ins>
      <w:ins w:id="1499" w:author="PR Preview" w:date="2024-01-01T00:00:00Z">
        <w:r>
          <w:t xml:space="preserve"> </w:t>
        </w:r>
      </w:ins>
      <w:hyperlink r:id="rId180">
        <w:r>
          <w:rPr>
            <w:rStyle w:val="VerbatimChar"/>
          </w:rPr>
          <w:t xml:space="preserve">{tidyr}</w:t>
        </w:r>
      </w:hyperlink>
      <w:ins w:id="1499" w:author="PR Preview" w:date="2024-01-01T00:00:00Z">
        <w:r>
          <w:t xml:space="preserve"> </w:t>
        </w:r>
      </w:ins>
      <w:ins w:id="1499" w:author="PR Preview" w:date="2024-01-01T00:00:00Z">
        <w:r>
          <w:t xml:space="preserve">work with data frames,</w:t>
        </w:r>
      </w:ins>
      <w:ins w:id="1499" w:author="PR Preview" w:date="2024-01-01T00:00:00Z">
        <w:r>
          <w:t xml:space="preserve"> </w:t>
        </w:r>
      </w:ins>
      <w:ins w:id="1499" w:author="PR Preview" w:date="2024-01-01T00:00:00Z">
        <w:r>
          <w:t xml:space="preserve">they serve different purposes:</w:t>
        </w:r>
      </w:ins>
    </w:p>
    <w:p>
      <w:pPr>
        <w:numPr>
          <w:ilvl w:val="0"/>
          <w:numId w:val="1055"/>
        </w:numPr>
      </w:pPr>
      <w:ins w:id="1500" w:author="PR Preview" w:date="2024-01-01T00:00:00Z">
        <w:r>
          <w:rPr>
            <w:b/>
            <w:bCs/>
          </w:rPr>
          <w:t xml:space="preserve">Use dplyr</w:t>
        </w:r>
      </w:ins>
      <w:ins w:id="1500" w:author="PR Preview" w:date="2024-01-01T00:00:00Z">
        <w:r>
          <w:t xml:space="preserve"> </w:t>
        </w:r>
      </w:ins>
      <w:ins w:id="1500" w:author="PR Preview" w:date="2024-01-01T00:00:00Z">
        <w:r>
          <w:t xml:space="preserve">for data manipulation within the current structure:</w:t>
        </w:r>
      </w:ins>
      <w:ins w:id="1500" w:author="PR Preview" w:date="2024-01-01T00:00:00Z">
        <w:r>
          <w:t xml:space="preserve"> </w:t>
        </w:r>
      </w:ins>
      <w:ins w:id="1500" w:author="PR Preview" w:date="2024-01-01T00:00:00Z">
        <w:r>
          <w:t xml:space="preserve">filtering rows, selecting columns, creating new variables, summarizing data, or joining datasets.</w:t>
        </w:r>
      </w:ins>
      <w:ins w:id="1500" w:author="PR Preview" w:date="2024-01-01T00:00:00Z">
        <w:r>
          <w:t xml:space="preserve"> </w:t>
        </w:r>
      </w:ins>
      <w:ins w:id="1500" w:author="PR Preview" w:date="2024-01-01T00:00:00Z">
        <w:r>
          <w:t xml:space="preserve">These operations work with your data as-is.</w:t>
        </w:r>
      </w:ins>
    </w:p>
    <w:p>
      <w:pPr>
        <w:numPr>
          <w:ilvl w:val="0"/>
          <w:numId w:val="1055"/>
        </w:numPr>
      </w:pPr>
      <w:ins w:id="1501" w:author="PR Preview" w:date="2024-01-01T00:00:00Z">
        <w:r>
          <w:rPr>
            <w:b/>
            <w:bCs/>
          </w:rPr>
          <w:t xml:space="preserve">Use tidyr</w:t>
        </w:r>
      </w:ins>
      <w:ins w:id="1501" w:author="PR Preview" w:date="2024-01-01T00:00:00Z">
        <w:r>
          <w:t xml:space="preserve"> </w:t>
        </w:r>
      </w:ins>
      <w:ins w:id="1501" w:author="PR Preview" w:date="2024-01-01T00:00:00Z">
        <w:r>
          <w:t xml:space="preserve">for reshaping your data structure itself:</w:t>
        </w:r>
      </w:ins>
      <w:ins w:id="1501" w:author="PR Preview" w:date="2024-01-01T00:00:00Z">
        <w:r>
          <w:t xml:space="preserve"> </w:t>
        </w:r>
      </w:ins>
      <w:ins w:id="1501" w:author="PR Preview" w:date="2024-01-01T00:00:00Z">
        <w:r>
          <w:t xml:space="preserve">converting between wide and long formats (</w:t>
        </w:r>
      </w:ins>
      <w:ins w:id="1501" w:author="PR Preview" w:date="2024-01-01T00:00:00Z">
        <w:r>
          <w:rPr>
            <w:rStyle w:val="VerbatimChar"/>
          </w:rPr>
          <w:t xml:space="preserve">pivot_longer()</w:t>
        </w:r>
      </w:ins>
      <w:ins w:id="1501" w:author="PR Preview" w:date="2024-01-01T00:00:00Z">
        <w:r>
          <w:t xml:space="preserve">,</w:t>
        </w:r>
      </w:ins>
      <w:ins w:id="1501" w:author="PR Preview" w:date="2024-01-01T00:00:00Z">
        <w:r>
          <w:t xml:space="preserve"> </w:t>
        </w:r>
      </w:ins>
      <w:ins w:id="1501" w:author="PR Preview" w:date="2024-01-01T00:00:00Z">
        <w:r>
          <w:rPr>
            <w:rStyle w:val="VerbatimChar"/>
          </w:rPr>
          <w:t xml:space="preserve">pivot_wider()</w:t>
        </w:r>
      </w:ins>
      <w:ins w:id="1501" w:author="PR Preview" w:date="2024-01-01T00:00:00Z">
        <w:r>
          <w:t xml:space="preserve">),</w:t>
        </w:r>
      </w:ins>
      <w:ins w:id="1501" w:author="PR Preview" w:date="2024-01-01T00:00:00Z">
        <w:r>
          <w:t xml:space="preserve"> </w:t>
        </w:r>
      </w:ins>
      <w:ins w:id="1501" w:author="PR Preview" w:date="2024-01-01T00:00:00Z">
        <w:r>
          <w:t xml:space="preserve">splitting or combining columns (</w:t>
        </w:r>
      </w:ins>
      <w:ins w:id="1501" w:author="PR Preview" w:date="2024-01-01T00:00:00Z">
        <w:r>
          <w:rPr>
            <w:rStyle w:val="VerbatimChar"/>
          </w:rPr>
          <w:t xml:space="preserve">separate()</w:t>
        </w:r>
      </w:ins>
      <w:ins w:id="1501" w:author="PR Preview" w:date="2024-01-01T00:00:00Z">
        <w:r>
          <w:t xml:space="preserve">,</w:t>
        </w:r>
      </w:ins>
      <w:ins w:id="1501" w:author="PR Preview" w:date="2024-01-01T00:00:00Z">
        <w:r>
          <w:t xml:space="preserve"> </w:t>
        </w:r>
      </w:ins>
      <w:ins w:id="1501" w:author="PR Preview" w:date="2024-01-01T00:00:00Z">
        <w:r>
          <w:rPr>
            <w:rStyle w:val="VerbatimChar"/>
          </w:rPr>
          <w:t xml:space="preserve">unite()</w:t>
        </w:r>
      </w:ins>
      <w:ins w:id="1501" w:author="PR Preview" w:date="2024-01-01T00:00:00Z">
        <w:r>
          <w:t xml:space="preserve">),</w:t>
        </w:r>
      </w:ins>
      <w:ins w:id="1501" w:author="PR Preview" w:date="2024-01-01T00:00:00Z">
        <w:r>
          <w:t xml:space="preserve"> </w:t>
        </w:r>
      </w:ins>
      <w:ins w:id="1501" w:author="PR Preview" w:date="2024-01-01T00:00:00Z">
        <w:r>
          <w:t xml:space="preserve">or handling missing values explicitly (</w:t>
        </w:r>
      </w:ins>
      <w:ins w:id="1501" w:author="PR Preview" w:date="2024-01-01T00:00:00Z">
        <w:r>
          <w:rPr>
            <w:rStyle w:val="VerbatimChar"/>
          </w:rPr>
          <w:t xml:space="preserve">complete()</w:t>
        </w:r>
      </w:ins>
      <w:ins w:id="1501" w:author="PR Preview" w:date="2024-01-01T00:00:00Z">
        <w:r>
          <w:t xml:space="preserve">,</w:t>
        </w:r>
      </w:ins>
      <w:ins w:id="1501" w:author="PR Preview" w:date="2024-01-01T00:00:00Z">
        <w:r>
          <w:t xml:space="preserve"> </w:t>
        </w:r>
      </w:ins>
      <w:ins w:id="1501" w:author="PR Preview" w:date="2024-01-01T00:00:00Z">
        <w:r>
          <w:rPr>
            <w:rStyle w:val="VerbatimChar"/>
          </w:rPr>
          <w:t xml:space="preserve">fill()</w:t>
        </w:r>
      </w:ins>
      <w:ins w:id="1501" w:author="PR Preview" w:date="2024-01-01T00:00:00Z">
        <w:r>
          <w:t xml:space="preserve">).</w:t>
        </w:r>
      </w:ins>
    </w:p>
    <w:p>
      <w:pPr>
        <w:pStyle w:val="FirstParagraph"/>
      </w:pPr>
      <w:ins w:id="1502" w:author="PR Preview" w:date="2024-01-01T00:00:00Z">
        <w:r>
          <w:t xml:space="preserve">These packages work together seamlessly in data analysis workflows.</w:t>
        </w:r>
      </w:ins>
      <w:ins w:id="1502" w:author="PR Preview" w:date="2024-01-01T00:00:00Z">
        <w:r>
          <w:t xml:space="preserve"> </w:t>
        </w:r>
      </w:ins>
      <w:ins w:id="1502" w:author="PR Preview" w:date="2024-01-01T00:00:00Z">
        <w:r>
          <w:t xml:space="preserve">A typical pattern is to use tidyr to reshape your data into the right structure,</w:t>
        </w:r>
      </w:ins>
      <w:ins w:id="1502" w:author="PR Preview" w:date="2024-01-01T00:00:00Z">
        <w:r>
          <w:t xml:space="preserve"> </w:t>
        </w:r>
      </w:ins>
      <w:ins w:id="1502" w:author="PR Preview" w:date="2024-01-01T00:00:00Z">
        <w:r>
          <w:t xml:space="preserve">then use dplyr to manipulate and analyze it.</w:t>
        </w:r>
      </w:ins>
    </w:p>
    <w:bookmarkEnd w:id="181"/>
    <w:bookmarkEnd w:id="182"/>
    <w:bookmarkStart w:id="184" w:name="sec-readr"/>
    <w:p>
      <w:pPr>
        <w:pStyle w:val="Heading3"/>
      </w:pPr>
      <w:ins w:id="1503" w:author="PR Preview" w:date="2024-01-01T00:00:00Z">
        <w:r>
          <w:t xml:space="preserve">6.17.4</w:t>
        </w:r>
      </w:ins>
      <w:ins w:id="1503" w:author="PR Preview" w:date="2024-01-01T00:00:00Z">
        <w:r>
          <w:t xml:space="preserve"> </w:t>
        </w:r>
      </w:ins>
      <w:hyperlink r:id="rId183">
        <w:r>
          <w:rPr>
            <w:rStyle w:val="Hyperlink"/>
          </w:rPr>
          <w:t xml:space="preserve">readr</w:t>
        </w:r>
      </w:hyperlink>
    </w:p>
    <w:p>
      <w:pPr>
        <w:pStyle w:val="FirstParagraph"/>
      </w:pPr>
      <w:hyperlink r:id="rId183">
        <w:r>
          <w:rPr>
            <w:rStyle w:val="VerbatimChar"/>
          </w:rPr>
          <w:t xml:space="preserve">{readr}</w:t>
        </w:r>
      </w:hyperlink>
      <w:ins w:id="1504" w:author="PR Preview" w:date="2024-01-01T00:00:00Z">
        <w:r>
          <w:t xml:space="preserve"> </w:t>
        </w:r>
      </w:ins>
      <w:ins w:id="1504" w:author="PR Preview" w:date="2024-01-01T00:00:00Z">
        <w:r>
          <w:t xml:space="preserve">provides a fast and friendly way to read rectangular data</w:t>
        </w:r>
      </w:ins>
      <w:ins w:id="1504" w:author="PR Preview" w:date="2024-01-01T00:00:00Z">
        <w:r>
          <w:t xml:space="preserve"> </w:t>
        </w:r>
      </w:ins>
      <w:ins w:id="1504" w:author="PR Preview" w:date="2024-01-01T00:00:00Z">
        <w:r>
          <w:t xml:space="preserve">(like csv, tsv, and fwf).</w:t>
        </w:r>
      </w:ins>
      <w:ins w:id="1504" w:author="PR Preview" w:date="2024-01-01T00:00:00Z">
        <w:r>
          <w:t xml:space="preserve"> </w:t>
        </w:r>
      </w:ins>
      <w:ins w:id="1504" w:author="PR Preview" w:date="2024-01-01T00:00:00Z">
        <w:r>
          <w:t xml:space="preserve">It is designed to flexibly parse many types of data found in the wild,</w:t>
        </w:r>
      </w:ins>
      <w:ins w:id="1504" w:author="PR Preview" w:date="2024-01-01T00:00:00Z">
        <w:r>
          <w:t xml:space="preserve"> </w:t>
        </w:r>
      </w:ins>
      <w:ins w:id="1504" w:author="PR Preview" w:date="2024-01-01T00:00:00Z">
        <w:r>
          <w:t xml:space="preserve">while still cleanly failing when data unexpectedly changes.</w:t>
        </w:r>
      </w:ins>
    </w:p>
    <w:bookmarkEnd w:id="184"/>
    <w:bookmarkStart w:id="187" w:name="sec-purrr"/>
    <w:p>
      <w:pPr>
        <w:pStyle w:val="Heading3"/>
      </w:pPr>
      <w:ins w:id="1505" w:author="PR Preview" w:date="2024-01-01T00:00:00Z">
        <w:r>
          <w:t xml:space="preserve">6.17.5</w:t>
        </w:r>
      </w:ins>
      <w:ins w:id="1505" w:author="PR Preview" w:date="2024-01-01T00:00:00Z">
        <w:r>
          <w:t xml:space="preserve"> </w:t>
        </w:r>
      </w:ins>
      <w:hyperlink r:id="rId185">
        <w:r>
          <w:rPr>
            <w:rStyle w:val="Hyperlink"/>
          </w:rPr>
          <w:t xml:space="preserve">purrr</w:t>
        </w:r>
      </w:hyperlink>
    </w:p>
    <w:p>
      <w:pPr>
        <w:pStyle w:val="FirstParagraph"/>
      </w:pPr>
      <w:hyperlink r:id="rId185">
        <w:r>
          <w:rPr>
            <w:rStyle w:val="VerbatimChar"/>
          </w:rPr>
          <w:t xml:space="preserve">{purrr}</w:t>
        </w:r>
      </w:hyperlink>
      <w:ins w:id="1506" w:author="PR Preview" w:date="2024-01-01T00:00:00Z">
        <w:r>
          <w:t xml:space="preserve"> </w:t>
        </w:r>
      </w:ins>
      <w:ins w:id="1506" w:author="PR Preview" w:date="2024-01-01T00:00:00Z">
        <w:r>
          <w:t xml:space="preserve">enhances R’s</w:t>
        </w:r>
      </w:ins>
      <w:ins w:id="1506" w:author="PR Preview" w:date="2024-01-01T00:00:00Z">
        <w:r>
          <w:t xml:space="preserve"> </w:t>
        </w:r>
      </w:ins>
      <w:hyperlink r:id="rId186">
        <w:r>
          <w:rPr>
            <w:rStyle w:val="Hyperlink"/>
          </w:rPr>
          <w:t xml:space="preserve">functional programming</w:t>
        </w:r>
      </w:hyperlink>
      <w:ins w:id="1506" w:author="PR Preview" w:date="2024-01-01T00:00:00Z">
        <w:r>
          <w:t xml:space="preserve"> </w:t>
        </w:r>
      </w:ins>
      <w:ins w:id="1506" w:author="PR Preview" w:date="2024-01-01T00:00:00Z">
        <w:r>
          <w:t xml:space="preserve">(FP) toolkit</w:t>
        </w:r>
      </w:ins>
      <w:ins w:id="1506" w:author="PR Preview" w:date="2024-01-01T00:00:00Z">
        <w:r>
          <w:t xml:space="preserve"> </w:t>
        </w:r>
      </w:ins>
      <w:ins w:id="1506" w:author="PR Preview" w:date="2024-01-01T00:00:00Z">
        <w:r>
          <w:t xml:space="preserve">by providing a complete and consistent set of tools for working with functions and vectors.</w:t>
        </w:r>
      </w:ins>
      <w:ins w:id="1506" w:author="PR Preview" w:date="2024-01-01T00:00:00Z">
        <w:r>
          <w:t xml:space="preserve"> </w:t>
        </w:r>
      </w:ins>
      <w:ins w:id="1506" w:author="PR Preview" w:date="2024-01-01T00:00:00Z">
        <w:r>
          <w:t xml:space="preserve">Once you master the basic concepts,</w:t>
        </w:r>
      </w:ins>
      <w:ins w:id="1506" w:author="PR Preview" w:date="2024-01-01T00:00:00Z">
        <w:r>
          <w:t xml:space="preserve"> </w:t>
        </w:r>
      </w:ins>
      <w:ins w:id="1506" w:author="PR Preview" w:date="2024-01-01T00:00:00Z">
        <w:r>
          <w:t xml:space="preserve">purrr allows you to replace many for loops with code that is easier to write and more expressive.</w:t>
        </w:r>
      </w:ins>
      <w:ins w:id="1506" w:author="PR Preview" w:date="2024-01-01T00:00:00Z">
        <w:r>
          <w:t xml:space="preserve"> </w:t>
        </w:r>
      </w:ins>
      <w:ins w:id="1506" w:author="PR Preview" w:date="2024-01-01T00:00:00Z">
        <w:r>
          <w:t xml:space="preserve">See</w:t>
        </w:r>
      </w:ins>
      <w:ins w:id="1506" w:author="PR Preview" w:date="2024-01-01T00:00:00Z">
        <w:r>
          <w:t xml:space="preserve"> </w:t>
        </w:r>
      </w:ins>
      <w:hyperlink w:anchor="sec-iteration">
        <w:r>
          <w:rPr>
            <w:rStyle w:val="Hyperlink"/>
          </w:rPr>
          <w:t xml:space="preserve">Section 6.4</w:t>
        </w:r>
      </w:hyperlink>
      <w:ins w:id="1506" w:author="PR Preview" w:date="2024-01-01T00:00:00Z">
        <w:r>
          <w:t xml:space="preserve"> </w:t>
        </w:r>
      </w:ins>
      <w:ins w:id="1506" w:author="PR Preview" w:date="2024-01-01T00:00:00Z">
        <w:r>
          <w:t xml:space="preserve">for more details on using purrr.</w:t>
        </w:r>
      </w:ins>
    </w:p>
    <w:bookmarkEnd w:id="187"/>
    <w:bookmarkStart w:id="189" w:name="sec-tibble"/>
    <w:p>
      <w:pPr>
        <w:pStyle w:val="Heading3"/>
      </w:pPr>
      <w:ins w:id="1507" w:author="PR Preview" w:date="2024-01-01T00:00:00Z">
        <w:r>
          <w:t xml:space="preserve">6.17.6</w:t>
        </w:r>
      </w:ins>
      <w:ins w:id="1507" w:author="PR Preview" w:date="2024-01-01T00:00:00Z">
        <w:r>
          <w:t xml:space="preserve"> </w:t>
        </w:r>
      </w:ins>
      <w:hyperlink r:id="rId188">
        <w:r>
          <w:rPr>
            <w:rStyle w:val="Hyperlink"/>
          </w:rPr>
          <w:t xml:space="preserve">tibble</w:t>
        </w:r>
      </w:hyperlink>
    </w:p>
    <w:p>
      <w:pPr>
        <w:pStyle w:val="FirstParagraph"/>
      </w:pPr>
      <w:hyperlink r:id="rId188">
        <w:r>
          <w:rPr>
            <w:rStyle w:val="VerbatimChar"/>
          </w:rPr>
          <w:t xml:space="preserve">{tibble}</w:t>
        </w:r>
      </w:hyperlink>
      <w:ins w:id="1508" w:author="PR Preview" w:date="2024-01-01T00:00:00Z">
        <w:r>
          <w:t xml:space="preserve"> </w:t>
        </w:r>
      </w:ins>
      <w:ins w:id="1508" w:author="PR Preview" w:date="2024-01-01T00:00:00Z">
        <w:r>
          <w:t xml:space="preserve">is a modern re-imagining of the data frame,</w:t>
        </w:r>
      </w:ins>
      <w:ins w:id="1508" w:author="PR Preview" w:date="2024-01-01T00:00:00Z">
        <w:r>
          <w:t xml:space="preserve"> </w:t>
        </w:r>
      </w:ins>
      <w:ins w:id="1508" w:author="PR Preview" w:date="2024-01-01T00:00:00Z">
        <w:r>
          <w:t xml:space="preserve">keeping what time has proven to be effective,</w:t>
        </w:r>
      </w:ins>
      <w:ins w:id="1508" w:author="PR Preview" w:date="2024-01-01T00:00:00Z">
        <w:r>
          <w:t xml:space="preserve"> </w:t>
        </w:r>
      </w:ins>
      <w:ins w:id="1508" w:author="PR Preview" w:date="2024-01-01T00:00:00Z">
        <w:r>
          <w:t xml:space="preserve">and throwing out what it has not.</w:t>
        </w:r>
      </w:ins>
      <w:ins w:id="1508" w:author="PR Preview" w:date="2024-01-01T00:00:00Z">
        <w:r>
          <w:t xml:space="preserve"> </w:t>
        </w:r>
      </w:ins>
      <w:ins w:id="1508" w:author="PR Preview" w:date="2024-01-01T00:00:00Z">
        <w:r>
          <w:t xml:space="preserve">Tibbles are data.frames that are lazy and surly:</w:t>
        </w:r>
      </w:ins>
      <w:ins w:id="1508" w:author="PR Preview" w:date="2024-01-01T00:00:00Z">
        <w:r>
          <w:t xml:space="preserve"> </w:t>
        </w:r>
      </w:ins>
      <w:ins w:id="1508" w:author="PR Preview" w:date="2024-01-01T00:00:00Z">
        <w:r>
          <w:t xml:space="preserve">they do less and complain more forcing you to confront problems earlier,</w:t>
        </w:r>
      </w:ins>
      <w:ins w:id="1508" w:author="PR Preview" w:date="2024-01-01T00:00:00Z">
        <w:r>
          <w:t xml:space="preserve"> </w:t>
        </w:r>
      </w:ins>
      <w:ins w:id="1508" w:author="PR Preview" w:date="2024-01-01T00:00:00Z">
        <w:r>
          <w:t xml:space="preserve">typically leading to cleaner, more expressive code.</w:t>
        </w:r>
      </w:ins>
    </w:p>
    <w:bookmarkEnd w:id="189"/>
    <w:bookmarkStart w:id="191" w:name="sec-stringr"/>
    <w:p>
      <w:pPr>
        <w:pStyle w:val="Heading3"/>
      </w:pPr>
      <w:ins w:id="1509" w:author="PR Preview" w:date="2024-01-01T00:00:00Z">
        <w:r>
          <w:t xml:space="preserve">6.17.7</w:t>
        </w:r>
      </w:ins>
      <w:ins w:id="1509" w:author="PR Preview" w:date="2024-01-01T00:00:00Z">
        <w:r>
          <w:t xml:space="preserve"> </w:t>
        </w:r>
      </w:ins>
      <w:hyperlink r:id="rId190">
        <w:r>
          <w:rPr>
            <w:rStyle w:val="Hyperlink"/>
          </w:rPr>
          <w:t xml:space="preserve">stringr</w:t>
        </w:r>
      </w:hyperlink>
    </w:p>
    <w:p>
      <w:pPr>
        <w:pStyle w:val="FirstParagraph"/>
      </w:pPr>
      <w:hyperlink r:id="rId190">
        <w:r>
          <w:rPr>
            <w:rStyle w:val="VerbatimChar"/>
          </w:rPr>
          <w:t xml:space="preserve">{stringr}</w:t>
        </w:r>
      </w:hyperlink>
      <w:ins w:id="1510" w:author="PR Preview" w:date="2024-01-01T00:00:00Z">
        <w:r>
          <w:t xml:space="preserve"> </w:t>
        </w:r>
      </w:ins>
      <w:ins w:id="1510" w:author="PR Preview" w:date="2024-01-01T00:00:00Z">
        <w:r>
          <w:t xml:space="preserve">provides a cohesive set of functions</w:t>
        </w:r>
      </w:ins>
      <w:ins w:id="1510" w:author="PR Preview" w:date="2024-01-01T00:00:00Z">
        <w:r>
          <w:t xml:space="preserve"> </w:t>
        </w:r>
      </w:ins>
      <w:ins w:id="1510" w:author="PR Preview" w:date="2024-01-01T00:00:00Z">
        <w:r>
          <w:t xml:space="preserve">designed to make working with strings as easy as possible.</w:t>
        </w:r>
      </w:ins>
      <w:ins w:id="1510" w:author="PR Preview" w:date="2024-01-01T00:00:00Z">
        <w:r>
          <w:t xml:space="preserve"> </w:t>
        </w:r>
      </w:ins>
      <w:ins w:id="1510" w:author="PR Preview" w:date="2024-01-01T00:00:00Z">
        <w:r>
          <w:t xml:space="preserve">It is built on top of stringi,</w:t>
        </w:r>
      </w:ins>
      <w:ins w:id="1510" w:author="PR Preview" w:date="2024-01-01T00:00:00Z">
        <w:r>
          <w:t xml:space="preserve"> </w:t>
        </w:r>
      </w:ins>
      <w:ins w:id="1510" w:author="PR Preview" w:date="2024-01-01T00:00:00Z">
        <w:r>
          <w:t xml:space="preserve">which uses the ICU C library to provide fast,</w:t>
        </w:r>
      </w:ins>
      <w:ins w:id="1510" w:author="PR Preview" w:date="2024-01-01T00:00:00Z">
        <w:r>
          <w:t xml:space="preserve"> </w:t>
        </w:r>
      </w:ins>
      <w:ins w:id="1510" w:author="PR Preview" w:date="2024-01-01T00:00:00Z">
        <w:r>
          <w:t xml:space="preserve">correct implementations of common string manipulations.</w:t>
        </w:r>
      </w:ins>
    </w:p>
    <w:bookmarkEnd w:id="191"/>
    <w:bookmarkStart w:id="193" w:name="sec-forcats"/>
    <w:p>
      <w:pPr>
        <w:pStyle w:val="Heading3"/>
      </w:pPr>
      <w:ins w:id="1511" w:author="PR Preview" w:date="2024-01-01T00:00:00Z">
        <w:r>
          <w:t xml:space="preserve">6.17.8</w:t>
        </w:r>
      </w:ins>
      <w:ins w:id="1511" w:author="PR Preview" w:date="2024-01-01T00:00:00Z">
        <w:r>
          <w:t xml:space="preserve"> </w:t>
        </w:r>
      </w:ins>
      <w:hyperlink r:id="rId192">
        <w:r>
          <w:rPr>
            <w:rStyle w:val="Hyperlink"/>
          </w:rPr>
          <w:t xml:space="preserve">forcats</w:t>
        </w:r>
      </w:hyperlink>
    </w:p>
    <w:p>
      <w:pPr>
        <w:pStyle w:val="FirstParagraph"/>
      </w:pPr>
      <w:hyperlink r:id="rId192">
        <w:r>
          <w:rPr>
            <w:rStyle w:val="VerbatimChar"/>
          </w:rPr>
          <w:t xml:space="preserve">{forcats}</w:t>
        </w:r>
      </w:hyperlink>
      <w:ins w:id="1512" w:author="PR Preview" w:date="2024-01-01T00:00:00Z">
        <w:r>
          <w:t xml:space="preserve"> </w:t>
        </w:r>
      </w:ins>
      <w:ins w:id="1512" w:author="PR Preview" w:date="2024-01-01T00:00:00Z">
        <w:r>
          <w:t xml:space="preserve">provides a suite of useful tools</w:t>
        </w:r>
      </w:ins>
      <w:ins w:id="1512" w:author="PR Preview" w:date="2024-01-01T00:00:00Z">
        <w:r>
          <w:t xml:space="preserve"> </w:t>
        </w:r>
      </w:ins>
      <w:ins w:id="1512" w:author="PR Preview" w:date="2024-01-01T00:00:00Z">
        <w:r>
          <w:t xml:space="preserve">that solve common problems with factors.</w:t>
        </w:r>
      </w:ins>
      <w:ins w:id="1512" w:author="PR Preview" w:date="2024-01-01T00:00:00Z">
        <w:r>
          <w:t xml:space="preserve"> </w:t>
        </w:r>
      </w:ins>
      <w:ins w:id="1512" w:author="PR Preview" w:date="2024-01-01T00:00:00Z">
        <w:r>
          <w:t xml:space="preserve">R uses factors to handle categorical variables,</w:t>
        </w:r>
      </w:ins>
      <w:ins w:id="1512" w:author="PR Preview" w:date="2024-01-01T00:00:00Z">
        <w:r>
          <w:t xml:space="preserve"> </w:t>
        </w:r>
      </w:ins>
      <w:ins w:id="1512" w:author="PR Preview" w:date="2024-01-01T00:00:00Z">
        <w:r>
          <w:t xml:space="preserve">variables that have a fixed and known set of possible values.</w:t>
        </w:r>
      </w:ins>
    </w:p>
    <w:bookmarkEnd w:id="193"/>
    <w:bookmarkStart w:id="195" w:name="sec-lubridate"/>
    <w:p>
      <w:pPr>
        <w:pStyle w:val="Heading3"/>
      </w:pPr>
      <w:ins w:id="1513" w:author="PR Preview" w:date="2024-01-01T00:00:00Z">
        <w:r>
          <w:t xml:space="preserve">6.17.9</w:t>
        </w:r>
      </w:ins>
      <w:ins w:id="1513" w:author="PR Preview" w:date="2024-01-01T00:00:00Z">
        <w:r>
          <w:t xml:space="preserve"> </w:t>
        </w:r>
      </w:ins>
      <w:hyperlink r:id="rId194">
        <w:r>
          <w:rPr>
            <w:rStyle w:val="Hyperlink"/>
          </w:rPr>
          <w:t xml:space="preserve">lubridate</w:t>
        </w:r>
      </w:hyperlink>
    </w:p>
    <w:p>
      <w:pPr>
        <w:pStyle w:val="FirstParagraph"/>
      </w:pPr>
      <w:hyperlink r:id="rId194">
        <w:r>
          <w:rPr>
            <w:rStyle w:val="VerbatimChar"/>
          </w:rPr>
          <w:t xml:space="preserve">{lubridate}</w:t>
        </w:r>
      </w:hyperlink>
      <w:ins w:id="1514" w:author="PR Preview" w:date="2024-01-01T00:00:00Z">
        <w:r>
          <w:t xml:space="preserve"> </w:t>
        </w:r>
      </w:ins>
      <w:ins w:id="1514" w:author="PR Preview" w:date="2024-01-01T00:00:00Z">
        <w:r>
          <w:t xml:space="preserve">provides a set of functions for working with date-times,</w:t>
        </w:r>
      </w:ins>
      <w:ins w:id="1514" w:author="PR Preview" w:date="2024-01-01T00:00:00Z">
        <w:r>
          <w:t xml:space="preserve"> </w:t>
        </w:r>
      </w:ins>
      <w:ins w:id="1514" w:author="PR Preview" w:date="2024-01-01T00:00:00Z">
        <w:r>
          <w:t xml:space="preserve">extending and improving on R’s existing support for them.</w:t>
        </w:r>
      </w:ins>
      <w:ins w:id="1514" w:author="PR Preview" w:date="2024-01-01T00:00:00Z">
        <w:r>
          <w:t xml:space="preserve"> </w:t>
        </w:r>
      </w:ins>
      <w:ins w:id="1514" w:author="PR Preview" w:date="2024-01-01T00:00:00Z">
        <w:r>
          <w:t xml:space="preserve">Key functions include</w:t>
        </w:r>
      </w:ins>
      <w:ins w:id="1514" w:author="PR Preview" w:date="2024-01-01T00:00:00Z">
        <w:r>
          <w:t xml:space="preserve"> </w:t>
        </w:r>
      </w:ins>
      <w:ins w:id="1514" w:author="PR Preview" w:date="2024-01-01T00:00:00Z">
        <w:r>
          <w:rPr>
            <w:rStyle w:val="VerbatimChar"/>
          </w:rPr>
          <w:t xml:space="preserve">ymd()</w:t>
        </w:r>
      </w:ins>
      <w:ins w:id="1514" w:author="PR Preview" w:date="2024-01-01T00:00:00Z">
        <w:r>
          <w:t xml:space="preserve">,</w:t>
        </w:r>
      </w:ins>
      <w:ins w:id="1514" w:author="PR Preview" w:date="2024-01-01T00:00:00Z">
        <w:r>
          <w:t xml:space="preserve"> </w:t>
        </w:r>
      </w:ins>
      <w:ins w:id="1514" w:author="PR Preview" w:date="2024-01-01T00:00:00Z">
        <w:r>
          <w:rPr>
            <w:rStyle w:val="VerbatimChar"/>
          </w:rPr>
          <w:t xml:space="preserve">mdy()</w:t>
        </w:r>
      </w:ins>
      <w:ins w:id="1514" w:author="PR Preview" w:date="2024-01-01T00:00:00Z">
        <w:r>
          <w:t xml:space="preserve">,</w:t>
        </w:r>
      </w:ins>
      <w:ins w:id="1514" w:author="PR Preview" w:date="2024-01-01T00:00:00Z">
        <w:r>
          <w:t xml:space="preserve"> </w:t>
        </w:r>
      </w:ins>
      <w:ins w:id="1514" w:author="PR Preview" w:date="2024-01-01T00:00:00Z">
        <w:r>
          <w:rPr>
            <w:rStyle w:val="VerbatimChar"/>
          </w:rPr>
          <w:t xml:space="preserve">dmy()</w:t>
        </w:r>
      </w:ins>
      <w:ins w:id="1514" w:author="PR Preview" w:date="2024-01-01T00:00:00Z">
        <w:r>
          <w:t xml:space="preserve"> </w:t>
        </w:r>
      </w:ins>
      <w:ins w:id="1514" w:author="PR Preview" w:date="2024-01-01T00:00:00Z">
        <w:r>
          <w:t xml:space="preserve">for parsing dates,</w:t>
        </w:r>
      </w:ins>
      <w:ins w:id="1514" w:author="PR Preview" w:date="2024-01-01T00:00:00Z">
        <w:r>
          <w:t xml:space="preserve"> </w:t>
        </w:r>
      </w:ins>
      <w:ins w:id="1514" w:author="PR Preview" w:date="2024-01-01T00:00:00Z">
        <w:r>
          <w:t xml:space="preserve">and</w:t>
        </w:r>
      </w:ins>
      <w:ins w:id="1514" w:author="PR Preview" w:date="2024-01-01T00:00:00Z">
        <w:r>
          <w:t xml:space="preserve"> </w:t>
        </w:r>
      </w:ins>
      <w:ins w:id="1514" w:author="PR Preview" w:date="2024-01-01T00:00:00Z">
        <w:r>
          <w:rPr>
            <w:rStyle w:val="VerbatimChar"/>
          </w:rPr>
          <w:t xml:space="preserve">year()</w:t>
        </w:r>
      </w:ins>
      <w:ins w:id="1514" w:author="PR Preview" w:date="2024-01-01T00:00:00Z">
        <w:r>
          <w:t xml:space="preserve">,</w:t>
        </w:r>
      </w:ins>
      <w:ins w:id="1514" w:author="PR Preview" w:date="2024-01-01T00:00:00Z">
        <w:r>
          <w:t xml:space="preserve"> </w:t>
        </w:r>
      </w:ins>
      <w:ins w:id="1514" w:author="PR Preview" w:date="2024-01-01T00:00:00Z">
        <w:r>
          <w:rPr>
            <w:rStyle w:val="VerbatimChar"/>
          </w:rPr>
          <w:t xml:space="preserve">month()</w:t>
        </w:r>
      </w:ins>
      <w:ins w:id="1514" w:author="PR Preview" w:date="2024-01-01T00:00:00Z">
        <w:r>
          <w:t xml:space="preserve">,</w:t>
        </w:r>
      </w:ins>
      <w:ins w:id="1514" w:author="PR Preview" w:date="2024-01-01T00:00:00Z">
        <w:r>
          <w:t xml:space="preserve"> </w:t>
        </w:r>
      </w:ins>
      <w:ins w:id="1514" w:author="PR Preview" w:date="2024-01-01T00:00:00Z">
        <w:r>
          <w:rPr>
            <w:rStyle w:val="VerbatimChar"/>
          </w:rPr>
          <w:t xml:space="preserve">day()</w:t>
        </w:r>
      </w:ins>
      <w:ins w:id="1514" w:author="PR Preview" w:date="2024-01-01T00:00:00Z">
        <w:r>
          <w:t xml:space="preserve"> </w:t>
        </w:r>
      </w:ins>
      <w:ins w:id="1514" w:author="PR Preview" w:date="2024-01-01T00:00:00Z">
        <w:r>
          <w:t xml:space="preserve">for extracting components.</w:t>
        </w:r>
      </w:ins>
    </w:p>
    <w:bookmarkEnd w:id="195"/>
    <w:bookmarkEnd w:id="196"/>
    <w:bookmarkStart w:id="198" w:name="base-r-to-tidyverse-translation"/>
    <w:p>
      <w:pPr>
        <w:pStyle w:val="Heading2"/>
      </w:pPr>
      <w:ins w:id="1515" w:author="PR Preview" w:date="2024-01-01T00:00:00Z">
        <w:r>
          <w:t xml:space="preserve">6.18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ins w:id="1518" w:author="PR Preview" w:date="2024-01-01T00:00:00Z">
        <w:r>
          <w:t xml:space="preserve">6.19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ins w:id="1520" w:author="PR Preview" w:date="2024-01-01T00:00:00Z">
        <w:r>
          <w:t xml:space="preserve"> </w:t>
        </w:r>
      </w:ins>
      <w:ins w:id="1520" w:author="PR Preview" w:date="2024-01-01T00:00:00Z">
        <w:r>
          <w:t xml:space="preserve">(package vignette)</w:t>
        </w:r>
      </w:ins>
    </w:p>
    <w:p>
      <w:pPr>
        <w:pStyle w:val="Compact"/>
        <w:numPr>
          <w:ilvl w:val="0"/>
          <w:numId w:val="1056"/>
        </w:numPr>
      </w:pPr>
      <w:hyperlink r:id="rId200">
        <w:r>
          <w:rPr>
            <w:rStyle w:val="Hyperlink"/>
          </w:rPr>
          <w:t xml:space="preserve">Using dplyr in packages</w:t>
        </w:r>
      </w:hyperlink>
      <w:ins w:id="1521" w:author="PR Preview" w:date="2024-01-01T00:00:00Z">
        <w:r>
          <w:t xml:space="preserve"> </w:t>
        </w:r>
      </w:ins>
      <w:ins w:id="1521" w:author="PR Preview" w:date="2024-01-01T00:00:00Z">
        <w:r>
          <w:t xml:space="preserve">(package vignette)</w:t>
        </w:r>
      </w:ins>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ins w:id="528" w:author="PR Preview" w:date="2024-01-01T00:00:00Z">
        <w:r>
          <w:t xml:space="preserve">6.20 Coding with R and Python</w:t>
        </w:r>
      </w:ins>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ins w:id="530" w:author="PR Preview" w:date="2024-01-01T00:00:00Z">
        <w:r>
          <w:t xml:space="preserve">6.21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ins w:id="533" w:author="PR Preview" w:date="2024-01-01T00:00:00Z">
        <w:r>
          <w:t xml:space="preserve">6.21.1</w:t>
        </w:r>
      </w:ins>
      <w:ins w:id="533" w:author="PR Preview" w:date="2024-01-01T00:00:00Z">
        <w:r>
          <w:t xml:space="preserve"> </w:t>
        </w:r>
      </w:ins>
      <w:ins w:id="533" w:author="PR Preview" w:date="2024-01-01T00:00:00Z">
        <w:r>
          <w:rPr>
            <w:rStyle w:val="VerbatimChar"/>
          </w:rPr>
          <w:t xml:space="preserve">lapply()</w:t>
        </w:r>
      </w:ins>
      <w:ins w:id="533" w:author="PR Preview" w:date="2024-01-01T00:00:00Z">
        <w:r>
          <w:t xml:space="preserve"> </w:t>
        </w:r>
      </w:ins>
      <w:ins w:id="533" w:author="PR Preview" w:date="2024-01-01T00:00:00Z">
        <w:r>
          <w:t xml:space="preserve">and</w:t>
        </w:r>
      </w:ins>
      <w:ins w:id="533" w:author="PR Preview" w:date="2024-01-01T00:00:00Z">
        <w:r>
          <w:t xml:space="preserve"> </w:t>
        </w:r>
      </w:ins>
      <w:ins w:id="533" w:author="PR Preview" w:date="2024-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ins w:id="537" w:author="PR Preview" w:date="2024-01-01T00:00:00Z">
        <w:r>
          <w:t xml:space="preserve">6.21.2</w:t>
        </w:r>
      </w:ins>
      <w:ins w:id="537" w:author="PR Preview" w:date="2024-01-01T00:00:00Z">
        <w:r>
          <w:t xml:space="preserve"> </w:t>
        </w:r>
      </w:ins>
      <w:ins w:id="537" w:author="PR Preview" w:date="2024-01-01T00:00:00Z">
        <w:r>
          <w:rPr>
            <w:rStyle w:val="VerbatimChar"/>
          </w:rPr>
          <w:t xml:space="preserve">mapply()</w:t>
        </w:r>
      </w:ins>
      <w:ins w:id="537" w:author="PR Preview" w:date="2024-01-01T00:00:00Z">
        <w:r>
          <w:t xml:space="preserve"> </w:t>
        </w:r>
      </w:ins>
      <w:ins w:id="537" w:author="PR Preview" w:date="2024-01-01T00:00:00Z">
        <w:r>
          <w:t xml:space="preserve">and</w:t>
        </w:r>
      </w:ins>
      <w:ins w:id="537" w:author="PR Preview" w:date="2024-01-01T00:00:00Z">
        <w:r>
          <w:t xml:space="preserve"> </w:t>
        </w:r>
      </w:ins>
      <w:ins w:id="537" w:author="PR Preview" w:date="2024-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ins w:id="549" w:author="PR Preview" w:date="2024-01-01T00:00:00Z">
        <w:r>
          <w:t xml:space="preserve">6.21.3 Parallel processing with</w:t>
        </w:r>
      </w:ins>
      <w:ins w:id="549" w:author="PR Preview" w:date="2024-01-01T00:00:00Z">
        <w:r>
          <w:t xml:space="preserve"> </w:t>
        </w:r>
      </w:ins>
      <w:ins w:id="549" w:author="PR Preview" w:date="2024-01-01T00:00:00Z">
        <w:r>
          <w:rPr>
            <w:rStyle w:val="VerbatimChar"/>
          </w:rPr>
          <w:t xml:space="preserve">parallel</w:t>
        </w:r>
      </w:ins>
      <w:ins w:id="549" w:author="PR Preview" w:date="2024-01-01T00:00:00Z">
        <w:r>
          <w:t xml:space="preserve"> </w:t>
        </w:r>
      </w:ins>
      <w:ins w:id="549" w:author="PR Preview" w:date="2024-01-01T00:00:00Z">
        <w:r>
          <w:t xml:space="preserve">and</w:t>
        </w:r>
      </w:ins>
      <w:ins w:id="549" w:author="PR Preview" w:date="2024-01-01T00:00:00Z">
        <w:r>
          <w:t xml:space="preserve"> </w:t>
        </w:r>
      </w:ins>
      <w:ins w:id="549" w:author="PR Preview" w:date="2024-01-01T00:00:00Z">
        <w:r>
          <w:rPr>
            <w:rStyle w:val="VerbatimChar"/>
          </w:rPr>
          <w:t xml:space="preserve">future</w:t>
        </w:r>
      </w:ins>
      <w:ins w:id="549" w:author="PR Preview" w:date="2024-01-01T00:00:00Z">
        <w:r>
          <w:t xml:space="preserve"> </w:t>
        </w:r>
      </w:ins>
      <w:ins w:id="549" w:author="PR Preview" w:date="2024-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ins w:id="553" w:author="PR Preview" w:date="2024-01-01T00:00:00Z">
        <w:r>
          <w:t xml:space="preserve">6.21.3.1</w:t>
        </w:r>
      </w:ins>
      <w:ins w:id="553" w:author="PR Preview" w:date="2024-01-01T00:00:00Z">
        <w:r>
          <w:t xml:space="preserve"> </w:t>
        </w:r>
      </w:ins>
      <w:ins w:id="553" w:author="PR Preview" w:date="2024-01-01T00:00:00Z">
        <w:r>
          <w:rPr>
            <w:rStyle w:val="VerbatimChar"/>
          </w:rPr>
          <w:t xml:space="preserve">parLapply()</w:t>
        </w:r>
      </w:ins>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ins w:id="559" w:author="PR Preview" w:date="2024-01-01T00:00:00Z">
        <w:r>
          <w:t xml:space="preserve">6.21.3.2</w:t>
        </w:r>
      </w:ins>
      <w:ins w:id="559" w:author="PR Preview" w:date="2024-01-01T00:00:00Z">
        <w:r>
          <w:t xml:space="preserve"> </w:t>
        </w:r>
      </w:ins>
      <w:ins w:id="559" w:author="PR Preview" w:date="2024-01-01T00:00:00Z">
        <w:r>
          <w:rPr>
            <w:rStyle w:val="VerbatimChar"/>
          </w:rPr>
          <w:t xml:space="preserve">future.lapply()</w:t>
        </w:r>
      </w:ins>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ins w:id="563" w:author="PR Preview" w:date="2024-01-01T00:00:00Z">
        <w:r>
          <w:t xml:space="preserve">6.22 Reviewing Code</w:t>
        </w:r>
      </w:ins>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ins w:id="566" w:author="PR Preview" w:date="2024-01-01T00:00:00Z">
        <w:r>
          <w:t xml:space="preserve">6.23 Constructing Pull Requests</w:t>
        </w:r>
      </w:ins>
    </w:p>
    <w:bookmarkStart w:id="216" w:name="write-focused-prs"/>
    <w:p>
      <w:pPr>
        <w:pStyle w:val="Heading3"/>
      </w:pPr>
      <w:ins w:id="567" w:author="PR Preview" w:date="2024-01-01T00:00:00Z">
        <w:r>
          <w:t xml:space="preserve">6.23.1 Write Focused PRs</w:t>
        </w:r>
      </w:ins>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ins w:id="575" w:author="PR Preview" w:date="2024-01-01T00:00:00Z">
        <w:r>
          <w:t xml:space="preserve">6.23.2 Writing PR Descriptions</w:t>
        </w:r>
      </w:ins>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ins w:id="592" w:author="PR Preview" w:date="2024-01-01T00:00:00Z">
        <w:r>
          <w:t xml:space="preserve">6.23.3 Add Tests</w:t>
        </w:r>
      </w:ins>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ins w:id="594" w:author="PR Preview" w:date="2024-01-01T00:00:00Z">
        <w:r>
          <w:t xml:space="preserve">6.23.4 Separate Out Refactorings</w:t>
        </w:r>
      </w:ins>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ins w:id="597" w:author="PR Preview" w:date="2024-01-01T00:00:00Z">
        <w:r>
          <w:t xml:space="preserve">6.24 Reviewing Pull Requests</w:t>
        </w:r>
      </w:ins>
    </w:p>
    <w:bookmarkStart w:id="221" w:name="purpose-of-code-review"/>
    <w:p>
      <w:pPr>
        <w:pStyle w:val="Heading3"/>
      </w:pPr>
      <w:ins w:id="598" w:author="PR Preview" w:date="2024-01-01T00:00:00Z">
        <w:r>
          <w:t xml:space="preserve">6.24.1 Purpose of Code Review</w:t>
        </w:r>
      </w:ins>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ins w:id="601" w:author="PR Preview" w:date="2024-01-01T00:00:00Z">
        <w:r>
          <w:t xml:space="preserve">6.24.2 Monitoring PRs Awaiting Your Review</w:t>
        </w:r>
      </w:ins>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ins w:id="606" w:author="PR Preview" w:date="2024-01-01T00:00:00Z">
        <w:r>
          <w:t xml:space="preserve">6.24.3 Writing Review Comments</w:t>
        </w:r>
      </w:ins>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ins w:id="614" w:author="PR Preview" w:date="2024-01-01T00:00:00Z">
        <w:r>
          <w:t xml:space="preserve">6.24.4 Mentoring Through Review</w:t>
        </w:r>
      </w:ins>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ins w:id="619" w:author="PR Preview" w:date="2024-01-01T00:00:00Z">
        <w:r>
          <w:t xml:space="preserve">6.24.5 Giving Constructive Feedback</w:t>
        </w:r>
      </w:ins>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ins w:id="622" w:author="PR Preview" w:date="2024-01-01T00:00:00Z">
        <w:r>
          <w:t xml:space="preserve">6.24.6 Ignoring Auto-Generated Files</w:t>
        </w:r>
      </w:ins>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ins w:id="634" w:author="PR Preview" w:date="2024-01-01T00:00:00Z">
        <w:r>
          <w:t xml:space="preserve">6.24.7 Reviewing Copilot-Generated Pull Requests</w:t>
        </w:r>
      </w:ins>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ins w:id="656" w:author="PR Preview" w:date="2024-01-01T00:00:00Z">
        <w:r>
          <w:t xml:space="preserve">6.25 Creating a Pull Request Template</w:t>
        </w:r>
      </w:ins>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ins w:id="666" w:author="PR Preview" w:date="2024-01-01T00:00:00Z">
        <w:r>
          <w:t xml:space="preserve">6.26 Additional Resources</w:t>
        </w:r>
      </w:ins>
    </w:p>
    <w:bookmarkStart w:id="241" w:name="r-package-development"/>
    <w:p>
      <w:pPr>
        <w:pStyle w:val="Heading3"/>
      </w:pPr>
      <w:ins w:id="667" w:author="PR Preview" w:date="2024-01-01T00:00:00Z">
        <w:r>
          <w:t xml:space="preserve">6.26.1 R Package Development</w:t>
        </w:r>
      </w:ins>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ins w:id="674" w:author="PR Preview" w:date="2024-01-01T00:00:00Z">
        <w:r>
          <w:t xml:space="preserve">6.26.2 General R Programming</w:t>
        </w:r>
      </w:ins>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ins w:id="677" w:author="PR Preview" w:date="2024-01-01T00:00:00Z">
        <w:r>
          <w:t xml:space="preserve">6.26.3 Shiny Development</w:t>
        </w:r>
      </w:ins>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ins w:id="680" w:author="PR Preview" w:date="2024-01-01T00:00:00Z">
        <w:r>
          <w:t xml:space="preserve">6.26.4 Git and Version Control</w:t>
        </w:r>
      </w:ins>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57"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56"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92"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0"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7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8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78" name="Picture"/>
                        <a:graphic>
                          <a:graphicData uri="http://schemas.openxmlformats.org/drawingml/2006/picture">
                            <pic:pic>
                              <pic:nvPicPr>
                                <pic:cNvPr descr="assets/images/The-Matrix-Neo-Flying.png" id="479" name="Picture"/>
                                <pic:cNvPicPr>
                                  <a:picLocks noChangeArrowheads="1" noChangeAspect="1"/>
                                </pic:cNvPicPr>
                              </pic:nvPicPr>
                              <pic:blipFill>
                                <a:blip r:embed="rId4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1" name="Picture"/>
                        <a:graphic>
                          <a:graphicData uri="http://schemas.openxmlformats.org/drawingml/2006/picture">
                            <pic:pic>
                              <pic:nvPicPr>
                                <pic:cNvPr descr="assets/images/agent-smith-no-its-not-fair.jpg" id="482" name="Picture"/>
                                <pic:cNvPicPr>
                                  <a:picLocks noChangeArrowheads="1" noChangeAspect="1"/>
                                </pic:cNvPicPr>
                              </pic:nvPicPr>
                              <pic:blipFill>
                                <a:blip r:embed="rId4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84" name="Picture"/>
                        <a:graphic>
                          <a:graphicData uri="http://schemas.openxmlformats.org/drawingml/2006/picture">
                            <pic:pic>
                              <pic:nvPicPr>
                                <pic:cNvPr descr="assets/images/sad-keanu.png" id="485" name="Picture"/>
                                <pic:cNvPicPr>
                                  <a:picLocks noChangeArrowheads="1" noChangeAspect="1"/>
                                </pic:cNvPicPr>
                              </pic:nvPicPr>
                              <pic:blipFill>
                                <a:blip r:embed="rId4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87" name="Picture"/>
                        <a:graphic>
                          <a:graphicData uri="http://schemas.openxmlformats.org/drawingml/2006/picture">
                            <pic:pic>
                              <pic:nvPicPr>
                                <pic:cNvPr descr="assets/images/grinning-smith.png" id="488" name="Picture"/>
                                <pic:cNvPicPr>
                                  <a:picLocks noChangeArrowheads="1" noChangeAspect="1"/>
                                </pic:cNvPicPr>
                              </pic:nvPicPr>
                              <pic:blipFill>
                                <a:blip r:embed="rId4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1"/>
        </w:numPr>
      </w:pPr>
      <w:r>
        <w:t xml:space="preserve">Supervise and validate AI-generated code</w:t>
      </w:r>
    </w:p>
    <w:p>
      <w:pPr>
        <w:pStyle w:val="Compact"/>
        <w:numPr>
          <w:ilvl w:val="0"/>
          <w:numId w:val="1141"/>
        </w:numPr>
      </w:pPr>
      <w:r>
        <w:t xml:space="preserve">Handle edge cases that agents struggle with</w:t>
      </w:r>
    </w:p>
    <w:p>
      <w:pPr>
        <w:pStyle w:val="Compact"/>
        <w:numPr>
          <w:ilvl w:val="0"/>
          <w:numId w:val="1141"/>
        </w:numPr>
      </w:pPr>
      <w:r>
        <w:t xml:space="preserve">Make creative decisions about architecture and design</w:t>
      </w:r>
    </w:p>
    <w:p>
      <w:pPr>
        <w:pStyle w:val="Compact"/>
        <w:numPr>
          <w:ilvl w:val="0"/>
          <w:numId w:val="1141"/>
        </w:numPr>
      </w:pPr>
      <w:r>
        <w:t xml:space="preserve">Understand when agent suggestions are incorrect or suboptimal</w:t>
      </w:r>
    </w:p>
    <w:bookmarkEnd w:id="490"/>
    <w:bookmarkStart w:id="491"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1"/>
    <w:bookmarkEnd w:id="492"/>
    <w:bookmarkStart w:id="505"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93"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3"/>
        </w:numPr>
      </w:pPr>
      <w:r>
        <w:rPr>
          <w:b/>
          <w:bCs/>
        </w:rPr>
        <w:t xml:space="preserve">On GitHub.com</w:t>
      </w:r>
      <w:r>
        <w:t xml:space="preserve">:</w:t>
      </w:r>
      <w:r>
        <w:t xml:space="preserve"> </w:t>
      </w:r>
      <w:r>
        <w:t xml:space="preserve">Navigate to an issue and assign it to Copilot in the assignees section</w:t>
      </w:r>
    </w:p>
    <w:p>
      <w:pPr>
        <w:numPr>
          <w:ilvl w:val="0"/>
          <w:numId w:val="114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3"/>
        </w:numPr>
      </w:pPr>
      <w:r>
        <w:rPr>
          <w:b/>
          <w:bCs/>
        </w:rPr>
        <w:t xml:space="preserve">From Copilot Chat</w:t>
      </w:r>
      <w:r>
        <w:t xml:space="preserve">:</w:t>
      </w:r>
      <w:r>
        <w:t xml:space="preserve"> </w:t>
      </w:r>
      <w:r>
        <w:t xml:space="preserve">Delegate tasks to Copilot directly from the chat interface in supported editors</w:t>
      </w:r>
    </w:p>
    <w:bookmarkEnd w:id="493"/>
    <w:bookmarkStart w:id="494"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4"/>
        </w:numPr>
      </w:pPr>
      <w:r>
        <w:rPr>
          <w:b/>
          <w:bCs/>
        </w:rPr>
        <w:t xml:space="preserve">Planning</w:t>
      </w:r>
      <w:r>
        <w:t xml:space="preserve">:</w:t>
      </w:r>
      <w:r>
        <w:t xml:space="preserve"> </w:t>
      </w:r>
      <w:r>
        <w:t xml:space="preserve">Determines what changes are needed and creates a work plan</w:t>
      </w:r>
    </w:p>
    <w:p>
      <w:pPr>
        <w:numPr>
          <w:ilvl w:val="0"/>
          <w:numId w:val="114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94"/>
    <w:bookmarkStart w:id="497"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5"/>
        </w:numPr>
      </w:pPr>
      <w:r>
        <w:rPr>
          <w:b/>
          <w:bCs/>
        </w:rPr>
        <w:t xml:space="preserve">Issue created</w:t>
      </w:r>
      <w:r>
        <w:t xml:space="preserve">:</w:t>
      </w:r>
      <w:r>
        <w:t xml:space="preserve"> </w:t>
      </w:r>
      <w:hyperlink r:id="rId49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5"/>
        </w:numPr>
      </w:pPr>
      <w:r>
        <w:rPr>
          <w:b/>
          <w:bCs/>
        </w:rPr>
        <w:t xml:space="preserve">Agent assigned</w:t>
      </w:r>
      <w:r>
        <w:t xml:space="preserve">: The issue was assigned to</w:t>
      </w:r>
      <w:r>
        <w:t xml:space="preserve"> </w:t>
      </w:r>
      <w:r>
        <w:rPr>
          <w:rStyle w:val="VerbatimChar"/>
        </w:rPr>
        <w:t xml:space="preserve">@copilot</w:t>
      </w:r>
    </w:p>
    <w:p>
      <w:pPr>
        <w:numPr>
          <w:ilvl w:val="0"/>
          <w:numId w:val="114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5"/>
        </w:numPr>
      </w:pPr>
      <w:r>
        <w:rPr>
          <w:b/>
          <w:bCs/>
        </w:rPr>
        <w:t xml:space="preserve">Pull request</w:t>
      </w:r>
      <w:r>
        <w:t xml:space="preserve">:</w:t>
      </w:r>
      <w:r>
        <w:t xml:space="preserve"> </w:t>
      </w:r>
      <w:hyperlink r:id="rId49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97"/>
    <w:bookmarkStart w:id="498"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7"/>
        </w:numPr>
      </w:pPr>
      <w:r>
        <w:t xml:space="preserve">Need to be manually resolved</w:t>
      </w:r>
    </w:p>
    <w:p>
      <w:pPr>
        <w:pStyle w:val="Compact"/>
        <w:numPr>
          <w:ilvl w:val="0"/>
          <w:numId w:val="1147"/>
        </w:numPr>
      </w:pPr>
      <w:r>
        <w:t xml:space="preserve">May confuse both human and AI collaborators</w:t>
      </w:r>
    </w:p>
    <w:p>
      <w:pPr>
        <w:pStyle w:val="Compact"/>
        <w:numPr>
          <w:ilvl w:val="0"/>
          <w:numId w:val="114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98"/>
    <w:bookmarkStart w:id="499"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8"/>
        </w:numPr>
      </w:pPr>
      <w:r>
        <w:t xml:space="preserve">Use Copilot Chat in your editor to describe the changes you want</w:t>
      </w:r>
    </w:p>
    <w:p>
      <w:pPr>
        <w:pStyle w:val="Compact"/>
        <w:numPr>
          <w:ilvl w:val="0"/>
          <w:numId w:val="1148"/>
        </w:numPr>
      </w:pPr>
      <w:r>
        <w:t xml:space="preserve">The agent will analyze your request and create a pull request</w:t>
      </w:r>
    </w:p>
    <w:p>
      <w:pPr>
        <w:pStyle w:val="Compact"/>
        <w:numPr>
          <w:ilvl w:val="0"/>
          <w:numId w:val="1148"/>
        </w:numPr>
      </w:pPr>
      <w:r>
        <w:t xml:space="preserve">This is useful for quick fixes or well-defined tasks</w:t>
      </w:r>
    </w:p>
    <w:bookmarkEnd w:id="499"/>
    <w:bookmarkStart w:id="500" w:name="important-safeguards"/>
    <w:p>
      <w:pPr>
        <w:pStyle w:val="Heading4"/>
      </w:pPr>
      <w:r>
        <w:t xml:space="preserve">17.4.3.6 Important Safeguards</w:t>
      </w:r>
    </w:p>
    <w:p>
      <w:pPr>
        <w:pStyle w:val="Compact"/>
        <w:numPr>
          <w:ilvl w:val="0"/>
          <w:numId w:val="1149"/>
        </w:numPr>
      </w:pPr>
      <w:r>
        <w:rPr>
          <w:b/>
          <w:bCs/>
        </w:rPr>
        <w:t xml:space="preserve">Human approval required</w:t>
      </w:r>
      <w:r>
        <w:t xml:space="preserve">:</w:t>
      </w:r>
      <w:r>
        <w:t xml:space="preserve"> </w:t>
      </w:r>
      <w:r>
        <w:t xml:space="preserve">Coding agents cannot merge their own changes</w:t>
      </w:r>
    </w:p>
    <w:p>
      <w:pPr>
        <w:pStyle w:val="Compact"/>
        <w:numPr>
          <w:ilvl w:val="0"/>
          <w:numId w:val="114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9"/>
        </w:numPr>
      </w:pPr>
      <w:r>
        <w:rPr>
          <w:b/>
          <w:bCs/>
        </w:rPr>
        <w:t xml:space="preserve">Full transparency</w:t>
      </w:r>
      <w:r>
        <w:t xml:space="preserve">:</w:t>
      </w:r>
      <w:r>
        <w:t xml:space="preserve"> </w:t>
      </w:r>
      <w:r>
        <w:t xml:space="preserve">All agent actions are logged and visible in the PR</w:t>
      </w:r>
    </w:p>
    <w:bookmarkEnd w:id="500"/>
    <w:bookmarkStart w:id="504"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1"/>
        </w:numPr>
      </w:pPr>
      <w:hyperlink r:id="rId50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1"/>
        </w:numPr>
      </w:pPr>
      <w:hyperlink r:id="rId50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3">
        <w:r>
          <w:rPr>
            <w:rStyle w:val="Hyperlink"/>
          </w:rPr>
          <w:t xml:space="preserve">GitHub Copilot coding agent documentation</w:t>
        </w:r>
      </w:hyperlink>
      <w:r>
        <w:t xml:space="preserve">.</w:t>
      </w:r>
    </w:p>
    <w:bookmarkEnd w:id="504"/>
    <w:bookmarkEnd w:id="505"/>
    <w:bookmarkStart w:id="508"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06"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2"/>
        </w:numPr>
      </w:pPr>
      <w:r>
        <w:t xml:space="preserve">“tidy up [file, function, module, whole project]”</w:t>
      </w:r>
    </w:p>
    <w:p>
      <w:pPr>
        <w:pStyle w:val="Compact"/>
        <w:numPr>
          <w:ilvl w:val="0"/>
          <w:numId w:val="1152"/>
        </w:numPr>
      </w:pPr>
      <w:r>
        <w:t xml:space="preserve">Useful for improving code organization, consistency, and readability</w:t>
      </w:r>
    </w:p>
    <w:p>
      <w:pPr>
        <w:pStyle w:val="Compact"/>
        <w:numPr>
          <w:ilvl w:val="0"/>
          <w:numId w:val="115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3"/>
        </w:numPr>
      </w:pPr>
      <w:r>
        <w:t xml:space="preserve">“address failing workflows”</w:t>
      </w:r>
    </w:p>
    <w:p>
      <w:pPr>
        <w:pStyle w:val="Compact"/>
        <w:numPr>
          <w:ilvl w:val="0"/>
          <w:numId w:val="1153"/>
        </w:numPr>
      </w:pPr>
      <w:r>
        <w:t xml:space="preserve">Helps fix continuous integration (CI) failures, build errors, or test failures</w:t>
      </w:r>
    </w:p>
    <w:p>
      <w:pPr>
        <w:pStyle w:val="Compact"/>
        <w:numPr>
          <w:ilvl w:val="0"/>
          <w:numId w:val="115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4"/>
        </w:numPr>
      </w:pPr>
      <w:r>
        <w:t xml:space="preserve">“decompose [function, quarto-file, etc]”</w:t>
      </w:r>
    </w:p>
    <w:p>
      <w:pPr>
        <w:pStyle w:val="Compact"/>
        <w:numPr>
          <w:ilvl w:val="0"/>
          <w:numId w:val="1154"/>
        </w:numPr>
      </w:pPr>
      <w:r>
        <w:t xml:space="preserve">Breaks down large or complex code into smaller, more manageable pieces</w:t>
      </w:r>
    </w:p>
    <w:p>
      <w:pPr>
        <w:pStyle w:val="Compact"/>
        <w:numPr>
          <w:ilvl w:val="0"/>
          <w:numId w:val="115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5"/>
        </w:numPr>
      </w:pPr>
      <w:r>
        <w:t xml:space="preserve">“update [links, content, etc]”</w:t>
      </w:r>
    </w:p>
    <w:p>
      <w:pPr>
        <w:pStyle w:val="Compact"/>
        <w:numPr>
          <w:ilvl w:val="0"/>
          <w:numId w:val="1155"/>
        </w:numPr>
      </w:pPr>
      <w:r>
        <w:t xml:space="preserve">Refreshes outdated information, fixes broken links, or modernizes code</w:t>
      </w:r>
    </w:p>
    <w:p>
      <w:pPr>
        <w:pStyle w:val="Compact"/>
        <w:numPr>
          <w:ilvl w:val="0"/>
          <w:numId w:val="115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6"/>
        </w:numPr>
      </w:pPr>
      <w:r>
        <w:t xml:space="preserve">“expand [a section in a document]”</w:t>
      </w:r>
    </w:p>
    <w:p>
      <w:pPr>
        <w:pStyle w:val="Compact"/>
        <w:numPr>
          <w:ilvl w:val="0"/>
          <w:numId w:val="1156"/>
        </w:numPr>
      </w:pPr>
      <w:r>
        <w:t xml:space="preserve">Adds more detail, examples, or explanation to existing content</w:t>
      </w:r>
    </w:p>
    <w:p>
      <w:pPr>
        <w:pStyle w:val="Compact"/>
        <w:numPr>
          <w:ilvl w:val="0"/>
          <w:numId w:val="115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7"/>
        </w:numPr>
      </w:pPr>
      <w:r>
        <w:t xml:space="preserve">“condense [a section in a document]”</w:t>
      </w:r>
    </w:p>
    <w:p>
      <w:pPr>
        <w:pStyle w:val="Compact"/>
        <w:numPr>
          <w:ilvl w:val="0"/>
          <w:numId w:val="1157"/>
        </w:numPr>
      </w:pPr>
      <w:r>
        <w:t xml:space="preserve">Reduces verbosity while preserving essential information</w:t>
      </w:r>
    </w:p>
    <w:p>
      <w:pPr>
        <w:pStyle w:val="Compact"/>
        <w:numPr>
          <w:ilvl w:val="0"/>
          <w:numId w:val="115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8"/>
        </w:numPr>
      </w:pPr>
      <w:r>
        <w:t xml:space="preserve">“clarify [a section in a document]”</w:t>
      </w:r>
    </w:p>
    <w:p>
      <w:pPr>
        <w:pStyle w:val="Compact"/>
        <w:numPr>
          <w:ilvl w:val="0"/>
          <w:numId w:val="1158"/>
        </w:numPr>
      </w:pPr>
      <w:r>
        <w:t xml:space="preserve">Improves clarity, removes ambiguity, or simplifies complex explanations</w:t>
      </w:r>
    </w:p>
    <w:p>
      <w:pPr>
        <w:pStyle w:val="Compact"/>
        <w:numPr>
          <w:ilvl w:val="0"/>
          <w:numId w:val="1158"/>
        </w:numPr>
      </w:pPr>
      <w:r>
        <w:t xml:space="preserve">Example:</w:t>
      </w:r>
      <w:r>
        <w:t xml:space="preserve"> </w:t>
      </w:r>
      <w:r>
        <w:t xml:space="preserve">“clarify the explanation of the analysis workflow”</w:t>
      </w:r>
    </w:p>
    <w:bookmarkEnd w:id="506"/>
    <w:bookmarkStart w:id="507" w:name="tips-for-effective-prompts"/>
    <w:p>
      <w:pPr>
        <w:pStyle w:val="Heading4"/>
      </w:pPr>
      <w:r>
        <w:t xml:space="preserve">17.4.4.2 Tips for Effective Prompts</w:t>
      </w:r>
    </w:p>
    <w:p>
      <w:pPr>
        <w:pStyle w:val="Compact"/>
        <w:numPr>
          <w:ilvl w:val="0"/>
          <w:numId w:val="1159"/>
        </w:numPr>
      </w:pPr>
      <w:r>
        <w:rPr>
          <w:b/>
          <w:bCs/>
        </w:rPr>
        <w:t xml:space="preserve">Be specific</w:t>
      </w:r>
      <w:r>
        <w:t xml:space="preserve">: Include file names, function names, or specific sections when possible</w:t>
      </w:r>
    </w:p>
    <w:p>
      <w:pPr>
        <w:pStyle w:val="Compact"/>
        <w:numPr>
          <w:ilvl w:val="0"/>
          <w:numId w:val="1159"/>
        </w:numPr>
      </w:pPr>
      <w:r>
        <w:rPr>
          <w:b/>
          <w:bCs/>
        </w:rPr>
        <w:t xml:space="preserve">Provide context</w:t>
      </w:r>
      <w:r>
        <w:t xml:space="preserve">: Explain what you want to achieve and why</w:t>
      </w:r>
    </w:p>
    <w:p>
      <w:pPr>
        <w:pStyle w:val="Compact"/>
        <w:numPr>
          <w:ilvl w:val="0"/>
          <w:numId w:val="1159"/>
        </w:numPr>
      </w:pPr>
      <w:r>
        <w:rPr>
          <w:b/>
          <w:bCs/>
        </w:rPr>
        <w:t xml:space="preserve">Set boundaries</w:t>
      </w:r>
      <w:r>
        <w:t xml:space="preserve">: Specify what should or shouldn’t change</w:t>
      </w:r>
    </w:p>
    <w:p>
      <w:pPr>
        <w:pStyle w:val="Compact"/>
        <w:numPr>
          <w:ilvl w:val="0"/>
          <w:numId w:val="1159"/>
        </w:numPr>
      </w:pPr>
      <w:r>
        <w:rPr>
          <w:b/>
          <w:bCs/>
        </w:rPr>
        <w:t xml:space="preserve">Request validation</w:t>
      </w:r>
      <w:r>
        <w:t xml:space="preserve">: Ask the agent to test or verify its changes when appropriate</w:t>
      </w:r>
    </w:p>
    <w:bookmarkEnd w:id="507"/>
    <w:bookmarkEnd w:id="508"/>
    <w:bookmarkStart w:id="515"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09"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0"/>
        </w:numPr>
      </w:pPr>
      <w:r>
        <w:t xml:space="preserve">“fix the code issues found by the failing workflows”</w:t>
      </w:r>
    </w:p>
    <w:p>
      <w:pPr>
        <w:pStyle w:val="Compact"/>
        <w:numPr>
          <w:ilvl w:val="0"/>
          <w:numId w:val="1160"/>
        </w:numPr>
      </w:pPr>
      <w:r>
        <w:t xml:space="preserve">“address the linting errors reported in the GitHub Actions checks”</w:t>
      </w:r>
    </w:p>
    <w:p>
      <w:pPr>
        <w:pStyle w:val="Compact"/>
        <w:numPr>
          <w:ilvl w:val="0"/>
          <w:numId w:val="1160"/>
        </w:numPr>
      </w:pPr>
      <w:r>
        <w:t xml:space="preserve">“fix the test failures in the CI pipeline”</w:t>
      </w:r>
    </w:p>
    <w:p>
      <w:pPr>
        <w:pStyle w:val="Compact"/>
        <w:numPr>
          <w:ilvl w:val="0"/>
          <w:numId w:val="116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09"/>
    <w:bookmarkStart w:id="512"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1"/>
        </w:numPr>
      </w:pPr>
      <w:r>
        <w:t xml:space="preserve">“fix the syntax error in the GitHub Actions workflow file at line X”</w:t>
      </w:r>
    </w:p>
    <w:p>
      <w:pPr>
        <w:pStyle w:val="Compact"/>
        <w:numPr>
          <w:ilvl w:val="0"/>
          <w:numId w:val="1161"/>
        </w:numPr>
      </w:pPr>
      <w:r>
        <w:t xml:space="preserve">“update the workflow to use the latest version of action Y”</w:t>
      </w:r>
    </w:p>
    <w:p>
      <w:pPr>
        <w:pStyle w:val="Compact"/>
        <w:numPr>
          <w:ilvl w:val="0"/>
          <w:numId w:val="116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warning.png" id="51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2"/>
              </w:numPr>
            </w:pPr>
            <w:r>
              <w:rPr>
                <w:b/>
                <w:bCs/>
              </w:rPr>
              <w:t xml:space="preserve">Review every line</w:t>
            </w:r>
            <w:r>
              <w:t xml:space="preserve"> </w:t>
            </w:r>
            <w:r>
              <w:t xml:space="preserve">of the proposed changes</w:t>
            </w:r>
          </w:p>
          <w:p>
            <w:pPr>
              <w:pStyle w:val="Compact"/>
              <w:numPr>
                <w:ilvl w:val="0"/>
                <w:numId w:val="1162"/>
              </w:numPr>
            </w:pPr>
            <w:r>
              <w:rPr>
                <w:b/>
                <w:bCs/>
              </w:rPr>
              <w:t xml:space="preserve">Verify</w:t>
            </w:r>
            <w:r>
              <w:t xml:space="preserve"> </w:t>
            </w:r>
            <w:r>
              <w:t xml:space="preserve">the changes only address the specific issue</w:t>
            </w:r>
          </w:p>
          <w:p>
            <w:pPr>
              <w:pStyle w:val="Compact"/>
              <w:numPr>
                <w:ilvl w:val="0"/>
                <w:numId w:val="1162"/>
              </w:numPr>
            </w:pPr>
            <w:r>
              <w:rPr>
                <w:b/>
                <w:bCs/>
              </w:rPr>
              <w:t xml:space="preserve">Check</w:t>
            </w:r>
            <w:r>
              <w:t xml:space="preserve"> </w:t>
            </w:r>
            <w:r>
              <w:t xml:space="preserve">that no new secret access or command execution has been added</w:t>
            </w:r>
          </w:p>
          <w:p>
            <w:pPr>
              <w:pStyle w:val="Compact"/>
              <w:numPr>
                <w:ilvl w:val="0"/>
                <w:numId w:val="116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512"/>
    <w:bookmarkStart w:id="513"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3"/>
        </w:numPr>
      </w:pPr>
      <w:r>
        <w:rPr>
          <w:b/>
          <w:bCs/>
        </w:rPr>
        <w:t xml:space="preserve">First, examine the workflow logs</w:t>
      </w:r>
      <w:r>
        <w:t xml:space="preserve">:</w:t>
      </w:r>
    </w:p>
    <w:p>
      <w:pPr>
        <w:pStyle w:val="Compact"/>
        <w:numPr>
          <w:ilvl w:val="1"/>
          <w:numId w:val="1164"/>
        </w:numPr>
      </w:pPr>
      <w:r>
        <w:t xml:space="preserve">Look at the error messages in the GitHub Actions tab</w:t>
      </w:r>
    </w:p>
    <w:p>
      <w:pPr>
        <w:pStyle w:val="Compact"/>
        <w:numPr>
          <w:ilvl w:val="1"/>
          <w:numId w:val="1164"/>
        </w:numPr>
      </w:pPr>
      <w:r>
        <w:t xml:space="preserve">Identify whether the error is in your code or the workflow itself</w:t>
      </w:r>
    </w:p>
    <w:p>
      <w:pPr>
        <w:pStyle w:val="Compact"/>
        <w:numPr>
          <w:ilvl w:val="1"/>
          <w:numId w:val="1164"/>
        </w:numPr>
      </w:pPr>
      <w:r>
        <w:t xml:space="preserve">Common code issues: test failures, linting errors, compilation errors</w:t>
      </w:r>
    </w:p>
    <w:p>
      <w:pPr>
        <w:pStyle w:val="Compact"/>
        <w:numPr>
          <w:ilvl w:val="1"/>
          <w:numId w:val="1164"/>
        </w:numPr>
      </w:pPr>
      <w:r>
        <w:t xml:space="preserve">Common workflow issues: YAML syntax errors, missing actions, permission errors</w:t>
      </w:r>
    </w:p>
    <w:p>
      <w:pPr>
        <w:pStyle w:val="Compact"/>
        <w:numPr>
          <w:ilvl w:val="0"/>
          <w:numId w:val="1163"/>
        </w:numPr>
      </w:pPr>
      <w:r>
        <w:rPr>
          <w:b/>
          <w:bCs/>
        </w:rPr>
        <w:t xml:space="preserve">Use a diagnostic prompt</w:t>
      </w:r>
      <w:r>
        <w:t xml:space="preserve">:</w:t>
      </w:r>
    </w:p>
    <w:p>
      <w:pPr>
        <w:pStyle w:val="Compact"/>
        <w:numPr>
          <w:ilvl w:val="1"/>
          <w:numId w:val="1165"/>
        </w:numPr>
      </w:pPr>
      <w:r>
        <w:t xml:space="preserve">“examine the failing workflow logs and identify whether the issue is in the code or the workflow configuration”</w:t>
      </w:r>
    </w:p>
    <w:p>
      <w:pPr>
        <w:pStyle w:val="Compact"/>
        <w:numPr>
          <w:ilvl w:val="1"/>
          <w:numId w:val="1165"/>
        </w:numPr>
      </w:pPr>
      <w:r>
        <w:t xml:space="preserve">“diagnose the root cause of the workflow failure”</w:t>
      </w:r>
    </w:p>
    <w:p>
      <w:pPr>
        <w:pStyle w:val="Compact"/>
        <w:numPr>
          <w:ilvl w:val="0"/>
          <w:numId w:val="116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3"/>
    <w:bookmarkStart w:id="514" w:name="additional-resources-2"/>
    <w:p>
      <w:pPr>
        <w:pStyle w:val="Heading4"/>
      </w:pPr>
      <w:r>
        <w:t xml:space="preserve">17.4.5.4 Additional Resources</w:t>
      </w:r>
    </w:p>
    <w:p>
      <w:pPr>
        <w:pStyle w:val="Compact"/>
        <w:numPr>
          <w:ilvl w:val="0"/>
          <w:numId w:val="116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6"/>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6"/>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14"/>
    <w:bookmarkEnd w:id="515"/>
    <w:bookmarkStart w:id="521"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8"/>
        </w:numPr>
      </w:pPr>
      <w:r>
        <w:rPr>
          <w:b/>
          <w:bCs/>
        </w:rPr>
        <w:t xml:space="preserve">Subtle bugs</w:t>
      </w:r>
      <w:r>
        <w:t xml:space="preserve">:</w:t>
      </w:r>
      <w:r>
        <w:t xml:space="preserve"> </w:t>
      </w:r>
      <w:r>
        <w:t xml:space="preserve">AI-generated code may contain logic errors that are not immediately obvious</w:t>
      </w:r>
    </w:p>
    <w:p>
      <w:pPr>
        <w:numPr>
          <w:ilvl w:val="0"/>
          <w:numId w:val="116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0" w:name="further-readingviewing"/>
    <w:p>
      <w:pPr>
        <w:pStyle w:val="Heading4"/>
      </w:pPr>
      <w:r>
        <w:t xml:space="preserve">17.4.6.1 Further reading/viewing</w:t>
      </w:r>
    </w:p>
    <w:p>
      <w:pPr>
        <w:pStyle w:val="Compact"/>
        <w:numPr>
          <w:ilvl w:val="0"/>
          <w:numId w:val="1169"/>
        </w:numPr>
      </w:pPr>
      <w:r>
        <w:rPr>
          <w:i/>
          <w:iCs/>
        </w:rPr>
        <w:t xml:space="preserve">I Robot</w:t>
      </w:r>
      <w:r>
        <w:t xml:space="preserve"> </w:t>
      </w:r>
      <w:r>
        <w:t xml:space="preserve">(Asimov 1950)</w:t>
      </w:r>
    </w:p>
    <w:p>
      <w:pPr>
        <w:pStyle w:val="Compact"/>
        <w:numPr>
          <w:ilvl w:val="0"/>
          <w:numId w:val="1169"/>
        </w:numPr>
      </w:pPr>
      <w:r>
        <w:rPr>
          <w:i/>
          <w:iCs/>
        </w:rPr>
        <w:t xml:space="preserve">Dune</w:t>
      </w:r>
      <w:r>
        <w:t xml:space="preserve"> </w:t>
      </w:r>
      <w:r>
        <w:t xml:space="preserve">(Herbert 1965)</w:t>
      </w:r>
    </w:p>
    <w:p>
      <w:pPr>
        <w:pStyle w:val="Compact"/>
        <w:numPr>
          <w:ilvl w:val="0"/>
          <w:numId w:val="1169"/>
        </w:numPr>
      </w:pPr>
      <w:r>
        <w:t xml:space="preserve">“2001: A Space Odyssey”</w:t>
      </w:r>
      <w:r>
        <w:t xml:space="preserve"> </w:t>
      </w:r>
      <w:r>
        <w:t xml:space="preserve">(1968)</w:t>
      </w:r>
    </w:p>
    <w:p>
      <w:pPr>
        <w:pStyle w:val="Compact"/>
        <w:numPr>
          <w:ilvl w:val="0"/>
          <w:numId w:val="1169"/>
        </w:numPr>
      </w:pPr>
      <w:r>
        <w:t xml:space="preserve">“Terminator 3: Rise of the Machines”</w:t>
      </w:r>
      <w:r>
        <w:t xml:space="preserve"> </w:t>
      </w:r>
      <w:r>
        <w:t xml:space="preserve">(2003)</w:t>
      </w:r>
    </w:p>
    <w:p>
      <w:pPr>
        <w:pStyle w:val="Compact"/>
        <w:numPr>
          <w:ilvl w:val="0"/>
          <w:numId w:val="1169"/>
        </w:numPr>
      </w:pPr>
      <w:r>
        <w:t xml:space="preserve">“The Matrix”</w:t>
      </w:r>
      <w:r>
        <w:t xml:space="preserve"> </w:t>
      </w:r>
      <w:r>
        <w:t xml:space="preserve">(1999)</w:t>
      </w:r>
    </w:p>
    <w:p>
      <w:pPr>
        <w:pStyle w:val="Compact"/>
        <w:numPr>
          <w:ilvl w:val="0"/>
          <w:numId w:val="1169"/>
        </w:numPr>
      </w:pPr>
      <w:r>
        <w:t xml:space="preserve">“Blade Runner”</w:t>
      </w:r>
      <w:r>
        <w:t xml:space="preserve"> </w:t>
      </w:r>
      <w:r>
        <w:t xml:space="preserve">(1982)</w:t>
      </w:r>
    </w:p>
    <w:p>
      <w:pPr>
        <w:pStyle w:val="Compact"/>
        <w:numPr>
          <w:ilvl w:val="0"/>
          <w:numId w:val="1169"/>
        </w:numPr>
      </w:pPr>
      <w:r>
        <w:t xml:space="preserve">“WarGames”</w:t>
      </w:r>
      <w:r>
        <w:t xml:space="preserve"> </w:t>
      </w:r>
      <w:r>
        <w:t xml:space="preserve">(1983)</w:t>
      </w:r>
    </w:p>
    <w:p>
      <w:pPr>
        <w:pStyle w:val="Compact"/>
        <w:numPr>
          <w:ilvl w:val="0"/>
          <w:numId w:val="116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9"/>
        </w:numPr>
      </w:pPr>
      <w:r>
        <w:rPr>
          <w:i/>
          <w:iCs/>
        </w:rPr>
        <w:t xml:space="preserve">Ender’s Game</w:t>
      </w:r>
      <w:r>
        <w:t xml:space="preserve"> </w:t>
      </w:r>
      <w:r>
        <w:t xml:space="preserve">(Card 1985)</w:t>
      </w:r>
    </w:p>
    <w:p>
      <w:pPr>
        <w:pStyle w:val="Compact"/>
        <w:numPr>
          <w:ilvl w:val="0"/>
          <w:numId w:val="116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17" name="Picture"/>
            <a:graphic>
              <a:graphicData uri="http://schemas.openxmlformats.org/drawingml/2006/picture">
                <pic:pic>
                  <pic:nvPicPr>
                    <pic:cNvPr descr="assets/images/matrix-agents.png" id="518" name="Picture"/>
                    <pic:cNvPicPr>
                      <a:picLocks noChangeArrowheads="1" noChangeAspect="1"/>
                    </pic:cNvPicPr>
                  </pic:nvPicPr>
                  <pic:blipFill>
                    <a:blip r:embed="rId51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19">
        <w:r>
          <w:rPr>
            <w:rStyle w:val="Hyperlink"/>
          </w:rPr>
          <w:t xml:space="preserve">Agents</w:t>
        </w:r>
      </w:hyperlink>
    </w:p>
    <w:bookmarkEnd w:id="520"/>
    <w:bookmarkEnd w:id="521"/>
    <w:bookmarkStart w:id="524"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7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2" name="Picture"/>
                  <a:graphic>
                    <a:graphicData uri="http://schemas.openxmlformats.org/drawingml/2006/picture">
                      <pic:pic>
                        <pic:nvPicPr>
                          <pic:cNvPr descr="/opt/quarto/share/formats/docx/warning.png" id="52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1"/>
              </w:numPr>
            </w:pPr>
            <w:r>
              <w:t xml:space="preserve">Access secrets and credentials</w:t>
            </w:r>
          </w:p>
          <w:p>
            <w:pPr>
              <w:pStyle w:val="Compact"/>
              <w:numPr>
                <w:ilvl w:val="0"/>
                <w:numId w:val="1171"/>
              </w:numPr>
            </w:pPr>
            <w:r>
              <w:t xml:space="preserve">Deploy code to production</w:t>
            </w:r>
          </w:p>
          <w:p>
            <w:pPr>
              <w:pStyle w:val="Compact"/>
              <w:numPr>
                <w:ilvl w:val="0"/>
                <w:numId w:val="117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24"/>
    <w:bookmarkStart w:id="534"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26"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2"/>
        </w:numPr>
      </w:pPr>
      <w:r>
        <w:t xml:space="preserve">Data exfiltration</w:t>
      </w:r>
    </w:p>
    <w:p>
      <w:pPr>
        <w:pStyle w:val="Compact"/>
        <w:numPr>
          <w:ilvl w:val="0"/>
          <w:numId w:val="1172"/>
        </w:numPr>
      </w:pPr>
      <w:r>
        <w:t xml:space="preserve">Accidental leaks of sensitive information</w:t>
      </w:r>
    </w:p>
    <w:p>
      <w:pPr>
        <w:pStyle w:val="Compact"/>
        <w:numPr>
          <w:ilvl w:val="0"/>
          <w:numId w:val="1172"/>
        </w:numPr>
      </w:pPr>
      <w:r>
        <w:t xml:space="preserve">Execution of malicious instructions</w:t>
      </w:r>
    </w:p>
    <w:p>
      <w:pPr>
        <w:pStyle w:val="FirstParagraph"/>
      </w:pPr>
      <w:r>
        <w:t xml:space="preserve">By default, the agent’s firewall allows access to:</w:t>
      </w:r>
    </w:p>
    <w:p>
      <w:pPr>
        <w:pStyle w:val="Compact"/>
        <w:numPr>
          <w:ilvl w:val="0"/>
          <w:numId w:val="1173"/>
        </w:numPr>
      </w:pPr>
      <w:r>
        <w:t xml:space="preserve">Common OS package repositories (Debian, Ubuntu, Red Hat, etc.)</w:t>
      </w:r>
    </w:p>
    <w:p>
      <w:pPr>
        <w:pStyle w:val="Compact"/>
        <w:numPr>
          <w:ilvl w:val="0"/>
          <w:numId w:val="1173"/>
        </w:numPr>
      </w:pPr>
      <w:r>
        <w:t xml:space="preserve">Popular container registries (Docker Hub, Azure Container Registry, AWS ECR, etc.)</w:t>
      </w:r>
    </w:p>
    <w:p>
      <w:pPr>
        <w:pStyle w:val="Compact"/>
        <w:numPr>
          <w:ilvl w:val="0"/>
          <w:numId w:val="1173"/>
        </w:numPr>
      </w:pPr>
      <w:r>
        <w:t xml:space="preserve">Language-specific package registries (npm, PyPI, Maven, RubyGems, etc.)</w:t>
      </w:r>
    </w:p>
    <w:p>
      <w:pPr>
        <w:pStyle w:val="Compact"/>
        <w:numPr>
          <w:ilvl w:val="0"/>
          <w:numId w:val="117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25">
        <w:r>
          <w:rPr>
            <w:rStyle w:val="Hyperlink"/>
          </w:rPr>
          <w:t xml:space="preserve">Copilot allowlist reference</w:t>
        </w:r>
      </w:hyperlink>
      <w:r>
        <w:t xml:space="preserve">.</w:t>
      </w:r>
    </w:p>
    <w:bookmarkEnd w:id="526"/>
    <w:bookmarkStart w:id="528"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4"/>
        </w:numPr>
      </w:pPr>
      <w:r>
        <w:t xml:space="preserve">Add custom hosts to the allowlist (for internal dependencies or additional registries)</w:t>
      </w:r>
    </w:p>
    <w:p>
      <w:pPr>
        <w:pStyle w:val="Compact"/>
        <w:numPr>
          <w:ilvl w:val="0"/>
          <w:numId w:val="1174"/>
        </w:numPr>
      </w:pPr>
      <w:r>
        <w:t xml:space="preserve">Opt out of the default recommended allowlist for stricter security</w:t>
      </w:r>
    </w:p>
    <w:p>
      <w:pPr>
        <w:pStyle w:val="Compact"/>
        <w:numPr>
          <w:ilvl w:val="0"/>
          <w:numId w:val="117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27">
        <w:r>
          <w:rPr>
            <w:rStyle w:val="Hyperlink"/>
          </w:rPr>
          <w:t xml:space="preserve">Customizing or disabling the firewall for GitHub Copilot coding agent</w:t>
        </w:r>
      </w:hyperlink>
      <w:r>
        <w:t xml:space="preserve">.</w:t>
      </w:r>
    </w:p>
    <w:bookmarkEnd w:id="528"/>
    <w:bookmarkStart w:id="533"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6"/>
        </w:numPr>
      </w:pPr>
      <w:r>
        <w:rPr>
          <w:rStyle w:val="VerbatimChar"/>
        </w:rPr>
        <w:t xml:space="preserve">cran.r-project.org</w:t>
      </w:r>
      <w:r>
        <w:t xml:space="preserve"> </w:t>
      </w:r>
      <w:r>
        <w:t xml:space="preserve">- The Comprehensive R Archive Network</w:t>
      </w:r>
    </w:p>
    <w:p>
      <w:pPr>
        <w:pStyle w:val="Compact"/>
        <w:numPr>
          <w:ilvl w:val="0"/>
          <w:numId w:val="1176"/>
        </w:numPr>
      </w:pPr>
      <w:r>
        <w:rPr>
          <w:rStyle w:val="VerbatimChar"/>
        </w:rPr>
        <w:t xml:space="preserve">cloud.r-project.org</w:t>
      </w:r>
      <w:r>
        <w:t xml:space="preserve"> </w:t>
      </w:r>
      <w:r>
        <w:t xml:space="preserve">- CRAN mirror (cloud-based)</w:t>
      </w:r>
    </w:p>
    <w:p>
      <w:pPr>
        <w:pStyle w:val="Compact"/>
        <w:numPr>
          <w:ilvl w:val="0"/>
          <w:numId w:val="117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8"/>
        </w:numPr>
      </w:pPr>
      <w:r>
        <w:rPr>
          <w:rStyle w:val="VerbatimChar"/>
        </w:rPr>
        <w:t xml:space="preserve">en.wikipedia.org</w:t>
      </w:r>
      <w:r>
        <w:t xml:space="preserve"> </w:t>
      </w:r>
      <w:r>
        <w:t xml:space="preserve">- General reference and technical documentation</w:t>
      </w:r>
    </w:p>
    <w:p>
      <w:pPr>
        <w:pStyle w:val="Compact"/>
        <w:numPr>
          <w:ilvl w:val="0"/>
          <w:numId w:val="1178"/>
        </w:numPr>
      </w:pPr>
      <w:r>
        <w:rPr>
          <w:rStyle w:val="VerbatimChar"/>
        </w:rPr>
        <w:t xml:space="preserve">r-project.org</w:t>
      </w:r>
      <w:r>
        <w:t xml:space="preserve"> </w:t>
      </w:r>
      <w:r>
        <w:t xml:space="preserve">- Official R project website</w:t>
      </w:r>
    </w:p>
    <w:p>
      <w:pPr>
        <w:pStyle w:val="Compact"/>
        <w:numPr>
          <w:ilvl w:val="0"/>
          <w:numId w:val="1178"/>
        </w:numPr>
      </w:pPr>
      <w:r>
        <w:rPr>
          <w:rStyle w:val="VerbatimChar"/>
        </w:rPr>
        <w:t xml:space="preserve">quarto.org</w:t>
      </w:r>
      <w:r>
        <w:t xml:space="preserve"> </w:t>
      </w:r>
      <w:r>
        <w:t xml:space="preserve">- Quarto publishing system documentation</w:t>
      </w:r>
    </w:p>
    <w:p>
      <w:pPr>
        <w:pStyle w:val="Compact"/>
        <w:numPr>
          <w:ilvl w:val="0"/>
          <w:numId w:val="117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9"/>
        </w:numPr>
      </w:pPr>
      <w:r>
        <w:rPr>
          <w:rStyle w:val="VerbatimChar"/>
        </w:rPr>
        <w:t xml:space="preserve">github.com/tidyverse/*</w:t>
      </w:r>
      <w:r>
        <w:t xml:space="preserve"> </w:t>
      </w:r>
      <w:r>
        <w:t xml:space="preserve">- Tidyverse package source code</w:t>
      </w:r>
    </w:p>
    <w:p>
      <w:pPr>
        <w:pStyle w:val="Compact"/>
        <w:numPr>
          <w:ilvl w:val="0"/>
          <w:numId w:val="1179"/>
        </w:numPr>
      </w:pPr>
      <w:r>
        <w:rPr>
          <w:rStyle w:val="VerbatimChar"/>
        </w:rPr>
        <w:t xml:space="preserve">github.com/r-lib/*</w:t>
      </w:r>
      <w:r>
        <w:t xml:space="preserve"> </w:t>
      </w:r>
      <w:r>
        <w:t xml:space="preserve">- R-lib package source code</w:t>
      </w:r>
    </w:p>
    <w:p>
      <w:pPr>
        <w:pStyle w:val="Compact"/>
        <w:numPr>
          <w:ilvl w:val="0"/>
          <w:numId w:val="1179"/>
        </w:numPr>
      </w:pPr>
      <w:r>
        <w:rPr>
          <w:rStyle w:val="VerbatimChar"/>
        </w:rPr>
        <w:t xml:space="preserve">github.com/rstudio/*</w:t>
      </w:r>
      <w:r>
        <w:t xml:space="preserve"> </w:t>
      </w:r>
      <w:r>
        <w:t xml:space="preserve">- RStudio package source code</w:t>
      </w:r>
    </w:p>
    <w:p>
      <w:pPr>
        <w:pStyle w:val="Compact"/>
        <w:numPr>
          <w:ilvl w:val="0"/>
          <w:numId w:val="117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tip.png" id="53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0"/>
              </w:numPr>
            </w:pPr>
            <w:r>
              <w:t xml:space="preserve">Coding agents report blocked access to these sites</w:t>
            </w:r>
          </w:p>
          <w:p>
            <w:pPr>
              <w:pStyle w:val="Compact"/>
              <w:numPr>
                <w:ilvl w:val="0"/>
                <w:numId w:val="1180"/>
              </w:numPr>
            </w:pPr>
            <w:r>
              <w:t xml:space="preserve">You’re working on R or data science projects that use these packages</w:t>
            </w:r>
          </w:p>
          <w:p>
            <w:pPr>
              <w:pStyle w:val="Compact"/>
              <w:numPr>
                <w:ilvl w:val="0"/>
                <w:numId w:val="118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note.png" id="5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1"/>
              </w:numPr>
            </w:pPr>
            <w:r>
              <w:t xml:space="preserve">Maintained by reputable organizations (Tidyverse, RStudio/Posit, R Core Team, rOpenSci)</w:t>
            </w:r>
          </w:p>
          <w:p>
            <w:pPr>
              <w:pStyle w:val="Compact"/>
              <w:numPr>
                <w:ilvl w:val="0"/>
                <w:numId w:val="1181"/>
              </w:numPr>
            </w:pPr>
            <w:r>
              <w:t xml:space="preserve">Widely used in the R community</w:t>
            </w:r>
          </w:p>
          <w:p>
            <w:pPr>
              <w:pStyle w:val="Compact"/>
              <w:numPr>
                <w:ilvl w:val="0"/>
                <w:numId w:val="1181"/>
              </w:numPr>
            </w:pPr>
            <w:r>
              <w:t xml:space="preserve">Focused on documentation and package distribution</w:t>
            </w:r>
          </w:p>
          <w:p>
            <w:pPr>
              <w:pStyle w:val="Compact"/>
              <w:numPr>
                <w:ilvl w:val="0"/>
                <w:numId w:val="118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3"/>
    <w:bookmarkEnd w:id="534"/>
    <w:bookmarkStart w:id="545"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35"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2"/>
        </w:numPr>
      </w:pPr>
      <w:r>
        <w:t xml:space="preserve">Faster agent startup and execution</w:t>
      </w:r>
    </w:p>
    <w:p>
      <w:pPr>
        <w:pStyle w:val="Compact"/>
        <w:numPr>
          <w:ilvl w:val="0"/>
          <w:numId w:val="1182"/>
        </w:numPr>
      </w:pPr>
      <w:r>
        <w:t xml:space="preserve">More reliable builds and tests</w:t>
      </w:r>
    </w:p>
    <w:p>
      <w:pPr>
        <w:pStyle w:val="Compact"/>
        <w:numPr>
          <w:ilvl w:val="0"/>
          <w:numId w:val="1182"/>
        </w:numPr>
      </w:pPr>
      <w:r>
        <w:t xml:space="preserve">Access to private or authenticated dependencies</w:t>
      </w:r>
    </w:p>
    <w:p>
      <w:pPr>
        <w:pStyle w:val="Compact"/>
        <w:numPr>
          <w:ilvl w:val="0"/>
          <w:numId w:val="1182"/>
        </w:numPr>
      </w:pPr>
      <w:r>
        <w:t xml:space="preserve">Consistent development environment across all agent sessions</w:t>
      </w:r>
    </w:p>
    <w:bookmarkEnd w:id="535"/>
    <w:bookmarkStart w:id="536"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36"/>
    <w:bookmarkStart w:id="537"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37"/>
    <w:bookmarkStart w:id="538"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3"/>
        </w:numPr>
      </w:pPr>
      <w:r>
        <w:rPr>
          <w:rStyle w:val="VerbatimChar"/>
        </w:rPr>
        <w:t xml:space="preserve">steps</w:t>
      </w:r>
      <w:r>
        <w:t xml:space="preserve">: Setup commands and actions to run</w:t>
      </w:r>
    </w:p>
    <w:p>
      <w:pPr>
        <w:pStyle w:val="Compact"/>
        <w:numPr>
          <w:ilvl w:val="0"/>
          <w:numId w:val="118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3"/>
        </w:numPr>
      </w:pPr>
      <w:r>
        <w:rPr>
          <w:rStyle w:val="VerbatimChar"/>
        </w:rPr>
        <w:t xml:space="preserve">runs-on</w:t>
      </w:r>
      <w:r>
        <w:t xml:space="preserve">: Runner type (Ubuntu x64 Linux only)</w:t>
      </w:r>
    </w:p>
    <w:p>
      <w:pPr>
        <w:pStyle w:val="Compact"/>
        <w:numPr>
          <w:ilvl w:val="0"/>
          <w:numId w:val="1183"/>
        </w:numPr>
      </w:pPr>
      <w:r>
        <w:rPr>
          <w:rStyle w:val="VerbatimChar"/>
        </w:rPr>
        <w:t xml:space="preserve">services</w:t>
      </w:r>
      <w:r>
        <w:t xml:space="preserve">: Database or service containers</w:t>
      </w:r>
    </w:p>
    <w:p>
      <w:pPr>
        <w:pStyle w:val="Compact"/>
        <w:numPr>
          <w:ilvl w:val="0"/>
          <w:numId w:val="1183"/>
        </w:numPr>
      </w:pPr>
      <w:r>
        <w:rPr>
          <w:rStyle w:val="VerbatimChar"/>
        </w:rPr>
        <w:t xml:space="preserve">snapshot</w:t>
      </w:r>
      <w:r>
        <w:t xml:space="preserve">: Save environment state</w:t>
      </w:r>
    </w:p>
    <w:p>
      <w:pPr>
        <w:pStyle w:val="Compact"/>
        <w:numPr>
          <w:ilvl w:val="0"/>
          <w:numId w:val="1183"/>
        </w:numPr>
      </w:pPr>
      <w:r>
        <w:rPr>
          <w:rStyle w:val="VerbatimChar"/>
        </w:rPr>
        <w:t xml:space="preserve">timeout-minutes</w:t>
      </w:r>
      <w:r>
        <w:t xml:space="preserve">: Maximum 59 minutes</w:t>
      </w:r>
    </w:p>
    <w:p>
      <w:pPr>
        <w:pStyle w:val="FirstParagraph"/>
      </w:pPr>
      <w:r>
        <w:t xml:space="preserve">All other workflow settings are ignored by Copilot.</w:t>
      </w:r>
    </w:p>
    <w:bookmarkEnd w:id="538"/>
    <w:bookmarkStart w:id="539"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39"/>
    <w:bookmarkStart w:id="540"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4"/>
        </w:numPr>
      </w:pPr>
      <w:r>
        <w:t xml:space="preserve">Navigate to your repository’s</w:t>
      </w:r>
      <w:r>
        <w:t xml:space="preserve"> </w:t>
      </w:r>
      <w:r>
        <w:rPr>
          <w:b/>
          <w:bCs/>
        </w:rPr>
        <w:t xml:space="preserve">Settings</w:t>
      </w:r>
    </w:p>
    <w:p>
      <w:pPr>
        <w:pStyle w:val="Compact"/>
        <w:numPr>
          <w:ilvl w:val="0"/>
          <w:numId w:val="1184"/>
        </w:numPr>
      </w:pPr>
      <w:r>
        <w:t xml:space="preserve">Go to</w:t>
      </w:r>
      <w:r>
        <w:t xml:space="preserve"> </w:t>
      </w:r>
      <w:r>
        <w:rPr>
          <w:b/>
          <w:bCs/>
        </w:rPr>
        <w:t xml:space="preserve">Environments</w:t>
      </w:r>
    </w:p>
    <w:p>
      <w:pPr>
        <w:pStyle w:val="Compact"/>
        <w:numPr>
          <w:ilvl w:val="0"/>
          <w:numId w:val="118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4"/>
        </w:numPr>
      </w:pPr>
      <w:r>
        <w:t xml:space="preserve">Add environment variables or secrets as needed</w:t>
      </w:r>
    </w:p>
    <w:p>
      <w:pPr>
        <w:pStyle w:val="FirstParagraph"/>
      </w:pPr>
      <w:r>
        <w:t xml:space="preserve">Use secrets for sensitive values like API keys or passwords.</w:t>
      </w:r>
    </w:p>
    <w:bookmarkEnd w:id="540"/>
    <w:bookmarkStart w:id="541"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1"/>
    <w:bookmarkStart w:id="542"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2"/>
    <w:bookmarkStart w:id="544"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43">
        <w:r>
          <w:rPr>
            <w:rStyle w:val="Hyperlink"/>
          </w:rPr>
          <w:t xml:space="preserve">Customizing the development environment for GitHub Copilot coding agent</w:t>
        </w:r>
      </w:hyperlink>
      <w:r>
        <w:t xml:space="preserve">.</w:t>
      </w:r>
    </w:p>
    <w:bookmarkEnd w:id="544"/>
    <w:bookmarkEnd w:id="545"/>
    <w:bookmarkStart w:id="549"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49"/>
    <w:bookmarkStart w:id="554"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5"/>
        </w:numPr>
      </w:pPr>
      <w:r>
        <w:t xml:space="preserve">Lab members can export Quarto content to Word format for review</w:t>
      </w:r>
    </w:p>
    <w:p>
      <w:pPr>
        <w:pStyle w:val="Compact"/>
        <w:numPr>
          <w:ilvl w:val="0"/>
          <w:numId w:val="1185"/>
        </w:numPr>
      </w:pPr>
      <w:r>
        <w:t xml:space="preserve">Reviewers can make edits, add tracked changes, and insert comments in Word</w:t>
      </w:r>
    </w:p>
    <w:p>
      <w:pPr>
        <w:pStyle w:val="Compact"/>
        <w:numPr>
          <w:ilvl w:val="0"/>
          <w:numId w:val="118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3"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7"/>
        </w:numPr>
      </w:pPr>
      <w:hyperlink r:id="rId550">
        <w:r>
          <w:rPr>
            <w:rStyle w:val="Hyperlink"/>
          </w:rPr>
          <w:t xml:space="preserve">Quarto CLI Issue #6357</w:t>
        </w:r>
      </w:hyperlink>
    </w:p>
    <w:p>
      <w:pPr>
        <w:pStyle w:val="Compact"/>
        <w:numPr>
          <w:ilvl w:val="0"/>
          <w:numId w:val="1187"/>
        </w:numPr>
      </w:pPr>
      <w:hyperlink r:id="rId551">
        <w:r>
          <w:rPr>
            <w:rStyle w:val="Hyperlink"/>
          </w:rPr>
          <w:t xml:space="preserve">Quarto Discussion #6544</w:t>
        </w:r>
      </w:hyperlink>
    </w:p>
    <w:p>
      <w:pPr>
        <w:pStyle w:val="Compact"/>
        <w:numPr>
          <w:ilvl w:val="0"/>
          <w:numId w:val="1187"/>
        </w:numPr>
      </w:pPr>
      <w:hyperlink r:id="rId5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8"/>
        </w:numPr>
      </w:pPr>
      <w:r>
        <w:t xml:space="preserve">Open the generated DOCX file in Microsoft Word</w:t>
      </w:r>
    </w:p>
    <w:p>
      <w:pPr>
        <w:pStyle w:val="Compact"/>
        <w:numPr>
          <w:ilvl w:val="0"/>
          <w:numId w:val="1188"/>
        </w:numPr>
      </w:pPr>
      <w:r>
        <w:t xml:space="preserve">Immediately save the file (File → Save, or Ctrl+S/Cmd+S)</w:t>
      </w:r>
    </w:p>
    <w:p>
      <w:pPr>
        <w:pStyle w:val="Compact"/>
        <w:numPr>
          <w:ilvl w:val="0"/>
          <w:numId w:val="1188"/>
        </w:numPr>
      </w:pPr>
      <w:r>
        <w:t xml:space="preserve">Close and re-open the file to verify it no longer shows</w:t>
      </w:r>
      <w:r>
        <w:t xml:space="preserve"> </w:t>
      </w:r>
      <w:r>
        <w:t xml:space="preserve">“Document 1”</w:t>
      </w:r>
    </w:p>
    <w:p>
      <w:pPr>
        <w:pStyle w:val="Compact"/>
        <w:numPr>
          <w:ilvl w:val="0"/>
          <w:numId w:val="118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3"/>
    <w:bookmarkEnd w:id="554"/>
    <w:bookmarkStart w:id="555"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9"/>
        </w:numPr>
      </w:pPr>
      <w:r>
        <w:t xml:space="preserve">Markdown and Quarto formatting rules (e.g., blank lines before lists, line breaks in prose)</w:t>
      </w:r>
    </w:p>
    <w:p>
      <w:pPr>
        <w:pStyle w:val="Compact"/>
        <w:numPr>
          <w:ilvl w:val="0"/>
          <w:numId w:val="118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9"/>
        </w:numPr>
      </w:pPr>
      <w:r>
        <w:t xml:space="preserve">File organization patterns (e.g., using Quarto includes for modular content)</w:t>
      </w:r>
    </w:p>
    <w:p>
      <w:pPr>
        <w:pStyle w:val="Compact"/>
        <w:numPr>
          <w:ilvl w:val="0"/>
          <w:numId w:val="1189"/>
        </w:numPr>
      </w:pPr>
      <w:r>
        <w:t xml:space="preserve">How to work with DOCX files for hybrid editing workflows</w:t>
      </w:r>
    </w:p>
    <w:p>
      <w:pPr>
        <w:pStyle w:val="Compact"/>
        <w:numPr>
          <w:ilvl w:val="0"/>
          <w:numId w:val="118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55"/>
    <w:bookmarkEnd w:id="556"/>
    <w:bookmarkEnd w:id="557"/>
    <w:bookmarkStart w:id="567" w:name="checklists"/>
    <w:p>
      <w:pPr>
        <w:pStyle w:val="Heading1"/>
      </w:pPr>
      <w:r>
        <w:t xml:space="preserve">18. Checklists</w:t>
      </w:r>
    </w:p>
    <w:p>
      <w:pPr>
        <w:pStyle w:val="FirstParagraph"/>
      </w:pPr>
      <w:r>
        <w:t xml:space="preserve">Adapted by UCD-SeRG team from</w:t>
      </w:r>
      <w:r>
        <w:t xml:space="preserve"> </w:t>
      </w:r>
      <w:hyperlink r:id="rId558">
        <w:r>
          <w:rPr>
            <w:rStyle w:val="Hyperlink"/>
          </w:rPr>
          <w:t xml:space="preserve">original by Jade Benjamin-Chung</w:t>
        </w:r>
      </w:hyperlink>
    </w:p>
    <w:bookmarkStart w:id="559" w:name="pre-analysis-plan-checklist"/>
    <w:p>
      <w:pPr>
        <w:pStyle w:val="Heading2"/>
      </w:pPr>
      <w:r>
        <w:t xml:space="preserve">18.1 Pre-analysis plan checklist</w:t>
      </w:r>
    </w:p>
    <w:p>
      <w:pPr>
        <w:pStyle w:val="Compact"/>
        <w:numPr>
          <w:ilvl w:val="0"/>
          <w:numId w:val="1190"/>
        </w:numPr>
      </w:pPr>
      <w:r>
        <w:t xml:space="preserve">Brief background on the study (a condensed version of the introduction section of the paper)</w:t>
      </w:r>
    </w:p>
    <w:p>
      <w:pPr>
        <w:pStyle w:val="Compact"/>
        <w:numPr>
          <w:ilvl w:val="0"/>
          <w:numId w:val="1190"/>
        </w:numPr>
      </w:pPr>
      <w:r>
        <w:t xml:space="preserve">Hypotheses / objectives</w:t>
      </w:r>
    </w:p>
    <w:p>
      <w:pPr>
        <w:pStyle w:val="Compact"/>
        <w:numPr>
          <w:ilvl w:val="0"/>
          <w:numId w:val="1190"/>
        </w:numPr>
      </w:pPr>
      <w:r>
        <w:t xml:space="preserve">Study design</w:t>
      </w:r>
    </w:p>
    <w:p>
      <w:pPr>
        <w:pStyle w:val="Compact"/>
        <w:numPr>
          <w:ilvl w:val="0"/>
          <w:numId w:val="1190"/>
        </w:numPr>
      </w:pPr>
      <w:r>
        <w:t xml:space="preserve">Description of data</w:t>
      </w:r>
    </w:p>
    <w:p>
      <w:pPr>
        <w:pStyle w:val="Compact"/>
        <w:numPr>
          <w:ilvl w:val="0"/>
          <w:numId w:val="1190"/>
        </w:numPr>
      </w:pPr>
      <w:r>
        <w:t xml:space="preserve">Definition of outcomes</w:t>
      </w:r>
    </w:p>
    <w:p>
      <w:pPr>
        <w:pStyle w:val="Compact"/>
        <w:numPr>
          <w:ilvl w:val="0"/>
          <w:numId w:val="1190"/>
        </w:numPr>
      </w:pPr>
      <w:r>
        <w:t xml:space="preserve">Definition of interventions / exposures</w:t>
      </w:r>
    </w:p>
    <w:p>
      <w:pPr>
        <w:pStyle w:val="Compact"/>
        <w:numPr>
          <w:ilvl w:val="0"/>
          <w:numId w:val="1190"/>
        </w:numPr>
      </w:pPr>
      <w:r>
        <w:t xml:space="preserve">Definition of covariates</w:t>
      </w:r>
    </w:p>
    <w:p>
      <w:pPr>
        <w:pStyle w:val="Compact"/>
        <w:numPr>
          <w:ilvl w:val="0"/>
          <w:numId w:val="1190"/>
        </w:numPr>
      </w:pPr>
      <w:r>
        <w:t xml:space="preserve">Statistical power calculation</w:t>
      </w:r>
    </w:p>
    <w:p>
      <w:pPr>
        <w:pStyle w:val="Compact"/>
        <w:numPr>
          <w:ilvl w:val="0"/>
          <w:numId w:val="1190"/>
        </w:numPr>
      </w:pPr>
      <w:r>
        <w:t xml:space="preserve">Statistical model description</w:t>
      </w:r>
    </w:p>
    <w:p>
      <w:pPr>
        <w:pStyle w:val="Compact"/>
        <w:numPr>
          <w:ilvl w:val="0"/>
          <w:numId w:val="1190"/>
        </w:numPr>
      </w:pPr>
      <w:r>
        <w:t xml:space="preserve">Covariate selection / screening</w:t>
      </w:r>
    </w:p>
    <w:p>
      <w:pPr>
        <w:pStyle w:val="Compact"/>
        <w:numPr>
          <w:ilvl w:val="0"/>
          <w:numId w:val="1190"/>
        </w:numPr>
      </w:pPr>
      <w:r>
        <w:t xml:space="preserve">Standard error estimation method</w:t>
      </w:r>
    </w:p>
    <w:p>
      <w:pPr>
        <w:pStyle w:val="Compact"/>
        <w:numPr>
          <w:ilvl w:val="0"/>
          <w:numId w:val="1190"/>
        </w:numPr>
      </w:pPr>
      <w:r>
        <w:t xml:space="preserve">Missing data analysis</w:t>
      </w:r>
    </w:p>
    <w:p>
      <w:pPr>
        <w:pStyle w:val="Compact"/>
        <w:numPr>
          <w:ilvl w:val="0"/>
          <w:numId w:val="1190"/>
        </w:numPr>
      </w:pPr>
      <w:r>
        <w:t xml:space="preserve">Assessment of effect modification / subgroup analyses</w:t>
      </w:r>
    </w:p>
    <w:p>
      <w:pPr>
        <w:pStyle w:val="Compact"/>
        <w:numPr>
          <w:ilvl w:val="0"/>
          <w:numId w:val="1190"/>
        </w:numPr>
      </w:pPr>
      <w:r>
        <w:t xml:space="preserve">Sensitivity analyses</w:t>
      </w:r>
    </w:p>
    <w:p>
      <w:pPr>
        <w:pStyle w:val="Compact"/>
        <w:numPr>
          <w:ilvl w:val="0"/>
          <w:numId w:val="1190"/>
        </w:numPr>
      </w:pPr>
      <w:r>
        <w:t xml:space="preserve">Negative control analyses</w:t>
      </w:r>
    </w:p>
    <w:bookmarkEnd w:id="559"/>
    <w:bookmarkStart w:id="561" w:name="code-checklist"/>
    <w:p>
      <w:pPr>
        <w:pStyle w:val="Heading2"/>
      </w:pPr>
      <w:r>
        <w:t xml:space="preserve">18.2 Code checklist</w:t>
      </w:r>
    </w:p>
    <w:p>
      <w:pPr>
        <w:pStyle w:val="Compact"/>
        <w:numPr>
          <w:ilvl w:val="0"/>
          <w:numId w:val="1191"/>
        </w:numPr>
      </w:pPr>
      <w:r>
        <w:t xml:space="preserve">Does the script run without errors?</w:t>
      </w:r>
    </w:p>
    <w:p>
      <w:pPr>
        <w:pStyle w:val="Compact"/>
        <w:numPr>
          <w:ilvl w:val="0"/>
          <w:numId w:val="1191"/>
        </w:numPr>
      </w:pPr>
      <w:r>
        <w:t xml:space="preserve">Is code self-contained within repo and/or associated Box folder?</w:t>
      </w:r>
    </w:p>
    <w:p>
      <w:pPr>
        <w:pStyle w:val="Compact"/>
        <w:numPr>
          <w:ilvl w:val="0"/>
          <w:numId w:val="1191"/>
        </w:numPr>
      </w:pPr>
      <w:r>
        <w:t xml:space="preserve">Is all commented out code / remarks removed?</w:t>
      </w:r>
    </w:p>
    <w:p>
      <w:pPr>
        <w:pStyle w:val="Compact"/>
        <w:numPr>
          <w:ilvl w:val="0"/>
          <w:numId w:val="1191"/>
        </w:numPr>
      </w:pPr>
      <w:r>
        <w:t xml:space="preserve">Does the header accurately describe the process completed in the script?</w:t>
      </w:r>
    </w:p>
    <w:p>
      <w:pPr>
        <w:pStyle w:val="Compact"/>
        <w:numPr>
          <w:ilvl w:val="0"/>
          <w:numId w:val="1191"/>
        </w:numPr>
      </w:pPr>
      <w:r>
        <w:t xml:space="preserve">Is the script pushed to its github repository?</w:t>
      </w:r>
    </w:p>
    <w:p>
      <w:pPr>
        <w:pStyle w:val="Compact"/>
        <w:numPr>
          <w:ilvl w:val="0"/>
          <w:numId w:val="1191"/>
        </w:numPr>
      </w:pPr>
      <w:r>
        <w:t xml:space="preserve">Does the code adhere to the</w:t>
      </w:r>
      <w:r>
        <w:t xml:space="preserve"> </w:t>
      </w:r>
      <w:hyperlink r:id="rId560">
        <w:r>
          <w:rPr>
            <w:rStyle w:val="Hyperlink"/>
          </w:rPr>
          <w:t xml:space="preserve">coding style guide</w:t>
        </w:r>
      </w:hyperlink>
      <w:r>
        <w:t xml:space="preserve">?</w:t>
      </w:r>
    </w:p>
    <w:p>
      <w:pPr>
        <w:pStyle w:val="Compact"/>
        <w:numPr>
          <w:ilvl w:val="0"/>
          <w:numId w:val="1191"/>
        </w:numPr>
      </w:pPr>
      <w:r>
        <w:t xml:space="preserve">Are all warnings ignorable? Should any warnings be intentionally suppressed or addressed?</w:t>
      </w:r>
    </w:p>
    <w:bookmarkEnd w:id="561"/>
    <w:bookmarkStart w:id="5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2"/>
        </w:numPr>
      </w:pPr>
      <w:r>
        <w:t xml:space="preserve">Are the study results within the manuscript replicable (i.e., if you rerun the code in the study’s repository, the tables and figures will be exactly replicated?)</w:t>
      </w:r>
    </w:p>
    <w:p>
      <w:pPr>
        <w:pStyle w:val="Compact"/>
        <w:numPr>
          <w:ilvl w:val="0"/>
          <w:numId w:val="1192"/>
        </w:numPr>
      </w:pPr>
      <w:r>
        <w:t xml:space="preserve">Is a target journal selected?</w:t>
      </w:r>
    </w:p>
    <w:p>
      <w:pPr>
        <w:pStyle w:val="Compact"/>
        <w:numPr>
          <w:ilvl w:val="0"/>
          <w:numId w:val="1192"/>
        </w:numPr>
      </w:pPr>
      <w:r>
        <w:t xml:space="preserve">Is the title declarative, in other words, does it state the object/findings rather than suggest them?</w:t>
      </w:r>
    </w:p>
    <w:p>
      <w:pPr>
        <w:pStyle w:val="Compact"/>
        <w:numPr>
          <w:ilvl w:val="0"/>
          <w:numId w:val="1192"/>
        </w:numPr>
      </w:pPr>
      <w:r>
        <w:t xml:space="preserve">Is the word count of the manuscript close to the target journal’s allowance?</w:t>
      </w:r>
    </w:p>
    <w:p>
      <w:pPr>
        <w:pStyle w:val="Compact"/>
        <w:numPr>
          <w:ilvl w:val="0"/>
          <w:numId w:val="1192"/>
        </w:numPr>
      </w:pPr>
      <w:r>
        <w:t xml:space="preserve">Does the manuscript adhere to the formatting guide of the target journal?</w:t>
      </w:r>
    </w:p>
    <w:p>
      <w:pPr>
        <w:pStyle w:val="Compact"/>
        <w:numPr>
          <w:ilvl w:val="0"/>
          <w:numId w:val="1192"/>
        </w:numPr>
      </w:pPr>
      <w:r>
        <w:t xml:space="preserve">Does the manuscript use a consistent voice (passive or active – usually active is preferred … pun intended)?</w:t>
      </w:r>
    </w:p>
    <w:p>
      <w:pPr>
        <w:pStyle w:val="Compact"/>
        <w:numPr>
          <w:ilvl w:val="0"/>
          <w:numId w:val="1192"/>
        </w:numPr>
      </w:pPr>
      <w:r>
        <w:t xml:space="preserve">Is each figure and table (including supplementary material) referenced in the main text?</w:t>
      </w:r>
    </w:p>
    <w:p>
      <w:pPr>
        <w:pStyle w:val="Compact"/>
        <w:numPr>
          <w:ilvl w:val="0"/>
          <w:numId w:val="1192"/>
        </w:numPr>
      </w:pPr>
      <w:r>
        <w:t xml:space="preserve">Is there a caption for each figure and table (including supplementary material)?</w:t>
      </w:r>
    </w:p>
    <w:p>
      <w:pPr>
        <w:pStyle w:val="Compact"/>
        <w:numPr>
          <w:ilvl w:val="0"/>
          <w:numId w:val="1192"/>
        </w:numPr>
      </w:pPr>
      <w:r>
        <w:t xml:space="preserve">Are tables/figures and supplementary material numbered in accordance with their appearance in the main text?</w:t>
      </w:r>
    </w:p>
    <w:p>
      <w:pPr>
        <w:pStyle w:val="Compact"/>
        <w:numPr>
          <w:ilvl w:val="0"/>
          <w:numId w:val="1192"/>
        </w:numPr>
      </w:pPr>
      <w:r>
        <w:t xml:space="preserve">Does the text use past tense if it is reporting research findings or future tense if it is a study protocol?</w:t>
      </w:r>
    </w:p>
    <w:p>
      <w:pPr>
        <w:pStyle w:val="Compact"/>
        <w:numPr>
          <w:ilvl w:val="0"/>
          <w:numId w:val="11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2"/>
        </w:numPr>
      </w:pPr>
      <w:r>
        <w:t xml:space="preserve">Does the text use minimal abbreviations, and are all abbreviations defined at first use?</w:t>
      </w:r>
    </w:p>
    <w:p>
      <w:pPr>
        <w:pStyle w:val="Compact"/>
        <w:numPr>
          <w:ilvl w:val="0"/>
          <w:numId w:val="11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2">
        <w:r>
          <w:rPr>
            <w:rStyle w:val="Hyperlink"/>
          </w:rPr>
          <w:t xml:space="preserve">here</w:t>
        </w:r>
      </w:hyperlink>
      <w:r>
        <w:t xml:space="preserve">)</w:t>
      </w:r>
    </w:p>
    <w:p>
      <w:pPr>
        <w:pStyle w:val="Compact"/>
        <w:numPr>
          <w:ilvl w:val="0"/>
          <w:numId w:val="119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3"/>
    <w:bookmarkStart w:id="566" w:name="figure-checklist"/>
    <w:p>
      <w:pPr>
        <w:pStyle w:val="Heading2"/>
      </w:pPr>
      <w:r>
        <w:t xml:space="preserve">18.4 Figure checklist</w:t>
      </w:r>
    </w:p>
    <w:p>
      <w:pPr>
        <w:pStyle w:val="Compact"/>
        <w:numPr>
          <w:ilvl w:val="0"/>
          <w:numId w:val="1193"/>
        </w:numPr>
      </w:pPr>
      <w:r>
        <w:t xml:space="preserve">Are the x-axis and y-axis labeled?</w:t>
      </w:r>
    </w:p>
    <w:p>
      <w:pPr>
        <w:pStyle w:val="Compact"/>
        <w:numPr>
          <w:ilvl w:val="0"/>
          <w:numId w:val="1193"/>
        </w:numPr>
      </w:pPr>
      <w:r>
        <w:t xml:space="preserve">If the figure includes panels, is each panel labeled?</w:t>
      </w:r>
    </w:p>
    <w:p>
      <w:pPr>
        <w:pStyle w:val="Compact"/>
        <w:numPr>
          <w:ilvl w:val="0"/>
          <w:numId w:val="1193"/>
        </w:numPr>
      </w:pPr>
      <w:r>
        <w:t xml:space="preserve">Are there sufficient numerical / text labels and breaks on the x-axis and y-axis?</w:t>
      </w:r>
    </w:p>
    <w:p>
      <w:pPr>
        <w:pStyle w:val="Compact"/>
        <w:numPr>
          <w:ilvl w:val="0"/>
          <w:numId w:val="1193"/>
        </w:numPr>
      </w:pPr>
      <w:r>
        <w:t xml:space="preserve">Is the font size appropriate (i.e., large enough to read, not so large that it distracts from the data presented in the figure?)</w:t>
      </w:r>
    </w:p>
    <w:p>
      <w:pPr>
        <w:pStyle w:val="Compact"/>
        <w:numPr>
          <w:ilvl w:val="0"/>
          <w:numId w:val="1193"/>
        </w:numPr>
      </w:pPr>
      <w:r>
        <w:t xml:space="preserve">Are the colors used colorblind friendly? See a colorblind-friendly palette</w:t>
      </w:r>
      <w:r>
        <w:t xml:space="preserve"> </w:t>
      </w:r>
      <w:hyperlink r:id="rId564">
        <w:r>
          <w:rPr>
            <w:rStyle w:val="Hyperlink"/>
          </w:rPr>
          <w:t xml:space="preserve">here</w:t>
        </w:r>
      </w:hyperlink>
      <w:r>
        <w:t xml:space="preserve">, a neat palette generator with colorblind options</w:t>
      </w:r>
      <w:r>
        <w:t xml:space="preserve"> </w:t>
      </w:r>
      <w:hyperlink r:id="rId5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3"/>
        </w:numPr>
      </w:pPr>
      <w:r>
        <w:t xml:space="preserve">Are colors/shapes/line types defined in a legend?</w:t>
      </w:r>
    </w:p>
    <w:p>
      <w:pPr>
        <w:pStyle w:val="Compact"/>
        <w:numPr>
          <w:ilvl w:val="0"/>
          <w:numId w:val="1193"/>
        </w:numPr>
      </w:pPr>
      <w:r>
        <w:t xml:space="preserve">Are the legends and other labels easy to understand with minimal abbreviations?</w:t>
      </w:r>
    </w:p>
    <w:p>
      <w:pPr>
        <w:pStyle w:val="Compact"/>
        <w:numPr>
          <w:ilvl w:val="0"/>
          <w:numId w:val="1193"/>
        </w:numPr>
      </w:pPr>
      <w:r>
        <w:t xml:space="preserve">If there is overplotting, is transparency used to show overlapping data?</w:t>
      </w:r>
    </w:p>
    <w:p>
      <w:pPr>
        <w:pStyle w:val="Compact"/>
        <w:numPr>
          <w:ilvl w:val="0"/>
          <w:numId w:val="1193"/>
        </w:numPr>
      </w:pPr>
      <w:r>
        <w:t xml:space="preserve">Are 95% confidence intervals or other measures of precision shown, if applicable?</w:t>
      </w:r>
    </w:p>
    <w:p>
      <w:r>
        <w:br w:type="page"/>
      </w:r>
    </w:p>
    <w:bookmarkEnd w:id="566"/>
    <w:bookmarkEnd w:id="567"/>
    <w:bookmarkStart w:id="609" w:name="resources-2"/>
    <w:p>
      <w:pPr>
        <w:pStyle w:val="Heading1"/>
      </w:pPr>
      <w:r>
        <w:t xml:space="preserve">19. Resources</w:t>
      </w:r>
    </w:p>
    <w:p>
      <w:pPr>
        <w:pStyle w:val="FirstParagraph"/>
      </w:pPr>
      <w:r>
        <w:t xml:space="preserve">Adapted by UCD-SeRG team from</w:t>
      </w:r>
      <w:r>
        <w:t xml:space="preserve"> </w:t>
      </w:r>
      <w:hyperlink r:id="rId568">
        <w:r>
          <w:rPr>
            <w:rStyle w:val="Hyperlink"/>
          </w:rPr>
          <w:t xml:space="preserve">original by Jade Benjamin-Chung and Kunal Mishra</w:t>
        </w:r>
      </w:hyperlink>
    </w:p>
    <w:bookmarkStart w:id="584" w:name="resources-for-r"/>
    <w:p>
      <w:pPr>
        <w:pStyle w:val="Heading2"/>
      </w:pPr>
      <w:r>
        <w:t xml:space="preserve">19.1 Resources for R</w:t>
      </w:r>
    </w:p>
    <w:bookmarkStart w:id="570" w:name="books-and-comprehensive-guides"/>
    <w:p>
      <w:pPr>
        <w:pStyle w:val="Heading3"/>
      </w:pPr>
      <w:r>
        <w:t xml:space="preserve">19.1.1 Books and Comprehensive Guides</w:t>
      </w:r>
    </w:p>
    <w:p>
      <w:pPr>
        <w:pStyle w:val="Compact"/>
        <w:numPr>
          <w:ilvl w:val="0"/>
          <w:numId w:val="119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4"/>
        </w:numPr>
      </w:pPr>
      <w:hyperlink r:id="rId569">
        <w:r>
          <w:rPr>
            <w:rStyle w:val="Hyperlink"/>
          </w:rPr>
          <w:t xml:space="preserve">Jade’s R-for-epi course</w:t>
        </w:r>
      </w:hyperlink>
    </w:p>
    <w:bookmarkEnd w:id="570"/>
    <w:bookmarkStart w:id="575"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195"/>
        </w:numPr>
      </w:pPr>
      <w:hyperlink r:id="rId571">
        <w:r>
          <w:rPr>
            <w:rStyle w:val="Hyperlink"/>
          </w:rPr>
          <w:t xml:space="preserve">Workshop Index</w:t>
        </w:r>
      </w:hyperlink>
      <w:r>
        <w:t xml:space="preserve"> </w:t>
      </w:r>
      <w:r>
        <w:t xml:space="preserve">- comprehensive catalog of all DataLab workshops</w:t>
      </w:r>
    </w:p>
    <w:p>
      <w:pPr>
        <w:pStyle w:val="Compact"/>
        <w:numPr>
          <w:ilvl w:val="0"/>
          <w:numId w:val="1195"/>
        </w:numPr>
      </w:pPr>
      <w:hyperlink r:id="rId572">
        <w:r>
          <w:rPr>
            <w:rStyle w:val="Hyperlink"/>
          </w:rPr>
          <w:t xml:space="preserve">R Basics Workshop</w:t>
        </w:r>
      </w:hyperlink>
      <w:r>
        <w:t xml:space="preserve"> </w:t>
      </w:r>
      <w:r>
        <w:t xml:space="preserve">- foundational R programming for beginners</w:t>
      </w:r>
    </w:p>
    <w:p>
      <w:pPr>
        <w:pStyle w:val="Compact"/>
        <w:numPr>
          <w:ilvl w:val="0"/>
          <w:numId w:val="1195"/>
        </w:numPr>
      </w:pPr>
      <w:hyperlink r:id="rId573">
        <w:r>
          <w:rPr>
            <w:rStyle w:val="Hyperlink"/>
          </w:rPr>
          <w:t xml:space="preserve">Research Toolkits</w:t>
        </w:r>
      </w:hyperlink>
      <w:r>
        <w:t xml:space="preserve"> </w:t>
      </w:r>
      <w:r>
        <w:t xml:space="preserve">- in-depth guides for research tools and methods</w:t>
      </w:r>
    </w:p>
    <w:p>
      <w:pPr>
        <w:pStyle w:val="Compact"/>
        <w:numPr>
          <w:ilvl w:val="0"/>
          <w:numId w:val="1195"/>
        </w:numPr>
      </w:pPr>
      <w:hyperlink r:id="rId574">
        <w:r>
          <w:rPr>
            <w:rStyle w:val="Hyperlink"/>
          </w:rPr>
          <w:t xml:space="preserve">Install Guides</w:t>
        </w:r>
      </w:hyperlink>
      <w:r>
        <w:t xml:space="preserve"> </w:t>
      </w:r>
      <w:r>
        <w:t xml:space="preserve">- setup instructions for data science software</w:t>
      </w:r>
    </w:p>
    <w:bookmarkEnd w:id="575"/>
    <w:bookmarkStart w:id="580" w:name="cheat-sheets"/>
    <w:p>
      <w:pPr>
        <w:pStyle w:val="Heading3"/>
      </w:pPr>
      <w:r>
        <w:t xml:space="preserve">19.1.3 Cheat Sheets</w:t>
      </w:r>
    </w:p>
    <w:p>
      <w:pPr>
        <w:pStyle w:val="Compact"/>
        <w:numPr>
          <w:ilvl w:val="0"/>
          <w:numId w:val="1196"/>
        </w:numPr>
      </w:pPr>
      <w:hyperlink r:id="rId576">
        <w:r>
          <w:rPr>
            <w:rStyle w:val="Hyperlink"/>
          </w:rPr>
          <w:t xml:space="preserve">dplyr and tidyr cheat sheet</w:t>
        </w:r>
      </w:hyperlink>
    </w:p>
    <w:p>
      <w:pPr>
        <w:pStyle w:val="Compact"/>
        <w:numPr>
          <w:ilvl w:val="0"/>
          <w:numId w:val="1196"/>
        </w:numPr>
      </w:pPr>
      <w:hyperlink r:id="rId577">
        <w:r>
          <w:rPr>
            <w:rStyle w:val="Hyperlink"/>
          </w:rPr>
          <w:t xml:space="preserve">ggplot cheat sheet</w:t>
        </w:r>
      </w:hyperlink>
    </w:p>
    <w:p>
      <w:pPr>
        <w:pStyle w:val="Compact"/>
        <w:numPr>
          <w:ilvl w:val="0"/>
          <w:numId w:val="1196"/>
        </w:numPr>
      </w:pPr>
      <w:hyperlink r:id="rId578">
        <w:r>
          <w:rPr>
            <w:rStyle w:val="Hyperlink"/>
          </w:rPr>
          <w:t xml:space="preserve">data table cheat sheet</w:t>
        </w:r>
      </w:hyperlink>
    </w:p>
    <w:p>
      <w:pPr>
        <w:pStyle w:val="Compact"/>
        <w:numPr>
          <w:ilvl w:val="0"/>
          <w:numId w:val="1196"/>
        </w:numPr>
      </w:pPr>
      <w:hyperlink r:id="rId579">
        <w:r>
          <w:rPr>
            <w:rStyle w:val="Hyperlink"/>
          </w:rPr>
          <w:t xml:space="preserve">RMarkdown cheat sheet</w:t>
        </w:r>
      </w:hyperlink>
    </w:p>
    <w:bookmarkEnd w:id="580"/>
    <w:bookmarkStart w:id="582" w:name="style-and-best-practices"/>
    <w:p>
      <w:pPr>
        <w:pStyle w:val="Heading3"/>
      </w:pPr>
      <w:r>
        <w:t xml:space="preserve">19.1.4 Style and Best Practices</w:t>
      </w:r>
    </w:p>
    <w:p>
      <w:pPr>
        <w:pStyle w:val="Compact"/>
        <w:numPr>
          <w:ilvl w:val="0"/>
          <w:numId w:val="1197"/>
        </w:numPr>
      </w:pPr>
      <w:hyperlink r:id="rId581">
        <w:r>
          <w:rPr>
            <w:rStyle w:val="Hyperlink"/>
          </w:rPr>
          <w:t xml:space="preserve">Hadley Wickham’s R Style Guide</w:t>
        </w:r>
      </w:hyperlink>
    </w:p>
    <w:bookmarkEnd w:id="582"/>
    <w:bookmarkStart w:id="583" w:name="tidy-evaluation-resources"/>
    <w:p>
      <w:pPr>
        <w:pStyle w:val="Heading3"/>
      </w:pPr>
      <w:r>
        <w:t xml:space="preserve">19.1.5 Tidy Evaluation Resources</w:t>
      </w:r>
    </w:p>
    <w:p>
      <w:pPr>
        <w:pStyle w:val="Compact"/>
        <w:numPr>
          <w:ilvl w:val="0"/>
          <w:numId w:val="1198"/>
        </w:numPr>
      </w:pPr>
      <w:hyperlink r:id="rId201">
        <w:r>
          <w:rPr>
            <w:rStyle w:val="Hyperlink"/>
          </w:rPr>
          <w:t xml:space="preserve">Tidy Eval in 5 Minutes</w:t>
        </w:r>
      </w:hyperlink>
      <w:r>
        <w:t xml:space="preserve"> </w:t>
      </w:r>
      <w:r>
        <w:t xml:space="preserve">(video)</w:t>
      </w:r>
    </w:p>
    <w:p>
      <w:pPr>
        <w:pStyle w:val="Compact"/>
        <w:numPr>
          <w:ilvl w:val="0"/>
          <w:numId w:val="1198"/>
        </w:numPr>
      </w:pPr>
      <w:hyperlink r:id="rId199">
        <w:r>
          <w:rPr>
            <w:rStyle w:val="Hyperlink"/>
          </w:rPr>
          <w:t xml:space="preserve">Tidy Evaluation</w:t>
        </w:r>
      </w:hyperlink>
      <w:r>
        <w:t xml:space="preserve"> </w:t>
      </w:r>
      <w:r>
        <w:t xml:space="preserve">(e-book)</w:t>
      </w:r>
    </w:p>
    <w:p>
      <w:pPr>
        <w:pStyle w:val="Compact"/>
        <w:numPr>
          <w:ilvl w:val="0"/>
          <w:numId w:val="1198"/>
        </w:numPr>
      </w:pPr>
      <w:hyperlink r:id="rId203">
        <w:r>
          <w:rPr>
            <w:rStyle w:val="Hyperlink"/>
          </w:rPr>
          <w:t xml:space="preserve">Data Frame Columns as Arguments to Dplyr Functions</w:t>
        </w:r>
      </w:hyperlink>
      <w:r>
        <w:t xml:space="preserve"> </w:t>
      </w:r>
      <w:r>
        <w:t xml:space="preserve">(blog)</w:t>
      </w:r>
    </w:p>
    <w:p>
      <w:pPr>
        <w:pStyle w:val="Compact"/>
        <w:numPr>
          <w:ilvl w:val="0"/>
          <w:numId w:val="1198"/>
        </w:numPr>
      </w:pPr>
      <w:hyperlink r:id="rId204">
        <w:r>
          <w:rPr>
            <w:rStyle w:val="Hyperlink"/>
          </w:rPr>
          <w:t xml:space="preserve">Standard Evaluation for *_join</w:t>
        </w:r>
      </w:hyperlink>
      <w:r>
        <w:t xml:space="preserve"> </w:t>
      </w:r>
      <w:r>
        <w:t xml:space="preserve">(stackoverflow)</w:t>
      </w:r>
    </w:p>
    <w:p>
      <w:pPr>
        <w:pStyle w:val="Compact"/>
        <w:numPr>
          <w:ilvl w:val="0"/>
          <w:numId w:val="1198"/>
        </w:numPr>
      </w:pPr>
      <w:hyperlink r:id="rId199">
        <w:r>
          <w:rPr>
            <w:rStyle w:val="Hyperlink"/>
          </w:rPr>
          <w:t xml:space="preserve">Programming with dplyr</w:t>
        </w:r>
      </w:hyperlink>
      <w:r>
        <w:t xml:space="preserve"> </w:t>
      </w:r>
      <w:r>
        <w:t xml:space="preserve">(package vignette)</w:t>
      </w:r>
    </w:p>
    <w:bookmarkEnd w:id="583"/>
    <w:bookmarkEnd w:id="584"/>
    <w:bookmarkStart w:id="586" w:name="resources-for-git-github"/>
    <w:p>
      <w:pPr>
        <w:pStyle w:val="Heading2"/>
      </w:pPr>
      <w:r>
        <w:t xml:space="preserve">19.2 Resources for Git &amp; Github</w:t>
      </w:r>
    </w:p>
    <w:p>
      <w:pPr>
        <w:pStyle w:val="Compact"/>
        <w:numPr>
          <w:ilvl w:val="0"/>
          <w:numId w:val="119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9"/>
        </w:numPr>
      </w:pPr>
      <w:hyperlink r:id="rId585">
        <w:r>
          <w:rPr>
            <w:rStyle w:val="Hyperlink"/>
          </w:rPr>
          <w:t xml:space="preserve">GitHub Skills: Introduction to GitHub</w:t>
        </w:r>
      </w:hyperlink>
    </w:p>
    <w:p>
      <w:pPr>
        <w:pStyle w:val="Compact"/>
        <w:numPr>
          <w:ilvl w:val="0"/>
          <w:numId w:val="1199"/>
        </w:numPr>
      </w:pPr>
      <w:hyperlink r:id="rId364">
        <w:r>
          <w:rPr>
            <w:rStyle w:val="Hyperlink"/>
          </w:rPr>
          <w:t xml:space="preserve">UC Davis DataLab Git Sandbox</w:t>
        </w:r>
      </w:hyperlink>
      <w:r>
        <w:t xml:space="preserve"> </w:t>
      </w:r>
      <w:r>
        <w:t xml:space="preserve">- hands-on Git practice repository</w:t>
      </w:r>
    </w:p>
    <w:bookmarkEnd w:id="586"/>
    <w:bookmarkStart w:id="589" w:name="resources-for-python"/>
    <w:p>
      <w:pPr>
        <w:pStyle w:val="Heading2"/>
      </w:pPr>
      <w:r>
        <w:t xml:space="preserve">19.3 Resources for Python</w:t>
      </w:r>
    </w:p>
    <w:p>
      <w:pPr>
        <w:pStyle w:val="Compact"/>
        <w:numPr>
          <w:ilvl w:val="0"/>
          <w:numId w:val="1200"/>
        </w:numPr>
      </w:pPr>
      <w:hyperlink r:id="rId587">
        <w:r>
          <w:rPr>
            <w:rStyle w:val="Hyperlink"/>
          </w:rPr>
          <w:t xml:space="preserve">UC Davis DataLab Python Basics Workshop</w:t>
        </w:r>
      </w:hyperlink>
      <w:r>
        <w:t xml:space="preserve"> </w:t>
      </w:r>
      <w:r>
        <w:t xml:space="preserve">- foundational Python programming</w:t>
      </w:r>
    </w:p>
    <w:p>
      <w:pPr>
        <w:pStyle w:val="Compact"/>
        <w:numPr>
          <w:ilvl w:val="0"/>
          <w:numId w:val="1200"/>
        </w:numPr>
      </w:pPr>
      <w:hyperlink r:id="rId588">
        <w:r>
          <w:rPr>
            <w:rStyle w:val="Hyperlink"/>
          </w:rPr>
          <w:t xml:space="preserve">Natural Language Processing with Python</w:t>
        </w:r>
      </w:hyperlink>
      <w:r>
        <w:t xml:space="preserve"> </w:t>
      </w:r>
      <w:r>
        <w:t xml:space="preserve">- text analysis and NLP techniques</w:t>
      </w:r>
    </w:p>
    <w:bookmarkEnd w:id="589"/>
    <w:bookmarkStart w:id="591" w:name="resources-for-julia"/>
    <w:p>
      <w:pPr>
        <w:pStyle w:val="Heading2"/>
      </w:pPr>
      <w:r>
        <w:t xml:space="preserve">19.4 Resources for Julia</w:t>
      </w:r>
    </w:p>
    <w:p>
      <w:pPr>
        <w:pStyle w:val="Compact"/>
        <w:numPr>
          <w:ilvl w:val="0"/>
          <w:numId w:val="1201"/>
        </w:numPr>
      </w:pPr>
      <w:hyperlink r:id="rId590">
        <w:r>
          <w:rPr>
            <w:rStyle w:val="Hyperlink"/>
          </w:rPr>
          <w:t xml:space="preserve">UC Davis Julia Users Group Julia Basics Workshop</w:t>
        </w:r>
      </w:hyperlink>
      <w:r>
        <w:t xml:space="preserve"> </w:t>
      </w:r>
      <w:r>
        <w:t xml:space="preserve">- foundational Julia programming</w:t>
      </w:r>
    </w:p>
    <w:bookmarkEnd w:id="591"/>
    <w:bookmarkStart w:id="592" w:name="scientific-figures"/>
    <w:p>
      <w:pPr>
        <w:pStyle w:val="Heading2"/>
      </w:pPr>
      <w:r>
        <w:t xml:space="preserve">19.5 Scientific figures</w:t>
      </w:r>
    </w:p>
    <w:p>
      <w:pPr>
        <w:pStyle w:val="Compact"/>
        <w:numPr>
          <w:ilvl w:val="0"/>
          <w:numId w:val="1202"/>
        </w:numPr>
      </w:pPr>
      <w:r>
        <w:t xml:space="preserve">Ten Simple Rules for Better Figures</w:t>
      </w:r>
      <w:r>
        <w:t xml:space="preserve"> </w:t>
      </w:r>
      <w:r>
        <w:t xml:space="preserve">(Rougier, Droettboom, and Bourne 2014)</w:t>
      </w:r>
    </w:p>
    <w:bookmarkEnd w:id="592"/>
    <w:bookmarkStart w:id="595" w:name="writing"/>
    <w:p>
      <w:pPr>
        <w:pStyle w:val="Heading2"/>
      </w:pPr>
      <w:r>
        <w:t xml:space="preserve">19.6 Writing</w:t>
      </w:r>
    </w:p>
    <w:p>
      <w:pPr>
        <w:pStyle w:val="Compact"/>
        <w:numPr>
          <w:ilvl w:val="0"/>
          <w:numId w:val="1203"/>
        </w:numPr>
      </w:pPr>
      <w:r>
        <w:t xml:space="preserve">Unpacking the Scientific Toolbox</w:t>
      </w:r>
      <w:r>
        <w:t xml:space="preserve"> </w:t>
      </w:r>
      <w:r>
        <w:t xml:space="preserve">(Silbiger and Stubler 2019)</w:t>
      </w:r>
    </w:p>
    <w:p>
      <w:pPr>
        <w:pStyle w:val="Compact"/>
        <w:numPr>
          <w:ilvl w:val="0"/>
          <w:numId w:val="1203"/>
        </w:numPr>
      </w:pPr>
      <w:r>
        <w:t xml:space="preserve">ICMJE Definition of authorship</w:t>
      </w:r>
      <w:r>
        <w:t xml:space="preserve"> </w:t>
      </w:r>
      <w:r>
        <w:t xml:space="preserve">(International Committee of Medical Journal Editors, n.d.)</w:t>
      </w:r>
    </w:p>
    <w:p>
      <w:pPr>
        <w:pStyle w:val="Compact"/>
        <w:numPr>
          <w:ilvl w:val="0"/>
          <w:numId w:val="1203"/>
        </w:numPr>
      </w:pPr>
      <w:r>
        <w:t xml:space="preserve">Computational science: …why scientific programming does not compute</w:t>
      </w:r>
      <w:r>
        <w:t xml:space="preserve"> </w:t>
      </w:r>
      <w:r>
        <w:t xml:space="preserve">(Merali and Giles 2010)</w:t>
      </w:r>
    </w:p>
    <w:p>
      <w:pPr>
        <w:pStyle w:val="Compact"/>
        <w:numPr>
          <w:ilvl w:val="0"/>
          <w:numId w:val="1203"/>
        </w:numPr>
      </w:pPr>
      <w:hyperlink r:id="rId593">
        <w:r>
          <w:rPr>
            <w:rStyle w:val="Hyperlink"/>
          </w:rPr>
          <w:t xml:space="preserve">The Pathway to Publishing: A Guide to Quantitative Writing in the Health Sciences</w:t>
        </w:r>
      </w:hyperlink>
    </w:p>
    <w:p>
      <w:pPr>
        <w:pStyle w:val="Compact"/>
        <w:numPr>
          <w:ilvl w:val="0"/>
          <w:numId w:val="1203"/>
        </w:numPr>
      </w:pPr>
      <w:hyperlink r:id="rId594">
        <w:r>
          <w:rPr>
            <w:rStyle w:val="Hyperlink"/>
          </w:rPr>
          <w:t xml:space="preserve">Secret, actionable writing tips</w:t>
        </w:r>
      </w:hyperlink>
    </w:p>
    <w:bookmarkEnd w:id="595"/>
    <w:bookmarkStart w:id="599" w:name="presentations"/>
    <w:p>
      <w:pPr>
        <w:pStyle w:val="Heading2"/>
      </w:pPr>
      <w:r>
        <w:t xml:space="preserve">19.7 Presentations</w:t>
      </w:r>
    </w:p>
    <w:p>
      <w:pPr>
        <w:pStyle w:val="Compact"/>
        <w:numPr>
          <w:ilvl w:val="0"/>
          <w:numId w:val="1204"/>
        </w:numPr>
      </w:pPr>
      <w:r>
        <w:t xml:space="preserve">How to tell a compelling story in scientific presentations</w:t>
      </w:r>
      <w:r>
        <w:t xml:space="preserve"> </w:t>
      </w:r>
      <w:r>
        <w:t xml:space="preserve">(Van Noorden 2021)</w:t>
      </w:r>
    </w:p>
    <w:p>
      <w:pPr>
        <w:pStyle w:val="Compact"/>
        <w:numPr>
          <w:ilvl w:val="0"/>
          <w:numId w:val="1204"/>
        </w:numPr>
      </w:pPr>
      <w:hyperlink r:id="rId596">
        <w:r>
          <w:rPr>
            <w:rStyle w:val="Hyperlink"/>
          </w:rPr>
          <w:t xml:space="preserve">How to give a killer narratively-driven scientific talk</w:t>
        </w:r>
      </w:hyperlink>
    </w:p>
    <w:p>
      <w:pPr>
        <w:pStyle w:val="Compact"/>
        <w:numPr>
          <w:ilvl w:val="0"/>
          <w:numId w:val="1204"/>
        </w:numPr>
      </w:pPr>
      <w:hyperlink r:id="rId597">
        <w:r>
          <w:rPr>
            <w:rStyle w:val="Hyperlink"/>
          </w:rPr>
          <w:t xml:space="preserve">How to make a better poster</w:t>
        </w:r>
      </w:hyperlink>
    </w:p>
    <w:p>
      <w:pPr>
        <w:pStyle w:val="Compact"/>
        <w:numPr>
          <w:ilvl w:val="0"/>
          <w:numId w:val="1204"/>
        </w:numPr>
      </w:pPr>
      <w:hyperlink r:id="rId598">
        <w:r>
          <w:rPr>
            <w:rStyle w:val="Hyperlink"/>
          </w:rPr>
          <w:t xml:space="preserve">How to make an even better poster</w:t>
        </w:r>
      </w:hyperlink>
    </w:p>
    <w:bookmarkEnd w:id="599"/>
    <w:bookmarkStart w:id="602" w:name="professional-advice"/>
    <w:p>
      <w:pPr>
        <w:pStyle w:val="Heading2"/>
      </w:pPr>
      <w:r>
        <w:t xml:space="preserve">19.8 Professional advice</w:t>
      </w:r>
    </w:p>
    <w:p>
      <w:pPr>
        <w:pStyle w:val="Compact"/>
        <w:numPr>
          <w:ilvl w:val="0"/>
          <w:numId w:val="1205"/>
        </w:numPr>
      </w:pPr>
      <w:hyperlink r:id="rId600">
        <w:r>
          <w:rPr>
            <w:rStyle w:val="Hyperlink"/>
          </w:rPr>
          <w:t xml:space="preserve">Professional advice, especially for your first job</w:t>
        </w:r>
      </w:hyperlink>
    </w:p>
    <w:p>
      <w:pPr>
        <w:pStyle w:val="Compact"/>
        <w:numPr>
          <w:ilvl w:val="0"/>
          <w:numId w:val="1205"/>
        </w:numPr>
      </w:pPr>
      <w:hyperlink r:id="rId601">
        <w:r>
          <w:rPr>
            <w:rStyle w:val="Hyperlink"/>
          </w:rPr>
          <w:t xml:space="preserve">Team Public Health Substack</w:t>
        </w:r>
      </w:hyperlink>
    </w:p>
    <w:bookmarkEnd w:id="602"/>
    <w:bookmarkStart w:id="605" w:name="funding"/>
    <w:p>
      <w:pPr>
        <w:pStyle w:val="Heading2"/>
      </w:pPr>
      <w:r>
        <w:t xml:space="preserve">19.9 Funding</w:t>
      </w:r>
    </w:p>
    <w:p>
      <w:pPr>
        <w:pStyle w:val="Compact"/>
        <w:numPr>
          <w:ilvl w:val="0"/>
          <w:numId w:val="1206"/>
        </w:numPr>
      </w:pPr>
      <w:hyperlink r:id="rId603">
        <w:r>
          <w:rPr>
            <w:rStyle w:val="Hyperlink"/>
          </w:rPr>
          <w:t xml:space="preserve">Building Your Funding Train</w:t>
        </w:r>
      </w:hyperlink>
    </w:p>
    <w:p>
      <w:pPr>
        <w:pStyle w:val="Compact"/>
        <w:numPr>
          <w:ilvl w:val="0"/>
          <w:numId w:val="1206"/>
        </w:numPr>
      </w:pPr>
      <w:hyperlink r:id="rId604">
        <w:r>
          <w:rPr>
            <w:rStyle w:val="Hyperlink"/>
          </w:rPr>
          <w:t xml:space="preserve">NIH Grant Writing Resources</w:t>
        </w:r>
      </w:hyperlink>
    </w:p>
    <w:bookmarkEnd w:id="605"/>
    <w:bookmarkStart w:id="608" w:name="ethics-and-global-health-research"/>
    <w:p>
      <w:pPr>
        <w:pStyle w:val="Heading2"/>
      </w:pPr>
      <w:r>
        <w:t xml:space="preserve">19.10 Ethics and global health research</w:t>
      </w:r>
    </w:p>
    <w:p>
      <w:pPr>
        <w:pStyle w:val="Compact"/>
        <w:numPr>
          <w:ilvl w:val="0"/>
          <w:numId w:val="1207"/>
        </w:numPr>
      </w:pPr>
      <w:hyperlink r:id="rId606">
        <w:r>
          <w:rPr>
            <w:rStyle w:val="Hyperlink"/>
          </w:rPr>
          <w:t xml:space="preserve">Global Code of Conduct For Research in Resource-Poor Settings</w:t>
        </w:r>
      </w:hyperlink>
    </w:p>
    <w:p>
      <w:pPr>
        <w:pStyle w:val="Compact"/>
        <w:numPr>
          <w:ilvl w:val="0"/>
          <w:numId w:val="1207"/>
        </w:numPr>
      </w:pPr>
      <w:r>
        <w:t xml:space="preserve">Addressing power asymmetries in global health</w:t>
      </w:r>
      <w:r>
        <w:t xml:space="preserve"> </w:t>
      </w:r>
      <w:r>
        <w:t xml:space="preserve">(Abimbola et al. 2022)</w:t>
      </w:r>
    </w:p>
    <w:p>
      <w:pPr>
        <w:pStyle w:val="Compact"/>
        <w:numPr>
          <w:ilvl w:val="0"/>
          <w:numId w:val="1207"/>
        </w:numPr>
      </w:pPr>
      <w:hyperlink r:id="rId607">
        <w:r>
          <w:rPr>
            <w:rStyle w:val="Hyperlink"/>
          </w:rPr>
          <w:t xml:space="preserve">Transforming Global Health Partnerships</w:t>
        </w:r>
      </w:hyperlink>
    </w:p>
    <w:p>
      <w:r>
        <w:br w:type="page"/>
      </w:r>
    </w:p>
    <w:bookmarkEnd w:id="608"/>
    <w:bookmarkEnd w:id="609"/>
    <w:bookmarkStart w:id="636" w:name="professional-development"/>
    <w:p>
      <w:pPr>
        <w:pStyle w:val="Heading1"/>
      </w:pPr>
      <w:r>
        <w:t xml:space="preserve">20. Professional Development</w:t>
      </w:r>
    </w:p>
    <w:p>
      <w:pPr>
        <w:pStyle w:val="FirstParagraph"/>
      </w:pPr>
      <w:r>
        <w:t xml:space="preserve">Adapted by UCD-SeRG team from</w:t>
      </w:r>
      <w:r>
        <w:t xml:space="preserve"> </w:t>
      </w:r>
      <w:hyperlink r:id="rId610">
        <w:r>
          <w:rPr>
            <w:rStyle w:val="Hyperlink"/>
          </w:rPr>
          <w:t xml:space="preserve">original by Jade Benjamin-Chung</w:t>
        </w:r>
      </w:hyperlink>
    </w:p>
    <w:bookmarkStart w:id="61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8"/>
        </w:numPr>
      </w:pPr>
      <w:r>
        <w:t xml:space="preserve">Regular, open communication between mentees and mentors</w:t>
      </w:r>
    </w:p>
    <w:p>
      <w:pPr>
        <w:pStyle w:val="Compact"/>
        <w:numPr>
          <w:ilvl w:val="0"/>
          <w:numId w:val="1208"/>
        </w:numPr>
      </w:pPr>
      <w:r>
        <w:t xml:space="preserve">Mutual respect and trust</w:t>
      </w:r>
    </w:p>
    <w:p>
      <w:pPr>
        <w:pStyle w:val="Compact"/>
        <w:numPr>
          <w:ilvl w:val="0"/>
          <w:numId w:val="1208"/>
        </w:numPr>
      </w:pPr>
      <w:r>
        <w:t xml:space="preserve">Clear expectations and goals</w:t>
      </w:r>
    </w:p>
    <w:p>
      <w:pPr>
        <w:pStyle w:val="Compact"/>
        <w:numPr>
          <w:ilvl w:val="0"/>
          <w:numId w:val="1208"/>
        </w:numPr>
      </w:pPr>
      <w:r>
        <w:t xml:space="preserve">Constructive feedback</w:t>
      </w:r>
    </w:p>
    <w:p>
      <w:pPr>
        <w:pStyle w:val="Compact"/>
        <w:numPr>
          <w:ilvl w:val="0"/>
          <w:numId w:val="1208"/>
        </w:numPr>
      </w:pPr>
      <w:r>
        <w:t xml:space="preserve">Support for both research and career development</w:t>
      </w:r>
    </w:p>
    <w:bookmarkEnd w:id="611"/>
    <w:bookmarkStart w:id="61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9"/>
        </w:numPr>
      </w:pPr>
      <w:r>
        <w:t xml:space="preserve">Short-term and long-term career goals</w:t>
      </w:r>
    </w:p>
    <w:p>
      <w:pPr>
        <w:pStyle w:val="Compact"/>
        <w:numPr>
          <w:ilvl w:val="0"/>
          <w:numId w:val="1209"/>
        </w:numPr>
      </w:pPr>
      <w:r>
        <w:t xml:space="preserve">Skills to develop</w:t>
      </w:r>
    </w:p>
    <w:p>
      <w:pPr>
        <w:pStyle w:val="Compact"/>
        <w:numPr>
          <w:ilvl w:val="0"/>
          <w:numId w:val="1209"/>
        </w:numPr>
      </w:pPr>
      <w:r>
        <w:t xml:space="preserve">Training needs and opportunities</w:t>
      </w:r>
    </w:p>
    <w:p>
      <w:pPr>
        <w:pStyle w:val="Compact"/>
        <w:numPr>
          <w:ilvl w:val="0"/>
          <w:numId w:val="1209"/>
        </w:numPr>
      </w:pPr>
      <w:r>
        <w:t xml:space="preserve">Timeline and milestones</w:t>
      </w:r>
    </w:p>
    <w:p>
      <w:pPr>
        <w:pStyle w:val="Compact"/>
        <w:numPr>
          <w:ilvl w:val="0"/>
          <w:numId w:val="1209"/>
        </w:numPr>
      </w:pPr>
      <w:r>
        <w:t xml:space="preserve">Progress toward goals</w:t>
      </w:r>
    </w:p>
    <w:p>
      <w:pPr>
        <w:pStyle w:val="FirstParagraph"/>
      </w:pPr>
      <w:r>
        <w:t xml:space="preserve">Update your IDP at least annually and discuss it with your PI. Useful resources:</w:t>
      </w:r>
    </w:p>
    <w:p>
      <w:pPr>
        <w:pStyle w:val="Compact"/>
        <w:numPr>
          <w:ilvl w:val="0"/>
          <w:numId w:val="1210"/>
        </w:numPr>
      </w:pPr>
      <w:hyperlink r:id="rId612">
        <w:r>
          <w:rPr>
            <w:rStyle w:val="Hyperlink"/>
          </w:rPr>
          <w:t xml:space="preserve">myIDP - Individual Development Plan tool</w:t>
        </w:r>
      </w:hyperlink>
    </w:p>
    <w:p>
      <w:pPr>
        <w:pStyle w:val="Compact"/>
        <w:numPr>
          <w:ilvl w:val="0"/>
          <w:numId w:val="1210"/>
        </w:numPr>
      </w:pPr>
      <w:hyperlink r:id="rId613">
        <w:r>
          <w:rPr>
            <w:rStyle w:val="Hyperlink"/>
          </w:rPr>
          <w:t xml:space="preserve">NIH OITE Career Resources</w:t>
        </w:r>
      </w:hyperlink>
    </w:p>
    <w:bookmarkEnd w:id="614"/>
    <w:bookmarkStart w:id="61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1"/>
        </w:numPr>
      </w:pPr>
      <w:r>
        <w:t xml:space="preserve">Discuss conference opportunities with PIs early</w:t>
      </w:r>
    </w:p>
    <w:p>
      <w:pPr>
        <w:pStyle w:val="Compact"/>
        <w:numPr>
          <w:ilvl w:val="0"/>
          <w:numId w:val="1211"/>
        </w:numPr>
      </w:pPr>
      <w:r>
        <w:t xml:space="preserve">Submit abstracts with PI approval</w:t>
      </w:r>
    </w:p>
    <w:p>
      <w:pPr>
        <w:pStyle w:val="Compact"/>
        <w:numPr>
          <w:ilvl w:val="0"/>
          <w:numId w:val="1211"/>
        </w:numPr>
      </w:pPr>
      <w:r>
        <w:t xml:space="preserve">Practice presentations in lab meeting before the conference</w:t>
      </w:r>
    </w:p>
    <w:p>
      <w:pPr>
        <w:pStyle w:val="Compact"/>
        <w:numPr>
          <w:ilvl w:val="0"/>
          <w:numId w:val="121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2"/>
        </w:numPr>
      </w:pPr>
      <w:hyperlink r:id="rId615">
        <w:r>
          <w:rPr>
            <w:rStyle w:val="Hyperlink"/>
          </w:rPr>
          <w:t xml:space="preserve">How to tell a compelling story in scientific presentations</w:t>
        </w:r>
      </w:hyperlink>
    </w:p>
    <w:p>
      <w:pPr>
        <w:pStyle w:val="Compact"/>
        <w:numPr>
          <w:ilvl w:val="0"/>
          <w:numId w:val="1212"/>
        </w:numPr>
      </w:pPr>
      <w:hyperlink r:id="rId596">
        <w:r>
          <w:rPr>
            <w:rStyle w:val="Hyperlink"/>
          </w:rPr>
          <w:t xml:space="preserve">How to give a killer narratively-driven scientific talk</w:t>
        </w:r>
      </w:hyperlink>
    </w:p>
    <w:p>
      <w:pPr>
        <w:pStyle w:val="Compact"/>
        <w:numPr>
          <w:ilvl w:val="0"/>
          <w:numId w:val="1212"/>
        </w:numPr>
      </w:pPr>
      <w:hyperlink r:id="rId616">
        <w:r>
          <w:rPr>
            <w:rStyle w:val="Hyperlink"/>
          </w:rPr>
          <w:t xml:space="preserve">How to make a better poster</w:t>
        </w:r>
      </w:hyperlink>
    </w:p>
    <w:p>
      <w:pPr>
        <w:pStyle w:val="Compact"/>
        <w:numPr>
          <w:ilvl w:val="0"/>
          <w:numId w:val="1212"/>
        </w:numPr>
      </w:pPr>
      <w:hyperlink r:id="rId598">
        <w:r>
          <w:rPr>
            <w:rStyle w:val="Hyperlink"/>
          </w:rPr>
          <w:t xml:space="preserve">How to make an even better poster</w:t>
        </w:r>
      </w:hyperlink>
    </w:p>
    <w:bookmarkEnd w:id="617"/>
    <w:bookmarkStart w:id="62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3"/>
        </w:numPr>
      </w:pPr>
      <w:r>
        <w:t xml:space="preserve">Label x-axis and y-axis clearly</w:t>
      </w:r>
    </w:p>
    <w:p>
      <w:pPr>
        <w:pStyle w:val="Compact"/>
        <w:numPr>
          <w:ilvl w:val="0"/>
          <w:numId w:val="1213"/>
        </w:numPr>
      </w:pPr>
      <w:r>
        <w:t xml:space="preserve">Use panel labels when including multiple subplots</w:t>
      </w:r>
    </w:p>
    <w:p>
      <w:pPr>
        <w:pStyle w:val="Compact"/>
        <w:numPr>
          <w:ilvl w:val="0"/>
          <w:numId w:val="1213"/>
        </w:numPr>
      </w:pPr>
      <w:r>
        <w:t xml:space="preserve">Include sufficient tick marks and labels</w:t>
      </w:r>
    </w:p>
    <w:p>
      <w:pPr>
        <w:pStyle w:val="Compact"/>
        <w:numPr>
          <w:ilvl w:val="0"/>
          <w:numId w:val="1213"/>
        </w:numPr>
      </w:pPr>
      <w:r>
        <w:t xml:space="preserve">Use appropriate font sizes (readable but not distracting)</w:t>
      </w:r>
    </w:p>
    <w:p>
      <w:pPr>
        <w:pStyle w:val="Compact"/>
        <w:numPr>
          <w:ilvl w:val="0"/>
          <w:numId w:val="1213"/>
        </w:numPr>
      </w:pPr>
      <w:r>
        <w:t xml:space="preserve">Use colorblind-friendly palettes (see</w:t>
      </w:r>
      <w:r>
        <w:t xml:space="preserve"> </w:t>
      </w:r>
      <w:hyperlink r:id="rId618">
        <w:r>
          <w:rPr>
            <w:rStyle w:val="Hyperlink"/>
          </w:rPr>
          <w:t xml:space="preserve">ColorBrewer</w:t>
        </w:r>
      </w:hyperlink>
      <w:r>
        <w:t xml:space="preserve"> </w:t>
      </w:r>
      <w:r>
        <w:t xml:space="preserve">or</w:t>
      </w:r>
      <w:r>
        <w:t xml:space="preserve"> </w:t>
      </w:r>
      <w:hyperlink r:id="rId619">
        <w:r>
          <w:rPr>
            <w:rStyle w:val="Hyperlink"/>
          </w:rPr>
          <w:t xml:space="preserve">iwanthue</w:t>
        </w:r>
      </w:hyperlink>
      <w:r>
        <w:t xml:space="preserve">)</w:t>
      </w:r>
    </w:p>
    <w:p>
      <w:pPr>
        <w:pStyle w:val="Compact"/>
        <w:numPr>
          <w:ilvl w:val="0"/>
          <w:numId w:val="1213"/>
        </w:numPr>
      </w:pPr>
      <w:r>
        <w:t xml:space="preserve">Define colors, shapes, and line types in legends</w:t>
      </w:r>
    </w:p>
    <w:p>
      <w:pPr>
        <w:pStyle w:val="Compact"/>
        <w:numPr>
          <w:ilvl w:val="0"/>
          <w:numId w:val="1213"/>
        </w:numPr>
      </w:pPr>
      <w:r>
        <w:t xml:space="preserve">Minimize abbreviations in labels and legends</w:t>
      </w:r>
    </w:p>
    <w:p>
      <w:pPr>
        <w:pStyle w:val="Compact"/>
        <w:numPr>
          <w:ilvl w:val="0"/>
          <w:numId w:val="1213"/>
        </w:numPr>
      </w:pPr>
      <w:r>
        <w:t xml:space="preserve">Use transparency to show overlapping data</w:t>
      </w:r>
    </w:p>
    <w:p>
      <w:pPr>
        <w:pStyle w:val="Compact"/>
        <w:numPr>
          <w:ilvl w:val="0"/>
          <w:numId w:val="1213"/>
        </w:numPr>
      </w:pPr>
      <w:r>
        <w:t xml:space="preserve">Show measures of precision (e.g., 95% confidence intervals)</w:t>
      </w:r>
    </w:p>
    <w:p>
      <w:pPr>
        <w:pStyle w:val="FirstParagraph"/>
      </w:pPr>
      <w:r>
        <w:rPr>
          <w:b/>
          <w:bCs/>
        </w:rPr>
        <w:t xml:space="preserve">Resources:</w:t>
      </w:r>
    </w:p>
    <w:p>
      <w:pPr>
        <w:pStyle w:val="Compact"/>
        <w:numPr>
          <w:ilvl w:val="0"/>
          <w:numId w:val="1214"/>
        </w:numPr>
      </w:pPr>
      <w:hyperlink r:id="rId620">
        <w:r>
          <w:rPr>
            <w:rStyle w:val="Hyperlink"/>
          </w:rPr>
          <w:t xml:space="preserve">Ten Simple Rules for Better Figures</w:t>
        </w:r>
      </w:hyperlink>
    </w:p>
    <w:bookmarkEnd w:id="621"/>
    <w:bookmarkStart w:id="624" w:name="grant-writing"/>
    <w:p>
      <w:pPr>
        <w:pStyle w:val="Heading2"/>
      </w:pPr>
      <w:r>
        <w:t xml:space="preserve">20.5 Grant Writing</w:t>
      </w:r>
    </w:p>
    <w:p>
      <w:pPr>
        <w:pStyle w:val="Compact"/>
        <w:numPr>
          <w:ilvl w:val="0"/>
          <w:numId w:val="1215"/>
        </w:numPr>
      </w:pPr>
      <w:r>
        <w:t xml:space="preserve">Graduate students and postdocs are encouraged to apply for fellowships (e.g., NIH F31, NSF GRFP, K awards)</w:t>
      </w:r>
    </w:p>
    <w:p>
      <w:pPr>
        <w:pStyle w:val="Compact"/>
        <w:numPr>
          <w:ilvl w:val="0"/>
          <w:numId w:val="1215"/>
        </w:numPr>
      </w:pPr>
      <w:r>
        <w:t xml:space="preserve">PIs will support fellowship applications with feedback, letters of support, and mentoring</w:t>
      </w:r>
    </w:p>
    <w:p>
      <w:pPr>
        <w:pStyle w:val="Compact"/>
        <w:numPr>
          <w:ilvl w:val="0"/>
          <w:numId w:val="1215"/>
        </w:numPr>
      </w:pPr>
      <w:r>
        <w:t xml:space="preserve">Start planning fellowship applications well in advance of deadlines (typically 3-6 months)</w:t>
      </w:r>
    </w:p>
    <w:p>
      <w:pPr>
        <w:pStyle w:val="Compact"/>
        <w:numPr>
          <w:ilvl w:val="0"/>
          <w:numId w:val="1215"/>
        </w:numPr>
      </w:pPr>
      <w:r>
        <w:t xml:space="preserve">Attend grant writing workshops and seek feedback from multiple sources</w:t>
      </w:r>
    </w:p>
    <w:p>
      <w:pPr>
        <w:pStyle w:val="FirstParagraph"/>
      </w:pPr>
      <w:r>
        <w:rPr>
          <w:b/>
          <w:bCs/>
        </w:rPr>
        <w:t xml:space="preserve">Resources:</w:t>
      </w:r>
    </w:p>
    <w:p>
      <w:pPr>
        <w:pStyle w:val="Compact"/>
        <w:numPr>
          <w:ilvl w:val="0"/>
          <w:numId w:val="1216"/>
        </w:numPr>
      </w:pPr>
      <w:hyperlink r:id="rId622">
        <w:r>
          <w:rPr>
            <w:rStyle w:val="Hyperlink"/>
          </w:rPr>
          <w:t xml:space="preserve">Building Your Funding Train</w:t>
        </w:r>
      </w:hyperlink>
    </w:p>
    <w:p>
      <w:pPr>
        <w:pStyle w:val="Compact"/>
        <w:numPr>
          <w:ilvl w:val="0"/>
          <w:numId w:val="1216"/>
        </w:numPr>
      </w:pPr>
      <w:hyperlink r:id="rId623">
        <w:r>
          <w:rPr>
            <w:rStyle w:val="Hyperlink"/>
          </w:rPr>
          <w:t xml:space="preserve">NIH Funding Opportunities</w:t>
        </w:r>
      </w:hyperlink>
    </w:p>
    <w:p>
      <w:pPr>
        <w:pStyle w:val="Compact"/>
        <w:numPr>
          <w:ilvl w:val="0"/>
          <w:numId w:val="1216"/>
        </w:numPr>
      </w:pPr>
      <w:hyperlink r:id="rId604">
        <w:r>
          <w:rPr>
            <w:rStyle w:val="Hyperlink"/>
          </w:rPr>
          <w:t xml:space="preserve">NIH Grant Writing Resources</w:t>
        </w:r>
      </w:hyperlink>
    </w:p>
    <w:bookmarkEnd w:id="624"/>
    <w:bookmarkStart w:id="63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2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7"/>
        </w:numPr>
      </w:pPr>
      <w:r>
        <w:t xml:space="preserve">Understand the typical scope and depth expected</w:t>
      </w:r>
    </w:p>
    <w:p>
      <w:pPr>
        <w:pStyle w:val="Compact"/>
        <w:numPr>
          <w:ilvl w:val="0"/>
          <w:numId w:val="1217"/>
        </w:numPr>
      </w:pPr>
      <w:r>
        <w:t xml:space="preserve">See different approaches to structure and presentation</w:t>
      </w:r>
    </w:p>
    <w:p>
      <w:pPr>
        <w:pStyle w:val="Compact"/>
        <w:numPr>
          <w:ilvl w:val="0"/>
          <w:numId w:val="1217"/>
        </w:numPr>
      </w:pPr>
      <w:r>
        <w:t xml:space="preserve">Calibrate your expectations based on successful examples</w:t>
      </w:r>
    </w:p>
    <w:p>
      <w:pPr>
        <w:pStyle w:val="Compact"/>
        <w:numPr>
          <w:ilvl w:val="0"/>
          <w:numId w:val="121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25"/>
    <w:bookmarkStart w:id="62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8"/>
        </w:numPr>
      </w:pPr>
      <w:r>
        <w:t xml:space="preserve">Independent research capability</w:t>
      </w:r>
    </w:p>
    <w:p>
      <w:pPr>
        <w:pStyle w:val="Compact"/>
        <w:numPr>
          <w:ilvl w:val="0"/>
          <w:numId w:val="1218"/>
        </w:numPr>
      </w:pPr>
      <w:r>
        <w:t xml:space="preserve">Ability to communicate findings effectively</w:t>
      </w:r>
    </w:p>
    <w:p>
      <w:pPr>
        <w:pStyle w:val="Compact"/>
        <w:numPr>
          <w:ilvl w:val="0"/>
          <w:numId w:val="1218"/>
        </w:numPr>
      </w:pPr>
      <w:r>
        <w:t xml:space="preserve">Contribution to the scientific literature</w:t>
      </w:r>
    </w:p>
    <w:p>
      <w:pPr>
        <w:pStyle w:val="Compact"/>
        <w:numPr>
          <w:ilvl w:val="0"/>
          <w:numId w:val="1218"/>
        </w:numPr>
      </w:pPr>
      <w:r>
        <w:t xml:space="preserve">Readiness for an academic or research career</w:t>
      </w:r>
    </w:p>
    <w:bookmarkEnd w:id="626"/>
    <w:bookmarkStart w:id="62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27"/>
    <w:bookmarkStart w:id="62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2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9"/>
        </w:numPr>
      </w:pPr>
      <w:r>
        <w:t xml:space="preserve">The dissertation proves you can conduct rigorous research</w:t>
      </w:r>
    </w:p>
    <w:p>
      <w:pPr>
        <w:pStyle w:val="Compact"/>
        <w:numPr>
          <w:ilvl w:val="0"/>
          <w:numId w:val="1219"/>
        </w:numPr>
      </w:pPr>
      <w:r>
        <w:t xml:space="preserve">It doesn’t need to solve every problem in your field</w:t>
      </w:r>
    </w:p>
    <w:p>
      <w:pPr>
        <w:pStyle w:val="Compact"/>
        <w:numPr>
          <w:ilvl w:val="0"/>
          <w:numId w:val="1219"/>
        </w:numPr>
      </w:pPr>
      <w:r>
        <w:t xml:space="preserve">It doesn’t need to be flawless</w:t>
      </w:r>
    </w:p>
    <w:p>
      <w:pPr>
        <w:pStyle w:val="Compact"/>
        <w:numPr>
          <w:ilvl w:val="0"/>
          <w:numId w:val="1219"/>
        </w:numPr>
      </w:pPr>
      <w:r>
        <w:t xml:space="preserve">It doesn’t need to be all-encompassing</w:t>
      </w:r>
    </w:p>
    <w:p>
      <w:pPr>
        <w:pStyle w:val="Compact"/>
        <w:numPr>
          <w:ilvl w:val="0"/>
          <w:numId w:val="1219"/>
        </w:numPr>
      </w:pPr>
      <w:r>
        <w:t xml:space="preserve">It just needs to constitute incremental progress in your field</w:t>
      </w:r>
    </w:p>
    <w:bookmarkEnd w:id="629"/>
    <w:bookmarkStart w:id="63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0"/>
        </w:numPr>
      </w:pPr>
      <w:r>
        <w:t xml:space="preserve">Done is better than perfect when it comes to dissertations</w:t>
      </w:r>
    </w:p>
    <w:p>
      <w:pPr>
        <w:pStyle w:val="Compact"/>
        <w:numPr>
          <w:ilvl w:val="0"/>
          <w:numId w:val="1220"/>
        </w:numPr>
      </w:pPr>
      <w:r>
        <w:t xml:space="preserve">You’ll have your entire career to refine and expand on these ideas</w:t>
      </w:r>
    </w:p>
    <w:p>
      <w:pPr>
        <w:pStyle w:val="Compact"/>
        <w:numPr>
          <w:ilvl w:val="0"/>
          <w:numId w:val="1220"/>
        </w:numPr>
      </w:pPr>
      <w:r>
        <w:t xml:space="preserve">The goal is to finish and move forward,</w:t>
      </w:r>
      <w:r>
        <w:t xml:space="preserve"> </w:t>
      </w:r>
      <w:r>
        <w:t xml:space="preserve">not to write the definitive work on your topic</w:t>
      </w:r>
    </w:p>
    <w:p>
      <w:pPr>
        <w:pStyle w:val="Compact"/>
        <w:numPr>
          <w:ilvl w:val="0"/>
          <w:numId w:val="122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0"/>
    <w:bookmarkStart w:id="632" w:name="resources-3"/>
    <w:p>
      <w:pPr>
        <w:pStyle w:val="Heading3"/>
      </w:pPr>
      <w:r>
        <w:t xml:space="preserve">20.6.6 Resources</w:t>
      </w:r>
    </w:p>
    <w:p>
      <w:pPr>
        <w:pStyle w:val="FirstParagraph"/>
      </w:pPr>
      <w:r>
        <w:rPr>
          <w:b/>
          <w:bCs/>
        </w:rPr>
        <w:t xml:space="preserve">Dissertation writing tools:</w:t>
      </w:r>
    </w:p>
    <w:p>
      <w:pPr>
        <w:pStyle w:val="Compact"/>
        <w:numPr>
          <w:ilvl w:val="0"/>
          <w:numId w:val="1221"/>
        </w:numPr>
      </w:pPr>
      <w:hyperlink r:id="rId631">
        <w:r>
          <w:rPr>
            <w:rStyle w:val="Hyperlink"/>
          </w:rPr>
          <w:t xml:space="preserve">quarto-thesis</w:t>
        </w:r>
      </w:hyperlink>
      <w:r>
        <w:t xml:space="preserve"> </w:t>
      </w:r>
      <w:r>
        <w:t xml:space="preserve">- Quarto extension for creating masters or PhD theses with professional LaTeX formatting</w:t>
      </w:r>
    </w:p>
    <w:bookmarkEnd w:id="632"/>
    <w:bookmarkEnd w:id="633"/>
    <w:bookmarkStart w:id="63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2"/>
        </w:numPr>
      </w:pPr>
      <w:r>
        <w:t xml:space="preserve">Graduate students are encouraged to gain teaching experience</w:t>
      </w:r>
    </w:p>
    <w:p>
      <w:pPr>
        <w:pStyle w:val="Compact"/>
        <w:numPr>
          <w:ilvl w:val="0"/>
          <w:numId w:val="1222"/>
        </w:numPr>
      </w:pPr>
      <w:r>
        <w:t xml:space="preserve">We support science communication and outreach activities</w:t>
      </w:r>
    </w:p>
    <w:p>
      <w:pPr>
        <w:pStyle w:val="Compact"/>
        <w:numPr>
          <w:ilvl w:val="0"/>
          <w:numId w:val="1222"/>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1">
        <w:r>
          <w:rPr>
            <w:rStyle w:val="Hyperlink"/>
          </w:rPr>
          <w:t xml:space="preserve">workshop index</w:t>
        </w:r>
      </w:hyperlink>
      <w:r>
        <w:t xml:space="preserve"> </w:t>
      </w:r>
      <w:r>
        <w:t xml:space="preserve">provides a comprehensive catalog of available resources.</w:t>
      </w:r>
    </w:p>
    <w:bookmarkEnd w:id="634"/>
    <w:bookmarkStart w:id="63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3"/>
        </w:numPr>
      </w:pPr>
      <w:r>
        <w:t xml:space="preserve">Attend seminars and departmental events</w:t>
      </w:r>
    </w:p>
    <w:p>
      <w:pPr>
        <w:pStyle w:val="Compact"/>
        <w:numPr>
          <w:ilvl w:val="0"/>
          <w:numId w:val="1223"/>
        </w:numPr>
      </w:pPr>
      <w:r>
        <w:t xml:space="preserve">Connect with researchers in your field</w:t>
      </w:r>
    </w:p>
    <w:p>
      <w:pPr>
        <w:pStyle w:val="Compact"/>
        <w:numPr>
          <w:ilvl w:val="0"/>
          <w:numId w:val="1223"/>
        </w:numPr>
      </w:pPr>
      <w:r>
        <w:t xml:space="preserve">Join professional societies</w:t>
      </w:r>
    </w:p>
    <w:p>
      <w:pPr>
        <w:pStyle w:val="Compact"/>
        <w:numPr>
          <w:ilvl w:val="0"/>
          <w:numId w:val="1223"/>
        </w:numPr>
      </w:pPr>
      <w:r>
        <w:t xml:space="preserve">Use professional social media platforms to share research and engage with the scientific community</w:t>
      </w:r>
    </w:p>
    <w:p>
      <w:r>
        <w:br w:type="page"/>
      </w:r>
    </w:p>
    <w:bookmarkEnd w:id="635"/>
    <w:bookmarkEnd w:id="636"/>
    <w:bookmarkStart w:id="64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0">
        <w:r>
          <w:rPr>
            <w:rStyle w:val="Hyperlink"/>
          </w:rPr>
          <w:t xml:space="preserve">original by Jade Benjamin-Chung</w:t>
        </w:r>
      </w:hyperlink>
    </w:p>
    <w:bookmarkStart w:id="63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4"/>
        </w:numPr>
      </w:pPr>
      <w:r>
        <w:rPr>
          <w:b/>
          <w:bCs/>
        </w:rPr>
        <w:t xml:space="preserve">Planning</w:t>
      </w:r>
      <w:r>
        <w:t xml:space="preserve">: Discuss target journals, outline, and timeline with PIs</w:t>
      </w:r>
    </w:p>
    <w:p>
      <w:pPr>
        <w:pStyle w:val="Compact"/>
        <w:numPr>
          <w:ilvl w:val="0"/>
          <w:numId w:val="1224"/>
        </w:numPr>
      </w:pPr>
      <w:r>
        <w:rPr>
          <w:b/>
          <w:bCs/>
        </w:rPr>
        <w:t xml:space="preserve">Drafting</w:t>
      </w:r>
      <w:r>
        <w:t xml:space="preserve">: Lead author prepares initial draft</w:t>
      </w:r>
    </w:p>
    <w:p>
      <w:pPr>
        <w:pStyle w:val="Compact"/>
        <w:numPr>
          <w:ilvl w:val="0"/>
          <w:numId w:val="1224"/>
        </w:numPr>
      </w:pPr>
      <w:r>
        <w:rPr>
          <w:b/>
          <w:bCs/>
        </w:rPr>
        <w:t xml:space="preserve">Internal review</w:t>
      </w:r>
      <w:r>
        <w:t xml:space="preserve">: Co-authors review and provide feedback</w:t>
      </w:r>
    </w:p>
    <w:p>
      <w:pPr>
        <w:pStyle w:val="Compact"/>
        <w:numPr>
          <w:ilvl w:val="0"/>
          <w:numId w:val="1224"/>
        </w:numPr>
      </w:pPr>
      <w:r>
        <w:rPr>
          <w:b/>
          <w:bCs/>
        </w:rPr>
        <w:t xml:space="preserve">Revision</w:t>
      </w:r>
      <w:r>
        <w:t xml:space="preserve">: Lead author incorporates feedback iteratively</w:t>
      </w:r>
    </w:p>
    <w:p>
      <w:pPr>
        <w:pStyle w:val="Compact"/>
        <w:numPr>
          <w:ilvl w:val="0"/>
          <w:numId w:val="1224"/>
        </w:numPr>
      </w:pPr>
      <w:r>
        <w:rPr>
          <w:b/>
          <w:bCs/>
        </w:rPr>
        <w:t xml:space="preserve">PI approval</w:t>
      </w:r>
      <w:r>
        <w:t xml:space="preserve">: Obtain final approval from PIs before submission</w:t>
      </w:r>
    </w:p>
    <w:p>
      <w:pPr>
        <w:pStyle w:val="Compact"/>
        <w:numPr>
          <w:ilvl w:val="0"/>
          <w:numId w:val="1224"/>
        </w:numPr>
      </w:pPr>
      <w:r>
        <w:rPr>
          <w:b/>
          <w:bCs/>
        </w:rPr>
        <w:t xml:space="preserve">Submission</w:t>
      </w:r>
      <w:r>
        <w:t xml:space="preserve">: Submit to journal</w:t>
      </w:r>
    </w:p>
    <w:p>
      <w:pPr>
        <w:pStyle w:val="Compact"/>
        <w:numPr>
          <w:ilvl w:val="0"/>
          <w:numId w:val="1224"/>
        </w:numPr>
      </w:pPr>
      <w:r>
        <w:rPr>
          <w:b/>
          <w:bCs/>
        </w:rPr>
        <w:t xml:space="preserve">Revisions</w:t>
      </w:r>
      <w:r>
        <w:t xml:space="preserve">: Lead author coordinates response to peer reviewers</w:t>
      </w:r>
    </w:p>
    <w:p>
      <w:pPr>
        <w:pStyle w:val="Compact"/>
        <w:numPr>
          <w:ilvl w:val="0"/>
          <w:numId w:val="1224"/>
        </w:numPr>
      </w:pPr>
      <w:r>
        <w:rPr>
          <w:b/>
          <w:bCs/>
        </w:rPr>
        <w:t xml:space="preserve">Publication</w:t>
      </w:r>
      <w:r>
        <w:t xml:space="preserve">: Celebrate and share!</w:t>
      </w:r>
    </w:p>
    <w:bookmarkEnd w:id="637"/>
    <w:bookmarkStart w:id="640" w:name="preprints-and-open-access"/>
    <w:p>
      <w:pPr>
        <w:pStyle w:val="Heading2"/>
      </w:pPr>
      <w:r>
        <w:t xml:space="preserve">21.2 Preprints and Open Access</w:t>
      </w:r>
    </w:p>
    <w:p>
      <w:pPr>
        <w:pStyle w:val="Compact"/>
        <w:numPr>
          <w:ilvl w:val="0"/>
          <w:numId w:val="1225"/>
        </w:numPr>
      </w:pPr>
      <w:r>
        <w:t xml:space="preserve">We encourage posting preprints prior to or during peer review on platforms like</w:t>
      </w:r>
      <w:r>
        <w:t xml:space="preserve"> </w:t>
      </w:r>
      <w:hyperlink r:id="rId638">
        <w:r>
          <w:rPr>
            <w:rStyle w:val="Hyperlink"/>
          </w:rPr>
          <w:t xml:space="preserve">medRxiv</w:t>
        </w:r>
      </w:hyperlink>
      <w:r>
        <w:t xml:space="preserve"> </w:t>
      </w:r>
      <w:r>
        <w:t xml:space="preserve">or</w:t>
      </w:r>
      <w:r>
        <w:t xml:space="preserve"> </w:t>
      </w:r>
      <w:hyperlink r:id="rId639">
        <w:r>
          <w:rPr>
            <w:rStyle w:val="Hyperlink"/>
          </w:rPr>
          <w:t xml:space="preserve">bioRxiv</w:t>
        </w:r>
      </w:hyperlink>
    </w:p>
    <w:p>
      <w:pPr>
        <w:pStyle w:val="Compact"/>
        <w:numPr>
          <w:ilvl w:val="0"/>
          <w:numId w:val="1225"/>
        </w:numPr>
      </w:pPr>
      <w:r>
        <w:t xml:space="preserve">Preprints allow rapid dissemination of findings and can be cited in grant applications</w:t>
      </w:r>
    </w:p>
    <w:p>
      <w:pPr>
        <w:pStyle w:val="Compact"/>
        <w:numPr>
          <w:ilvl w:val="0"/>
          <w:numId w:val="1225"/>
        </w:numPr>
      </w:pPr>
      <w:r>
        <w:t xml:space="preserve">We support publishing in open access journals when possible to maximize accessibility</w:t>
      </w:r>
    </w:p>
    <w:p>
      <w:pPr>
        <w:pStyle w:val="Compact"/>
        <w:numPr>
          <w:ilvl w:val="0"/>
          <w:numId w:val="122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38">
        <w:r>
          <w:rPr>
            <w:rStyle w:val="Hyperlink"/>
          </w:rPr>
          <w:t xml:space="preserve">medRxiv</w:t>
        </w:r>
      </w:hyperlink>
      <w:r>
        <w:t xml:space="preserve">.</w:t>
      </w:r>
    </w:p>
    <w:bookmarkEnd w:id="640"/>
    <w:bookmarkStart w:id="64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6"/>
        </w:numPr>
      </w:pPr>
      <w:r>
        <w:t xml:space="preserve">CONSORT for randomized trials</w:t>
      </w:r>
    </w:p>
    <w:p>
      <w:pPr>
        <w:pStyle w:val="Compact"/>
        <w:numPr>
          <w:ilvl w:val="0"/>
          <w:numId w:val="1226"/>
        </w:numPr>
      </w:pPr>
      <w:r>
        <w:t xml:space="preserve">STROBE for observational studies</w:t>
      </w:r>
    </w:p>
    <w:p>
      <w:pPr>
        <w:pStyle w:val="Compact"/>
        <w:numPr>
          <w:ilvl w:val="0"/>
          <w:numId w:val="1226"/>
        </w:numPr>
      </w:pPr>
      <w:r>
        <w:t xml:space="preserve">PRISMA for systematic reviews</w:t>
      </w:r>
    </w:p>
    <w:p>
      <w:pPr>
        <w:pStyle w:val="Compact"/>
        <w:numPr>
          <w:ilvl w:val="0"/>
          <w:numId w:val="1226"/>
        </w:numPr>
      </w:pPr>
      <w:r>
        <w:t xml:space="preserve">Others as appropriate (see</w:t>
      </w:r>
      <w:r>
        <w:t xml:space="preserve"> </w:t>
      </w:r>
      <w:hyperlink r:id="rId641">
        <w:r>
          <w:rPr>
            <w:rStyle w:val="Hyperlink"/>
          </w:rPr>
          <w:t xml:space="preserve">EQUATOR Network</w:t>
        </w:r>
      </w:hyperlink>
      <w:r>
        <w:t xml:space="preserve">)</w:t>
      </w:r>
    </w:p>
    <w:bookmarkEnd w:id="642"/>
    <w:bookmarkStart w:id="643" w:name="manuscript-checklist-1"/>
    <w:p>
      <w:pPr>
        <w:pStyle w:val="Heading2"/>
      </w:pPr>
      <w:r>
        <w:t xml:space="preserve">21.4 Manuscript Checklist</w:t>
      </w:r>
    </w:p>
    <w:p>
      <w:pPr>
        <w:pStyle w:val="FirstParagraph"/>
      </w:pPr>
      <w:r>
        <w:t xml:space="preserve">Before submitting a manuscript:</w:t>
      </w:r>
    </w:p>
    <w:p>
      <w:pPr>
        <w:pStyle w:val="Compact"/>
        <w:numPr>
          <w:ilvl w:val="0"/>
          <w:numId w:val="1227"/>
        </w:numPr>
      </w:pPr>
      <w:r>
        <w:t xml:space="preserve">Completed relevant reporting checklist</w:t>
      </w:r>
    </w:p>
    <w:p>
      <w:pPr>
        <w:pStyle w:val="Compact"/>
        <w:numPr>
          <w:ilvl w:val="0"/>
          <w:numId w:val="1228"/>
        </w:numPr>
      </w:pPr>
      <w:r>
        <w:t xml:space="preserve">Results are reproducible (rerunning code replicates tables/figures exactly)</w:t>
      </w:r>
    </w:p>
    <w:p>
      <w:pPr>
        <w:pStyle w:val="Compact"/>
        <w:numPr>
          <w:ilvl w:val="0"/>
          <w:numId w:val="1229"/>
        </w:numPr>
      </w:pPr>
      <w:r>
        <w:t xml:space="preserve">Target journal selected</w:t>
      </w:r>
    </w:p>
    <w:p>
      <w:pPr>
        <w:pStyle w:val="Compact"/>
        <w:numPr>
          <w:ilvl w:val="0"/>
          <w:numId w:val="1230"/>
        </w:numPr>
      </w:pPr>
      <w:r>
        <w:t xml:space="preserve">Title is declarative and states findings clearly</w:t>
      </w:r>
    </w:p>
    <w:p>
      <w:pPr>
        <w:pStyle w:val="Compact"/>
        <w:numPr>
          <w:ilvl w:val="0"/>
          <w:numId w:val="1231"/>
        </w:numPr>
      </w:pPr>
      <w:r>
        <w:t xml:space="preserve">Word count meets journal requirements</w:t>
      </w:r>
    </w:p>
    <w:p>
      <w:pPr>
        <w:pStyle w:val="Compact"/>
        <w:numPr>
          <w:ilvl w:val="0"/>
          <w:numId w:val="1232"/>
        </w:numPr>
      </w:pPr>
      <w:r>
        <w:t xml:space="preserve">Manuscript follows journal formatting guidelines</w:t>
      </w:r>
    </w:p>
    <w:p>
      <w:pPr>
        <w:pStyle w:val="Compact"/>
        <w:numPr>
          <w:ilvl w:val="0"/>
          <w:numId w:val="1233"/>
        </w:numPr>
      </w:pPr>
      <w:r>
        <w:t xml:space="preserve">Consistent voice throughout (typically active voice)</w:t>
      </w:r>
    </w:p>
    <w:p>
      <w:pPr>
        <w:pStyle w:val="Compact"/>
        <w:numPr>
          <w:ilvl w:val="0"/>
          <w:numId w:val="1234"/>
        </w:numPr>
      </w:pPr>
      <w:r>
        <w:t xml:space="preserve">All figures and tables referenced in main text</w:t>
      </w:r>
    </w:p>
    <w:p>
      <w:pPr>
        <w:pStyle w:val="Compact"/>
        <w:numPr>
          <w:ilvl w:val="0"/>
          <w:numId w:val="1235"/>
        </w:numPr>
      </w:pPr>
      <w:r>
        <w:t xml:space="preserve">Captions for all figures and tables</w:t>
      </w:r>
    </w:p>
    <w:p>
      <w:pPr>
        <w:pStyle w:val="Compact"/>
        <w:numPr>
          <w:ilvl w:val="0"/>
          <w:numId w:val="1236"/>
        </w:numPr>
      </w:pPr>
      <w:r>
        <w:t xml:space="preserve">Tables/figures numbered by order of appearance</w:t>
      </w:r>
    </w:p>
    <w:p>
      <w:pPr>
        <w:pStyle w:val="Compact"/>
        <w:numPr>
          <w:ilvl w:val="0"/>
          <w:numId w:val="1237"/>
        </w:numPr>
      </w:pPr>
      <w:r>
        <w:t xml:space="preserve">Abbreviations defined at first use and used sparingly</w:t>
      </w:r>
    </w:p>
    <w:p>
      <w:pPr>
        <w:pStyle w:val="Compact"/>
        <w:numPr>
          <w:ilvl w:val="0"/>
          <w:numId w:val="123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9"/>
        </w:numPr>
      </w:pPr>
      <w:r>
        <w:t xml:space="preserve">Avoid directionless statements (specify direction of associations)</w:t>
      </w:r>
    </w:p>
    <w:p>
      <w:pPr>
        <w:pStyle w:val="Compact"/>
        <w:numPr>
          <w:ilvl w:val="0"/>
          <w:numId w:val="1240"/>
        </w:numPr>
      </w:pPr>
      <w:r>
        <w:t xml:space="preserve">Causal language only when supported by study design</w:t>
      </w:r>
    </w:p>
    <w:p>
      <w:pPr>
        <w:pStyle w:val="Compact"/>
        <w:numPr>
          <w:ilvl w:val="0"/>
          <w:numId w:val="124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2"/>
        </w:numPr>
      </w:pPr>
      <w:r>
        <w:t xml:space="preserve">Author contributions drafted using CRediT Taxonomy</w:t>
      </w:r>
    </w:p>
    <w:bookmarkEnd w:id="643"/>
    <w:bookmarkStart w:id="644"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3"/>
        </w:numPr>
      </w:pPr>
      <w:r>
        <w:rPr>
          <w:b/>
          <w:bCs/>
        </w:rPr>
        <w:t xml:space="preserve">Cite primary sources</w:t>
      </w:r>
      <w:r>
        <w:t xml:space="preserve"> </w:t>
      </w:r>
      <w:r>
        <w:t xml:space="preserve">for factual statements about established knowledge, methods, or findings</w:t>
      </w:r>
    </w:p>
    <w:p>
      <w:pPr>
        <w:pStyle w:val="Compact"/>
        <w:numPr>
          <w:ilvl w:val="0"/>
          <w:numId w:val="1243"/>
        </w:numPr>
      </w:pPr>
      <w:r>
        <w:rPr>
          <w:b/>
          <w:bCs/>
        </w:rPr>
        <w:t xml:space="preserve">Cite official documentation</w:t>
      </w:r>
      <w:r>
        <w:t xml:space="preserve"> </w:t>
      </w:r>
      <w:r>
        <w:t xml:space="preserve">when describing how software, tools, or systems work</w:t>
      </w:r>
    </w:p>
    <w:p>
      <w:pPr>
        <w:pStyle w:val="Compact"/>
        <w:numPr>
          <w:ilvl w:val="0"/>
          <w:numId w:val="124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4"/>
        </w:numPr>
      </w:pPr>
      <w:r>
        <w:rPr>
          <w:b/>
          <w:bCs/>
        </w:rPr>
        <w:t xml:space="preserve">Demonstrate directly</w:t>
      </w:r>
      <w:r>
        <w:t xml:space="preserve">: Show the behavior through experiments, data, or explicit examples</w:t>
      </w:r>
    </w:p>
    <w:p>
      <w:pPr>
        <w:pStyle w:val="Compact"/>
        <w:numPr>
          <w:ilvl w:val="0"/>
          <w:numId w:val="124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5"/>
        </w:numPr>
      </w:pPr>
      <w:r>
        <w:t xml:space="preserve">Builds reader trust and credibility</w:t>
      </w:r>
    </w:p>
    <w:p>
      <w:pPr>
        <w:pStyle w:val="Compact"/>
        <w:numPr>
          <w:ilvl w:val="0"/>
          <w:numId w:val="1245"/>
        </w:numPr>
      </w:pPr>
      <w:r>
        <w:t xml:space="preserve">Enables readers to verify information independently</w:t>
      </w:r>
    </w:p>
    <w:p>
      <w:pPr>
        <w:pStyle w:val="Compact"/>
        <w:numPr>
          <w:ilvl w:val="0"/>
          <w:numId w:val="1245"/>
        </w:numPr>
      </w:pPr>
      <w:r>
        <w:t xml:space="preserve">Maintains scientific rigor in all communications</w:t>
      </w:r>
    </w:p>
    <w:p>
      <w:pPr>
        <w:pStyle w:val="Compact"/>
        <w:numPr>
          <w:ilvl w:val="0"/>
          <w:numId w:val="124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44"/>
    <w:bookmarkEnd w:id="645"/>
    <w:bookmarkStart w:id="726" w:name="references"/>
    <w:p>
      <w:pPr>
        <w:pStyle w:val="Heading1"/>
      </w:pPr>
      <w:r>
        <w:t xml:space="preserve">References</w:t>
      </w:r>
    </w:p>
    <w:bookmarkStart w:id="725" w:name="refs"/>
    <w:bookmarkStart w:id="647" w:name="ref-space_odyssey"/>
    <w:p>
      <w:pPr>
        <w:pStyle w:val="Bibliography"/>
      </w:pPr>
      <w:r>
        <w:t xml:space="preserve">“2001: A Space Odyssey.”</w:t>
      </w:r>
      <w:r>
        <w:t xml:space="preserve"> </w:t>
      </w:r>
      <w:r>
        <w:t xml:space="preserve">1968. Film.</w:t>
      </w:r>
      <w:r>
        <w:t xml:space="preserve"> </w:t>
      </w:r>
      <w:hyperlink r:id="rId646">
        <w:r>
          <w:rPr>
            <w:rStyle w:val="Hyperlink"/>
          </w:rPr>
          <w:t xml:space="preserve">https://en.wikipedia.org/wiki/2001:_A_Space_Odyssey_(film)</w:t>
        </w:r>
      </w:hyperlink>
      <w:r>
        <w:t xml:space="preserve">.</w:t>
      </w:r>
    </w:p>
    <w:bookmarkEnd w:id="647"/>
    <w:bookmarkStart w:id="64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48">
        <w:r>
          <w:rPr>
            <w:rStyle w:val="Hyperlink"/>
          </w:rPr>
          <w:t xml:space="preserve">https://doi.org/10.1371/journal.pgph.0002269</w:t>
        </w:r>
      </w:hyperlink>
      <w:r>
        <w:t xml:space="preserve">.</w:t>
      </w:r>
    </w:p>
    <w:bookmarkEnd w:id="649"/>
    <w:bookmarkStart w:id="65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0">
        <w:r>
          <w:rPr>
            <w:rStyle w:val="Hyperlink"/>
          </w:rPr>
          <w:t xml:space="preserve">https://search.library.ucdavis.edu/permalink/01UCD_INST/9fle3i/alma990000226350403126</w:t>
        </w:r>
      </w:hyperlink>
      <w:r>
        <w:t xml:space="preserve">.</w:t>
      </w:r>
    </w:p>
    <w:bookmarkEnd w:id="651"/>
    <w:bookmarkStart w:id="6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2">
        <w:r>
          <w:rPr>
            <w:rStyle w:val="Hyperlink"/>
          </w:rPr>
          <w:t xml:space="preserve">https://doi.org/10.1038/d41586-019-01431-z</w:t>
        </w:r>
      </w:hyperlink>
      <w:r>
        <w:t xml:space="preserve">.</w:t>
      </w:r>
    </w:p>
    <w:bookmarkEnd w:id="653"/>
    <w:bookmarkStart w:id="655" w:name="ref-battlestar_galactica_2004"/>
    <w:p>
      <w:pPr>
        <w:pStyle w:val="Bibliography"/>
      </w:pPr>
      <w:r>
        <w:t xml:space="preserve">“Battlestar Galactica.”</w:t>
      </w:r>
      <w:r>
        <w:t xml:space="preserve"> </w:t>
      </w:r>
      <w:r>
        <w:t xml:space="preserve">2004. Television Series.</w:t>
      </w:r>
      <w:r>
        <w:t xml:space="preserve"> </w:t>
      </w:r>
      <w:hyperlink r:id="rId654">
        <w:r>
          <w:rPr>
            <w:rStyle w:val="Hyperlink"/>
          </w:rPr>
          <w:t xml:space="preserve">https://en.wikipedia.org/wiki/Battlestar_Galactica_(2004_TV_series)</w:t>
        </w:r>
      </w:hyperlink>
      <w:r>
        <w:t xml:space="preserve">.</w:t>
      </w:r>
    </w:p>
    <w:bookmarkEnd w:id="655"/>
    <w:bookmarkStart w:id="65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0">
        <w:r>
          <w:rPr>
            <w:rStyle w:val="Hyperlink"/>
          </w:rPr>
          <w:t xml:space="preserve">https://jadebc.github.io/lab-manual/</w:t>
        </w:r>
      </w:hyperlink>
      <w:r>
        <w:t xml:space="preserve">.</w:t>
      </w:r>
    </w:p>
    <w:bookmarkEnd w:id="656"/>
    <w:bookmarkStart w:id="658" w:name="ref-blade_runner"/>
    <w:p>
      <w:pPr>
        <w:pStyle w:val="Bibliography"/>
      </w:pPr>
      <w:r>
        <w:t xml:space="preserve">“Blade Runner.”</w:t>
      </w:r>
      <w:r>
        <w:t xml:space="preserve"> </w:t>
      </w:r>
      <w:r>
        <w:t xml:space="preserve">1982. Film.</w:t>
      </w:r>
      <w:r>
        <w:t xml:space="preserve"> </w:t>
      </w:r>
      <w:hyperlink r:id="rId657">
        <w:r>
          <w:rPr>
            <w:rStyle w:val="Hyperlink"/>
          </w:rPr>
          <w:t xml:space="preserve">https://en.wikipedia.org/wiki/Blade_Runner</w:t>
        </w:r>
      </w:hyperlink>
      <w:r>
        <w:t xml:space="preserve">.</w:t>
      </w:r>
    </w:p>
    <w:bookmarkEnd w:id="658"/>
    <w:bookmarkStart w:id="66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59">
        <w:r>
          <w:rPr>
            <w:rStyle w:val="Hyperlink"/>
          </w:rPr>
          <w:t xml:space="preserve">https://happygitwithr.com/</w:t>
        </w:r>
      </w:hyperlink>
      <w:r>
        <w:t xml:space="preserve">.</w:t>
      </w:r>
    </w:p>
    <w:bookmarkEnd w:id="660"/>
    <w:bookmarkStart w:id="66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1">
        <w:r>
          <w:rPr>
            <w:rStyle w:val="Hyperlink"/>
          </w:rPr>
          <w:t xml:space="preserve">https://en.wikipedia.org/wiki/Ender%27s_Game</w:t>
        </w:r>
      </w:hyperlink>
      <w:r>
        <w:t xml:space="preserve">.</w:t>
      </w:r>
    </w:p>
    <w:bookmarkEnd w:id="662"/>
    <w:bookmarkStart w:id="66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3">
        <w:r>
          <w:rPr>
            <w:rStyle w:val="Hyperlink"/>
          </w:rPr>
          <w:t xml:space="preserve">https://doi.org/10.1038/s41467-020-19160-7</w:t>
        </w:r>
      </w:hyperlink>
      <w:r>
        <w:t xml:space="preserve">.</w:t>
      </w:r>
    </w:p>
    <w:bookmarkEnd w:id="664"/>
    <w:bookmarkStart w:id="66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65">
        <w:r>
          <w:rPr>
            <w:rStyle w:val="Hyperlink"/>
          </w:rPr>
          <w:t xml:space="preserve">http://creativecommons.org/licenses/by-nc/4.0/</w:t>
        </w:r>
      </w:hyperlink>
      <w:r>
        <w:t xml:space="preserve">.</w:t>
      </w:r>
    </w:p>
    <w:bookmarkEnd w:id="666"/>
    <w:bookmarkStart w:id="668" w:name="ref-credit"/>
    <w:p>
      <w:pPr>
        <w:pStyle w:val="Bibliography"/>
      </w:pPr>
      <w:r>
        <w:t xml:space="preserve">“CRediT: Contributor Roles Taxonomy.”</w:t>
      </w:r>
      <w:r>
        <w:t xml:space="preserve"> </w:t>
      </w:r>
      <w:r>
        <w:t xml:space="preserve">n.d. PLOS ONE.</w:t>
      </w:r>
      <w:r>
        <w:t xml:space="preserve"> </w:t>
      </w:r>
      <w:hyperlink r:id="rId667">
        <w:r>
          <w:rPr>
            <w:rStyle w:val="Hyperlink"/>
          </w:rPr>
          <w:t xml:space="preserve">https://journals.plos.org/plosone/s/authorship</w:t>
        </w:r>
      </w:hyperlink>
      <w:r>
        <w:t xml:space="preserve">.</w:t>
      </w:r>
    </w:p>
    <w:bookmarkEnd w:id="668"/>
    <w:bookmarkStart w:id="670" w:name="ref-dryad"/>
    <w:p>
      <w:pPr>
        <w:pStyle w:val="Bibliography"/>
      </w:pPr>
      <w:r>
        <w:t xml:space="preserve">“Dryad Digital Repository.”</w:t>
      </w:r>
      <w:r>
        <w:t xml:space="preserve"> </w:t>
      </w:r>
      <w:r>
        <w:t xml:space="preserve">n.d. Dryad.</w:t>
      </w:r>
      <w:r>
        <w:t xml:space="preserve"> </w:t>
      </w:r>
      <w:hyperlink r:id="rId669">
        <w:r>
          <w:rPr>
            <w:rStyle w:val="Hyperlink"/>
          </w:rPr>
          <w:t xml:space="preserve">https://datadryad.org/</w:t>
        </w:r>
      </w:hyperlink>
      <w:r>
        <w:t xml:space="preserve">.</w:t>
      </w:r>
    </w:p>
    <w:bookmarkEnd w:id="670"/>
    <w:bookmarkStart w:id="67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1">
        <w:r>
          <w:rPr>
            <w:rStyle w:val="Hyperlink"/>
          </w:rPr>
          <w:t xml:space="preserve">https://www.equator-network.org/</w:t>
        </w:r>
      </w:hyperlink>
      <w:r>
        <w:t xml:space="preserve">.</w:t>
      </w:r>
    </w:p>
    <w:bookmarkEnd w:id="671"/>
    <w:bookmarkStart w:id="67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2">
        <w:r>
          <w:rPr>
            <w:rStyle w:val="Hyperlink"/>
          </w:rPr>
          <w:t xml:space="preserve">https://engineering-shiny.org/</w:t>
        </w:r>
      </w:hyperlink>
      <w:r>
        <w:t xml:space="preserve">.</w:t>
      </w:r>
    </w:p>
    <w:bookmarkEnd w:id="673"/>
    <w:bookmarkStart w:id="67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74">
        <w:r>
          <w:rPr>
            <w:rStyle w:val="Hyperlink"/>
          </w:rPr>
          <w:t xml:space="preserve">https://www.youtube.com/watch?v=B1BdQcJ2ZYY</w:t>
        </w:r>
      </w:hyperlink>
      <w:r>
        <w:t xml:space="preserve">.</w:t>
      </w:r>
    </w:p>
    <w:bookmarkEnd w:id="675"/>
    <w:bookmarkStart w:id="677" w:name="ref-githubdesktop"/>
    <w:p>
      <w:pPr>
        <w:pStyle w:val="Bibliography"/>
      </w:pPr>
      <w:r>
        <w:t xml:space="preserve">“GitHub Desktop.”</w:t>
      </w:r>
      <w:r>
        <w:t xml:space="preserve"> </w:t>
      </w:r>
      <w:r>
        <w:t xml:space="preserve">n.d. GitHub.</w:t>
      </w:r>
      <w:r>
        <w:t xml:space="preserve"> </w:t>
      </w:r>
      <w:hyperlink r:id="rId676">
        <w:r>
          <w:rPr>
            <w:rStyle w:val="Hyperlink"/>
          </w:rPr>
          <w:t xml:space="preserve">https://desktop.github.com/</w:t>
        </w:r>
      </w:hyperlink>
      <w:r>
        <w:t xml:space="preserve">.</w:t>
      </w:r>
    </w:p>
    <w:bookmarkEnd w:id="677"/>
    <w:bookmarkStart w:id="679" w:name="ref-dune"/>
    <w:p>
      <w:pPr>
        <w:pStyle w:val="Bibliography"/>
      </w:pPr>
      <w:r>
        <w:t xml:space="preserve">Herbert, Frank. 1965.</w:t>
      </w:r>
      <w:r>
        <w:t xml:space="preserve"> </w:t>
      </w:r>
      <w:r>
        <w:t xml:space="preserve">“Dune.”</w:t>
      </w:r>
      <w:r>
        <w:t xml:space="preserve"> </w:t>
      </w:r>
      <w:r>
        <w:t xml:space="preserve">Novel.</w:t>
      </w:r>
      <w:r>
        <w:t xml:space="preserve"> </w:t>
      </w:r>
      <w:hyperlink r:id="rId678">
        <w:r>
          <w:rPr>
            <w:rStyle w:val="Hyperlink"/>
          </w:rPr>
          <w:t xml:space="preserve">https://en.wikipedia.org/wiki/Organizations_of_the_Dune_universe#Thinking_machines</w:t>
        </w:r>
      </w:hyperlink>
      <w:r>
        <w:t xml:space="preserve">.</w:t>
      </w:r>
    </w:p>
    <w:bookmarkEnd w:id="679"/>
    <w:bookmarkStart w:id="681" w:name="ref-plos_data"/>
    <w:p>
      <w:pPr>
        <w:pStyle w:val="Bibliography"/>
      </w:pPr>
      <w:r>
        <w:t xml:space="preserve">“How to Store and Manage Your Data.”</w:t>
      </w:r>
      <w:r>
        <w:t xml:space="preserve"> </w:t>
      </w:r>
      <w:r>
        <w:t xml:space="preserve">n.d. PLOS.</w:t>
      </w:r>
      <w:r>
        <w:t xml:space="preserve"> </w:t>
      </w:r>
      <w:hyperlink r:id="rId680">
        <w:r>
          <w:rPr>
            <w:rStyle w:val="Hyperlink"/>
          </w:rPr>
          <w:t xml:space="preserve">https://plos.org/resource/how-to-store-and-manage-your-data/</w:t>
        </w:r>
      </w:hyperlink>
      <w:r>
        <w:t xml:space="preserve">.</w:t>
      </w:r>
    </w:p>
    <w:bookmarkEnd w:id="681"/>
    <w:bookmarkStart w:id="6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2"/>
    <w:bookmarkStart w:id="684"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3">
        <w:r>
          <w:rPr>
            <w:rStyle w:val="Hyperlink"/>
          </w:rPr>
          <w:t xml:space="preserve">https://openreview.net/forum?id=BZ5a1r-kVsf</w:t>
        </w:r>
      </w:hyperlink>
      <w:r>
        <w:t xml:space="preserve">.</w:t>
      </w:r>
    </w:p>
    <w:bookmarkEnd w:id="684"/>
    <w:bookmarkStart w:id="685" w:name="ref-medRxiv"/>
    <w:p>
      <w:pPr>
        <w:pStyle w:val="Bibliography"/>
      </w:pPr>
      <w:r>
        <w:t xml:space="preserve">“medRxiv: The Preprint Server for Health Sciences.”</w:t>
      </w:r>
      <w:r>
        <w:t xml:space="preserve"> </w:t>
      </w:r>
      <w:r>
        <w:t xml:space="preserve">n.d. Cold Spring Harbor Laboratory.</w:t>
      </w:r>
      <w:r>
        <w:t xml:space="preserve"> </w:t>
      </w:r>
      <w:hyperlink r:id="rId638">
        <w:r>
          <w:rPr>
            <w:rStyle w:val="Hyperlink"/>
          </w:rPr>
          <w:t xml:space="preserve">https://www.medrxiv.org/</w:t>
        </w:r>
      </w:hyperlink>
      <w:r>
        <w:t xml:space="preserve">.</w:t>
      </w:r>
    </w:p>
    <w:bookmarkEnd w:id="685"/>
    <w:bookmarkStart w:id="6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86">
        <w:r>
          <w:rPr>
            <w:rStyle w:val="Hyperlink"/>
          </w:rPr>
          <w:t xml:space="preserve">https://doi.org/10.1038/467775a</w:t>
        </w:r>
      </w:hyperlink>
      <w:r>
        <w:t xml:space="preserve">.</w:t>
      </w:r>
    </w:p>
    <w:bookmarkEnd w:id="687"/>
    <w:bookmarkStart w:id="68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88">
        <w:r>
          <w:rPr>
            <w:rStyle w:val="Hyperlink"/>
          </w:rPr>
          <w:t xml:space="preserve">https://doi.org/10.1038/s41562-016-0021</w:t>
        </w:r>
      </w:hyperlink>
      <w:r>
        <w:t xml:space="preserve">.</w:t>
      </w:r>
    </w:p>
    <w:bookmarkEnd w:id="689"/>
    <w:bookmarkStart w:id="6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0">
        <w:r>
          <w:rPr>
            <w:rStyle w:val="Hyperlink"/>
          </w:rPr>
          <w:t xml:space="preserve">https://doi.org/10.1038/526182a</w:t>
        </w:r>
      </w:hyperlink>
      <w:r>
        <w:t xml:space="preserve">.</w:t>
      </w:r>
    </w:p>
    <w:bookmarkEnd w:id="691"/>
    <w:bookmarkStart w:id="693" w:name="ref-osf"/>
    <w:p>
      <w:pPr>
        <w:pStyle w:val="Bibliography"/>
      </w:pPr>
      <w:r>
        <w:t xml:space="preserve">“Open Science Framework.”</w:t>
      </w:r>
      <w:r>
        <w:t xml:space="preserve"> </w:t>
      </w:r>
      <w:r>
        <w:t xml:space="preserve">n.d. Center for Open Science.</w:t>
      </w:r>
      <w:r>
        <w:t xml:space="preserve"> </w:t>
      </w:r>
      <w:hyperlink r:id="rId692">
        <w:r>
          <w:rPr>
            <w:rStyle w:val="Hyperlink"/>
          </w:rPr>
          <w:t xml:space="preserve">https://osf.io/</w:t>
        </w:r>
      </w:hyperlink>
      <w:r>
        <w:t xml:space="preserve">.</w:t>
      </w:r>
    </w:p>
    <w:bookmarkEnd w:id="693"/>
    <w:bookmarkStart w:id="695" w:name="ref-gitfixum"/>
    <w:p>
      <w:pPr>
        <w:pStyle w:val="Bibliography"/>
      </w:pPr>
      <w:r>
        <w:t xml:space="preserve">Robertson, Seth. n.d.</w:t>
      </w:r>
      <w:r>
        <w:t xml:space="preserve"> </w:t>
      </w:r>
      <w:r>
        <w:t xml:space="preserve">“On Undoing, Fixing, or Removing Commits in Git.”</w:t>
      </w:r>
      <w:r>
        <w:t xml:space="preserve"> </w:t>
      </w:r>
      <w:hyperlink r:id="rId694">
        <w:r>
          <w:rPr>
            <w:rStyle w:val="Hyperlink"/>
          </w:rPr>
          <w:t xml:space="preserve">https://sethrobertson.github.io/GitFixUm/fixup.html</w:t>
        </w:r>
      </w:hyperlink>
      <w:r>
        <w:t xml:space="preserve">.</w:t>
      </w:r>
    </w:p>
    <w:bookmarkEnd w:id="695"/>
    <w:bookmarkStart w:id="69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96">
        <w:r>
          <w:rPr>
            <w:rStyle w:val="Hyperlink"/>
          </w:rPr>
          <w:t xml:space="preserve">https://doi.org/10.1371/journal.pcbi.1003833</w:t>
        </w:r>
      </w:hyperlink>
      <w:r>
        <w:t xml:space="preserve">.</w:t>
      </w:r>
    </w:p>
    <w:bookmarkEnd w:id="697"/>
    <w:bookmarkStart w:id="69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98">
        <w:r>
          <w:rPr>
            <w:rStyle w:val="Hyperlink"/>
          </w:rPr>
          <w:t xml:space="preserve">https://doi.org/10.1038/d41586-019-02918-5</w:t>
        </w:r>
      </w:hyperlink>
      <w:r>
        <w:t xml:space="preserve">.</w:t>
      </w:r>
    </w:p>
    <w:bookmarkEnd w:id="699"/>
    <w:bookmarkStart w:id="701" w:name="ref-slurm"/>
    <w:p>
      <w:pPr>
        <w:pStyle w:val="Bibliography"/>
      </w:pPr>
      <w:r>
        <w:t xml:space="preserve">“Slurm Workload Manager: Sbatch Documentation.”</w:t>
      </w:r>
      <w:r>
        <w:t xml:space="preserve"> </w:t>
      </w:r>
      <w:r>
        <w:t xml:space="preserve">n.d. SchedMD.</w:t>
      </w:r>
      <w:r>
        <w:t xml:space="preserve"> </w:t>
      </w:r>
      <w:hyperlink r:id="rId700">
        <w:r>
          <w:rPr>
            <w:rStyle w:val="Hyperlink"/>
          </w:rPr>
          <w:t xml:space="preserve">https://slurm.schedmd.com/sbatch.html</w:t>
        </w:r>
      </w:hyperlink>
      <w:r>
        <w:t xml:space="preserve">.</w:t>
      </w:r>
    </w:p>
    <w:bookmarkEnd w:id="701"/>
    <w:bookmarkStart w:id="70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2">
        <w:r>
          <w:rPr>
            <w:rStyle w:val="Hyperlink"/>
          </w:rPr>
          <w:t xml:space="preserve">https://doi.org/10.1038/d41586-019-00067-3</w:t>
        </w:r>
      </w:hyperlink>
      <w:r>
        <w:t xml:space="preserve">.</w:t>
      </w:r>
    </w:p>
    <w:bookmarkEnd w:id="703"/>
    <w:bookmarkStart w:id="705" w:name="ref-terminator"/>
    <w:p>
      <w:pPr>
        <w:pStyle w:val="Bibliography"/>
      </w:pPr>
      <w:r>
        <w:t xml:space="preserve">“Terminator 3: Rise of the Machines.”</w:t>
      </w:r>
      <w:r>
        <w:t xml:space="preserve"> </w:t>
      </w:r>
      <w:r>
        <w:t xml:space="preserve">2003. Film.</w:t>
      </w:r>
      <w:r>
        <w:t xml:space="preserve"> </w:t>
      </w:r>
      <w:hyperlink r:id="rId704">
        <w:r>
          <w:rPr>
            <w:rStyle w:val="Hyperlink"/>
          </w:rPr>
          <w:t xml:space="preserve">https://en.wikipedia.org/wiki/Terminator_3:_Rise_of_the_Machines</w:t>
        </w:r>
      </w:hyperlink>
      <w:r>
        <w:t xml:space="preserve">.</w:t>
      </w:r>
    </w:p>
    <w:bookmarkEnd w:id="705"/>
    <w:bookmarkStart w:id="707" w:name="ref-matrix"/>
    <w:p>
      <w:pPr>
        <w:pStyle w:val="Bibliography"/>
      </w:pPr>
      <w:r>
        <w:t xml:space="preserve">“The Matrix.”</w:t>
      </w:r>
      <w:r>
        <w:t xml:space="preserve"> </w:t>
      </w:r>
      <w:r>
        <w:t xml:space="preserve">1999. Film.</w:t>
      </w:r>
      <w:r>
        <w:t xml:space="preserve"> </w:t>
      </w:r>
      <w:hyperlink r:id="rId706">
        <w:r>
          <w:rPr>
            <w:rStyle w:val="Hyperlink"/>
          </w:rPr>
          <w:t xml:space="preserve">https://en.wikipedia.org/wiki/The_Matrix</w:t>
        </w:r>
      </w:hyperlink>
      <w:r>
        <w:t xml:space="preserve">.</w:t>
      </w:r>
    </w:p>
    <w:bookmarkEnd w:id="707"/>
    <w:bookmarkStart w:id="70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08"/>
    <w:bookmarkStart w:id="71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09">
        <w:r>
          <w:rPr>
            <w:rStyle w:val="Hyperlink"/>
          </w:rPr>
          <w:t xml:space="preserve">https://doi.org/10.1038/d41586-021-03603-2</w:t>
        </w:r>
      </w:hyperlink>
      <w:r>
        <w:t xml:space="preserve">.</w:t>
      </w:r>
    </w:p>
    <w:bookmarkEnd w:id="710"/>
    <w:bookmarkStart w:id="712" w:name="ref-wargames"/>
    <w:p>
      <w:pPr>
        <w:pStyle w:val="Bibliography"/>
      </w:pPr>
      <w:r>
        <w:t xml:space="preserve">“WarGames.”</w:t>
      </w:r>
      <w:r>
        <w:t xml:space="preserve"> </w:t>
      </w:r>
      <w:r>
        <w:t xml:space="preserve">1983. Film.</w:t>
      </w:r>
      <w:r>
        <w:t xml:space="preserve"> </w:t>
      </w:r>
      <w:hyperlink r:id="rId711">
        <w:r>
          <w:rPr>
            <w:rStyle w:val="Hyperlink"/>
          </w:rPr>
          <w:t xml:space="preserve">https://en.wikipedia.org/wiki/WarGames</w:t>
        </w:r>
      </w:hyperlink>
      <w:r>
        <w:t xml:space="preserve">.</w:t>
      </w:r>
    </w:p>
    <w:bookmarkEnd w:id="712"/>
    <w:bookmarkStart w:id="71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3">
        <w:r>
          <w:rPr>
            <w:rStyle w:val="Hyperlink"/>
          </w:rPr>
          <w:t xml:space="preserve">https://adv-r.hadley.nz/</w:t>
        </w:r>
      </w:hyperlink>
      <w:r>
        <w:t xml:space="preserve">.</w:t>
      </w:r>
    </w:p>
    <w:bookmarkEnd w:id="714"/>
    <w:bookmarkStart w:id="716" w:name="ref-wickham2021shiny"/>
    <w:p>
      <w:pPr>
        <w:pStyle w:val="Bibliography"/>
      </w:pPr>
      <w:r>
        <w:t xml:space="preserve">———. 2021.</w:t>
      </w:r>
      <w:r>
        <w:t xml:space="preserve"> </w:t>
      </w:r>
      <w:r>
        <w:rPr>
          <w:i/>
          <w:iCs/>
        </w:rPr>
        <w:t xml:space="preserve">Mastering Shiny</w:t>
      </w:r>
      <w:r>
        <w:t xml:space="preserve">. O’Reilly Media.</w:t>
      </w:r>
      <w:r>
        <w:t xml:space="preserve"> </w:t>
      </w:r>
      <w:hyperlink r:id="rId715">
        <w:r>
          <w:rPr>
            <w:rStyle w:val="Hyperlink"/>
          </w:rPr>
          <w:t xml:space="preserve">https://mastering-shiny.org/</w:t>
        </w:r>
      </w:hyperlink>
      <w:r>
        <w:t xml:space="preserve">.</w:t>
      </w:r>
    </w:p>
    <w:bookmarkEnd w:id="716"/>
    <w:bookmarkStart w:id="717"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17"/>
    <w:bookmarkStart w:id="719" w:name="ref-wickham2023tidydesign"/>
    <w:p>
      <w:pPr>
        <w:pStyle w:val="Bibliography"/>
      </w:pPr>
      <w:r>
        <w:t xml:space="preserve">———. 2023b.</w:t>
      </w:r>
      <w:r>
        <w:t xml:space="preserve"> </w:t>
      </w:r>
      <w:r>
        <w:rPr>
          <w:i/>
          <w:iCs/>
        </w:rPr>
        <w:t xml:space="preserve">Tidyverse Design Guide</w:t>
      </w:r>
      <w:r>
        <w:t xml:space="preserve">.</w:t>
      </w:r>
      <w:r>
        <w:t xml:space="preserve"> </w:t>
      </w:r>
      <w:hyperlink r:id="rId718">
        <w:r>
          <w:rPr>
            <w:rStyle w:val="Hyperlink"/>
          </w:rPr>
          <w:t xml:space="preserve">https://design.tidyverse.org/</w:t>
        </w:r>
      </w:hyperlink>
      <w:r>
        <w:t xml:space="preserve">.</w:t>
      </w:r>
    </w:p>
    <w:bookmarkEnd w:id="719"/>
    <w:bookmarkStart w:id="72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0">
        <w:r>
          <w:rPr>
            <w:rStyle w:val="Hyperlink"/>
          </w:rPr>
          <w:t xml:space="preserve">https://r-pkgs.org/</w:t>
        </w:r>
      </w:hyperlink>
      <w:r>
        <w:t xml:space="preserve">.</w:t>
      </w:r>
    </w:p>
    <w:bookmarkEnd w:id="721"/>
    <w:bookmarkStart w:id="72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2">
        <w:r>
          <w:rPr>
            <w:rStyle w:val="Hyperlink"/>
          </w:rPr>
          <w:t xml:space="preserve">https://r4ds.hadley.nz/</w:t>
        </w:r>
      </w:hyperlink>
      <w:r>
        <w:t xml:space="preserve">.</w:t>
      </w:r>
    </w:p>
    <w:bookmarkEnd w:id="723"/>
    <w:bookmarkStart w:id="72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24"/>
    <w:bookmarkEnd w:id="725"/>
    <w:p>
      <w:r>
        <w:br w:type="page"/>
      </w:r>
    </w:p>
    <w:bookmarkEnd w:id="726"/>
    <w:bookmarkStart w:id="72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27">
        <w:r>
          <w:rPr>
            <w:rStyle w:val="Hyperlink"/>
          </w:rPr>
          <w:t xml:space="preserve">https://ucd-serg.github.io/lab-manual/appendix-copilot-instructions.html</w:t>
        </w:r>
      </w:hyperlink>
    </w:p>
    <w:p>
      <w:r>
        <w:br w:type="page"/>
      </w:r>
    </w:p>
    <w:bookmarkEnd w:id="728"/>
    <w:bookmarkStart w:id="73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29">
        <w:r>
          <w:rPr>
            <w:rStyle w:val="Hyperlink"/>
          </w:rPr>
          <w:t xml:space="preserve">https://ucd-serg.github.io/lab-manual/appendix-copilot-setup-steps.html</w:t>
        </w:r>
      </w:hyperlink>
    </w:p>
    <w:p>
      <w:r>
        <w:br w:type="page"/>
      </w:r>
    </w:p>
    <w:bookmarkEnd w:id="730"/>
    <w:bookmarkStart w:id="73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6"/>
        </w:numPr>
      </w:pPr>
      <w:ins w:id="2113" w:author="PR Preview" w:date="2024-01-01T00:00:00Z">
        <w:r>
          <w:rPr>
            <w:b/>
            <w:bCs/>
          </w:rPr>
          <w:t xml:space="preserve">Branch:</w:t>
        </w:r>
      </w:ins>
      <w:ins w:id="2113" w:author="PR Preview" w:date="2024-01-01T00:00:00Z">
        <w:r>
          <w:t xml:space="preserve"> </w:t>
        </w:r>
      </w:ins>
      <w:ins w:id="2113" w:author="PR Preview" w:date="2024-01-01T00:00:00Z">
        <w:r>
          <w:t xml:space="preserve">HEAD</w:t>
        </w:r>
      </w:ins>
    </w:p>
    <w:p>
      <w:pPr>
        <w:pStyle w:val="Compact"/>
        <w:numPr>
          <w:ilvl w:val="0"/>
          <w:numId w:val="1246"/>
        </w:numPr>
      </w:pPr>
      <w:ins w:id="2114" w:author="PR Preview" w:date="2024-01-01T00:00:00Z">
        <w:r>
          <w:rPr>
            <w:b/>
            <w:bCs/>
          </w:rPr>
          <w:t xml:space="preserve">Commit:</w:t>
        </w:r>
      </w:ins>
      <w:ins w:id="2114" w:author="PR Preview" w:date="2024-01-01T00:00:00Z">
        <w:r>
          <w:t xml:space="preserve"> </w:t>
        </w:r>
      </w:ins>
      <w:ins w:id="2114" w:author="PR Preview" w:date="2024-01-01T00:00:00Z">
        <w:r>
          <w:t xml:space="preserve">3f4efc8</w:t>
        </w:r>
      </w:ins>
    </w:p>
    <w:p>
      <w:pPr>
        <w:pStyle w:val="Compact"/>
        <w:numPr>
          <w:ilvl w:val="0"/>
          <w:numId w:val="1246"/>
        </w:numPr>
      </w:pPr>
      <w:ins w:id="2115" w:author="PR Preview" w:date="2024-01-01T00:00:00Z">
        <w:r>
          <w:rPr>
            <w:b/>
            <w:bCs/>
          </w:rPr>
          <w:t xml:space="preserve">Full commit hash:</w:t>
        </w:r>
      </w:ins>
      <w:ins w:id="2115" w:author="PR Preview" w:date="2024-01-01T00:00:00Z">
        <w:r>
          <w:t xml:space="preserve"> </w:t>
        </w:r>
      </w:ins>
      <w:ins w:id="2115" w:author="PR Preview" w:date="2024-01-01T00:00:00Z">
        <w:r>
          <w:t xml:space="preserve">3f4efc8b7b3a330e277d5a3f5a29acd80bc39f8a</w:t>
        </w:r>
      </w:ins>
    </w:p>
    <w:p>
      <w:pPr>
        <w:pStyle w:val="Compact"/>
        <w:numPr>
          <w:ilvl w:val="0"/>
          <w:numId w:val="1246"/>
        </w:numPr>
      </w:pPr>
      <w:ins w:id="2116" w:author="PR Preview" w:date="2024-01-01T00:00:00Z">
        <w:r>
          <w:rPr>
            <w:b/>
            <w:bCs/>
          </w:rPr>
          <w:t xml:space="preserve">Commit date:</w:t>
        </w:r>
      </w:ins>
      <w:ins w:id="2116" w:author="PR Preview" w:date="2024-01-01T00:00:00Z">
        <w:r>
          <w:t xml:space="preserve"> </w:t>
        </w:r>
      </w:ins>
      <w:ins w:id="2116" w:author="PR Preview" w:date="2024-01-01T00:00:00Z">
        <w:r>
          <w:t xml:space="preserve">2026-01-19 15:11:47 -0800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477" Type="http://schemas.openxmlformats.org/officeDocument/2006/relationships/image" Target="media/rId477.png"/><Relationship Id="rId480" Type="http://schemas.openxmlformats.org/officeDocument/2006/relationships/image" Target="media/rId480.jpg"/><Relationship Id="rId303" Type="http://schemas.openxmlformats.org/officeDocument/2006/relationships/image" Target="media/rId303.png"/><Relationship Id="rId384" Type="http://schemas.openxmlformats.org/officeDocument/2006/relationships/image" Target="media/rId384.jpg"/><Relationship Id="rId390" Type="http://schemas.openxmlformats.org/officeDocument/2006/relationships/image" Target="media/rId390.png"/><Relationship Id="rId227" Type="http://schemas.openxmlformats.org/officeDocument/2006/relationships/image" Target="media/rId227.png"/><Relationship Id="rId486" Type="http://schemas.openxmlformats.org/officeDocument/2006/relationships/image" Target="media/rId486.png"/><Relationship Id="rId516" Type="http://schemas.openxmlformats.org/officeDocument/2006/relationships/image" Target="media/rId516.png"/><Relationship Id="rId232" Type="http://schemas.openxmlformats.org/officeDocument/2006/relationships/image" Target="media/rId232.png"/><Relationship Id="rId483" Type="http://schemas.openxmlformats.org/officeDocument/2006/relationships/image" Target="media/rId483.png"/><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81" Type="http://schemas.openxmlformats.org/officeDocument/2006/relationships/hyperlink" Target="http://adv-r.had.co.nz/Style.html" TargetMode="External"/><Relationship Id="rId618" Type="http://schemas.openxmlformats.org/officeDocument/2006/relationships/hyperlink" Target="http://colorbrewer2.org/" TargetMode="External"/><Relationship Id="rId665"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13"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69" Type="http://schemas.openxmlformats.org/officeDocument/2006/relationships/hyperlink" Target="https://datadryad.org/" TargetMode="External"/><Relationship Id="rId718" Type="http://schemas.openxmlformats.org/officeDocument/2006/relationships/hyperlink" Target="https://design.tidyverse.org/" TargetMode="External"/><Relationship Id="rId67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03" Type="http://schemas.openxmlformats.org/officeDocument/2006/relationships/hyperlink" Target="https://docs.github.com/en/copilot/how-tos/use-copilot-agents/coding-agent" TargetMode="External"/><Relationship Id="rId543" Type="http://schemas.openxmlformats.org/officeDocument/2006/relationships/hyperlink" Target="https://docs.github.com/en/copilot/how-tos/use-copilot-agents/coding-agent/customize-the-agent-environment" TargetMode="External"/><Relationship Id="rId548" Type="http://schemas.openxmlformats.org/officeDocument/2006/relationships/hyperlink" Target="https://docs.github.com/en/copilot/how-tos/use-copilot-agents/coding-agent/customize-the-agent-environment#preinstalling-tools-or-dependencies-in-copilots-environment" TargetMode="External"/><Relationship Id="rId527" Type="http://schemas.openxmlformats.org/officeDocument/2006/relationships/hyperlink" Target="https://docs.github.com/en/copilot/how-tos/use-copilot-agents/coding-agent/customize-the-agent-firewall" TargetMode="External"/><Relationship Id="rId525"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00" Type="http://schemas.openxmlformats.org/officeDocument/2006/relationships/hyperlink" Target="https://docs.google.com/document/d/1ckgRCcr7FFPyymyMA6Y_-cB_vftOyrrxT28c6gRg0PI/edit" TargetMode="External"/><Relationship Id="rId686" Type="http://schemas.openxmlformats.org/officeDocument/2006/relationships/hyperlink" Target="https://doi.org/10.1038/467775a" TargetMode="External"/><Relationship Id="rId690" Type="http://schemas.openxmlformats.org/officeDocument/2006/relationships/hyperlink" Target="https://doi.org/10.1038/526182a" TargetMode="External"/><Relationship Id="rId702" Type="http://schemas.openxmlformats.org/officeDocument/2006/relationships/hyperlink" Target="https://doi.org/10.1038/d41586-019-00067-3" TargetMode="External"/><Relationship Id="rId652" Type="http://schemas.openxmlformats.org/officeDocument/2006/relationships/hyperlink" Target="https://doi.org/10.1038/d41586-019-01431-z" TargetMode="External"/><Relationship Id="rId698" Type="http://schemas.openxmlformats.org/officeDocument/2006/relationships/hyperlink" Target="https://doi.org/10.1038/d41586-019-02918-5" TargetMode="External"/><Relationship Id="rId709" Type="http://schemas.openxmlformats.org/officeDocument/2006/relationships/hyperlink" Target="https://doi.org/10.1038/d41586-021-03603-2" TargetMode="External"/><Relationship Id="rId663" Type="http://schemas.openxmlformats.org/officeDocument/2006/relationships/hyperlink" Target="https://doi.org/10.1038/s41467-020-19160-7" TargetMode="External"/><Relationship Id="rId688" Type="http://schemas.openxmlformats.org/officeDocument/2006/relationships/hyperlink" Target="https://doi.org/10.1038/s41562-016-0021" TargetMode="External"/><Relationship Id="rId696" Type="http://schemas.openxmlformats.org/officeDocument/2006/relationships/hyperlink" Target="https://doi.org/10.1371/journal.pcbi.1003833" TargetMode="External"/><Relationship Id="rId648"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46"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19" Type="http://schemas.openxmlformats.org/officeDocument/2006/relationships/hyperlink" Target="https://en.wikipedia.org/wiki/Agent_(The_Matrix)" TargetMode="External"/><Relationship Id="rId654" Type="http://schemas.openxmlformats.org/officeDocument/2006/relationships/hyperlink" Target="https://en.wikipedia.org/wiki/Battlestar_Galactica_(2004_TV_series)" TargetMode="External"/><Relationship Id="rId657" Type="http://schemas.openxmlformats.org/officeDocument/2006/relationships/hyperlink" Target="https://en.wikipedia.org/wiki/Blade_Runner" TargetMode="External"/><Relationship Id="rId661"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628" Type="http://schemas.openxmlformats.org/officeDocument/2006/relationships/hyperlink" Target="https://en.wikipedia.org/wiki/Masterpiece#History" TargetMode="External"/><Relationship Id="rId678" Type="http://schemas.openxmlformats.org/officeDocument/2006/relationships/hyperlink" Target="https://en.wikipedia.org/wiki/Organizations_of_the_Dune_universe#Thinking_machines" TargetMode="External"/><Relationship Id="rId704" Type="http://schemas.openxmlformats.org/officeDocument/2006/relationships/hyperlink" Target="https://en.wikipedia.org/wiki/Terminator_3:_Rise_of_the_Machines" TargetMode="External"/><Relationship Id="rId706"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11" Type="http://schemas.openxmlformats.org/officeDocument/2006/relationships/hyperlink" Target="https://en.wikipedia.org/wiki/WarGames" TargetMode="External"/><Relationship Id="rId672"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42" TargetMode="External"/><Relationship Id="rId49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47"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31" Type="http://schemas.openxmlformats.org/officeDocument/2006/relationships/hyperlink" Target="https://github.com/nmfs-opensci/quarto-thesis" TargetMode="External"/><Relationship Id="rId501" Type="http://schemas.openxmlformats.org/officeDocument/2006/relationships/hyperlink" Target="https://github.com/orgs/community/discussions/162826" TargetMode="External"/><Relationship Id="rId502" Type="http://schemas.openxmlformats.org/officeDocument/2006/relationships/hyperlink" Target="https://github.com/orgs/community/discussions/183966" TargetMode="External"/><Relationship Id="rId55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52" Type="http://schemas.openxmlformats.org/officeDocument/2006/relationships/hyperlink" Target="https://github.com/quarto-dev/quarto-cli/issues/10587" TargetMode="External"/><Relationship Id="rId55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85"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7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588" Type="http://schemas.openxmlformats.org/officeDocument/2006/relationships/hyperlink" Target="https://github.com/ucdavisdatalab/workshop_nlp_with_python" TargetMode="External"/><Relationship Id="rId587" Type="http://schemas.openxmlformats.org/officeDocument/2006/relationships/hyperlink" Target="https://github.com/ucdavisdatalab/workshop_python_basics" TargetMode="External"/><Relationship Id="rId57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23" Type="http://schemas.openxmlformats.org/officeDocument/2006/relationships/hyperlink" Target="https://grants.nih.gov" TargetMode="External"/><Relationship Id="rId622" Type="http://schemas.openxmlformats.org/officeDocument/2006/relationships/hyperlink" Target="https://grantwriting.stanford.edu/funding-train/" TargetMode="External"/><Relationship Id="rId603" Type="http://schemas.openxmlformats.org/officeDocument/2006/relationships/hyperlink" Target="https://grantwriting.stanford.edu/funding-train/#ep" TargetMode="External"/><Relationship Id="rId659"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10" Type="http://schemas.openxmlformats.org/officeDocument/2006/relationships/hyperlink" Target="https://jadebc.github.io/lab-manual/" TargetMode="External"/><Relationship Id="rId558"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68"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62" Type="http://schemas.openxmlformats.org/officeDocument/2006/relationships/hyperlink" Target="https://journals.lww.com/epidem/Fulltext/2001/05000/The_Value_of_P.2.aspx" TargetMode="External"/><Relationship Id="rId620" Type="http://schemas.openxmlformats.org/officeDocument/2006/relationships/hyperlink" Target="https://journals.plos.org/ploscompbiol/article?id=10.1371/journal.pcbi.1003833" TargetMode="External"/><Relationship Id="rId667" Type="http://schemas.openxmlformats.org/officeDocument/2006/relationships/hyperlink" Target="https://journals.plos.org/plosone/s/authorship" TargetMode="External"/><Relationship Id="rId593" Type="http://schemas.openxmlformats.org/officeDocument/2006/relationships/hyperlink" Target="https://link.springer.com/book/10.1007/978-3-030-98175-4" TargetMode="External"/><Relationship Id="rId607"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15" Type="http://schemas.openxmlformats.org/officeDocument/2006/relationships/hyperlink" Target="https://mastering-shiny.org/" TargetMode="External"/><Relationship Id="rId619" Type="http://schemas.openxmlformats.org/officeDocument/2006/relationships/hyperlink" Target="https://medialab.github.io/iwanthue/" TargetMode="External"/><Relationship Id="rId565"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598" Type="http://schemas.openxmlformats.org/officeDocument/2006/relationships/hyperlink" Target="https://mitcommlab.mit.edu/be/2023/09/27/toward-an-evenbetterposter-improving-the-betterposter-template/" TargetMode="External"/><Relationship Id="rId612" Type="http://schemas.openxmlformats.org/officeDocument/2006/relationships/hyperlink" Target="https://myidp.sciencecareers.org/" TargetMode="External"/><Relationship Id="rId683" Type="http://schemas.openxmlformats.org/officeDocument/2006/relationships/hyperlink" Target="https://openreview.net/forum?id=BZ5a1r-kVsf" TargetMode="External"/><Relationship Id="rId692"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80"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2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22"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78" Type="http://schemas.openxmlformats.org/officeDocument/2006/relationships/hyperlink" Target="https://s3.amazonaws.com/assets.datacamp.com/blog_assets/datatable_Cheat_Sheet_R.pdf" TargetMode="External"/><Relationship Id="rId65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94" Type="http://schemas.openxmlformats.org/officeDocument/2006/relationships/hyperlink" Target="https://sethrobertson.github.io/GitFixUm/fixup.html" TargetMode="External"/><Relationship Id="rId700"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0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69" Type="http://schemas.openxmlformats.org/officeDocument/2006/relationships/hyperlink" Target="https://ucb-epi-r.github.io" TargetMode="External"/><Relationship Id="rId727" Type="http://schemas.openxmlformats.org/officeDocument/2006/relationships/hyperlink" Target="https://ucd-serg.github.io/lab-manual/appendix-copilot-instructions.html" TargetMode="External"/><Relationship Id="rId729"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60"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74" Type="http://schemas.openxmlformats.org/officeDocument/2006/relationships/hyperlink" Target="https://ucdavisdatalab.github.io/install_guides/" TargetMode="External"/><Relationship Id="rId57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90"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39"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41" Type="http://schemas.openxmlformats.org/officeDocument/2006/relationships/hyperlink" Target="https://www.equator-network.org/" TargetMode="External"/><Relationship Id="rId606"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38" Type="http://schemas.openxmlformats.org/officeDocument/2006/relationships/hyperlink" Target="https://www.medrxiv.org/" TargetMode="External"/><Relationship Id="rId615" Type="http://schemas.openxmlformats.org/officeDocument/2006/relationships/hyperlink" Target="https://www.nature.com/articles/d41586-021-03603-2" TargetMode="External"/><Relationship Id="rId604" Type="http://schemas.openxmlformats.org/officeDocument/2006/relationships/hyperlink" Target="https://www.niaid.nih.gov/grants-contracts/write-grant-application"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76" Type="http://schemas.openxmlformats.org/officeDocument/2006/relationships/hyperlink" Target="https://www.rstudio.com/wp-content/uploads/2015/02/data-wrangling-cheatsheet.pdf" TargetMode="External"/><Relationship Id="rId579" Type="http://schemas.openxmlformats.org/officeDocument/2006/relationships/hyperlink" Target="https://www.rstudio.com/wp-content/uploads/2015/02/rmarkdown-cheatsheet.pdf" TargetMode="External"/><Relationship Id="rId577" Type="http://schemas.openxmlformats.org/officeDocument/2006/relationships/hyperlink" Target="https://www.rstudio.com/wp-content/uploads/2015/03/ggplot2-cheatsheet.pdf" TargetMode="External"/><Relationship Id="rId596"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13" Type="http://schemas.openxmlformats.org/officeDocument/2006/relationships/hyperlink" Target="https://www.training.nih.gov/career-services/" TargetMode="External"/><Relationship Id="rId616" Type="http://schemas.openxmlformats.org/officeDocument/2006/relationships/hyperlink" Target="https://www.youtube.com/watch?v=1RwJbhkCA58" TargetMode="External"/><Relationship Id="rId597" Type="http://schemas.openxmlformats.org/officeDocument/2006/relationships/hyperlink" Target="https://www.youtube.com/watch?v=1RwJbhkCA58&amp;t=1171s" TargetMode="External"/><Relationship Id="rId6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5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49"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81" Type="http://schemas.openxmlformats.org/officeDocument/2006/relationships/hyperlink" Target="http://adv-r.had.co.nz/Style.html" TargetMode="External"/><Relationship Id="rId618" Type="http://schemas.openxmlformats.org/officeDocument/2006/relationships/hyperlink" Target="http://colorbrewer2.org/" TargetMode="External"/><Relationship Id="rId665"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13"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669" Type="http://schemas.openxmlformats.org/officeDocument/2006/relationships/hyperlink" Target="https://datadryad.org/" TargetMode="External"/><Relationship Id="rId718" Type="http://schemas.openxmlformats.org/officeDocument/2006/relationships/hyperlink" Target="https://design.tidyverse.org/" TargetMode="External"/><Relationship Id="rId67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03" Type="http://schemas.openxmlformats.org/officeDocument/2006/relationships/hyperlink" Target="https://docs.github.com/en/copilot/how-tos/use-copilot-agents/coding-agent" TargetMode="External"/><Relationship Id="rId543" Type="http://schemas.openxmlformats.org/officeDocument/2006/relationships/hyperlink" Target="https://docs.github.com/en/copilot/how-tos/use-copilot-agents/coding-agent/customize-the-agent-environment" TargetMode="External"/><Relationship Id="rId548" Type="http://schemas.openxmlformats.org/officeDocument/2006/relationships/hyperlink" Target="https://docs.github.com/en/copilot/how-tos/use-copilot-agents/coding-agent/customize-the-agent-environment#preinstalling-tools-or-dependencies-in-copilots-environment" TargetMode="External"/><Relationship Id="rId527" Type="http://schemas.openxmlformats.org/officeDocument/2006/relationships/hyperlink" Target="https://docs.github.com/en/copilot/how-tos/use-copilot-agents/coding-agent/customize-the-agent-firewall" TargetMode="External"/><Relationship Id="rId525" Type="http://schemas.openxmlformats.org/officeDocument/2006/relationships/hyperlink" Target="https://docs.github.com/en/copilot/reference/copilot-allowlist-reference" TargetMode="External"/><Relationship Id="rId424" Type="http://schemas.openxmlformats.org/officeDocument/2006/relationships/hyperlink" Target="https://docs.github.com/en/enterprise/2.13/user/articles/creating-releases" TargetMode="External"/><Relationship Id="rId600" Type="http://schemas.openxmlformats.org/officeDocument/2006/relationships/hyperlink" Target="https://docs.google.com/document/d/1ckgRCcr7FFPyymyMA6Y_-cB_vftOyrrxT28c6gRg0PI/edit" TargetMode="External"/><Relationship Id="rId686" Type="http://schemas.openxmlformats.org/officeDocument/2006/relationships/hyperlink" Target="https://doi.org/10.1038/467775a" TargetMode="External"/><Relationship Id="rId690" Type="http://schemas.openxmlformats.org/officeDocument/2006/relationships/hyperlink" Target="https://doi.org/10.1038/526182a" TargetMode="External"/><Relationship Id="rId702" Type="http://schemas.openxmlformats.org/officeDocument/2006/relationships/hyperlink" Target="https://doi.org/10.1038/d41586-019-00067-3" TargetMode="External"/><Relationship Id="rId652" Type="http://schemas.openxmlformats.org/officeDocument/2006/relationships/hyperlink" Target="https://doi.org/10.1038/d41586-019-01431-z" TargetMode="External"/><Relationship Id="rId698" Type="http://schemas.openxmlformats.org/officeDocument/2006/relationships/hyperlink" Target="https://doi.org/10.1038/d41586-019-02918-5" TargetMode="External"/><Relationship Id="rId709" Type="http://schemas.openxmlformats.org/officeDocument/2006/relationships/hyperlink" Target="https://doi.org/10.1038/d41586-021-03603-2" TargetMode="External"/><Relationship Id="rId663" Type="http://schemas.openxmlformats.org/officeDocument/2006/relationships/hyperlink" Target="https://doi.org/10.1038/s41467-020-19160-7" TargetMode="External"/><Relationship Id="rId688" Type="http://schemas.openxmlformats.org/officeDocument/2006/relationships/hyperlink" Target="https://doi.org/10.1038/s41562-016-0021" TargetMode="External"/><Relationship Id="rId696" Type="http://schemas.openxmlformats.org/officeDocument/2006/relationships/hyperlink" Target="https://doi.org/10.1371/journal.pcbi.1003833" TargetMode="External"/><Relationship Id="rId648"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136" Type="http://schemas.openxmlformats.org/officeDocument/2006/relationships/hyperlink" Target="https://ellipsis.r-lib.org/" TargetMode="External"/><Relationship Id="rId646" Type="http://schemas.openxmlformats.org/officeDocument/2006/relationships/hyperlink" Target="https://en.wikipedia.org/wiki/2001:_A_Space_Odyssey_(film)" TargetMode="External"/><Relationship Id="rId467" Type="http://schemas.openxmlformats.org/officeDocument/2006/relationships/hyperlink" Target="https://en.wikipedia.org/wiki/AI-assisted_software_development" TargetMode="External"/><Relationship Id="rId474" Type="http://schemas.openxmlformats.org/officeDocument/2006/relationships/hyperlink" Target="https://en.wikipedia.org/wiki/AI_agent" TargetMode="External"/><Relationship Id="rId519" Type="http://schemas.openxmlformats.org/officeDocument/2006/relationships/hyperlink" Target="https://en.wikipedia.org/wiki/Agent_(The_Matrix)" TargetMode="External"/><Relationship Id="rId654" Type="http://schemas.openxmlformats.org/officeDocument/2006/relationships/hyperlink" Target="https://en.wikipedia.org/wiki/Battlestar_Galactica_(2004_TV_series)" TargetMode="External"/><Relationship Id="rId657" Type="http://schemas.openxmlformats.org/officeDocument/2006/relationships/hyperlink" Target="https://en.wikipedia.org/wiki/Blade_Runner" TargetMode="External"/><Relationship Id="rId661"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628" Type="http://schemas.openxmlformats.org/officeDocument/2006/relationships/hyperlink" Target="https://en.wikipedia.org/wiki/Masterpiece#History" TargetMode="External"/><Relationship Id="rId678" Type="http://schemas.openxmlformats.org/officeDocument/2006/relationships/hyperlink" Target="https://en.wikipedia.org/wiki/Organizations_of_the_Dune_universe#Thinking_machines" TargetMode="External"/><Relationship Id="rId704" Type="http://schemas.openxmlformats.org/officeDocument/2006/relationships/hyperlink" Target="https://en.wikipedia.org/wiki/Terminator_3:_Rise_of_the_Machines" TargetMode="External"/><Relationship Id="rId706"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11" Type="http://schemas.openxmlformats.org/officeDocument/2006/relationships/hyperlink" Target="https://en.wikipedia.org/wiki/WarGames" TargetMode="External"/><Relationship Id="rId672"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42" TargetMode="External"/><Relationship Id="rId49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30" Type="http://schemas.openxmlformats.org/officeDocument/2006/relationships/hyperlink" Target="https://github.com/coatless-tutorials/quarto-book-template"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73" Type="http://schemas.openxmlformats.org/officeDocument/2006/relationships/hyperlink" Target="https://github.com/features/copilot/agents" TargetMode="External"/><Relationship Id="rId547" Type="http://schemas.openxmlformats.org/officeDocument/2006/relationships/hyperlink" Target="https://github.com/features/copilot/plans" TargetMode="External"/><Relationship Id="rId379"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31" Type="http://schemas.openxmlformats.org/officeDocument/2006/relationships/hyperlink" Target="https://github.com/nmfs-opensci/quarto-thesis" TargetMode="External"/><Relationship Id="rId501" Type="http://schemas.openxmlformats.org/officeDocument/2006/relationships/hyperlink" Target="https://github.com/orgs/community/discussions/162826" TargetMode="External"/><Relationship Id="rId502" Type="http://schemas.openxmlformats.org/officeDocument/2006/relationships/hyperlink" Target="https://github.com/orgs/community/discussions/183966" TargetMode="External"/><Relationship Id="rId551"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52" Type="http://schemas.openxmlformats.org/officeDocument/2006/relationships/hyperlink" Target="https://github.com/quarto-dev/quarto-cli/issues/10587" TargetMode="External"/><Relationship Id="rId550"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85" Type="http://schemas.openxmlformats.org/officeDocument/2006/relationships/hyperlink" Target="https://github.com/skills/introduction-to-github" TargetMode="External"/><Relationship Id="rId431" Type="http://schemas.openxmlformats.org/officeDocument/2006/relationships/hyperlink" Target="https://github.com/ucdavisdatalab" TargetMode="External"/><Relationship Id="rId573"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39" Type="http://schemas.openxmlformats.org/officeDocument/2006/relationships/hyperlink" Target="https://github.com/ucdavisdatalab/workshop_how-to-data-documentation" TargetMode="External"/><Relationship Id="rId588" Type="http://schemas.openxmlformats.org/officeDocument/2006/relationships/hyperlink" Target="https://github.com/ucdavisdatalab/workshop_nlp_with_python" TargetMode="External"/><Relationship Id="rId587" Type="http://schemas.openxmlformats.org/officeDocument/2006/relationships/hyperlink" Target="https://github.com/ucdavisdatalab/workshop_python_basics" TargetMode="External"/><Relationship Id="rId572"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23" Type="http://schemas.openxmlformats.org/officeDocument/2006/relationships/hyperlink" Target="https://grants.nih.gov" TargetMode="External"/><Relationship Id="rId622" Type="http://schemas.openxmlformats.org/officeDocument/2006/relationships/hyperlink" Target="https://grantwriting.stanford.edu/funding-train/" TargetMode="External"/><Relationship Id="rId603" Type="http://schemas.openxmlformats.org/officeDocument/2006/relationships/hyperlink" Target="https://grantwriting.stanford.edu/funding-train/#ep" TargetMode="External"/><Relationship Id="rId659" Type="http://schemas.openxmlformats.org/officeDocument/2006/relationships/hyperlink" Target="https://happygitwithr.com/" TargetMode="External"/><Relationship Id="rId376" Type="http://schemas.openxmlformats.org/officeDocument/2006/relationships/hyperlink" Target="https://happygitwithr.com/repeated-amend.html" TargetMode="External"/><Relationship Id="rId369" Type="http://schemas.openxmlformats.org/officeDocument/2006/relationships/hyperlink" Target="https://help.github.com/en/github/collaborating-with-issues-and-pull-requests/creating-a-pull-request#creating-the-pull-request" TargetMode="External"/><Relationship Id="rId448" Type="http://schemas.openxmlformats.org/officeDocument/2006/relationships/hyperlink" Target="https://hpc.ucdavis.edu/" TargetMode="External"/><Relationship Id="rId610" Type="http://schemas.openxmlformats.org/officeDocument/2006/relationships/hyperlink" Target="https://jadebc.github.io/lab-manual/" TargetMode="External"/><Relationship Id="rId558" Type="http://schemas.openxmlformats.org/officeDocument/2006/relationships/hyperlink" Target="https://jadebc.github.io/lab-manual/checklists.html" TargetMode="External"/><Relationship Id="rId412"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06" Type="http://schemas.openxmlformats.org/officeDocument/2006/relationships/hyperlink" Target="https://jadebc.github.io/lab-manual/reproducible-environments.html" TargetMode="External"/><Relationship Id="rId568" Type="http://schemas.openxmlformats.org/officeDocument/2006/relationships/hyperlink" Target="https://jadebc.github.io/lab-manual/resources.html" TargetMode="External"/><Relationship Id="rId447" Type="http://schemas.openxmlformats.org/officeDocument/2006/relationships/hyperlink" Target="https://jadebc.github.io/lab-manual/slurm.html" TargetMode="External"/><Relationship Id="rId383"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62" Type="http://schemas.openxmlformats.org/officeDocument/2006/relationships/hyperlink" Target="https://journals.lww.com/epidem/Fulltext/2001/05000/The_Value_of_P.2.aspx" TargetMode="External"/><Relationship Id="rId620" Type="http://schemas.openxmlformats.org/officeDocument/2006/relationships/hyperlink" Target="https://journals.plos.org/ploscompbiol/article?id=10.1371/journal.pcbi.1003833" TargetMode="External"/><Relationship Id="rId667" Type="http://schemas.openxmlformats.org/officeDocument/2006/relationships/hyperlink" Target="https://journals.plos.org/plosone/s/authorship" TargetMode="External"/><Relationship Id="rId593" Type="http://schemas.openxmlformats.org/officeDocument/2006/relationships/hyperlink" Target="https://link.springer.com/book/10.1007/978-3-030-98175-4" TargetMode="External"/><Relationship Id="rId607"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15" Type="http://schemas.openxmlformats.org/officeDocument/2006/relationships/hyperlink" Target="https://mastering-shiny.org/" TargetMode="External"/><Relationship Id="rId619" Type="http://schemas.openxmlformats.org/officeDocument/2006/relationships/hyperlink" Target="https://medialab.github.io/iwanthue/" TargetMode="External"/><Relationship Id="rId565" Type="http://schemas.openxmlformats.org/officeDocument/2006/relationships/hyperlink" Target="https://medialab.github.io/iwanthue/?utm_source=Nature+Briefing&amp;utm_campaign=2c68711076-briefing-dy-20211006&amp;utm_medium=email&amp;utm_term=0_c9dfd39373-2c68711076-44335685" TargetMode="External"/><Relationship Id="rId401" Type="http://schemas.openxmlformats.org/officeDocument/2006/relationships/hyperlink" Target="https://medium.com/@jeongwhanchoi/install-tmux-on-osx-and-basics-commands-for-beginners-be22520fd95e" TargetMode="External"/><Relationship Id="rId598" Type="http://schemas.openxmlformats.org/officeDocument/2006/relationships/hyperlink" Target="https://mitcommlab.mit.edu/be/2023/09/27/toward-an-evenbetterposter-improving-the-betterposter-template/" TargetMode="External"/><Relationship Id="rId612" Type="http://schemas.openxmlformats.org/officeDocument/2006/relationships/hyperlink" Target="https://myidp.sciencecareers.org/" TargetMode="External"/><Relationship Id="rId683" Type="http://schemas.openxmlformats.org/officeDocument/2006/relationships/hyperlink" Target="https://openreview.net/forum?id=BZ5a1r-kVsf" TargetMode="External"/><Relationship Id="rId692"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680" Type="http://schemas.openxmlformats.org/officeDocument/2006/relationships/hyperlink" Target="https://plos.org/resource/how-to-store-and-manage-your-data/" TargetMode="External"/><Relationship Id="rId438"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2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22"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4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78" Type="http://schemas.openxmlformats.org/officeDocument/2006/relationships/hyperlink" Target="https://s3.amazonaws.com/assets.datacamp.com/blog_assets/datatable_Cheat_Sheet_R.pdf" TargetMode="External"/><Relationship Id="rId65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94" Type="http://schemas.openxmlformats.org/officeDocument/2006/relationships/hyperlink" Target="https://sethrobertson.github.io/GitFixUm/fixup.html" TargetMode="External"/><Relationship Id="rId700"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67"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0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0" Type="http://schemas.openxmlformats.org/officeDocument/2006/relationships/hyperlink" Target="https://tidyverse.org/blog/2017/12/workflow-vs-script/" TargetMode="External"/><Relationship Id="rId569" Type="http://schemas.openxmlformats.org/officeDocument/2006/relationships/hyperlink" Target="https://ucb-epi-r.github.io" TargetMode="External"/><Relationship Id="rId727" Type="http://schemas.openxmlformats.org/officeDocument/2006/relationships/hyperlink" Target="https://ucd-serg.github.io/lab-manual/appendix-copilot-instructions.html" TargetMode="External"/><Relationship Id="rId729" Type="http://schemas.openxmlformats.org/officeDocument/2006/relationships/hyperlink" Target="https://ucd-serg.github.io/lab-manual/appendix-copilot-setup-steps.html" TargetMode="External"/><Relationship Id="rId414" Type="http://schemas.openxmlformats.org/officeDocument/2006/relationships/hyperlink" Target="https://ucd-serg.github.io/lab-manual/coding-practices.html#file-headers" TargetMode="External"/><Relationship Id="rId417" Type="http://schemas.openxmlformats.org/officeDocument/2006/relationships/hyperlink" Target="https://ucd-serg.github.io/lab-manual/coding-practices.html#function-documentation" TargetMode="External"/><Relationship Id="rId560" Type="http://schemas.openxmlformats.org/officeDocument/2006/relationships/hyperlink" Target="https://ucd-serg.github.io/lab-manual/coding-style.html" TargetMode="External"/><Relationship Id="rId420" Type="http://schemas.openxmlformats.org/officeDocument/2006/relationships/hyperlink" Target="https://ucd-serg.github.io/lab-manual/unix.html#example-code-for-runfilesavelogs" TargetMode="External"/><Relationship Id="rId574" Type="http://schemas.openxmlformats.org/officeDocument/2006/relationships/hyperlink" Target="https://ucdavisdatalab.github.io/install_guides/" TargetMode="External"/><Relationship Id="rId571"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90" Type="http://schemas.openxmlformats.org/officeDocument/2006/relationships/hyperlink" Target="https://ucjug.github.io/workshop_julia_basics/" TargetMode="External"/><Relationship Id="rId42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39"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62" Type="http://schemas.openxmlformats.org/officeDocument/2006/relationships/hyperlink" Target="https://www.chriswrites.com/how-to-change-file-permissions-using-the-terminal/" TargetMode="External"/><Relationship Id="rId641" Type="http://schemas.openxmlformats.org/officeDocument/2006/relationships/hyperlink" Target="https://www.equator-network.org/" TargetMode="External"/><Relationship Id="rId606" Type="http://schemas.openxmlformats.org/officeDocument/2006/relationships/hyperlink" Target="https://www.globalcodeofconduct.org/" TargetMode="External"/><Relationship Id="rId397" Type="http://schemas.openxmlformats.org/officeDocument/2006/relationships/hyperlink" Target="https://www.howtogeek.com/118594/how-to-edit-your-system-path-for-easy-command-line-access/" TargetMode="External"/><Relationship Id="rId638" Type="http://schemas.openxmlformats.org/officeDocument/2006/relationships/hyperlink" Target="https://www.medrxiv.org/" TargetMode="External"/><Relationship Id="rId615" Type="http://schemas.openxmlformats.org/officeDocument/2006/relationships/hyperlink" Target="https://www.nature.com/articles/d41586-021-03603-2" TargetMode="External"/><Relationship Id="rId604" Type="http://schemas.openxmlformats.org/officeDocument/2006/relationships/hyperlink" Target="https://www.niaid.nih.gov/grants-contracts/write-grant-application"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576" Type="http://schemas.openxmlformats.org/officeDocument/2006/relationships/hyperlink" Target="https://www.rstudio.com/wp-content/uploads/2015/02/data-wrangling-cheatsheet.pdf" TargetMode="External"/><Relationship Id="rId579" Type="http://schemas.openxmlformats.org/officeDocument/2006/relationships/hyperlink" Target="https://www.rstudio.com/wp-content/uploads/2015/02/rmarkdown-cheatsheet.pdf" TargetMode="External"/><Relationship Id="rId577" Type="http://schemas.openxmlformats.org/officeDocument/2006/relationships/hyperlink" Target="https://www.rstudio.com/wp-content/uploads/2015/03/ggplot2-cheatsheet.pdf" TargetMode="External"/><Relationship Id="rId596"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13" Type="http://schemas.openxmlformats.org/officeDocument/2006/relationships/hyperlink" Target="https://www.training.nih.gov/career-services/" TargetMode="External"/><Relationship Id="rId616" Type="http://schemas.openxmlformats.org/officeDocument/2006/relationships/hyperlink" Target="https://www.youtube.com/watch?v=1RwJbhkCA58" TargetMode="External"/><Relationship Id="rId597" Type="http://schemas.openxmlformats.org/officeDocument/2006/relationships/hyperlink" Target="https://www.youtube.com/watch?v=1RwJbhkCA58&amp;t=1171s" TargetMode="External"/><Relationship Id="rId67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59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2026-01-19T23:26:43Z</dcterms:created>
  <dcterms:modified xsi:type="dcterms:W3CDTF">2026-01-19T23:26:43Z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