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7"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4" w:name="sec-hidden-curriculum"/>
    <w:p>
      <w:pPr>
        <w:pStyle w:val="Heading2"/>
      </w:pPr>
      <w:ins w:id="2840" w:author="PR Preview" w:date="2024-01-01T00:00:00Z">
        <w:r>
          <w:t xml:space="preserve">22.3 Navigating the Hidden Curriculum</w:t>
        </w:r>
      </w:ins>
    </w:p>
    <w:p>
      <w:pPr>
        <w:pStyle w:val="FirstParagraph"/>
      </w:pPr>
      <w:ins w:id="2841" w:author="PR Preview" w:date="2024-01-01T00:00:00Z">
        <w:r>
          <w:t xml:space="preserve">The</w:t>
        </w:r>
      </w:ins>
      <w:ins w:id="2841" w:author="PR Preview" w:date="2024-01-01T00:00:00Z">
        <w:r>
          <w:t xml:space="preserve"> </w:t>
        </w:r>
      </w:ins>
      <w:ins w:id="2841" w:author="PR Preview" w:date="2024-01-01T00:00:00Z">
        <w:r>
          <w:t xml:space="preserve">“hidden curriculum”</w:t>
        </w:r>
      </w:ins>
      <w:ins w:id="2841" w:author="PR Preview" w:date="2024-01-01T00:00:00Z">
        <w:r>
          <w:t xml:space="preserve"> </w:t>
        </w:r>
      </w:ins>
      <w:ins w:id="2841" w:author="PR Preview" w:date="2024-01-01T00:00:00Z">
        <w:r>
          <w:t xml:space="preserve">refers to the unspoken norms,</w:t>
        </w:r>
      </w:ins>
      <w:ins w:id="2841" w:author="PR Preview" w:date="2024-01-01T00:00:00Z">
        <w:r>
          <w:t xml:space="preserve"> </w:t>
        </w:r>
      </w:ins>
      <w:ins w:id="2841" w:author="PR Preview" w:date="2024-01-01T00:00:00Z">
        <w:r>
          <w:t xml:space="preserve">unwritten expectations,</w:t>
        </w:r>
      </w:ins>
      <w:ins w:id="2841" w:author="PR Preview" w:date="2024-01-01T00:00:00Z">
        <w:r>
          <w:t xml:space="preserve"> </w:t>
        </w:r>
      </w:ins>
      <w:ins w:id="2841" w:author="PR Preview" w:date="2024-01-01T00:00:00Z">
        <w:r>
          <w:t xml:space="preserve">and cultural practices in graduate school and academic research</w:t>
        </w:r>
      </w:ins>
      <w:ins w:id="2841" w:author="PR Preview" w:date="2024-01-01T00:00:00Z">
        <w:r>
          <w:t xml:space="preserve"> </w:t>
        </w:r>
      </w:ins>
      <w:ins w:id="2841" w:author="PR Preview" w:date="2024-01-01T00:00:00Z">
        <w:r>
          <w:t xml:space="preserve">that are rarely taught in formal coursework</w:t>
        </w:r>
      </w:ins>
      <w:ins w:id="2841" w:author="PR Preview" w:date="2024-01-01T00:00:00Z">
        <w:r>
          <w:t xml:space="preserve"> </w:t>
        </w:r>
      </w:ins>
      <w:ins w:id="2841" w:author="PR Preview" w:date="2024-01-01T00:00:00Z">
        <w:r>
          <w:t xml:space="preserve">but are critical for long-term success and well-being.</w:t>
        </w:r>
      </w:ins>
      <w:ins w:id="2841" w:author="PR Preview" w:date="2024-01-01T00:00:00Z">
        <w:r>
          <w:t xml:space="preserve"> </w:t>
        </w:r>
      </w:ins>
      <w:ins w:id="2841" w:author="PR Preview" w:date="2024-01-01T00:00:00Z">
        <w:r>
          <w:t xml:space="preserve">Demystifying these implicit rules ensures equitable access</w:t>
        </w:r>
      </w:ins>
      <w:ins w:id="2841" w:author="PR Preview" w:date="2024-01-01T00:00:00Z">
        <w:r>
          <w:t xml:space="preserve"> </w:t>
        </w:r>
      </w:ins>
      <w:ins w:id="2841" w:author="PR Preview" w:date="2024-01-01T00:00:00Z">
        <w:r>
          <w:t xml:space="preserve">to academic opportunities for scholars from all backgrounds.</w:t>
        </w:r>
      </w:ins>
    </w:p>
    <w:bookmarkStart w:id="980" w:name="sec-managing-up"/>
    <w:p>
      <w:pPr>
        <w:pStyle w:val="Heading3"/>
      </w:pPr>
      <w:ins w:id="2842" w:author="PR Preview" w:date="2024-01-01T00:00:00Z">
        <w:r>
          <w:t xml:space="preserve">22.3.1 Managing Up and Mentoring Relationships</w:t>
        </w:r>
      </w:ins>
    </w:p>
    <w:p>
      <w:pPr>
        <w:pStyle w:val="FirstParagraph"/>
      </w:pPr>
      <w:ins w:id="2843" w:author="PR Preview" w:date="2024-01-01T00:00:00Z">
        <w:r>
          <w:t xml:space="preserve">Mentorship is a collaborative partnership.</w:t>
        </w:r>
      </w:ins>
      <w:ins w:id="2843" w:author="PR Preview" w:date="2024-01-01T00:00:00Z">
        <w:r>
          <w:t xml:space="preserve"> </w:t>
        </w:r>
      </w:ins>
      <w:ins w:id="2843" w:author="PR Preview" w:date="2024-01-01T00:00:00Z">
        <w:r>
          <w:t xml:space="preserve">Taking active ownership of your mentoring relationships helps ensure you receive</w:t>
        </w:r>
      </w:ins>
      <w:ins w:id="2843" w:author="PR Preview" w:date="2024-01-01T00:00:00Z">
        <w:r>
          <w:t xml:space="preserve"> </w:t>
        </w:r>
      </w:ins>
      <w:ins w:id="2843" w:author="PR Preview" w:date="2024-01-01T00:00:00Z">
        <w:r>
          <w:t xml:space="preserve">the guidance and feedback you need:</w:t>
        </w:r>
      </w:ins>
    </w:p>
    <w:p>
      <w:pPr>
        <w:pStyle w:val="Compact"/>
        <w:numPr>
          <w:ilvl w:val="0"/>
          <w:numId w:val="1278"/>
        </w:numPr>
      </w:pPr>
      <w:ins w:id="2844" w:author="PR Preview" w:date="2024-01-01T00:00:00Z">
        <w:r>
          <w:rPr>
            <w:b/>
            <w:bCs/>
          </w:rPr>
          <w:t xml:space="preserve">Set clear meeting agendas</w:t>
        </w:r>
      </w:ins>
      <w:ins w:id="2844" w:author="PR Preview" w:date="2024-01-01T00:00:00Z">
        <w:r>
          <w:t xml:space="preserve">: Send a brief bulleted agenda</w:t>
        </w:r>
      </w:ins>
      <w:ins w:id="2844" w:author="PR Preview" w:date="2024-01-01T00:00:00Z">
        <w:r>
          <w:t xml:space="preserve"> </w:t>
        </w:r>
      </w:ins>
      <w:ins w:id="2844" w:author="PR Preview" w:date="2024-01-01T00:00:00Z">
        <w:r>
          <w:t xml:space="preserve">and updated materials at least 24 hours before 1-on-1 meetings.</w:t>
        </w:r>
      </w:ins>
    </w:p>
    <w:p>
      <w:pPr>
        <w:pStyle w:val="Compact"/>
        <w:numPr>
          <w:ilvl w:val="0"/>
          <w:numId w:val="1278"/>
        </w:numPr>
      </w:pPr>
      <w:ins w:id="2845" w:author="PR Preview" w:date="2024-01-01T00:00:00Z">
        <w:r>
          <w:rPr>
            <w:b/>
            <w:bCs/>
          </w:rPr>
          <w:t xml:space="preserve">Clarify priorities and timelines</w:t>
        </w:r>
      </w:ins>
      <w:ins w:id="2845" w:author="PR Preview" w:date="2024-01-01T00:00:00Z">
        <w:r>
          <w:t xml:space="preserve">: Agree on concrete milestones,</w:t>
        </w:r>
      </w:ins>
      <w:ins w:id="2845" w:author="PR Preview" w:date="2024-01-01T00:00:00Z">
        <w:r>
          <w:t xml:space="preserve"> </w:t>
        </w:r>
      </w:ins>
      <w:ins w:id="2845" w:author="PR Preview" w:date="2024-01-01T00:00:00Z">
        <w:r>
          <w:t xml:space="preserve">deadlines, and expectations for feedback turnarounds.</w:t>
        </w:r>
      </w:ins>
    </w:p>
    <w:p>
      <w:pPr>
        <w:pStyle w:val="Compact"/>
        <w:numPr>
          <w:ilvl w:val="0"/>
          <w:numId w:val="1278"/>
        </w:numPr>
      </w:pPr>
      <w:ins w:id="2846" w:author="PR Preview" w:date="2024-01-01T00:00:00Z">
        <w:r>
          <w:rPr>
            <w:b/>
            <w:bCs/>
          </w:rPr>
          <w:t xml:space="preserve">Build a mentoring team</w:t>
        </w:r>
      </w:ins>
      <w:ins w:id="2846" w:author="PR Preview" w:date="2024-01-01T00:00:00Z">
        <w:r>
          <w:t xml:space="preserve">: Seek guidance from multiple mentors,</w:t>
        </w:r>
      </w:ins>
      <w:ins w:id="2846" w:author="PR Preview" w:date="2024-01-01T00:00:00Z">
        <w:r>
          <w:t xml:space="preserve"> </w:t>
        </w:r>
      </w:ins>
      <w:ins w:id="2846" w:author="PR Preview" w:date="2024-01-01T00:00:00Z">
        <w:r>
          <w:t xml:space="preserve">including thesis committee members, peer mentors, senior graduate students,</w:t>
        </w:r>
      </w:ins>
      <w:ins w:id="2846" w:author="PR Preview" w:date="2024-01-01T00:00:00Z">
        <w:r>
          <w:t xml:space="preserve"> </w:t>
        </w:r>
      </w:ins>
      <w:ins w:id="2846" w:author="PR Preview" w:date="2024-01-01T00:00:00Z">
        <w:r>
          <w:t xml:space="preserve">and external collaborators.</w:t>
        </w:r>
      </w:ins>
      <w:ins w:id="2846" w:author="PR Preview" w:date="2024-01-01T00:00:00Z">
        <w:r>
          <w:t xml:space="preserve"> </w:t>
        </w:r>
      </w:ins>
      <w:ins w:id="2846" w:author="PR Preview" w:date="2024-01-01T00:00:00Z">
        <w:r>
          <w:t xml:space="preserve">No single mentor can meet all training, professional, and personal needs.</w:t>
        </w:r>
      </w:ins>
    </w:p>
    <w:bookmarkEnd w:id="980"/>
    <w:bookmarkStart w:id="981" w:name="sec-imposter-feelings"/>
    <w:p>
      <w:pPr>
        <w:pStyle w:val="Heading3"/>
      </w:pPr>
      <w:ins w:id="2847" w:author="PR Preview" w:date="2024-01-01T00:00:00Z">
        <w:r>
          <w:t xml:space="preserve">22.3.2 Normalizing Setbacks and Imposter Feelings</w:t>
        </w:r>
      </w:ins>
    </w:p>
    <w:p>
      <w:pPr>
        <w:pStyle w:val="FirstParagraph"/>
      </w:pPr>
      <w:ins w:id="2848" w:author="PR Preview" w:date="2024-01-01T00:00:00Z">
        <w:r>
          <w:t xml:space="preserve">Graduate training involves tackling open-ended scientific problems</w:t>
        </w:r>
      </w:ins>
      <w:ins w:id="2848" w:author="PR Preview" w:date="2024-01-01T00:00:00Z">
        <w:r>
          <w:t xml:space="preserve"> </w:t>
        </w:r>
      </w:ins>
      <w:ins w:id="2848" w:author="PR Preview" w:date="2024-01-01T00:00:00Z">
        <w:r>
          <w:t xml:space="preserve">where methods fail, experiments yield inconclusive results,</w:t>
        </w:r>
      </w:ins>
      <w:ins w:id="2848" w:author="PR Preview" w:date="2024-01-01T00:00:00Z">
        <w:r>
          <w:t xml:space="preserve"> </w:t>
        </w:r>
      </w:ins>
      <w:ins w:id="2848" w:author="PR Preview" w:date="2024-01-01T00:00:00Z">
        <w:r>
          <w:t xml:space="preserve">and manuscripts face rejection:</w:t>
        </w:r>
      </w:ins>
    </w:p>
    <w:p>
      <w:pPr>
        <w:pStyle w:val="Compact"/>
        <w:numPr>
          <w:ilvl w:val="0"/>
          <w:numId w:val="1279"/>
        </w:numPr>
      </w:pPr>
      <w:ins w:id="2849" w:author="PR Preview" w:date="2024-01-01T00:00:00Z">
        <w:r>
          <w:rPr>
            <w:b/>
            <w:bCs/>
          </w:rPr>
          <w:t xml:space="preserve">Imposter feelings are common</w:t>
        </w:r>
      </w:ins>
      <w:ins w:id="2849" w:author="PR Preview" w:date="2024-01-01T00:00:00Z">
        <w:r>
          <w:t xml:space="preserve">: Experiencing self-doubt or feeling underqualified</w:t>
        </w:r>
      </w:ins>
      <w:ins w:id="2849" w:author="PR Preview" w:date="2024-01-01T00:00:00Z">
        <w:r>
          <w:t xml:space="preserve"> </w:t>
        </w:r>
      </w:ins>
      <w:ins w:id="2849" w:author="PR Preview" w:date="2024-01-01T00:00:00Z">
        <w:r>
          <w:t xml:space="preserve">is a widely shared experience in high-rigor research environments,</w:t>
        </w:r>
      </w:ins>
      <w:ins w:id="2849" w:author="PR Preview" w:date="2024-01-01T00:00:00Z">
        <w:r>
          <w:t xml:space="preserve"> </w:t>
        </w:r>
      </w:ins>
      <w:ins w:id="2849" w:author="PR Preview" w:date="2024-01-01T00:00:00Z">
        <w:r>
          <w:t xml:space="preserve">especially during early transitions.</w:t>
        </w:r>
      </w:ins>
      <w:ins w:id="2849" w:author="PR Preview" w:date="2024-01-01T00:00:00Z">
        <w:r>
          <w:t xml:space="preserve"> </w:t>
        </w:r>
      </w:ins>
      <w:ins w:id="2849" w:author="PR Preview" w:date="2024-01-01T00:00:00Z">
        <w:r>
          <w:t xml:space="preserve">It reflects the challenging nature of scientific discovery,</w:t>
        </w:r>
      </w:ins>
      <w:ins w:id="2849" w:author="PR Preview" w:date="2024-01-01T00:00:00Z">
        <w:r>
          <w:t xml:space="preserve"> </w:t>
        </w:r>
      </w:ins>
      <w:ins w:id="2849" w:author="PR Preview" w:date="2024-01-01T00:00:00Z">
        <w:r>
          <w:t xml:space="preserve">not personal inadequacy.</w:t>
        </w:r>
      </w:ins>
    </w:p>
    <w:p>
      <w:pPr>
        <w:pStyle w:val="Compact"/>
        <w:numPr>
          <w:ilvl w:val="0"/>
          <w:numId w:val="1279"/>
        </w:numPr>
      </w:pPr>
      <w:ins w:id="2850" w:author="PR Preview" w:date="2024-01-01T00:00:00Z">
        <w:r>
          <w:rPr>
            <w:b/>
            <w:bCs/>
          </w:rPr>
          <w:t xml:space="preserve">Analytical iterations are normal</w:t>
        </w:r>
      </w:ins>
      <w:ins w:id="2850" w:author="PR Preview" w:date="2024-01-01T00:00:00Z">
        <w:r>
          <w:t xml:space="preserve">: Bugs, refactored data pipelines,</w:t>
        </w:r>
      </w:ins>
      <w:ins w:id="2850" w:author="PR Preview" w:date="2024-01-01T00:00:00Z">
        <w:r>
          <w:t xml:space="preserve"> </w:t>
        </w:r>
      </w:ins>
      <w:ins w:id="2850" w:author="PR Preview" w:date="2024-01-01T00:00:00Z">
        <w:r>
          <w:t xml:space="preserve">and revisions are standard components of the scientific process.</w:t>
        </w:r>
      </w:ins>
    </w:p>
    <w:p>
      <w:pPr>
        <w:pStyle w:val="Compact"/>
        <w:numPr>
          <w:ilvl w:val="0"/>
          <w:numId w:val="1279"/>
        </w:numPr>
      </w:pPr>
      <w:ins w:id="2851" w:author="PR Preview" w:date="2024-01-01T00:00:00Z">
        <w:r>
          <w:rPr>
            <w:b/>
            <w:bCs/>
          </w:rPr>
          <w:t xml:space="preserve">Establish healthy boundaries</w:t>
        </w:r>
      </w:ins>
      <w:ins w:id="2851" w:author="PR Preview" w:date="2024-01-01T00:00:00Z">
        <w:r>
          <w:t xml:space="preserve">: Sustainable productivity requires rest,</w:t>
        </w:r>
      </w:ins>
      <w:ins w:id="2851" w:author="PR Preview" w:date="2024-01-01T00:00:00Z">
        <w:r>
          <w:t xml:space="preserve"> </w:t>
        </w:r>
      </w:ins>
      <w:ins w:id="2851" w:author="PR Preview" w:date="2024-01-01T00:00:00Z">
        <w:r>
          <w:t xml:space="preserve">structured time off, and hobbies outside academia.</w:t>
        </w:r>
      </w:ins>
      <w:ins w:id="2851" w:author="PR Preview" w:date="2024-01-01T00:00:00Z">
        <w:r>
          <w:t xml:space="preserve"> </w:t>
        </w:r>
      </w:ins>
      <w:ins w:id="2851" w:author="PR Preview" w:date="2024-01-01T00:00:00Z">
        <w:r>
          <w:t xml:space="preserve">Seek out campus health and counseling resources when facing persistent stress.</w:t>
        </w:r>
      </w:ins>
    </w:p>
    <w:bookmarkEnd w:id="981"/>
    <w:bookmarkStart w:id="982" w:name="sec-demystifying-publishing"/>
    <w:p>
      <w:pPr>
        <w:pStyle w:val="Heading3"/>
      </w:pPr>
      <w:ins w:id="2852" w:author="PR Preview" w:date="2024-01-01T00:00:00Z">
        <w:r>
          <w:t xml:space="preserve">22.3.3 Demystifying Publishing and Peer Review</w:t>
        </w:r>
      </w:ins>
    </w:p>
    <w:p>
      <w:pPr>
        <w:pStyle w:val="FirstParagraph"/>
      </w:pPr>
      <w:ins w:id="2853" w:author="PR Preview" w:date="2024-01-01T00:00:00Z">
        <w:r>
          <w:t xml:space="preserve">Navigating scientific publication requires understanding the review lifecycle:</w:t>
        </w:r>
      </w:ins>
    </w:p>
    <w:p>
      <w:pPr>
        <w:pStyle w:val="Compact"/>
        <w:numPr>
          <w:ilvl w:val="0"/>
          <w:numId w:val="1280"/>
        </w:numPr>
      </w:pPr>
      <w:ins w:id="2854" w:author="PR Preview" w:date="2024-01-01T00:00:00Z">
        <w:r>
          <w:rPr>
            <w:b/>
            <w:bCs/>
          </w:rPr>
          <w:t xml:space="preserve">Rejection is a normal part of publishing</w:t>
        </w:r>
      </w:ins>
      <w:ins w:id="2854" w:author="PR Preview" w:date="2024-01-01T00:00:00Z">
        <w:r>
          <w:t xml:space="preserve">: In academic publishing,</w:t>
        </w:r>
      </w:ins>
      <w:ins w:id="2854" w:author="PR Preview" w:date="2024-01-01T00:00:00Z">
        <w:r>
          <w:t xml:space="preserve"> </w:t>
        </w:r>
      </w:ins>
      <w:ins w:id="2854" w:author="PR Preview" w:date="2024-01-01T00:00:00Z">
        <w:r>
          <w:t xml:space="preserve">manuscripts frequently undergo multiple rounds of submission;</w:t>
        </w:r>
      </w:ins>
      <w:ins w:id="2854" w:author="PR Preview" w:date="2024-01-01T00:00:00Z">
        <w:r>
          <w:t xml:space="preserve"> </w:t>
        </w:r>
      </w:ins>
      <w:ins w:id="2854" w:author="PR Preview" w:date="2024-01-01T00:00:00Z">
        <w:r>
          <w:t xml:space="preserve">rejection provides an opportunity to refine arguments</w:t>
        </w:r>
      </w:ins>
      <w:ins w:id="2854" w:author="PR Preview" w:date="2024-01-01T00:00:00Z">
        <w:r>
          <w:t xml:space="preserve"> </w:t>
        </w:r>
      </w:ins>
      <w:ins w:id="2854" w:author="PR Preview" w:date="2024-01-01T00:00:00Z">
        <w:r>
          <w:t xml:space="preserve">and submit to a better-matched venue.</w:t>
        </w:r>
      </w:ins>
    </w:p>
    <w:p>
      <w:pPr>
        <w:pStyle w:val="Compact"/>
        <w:numPr>
          <w:ilvl w:val="0"/>
          <w:numId w:val="1280"/>
        </w:numPr>
      </w:pPr>
      <w:ins w:id="2855" w:author="PR Preview" w:date="2024-01-01T00:00:00Z">
        <w:r>
          <w:rPr>
            <w:b/>
            <w:bCs/>
          </w:rPr>
          <w:t xml:space="preserve">Approaching reviewer feedback</w:t>
        </w:r>
      </w:ins>
      <w:ins w:id="2855" w:author="PR Preview" w:date="2024-01-01T00:00:00Z">
        <w:r>
          <w:t xml:space="preserve">: Read peer reviews,</w:t>
        </w:r>
      </w:ins>
      <w:ins w:id="2855" w:author="PR Preview" w:date="2024-01-01T00:00:00Z">
        <w:r>
          <w:t xml:space="preserve"> </w:t>
        </w:r>
      </w:ins>
      <w:ins w:id="2855" w:author="PR Preview" w:date="2024-01-01T00:00:00Z">
        <w:r>
          <w:t xml:space="preserve">step back for a day to process feedback,</w:t>
        </w:r>
      </w:ins>
      <w:ins w:id="2855" w:author="PR Preview" w:date="2024-01-01T00:00:00Z">
        <w:r>
          <w:t xml:space="preserve"> </w:t>
        </w:r>
      </w:ins>
      <w:ins w:id="2855" w:author="PR Preview" w:date="2024-01-01T00:00:00Z">
        <w:r>
          <w:t xml:space="preserve">and draft systematic, point-by-point response letters</w:t>
        </w:r>
      </w:ins>
      <w:ins w:id="2855" w:author="PR Preview" w:date="2024-01-01T00:00:00Z">
        <w:r>
          <w:t xml:space="preserve"> </w:t>
        </w:r>
      </w:ins>
      <w:ins w:id="2855" w:author="PR Preview" w:date="2024-01-01T00:00:00Z">
        <w:r>
          <w:t xml:space="preserve">using the guidance in</w:t>
        </w:r>
      </w:ins>
      <w:ins w:id="2855" w:author="PR Preview" w:date="2024-01-01T00:00:00Z">
        <w:r>
          <w:t xml:space="preserve"> </w:t>
        </w:r>
      </w:ins>
      <w:hyperlink w:anchor="sec-responding-to-peer-review">
        <w:r>
          <w:rPr>
            <w:rStyle w:val="Hyperlink"/>
          </w:rPr>
          <w:t xml:space="preserve">Section 24.2</w:t>
        </w:r>
      </w:hyperlink>
      <w:ins w:id="2855" w:author="PR Preview" w:date="2024-01-01T00:00:00Z">
        <w:r>
          <w:t xml:space="preserve">.</w:t>
        </w:r>
      </w:ins>
    </w:p>
    <w:p>
      <w:pPr>
        <w:pStyle w:val="Compact"/>
        <w:numPr>
          <w:ilvl w:val="0"/>
          <w:numId w:val="1280"/>
        </w:numPr>
      </w:pPr>
      <w:ins w:id="2856" w:author="PR Preview" w:date="2024-01-01T00:00:00Z">
        <w:r>
          <w:rPr>
            <w:b/>
            <w:bCs/>
          </w:rPr>
          <w:t xml:space="preserve">Authorship conversations</w:t>
        </w:r>
      </w:ins>
      <w:ins w:id="2856" w:author="PR Preview" w:date="2024-01-01T00:00:00Z">
        <w:r>
          <w:t xml:space="preserve">: Initiate discussions regarding authorship order</w:t>
        </w:r>
      </w:ins>
      <w:ins w:id="2856" w:author="PR Preview" w:date="2024-01-01T00:00:00Z">
        <w:r>
          <w:t xml:space="preserve"> </w:t>
        </w:r>
      </w:ins>
      <w:ins w:id="2856" w:author="PR Preview" w:date="2024-01-01T00:00:00Z">
        <w:r>
          <w:t xml:space="preserve">and contribution roles early in every project and revisit them regularly.</w:t>
        </w:r>
      </w:ins>
    </w:p>
    <w:bookmarkEnd w:id="982"/>
    <w:bookmarkStart w:id="983" w:name="sec-strategic-networking"/>
    <w:p>
      <w:pPr>
        <w:pStyle w:val="Heading3"/>
      </w:pPr>
      <w:ins w:id="2857" w:author="PR Preview" w:date="2024-01-01T00:00:00Z">
        <w:r>
          <w:t xml:space="preserve">22.3.4 Strategic Networking and Visibility</w:t>
        </w:r>
      </w:ins>
    </w:p>
    <w:p>
      <w:pPr>
        <w:pStyle w:val="FirstParagraph"/>
      </w:pPr>
      <w:ins w:id="2858" w:author="PR Preview" w:date="2024-01-01T00:00:00Z">
        <w:r>
          <w:t xml:space="preserve">Building professional connections expands research opportunities and career horizons:</w:t>
        </w:r>
      </w:ins>
    </w:p>
    <w:p>
      <w:pPr>
        <w:pStyle w:val="Compact"/>
        <w:numPr>
          <w:ilvl w:val="0"/>
          <w:numId w:val="1281"/>
        </w:numPr>
      </w:pPr>
      <w:ins w:id="2859" w:author="PR Preview" w:date="2024-01-01T00:00:00Z">
        <w:r>
          <w:rPr>
            <w:b/>
            <w:bCs/>
          </w:rPr>
          <w:t xml:space="preserve">Conferences as networking venues</w:t>
        </w:r>
      </w:ins>
      <w:ins w:id="2859" w:author="PR Preview" w:date="2024-01-01T00:00:00Z">
        <w:r>
          <w:t xml:space="preserve">: Prepare a clear 60-second summary</w:t>
        </w:r>
      </w:ins>
      <w:ins w:id="2859" w:author="PR Preview" w:date="2024-01-01T00:00:00Z">
        <w:r>
          <w:t xml:space="preserve"> </w:t>
        </w:r>
      </w:ins>
      <w:ins w:id="2859" w:author="PR Preview" w:date="2024-01-01T00:00:00Z">
        <w:r>
          <w:t xml:space="preserve">of your research question, key methods, and scientific impact.</w:t>
        </w:r>
      </w:ins>
    </w:p>
    <w:p>
      <w:pPr>
        <w:pStyle w:val="Compact"/>
        <w:numPr>
          <w:ilvl w:val="0"/>
          <w:numId w:val="1281"/>
        </w:numPr>
      </w:pPr>
      <w:ins w:id="2860" w:author="PR Preview" w:date="2024-01-01T00:00:00Z">
        <w:r>
          <w:rPr>
            <w:b/>
            <w:bCs/>
          </w:rPr>
          <w:t xml:space="preserve">Engage with speakers</w:t>
        </w:r>
      </w:ins>
      <w:ins w:id="2860" w:author="PR Preview" w:date="2024-01-01T00:00:00Z">
        <w:r>
          <w:t xml:space="preserve">: Introduce yourself after departmental seminars</w:t>
        </w:r>
      </w:ins>
      <w:ins w:id="2860" w:author="PR Preview" w:date="2024-01-01T00:00:00Z">
        <w:r>
          <w:t xml:space="preserve"> </w:t>
        </w:r>
      </w:ins>
      <w:ins w:id="2860" w:author="PR Preview" w:date="2024-01-01T00:00:00Z">
        <w:r>
          <w:t xml:space="preserve">or during poster sessions to ask focused questions about their work.</w:t>
        </w:r>
      </w:ins>
    </w:p>
    <w:p>
      <w:pPr>
        <w:pStyle w:val="Compact"/>
        <w:numPr>
          <w:ilvl w:val="0"/>
          <w:numId w:val="1281"/>
        </w:numPr>
      </w:pPr>
      <w:ins w:id="2861" w:author="PR Preview" w:date="2024-01-01T00:00:00Z">
        <w:r>
          <w:rPr>
            <w:b/>
            <w:bCs/>
          </w:rPr>
          <w:t xml:space="preserve">Peer networks</w:t>
        </w:r>
      </w:ins>
      <w:ins w:id="2861" w:author="PR Preview" w:date="2024-01-01T00:00:00Z">
        <w:r>
          <w:t xml:space="preserve">: Cultivate strong relationships with cohort members and lab peers;</w:t>
        </w:r>
      </w:ins>
      <w:ins w:id="2861" w:author="PR Preview" w:date="2024-01-01T00:00:00Z">
        <w:r>
          <w:t xml:space="preserve"> </w:t>
        </w:r>
      </w:ins>
      <w:ins w:id="2861" w:author="PR Preview" w:date="2024-01-01T00:00:00Z">
        <w:r>
          <w:t xml:space="preserve">colleagues at your career stage will become future collaborators,</w:t>
        </w:r>
      </w:ins>
      <w:ins w:id="2861" w:author="PR Preview" w:date="2024-01-01T00:00:00Z">
        <w:r>
          <w:t xml:space="preserve"> </w:t>
        </w:r>
      </w:ins>
      <w:ins w:id="2861" w:author="PR Preview" w:date="2024-01-01T00:00:00Z">
        <w:r>
          <w:t xml:space="preserve">reviewers, and lifelong allies.</w:t>
        </w:r>
      </w:ins>
    </w:p>
    <w:bookmarkEnd w:id="983"/>
    <w:bookmarkEnd w:id="984"/>
    <w:bookmarkStart w:id="987" w:name="presentations-and-conferences"/>
    <w:p>
      <w:pPr>
        <w:pStyle w:val="Heading2"/>
      </w:pPr>
      <w:ins w:id="2862" w:author="PR Preview" w:date="2024-01-01T00:00:00Z">
        <w:r>
          <w:t xml:space="preserve">22.4 Presentations and Conferences</w:t>
        </w:r>
      </w:ins>
    </w:p>
    <w:p>
      <w:pPr>
        <w:pStyle w:val="FirstParagraph"/>
      </w:pPr>
      <w:r>
        <w:t xml:space="preserve">We encourage lab members to present their work at conferences and seminars:</w:t>
      </w:r>
    </w:p>
    <w:p>
      <w:pPr>
        <w:pStyle w:val="Compact"/>
        <w:numPr>
          <w:ilvl w:val="0"/>
          <w:numId w:val="1282"/>
        </w:numPr>
      </w:pPr>
      <w:r>
        <w:t xml:space="preserve">Discuss conference opportunities with PIs early</w:t>
      </w:r>
    </w:p>
    <w:p>
      <w:pPr>
        <w:pStyle w:val="Compact"/>
        <w:numPr>
          <w:ilvl w:val="0"/>
          <w:numId w:val="1282"/>
        </w:numPr>
      </w:pPr>
      <w:r>
        <w:t xml:space="preserve">Submit abstracts with PI approval</w:t>
      </w:r>
    </w:p>
    <w:p>
      <w:pPr>
        <w:pStyle w:val="Compact"/>
        <w:numPr>
          <w:ilvl w:val="0"/>
          <w:numId w:val="1282"/>
        </w:numPr>
      </w:pPr>
      <w:r>
        <w:t xml:space="preserve">Practice presentations in lab meeting before the conference</w:t>
      </w:r>
    </w:p>
    <w:p>
      <w:pPr>
        <w:pStyle w:val="Compact"/>
        <w:numPr>
          <w:ilvl w:val="0"/>
          <w:numId w:val="128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3"/>
        </w:numPr>
      </w:pPr>
      <w:hyperlink r:id="rId985">
        <w:r>
          <w:rPr>
            <w:rStyle w:val="Hyperlink"/>
          </w:rPr>
          <w:t xml:space="preserve">How to tell a compelling story in scientific presentations</w:t>
        </w:r>
      </w:hyperlink>
    </w:p>
    <w:p>
      <w:pPr>
        <w:pStyle w:val="Compact"/>
        <w:numPr>
          <w:ilvl w:val="0"/>
          <w:numId w:val="1283"/>
        </w:numPr>
      </w:pPr>
      <w:hyperlink r:id="rId962">
        <w:r>
          <w:rPr>
            <w:rStyle w:val="Hyperlink"/>
          </w:rPr>
          <w:t xml:space="preserve">How to give a killer narratively-driven scientific talk</w:t>
        </w:r>
      </w:hyperlink>
    </w:p>
    <w:p>
      <w:pPr>
        <w:pStyle w:val="Compact"/>
        <w:numPr>
          <w:ilvl w:val="0"/>
          <w:numId w:val="1283"/>
        </w:numPr>
      </w:pPr>
      <w:hyperlink r:id="rId986">
        <w:r>
          <w:rPr>
            <w:rStyle w:val="Hyperlink"/>
          </w:rPr>
          <w:t xml:space="preserve">How to make a better poster</w:t>
        </w:r>
      </w:hyperlink>
    </w:p>
    <w:p>
      <w:pPr>
        <w:pStyle w:val="Compact"/>
        <w:numPr>
          <w:ilvl w:val="0"/>
          <w:numId w:val="1283"/>
        </w:numPr>
      </w:pPr>
      <w:hyperlink r:id="rId964">
        <w:r>
          <w:rPr>
            <w:rStyle w:val="Hyperlink"/>
          </w:rPr>
          <w:t xml:space="preserve">How to make an even better poster</w:t>
        </w:r>
      </w:hyperlink>
    </w:p>
    <w:bookmarkEnd w:id="987"/>
    <w:bookmarkStart w:id="991" w:name="scientific-figures-1"/>
    <w:p>
      <w:pPr>
        <w:pStyle w:val="Heading2"/>
      </w:pPr>
      <w:ins w:id="2873" w:author="PR Preview" w:date="2024-01-01T00:00:00Z">
        <w:r>
          <w:t xml:space="preserve">22.5 Scientific Figures</w:t>
        </w:r>
      </w:ins>
    </w:p>
    <w:p>
      <w:pPr>
        <w:pStyle w:val="FirstParagraph"/>
      </w:pPr>
      <w:r>
        <w:t xml:space="preserve">Creating clear, effective figures is essential for communicating research findings:</w:t>
      </w:r>
    </w:p>
    <w:p>
      <w:pPr>
        <w:pStyle w:val="Compact"/>
        <w:numPr>
          <w:ilvl w:val="0"/>
          <w:numId w:val="1284"/>
        </w:numPr>
      </w:pPr>
      <w:r>
        <w:t xml:space="preserve">Label x-axis and y-axis clearly</w:t>
      </w:r>
    </w:p>
    <w:p>
      <w:pPr>
        <w:pStyle w:val="Compact"/>
        <w:numPr>
          <w:ilvl w:val="0"/>
          <w:numId w:val="1284"/>
        </w:numPr>
      </w:pPr>
      <w:r>
        <w:t xml:space="preserve">Use panel labels when including multiple subplots</w:t>
      </w:r>
    </w:p>
    <w:p>
      <w:pPr>
        <w:pStyle w:val="Compact"/>
        <w:numPr>
          <w:ilvl w:val="0"/>
          <w:numId w:val="1284"/>
        </w:numPr>
      </w:pPr>
      <w:r>
        <w:t xml:space="preserve">Include sufficient tick marks and labels</w:t>
      </w:r>
    </w:p>
    <w:p>
      <w:pPr>
        <w:pStyle w:val="Compact"/>
        <w:numPr>
          <w:ilvl w:val="0"/>
          <w:numId w:val="1284"/>
        </w:numPr>
      </w:pPr>
      <w:r>
        <w:t xml:space="preserve">Use appropriate font sizes (readable but not distracting)</w:t>
      </w:r>
    </w:p>
    <w:p>
      <w:pPr>
        <w:pStyle w:val="Compact"/>
        <w:numPr>
          <w:ilvl w:val="0"/>
          <w:numId w:val="1284"/>
        </w:numPr>
      </w:pPr>
      <w:r>
        <w:t xml:space="preserve">Use colorblind-friendly palettes (see</w:t>
      </w:r>
      <w:r>
        <w:t xml:space="preserve"> </w:t>
      </w:r>
      <w:hyperlink r:id="rId988">
        <w:r>
          <w:rPr>
            <w:rStyle w:val="Hyperlink"/>
          </w:rPr>
          <w:t xml:space="preserve">ColorBrewer</w:t>
        </w:r>
      </w:hyperlink>
      <w:r>
        <w:t xml:space="preserve"> </w:t>
      </w:r>
      <w:r>
        <w:t xml:space="preserve">or</w:t>
      </w:r>
      <w:r>
        <w:t xml:space="preserve"> </w:t>
      </w:r>
      <w:hyperlink r:id="rId989">
        <w:r>
          <w:rPr>
            <w:rStyle w:val="Hyperlink"/>
          </w:rPr>
          <w:t xml:space="preserve">iwanthue</w:t>
        </w:r>
      </w:hyperlink>
      <w:r>
        <w:t xml:space="preserve">)</w:t>
      </w:r>
    </w:p>
    <w:p>
      <w:pPr>
        <w:pStyle w:val="Compact"/>
        <w:numPr>
          <w:ilvl w:val="0"/>
          <w:numId w:val="1284"/>
        </w:numPr>
      </w:pPr>
      <w:r>
        <w:t xml:space="preserve">Define colors, shapes, and line types in legends</w:t>
      </w:r>
    </w:p>
    <w:p>
      <w:pPr>
        <w:pStyle w:val="Compact"/>
        <w:numPr>
          <w:ilvl w:val="0"/>
          <w:numId w:val="1284"/>
        </w:numPr>
      </w:pPr>
      <w:r>
        <w:t xml:space="preserve">Minimize abbreviations in labels and legends</w:t>
      </w:r>
    </w:p>
    <w:p>
      <w:pPr>
        <w:pStyle w:val="Compact"/>
        <w:numPr>
          <w:ilvl w:val="0"/>
          <w:numId w:val="1284"/>
        </w:numPr>
      </w:pPr>
      <w:r>
        <w:t xml:space="preserve">Use transparency to show overlapping data</w:t>
      </w:r>
    </w:p>
    <w:p>
      <w:pPr>
        <w:pStyle w:val="Compact"/>
        <w:numPr>
          <w:ilvl w:val="0"/>
          <w:numId w:val="1284"/>
        </w:numPr>
      </w:pPr>
      <w:r>
        <w:t xml:space="preserve">Show measures of precision (e.g., 95% confidence intervals)</w:t>
      </w:r>
    </w:p>
    <w:p>
      <w:pPr>
        <w:pStyle w:val="FirstParagraph"/>
      </w:pPr>
      <w:r>
        <w:rPr>
          <w:b/>
          <w:bCs/>
        </w:rPr>
        <w:t xml:space="preserve">Resources:</w:t>
      </w:r>
    </w:p>
    <w:p>
      <w:pPr>
        <w:pStyle w:val="Compact"/>
        <w:numPr>
          <w:ilvl w:val="0"/>
          <w:numId w:val="1285"/>
        </w:numPr>
      </w:pPr>
      <w:hyperlink r:id="rId990">
        <w:r>
          <w:rPr>
            <w:rStyle w:val="Hyperlink"/>
          </w:rPr>
          <w:t xml:space="preserve">Ten Simple Rules for Better Figures</w:t>
        </w:r>
      </w:hyperlink>
    </w:p>
    <w:bookmarkEnd w:id="991"/>
    <w:bookmarkStart w:id="993" w:name="grant-writing"/>
    <w:p>
      <w:pPr>
        <w:pStyle w:val="Heading2"/>
      </w:pPr>
      <w:ins w:id="2886" w:author="PR Preview" w:date="2024-01-01T00:00:00Z">
        <w:r>
          <w:t xml:space="preserve">22.6 Grant Writing</w:t>
        </w:r>
      </w:ins>
    </w:p>
    <w:p>
      <w:pPr>
        <w:pStyle w:val="Compact"/>
        <w:numPr>
          <w:ilvl w:val="0"/>
          <w:numId w:val="1286"/>
        </w:numPr>
      </w:pPr>
      <w:r>
        <w:t xml:space="preserve">Graduate students and postdocs are encouraged to apply for fellowships (e.g., NIH F31, NSF GRFP, K awards)</w:t>
      </w:r>
    </w:p>
    <w:p>
      <w:pPr>
        <w:pStyle w:val="Compact"/>
        <w:numPr>
          <w:ilvl w:val="0"/>
          <w:numId w:val="1286"/>
        </w:numPr>
      </w:pPr>
      <w:r>
        <w:t xml:space="preserve">PIs will support fellowship applications with feedback, letters of support, and mentoring</w:t>
      </w:r>
    </w:p>
    <w:p>
      <w:pPr>
        <w:pStyle w:val="Compact"/>
        <w:numPr>
          <w:ilvl w:val="0"/>
          <w:numId w:val="1286"/>
        </w:numPr>
      </w:pPr>
      <w:r>
        <w:t xml:space="preserve">Start planning fellowship applications well in advance of deadlines (typically 3-6 months)</w:t>
      </w:r>
    </w:p>
    <w:p>
      <w:pPr>
        <w:pStyle w:val="Compact"/>
        <w:numPr>
          <w:ilvl w:val="0"/>
          <w:numId w:val="1286"/>
        </w:numPr>
      </w:pPr>
      <w:r>
        <w:t xml:space="preserve">Attend grant writing workshops and seek feedback from multiple sources</w:t>
      </w:r>
    </w:p>
    <w:p>
      <w:pPr>
        <w:pStyle w:val="FirstParagraph"/>
      </w:pPr>
      <w:r>
        <w:rPr>
          <w:b/>
          <w:bCs/>
        </w:rPr>
        <w:t xml:space="preserve">Resources:</w:t>
      </w:r>
    </w:p>
    <w:p>
      <w:pPr>
        <w:pStyle w:val="Compact"/>
        <w:numPr>
          <w:ilvl w:val="0"/>
          <w:numId w:val="1287"/>
        </w:numPr>
      </w:pPr>
      <w:hyperlink r:id="rId969">
        <w:r>
          <w:rPr>
            <w:rStyle w:val="Hyperlink"/>
          </w:rPr>
          <w:t xml:space="preserve">Building Your Funding Train</w:t>
        </w:r>
      </w:hyperlink>
    </w:p>
    <w:p>
      <w:pPr>
        <w:pStyle w:val="Compact"/>
        <w:numPr>
          <w:ilvl w:val="0"/>
          <w:numId w:val="1287"/>
        </w:numPr>
      </w:pPr>
      <w:hyperlink r:id="rId992">
        <w:r>
          <w:rPr>
            <w:rStyle w:val="Hyperlink"/>
          </w:rPr>
          <w:t xml:space="preserve">NIH Funding Opportunities</w:t>
        </w:r>
      </w:hyperlink>
    </w:p>
    <w:p>
      <w:pPr>
        <w:pStyle w:val="Compact"/>
        <w:numPr>
          <w:ilvl w:val="0"/>
          <w:numId w:val="1287"/>
        </w:numPr>
      </w:pPr>
      <w:hyperlink r:id="rId970">
        <w:r>
          <w:rPr>
            <w:rStyle w:val="Hyperlink"/>
          </w:rPr>
          <w:t xml:space="preserve">NIH Grant Writing Resources</w:t>
        </w:r>
      </w:hyperlink>
    </w:p>
    <w:bookmarkEnd w:id="993"/>
    <w:bookmarkStart w:id="1004" w:name="sec-dissertation-requirements"/>
    <w:p>
      <w:pPr>
        <w:pStyle w:val="Heading2"/>
      </w:pPr>
      <w:ins w:id="2895" w:author="PR Preview" w:date="2024-01-01T00:00:00Z">
        <w:r>
          <w:t xml:space="preserve">22.7 PhD Dissertation Requirements</w:t>
        </w:r>
      </w:ins>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4" w:name="review-previous-dissertations"/>
    <w:p>
      <w:pPr>
        <w:pStyle w:val="Heading3"/>
      </w:pPr>
      <w:ins w:id="2897" w:author="PR Preview" w:date="2024-01-01T00:00:00Z">
        <w:r>
          <w:t xml:space="preserve">22.7.1 Review Previous Dissertations</w:t>
        </w:r>
      </w:ins>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8"/>
        </w:numPr>
      </w:pPr>
      <w:r>
        <w:t xml:space="preserve">Understand the typical scope and depth expected</w:t>
      </w:r>
    </w:p>
    <w:p>
      <w:pPr>
        <w:pStyle w:val="Compact"/>
        <w:numPr>
          <w:ilvl w:val="0"/>
          <w:numId w:val="1288"/>
        </w:numPr>
      </w:pPr>
      <w:r>
        <w:t xml:space="preserve">See different approaches to structure and presentation</w:t>
      </w:r>
    </w:p>
    <w:p>
      <w:pPr>
        <w:pStyle w:val="Compact"/>
        <w:numPr>
          <w:ilvl w:val="0"/>
          <w:numId w:val="1288"/>
        </w:numPr>
      </w:pPr>
      <w:r>
        <w:t xml:space="preserve">Calibrate your expectations based on successful examples</w:t>
      </w:r>
    </w:p>
    <w:p>
      <w:pPr>
        <w:pStyle w:val="Compact"/>
        <w:numPr>
          <w:ilvl w:val="0"/>
          <w:numId w:val="128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4"/>
    <w:bookmarkStart w:id="995" w:name="publication-requirements"/>
    <w:p>
      <w:pPr>
        <w:pStyle w:val="Heading3"/>
      </w:pPr>
      <w:ins w:id="2904" w:author="PR Preview" w:date="2024-01-01T00:00:00Z">
        <w:r>
          <w:t xml:space="preserve">22.7.2 Publication Requirements</w:t>
        </w:r>
      </w:ins>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9"/>
        </w:numPr>
      </w:pPr>
      <w:r>
        <w:t xml:space="preserve">Independent research capability</w:t>
      </w:r>
    </w:p>
    <w:p>
      <w:pPr>
        <w:pStyle w:val="Compact"/>
        <w:numPr>
          <w:ilvl w:val="0"/>
          <w:numId w:val="1289"/>
        </w:numPr>
      </w:pPr>
      <w:r>
        <w:t xml:space="preserve">Ability to communicate findings effectively</w:t>
      </w:r>
    </w:p>
    <w:p>
      <w:pPr>
        <w:pStyle w:val="Compact"/>
        <w:numPr>
          <w:ilvl w:val="0"/>
          <w:numId w:val="1289"/>
        </w:numPr>
      </w:pPr>
      <w:r>
        <w:t xml:space="preserve">Contribution to the scientific literature</w:t>
      </w:r>
    </w:p>
    <w:p>
      <w:pPr>
        <w:pStyle w:val="Compact"/>
        <w:numPr>
          <w:ilvl w:val="0"/>
          <w:numId w:val="1289"/>
        </w:numPr>
      </w:pPr>
      <w:r>
        <w:t xml:space="preserve">Readiness for an academic or research career</w:t>
      </w:r>
    </w:p>
    <w:bookmarkEnd w:id="995"/>
    <w:bookmarkStart w:id="996" w:name="external-validation-and-fast-tracking"/>
    <w:p>
      <w:pPr>
        <w:pStyle w:val="Heading3"/>
      </w:pPr>
      <w:ins w:id="2911" w:author="PR Preview" w:date="2024-01-01T00:00:00Z">
        <w:r>
          <w:t xml:space="preserve">22.7.3 External Validation and Fast-Tracking</w:t>
        </w:r>
      </w:ins>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6"/>
    <w:bookmarkStart w:id="1000" w:name="Xf7e5f1b0b64a3c55df6fef626e920eee1335225"/>
    <w:p>
      <w:pPr>
        <w:pStyle w:val="Heading3"/>
      </w:pPr>
      <w:ins w:id="2914" w:author="PR Preview" w:date="2024-01-01T00:00:00Z">
        <w:r>
          <w:t xml:space="preserve">22.7.4 Historical Context: The Masterpiece Tradition</w:t>
        </w:r>
      </w:ins>
    </w:p>
    <w:p>
      <w:pPr>
        <w:pStyle w:val="FirstParagraph"/>
      </w:pPr>
      <w:r>
        <w:t xml:space="preserve">The</w:t>
      </w:r>
      <w:r>
        <w:t xml:space="preserve"> </w:t>
      </w:r>
      <w:hyperlink r:id="rId99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8">
        <w:r>
          <w:rPr>
            <w:rStyle w:val="Hyperlink"/>
          </w:rPr>
          <w:t xml:space="preserve">PhD</w:t>
        </w:r>
      </w:hyperlink>
      <w:r>
        <w:t xml:space="preserve">,</w:t>
      </w:r>
      <w:r>
        <w:t xml:space="preserve"> </w:t>
      </w:r>
      <w:r>
        <w:t xml:space="preserve">is a spiritual successor to an apprentice’s</w:t>
      </w:r>
      <w:r>
        <w:t xml:space="preserve"> </w:t>
      </w:r>
      <w:hyperlink r:id="rId9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0"/>
        </w:numPr>
      </w:pPr>
      <w:r>
        <w:t xml:space="preserve">The dissertation proves you can conduct rigorous research</w:t>
      </w:r>
    </w:p>
    <w:p>
      <w:pPr>
        <w:pStyle w:val="Compact"/>
        <w:numPr>
          <w:ilvl w:val="0"/>
          <w:numId w:val="1290"/>
        </w:numPr>
      </w:pPr>
      <w:r>
        <w:t xml:space="preserve">It doesn’t need to solve every problem in your field</w:t>
      </w:r>
    </w:p>
    <w:p>
      <w:pPr>
        <w:pStyle w:val="Compact"/>
        <w:numPr>
          <w:ilvl w:val="0"/>
          <w:numId w:val="1290"/>
        </w:numPr>
      </w:pPr>
      <w:r>
        <w:t xml:space="preserve">It doesn’t need to be flawless</w:t>
      </w:r>
    </w:p>
    <w:p>
      <w:pPr>
        <w:pStyle w:val="Compact"/>
        <w:numPr>
          <w:ilvl w:val="0"/>
          <w:numId w:val="1290"/>
        </w:numPr>
      </w:pPr>
      <w:r>
        <w:t xml:space="preserve">It doesn’t need to be all-encompassing</w:t>
      </w:r>
    </w:p>
    <w:p>
      <w:pPr>
        <w:pStyle w:val="Compact"/>
        <w:numPr>
          <w:ilvl w:val="0"/>
          <w:numId w:val="1290"/>
        </w:numPr>
      </w:pPr>
      <w:r>
        <w:t xml:space="preserve">It just needs to constitute incremental progress in your field</w:t>
      </w:r>
    </w:p>
    <w:bookmarkEnd w:id="1000"/>
    <w:bookmarkStart w:id="1001" w:name="setting-realistic-expectations"/>
    <w:p>
      <w:pPr>
        <w:pStyle w:val="Heading3"/>
      </w:pPr>
      <w:ins w:id="2922" w:author="PR Preview" w:date="2024-01-01T00:00:00Z">
        <w:r>
          <w:t xml:space="preserve">22.7.5 Setting Realistic Expectations</w:t>
        </w:r>
      </w:ins>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1"/>
        </w:numPr>
      </w:pPr>
      <w:r>
        <w:t xml:space="preserve">Done is better than perfect when it comes to dissertations</w:t>
      </w:r>
    </w:p>
    <w:p>
      <w:pPr>
        <w:pStyle w:val="Compact"/>
        <w:numPr>
          <w:ilvl w:val="0"/>
          <w:numId w:val="1291"/>
        </w:numPr>
      </w:pPr>
      <w:r>
        <w:t xml:space="preserve">You’ll have your entire career to refine and expand on these ideas</w:t>
      </w:r>
    </w:p>
    <w:p>
      <w:pPr>
        <w:pStyle w:val="Compact"/>
        <w:numPr>
          <w:ilvl w:val="0"/>
          <w:numId w:val="1291"/>
        </w:numPr>
      </w:pPr>
      <w:r>
        <w:t xml:space="preserve">The goal is to finish and move forward,</w:t>
      </w:r>
      <w:r>
        <w:t xml:space="preserve"> </w:t>
      </w:r>
      <w:r>
        <w:t xml:space="preserve">not to write the definitive work on your topic</w:t>
      </w:r>
    </w:p>
    <w:p>
      <w:pPr>
        <w:pStyle w:val="Compact"/>
        <w:numPr>
          <w:ilvl w:val="0"/>
          <w:numId w:val="129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1"/>
    <w:bookmarkStart w:id="1003" w:name="resources-3"/>
    <w:p>
      <w:pPr>
        <w:pStyle w:val="Heading3"/>
      </w:pPr>
      <w:ins w:id="2929" w:author="PR Preview" w:date="2024-01-01T00:00:00Z">
        <w:r>
          <w:t xml:space="preserve">22.7.6 Resources</w:t>
        </w:r>
      </w:ins>
    </w:p>
    <w:p>
      <w:pPr>
        <w:pStyle w:val="FirstParagraph"/>
      </w:pPr>
      <w:r>
        <w:rPr>
          <w:b/>
          <w:bCs/>
        </w:rPr>
        <w:t xml:space="preserve">Dissertation writing tools:</w:t>
      </w:r>
    </w:p>
    <w:p>
      <w:pPr>
        <w:pStyle w:val="Compact"/>
        <w:numPr>
          <w:ilvl w:val="0"/>
          <w:numId w:val="1292"/>
        </w:numPr>
      </w:pPr>
      <w:hyperlink r:id="rId1002">
        <w:r>
          <w:rPr>
            <w:rStyle w:val="Hyperlink"/>
          </w:rPr>
          <w:t xml:space="preserve">quarto-thesis</w:t>
        </w:r>
      </w:hyperlink>
      <w:r>
        <w:t xml:space="preserve"> </w:t>
      </w:r>
      <w:r>
        <w:t xml:space="preserve">- Quarto extension for creating masters or PhD theses with professional LaTeX formatting</w:t>
      </w:r>
    </w:p>
    <w:bookmarkEnd w:id="1003"/>
    <w:bookmarkEnd w:id="1004"/>
    <w:bookmarkStart w:id="1005" w:name="teaching-and-outreach"/>
    <w:p>
      <w:pPr>
        <w:pStyle w:val="Heading2"/>
      </w:pPr>
      <w:ins w:id="2932" w:author="PR Preview" w:date="2024-01-01T00:00:00Z">
        <w:r>
          <w:t xml:space="preserve">22.8 Teaching and Outreach</w:t>
        </w:r>
      </w:ins>
    </w:p>
    <w:p>
      <w:pPr>
        <w:pStyle w:val="FirstParagraph"/>
      </w:pPr>
      <w:r>
        <w:t xml:space="preserve">Teaching and outreach are valuable professional development opportunities:</w:t>
      </w:r>
    </w:p>
    <w:p>
      <w:pPr>
        <w:pStyle w:val="Compact"/>
        <w:numPr>
          <w:ilvl w:val="0"/>
          <w:numId w:val="1293"/>
        </w:numPr>
      </w:pPr>
      <w:r>
        <w:t xml:space="preserve">Graduate students are encouraged to gain teaching experience</w:t>
      </w:r>
    </w:p>
    <w:p>
      <w:pPr>
        <w:pStyle w:val="Compact"/>
        <w:numPr>
          <w:ilvl w:val="0"/>
          <w:numId w:val="1293"/>
        </w:numPr>
      </w:pPr>
      <w:r>
        <w:t xml:space="preserve">We support science communication and outreach activities</w:t>
      </w:r>
    </w:p>
    <w:p>
      <w:pPr>
        <w:pStyle w:val="Compact"/>
        <w:numPr>
          <w:ilvl w:val="0"/>
          <w:numId w:val="1293"/>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5"/>
    <w:bookmarkStart w:id="1006" w:name="networking"/>
    <w:p>
      <w:pPr>
        <w:pStyle w:val="Heading2"/>
      </w:pPr>
      <w:ins w:id="2938" w:author="PR Preview" w:date="2024-01-01T00:00:00Z">
        <w:r>
          <w:t xml:space="preserve">22.9 Networking</w:t>
        </w:r>
      </w:ins>
    </w:p>
    <w:p>
      <w:pPr>
        <w:pStyle w:val="FirstParagraph"/>
      </w:pPr>
      <w:r>
        <w:t xml:space="preserve">Building a professional network is important for your career:</w:t>
      </w:r>
    </w:p>
    <w:p>
      <w:pPr>
        <w:pStyle w:val="Compact"/>
        <w:numPr>
          <w:ilvl w:val="0"/>
          <w:numId w:val="1294"/>
        </w:numPr>
      </w:pPr>
      <w:r>
        <w:t xml:space="preserve">Attend seminars and departmental events</w:t>
      </w:r>
    </w:p>
    <w:p>
      <w:pPr>
        <w:pStyle w:val="Compact"/>
        <w:numPr>
          <w:ilvl w:val="0"/>
          <w:numId w:val="1294"/>
        </w:numPr>
      </w:pPr>
      <w:r>
        <w:t xml:space="preserve">Connect with researchers in your field</w:t>
      </w:r>
    </w:p>
    <w:p>
      <w:pPr>
        <w:pStyle w:val="Compact"/>
        <w:numPr>
          <w:ilvl w:val="0"/>
          <w:numId w:val="1294"/>
        </w:numPr>
      </w:pPr>
      <w:r>
        <w:t xml:space="preserve">Join professional societies</w:t>
      </w:r>
    </w:p>
    <w:p>
      <w:pPr>
        <w:pStyle w:val="Compact"/>
        <w:numPr>
          <w:ilvl w:val="0"/>
          <w:numId w:val="1294"/>
        </w:numPr>
      </w:pPr>
      <w:r>
        <w:t xml:space="preserve">Use professional social media platforms to share research and engage with the scientific community</w:t>
      </w:r>
    </w:p>
    <w:p>
      <w:r>
        <w:br w:type="page"/>
      </w:r>
    </w:p>
    <w:bookmarkEnd w:id="1006"/>
    <w:bookmarkEnd w:id="1007"/>
    <w:bookmarkStart w:id="1012" w:name="sec-writing"/>
    <w:p>
      <w:pPr>
        <w:pStyle w:val="Heading1"/>
      </w:pPr>
      <w:r>
        <w:t xml:space="preserve">23. Writing</w:t>
      </w:r>
    </w:p>
    <w:bookmarkStart w:id="100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5"/>
        </w:numPr>
      </w:pPr>
      <w:r>
        <w:t xml:space="preserve">Organize your thoughts and identify what you actually need to know</w:t>
      </w:r>
    </w:p>
    <w:p>
      <w:pPr>
        <w:pStyle w:val="Compact"/>
        <w:numPr>
          <w:ilvl w:val="0"/>
          <w:numId w:val="1295"/>
        </w:numPr>
      </w:pPr>
      <w:r>
        <w:t xml:space="preserve">Articulate the problem more precisely</w:t>
      </w:r>
    </w:p>
    <w:p>
      <w:pPr>
        <w:pStyle w:val="Compact"/>
        <w:numPr>
          <w:ilvl w:val="0"/>
          <w:numId w:val="129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8"/>
    <w:bookmarkStart w:id="101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6"/>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6"/>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6"/>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6"/>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0"/>
    <w:bookmarkStart w:id="101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7"/>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7"/>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7"/>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1"/>
    <w:bookmarkEnd w:id="1012"/>
    <w:bookmarkStart w:id="1028" w:name="manuscript-preparation-and-publication"/>
    <w:p>
      <w:pPr>
        <w:pStyle w:val="Heading1"/>
      </w:pPr>
      <w:r>
        <w:t xml:space="preserve">24. Manuscript Preparation and Publication</w:t>
      </w:r>
    </w:p>
    <w:bookmarkStart w:id="101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8"/>
        </w:numPr>
      </w:pPr>
      <w:r>
        <w:rPr>
          <w:b/>
          <w:bCs/>
        </w:rPr>
        <w:t xml:space="preserve">Planning</w:t>
      </w:r>
      <w:r>
        <w:t xml:space="preserve">: Discuss target journals, outline, and timeline with PIs</w:t>
      </w:r>
    </w:p>
    <w:p>
      <w:pPr>
        <w:pStyle w:val="Compact"/>
        <w:numPr>
          <w:ilvl w:val="0"/>
          <w:numId w:val="1298"/>
        </w:numPr>
      </w:pPr>
      <w:r>
        <w:rPr>
          <w:b/>
          <w:bCs/>
        </w:rPr>
        <w:t xml:space="preserve">Drafting</w:t>
      </w:r>
      <w:r>
        <w:t xml:space="preserve">: Lead author prepares initial draft</w:t>
      </w:r>
    </w:p>
    <w:p>
      <w:pPr>
        <w:pStyle w:val="Compact"/>
        <w:numPr>
          <w:ilvl w:val="0"/>
          <w:numId w:val="1298"/>
        </w:numPr>
      </w:pPr>
      <w:r>
        <w:rPr>
          <w:b/>
          <w:bCs/>
        </w:rPr>
        <w:t xml:space="preserve">Internal review</w:t>
      </w:r>
      <w:r>
        <w:t xml:space="preserve">: Co-authors review and provide feedback</w:t>
      </w:r>
    </w:p>
    <w:p>
      <w:pPr>
        <w:pStyle w:val="Compact"/>
        <w:numPr>
          <w:ilvl w:val="0"/>
          <w:numId w:val="1298"/>
        </w:numPr>
      </w:pPr>
      <w:r>
        <w:rPr>
          <w:b/>
          <w:bCs/>
        </w:rPr>
        <w:t xml:space="preserve">Revision</w:t>
      </w:r>
      <w:r>
        <w:t xml:space="preserve">: Lead author incorporates feedback iteratively</w:t>
      </w:r>
    </w:p>
    <w:p>
      <w:pPr>
        <w:pStyle w:val="Compact"/>
        <w:numPr>
          <w:ilvl w:val="0"/>
          <w:numId w:val="1298"/>
        </w:numPr>
      </w:pPr>
      <w:r>
        <w:rPr>
          <w:b/>
          <w:bCs/>
        </w:rPr>
        <w:t xml:space="preserve">PI approval</w:t>
      </w:r>
      <w:r>
        <w:t xml:space="preserve">: Obtain final approval from PIs before submission</w:t>
      </w:r>
    </w:p>
    <w:p>
      <w:pPr>
        <w:pStyle w:val="Compact"/>
        <w:numPr>
          <w:ilvl w:val="0"/>
          <w:numId w:val="1298"/>
        </w:numPr>
      </w:pPr>
      <w:r>
        <w:rPr>
          <w:b/>
          <w:bCs/>
        </w:rPr>
        <w:t xml:space="preserve">Submission</w:t>
      </w:r>
      <w:r>
        <w:t xml:space="preserve">: Submit to journal</w:t>
      </w:r>
    </w:p>
    <w:p>
      <w:pPr>
        <w:pStyle w:val="Compact"/>
        <w:numPr>
          <w:ilvl w:val="0"/>
          <w:numId w:val="1298"/>
        </w:numPr>
      </w:pPr>
      <w:r>
        <w:rPr>
          <w:b/>
          <w:bCs/>
        </w:rPr>
        <w:t xml:space="preserve">Revisions</w:t>
      </w:r>
      <w:r>
        <w:t xml:space="preserve">: Lead author coordinates response to peer reviewers</w:t>
      </w:r>
    </w:p>
    <w:p>
      <w:pPr>
        <w:pStyle w:val="Compact"/>
        <w:numPr>
          <w:ilvl w:val="0"/>
          <w:numId w:val="1298"/>
        </w:numPr>
      </w:pPr>
      <w:r>
        <w:rPr>
          <w:b/>
          <w:bCs/>
        </w:rPr>
        <w:t xml:space="preserve">Publication</w:t>
      </w:r>
      <w:r>
        <w:t xml:space="preserve">: Celebrate and share!</w:t>
      </w:r>
    </w:p>
    <w:bookmarkEnd w:id="1013"/>
    <w:bookmarkStart w:id="1016"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5">
        <w:r>
          <w:rPr>
            <w:rStyle w:val="Hyperlink"/>
          </w:rPr>
          <w:t xml:space="preserve">implicature</w:t>
        </w:r>
      </w:hyperlink>
      <w:r>
        <w:t xml:space="preserve">.</w:t>
      </w:r>
    </w:p>
    <w:p>
      <w:pPr>
        <w:pStyle w:val="BodyText"/>
      </w:pPr>
      <w:r>
        <w:rPr>
          <w:b/>
          <w:bCs/>
        </w:rPr>
        <w:t xml:space="preserve">Additional tips:</w:t>
      </w:r>
    </w:p>
    <w:p>
      <w:pPr>
        <w:pStyle w:val="Compact"/>
        <w:numPr>
          <w:ilvl w:val="0"/>
          <w:numId w:val="1299"/>
        </w:numPr>
      </w:pPr>
      <w:r>
        <w:t xml:space="preserve">Always thank reviewers for their time and feedback</w:t>
      </w:r>
    </w:p>
    <w:p>
      <w:pPr>
        <w:pStyle w:val="Compact"/>
        <w:numPr>
          <w:ilvl w:val="0"/>
          <w:numId w:val="1299"/>
        </w:numPr>
      </w:pPr>
      <w:r>
        <w:t xml:space="preserve">Quote page numbers from the revised manuscript</w:t>
      </w:r>
    </w:p>
    <w:p>
      <w:pPr>
        <w:pStyle w:val="Compact"/>
        <w:numPr>
          <w:ilvl w:val="0"/>
          <w:numId w:val="1299"/>
        </w:numPr>
      </w:pPr>
      <w:r>
        <w:t xml:space="preserve">Use direct quotes from your revised text when possible</w:t>
      </w:r>
    </w:p>
    <w:p>
      <w:pPr>
        <w:pStyle w:val="Compact"/>
        <w:numPr>
          <w:ilvl w:val="0"/>
          <w:numId w:val="1299"/>
        </w:numPr>
      </w:pPr>
      <w:r>
        <w:t xml:space="preserve">Maintain a respectful and collaborative tone throughout</w:t>
      </w:r>
    </w:p>
    <w:p>
      <w:pPr>
        <w:pStyle w:val="Compact"/>
        <w:numPr>
          <w:ilvl w:val="0"/>
          <w:numId w:val="1299"/>
        </w:numPr>
      </w:pPr>
      <w:r>
        <w:t xml:space="preserve">If you make changes beyond what the reviewer requested, mention them briefly</w:t>
      </w:r>
    </w:p>
    <w:bookmarkEnd w:id="1016"/>
    <w:bookmarkStart w:id="1019" w:name="preprints-and-open-access"/>
    <w:p>
      <w:pPr>
        <w:pStyle w:val="Heading2"/>
      </w:pPr>
      <w:r>
        <w:t xml:space="preserve">24.3 Preprints and Open Access</w:t>
      </w:r>
    </w:p>
    <w:p>
      <w:pPr>
        <w:pStyle w:val="Compact"/>
        <w:numPr>
          <w:ilvl w:val="0"/>
          <w:numId w:val="1300"/>
        </w:numPr>
      </w:pPr>
      <w:r>
        <w:t xml:space="preserve">We encourage posting preprints prior to or during peer review on platforms like</w:t>
      </w:r>
      <w:r>
        <w:t xml:space="preserve"> </w:t>
      </w:r>
      <w:hyperlink r:id="rId1017">
        <w:r>
          <w:rPr>
            <w:rStyle w:val="Hyperlink"/>
          </w:rPr>
          <w:t xml:space="preserve">medRxiv</w:t>
        </w:r>
      </w:hyperlink>
      <w:r>
        <w:t xml:space="preserve"> </w:t>
      </w:r>
      <w:r>
        <w:t xml:space="preserve">or</w:t>
      </w:r>
      <w:r>
        <w:t xml:space="preserve"> </w:t>
      </w:r>
      <w:hyperlink r:id="rId1018">
        <w:r>
          <w:rPr>
            <w:rStyle w:val="Hyperlink"/>
          </w:rPr>
          <w:t xml:space="preserve">bioRxiv</w:t>
        </w:r>
      </w:hyperlink>
    </w:p>
    <w:p>
      <w:pPr>
        <w:pStyle w:val="Compact"/>
        <w:numPr>
          <w:ilvl w:val="0"/>
          <w:numId w:val="1300"/>
        </w:numPr>
      </w:pPr>
      <w:r>
        <w:t xml:space="preserve">Preprints allow rapid dissemination of findings and can be cited in grant applications</w:t>
      </w:r>
    </w:p>
    <w:p>
      <w:pPr>
        <w:pStyle w:val="Compact"/>
        <w:numPr>
          <w:ilvl w:val="0"/>
          <w:numId w:val="1300"/>
        </w:numPr>
      </w:pPr>
      <w:r>
        <w:t xml:space="preserve">We support publishing in open access journals when possible to maximize accessibility</w:t>
      </w:r>
    </w:p>
    <w:p>
      <w:pPr>
        <w:pStyle w:val="Compact"/>
        <w:numPr>
          <w:ilvl w:val="0"/>
          <w:numId w:val="130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7">
        <w:r>
          <w:rPr>
            <w:rStyle w:val="Hyperlink"/>
          </w:rPr>
          <w:t xml:space="preserve">medRxiv</w:t>
        </w:r>
      </w:hyperlink>
      <w:r>
        <w:t xml:space="preserve">.</w:t>
      </w:r>
    </w:p>
    <w:bookmarkEnd w:id="1019"/>
    <w:bookmarkStart w:id="102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1"/>
        </w:numPr>
      </w:pPr>
      <w:r>
        <w:t xml:space="preserve">CONSORT for randomized trials</w:t>
      </w:r>
    </w:p>
    <w:p>
      <w:pPr>
        <w:pStyle w:val="Compact"/>
        <w:numPr>
          <w:ilvl w:val="0"/>
          <w:numId w:val="1301"/>
        </w:numPr>
      </w:pPr>
      <w:r>
        <w:t xml:space="preserve">STROBE for observational studies</w:t>
      </w:r>
    </w:p>
    <w:p>
      <w:pPr>
        <w:pStyle w:val="Compact"/>
        <w:numPr>
          <w:ilvl w:val="0"/>
          <w:numId w:val="1301"/>
        </w:numPr>
      </w:pPr>
      <w:r>
        <w:t xml:space="preserve">PRISMA for systematic reviews</w:t>
      </w:r>
    </w:p>
    <w:p>
      <w:pPr>
        <w:pStyle w:val="Compact"/>
        <w:numPr>
          <w:ilvl w:val="0"/>
          <w:numId w:val="1301"/>
        </w:numPr>
      </w:pPr>
      <w:r>
        <w:t xml:space="preserve">Others as appropriate (see</w:t>
      </w:r>
      <w:r>
        <w:t xml:space="preserve"> </w:t>
      </w:r>
      <w:hyperlink r:id="rId46">
        <w:r>
          <w:rPr>
            <w:rStyle w:val="Hyperlink"/>
          </w:rPr>
          <w:t xml:space="preserve">EQUATOR Network</w:t>
        </w:r>
      </w:hyperlink>
      <w:r>
        <w:t xml:space="preserve">)</w:t>
      </w:r>
    </w:p>
    <w:bookmarkEnd w:id="1020"/>
    <w:bookmarkStart w:id="1021" w:name="manuscript-checklist-1"/>
    <w:p>
      <w:pPr>
        <w:pStyle w:val="Heading2"/>
      </w:pPr>
      <w:r>
        <w:t xml:space="preserve">24.5 Manuscript Checklist</w:t>
      </w:r>
    </w:p>
    <w:p>
      <w:pPr>
        <w:pStyle w:val="FirstParagraph"/>
      </w:pPr>
      <w:r>
        <w:t xml:space="preserve">Before submitting a manuscript:</w:t>
      </w:r>
    </w:p>
    <w:p>
      <w:pPr>
        <w:pStyle w:val="Compact"/>
        <w:numPr>
          <w:ilvl w:val="0"/>
          <w:numId w:val="1302"/>
        </w:numPr>
      </w:pPr>
      <w:r>
        <w:t xml:space="preserve">Completed relevant reporting checklist</w:t>
      </w:r>
    </w:p>
    <w:p>
      <w:pPr>
        <w:pStyle w:val="Compact"/>
        <w:numPr>
          <w:ilvl w:val="0"/>
          <w:numId w:val="1303"/>
        </w:numPr>
      </w:pPr>
      <w:r>
        <w:t xml:space="preserve">Results are reproducible (rerunning code replicates tables/figures exactly)</w:t>
      </w:r>
    </w:p>
    <w:p>
      <w:pPr>
        <w:pStyle w:val="Compact"/>
        <w:numPr>
          <w:ilvl w:val="0"/>
          <w:numId w:val="1304"/>
        </w:numPr>
      </w:pPr>
      <w:r>
        <w:t xml:space="preserve">Target journal selected</w:t>
      </w:r>
    </w:p>
    <w:p>
      <w:pPr>
        <w:pStyle w:val="Compact"/>
        <w:numPr>
          <w:ilvl w:val="0"/>
          <w:numId w:val="1305"/>
        </w:numPr>
      </w:pPr>
      <w:r>
        <w:t xml:space="preserve">Title is declarative and states findings clearly</w:t>
      </w:r>
    </w:p>
    <w:p>
      <w:pPr>
        <w:pStyle w:val="Compact"/>
        <w:numPr>
          <w:ilvl w:val="0"/>
          <w:numId w:val="1306"/>
        </w:numPr>
      </w:pPr>
      <w:r>
        <w:t xml:space="preserve">Word count meets journal requirements</w:t>
      </w:r>
    </w:p>
    <w:p>
      <w:pPr>
        <w:pStyle w:val="Compact"/>
        <w:numPr>
          <w:ilvl w:val="0"/>
          <w:numId w:val="1307"/>
        </w:numPr>
      </w:pPr>
      <w:r>
        <w:t xml:space="preserve">Manuscript follows journal formatting guidelines</w:t>
      </w:r>
    </w:p>
    <w:p>
      <w:pPr>
        <w:pStyle w:val="Compact"/>
        <w:numPr>
          <w:ilvl w:val="0"/>
          <w:numId w:val="1308"/>
        </w:numPr>
      </w:pPr>
      <w:r>
        <w:t xml:space="preserve">Consistent voice throughout (typically active voice)</w:t>
      </w:r>
    </w:p>
    <w:p>
      <w:pPr>
        <w:pStyle w:val="Compact"/>
        <w:numPr>
          <w:ilvl w:val="0"/>
          <w:numId w:val="1309"/>
        </w:numPr>
      </w:pPr>
      <w:r>
        <w:t xml:space="preserve">All figures and tables referenced in main text</w:t>
      </w:r>
    </w:p>
    <w:p>
      <w:pPr>
        <w:pStyle w:val="Compact"/>
        <w:numPr>
          <w:ilvl w:val="0"/>
          <w:numId w:val="1310"/>
        </w:numPr>
      </w:pPr>
      <w:r>
        <w:t xml:space="preserve">Captions for all figures and tables</w:t>
      </w:r>
    </w:p>
    <w:p>
      <w:pPr>
        <w:pStyle w:val="Compact"/>
        <w:numPr>
          <w:ilvl w:val="0"/>
          <w:numId w:val="1311"/>
        </w:numPr>
      </w:pPr>
      <w:r>
        <w:t xml:space="preserve">Tables/figures numbered by order of appearance</w:t>
      </w:r>
    </w:p>
    <w:p>
      <w:pPr>
        <w:pStyle w:val="Compact"/>
        <w:numPr>
          <w:ilvl w:val="0"/>
          <w:numId w:val="1312"/>
        </w:numPr>
      </w:pPr>
      <w:r>
        <w:t xml:space="preserve">Abbreviations defined at first use and used sparingly</w:t>
      </w:r>
    </w:p>
    <w:p>
      <w:pPr>
        <w:pStyle w:val="Compact"/>
        <w:numPr>
          <w:ilvl w:val="0"/>
          <w:numId w:val="131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4"/>
        </w:numPr>
      </w:pPr>
      <w:r>
        <w:t xml:space="preserve">Avoid directionless statements (specify direction of associations)</w:t>
      </w:r>
    </w:p>
    <w:p>
      <w:pPr>
        <w:pStyle w:val="Compact"/>
        <w:numPr>
          <w:ilvl w:val="0"/>
          <w:numId w:val="1315"/>
        </w:numPr>
      </w:pPr>
      <w:r>
        <w:t xml:space="preserve">Causal language only when supported by study design</w:t>
      </w:r>
    </w:p>
    <w:p>
      <w:pPr>
        <w:pStyle w:val="Compact"/>
        <w:numPr>
          <w:ilvl w:val="0"/>
          <w:numId w:val="131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7"/>
        </w:numPr>
      </w:pPr>
      <w:r>
        <w:t xml:space="preserve">Author contributions drafted using CRediT Taxonomy</w:t>
      </w:r>
    </w:p>
    <w:bookmarkEnd w:id="1021"/>
    <w:bookmarkStart w:id="102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5"/>
    <w:bookmarkStart w:id="102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9"/>
        </w:numPr>
      </w:pPr>
      <w:r>
        <w:rPr>
          <w:b/>
          <w:bCs/>
        </w:rPr>
        <w:t xml:space="preserve">Cite primary sources</w:t>
      </w:r>
      <w:r>
        <w:t xml:space="preserve"> </w:t>
      </w:r>
      <w:r>
        <w:t xml:space="preserve">for factual statements about established knowledge, methods, or findings</w:t>
      </w:r>
    </w:p>
    <w:p>
      <w:pPr>
        <w:pStyle w:val="Compact"/>
        <w:numPr>
          <w:ilvl w:val="0"/>
          <w:numId w:val="1319"/>
        </w:numPr>
      </w:pPr>
      <w:r>
        <w:rPr>
          <w:b/>
          <w:bCs/>
        </w:rPr>
        <w:t xml:space="preserve">Cite official documentation</w:t>
      </w:r>
      <w:r>
        <w:t xml:space="preserve"> </w:t>
      </w:r>
      <w:r>
        <w:t xml:space="preserve">when describing how software, tools, or systems work</w:t>
      </w:r>
    </w:p>
    <w:p>
      <w:pPr>
        <w:pStyle w:val="Compact"/>
        <w:numPr>
          <w:ilvl w:val="0"/>
          <w:numId w:val="131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0"/>
        </w:numPr>
      </w:pPr>
      <w:r>
        <w:rPr>
          <w:b/>
          <w:bCs/>
        </w:rPr>
        <w:t xml:space="preserve">Demonstrate directly</w:t>
      </w:r>
      <w:r>
        <w:t xml:space="preserve">: Show the behavior through experiments, data, or explicit examples</w:t>
      </w:r>
    </w:p>
    <w:p>
      <w:pPr>
        <w:pStyle w:val="Compact"/>
        <w:numPr>
          <w:ilvl w:val="0"/>
          <w:numId w:val="132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1"/>
        </w:numPr>
      </w:pPr>
      <w:r>
        <w:t xml:space="preserve">Builds reader trust and credibility</w:t>
      </w:r>
    </w:p>
    <w:p>
      <w:pPr>
        <w:pStyle w:val="Compact"/>
        <w:numPr>
          <w:ilvl w:val="0"/>
          <w:numId w:val="1321"/>
        </w:numPr>
      </w:pPr>
      <w:r>
        <w:t xml:space="preserve">Enables readers to verify information independently</w:t>
      </w:r>
    </w:p>
    <w:p>
      <w:pPr>
        <w:pStyle w:val="Compact"/>
        <w:numPr>
          <w:ilvl w:val="0"/>
          <w:numId w:val="1321"/>
        </w:numPr>
      </w:pPr>
      <w:r>
        <w:t xml:space="preserve">Maintains scientific rigor in all communications</w:t>
      </w:r>
    </w:p>
    <w:p>
      <w:pPr>
        <w:pStyle w:val="Compact"/>
        <w:numPr>
          <w:ilvl w:val="0"/>
          <w:numId w:val="132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7"/>
    <w:bookmarkEnd w:id="1028"/>
    <w:bookmarkStart w:id="1111" w:name="references"/>
    <w:p>
      <w:pPr>
        <w:pStyle w:val="Heading1"/>
      </w:pPr>
      <w:r>
        <w:t xml:space="preserve">References</w:t>
      </w:r>
    </w:p>
    <w:bookmarkStart w:id="1110" w:name="refs"/>
    <w:bookmarkStart w:id="103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9">
        <w:r>
          <w:rPr>
            <w:rStyle w:val="Hyperlink"/>
          </w:rPr>
          <w:t xml:space="preserve">https://doi.org/10.1371/journal.pgph.0002269</w:t>
        </w:r>
      </w:hyperlink>
      <w:r>
        <w:t xml:space="preserve">.</w:t>
      </w:r>
    </w:p>
    <w:bookmarkEnd w:id="1030"/>
    <w:bookmarkStart w:id="10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1">
        <w:r>
          <w:rPr>
            <w:rStyle w:val="Hyperlink"/>
          </w:rPr>
          <w:t xml:space="preserve">https://doi.org/10.1038/d41586-019-01431-z</w:t>
        </w:r>
      </w:hyperlink>
      <w:r>
        <w:t xml:space="preserve">.</w:t>
      </w:r>
    </w:p>
    <w:bookmarkEnd w:id="1032"/>
    <w:bookmarkStart w:id="103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3">
        <w:r>
          <w:rPr>
            <w:rStyle w:val="Hyperlink"/>
          </w:rPr>
          <w:t xml:space="preserve">https://jadebc.github.io/lab-manual/</w:t>
        </w:r>
      </w:hyperlink>
      <w:r>
        <w:t xml:space="preserve">.</w:t>
      </w:r>
    </w:p>
    <w:bookmarkEnd w:id="1034"/>
    <w:bookmarkStart w:id="10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5">
        <w:r>
          <w:rPr>
            <w:rStyle w:val="Hyperlink"/>
          </w:rPr>
          <w:t xml:space="preserve">https://happygitwithr.com/</w:t>
        </w:r>
      </w:hyperlink>
      <w:r>
        <w:t xml:space="preserve">.</w:t>
      </w:r>
    </w:p>
    <w:bookmarkEnd w:id="1036"/>
    <w:bookmarkStart w:id="103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7"/>
    <w:bookmarkStart w:id="10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8">
        <w:r>
          <w:rPr>
            <w:rStyle w:val="Hyperlink"/>
          </w:rPr>
          <w:t xml:space="preserve">https://doi.org/10.1038/s41467-020-19160-7</w:t>
        </w:r>
      </w:hyperlink>
      <w:r>
        <w:t xml:space="preserve">.</w:t>
      </w:r>
    </w:p>
    <w:bookmarkEnd w:id="1039"/>
    <w:bookmarkStart w:id="10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0">
        <w:r>
          <w:rPr>
            <w:rStyle w:val="Hyperlink"/>
          </w:rPr>
          <w:t xml:space="preserve">http://creativecommons.org/licenses/by-nc/4.0/</w:t>
        </w:r>
      </w:hyperlink>
      <w:r>
        <w:t xml:space="preserve">.</w:t>
      </w:r>
    </w:p>
    <w:bookmarkEnd w:id="1041"/>
    <w:bookmarkStart w:id="1043" w:name="ref-credit"/>
    <w:p>
      <w:pPr>
        <w:pStyle w:val="Bibliography"/>
      </w:pPr>
      <w:r>
        <w:t xml:space="preserve">“CRediT: Contributor Roles Taxonomy.”</w:t>
      </w:r>
      <w:r>
        <w:t xml:space="preserve"> </w:t>
      </w:r>
      <w:r>
        <w:t xml:space="preserve">n.d. PLOS ONE.</w:t>
      </w:r>
      <w:r>
        <w:t xml:space="preserve"> </w:t>
      </w:r>
      <w:hyperlink r:id="rId1042">
        <w:r>
          <w:rPr>
            <w:rStyle w:val="Hyperlink"/>
          </w:rPr>
          <w:t xml:space="preserve">https://journals.plos.org/plosone/s/authorship</w:t>
        </w:r>
      </w:hyperlink>
      <w:r>
        <w:t xml:space="preserve">.</w:t>
      </w:r>
    </w:p>
    <w:bookmarkEnd w:id="1043"/>
    <w:bookmarkStart w:id="1045" w:name="ref-dryad"/>
    <w:p>
      <w:pPr>
        <w:pStyle w:val="Bibliography"/>
      </w:pPr>
      <w:r>
        <w:t xml:space="preserve">“Dryad Digital Repository.”</w:t>
      </w:r>
      <w:r>
        <w:t xml:space="preserve"> </w:t>
      </w:r>
      <w:r>
        <w:t xml:space="preserve">n.d. Dryad.</w:t>
      </w:r>
      <w:r>
        <w:t xml:space="preserve"> </w:t>
      </w:r>
      <w:hyperlink r:id="rId1044">
        <w:r>
          <w:rPr>
            <w:rStyle w:val="Hyperlink"/>
          </w:rPr>
          <w:t xml:space="preserve">https://datadryad.org/</w:t>
        </w:r>
      </w:hyperlink>
      <w:r>
        <w:t xml:space="preserve">.</w:t>
      </w:r>
    </w:p>
    <w:bookmarkEnd w:id="1045"/>
    <w:bookmarkStart w:id="10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6"/>
    <w:bookmarkStart w:id="10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7">
        <w:r>
          <w:rPr>
            <w:rStyle w:val="Hyperlink"/>
          </w:rPr>
          <w:t xml:space="preserve">https://doi.org/10.1201/9781003029878</w:t>
        </w:r>
      </w:hyperlink>
      <w:r>
        <w:t xml:space="preserve">.</w:t>
      </w:r>
    </w:p>
    <w:bookmarkEnd w:id="1048"/>
    <w:bookmarkStart w:id="104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9"/>
    <w:bookmarkStart w:id="1051" w:name="ref-githubdesktop"/>
    <w:p>
      <w:pPr>
        <w:pStyle w:val="Bibliography"/>
      </w:pPr>
      <w:r>
        <w:t xml:space="preserve">“GitHub Desktop.”</w:t>
      </w:r>
      <w:r>
        <w:t xml:space="preserve"> </w:t>
      </w:r>
      <w:r>
        <w:t xml:space="preserve">n.d. GitHub.</w:t>
      </w:r>
      <w:r>
        <w:t xml:space="preserve"> </w:t>
      </w:r>
      <w:hyperlink r:id="rId1050">
        <w:r>
          <w:rPr>
            <w:rStyle w:val="Hyperlink"/>
          </w:rPr>
          <w:t xml:space="preserve">https://desktop.github.com/</w:t>
        </w:r>
      </w:hyperlink>
      <w:r>
        <w:t xml:space="preserve">.</w:t>
      </w:r>
    </w:p>
    <w:bookmarkEnd w:id="1051"/>
    <w:bookmarkStart w:id="1053" w:name="ref-plos_data"/>
    <w:p>
      <w:pPr>
        <w:pStyle w:val="Bibliography"/>
      </w:pPr>
      <w:r>
        <w:t xml:space="preserve">“How to Store and Manage Your Data.”</w:t>
      </w:r>
      <w:r>
        <w:t xml:space="preserve"> </w:t>
      </w:r>
      <w:r>
        <w:t xml:space="preserve">n.d. PLOS.</w:t>
      </w:r>
      <w:r>
        <w:t xml:space="preserve"> </w:t>
      </w:r>
      <w:hyperlink r:id="rId1052">
        <w:r>
          <w:rPr>
            <w:rStyle w:val="Hyperlink"/>
          </w:rPr>
          <w:t xml:space="preserve">https://plos.org/resource/how-to-store-and-manage-your-data/</w:t>
        </w:r>
      </w:hyperlink>
      <w:r>
        <w:t xml:space="preserve">.</w:t>
      </w:r>
    </w:p>
    <w:bookmarkEnd w:id="1053"/>
    <w:bookmarkStart w:id="105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4"/>
    <w:bookmarkStart w:id="105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5">
        <w:r>
          <w:rPr>
            <w:rStyle w:val="Hyperlink"/>
          </w:rPr>
          <w:t xml:space="preserve">https://mentors.fm/2019/08/13/think-and-write-with-leslie-lamport/</w:t>
        </w:r>
      </w:hyperlink>
      <w:r>
        <w:t xml:space="preserve">.</w:t>
      </w:r>
    </w:p>
    <w:bookmarkEnd w:id="1056"/>
    <w:bookmarkStart w:id="1057" w:name="ref-medRxiv"/>
    <w:p>
      <w:pPr>
        <w:pStyle w:val="Bibliography"/>
      </w:pPr>
      <w:r>
        <w:t xml:space="preserve">“medRxiv: The Preprint Server for Health Sciences.”</w:t>
      </w:r>
      <w:r>
        <w:t xml:space="preserve"> </w:t>
      </w:r>
      <w:r>
        <w:t xml:space="preserve">n.d. Cold Spring Harbor Laboratory.</w:t>
      </w:r>
      <w:r>
        <w:t xml:space="preserve"> </w:t>
      </w:r>
      <w:hyperlink r:id="rId1017">
        <w:r>
          <w:rPr>
            <w:rStyle w:val="Hyperlink"/>
          </w:rPr>
          <w:t xml:space="preserve">https://www.medrxiv.org/</w:t>
        </w:r>
      </w:hyperlink>
      <w:r>
        <w:t xml:space="preserve">.</w:t>
      </w:r>
    </w:p>
    <w:bookmarkEnd w:id="1057"/>
    <w:bookmarkStart w:id="105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8">
        <w:r>
          <w:rPr>
            <w:rStyle w:val="Hyperlink"/>
          </w:rPr>
          <w:t xml:space="preserve">https://doi.org/10.1038/467775a</w:t>
        </w:r>
      </w:hyperlink>
      <w:r>
        <w:t xml:space="preserve">.</w:t>
      </w:r>
    </w:p>
    <w:bookmarkEnd w:id="1059"/>
    <w:bookmarkStart w:id="106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0">
        <w:r>
          <w:rPr>
            <w:rStyle w:val="Hyperlink"/>
          </w:rPr>
          <w:t xml:space="preserve">https://doi.org/10.1038/s41562-016-0021</w:t>
        </w:r>
      </w:hyperlink>
      <w:r>
        <w:t xml:space="preserve">.</w:t>
      </w:r>
    </w:p>
    <w:bookmarkEnd w:id="1061"/>
    <w:bookmarkStart w:id="106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2">
        <w:r>
          <w:rPr>
            <w:rStyle w:val="Hyperlink"/>
          </w:rPr>
          <w:t xml:space="preserve">https://doi.org/10.1038/526182a</w:t>
        </w:r>
      </w:hyperlink>
      <w:r>
        <w:t xml:space="preserve">.</w:t>
      </w:r>
    </w:p>
    <w:bookmarkEnd w:id="1063"/>
    <w:bookmarkStart w:id="1065" w:name="ref-osf"/>
    <w:p>
      <w:pPr>
        <w:pStyle w:val="Bibliography"/>
      </w:pPr>
      <w:r>
        <w:t xml:space="preserve">“Open Science Framework.”</w:t>
      </w:r>
      <w:r>
        <w:t xml:space="preserve"> </w:t>
      </w:r>
      <w:r>
        <w:t xml:space="preserve">n.d. Center for Open Science.</w:t>
      </w:r>
      <w:r>
        <w:t xml:space="preserve"> </w:t>
      </w:r>
      <w:hyperlink r:id="rId1064">
        <w:r>
          <w:rPr>
            <w:rStyle w:val="Hyperlink"/>
          </w:rPr>
          <w:t xml:space="preserve">https://osf.io/</w:t>
        </w:r>
      </w:hyperlink>
      <w:r>
        <w:t xml:space="preserve">.</w:t>
      </w:r>
    </w:p>
    <w:bookmarkEnd w:id="1065"/>
    <w:bookmarkStart w:id="106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6"/>
    <w:bookmarkStart w:id="1068" w:name="ref-githubaccountarchive"/>
    <w:p>
      <w:pPr>
        <w:pStyle w:val="Bibliography"/>
      </w:pPr>
      <w:r>
        <w:t xml:space="preserve">“Requesting an Archive of Your Personal Account’s Data.”</w:t>
      </w:r>
      <w:r>
        <w:t xml:space="preserve"> </w:t>
      </w:r>
      <w:r>
        <w:t xml:space="preserve">n.d. GitHub.</w:t>
      </w:r>
      <w:r>
        <w:t xml:space="preserve"> </w:t>
      </w:r>
      <w:hyperlink r:id="rId1067">
        <w:r>
          <w:rPr>
            <w:rStyle w:val="Hyperlink"/>
          </w:rPr>
          <w:t xml:space="preserve">https://docs.github.com/en/get-started/archiving-your-github-personal-account-and-public-repositories/requesting-an-archive-of-your-personal-accounts-data</w:t>
        </w:r>
      </w:hyperlink>
      <w:r>
        <w:t xml:space="preserve">.</w:t>
      </w:r>
    </w:p>
    <w:bookmarkEnd w:id="1068"/>
    <w:bookmarkStart w:id="1070" w:name="ref-githuborgmigrations"/>
    <w:p>
      <w:pPr>
        <w:pStyle w:val="Bibliography"/>
      </w:pPr>
      <w:r>
        <w:t xml:space="preserve">“REST API Endpoints for Organization Migrations.”</w:t>
      </w:r>
      <w:r>
        <w:t xml:space="preserve"> </w:t>
      </w:r>
      <w:r>
        <w:t xml:space="preserve">n.d. GitHub.</w:t>
      </w:r>
      <w:r>
        <w:t xml:space="preserve"> </w:t>
      </w:r>
      <w:hyperlink r:id="rId1069">
        <w:r>
          <w:rPr>
            <w:rStyle w:val="Hyperlink"/>
          </w:rPr>
          <w:t xml:space="preserve">https://docs.github.com/en/rest/migrations/orgs</w:t>
        </w:r>
      </w:hyperlink>
      <w:r>
        <w:t xml:space="preserve">.</w:t>
      </w:r>
    </w:p>
    <w:bookmarkEnd w:id="1070"/>
    <w:bookmarkStart w:id="1072" w:name="ref-githubusermigrations"/>
    <w:p>
      <w:pPr>
        <w:pStyle w:val="Bibliography"/>
      </w:pPr>
      <w:r>
        <w:t xml:space="preserve">“REST API Endpoints for User Migrations.”</w:t>
      </w:r>
      <w:r>
        <w:t xml:space="preserve"> </w:t>
      </w:r>
      <w:r>
        <w:t xml:space="preserve">n.d. GitHub.</w:t>
      </w:r>
      <w:r>
        <w:t xml:space="preserve"> </w:t>
      </w:r>
      <w:hyperlink r:id="rId1071">
        <w:r>
          <w:rPr>
            <w:rStyle w:val="Hyperlink"/>
          </w:rPr>
          <w:t xml:space="preserve">https://docs.github.com/en/rest/migrations/users</w:t>
        </w:r>
      </w:hyperlink>
      <w:r>
        <w:t xml:space="preserve">.</w:t>
      </w:r>
    </w:p>
    <w:bookmarkEnd w:id="1072"/>
    <w:bookmarkStart w:id="1074" w:name="ref-gitfixum"/>
    <w:p>
      <w:pPr>
        <w:pStyle w:val="Bibliography"/>
      </w:pPr>
      <w:r>
        <w:t xml:space="preserve">Robertson, Seth. n.d.</w:t>
      </w:r>
      <w:r>
        <w:t xml:space="preserve"> </w:t>
      </w:r>
      <w:r>
        <w:t xml:space="preserve">“On Undoing, Fixing, or Removing Commits in Git.”</w:t>
      </w:r>
      <w:r>
        <w:t xml:space="preserve"> </w:t>
      </w:r>
      <w:hyperlink r:id="rId1073">
        <w:r>
          <w:rPr>
            <w:rStyle w:val="Hyperlink"/>
          </w:rPr>
          <w:t xml:space="preserve">https://sethrobertson.github.io/GitFixUm/fixup.html</w:t>
        </w:r>
      </w:hyperlink>
      <w:r>
        <w:t xml:space="preserve">.</w:t>
      </w:r>
    </w:p>
    <w:bookmarkEnd w:id="1074"/>
    <w:bookmarkStart w:id="10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5">
        <w:r>
          <w:rPr>
            <w:rStyle w:val="Hyperlink"/>
          </w:rPr>
          <w:t xml:space="preserve">https://doi.org/10.1371/journal.pcbi.1003833</w:t>
        </w:r>
      </w:hyperlink>
      <w:r>
        <w:t xml:space="preserve">.</w:t>
      </w:r>
    </w:p>
    <w:bookmarkEnd w:id="1076"/>
    <w:bookmarkStart w:id="10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7">
        <w:r>
          <w:rPr>
            <w:rStyle w:val="Hyperlink"/>
          </w:rPr>
          <w:t xml:space="preserve">https://doi.org/10.1038/d41586-019-02918-5</w:t>
        </w:r>
      </w:hyperlink>
      <w:r>
        <w:t xml:space="preserve">.</w:t>
      </w:r>
    </w:p>
    <w:bookmarkEnd w:id="1078"/>
    <w:bookmarkStart w:id="1080" w:name="ref-slurm-salloc"/>
    <w:p>
      <w:pPr>
        <w:pStyle w:val="Bibliography"/>
      </w:pPr>
      <w:r>
        <w:t xml:space="preserve">“Slurm Workload Manager: Salloc Documentation.”</w:t>
      </w:r>
      <w:r>
        <w:t xml:space="preserve"> </w:t>
      </w:r>
      <w:r>
        <w:t xml:space="preserve">n.d.-a. SchedMD.</w:t>
      </w:r>
      <w:r>
        <w:t xml:space="preserve"> </w:t>
      </w:r>
      <w:hyperlink r:id="rId1079">
        <w:r>
          <w:rPr>
            <w:rStyle w:val="Hyperlink"/>
          </w:rPr>
          <w:t xml:space="preserve">https://slurm.schedmd.com/salloc.html</w:t>
        </w:r>
      </w:hyperlink>
      <w:r>
        <w:t xml:space="preserve">.</w:t>
      </w:r>
    </w:p>
    <w:bookmarkEnd w:id="1080"/>
    <w:bookmarkStart w:id="1082" w:name="ref-slurm-sattach"/>
    <w:p>
      <w:pPr>
        <w:pStyle w:val="Bibliography"/>
      </w:pPr>
      <w:r>
        <w:t xml:space="preserve">“Slurm Workload Manager: Sattach Documentation.”</w:t>
      </w:r>
      <w:r>
        <w:t xml:space="preserve"> </w:t>
      </w:r>
      <w:r>
        <w:t xml:space="preserve">n.d.-b. SchedMD.</w:t>
      </w:r>
      <w:r>
        <w:t xml:space="preserve"> </w:t>
      </w:r>
      <w:hyperlink r:id="rId1081">
        <w:r>
          <w:rPr>
            <w:rStyle w:val="Hyperlink"/>
          </w:rPr>
          <w:t xml:space="preserve">https://slurm.schedmd.com/sattach.html</w:t>
        </w:r>
      </w:hyperlink>
      <w:r>
        <w:t xml:space="preserve">.</w:t>
      </w:r>
    </w:p>
    <w:bookmarkEnd w:id="1082"/>
    <w:bookmarkStart w:id="1084" w:name="ref-slurm"/>
    <w:p>
      <w:pPr>
        <w:pStyle w:val="Bibliography"/>
      </w:pPr>
      <w:r>
        <w:t xml:space="preserve">“Slurm Workload Manager: Sbatch Documentation.”</w:t>
      </w:r>
      <w:r>
        <w:t xml:space="preserve"> </w:t>
      </w:r>
      <w:r>
        <w:t xml:space="preserve">n.d.-c. SchedMD.</w:t>
      </w:r>
      <w:r>
        <w:t xml:space="preserve"> </w:t>
      </w:r>
      <w:hyperlink r:id="rId1083">
        <w:r>
          <w:rPr>
            <w:rStyle w:val="Hyperlink"/>
          </w:rPr>
          <w:t xml:space="preserve">https://slurm.schedmd.com/sbatch.html</w:t>
        </w:r>
      </w:hyperlink>
      <w:r>
        <w:t xml:space="preserve">.</w:t>
      </w:r>
    </w:p>
    <w:bookmarkEnd w:id="1084"/>
    <w:bookmarkStart w:id="1086" w:name="ref-slurm-squeue"/>
    <w:p>
      <w:pPr>
        <w:pStyle w:val="Bibliography"/>
      </w:pPr>
      <w:r>
        <w:t xml:space="preserve">“Slurm Workload Manager: Squeue Documentation.”</w:t>
      </w:r>
      <w:r>
        <w:t xml:space="preserve"> </w:t>
      </w:r>
      <w:r>
        <w:t xml:space="preserve">n.d.-d. SchedMD.</w:t>
      </w:r>
      <w:r>
        <w:t xml:space="preserve"> </w:t>
      </w:r>
      <w:hyperlink r:id="rId1085">
        <w:r>
          <w:rPr>
            <w:rStyle w:val="Hyperlink"/>
          </w:rPr>
          <w:t xml:space="preserve">https://slurm.schedmd.com/squeue.html</w:t>
        </w:r>
      </w:hyperlink>
      <w:r>
        <w:t xml:space="preserve">.</w:t>
      </w:r>
    </w:p>
    <w:bookmarkEnd w:id="1086"/>
    <w:bookmarkStart w:id="1088" w:name="ref-slurm-srun"/>
    <w:p>
      <w:pPr>
        <w:pStyle w:val="Bibliography"/>
      </w:pPr>
      <w:r>
        <w:t xml:space="preserve">“Slurm Workload Manager: Srun Documentation.”</w:t>
      </w:r>
      <w:r>
        <w:t xml:space="preserve"> </w:t>
      </w:r>
      <w:r>
        <w:t xml:space="preserve">n.d.-e. SchedMD.</w:t>
      </w:r>
      <w:r>
        <w:t xml:space="preserve"> </w:t>
      </w:r>
      <w:hyperlink r:id="rId1087">
        <w:r>
          <w:rPr>
            <w:rStyle w:val="Hyperlink"/>
          </w:rPr>
          <w:t xml:space="preserve">https://slurm.schedmd.com/srun.html</w:t>
        </w:r>
      </w:hyperlink>
      <w:r>
        <w:t xml:space="preserve">.</w:t>
      </w:r>
    </w:p>
    <w:bookmarkEnd w:id="1088"/>
    <w:bookmarkStart w:id="1090" w:name="ref-openssh-ssh-config"/>
    <w:p>
      <w:pPr>
        <w:pStyle w:val="Bibliography"/>
      </w:pPr>
      <w:r>
        <w:t xml:space="preserve">“Ssh_config(5) Manual Page.”</w:t>
      </w:r>
      <w:r>
        <w:t xml:space="preserve"> </w:t>
      </w:r>
      <w:r>
        <w:t xml:space="preserve">n.d. OpenBSD.</w:t>
      </w:r>
      <w:r>
        <w:t xml:space="preserve"> </w:t>
      </w:r>
      <w:hyperlink r:id="rId1089">
        <w:r>
          <w:rPr>
            <w:rStyle w:val="Hyperlink"/>
          </w:rPr>
          <w:t xml:space="preserve">https://man.openbsd.org/ssh_config</w:t>
        </w:r>
      </w:hyperlink>
      <w:r>
        <w:t xml:space="preserve">.</w:t>
      </w:r>
    </w:p>
    <w:bookmarkEnd w:id="1090"/>
    <w:bookmarkStart w:id="1092" w:name="ref-openssh-ssh-config-debian"/>
    <w:p>
      <w:pPr>
        <w:pStyle w:val="Bibliography"/>
      </w:pPr>
      <w:r>
        <w:t xml:space="preserve">“Ssh_config(5) Manual Page, Debian Edition.”</w:t>
      </w:r>
      <w:r>
        <w:t xml:space="preserve"> </w:t>
      </w:r>
      <w:r>
        <w:t xml:space="preserve">n.d. Debian Project.</w:t>
      </w:r>
      <w:r>
        <w:t xml:space="preserve"> </w:t>
      </w:r>
      <w:hyperlink r:id="rId1091">
        <w:r>
          <w:rPr>
            <w:rStyle w:val="Hyperlink"/>
          </w:rPr>
          <w:t xml:space="preserve">https://manpages.debian.org/stable/openssh-client/ssh_config.5.en.html</w:t>
        </w:r>
      </w:hyperlink>
      <w:r>
        <w:t xml:space="preserve">.</w:t>
      </w:r>
    </w:p>
    <w:bookmarkEnd w:id="1092"/>
    <w:bookmarkStart w:id="109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3">
        <w:r>
          <w:rPr>
            <w:rStyle w:val="Hyperlink"/>
          </w:rPr>
          <w:t xml:space="preserve">https://doi.org/10.1038/d41586-019-00067-3</w:t>
        </w:r>
      </w:hyperlink>
      <w:r>
        <w:t xml:space="preserve">.</w:t>
      </w:r>
    </w:p>
    <w:bookmarkEnd w:id="1094"/>
    <w:bookmarkStart w:id="10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5"/>
    <w:bookmarkStart w:id="10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6">
        <w:r>
          <w:rPr>
            <w:rStyle w:val="Hyperlink"/>
          </w:rPr>
          <w:t xml:space="preserve">https://doi.org/10.1038/d41586-021-03603-2</w:t>
        </w:r>
      </w:hyperlink>
      <w:r>
        <w:t xml:space="preserve">.</w:t>
      </w:r>
    </w:p>
    <w:bookmarkEnd w:id="1097"/>
    <w:bookmarkStart w:id="109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8">
        <w:r>
          <w:rPr>
            <w:rStyle w:val="Hyperlink"/>
          </w:rPr>
          <w:t xml:space="preserve">https://doi.org/10.1201/9781351201315</w:t>
        </w:r>
      </w:hyperlink>
      <w:r>
        <w:t xml:space="preserve">.</w:t>
      </w:r>
    </w:p>
    <w:bookmarkEnd w:id="1099"/>
    <w:bookmarkStart w:id="110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0">
        <w:r>
          <w:rPr>
            <w:rStyle w:val="Hyperlink"/>
          </w:rPr>
          <w:t xml:space="preserve">https://mastering-shiny.org/</w:t>
        </w:r>
      </w:hyperlink>
      <w:r>
        <w:t xml:space="preserve">.</w:t>
      </w:r>
    </w:p>
    <w:bookmarkEnd w:id="1101"/>
    <w:bookmarkStart w:id="110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2"/>
    <w:bookmarkStart w:id="110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3">
        <w:r>
          <w:rPr>
            <w:rStyle w:val="Hyperlink"/>
          </w:rPr>
          <w:t xml:space="preserve">https://design.tidyverse.org/</w:t>
        </w:r>
      </w:hyperlink>
      <w:r>
        <w:t xml:space="preserve">.</w:t>
      </w:r>
    </w:p>
    <w:bookmarkEnd w:id="1104"/>
    <w:bookmarkStart w:id="110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5">
        <w:r>
          <w:rPr>
            <w:rStyle w:val="Hyperlink"/>
          </w:rPr>
          <w:t xml:space="preserve">https://r-pkgs.org/</w:t>
        </w:r>
      </w:hyperlink>
      <w:r>
        <w:t xml:space="preserve">.</w:t>
      </w:r>
    </w:p>
    <w:bookmarkEnd w:id="1106"/>
    <w:bookmarkStart w:id="110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7">
        <w:r>
          <w:rPr>
            <w:rStyle w:val="Hyperlink"/>
          </w:rPr>
          <w:t xml:space="preserve">https://r4ds.hadley.nz/</w:t>
        </w:r>
      </w:hyperlink>
      <w:r>
        <w:t xml:space="preserve">.</w:t>
      </w:r>
    </w:p>
    <w:bookmarkEnd w:id="1108"/>
    <w:bookmarkStart w:id="110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9"/>
    <w:bookmarkEnd w:id="1110"/>
    <w:p>
      <w:r>
        <w:br w:type="page"/>
      </w:r>
    </w:p>
    <w:bookmarkEnd w:id="1111"/>
    <w:bookmarkStart w:id="111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https://ucd-serg.github.io/lab-manual/appendix-copilot-instructions.html</w:t>
        </w:r>
      </w:hyperlink>
    </w:p>
    <w:p>
      <w:r>
        <w:br w:type="page"/>
      </w:r>
    </w:p>
    <w:bookmarkEnd w:id="1113"/>
    <w:bookmarkStart w:id="111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https://ucd-serg.github.io/lab-manual/appendix-copilot-setup-steps.html</w:t>
        </w:r>
      </w:hyperlink>
    </w:p>
    <w:p>
      <w:r>
        <w:br w:type="page"/>
      </w:r>
    </w:p>
    <w:bookmarkEnd w:id="1115"/>
    <w:bookmarkStart w:id="111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2"/>
        </w:numPr>
      </w:pPr>
      <w:ins w:id="3112" w:author="PR Preview" w:date="2024-01-01T00:00:00Z">
        <w:r>
          <w:rPr>
            <w:b/>
            <w:bCs/>
          </w:rPr>
          <w:t xml:space="preserve">Branch:</w:t>
        </w:r>
      </w:ins>
      <w:ins w:id="3112" w:author="PR Preview" w:date="2024-01-01T00:00:00Z">
        <w:r>
          <w:t xml:space="preserve"> </w:t>
        </w:r>
      </w:ins>
      <w:ins w:id="3112" w:author="PR Preview" w:date="2024-01-01T00:00:00Z">
        <w:r>
          <w:t xml:space="preserve">HEAD</w:t>
        </w:r>
      </w:ins>
    </w:p>
    <w:p>
      <w:pPr>
        <w:pStyle w:val="Compact"/>
        <w:numPr>
          <w:ilvl w:val="0"/>
          <w:numId w:val="1322"/>
        </w:numPr>
      </w:pPr>
      <w:ins w:id="3113" w:author="PR Preview" w:date="2024-01-01T00:00:00Z">
        <w:r>
          <w:rPr>
            <w:b/>
            <w:bCs/>
          </w:rPr>
          <w:t xml:space="preserve">Commit:</w:t>
        </w:r>
      </w:ins>
      <w:ins w:id="3113" w:author="PR Preview" w:date="2024-01-01T00:00:00Z">
        <w:r>
          <w:t xml:space="preserve"> </w:t>
        </w:r>
      </w:ins>
      <w:ins w:id="3113" w:author="PR Preview" w:date="2024-01-01T00:00:00Z">
        <w:r>
          <w:t xml:space="preserve">73a04a0</w:t>
        </w:r>
      </w:ins>
    </w:p>
    <w:p>
      <w:pPr>
        <w:pStyle w:val="Compact"/>
        <w:numPr>
          <w:ilvl w:val="0"/>
          <w:numId w:val="1322"/>
        </w:numPr>
      </w:pPr>
      <w:ins w:id="3114" w:author="PR Preview" w:date="2024-01-01T00:00:00Z">
        <w:r>
          <w:rPr>
            <w:b/>
            <w:bCs/>
          </w:rPr>
          <w:t xml:space="preserve">Full commit hash:</w:t>
        </w:r>
      </w:ins>
      <w:ins w:id="3114" w:author="PR Preview" w:date="2024-01-01T00:00:00Z">
        <w:r>
          <w:t xml:space="preserve"> </w:t>
        </w:r>
      </w:ins>
      <w:ins w:id="3114" w:author="PR Preview" w:date="2024-01-01T00:00:00Z">
        <w:r>
          <w:t xml:space="preserve">73a04a0e4ce72aa0243035651f87a43dff121c69</w:t>
        </w:r>
      </w:ins>
    </w:p>
    <w:p>
      <w:pPr>
        <w:pStyle w:val="Compact"/>
        <w:numPr>
          <w:ilvl w:val="0"/>
          <w:numId w:val="1322"/>
        </w:numPr>
      </w:pPr>
      <w:ins w:id="3115" w:author="PR Preview" w:date="2024-01-01T00:00:00Z">
        <w:r>
          <w:rPr>
            <w:b/>
            <w:bCs/>
          </w:rPr>
          <w:t xml:space="preserve">Commit date:</w:t>
        </w:r>
      </w:ins>
      <w:ins w:id="3115" w:author="PR Preview" w:date="2024-01-01T00:00:00Z">
        <w:r>
          <w:t xml:space="preserve"> </w:t>
        </w:r>
      </w:ins>
      <w:ins w:id="3115" w:author="PR Preview" w:date="2024-01-01T00:00:00Z">
        <w:r>
          <w:t xml:space="preserve">2026-09-01 19:23:54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8" Type="http://schemas.openxmlformats.org/officeDocument/2006/relationships/hyperlink" Target="http://colorbrewer2.org/" TargetMode="External"/><Relationship Id="rId1040"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4"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4" Type="http://schemas.openxmlformats.org/officeDocument/2006/relationships/hyperlink" Target="https://datadryad.org/" TargetMode="External"/><Relationship Id="rId102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0"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1"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8"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7"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7"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100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92"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5"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90" Type="http://schemas.openxmlformats.org/officeDocument/2006/relationships/hyperlink" Target="https://journals.plos.org/ploscompbiol/article?id=10.1371/journal.pcbi.1003833" TargetMode="External"/><Relationship Id="rId1042"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9"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9"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6"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22"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7" Type="http://schemas.openxmlformats.org/officeDocument/2006/relationships/hyperlink" Target="https://www.medrxiv.org/" TargetMode="External"/><Relationship Id="rId985"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6"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8" Type="http://schemas.openxmlformats.org/officeDocument/2006/relationships/hyperlink" Target="http://colorbrewer2.org/" TargetMode="External"/><Relationship Id="rId1040"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4"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4" Type="http://schemas.openxmlformats.org/officeDocument/2006/relationships/hyperlink" Target="https://datadryad.org/" TargetMode="External"/><Relationship Id="rId102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0"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1"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8"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7"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7"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100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92"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5"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90" Type="http://schemas.openxmlformats.org/officeDocument/2006/relationships/hyperlink" Target="https://journals.plos.org/ploscompbiol/article?id=10.1371/journal.pcbi.1003833" TargetMode="External"/><Relationship Id="rId1042"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9"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9"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6"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22"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7" Type="http://schemas.openxmlformats.org/officeDocument/2006/relationships/hyperlink" Target="https://www.medrxiv.org/" TargetMode="External"/><Relationship Id="rId985"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6"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2026-09-01T19:29:24Z</dcterms:created>
  <dcterms:modified xsi:type="dcterms:W3CDTF">2026-09-01T19:29:24Z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