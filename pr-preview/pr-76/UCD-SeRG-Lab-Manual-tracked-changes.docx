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33"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94"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93" w:name="further-readingviewing"/>
    <w:p>
      <w:pPr>
        <w:pStyle w:val="Heading4"/>
      </w:pPr>
      <w:ins w:id="2087" w:author="PR Preview" w:date="2024-01-01T00:00:00Z">
        <w:r>
          <w:t xml:space="preserve">16.4.3.1 Further reading/viewing</w:t>
        </w:r>
      </w:ins>
    </w:p>
    <w:p>
      <w:pPr>
        <w:pStyle w:val="Compact"/>
        <w:numPr>
          <w:ilvl w:val="0"/>
          <w:numId w:val="1098"/>
        </w:numPr>
      </w:pPr>
      <w:ins w:id="2088" w:author="PR Preview" w:date="2024-01-01T00:00:00Z">
        <w:r>
          <w:rPr>
            <w:i/>
            <w:iCs/>
          </w:rPr>
          <w:t xml:space="preserve">I Robot</w:t>
        </w:r>
      </w:ins>
      <w:ins w:id="2088" w:author="PR Preview" w:date="2024-01-01T00:00:00Z">
        <w:r>
          <w:t xml:space="preserve"> </w:t>
        </w:r>
      </w:ins>
      <w:ins w:id="2088" w:author="PR Preview" w:date="2024-01-01T00:00:00Z">
        <w:r>
          <w:t xml:space="preserve">(Asimov 1950)</w:t>
        </w:r>
      </w:ins>
    </w:p>
    <w:p>
      <w:pPr>
        <w:pStyle w:val="Compact"/>
        <w:numPr>
          <w:ilvl w:val="0"/>
          <w:numId w:val="1098"/>
        </w:numPr>
      </w:pPr>
      <w:ins w:id="2089" w:author="PR Preview" w:date="2024-01-01T00:00:00Z">
        <w:r>
          <w:rPr>
            <w:i/>
            <w:iCs/>
          </w:rPr>
          <w:t xml:space="preserve">Dune</w:t>
        </w:r>
      </w:ins>
      <w:ins w:id="2089" w:author="PR Preview" w:date="2024-01-01T00:00:00Z">
        <w:r>
          <w:t xml:space="preserve"> </w:t>
        </w:r>
      </w:ins>
      <w:ins w:id="2089" w:author="PR Preview" w:date="2024-01-01T00:00:00Z">
        <w:r>
          <w:t xml:space="preserve">(Herbert 1965)</w:t>
        </w:r>
      </w:ins>
    </w:p>
    <w:p>
      <w:pPr>
        <w:pStyle w:val="Compact"/>
        <w:numPr>
          <w:ilvl w:val="0"/>
          <w:numId w:val="1098"/>
        </w:numPr>
      </w:pPr>
      <w:ins w:id="2090" w:author="PR Preview" w:date="2024-01-01T00:00:00Z">
        <w:r>
          <w:t xml:space="preserve">“2001: A Space Odyssey”</w:t>
        </w:r>
      </w:ins>
      <w:ins w:id="2090" w:author="PR Preview" w:date="2024-01-01T00:00:00Z">
        <w:r>
          <w:t xml:space="preserve"> </w:t>
        </w:r>
      </w:ins>
      <w:ins w:id="2090" w:author="PR Preview" w:date="2024-01-01T00:00:00Z">
        <w:r>
          <w:t xml:space="preserve">(1968)</w:t>
        </w:r>
      </w:ins>
    </w:p>
    <w:p>
      <w:pPr>
        <w:pStyle w:val="Compact"/>
        <w:numPr>
          <w:ilvl w:val="0"/>
          <w:numId w:val="1098"/>
        </w:numPr>
      </w:pPr>
      <w:ins w:id="2091" w:author="PR Preview" w:date="2024-01-01T00:00:00Z">
        <w:r>
          <w:t xml:space="preserve">“The Terminator”</w:t>
        </w:r>
      </w:ins>
      <w:ins w:id="2091" w:author="PR Preview" w:date="2024-01-01T00:00:00Z">
        <w:r>
          <w:t xml:space="preserve"> </w:t>
        </w:r>
      </w:ins>
      <w:ins w:id="2091" w:author="PR Preview" w:date="2024-01-01T00:00:00Z">
        <w:r>
          <w:t xml:space="preserve">(1984)</w:t>
        </w:r>
      </w:ins>
    </w:p>
    <w:p>
      <w:pPr>
        <w:pStyle w:val="Compact"/>
        <w:numPr>
          <w:ilvl w:val="0"/>
          <w:numId w:val="1098"/>
        </w:numPr>
      </w:pPr>
      <w:ins w:id="2092" w:author="PR Preview" w:date="2024-01-01T00:00:00Z">
        <w:r>
          <w:t xml:space="preserve">“The Matrix”</w:t>
        </w:r>
      </w:ins>
      <w:ins w:id="2092" w:author="PR Preview" w:date="2024-01-01T00:00:00Z">
        <w:r>
          <w:t xml:space="preserve"> </w:t>
        </w:r>
      </w:ins>
      <w:ins w:id="2092" w:author="PR Preview" w:date="2024-01-01T00:00:00Z">
        <w:r>
          <w:t xml:space="preserve">(1999)</w:t>
        </w:r>
      </w:ins>
    </w:p>
    <w:p>
      <w:pPr>
        <w:pStyle w:val="Compact"/>
        <w:numPr>
          <w:ilvl w:val="0"/>
          <w:numId w:val="1098"/>
        </w:numPr>
      </w:pPr>
      <w:ins w:id="2093" w:author="PR Preview" w:date="2024-01-01T00:00:00Z">
        <w:r>
          <w:t xml:space="preserve">“Blade Runner”</w:t>
        </w:r>
      </w:ins>
      <w:ins w:id="2093" w:author="PR Preview" w:date="2024-01-01T00:00:00Z">
        <w:r>
          <w:t xml:space="preserve"> </w:t>
        </w:r>
      </w:ins>
      <w:ins w:id="2093" w:author="PR Preview" w:date="2024-01-01T00:00:00Z">
        <w:r>
          <w:t xml:space="preserve">(1982)</w:t>
        </w:r>
      </w:ins>
    </w:p>
    <w:p>
      <w:pPr>
        <w:pStyle w:val="Compact"/>
        <w:numPr>
          <w:ilvl w:val="0"/>
          <w:numId w:val="1098"/>
        </w:numPr>
      </w:pPr>
      <w:ins w:id="2094" w:author="PR Preview" w:date="2024-01-01T00:00:00Z">
        <w:r>
          <w:t xml:space="preserve">“WarGames”</w:t>
        </w:r>
      </w:ins>
      <w:ins w:id="2094" w:author="PR Preview" w:date="2024-01-01T00:00:00Z">
        <w:r>
          <w:t xml:space="preserve"> </w:t>
        </w:r>
      </w:ins>
      <w:ins w:id="2094" w:author="PR Preview" w:date="2024-01-01T00:00:00Z">
        <w:r>
          <w:t xml:space="preserve">(1983)</w:t>
        </w:r>
      </w:ins>
    </w:p>
    <w:p>
      <w:pPr>
        <w:pStyle w:val="Compact"/>
        <w:numPr>
          <w:ilvl w:val="0"/>
          <w:numId w:val="1098"/>
        </w:numPr>
      </w:pPr>
      <w:ins w:id="2095" w:author="PR Preview" w:date="2024-01-01T00:00:00Z">
        <w:r>
          <w:rPr>
            <w:i/>
            <w:iCs/>
          </w:rPr>
          <w:t xml:space="preserve">Ender’s Game</w:t>
        </w:r>
      </w:ins>
      <w:ins w:id="2095" w:author="PR Preview" w:date="2024-01-01T00:00:00Z">
        <w:r>
          <w:t xml:space="preserve"> </w:t>
        </w:r>
      </w:ins>
      <w:ins w:id="2095" w:author="PR Preview" w:date="2024-01-01T00:00:00Z">
        <w:r>
          <w:t xml:space="preserve">(Card 1985)</w:t>
        </w:r>
      </w:ins>
    </w:p>
    <w:p>
      <w:pPr>
        <w:pStyle w:val="Compact"/>
        <w:numPr>
          <w:ilvl w:val="0"/>
          <w:numId w:val="1098"/>
        </w:numPr>
      </w:pPr>
      <w:ins w:id="2096" w:author="PR Preview" w:date="2024-01-01T00:00:00Z">
        <w:r>
          <w:t xml:space="preserve">“The Humans are Dead”</w:t>
        </w:r>
      </w:ins>
      <w:ins w:id="2096" w:author="PR Preview" w:date="2024-01-01T00:00:00Z">
        <w:r>
          <w:t xml:space="preserve"> </w:t>
        </w:r>
      </w:ins>
      <w:ins w:id="2096" w:author="PR Preview" w:date="2024-01-01T00:00:00Z">
        <w:r>
          <w:t xml:space="preserve">(Flight of the Conchords 2007)</w:t>
        </w:r>
      </w:ins>
    </w:p>
    <w:p>
      <w:pPr>
        <w:pStyle w:val="CaptionedFigure"/>
      </w:pPr>
      <w:ins w:id="2097" w:author="PR Preview" w:date="2024-01-01T00:00:00Z">
        <w:r>
          <w:drawing>
            <wp:inline>
              <wp:extent cx="5334000" cy="2224278"/>
              <wp:effectExtent b="0" l="0" r="0" t="0"/>
              <wp:docPr descr="Agents" title="" id="390" name="Picture"/>
              <a:graphic>
                <a:graphicData uri="http://schemas.openxmlformats.org/drawingml/2006/picture">
                  <pic:pic>
                    <pic:nvPicPr>
                      <pic:cNvPr descr="assets/images/matrix-agents.png" id="391" name="Picture"/>
                      <pic:cNvPicPr>
                        <a:picLocks noChangeArrowheads="1" noChangeAspect="1"/>
                      </pic:cNvPicPr>
                    </pic:nvPicPr>
                    <pic:blipFill>
                      <a:blip r:embed="rId389"/>
                      <a:stretch>
                        <a:fillRect/>
                      </a:stretch>
                    </pic:blipFill>
                    <pic:spPr bwMode="auto">
                      <a:xfrm>
                        <a:off x="0" y="0"/>
                        <a:ext cx="5334000" cy="2224278"/>
                      </a:xfrm>
                      <a:prstGeom prst="rect">
                        <a:avLst/>
                      </a:prstGeom>
                      <a:noFill/>
                      <a:ln w="9525">
                        <a:noFill/>
                        <a:headEnd/>
                        <a:tailEnd/>
                      </a:ln>
                    </pic:spPr>
                  </pic:pic>
                </a:graphicData>
              </a:graphic>
            </wp:inline>
          </w:drawing>
        </w:r>
      </w:ins>
    </w:p>
    <w:p>
      <w:pPr>
        <w:pStyle w:val="ImageCaption"/>
      </w:pPr>
      <w:hyperlink r:id="rId392">
        <w:r>
          <w:rPr>
            <w:rStyle w:val="Hyperlink"/>
          </w:rPr>
          <w:t xml:space="preserve">Agents</w:t>
        </w:r>
      </w:hyperlink>
    </w:p>
    <w:bookmarkEnd w:id="393"/>
    <w:bookmarkEnd w:id="394"/>
    <w:bookmarkStart w:id="398"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opt/quarto/share/formats/docx/warning.png" id="397" name="Picture"/>
                          <pic:cNvPicPr>
                            <a:picLocks noChangeArrowheads="1" noChangeAspect="1"/>
                          </pic:cNvPicPr>
                        </pic:nvPicPr>
                        <pic:blipFill>
                          <a:blip r:embed="rId3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8"/>
    <w:bookmarkStart w:id="403"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00"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9">
        <w:r>
          <w:rPr>
            <w:rStyle w:val="Hyperlink"/>
          </w:rPr>
          <w:t xml:space="preserve">Copilot allowlist reference</w:t>
        </w:r>
      </w:hyperlink>
      <w:r>
        <w:t xml:space="preserve">.</w:t>
      </w:r>
    </w:p>
    <w:bookmarkEnd w:id="400"/>
    <w:bookmarkStart w:id="402"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01">
        <w:r>
          <w:rPr>
            <w:rStyle w:val="Hyperlink"/>
          </w:rPr>
          <w:t xml:space="preserve">Customizing or disabling the firewall for GitHub Copilot coding agent</w:t>
        </w:r>
      </w:hyperlink>
      <w:r>
        <w:t xml:space="preserve">.</w:t>
      </w:r>
    </w:p>
    <w:bookmarkEnd w:id="402"/>
    <w:bookmarkEnd w:id="403"/>
    <w:bookmarkStart w:id="407"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4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7"/>
    <w:bookmarkStart w:id="408"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8"/>
    <w:bookmarkStart w:id="432" w:name="copilot-instructions-for-this-repository"/>
    <w:p>
      <w:pPr>
        <w:pStyle w:val="Heading3"/>
      </w:pPr>
      <w:ins w:id="1144" w:author="PR Preview" w:date="2024-01-01T00:00:00Z">
        <w:r>
          <w:t xml:space="preserve">16.4.8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3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7" w:name="markdown-and-quarto-formatting-1"/>
          <w:p>
            <w:pPr>
              <w:pStyle w:val="Heading2"/>
            </w:pPr>
            <w:r>
              <w:t xml:space="preserve">17.1 Markdown and Quarto Formatting</w:t>
            </w:r>
          </w:p>
          <w:bookmarkStart w:id="41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11"/>
          <w:bookmarkStart w:id="41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412"/>
          <w:bookmarkStart w:id="41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413"/>
          <w:bookmarkStart w:id="414"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414"/>
          <w:bookmarkStart w:id="41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416"/>
          <w:bookmarkEnd w:id="417"/>
          <w:bookmarkStart w:id="418"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418"/>
          <w:bookmarkStart w:id="428" w:name="file-organization"/>
          <w:p>
            <w:pPr>
              <w:pStyle w:val="Heading2"/>
            </w:pPr>
            <w:r>
              <w:t xml:space="preserve">17.3 File Organization</w:t>
            </w:r>
          </w:p>
          <w:bookmarkStart w:id="42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9"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419"/>
          <w:bookmarkStart w:id="42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20">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421"/>
          <w:bookmarkStart w:id="42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22"/>
          <w:bookmarkStart w:id="423"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23"/>
          <w:bookmarkStart w:id="42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4"/>
          <w:bookmarkStart w:id="42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25"/>
          <w:bookmarkStart w:id="42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26"/>
          <w:bookmarkEnd w:id="427"/>
          <w:bookmarkEnd w:id="428"/>
          <w:bookmarkStart w:id="42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9"/>
          <w:bookmarkStart w:id="430"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30"/>
    <w:bookmarkEnd w:id="431"/>
    <w:bookmarkEnd w:id="432"/>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95" Type="http://schemas.openxmlformats.org/officeDocument/2006/relationships/image" Target="media/rId395.png"/><Relationship Id="rId254" Type="http://schemas.openxmlformats.org/officeDocument/2006/relationships/image" Target="media/rId254.png"/><Relationship Id="rId287" Type="http://schemas.openxmlformats.org/officeDocument/2006/relationships/image" Target="media/rId287.jpg"/><Relationship Id="rId293" Type="http://schemas.openxmlformats.org/officeDocument/2006/relationships/image" Target="media/rId293.png"/><Relationship Id="rId389" Type="http://schemas.openxmlformats.org/officeDocument/2006/relationships/image" Target="media/rId389.png"/><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6" Type="http://schemas.openxmlformats.org/officeDocument/2006/relationships/hyperlink" Target="https://docs.github.com/en/copilot/how-tos/use-copilot-agents/coding-agent/customize-the-agent-environment#preinstalling-tools-or-dependencies-in-copilots-environment" TargetMode="External"/><Relationship Id="rId401" Type="http://schemas.openxmlformats.org/officeDocument/2006/relationships/hyperlink" Target="https://docs.github.com/en/copilot/how-tos/use-copilot-agents/coding-agent/customize-the-agent-firewall" TargetMode="External"/><Relationship Id="rId399"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39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5"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5" Type="http://schemas.openxmlformats.org/officeDocument/2006/relationships/hyperlink" Target="https://quarto.org/docs/authoring/cross-references.html" TargetMode="External"/><Relationship Id="rId420"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6" Type="http://schemas.openxmlformats.org/officeDocument/2006/relationships/hyperlink" Target="https://docs.github.com/en/copilot/how-tos/use-copilot-agents/coding-agent/customize-the-agent-environment#preinstalling-tools-or-dependencies-in-copilots-environment" TargetMode="External"/><Relationship Id="rId401" Type="http://schemas.openxmlformats.org/officeDocument/2006/relationships/hyperlink" Target="https://docs.github.com/en/copilot/how-tos/use-copilot-agents/coding-agent/customize-the-agent-firewall" TargetMode="External"/><Relationship Id="rId399"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39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5"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5" Type="http://schemas.openxmlformats.org/officeDocument/2006/relationships/hyperlink" Target="https://quarto.org/docs/authoring/cross-references.html" TargetMode="External"/><Relationship Id="rId420"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2026-01-12T04:35:57Z</dcterms:created>
  <dcterms:modified xsi:type="dcterms:W3CDTF">2026-01-12T04:35:57Z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