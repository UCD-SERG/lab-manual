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2026-01-12</w:t>
      </w:r>
    </w:p>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4"/>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4"/>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4"/>
        </w:numPr>
      </w:pPr>
      <w:r>
        <w:t xml:space="preserve">Generally, strive to complete assigned tasks by the date listed.</w:t>
      </w:r>
    </w:p>
    <w:p>
      <w:pPr>
        <w:pStyle w:val="Compact"/>
        <w:numPr>
          <w:ilvl w:val="0"/>
          <w:numId w:val="1004"/>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4"/>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08"/>
        </w:numPr>
      </w:pPr>
      <w:hyperlink r:id="rId42">
        <w:r>
          <w:rPr>
            <w:rStyle w:val="Hyperlink"/>
          </w:rPr>
          <w:t xml:space="preserve">Tidyverse code review guide</w:t>
        </w:r>
      </w:hyperlink>
      <w:r>
        <w:t xml:space="preserve">: Best practices for reviewing R code, including what to look for and how to provide constructive feedback.</w:t>
      </w:r>
    </w:p>
    <w:bookmarkEnd w:id="43"/>
    <w:bookmarkEnd w:id="44"/>
    <w:bookmarkStart w:id="66"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9"/>
        </w:numPr>
      </w:pPr>
      <w:r>
        <w:t xml:space="preserve">Design studies with appropriate methodology and adherence to best practices in epidemiology and biostatistics</w:t>
      </w:r>
    </w:p>
    <w:p>
      <w:pPr>
        <w:pStyle w:val="Compact"/>
        <w:numPr>
          <w:ilvl w:val="0"/>
          <w:numId w:val="1009"/>
        </w:numPr>
      </w:pPr>
      <w:r>
        <w:t xml:space="preserve">Register study protocols</w:t>
      </w:r>
    </w:p>
    <w:p>
      <w:pPr>
        <w:pStyle w:val="Compact"/>
        <w:numPr>
          <w:ilvl w:val="0"/>
          <w:numId w:val="1009"/>
        </w:numPr>
      </w:pPr>
      <w:r>
        <w:t xml:space="preserve">Write and register pre-analysis plans</w:t>
      </w:r>
    </w:p>
    <w:p>
      <w:pPr>
        <w:pStyle w:val="Compact"/>
        <w:numPr>
          <w:ilvl w:val="0"/>
          <w:numId w:val="1009"/>
        </w:numPr>
      </w:pPr>
      <w:r>
        <w:t xml:space="preserve">Create reproducible workflows</w:t>
      </w:r>
    </w:p>
    <w:p>
      <w:pPr>
        <w:pStyle w:val="Compact"/>
        <w:numPr>
          <w:ilvl w:val="0"/>
          <w:numId w:val="1009"/>
        </w:numPr>
      </w:pPr>
      <w:r>
        <w:t xml:space="preserve">Process and analyze data with internal replication and masking</w:t>
      </w:r>
    </w:p>
    <w:p>
      <w:pPr>
        <w:pStyle w:val="Compact"/>
        <w:numPr>
          <w:ilvl w:val="0"/>
          <w:numId w:val="1009"/>
        </w:numPr>
      </w:pPr>
      <w:r>
        <w:t xml:space="preserve">Use reporting checklists with manuscripts</w:t>
      </w:r>
    </w:p>
    <w:p>
      <w:pPr>
        <w:pStyle w:val="Compact"/>
        <w:numPr>
          <w:ilvl w:val="0"/>
          <w:numId w:val="1009"/>
        </w:numPr>
      </w:pPr>
      <w:r>
        <w:t xml:space="preserve">Publish preprints</w:t>
      </w:r>
    </w:p>
    <w:p>
      <w:pPr>
        <w:pStyle w:val="Compact"/>
        <w:numPr>
          <w:ilvl w:val="0"/>
          <w:numId w:val="1009"/>
        </w:numPr>
      </w:pPr>
      <w:r>
        <w:t xml:space="preserve">Publish data (when possible) and replication scripts</w:t>
      </w:r>
    </w:p>
    <w:bookmarkStart w:id="49"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0"/>
        </w:numPr>
      </w:pPr>
      <w:r>
        <w:t xml:space="preserve">Nuzzo R. How scientists fool themselves – and how they can stop. 2015.</w:t>
      </w:r>
      <w:r>
        <w:t xml:space="preserve"> </w:t>
      </w:r>
      <w:hyperlink r:id="rId46">
        <w:r>
          <w:rPr>
            <w:rStyle w:val="Hyperlink"/>
          </w:rPr>
          <w:t xml:space="preserve">https://www.nature.com/articles/526182a</w:t>
        </w:r>
      </w:hyperlink>
    </w:p>
    <w:p>
      <w:pPr>
        <w:numPr>
          <w:ilvl w:val="0"/>
          <w:numId w:val="1010"/>
        </w:numPr>
      </w:pPr>
      <w:r>
        <w:t xml:space="preserve">Stoddart C. Is there a reproducibility crisis in science? 2016.</w:t>
      </w:r>
      <w:r>
        <w:t xml:space="preserve"> </w:t>
      </w:r>
      <w:hyperlink r:id="rId47">
        <w:r>
          <w:rPr>
            <w:rStyle w:val="Hyperlink"/>
          </w:rPr>
          <w:t xml:space="preserve">https://www.nature.com/articles/d41586-019-00067-3</w:t>
        </w:r>
      </w:hyperlink>
    </w:p>
    <w:p>
      <w:pPr>
        <w:numPr>
          <w:ilvl w:val="0"/>
          <w:numId w:val="1010"/>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8">
        <w:r>
          <w:rPr>
            <w:rStyle w:val="Hyperlink"/>
          </w:rPr>
          <w:t xml:space="preserve">http://dx.doi.org/10.1038/s41562-016-0021</w:t>
        </w:r>
      </w:hyperlink>
    </w:p>
    <w:bookmarkEnd w:id="49"/>
    <w:bookmarkStart w:id="50"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50"/>
    <w:bookmarkStart w:id="52" w:name="register-study-protocols"/>
    <w:p>
      <w:pPr>
        <w:pStyle w:val="Heading2"/>
      </w:pPr>
      <w:r>
        <w:t xml:space="preserve">4.3 Register study protocols</w:t>
      </w:r>
    </w:p>
    <w:p>
      <w:pPr>
        <w:pStyle w:val="FirstParagraph"/>
      </w:pPr>
      <w:r>
        <w:t xml:space="preserve">We register all randomized trials on</w:t>
      </w:r>
      <w:r>
        <w:t xml:space="preserve"> </w:t>
      </w:r>
      <w:hyperlink r:id="rId51">
        <w:r>
          <w:rPr>
            <w:rStyle w:val="Hyperlink"/>
          </w:rPr>
          <w:t xml:space="preserve">clinicaltrials.gov</w:t>
        </w:r>
      </w:hyperlink>
      <w:r>
        <w:t xml:space="preserve">, and in some cases register observational studies as well.</w:t>
      </w:r>
    </w:p>
    <w:bookmarkEnd w:id="52"/>
    <w:bookmarkStart w:id="54"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3">
        <w:r>
          <w:rPr>
            <w:rStyle w:val="Hyperlink"/>
          </w:rPr>
          <w:t xml:space="preserve">https://osf.io/tgbxr/</w:t>
        </w:r>
      </w:hyperlink>
      <w:r>
        <w:t xml:space="preserve">. Generally, these include:</w:t>
      </w:r>
    </w:p>
    <w:p>
      <w:pPr>
        <w:pStyle w:val="Compact"/>
        <w:numPr>
          <w:ilvl w:val="0"/>
          <w:numId w:val="1011"/>
        </w:numPr>
      </w:pPr>
      <w:r>
        <w:t xml:space="preserve">Brief background on the study (a condensed version of the introduction section of the paper)</w:t>
      </w:r>
    </w:p>
    <w:p>
      <w:pPr>
        <w:pStyle w:val="Compact"/>
        <w:numPr>
          <w:ilvl w:val="0"/>
          <w:numId w:val="1011"/>
        </w:numPr>
      </w:pPr>
      <w:r>
        <w:t xml:space="preserve">Hypotheses / objectives</w:t>
      </w:r>
    </w:p>
    <w:p>
      <w:pPr>
        <w:pStyle w:val="Compact"/>
        <w:numPr>
          <w:ilvl w:val="0"/>
          <w:numId w:val="1011"/>
        </w:numPr>
      </w:pPr>
      <w:r>
        <w:t xml:space="preserve">Study design</w:t>
      </w:r>
    </w:p>
    <w:p>
      <w:pPr>
        <w:pStyle w:val="Compact"/>
        <w:numPr>
          <w:ilvl w:val="0"/>
          <w:numId w:val="1011"/>
        </w:numPr>
      </w:pPr>
      <w:r>
        <w:t xml:space="preserve">Description of data</w:t>
      </w:r>
    </w:p>
    <w:p>
      <w:pPr>
        <w:pStyle w:val="Compact"/>
        <w:numPr>
          <w:ilvl w:val="0"/>
          <w:numId w:val="1011"/>
        </w:numPr>
      </w:pPr>
      <w:r>
        <w:t xml:space="preserve">Definition of outcomes</w:t>
      </w:r>
    </w:p>
    <w:p>
      <w:pPr>
        <w:pStyle w:val="Compact"/>
        <w:numPr>
          <w:ilvl w:val="0"/>
          <w:numId w:val="1011"/>
        </w:numPr>
      </w:pPr>
      <w:r>
        <w:t xml:space="preserve">Definition of interventions / exposures</w:t>
      </w:r>
    </w:p>
    <w:p>
      <w:pPr>
        <w:pStyle w:val="Compact"/>
        <w:numPr>
          <w:ilvl w:val="0"/>
          <w:numId w:val="1011"/>
        </w:numPr>
      </w:pPr>
      <w:r>
        <w:t xml:space="preserve">Definition of covariates</w:t>
      </w:r>
    </w:p>
    <w:p>
      <w:pPr>
        <w:pStyle w:val="Compact"/>
        <w:numPr>
          <w:ilvl w:val="0"/>
          <w:numId w:val="1011"/>
        </w:numPr>
      </w:pPr>
      <w:r>
        <w:t xml:space="preserve">Statistical power calculation</w:t>
      </w:r>
    </w:p>
    <w:p>
      <w:pPr>
        <w:pStyle w:val="Compact"/>
        <w:numPr>
          <w:ilvl w:val="0"/>
          <w:numId w:val="1011"/>
        </w:numPr>
      </w:pPr>
      <w:r>
        <w:t xml:space="preserve">Statistical analysis:</w:t>
      </w:r>
    </w:p>
    <w:p>
      <w:pPr>
        <w:pStyle w:val="Compact"/>
        <w:numPr>
          <w:ilvl w:val="0"/>
          <w:numId w:val="1012"/>
        </w:numPr>
      </w:pPr>
      <w:r>
        <w:t xml:space="preserve">Type of model</w:t>
      </w:r>
    </w:p>
    <w:p>
      <w:pPr>
        <w:pStyle w:val="Compact"/>
        <w:numPr>
          <w:ilvl w:val="0"/>
          <w:numId w:val="1012"/>
        </w:numPr>
      </w:pPr>
      <w:r>
        <w:t xml:space="preserve">Covariate selection / screening</w:t>
      </w:r>
    </w:p>
    <w:p>
      <w:pPr>
        <w:pStyle w:val="Compact"/>
        <w:numPr>
          <w:ilvl w:val="0"/>
          <w:numId w:val="1012"/>
        </w:numPr>
      </w:pPr>
      <w:r>
        <w:t xml:space="preserve">Standard error estimation method</w:t>
      </w:r>
    </w:p>
    <w:p>
      <w:pPr>
        <w:pStyle w:val="Compact"/>
        <w:numPr>
          <w:ilvl w:val="0"/>
          <w:numId w:val="1012"/>
        </w:numPr>
      </w:pPr>
      <w:r>
        <w:t xml:space="preserve">Missing data analysis</w:t>
      </w:r>
    </w:p>
    <w:p>
      <w:pPr>
        <w:pStyle w:val="Compact"/>
        <w:numPr>
          <w:ilvl w:val="0"/>
          <w:numId w:val="1012"/>
        </w:numPr>
      </w:pPr>
      <w:r>
        <w:t xml:space="preserve">Assessment of effect modification / subgroup analyses</w:t>
      </w:r>
    </w:p>
    <w:p>
      <w:pPr>
        <w:pStyle w:val="Compact"/>
        <w:numPr>
          <w:ilvl w:val="0"/>
          <w:numId w:val="1012"/>
        </w:numPr>
      </w:pPr>
      <w:r>
        <w:t xml:space="preserve">Sensitivity analyses</w:t>
      </w:r>
    </w:p>
    <w:p>
      <w:pPr>
        <w:pStyle w:val="Compact"/>
        <w:numPr>
          <w:ilvl w:val="0"/>
          <w:numId w:val="1012"/>
        </w:numPr>
      </w:pPr>
      <w:r>
        <w:t xml:space="preserve">Negative control analyses</w:t>
      </w:r>
    </w:p>
    <w:bookmarkEnd w:id="54"/>
    <w:bookmarkStart w:id="55"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3"/>
        </w:numPr>
      </w:pPr>
      <w:r>
        <w:t xml:space="preserve">Chapter 5: Code repositories</w:t>
      </w:r>
    </w:p>
    <w:p>
      <w:pPr>
        <w:pStyle w:val="Compact"/>
        <w:numPr>
          <w:ilvl w:val="0"/>
          <w:numId w:val="1013"/>
        </w:numPr>
      </w:pPr>
      <w:r>
        <w:t xml:space="preserve">Chapter 6: Coding practices</w:t>
      </w:r>
    </w:p>
    <w:p>
      <w:pPr>
        <w:pStyle w:val="Compact"/>
        <w:numPr>
          <w:ilvl w:val="0"/>
          <w:numId w:val="1013"/>
        </w:numPr>
      </w:pPr>
      <w:r>
        <w:t xml:space="preserve">Chapter 7: Coding style</w:t>
      </w:r>
    </w:p>
    <w:p>
      <w:pPr>
        <w:pStyle w:val="Compact"/>
        <w:numPr>
          <w:ilvl w:val="0"/>
          <w:numId w:val="1013"/>
        </w:numPr>
      </w:pPr>
      <w:r>
        <w:t xml:space="preserve">Chapter 8: Code publication</w:t>
      </w:r>
    </w:p>
    <w:p>
      <w:pPr>
        <w:pStyle w:val="Compact"/>
        <w:numPr>
          <w:ilvl w:val="0"/>
          <w:numId w:val="1013"/>
        </w:numPr>
      </w:pPr>
      <w:r>
        <w:t xml:space="preserve">Chapter 9: Working with big data</w:t>
      </w:r>
    </w:p>
    <w:p>
      <w:pPr>
        <w:pStyle w:val="Compact"/>
        <w:numPr>
          <w:ilvl w:val="0"/>
          <w:numId w:val="1013"/>
        </w:numPr>
      </w:pPr>
      <w:r>
        <w:t xml:space="preserve">Chapter 10: Github</w:t>
      </w:r>
    </w:p>
    <w:p>
      <w:pPr>
        <w:pStyle w:val="Compact"/>
        <w:numPr>
          <w:ilvl w:val="0"/>
          <w:numId w:val="1013"/>
        </w:numPr>
      </w:pPr>
      <w:r>
        <w:t xml:space="preserve">Chapter 11: Unix</w:t>
      </w:r>
    </w:p>
    <w:bookmarkEnd w:id="55"/>
    <w:bookmarkStart w:id="57"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6">
        <w:r>
          <w:rPr>
            <w:rStyle w:val="Hyperlink"/>
          </w:rPr>
          <w:t xml:space="preserve">https://www.youtube.com/watch?v=WoYkY9MkbRE</w:t>
        </w:r>
      </w:hyperlink>
    </w:p>
    <w:bookmarkEnd w:id="57"/>
    <w:bookmarkStart w:id="59"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8">
        <w:r>
          <w:rPr>
            <w:rStyle w:val="Hyperlink"/>
          </w:rPr>
          <w:t xml:space="preserve">https://www.equator-network.org/about-us/what-is-a-reporting-guideline/)</w:t>
        </w:r>
      </w:hyperlink>
    </w:p>
    <w:bookmarkEnd w:id="59"/>
    <w:bookmarkStart w:id="61"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60">
        <w:r>
          <w:rPr>
            <w:rStyle w:val="Hyperlink"/>
          </w:rPr>
          <w:t xml:space="preserve">medRxiv</w:t>
        </w:r>
      </w:hyperlink>
      <w:r>
        <w:t xml:space="preserve">.</w:t>
      </w:r>
    </w:p>
    <w:bookmarkEnd w:id="61"/>
    <w:bookmarkStart w:id="65"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2">
        <w:r>
          <w:rPr>
            <w:rStyle w:val="Hyperlink"/>
          </w:rPr>
          <w:t xml:space="preserve">Open Science Framework</w:t>
        </w:r>
      </w:hyperlink>
      <w:r>
        <w:t xml:space="preserve">, share links to</w:t>
      </w:r>
      <w:r>
        <w:t xml:space="preserve"> </w:t>
      </w:r>
      <w:hyperlink r:id="rId63">
        <w:r>
          <w:rPr>
            <w:rStyle w:val="Hyperlink"/>
          </w:rPr>
          <w:t xml:space="preserve">Github</w:t>
        </w:r>
      </w:hyperlink>
      <w:r>
        <w:t xml:space="preserve"> </w:t>
      </w:r>
      <w:r>
        <w:t xml:space="preserve">repositories, and archive code on</w:t>
      </w:r>
      <w:r>
        <w:t xml:space="preserve"> </w:t>
      </w:r>
      <w:hyperlink r:id="rId64">
        <w:r>
          <w:rPr>
            <w:rStyle w:val="Hyperlink"/>
          </w:rPr>
          <w:t xml:space="preserve">Zenodo</w:t>
        </w:r>
      </w:hyperlink>
      <w:r>
        <w:t xml:space="preserve">.</w:t>
      </w:r>
    </w:p>
    <w:bookmarkEnd w:id="65"/>
    <w:bookmarkEnd w:id="66"/>
    <w:bookmarkStart w:id="83" w:name="code-repositories"/>
    <w:p>
      <w:pPr>
        <w:pStyle w:val="Heading1"/>
      </w:pPr>
      <w:r>
        <w:t xml:space="preserve">5. Code repositories</w:t>
      </w:r>
    </w:p>
    <w:p>
      <w:pPr>
        <w:pStyle w:val="FirstParagraph"/>
      </w:pPr>
      <w:r>
        <w:t xml:space="preserve">Adapted by UCD-SeRG team from</w:t>
      </w:r>
      <w:r>
        <w:t xml:space="preserve"> </w:t>
      </w:r>
      <w:hyperlink r:id="rId67">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7"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8" w:name="why-use-r-package-structure"/>
    <w:p>
      <w:pPr>
        <w:pStyle w:val="Heading3"/>
      </w:pPr>
      <w:r>
        <w:t xml:space="preserve">5.1.1 Why Use R Package Structure?</w:t>
      </w:r>
    </w:p>
    <w:p>
      <w:pPr>
        <w:pStyle w:val="Compact"/>
        <w:numPr>
          <w:ilvl w:val="0"/>
          <w:numId w:val="101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4"/>
        </w:numPr>
      </w:pPr>
      <w:r>
        <w:rPr>
          <w:b/>
          <w:bCs/>
        </w:rPr>
        <w:t xml:space="preserve">Reproducibility</w:t>
      </w:r>
      <w:r>
        <w:t xml:space="preserve">: Package structure makes it easy to share and reproduce analyses</w:t>
      </w:r>
    </w:p>
    <w:p>
      <w:pPr>
        <w:pStyle w:val="Compact"/>
        <w:numPr>
          <w:ilvl w:val="0"/>
          <w:numId w:val="1014"/>
        </w:numPr>
      </w:pPr>
      <w:r>
        <w:rPr>
          <w:b/>
          <w:bCs/>
        </w:rPr>
        <w:t xml:space="preserve">Reusable functions</w:t>
      </w:r>
      <w:r>
        <w:t xml:space="preserve">: Decompose complex analyses into well-documented, testable functions</w:t>
      </w:r>
    </w:p>
    <w:p>
      <w:pPr>
        <w:pStyle w:val="Compact"/>
        <w:numPr>
          <w:ilvl w:val="0"/>
          <w:numId w:val="1014"/>
        </w:numPr>
      </w:pPr>
      <w:r>
        <w:rPr>
          <w:b/>
          <w:bCs/>
        </w:rPr>
        <w:t xml:space="preserve">Version control</w:t>
      </w:r>
      <w:r>
        <w:t xml:space="preserve">: Track changes to code, documentation, and data together</w:t>
      </w:r>
    </w:p>
    <w:bookmarkEnd w:id="68"/>
    <w:bookmarkStart w:id="69"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9"/>
    <w:bookmarkStart w:id="73" w:name="sec-analysis-file-placement"/>
    <w:p>
      <w:pPr>
        <w:pStyle w:val="Heading3"/>
      </w:pPr>
      <w:r>
        <w:t xml:space="preserve">5.1.3 Where to Place Analysis Files</w:t>
      </w:r>
    </w:p>
    <w:bookmarkStart w:id="70"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70"/>
    <w:bookmarkStart w:id="71"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5"/>
        </w:numPr>
      </w:pPr>
      <w:r>
        <w:t xml:space="preserve">Use publicly available data</w:t>
      </w:r>
    </w:p>
    <w:p>
      <w:pPr>
        <w:pStyle w:val="Compact"/>
        <w:numPr>
          <w:ilvl w:val="0"/>
          <w:numId w:val="1015"/>
        </w:numPr>
      </w:pPr>
      <w:r>
        <w:t xml:space="preserve">Should be accessible to all package users</w:t>
      </w:r>
    </w:p>
    <w:p>
      <w:pPr>
        <w:pStyle w:val="Compact"/>
        <w:numPr>
          <w:ilvl w:val="0"/>
          <w:numId w:val="1015"/>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6"/>
        </w:numPr>
      </w:pPr>
      <w:r>
        <w:t xml:space="preserve">Extended case studies</w:t>
      </w:r>
    </w:p>
    <w:p>
      <w:pPr>
        <w:pStyle w:val="Compact"/>
        <w:numPr>
          <w:ilvl w:val="0"/>
          <w:numId w:val="1016"/>
        </w:numPr>
      </w:pPr>
      <w:r>
        <w:t xml:space="preserve">Blog-style posts</w:t>
      </w:r>
    </w:p>
    <w:p>
      <w:pPr>
        <w:pStyle w:val="Compact"/>
        <w:numPr>
          <w:ilvl w:val="0"/>
          <w:numId w:val="1016"/>
        </w:numPr>
      </w:pPr>
      <w:r>
        <w:t xml:space="preserve">Supplementary analyses</w:t>
      </w:r>
    </w:p>
    <w:p>
      <w:pPr>
        <w:pStyle w:val="Compact"/>
        <w:numPr>
          <w:ilvl w:val="0"/>
          <w:numId w:val="1016"/>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71"/>
    <w:bookmarkStart w:id="72"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7"/>
        </w:numPr>
      </w:pPr>
      <w:r>
        <w:t xml:space="preserve">Analyses with restricted data are included in version control alongside your code</w:t>
      </w:r>
    </w:p>
    <w:p>
      <w:pPr>
        <w:pStyle w:val="Compact"/>
        <w:numPr>
          <w:ilvl w:val="0"/>
          <w:numId w:val="1017"/>
        </w:numPr>
      </w:pPr>
      <w:r>
        <w:t xml:space="preserve">They’re clearly separated from public documentation</w:t>
      </w:r>
    </w:p>
    <w:p>
      <w:pPr>
        <w:pStyle w:val="Compact"/>
        <w:numPr>
          <w:ilvl w:val="0"/>
          <w:numId w:val="1017"/>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7"/>
        </w:numPr>
      </w:pPr>
      <w:r>
        <w:t xml:space="preserve">Collaborators with data access can still run these analyses</w:t>
      </w:r>
    </w:p>
    <w:p>
      <w:pPr>
        <w:pStyle w:val="Compact"/>
        <w:numPr>
          <w:ilvl w:val="0"/>
          <w:numId w:val="1017"/>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8"/>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9"/>
        </w:numPr>
      </w:pPr>
      <w:r>
        <w:t xml:space="preserve">What data is required</w:t>
      </w:r>
    </w:p>
    <w:p>
      <w:pPr>
        <w:pStyle w:val="Compact"/>
        <w:numPr>
          <w:ilvl w:val="1"/>
          <w:numId w:val="1019"/>
        </w:numPr>
      </w:pPr>
      <w:r>
        <w:t xml:space="preserve">Where to obtain it (if permissible)</w:t>
      </w:r>
    </w:p>
    <w:p>
      <w:pPr>
        <w:pStyle w:val="Compact"/>
        <w:numPr>
          <w:ilvl w:val="1"/>
          <w:numId w:val="1019"/>
        </w:numPr>
      </w:pPr>
      <w:r>
        <w:t xml:space="preserve">Data access restrictions</w:t>
      </w:r>
    </w:p>
    <w:p>
      <w:pPr>
        <w:pStyle w:val="Compact"/>
        <w:numPr>
          <w:ilvl w:val="1"/>
          <w:numId w:val="1019"/>
        </w:numPr>
      </w:pPr>
      <w:r>
        <w:t xml:space="preserve">How to set up data paths</w:t>
      </w:r>
    </w:p>
    <w:p>
      <w:pPr>
        <w:pStyle w:val="Compact"/>
        <w:numPr>
          <w:ilvl w:val="0"/>
          <w:numId w:val="1018"/>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0"/>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1"/>
        </w:numPr>
      </w:pPr>
      <w:r>
        <w:t xml:space="preserve">Simulated data that mimics the structure</w:t>
      </w:r>
    </w:p>
    <w:p>
      <w:pPr>
        <w:pStyle w:val="Compact"/>
        <w:numPr>
          <w:ilvl w:val="1"/>
          <w:numId w:val="1021"/>
        </w:numPr>
      </w:pPr>
      <w:r>
        <w:t xml:space="preserve">Publicly available datasets</w:t>
      </w:r>
    </w:p>
    <w:p>
      <w:pPr>
        <w:pStyle w:val="Compact"/>
        <w:numPr>
          <w:ilvl w:val="1"/>
          <w:numId w:val="1021"/>
        </w:numPr>
      </w:pPr>
      <w:r>
        <w:t xml:space="preserve">Aggregated/de-identified summaries</w:t>
      </w:r>
    </w:p>
    <w:p>
      <w:pPr>
        <w:pStyle w:val="Compact"/>
        <w:numPr>
          <w:ilvl w:val="0"/>
          <w:numId w:val="1020"/>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2"/>
    <w:bookmarkEnd w:id="73"/>
    <w:bookmarkStart w:id="74"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2"/>
        </w:numPr>
      </w:pPr>
      <w:r>
        <w:t xml:space="preserve">Be clean, readable narratives of your analysis</w:t>
      </w:r>
    </w:p>
    <w:p>
      <w:pPr>
        <w:pStyle w:val="Compact"/>
        <w:numPr>
          <w:ilvl w:val="0"/>
          <w:numId w:val="1022"/>
        </w:numPr>
      </w:pPr>
      <w:r>
        <w:t xml:space="preserve">Call well-documented functions from your package</w:t>
      </w:r>
    </w:p>
    <w:p>
      <w:pPr>
        <w:pStyle w:val="Compact"/>
        <w:numPr>
          <w:ilvl w:val="0"/>
          <w:numId w:val="1022"/>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2"/>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4"/>
    <w:bookmarkStart w:id="75"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5"/>
    <w:bookmarkStart w:id="76"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6"/>
    <w:bookmarkEnd w:id="77"/>
    <w:bookmarkStart w:id="78"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8"/>
    <w:bookmarkStart w:id="82"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9"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9"/>
    <w:bookmarkStart w:id="80"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80"/>
    <w:bookmarkStart w:id="81"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81"/>
    <w:bookmarkEnd w:id="82"/>
    <w:bookmarkEnd w:id="83"/>
    <w:bookmarkStart w:id="198" w:name="sec-r-coding-practices"/>
    <w:p>
      <w:pPr>
        <w:pStyle w:val="Heading1"/>
      </w:pPr>
      <w:r>
        <w:t xml:space="preserve">6. R Coding Practices</w:t>
      </w:r>
    </w:p>
    <w:p>
      <w:pPr>
        <w:pStyle w:val="FirstParagraph"/>
      </w:pPr>
      <w:r>
        <w:t xml:space="preserve">Adapted by UCD-SeRG team from</w:t>
      </w:r>
      <w:r>
        <w:t xml:space="preserve"> </w:t>
      </w:r>
      <w:hyperlink r:id="rId84">
        <w:r>
          <w:rPr>
            <w:rStyle w:val="Hyperlink"/>
          </w:rPr>
          <w:t xml:space="preserve">original by Kunal Mishra, Jade Benjamin-Chung, Stephanie Djajadi, and Iris Tong</w:t>
        </w:r>
      </w:hyperlink>
    </w:p>
    <w:bookmarkStart w:id="85"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3"/>
        </w:numPr>
      </w:pPr>
      <w:r>
        <w:rPr>
          <w:b/>
          <w:bCs/>
        </w:rPr>
        <w:t xml:space="preserve">Ensure reproducibility</w:t>
      </w:r>
      <w:r>
        <w:t xml:space="preserve">: Others (including your future self) can recreate your analysis</w:t>
      </w:r>
    </w:p>
    <w:p>
      <w:pPr>
        <w:pStyle w:val="Compact"/>
        <w:numPr>
          <w:ilvl w:val="0"/>
          <w:numId w:val="1023"/>
        </w:numPr>
      </w:pPr>
      <w:r>
        <w:rPr>
          <w:b/>
          <w:bCs/>
        </w:rPr>
        <w:t xml:space="preserve">Prevent errors</w:t>
      </w:r>
      <w:r>
        <w:t xml:space="preserve">: Systematic approaches reduce the risk of mistakes</w:t>
      </w:r>
    </w:p>
    <w:p>
      <w:pPr>
        <w:pStyle w:val="Compact"/>
        <w:numPr>
          <w:ilvl w:val="0"/>
          <w:numId w:val="1023"/>
        </w:numPr>
      </w:pPr>
      <w:r>
        <w:rPr>
          <w:b/>
          <w:bCs/>
        </w:rPr>
        <w:t xml:space="preserve">Enable collaboration</w:t>
      </w:r>
      <w:r>
        <w:t xml:space="preserve">: Consistent practices allow team members to work together efficiently</w:t>
      </w:r>
    </w:p>
    <w:p>
      <w:pPr>
        <w:pStyle w:val="Compact"/>
        <w:numPr>
          <w:ilvl w:val="0"/>
          <w:numId w:val="1023"/>
        </w:numPr>
      </w:pPr>
      <w:r>
        <w:rPr>
          <w:b/>
          <w:bCs/>
        </w:rPr>
        <w:t xml:space="preserve">Maintain data integrity</w:t>
      </w:r>
      <w:r>
        <w:t xml:space="preserve">: Proper handling prevents data corruption and loss</w:t>
      </w:r>
    </w:p>
    <w:p>
      <w:pPr>
        <w:pStyle w:val="Compact"/>
        <w:numPr>
          <w:ilvl w:val="0"/>
          <w:numId w:val="1023"/>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5"/>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6"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6"/>
    <w:bookmarkStart w:id="87"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7"/>
    <w:bookmarkStart w:id="88"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8"/>
    <w:bookmarkEnd w:id="89"/>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4"/>
        </w:numPr>
      </w:pPr>
      <w:r>
        <w:t xml:space="preserve">Testing simple scalar outputs</w:t>
      </w:r>
    </w:p>
    <w:p>
      <w:pPr>
        <w:pStyle w:val="Compact"/>
        <w:numPr>
          <w:ilvl w:val="0"/>
          <w:numId w:val="1024"/>
        </w:numPr>
      </w:pPr>
      <w:r>
        <w:t xml:space="preserve">Validating specific numeric thresholds</w:t>
      </w:r>
    </w:p>
    <w:p>
      <w:pPr>
        <w:pStyle w:val="Compact"/>
        <w:numPr>
          <w:ilvl w:val="0"/>
          <w:numId w:val="102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25"/>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5"/>
        </w:numPr>
      </w:pPr>
      <w:r>
        <w:rPr>
          <w:b/>
          <w:bCs/>
        </w:rPr>
        <w:t xml:space="preserve">Use small test cases</w:t>
      </w:r>
      <w:r>
        <w:t xml:space="preserve">: Keep tests fast</w:t>
      </w:r>
    </w:p>
    <w:p>
      <w:pPr>
        <w:pStyle w:val="Compact"/>
        <w:numPr>
          <w:ilvl w:val="0"/>
          <w:numId w:val="1025"/>
        </w:numPr>
      </w:pPr>
      <w:r>
        <w:rPr>
          <w:b/>
          <w:bCs/>
        </w:rPr>
        <w:t xml:space="preserve">Test edge cases</w:t>
      </w:r>
      <w:r>
        <w:t xml:space="preserve">: Missing values, empty inputs, boundary conditions</w:t>
      </w:r>
    </w:p>
    <w:p>
      <w:pPr>
        <w:pStyle w:val="Compact"/>
        <w:numPr>
          <w:ilvl w:val="0"/>
          <w:numId w:val="1025"/>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2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6"/>
        </w:numPr>
      </w:pPr>
      <w:r>
        <w:t xml:space="preserve">First release:</w:t>
      </w:r>
      <w:r>
        <w:t xml:space="preserve"> </w:t>
      </w:r>
      <w:r>
        <w:rPr>
          <w:rStyle w:val="VerbatimChar"/>
        </w:rPr>
        <w:t xml:space="preserve">0.1.0</w:t>
      </w:r>
    </w:p>
    <w:p>
      <w:pPr>
        <w:pStyle w:val="Compact"/>
        <w:numPr>
          <w:ilvl w:val="0"/>
          <w:numId w:val="102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7"/>
        </w:numPr>
      </w:pPr>
      <w:r>
        <w:t xml:space="preserve">Run R CMD check on multiple platforms (Linux, macOS, Windows)</w:t>
      </w:r>
    </w:p>
    <w:p>
      <w:pPr>
        <w:pStyle w:val="Compact"/>
        <w:numPr>
          <w:ilvl w:val="0"/>
          <w:numId w:val="1027"/>
        </w:numPr>
      </w:pPr>
      <w:r>
        <w:t xml:space="preserve">Calculate test coverage</w:t>
      </w:r>
    </w:p>
    <w:p>
      <w:pPr>
        <w:pStyle w:val="Compact"/>
        <w:numPr>
          <w:ilvl w:val="0"/>
          <w:numId w:val="1027"/>
        </w:numPr>
      </w:pPr>
      <w:r>
        <w:t xml:space="preserve">Build and deploy your pkgdown website</w:t>
      </w:r>
    </w:p>
    <w:p>
      <w:pPr>
        <w:pStyle w:val="Compact"/>
        <w:numPr>
          <w:ilvl w:val="0"/>
          <w:numId w:val="1027"/>
        </w:numPr>
      </w:pPr>
      <w:r>
        <w:t xml:space="preserve">Ensure code quality before merging</w:t>
      </w:r>
    </w:p>
    <w:bookmarkEnd w:id="110"/>
    <w:bookmarkEnd w:id="111"/>
    <w:bookmarkStart w:id="112"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8"/>
        </w:numPr>
      </w:pPr>
      <w:r>
        <w:t xml:space="preserve">All functions have complete roxygen2 documentation</w:t>
      </w:r>
    </w:p>
    <w:p>
      <w:pPr>
        <w:pStyle w:val="Compact"/>
        <w:numPr>
          <w:ilvl w:val="0"/>
          <w:numId w:val="1029"/>
        </w:numPr>
      </w:pPr>
      <w:r>
        <w:t xml:space="preserve">All functions have corresponding tests</w:t>
      </w:r>
    </w:p>
    <w:p>
      <w:pPr>
        <w:pStyle w:val="Compact"/>
        <w:numPr>
          <w:ilvl w:val="0"/>
          <w:numId w:val="1030"/>
        </w:numPr>
      </w:pPr>
      <w:r>
        <w:rPr>
          <w:rStyle w:val="VerbatimChar"/>
        </w:rPr>
        <w:t xml:space="preserve">devtools::document()</w:t>
      </w:r>
      <w:r>
        <w:t xml:space="preserve"> </w:t>
      </w:r>
      <w:r>
        <w:t xml:space="preserve">has been run</w:t>
      </w:r>
    </w:p>
    <w:p>
      <w:pPr>
        <w:pStyle w:val="Compact"/>
        <w:numPr>
          <w:ilvl w:val="0"/>
          <w:numId w:val="1031"/>
        </w:numPr>
      </w:pPr>
      <w:r>
        <w:rPr>
          <w:rStyle w:val="VerbatimChar"/>
        </w:rPr>
        <w:t xml:space="preserve">devtools::test()</w:t>
      </w:r>
      <w:r>
        <w:t xml:space="preserve"> </w:t>
      </w:r>
      <w:r>
        <w:t xml:space="preserve">passes with no failures</w:t>
      </w:r>
    </w:p>
    <w:p>
      <w:pPr>
        <w:pStyle w:val="Compact"/>
        <w:numPr>
          <w:ilvl w:val="0"/>
          <w:numId w:val="1032"/>
        </w:numPr>
      </w:pPr>
      <w:r>
        <w:rPr>
          <w:rStyle w:val="VerbatimChar"/>
        </w:rPr>
        <w:t xml:space="preserve">devtools::check()</w:t>
      </w:r>
      <w:r>
        <w:t xml:space="preserve"> </w:t>
      </w:r>
      <w:r>
        <w:t xml:space="preserve">passes with no errors, warnings, or notes</w:t>
      </w:r>
    </w:p>
    <w:p>
      <w:pPr>
        <w:pStyle w:val="Compact"/>
        <w:numPr>
          <w:ilvl w:val="0"/>
          <w:numId w:val="1033"/>
        </w:numPr>
      </w:pPr>
      <w:r>
        <w:rPr>
          <w:rStyle w:val="VerbatimChar"/>
        </w:rPr>
        <w:t xml:space="preserve">lintr::lint_package()</w:t>
      </w:r>
      <w:r>
        <w:t xml:space="preserve"> </w:t>
      </w:r>
      <w:r>
        <w:t xml:space="preserve">shows no issues (or only acceptable ones)</w:t>
      </w:r>
    </w:p>
    <w:p>
      <w:pPr>
        <w:pStyle w:val="Compact"/>
        <w:numPr>
          <w:ilvl w:val="0"/>
          <w:numId w:val="1034"/>
        </w:numPr>
      </w:pPr>
      <w:r>
        <w:rPr>
          <w:rStyle w:val="VerbatimChar"/>
        </w:rPr>
        <w:t xml:space="preserve">spelling::spell_check_package()</w:t>
      </w:r>
      <w:r>
        <w:t xml:space="preserve"> </w:t>
      </w:r>
      <w:r>
        <w:t xml:space="preserve">passes</w:t>
      </w:r>
    </w:p>
    <w:p>
      <w:pPr>
        <w:pStyle w:val="Compact"/>
        <w:numPr>
          <w:ilvl w:val="0"/>
          <w:numId w:val="1035"/>
        </w:numPr>
      </w:pPr>
      <w:r>
        <w:t xml:space="preserve">Version number has been incremented</w:t>
      </w:r>
    </w:p>
    <w:p>
      <w:pPr>
        <w:pStyle w:val="Compact"/>
        <w:numPr>
          <w:ilvl w:val="0"/>
          <w:numId w:val="1036"/>
        </w:numPr>
      </w:pPr>
      <w:r>
        <w:rPr>
          <w:rStyle w:val="VerbatimChar"/>
        </w:rPr>
        <w:t xml:space="preserve">NEWS.md</w:t>
      </w:r>
      <w:r>
        <w:t xml:space="preserve"> </w:t>
      </w:r>
      <w:r>
        <w:t xml:space="preserve">has been updated with changes</w:t>
      </w:r>
    </w:p>
    <w:p>
      <w:pPr>
        <w:pStyle w:val="Compact"/>
        <w:numPr>
          <w:ilvl w:val="0"/>
          <w:numId w:val="103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8"/>
        </w:numPr>
      </w:pPr>
      <w:r>
        <w:rPr>
          <w:rStyle w:val="VerbatimChar"/>
        </w:rPr>
        <w:t xml:space="preserve">pkgdown::build_site()</w:t>
      </w:r>
      <w:r>
        <w:t xml:space="preserve"> </w:t>
      </w:r>
      <w:r>
        <w:t xml:space="preserve">builds successfully</w:t>
      </w:r>
    </w:p>
    <w:p>
      <w:pPr>
        <w:pStyle w:val="Compact"/>
        <w:numPr>
          <w:ilvl w:val="0"/>
          <w:numId w:val="1039"/>
        </w:numPr>
      </w:pPr>
      <w:r>
        <w:t xml:space="preserve">All changes committed and pushed to GitHub</w:t>
      </w:r>
    </w:p>
    <w:bookmarkEnd w:id="112"/>
    <w:bookmarkStart w:id="116" w:name="sec-auto-styling"/>
    <w:p>
      <w:pPr>
        <w:pStyle w:val="Heading2"/>
      </w:pPr>
      <w:r>
        <w:t xml:space="preserve">6.8 Automated Code Styling</w:t>
      </w:r>
    </w:p>
    <w:bookmarkStart w:id="113"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0"/>
        </w:numPr>
      </w:pPr>
      <w:r>
        <w:t xml:space="preserve">Unused variables</w:t>
      </w:r>
    </w:p>
    <w:p>
      <w:pPr>
        <w:pStyle w:val="Compact"/>
        <w:numPr>
          <w:ilvl w:val="0"/>
          <w:numId w:val="1040"/>
        </w:numPr>
      </w:pPr>
      <w:r>
        <w:t xml:space="preserve">Improper whitespace</w:t>
      </w:r>
    </w:p>
    <w:p>
      <w:pPr>
        <w:pStyle w:val="Compact"/>
        <w:numPr>
          <w:ilvl w:val="0"/>
          <w:numId w:val="1040"/>
        </w:numPr>
      </w:pPr>
      <w:r>
        <w:t xml:space="preserve">Line length issues</w:t>
      </w:r>
    </w:p>
    <w:p>
      <w:pPr>
        <w:pStyle w:val="Compact"/>
        <w:numPr>
          <w:ilvl w:val="0"/>
          <w:numId w:val="1040"/>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15"/>
    <w:bookmarkEnd w:id="116"/>
    <w:bookmarkStart w:id="131" w:name="sec-documenting-code"/>
    <w:p>
      <w:pPr>
        <w:pStyle w:val="Heading2"/>
      </w:pPr>
      <w:r>
        <w:t xml:space="preserve">6.9 Documenting your code</w:t>
      </w:r>
    </w:p>
    <w:bookmarkStart w:id="123"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r>
        <w:rPr>
          <w:rStyle w:val="VerbatimChar"/>
        </w:rPr>
        <w:t xml:space="preserve">{roxygen2}</w:t>
      </w:r>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7">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9" name="Picture"/>
                  <a:graphic>
                    <a:graphicData uri="http://schemas.openxmlformats.org/drawingml/2006/picture">
                      <pic:pic>
                        <pic:nvPicPr>
                          <pic:cNvPr descr="/opt/quarto/share/formats/docx/note.png" id="120"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note.png" id="12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23"/>
    <w:bookmarkStart w:id="124"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24"/>
    <w:bookmarkStart w:id="126" w:name="sections-and-subsections"/>
    <w:p>
      <w:pPr>
        <w:pStyle w:val="Heading3"/>
      </w:pPr>
      <w:r>
        <w:t xml:space="preserve">6.9.3 Sections and subsections</w:t>
      </w:r>
    </w:p>
    <w:p>
      <w:pPr>
        <w:pStyle w:val="FirstParagraph"/>
      </w:pPr>
      <w:r>
        <w:t xml:space="preserve">Rstudio (</w:t>
      </w:r>
      <w:hyperlink r:id="rId12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26"/>
    <w:bookmarkStart w:id="128" w:name="code-folding"/>
    <w:p>
      <w:pPr>
        <w:pStyle w:val="Heading3"/>
      </w:pPr>
      <w:r>
        <w:t xml:space="preserve">6.9.4 Code folding</w:t>
      </w:r>
    </w:p>
    <w:p>
      <w:pPr>
        <w:pStyle w:val="FirstParagraph"/>
      </w:pPr>
      <w:r>
        <w:t xml:space="preserve">Consider using RStudio’s</w:t>
      </w:r>
      <w:r>
        <w:t xml:space="preserve"> </w:t>
      </w:r>
      <w:hyperlink r:id="rId12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8"/>
    <w:bookmarkStart w:id="130"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30"/>
    <w:bookmarkEnd w:id="131"/>
    <w:bookmarkStart w:id="13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3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3" name="Picture"/>
                  <a:graphic>
                    <a:graphicData uri="http://schemas.openxmlformats.org/drawingml/2006/picture">
                      <pic:pic>
                        <pic:nvPicPr>
                          <pic:cNvPr descr="/opt/quarto/share/formats/docx/note.png" id="13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7"/>
    <w:bookmarkStart w:id="13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8"/>
    <w:bookmarkStart w:id="140"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9">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40"/>
    <w:bookmarkStart w:id="145" w:name="readingsaving-data"/>
    <w:p>
      <w:pPr>
        <w:pStyle w:val="Heading2"/>
      </w:pPr>
      <w:r>
        <w:t xml:space="preserve">6.13 Reading/Saving Data</w:t>
      </w:r>
    </w:p>
    <w:bookmarkStart w:id="143"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1" name="Picture"/>
                  <a:graphic>
                    <a:graphicData uri="http://schemas.openxmlformats.org/drawingml/2006/picture">
                      <pic:pic>
                        <pic:nvPicPr>
                          <pic:cNvPr descr="/opt/quarto/share/formats/docx/note.png" id="142"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43"/>
    <w:bookmarkStart w:id="144"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44"/>
    <w:bookmarkEnd w:id="145"/>
    <w:bookmarkStart w:id="151"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8"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46">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7">
        <w:r>
          <w:rPr>
            <w:rStyle w:val="Hyperlink"/>
          </w:rPr>
          <w:t xml:space="preserve">here</w:t>
        </w:r>
      </w:hyperlink>
      <w:r>
        <w:t xml:space="preserve">.</w:t>
      </w:r>
    </w:p>
    <w:bookmarkEnd w:id="148"/>
    <w:bookmarkStart w:id="150" w:name="dropbox"/>
    <w:p>
      <w:pPr>
        <w:pStyle w:val="Heading3"/>
      </w:pPr>
      <w:r>
        <w:t xml:space="preserve">6.14.2 Dropbox</w:t>
      </w:r>
    </w:p>
    <w:p>
      <w:pPr>
        <w:pStyle w:val="FirstParagraph"/>
      </w:pPr>
      <w:r>
        <w:t xml:space="preserve">Follow the instructions at</w:t>
      </w:r>
      <w:r>
        <w:t xml:space="preserve"> </w:t>
      </w:r>
      <w:hyperlink r:id="rId149">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50"/>
    <w:bookmarkEnd w:id="151"/>
    <w:bookmarkStart w:id="160"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52">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53">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54">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3"/>
        </w:numPr>
      </w:pPr>
      <w:hyperlink r:id="rId155">
        <w:r>
          <w:rPr>
            <w:rStyle w:val="Hyperlink"/>
          </w:rPr>
          <w:t xml:space="preserve">Tidy Eval in 5 Minutes</w:t>
        </w:r>
      </w:hyperlink>
      <w:r>
        <w:t xml:space="preserve"> </w:t>
      </w:r>
      <w:r>
        <w:t xml:space="preserve">(video)</w:t>
      </w:r>
    </w:p>
    <w:p>
      <w:pPr>
        <w:pStyle w:val="Compact"/>
        <w:numPr>
          <w:ilvl w:val="0"/>
          <w:numId w:val="1043"/>
        </w:numPr>
      </w:pPr>
      <w:hyperlink r:id="rId156">
        <w:r>
          <w:rPr>
            <w:rStyle w:val="Hyperlink"/>
          </w:rPr>
          <w:t xml:space="preserve">Tidy Evaluation</w:t>
        </w:r>
      </w:hyperlink>
      <w:r>
        <w:t xml:space="preserve"> </w:t>
      </w:r>
      <w:r>
        <w:t xml:space="preserve">(e-book)</w:t>
      </w:r>
    </w:p>
    <w:p>
      <w:pPr>
        <w:pStyle w:val="Compact"/>
        <w:numPr>
          <w:ilvl w:val="0"/>
          <w:numId w:val="1043"/>
        </w:numPr>
      </w:pPr>
      <w:hyperlink r:id="rId157">
        <w:r>
          <w:rPr>
            <w:rStyle w:val="Hyperlink"/>
          </w:rPr>
          <w:t xml:space="preserve">Data Frame Columns as Arguments to Dplyr Functions</w:t>
        </w:r>
      </w:hyperlink>
      <w:r>
        <w:t xml:space="preserve"> </w:t>
      </w:r>
      <w:r>
        <w:t xml:space="preserve">(blog)</w:t>
      </w:r>
    </w:p>
    <w:p>
      <w:pPr>
        <w:pStyle w:val="Compact"/>
        <w:numPr>
          <w:ilvl w:val="0"/>
          <w:numId w:val="1043"/>
        </w:numPr>
      </w:pPr>
      <w:hyperlink r:id="rId158">
        <w:r>
          <w:rPr>
            <w:rStyle w:val="Hyperlink"/>
          </w:rPr>
          <w:t xml:space="preserve">Standard Evaluation for *_join</w:t>
        </w:r>
      </w:hyperlink>
      <w:r>
        <w:t xml:space="preserve"> </w:t>
      </w:r>
      <w:r>
        <w:t xml:space="preserve">(stackoverflow)</w:t>
      </w:r>
    </w:p>
    <w:p>
      <w:pPr>
        <w:pStyle w:val="Compact"/>
        <w:numPr>
          <w:ilvl w:val="0"/>
          <w:numId w:val="1043"/>
        </w:numPr>
      </w:pPr>
      <w:hyperlink r:id="rId159">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60"/>
    <w:bookmarkStart w:id="163"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61">
        <w:r>
          <w:rPr>
            <w:rStyle w:val="Hyperlink"/>
          </w:rPr>
          <w:t xml:space="preserve">Feather package</w:t>
        </w:r>
      </w:hyperlink>
      <w:r>
        <w:t xml:space="preserve"> </w:t>
      </w:r>
      <w:r>
        <w:t xml:space="preserve">for exchanging data between the two languages</w:t>
      </w:r>
      <w:r>
        <w:t xml:space="preserve"> </w:t>
      </w:r>
      <w:hyperlink r:id="rId162">
        <w:r>
          <w:rPr>
            <w:rStyle w:val="Hyperlink"/>
          </w:rPr>
          <w:t xml:space="preserve">extremely quickly</w:t>
        </w:r>
      </w:hyperlink>
      <w:r>
        <w:t xml:space="preserve">.</w:t>
      </w:r>
    </w:p>
    <w:bookmarkEnd w:id="163"/>
    <w:bookmarkStart w:id="169"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64"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64"/>
    <w:bookmarkStart w:id="165"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65"/>
    <w:bookmarkStart w:id="168"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66"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66"/>
    <w:bookmarkStart w:id="167"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67"/>
    <w:bookmarkEnd w:id="168"/>
    <w:bookmarkEnd w:id="169"/>
    <w:bookmarkStart w:id="17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w:t>
      </w:r>
      <w:r>
        <w:t xml:space="preserve"> </w:t>
      </w:r>
      <w:hyperlink r:id="rId42">
        <w:r>
          <w:rPr>
            <w:rStyle w:val="Hyperlink"/>
          </w:rPr>
          <w:t xml:space="preserve">tidyverse code review guide</w:t>
        </w:r>
      </w:hyperlink>
      <w:r>
        <w:t xml:space="preserve">, which provides excellent principles for code review in R package development.</w:t>
      </w:r>
    </w:p>
    <w:bookmarkEnd w:id="170"/>
    <w:bookmarkStart w:id="175" w:name="constructing-pull-requests"/>
    <w:p>
      <w:pPr>
        <w:pStyle w:val="Heading2"/>
      </w:pPr>
      <w:r>
        <w:t xml:space="preserve">6.19 Constructing Pull Requests</w:t>
      </w:r>
    </w:p>
    <w:bookmarkStart w:id="171"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4"/>
        </w:numPr>
      </w:pPr>
      <w:r>
        <w:rPr>
          <w:b/>
          <w:bCs/>
        </w:rPr>
        <w:t xml:space="preserve">More thorough reviews</w:t>
      </w:r>
      <w:r>
        <w:t xml:space="preserve">: Large PRs with many changes can overwhelm reviewers, leading to important points being missed.</w:t>
      </w:r>
    </w:p>
    <w:p>
      <w:pPr>
        <w:pStyle w:val="Compact"/>
        <w:numPr>
          <w:ilvl w:val="0"/>
          <w:numId w:val="1044"/>
        </w:numPr>
      </w:pPr>
      <w:r>
        <w:rPr>
          <w:b/>
          <w:bCs/>
        </w:rPr>
        <w:t xml:space="preserve">Fewer bugs</w:t>
      </w:r>
      <w:r>
        <w:t xml:space="preserve">: Smaller changes make it easier to reason about impacts and identify potential issues.</w:t>
      </w:r>
    </w:p>
    <w:p>
      <w:pPr>
        <w:pStyle w:val="Compact"/>
        <w:numPr>
          <w:ilvl w:val="0"/>
          <w:numId w:val="1044"/>
        </w:numPr>
      </w:pPr>
      <w:r>
        <w:rPr>
          <w:b/>
          <w:bCs/>
        </w:rPr>
        <w:t xml:space="preserve">Easier to merge</w:t>
      </w:r>
      <w:r>
        <w:t xml:space="preserve">: Large PRs take longer and are more likely to have merge conflicts.</w:t>
      </w:r>
    </w:p>
    <w:p>
      <w:pPr>
        <w:pStyle w:val="Compact"/>
        <w:numPr>
          <w:ilvl w:val="0"/>
          <w:numId w:val="104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71"/>
    <w:bookmarkStart w:id="172"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5"/>
        </w:numPr>
      </w:pPr>
      <w:r>
        <w:t xml:space="preserve">“Fix bug”</w:t>
      </w:r>
    </w:p>
    <w:p>
      <w:pPr>
        <w:pStyle w:val="Compact"/>
        <w:numPr>
          <w:ilvl w:val="0"/>
          <w:numId w:val="1045"/>
        </w:numPr>
      </w:pPr>
      <w:r>
        <w:t xml:space="preserve">“Add patch”</w:t>
      </w:r>
    </w:p>
    <w:p>
      <w:pPr>
        <w:pStyle w:val="Compact"/>
        <w:numPr>
          <w:ilvl w:val="0"/>
          <w:numId w:val="1045"/>
        </w:numPr>
      </w:pPr>
      <w:r>
        <w:t xml:space="preserve">“Moving code from A to B”</w:t>
      </w:r>
    </w:p>
    <w:p>
      <w:pPr>
        <w:pStyle w:val="FirstParagraph"/>
      </w:pPr>
      <w:r>
        <w:t xml:space="preserve">Better titles that summarize the actual change:</w:t>
      </w:r>
    </w:p>
    <w:p>
      <w:pPr>
        <w:pStyle w:val="Compact"/>
        <w:numPr>
          <w:ilvl w:val="0"/>
          <w:numId w:val="1046"/>
        </w:numPr>
      </w:pPr>
      <w:r>
        <w:t xml:space="preserve">“Fix missing value handling in data processing function”</w:t>
      </w:r>
    </w:p>
    <w:p>
      <w:pPr>
        <w:pStyle w:val="Compact"/>
        <w:numPr>
          <w:ilvl w:val="0"/>
          <w:numId w:val="104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7"/>
        </w:numPr>
      </w:pPr>
      <w:r>
        <w:t xml:space="preserve">A brief description of the problem being solved</w:t>
      </w:r>
    </w:p>
    <w:p>
      <w:pPr>
        <w:pStyle w:val="Compact"/>
        <w:numPr>
          <w:ilvl w:val="0"/>
          <w:numId w:val="104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7"/>
        </w:numPr>
      </w:pPr>
      <w:r>
        <w:t xml:space="preserve">A before/after example showing changed behavior</w:t>
      </w:r>
    </w:p>
    <w:p>
      <w:pPr>
        <w:pStyle w:val="Compact"/>
        <w:numPr>
          <w:ilvl w:val="0"/>
          <w:numId w:val="1047"/>
        </w:numPr>
      </w:pPr>
      <w:r>
        <w:t xml:space="preserve">Possible shortcomings of the approach being used</w:t>
      </w:r>
    </w:p>
    <w:p>
      <w:pPr>
        <w:pStyle w:val="Compact"/>
        <w:numPr>
          <w:ilvl w:val="0"/>
          <w:numId w:val="1047"/>
        </w:numPr>
      </w:pPr>
      <w:r>
        <w:t xml:space="preserve">For complex PRs, a suggested reading order for the reviewer</w:t>
      </w:r>
    </w:p>
    <w:p>
      <w:pPr>
        <w:pStyle w:val="Compact"/>
        <w:numPr>
          <w:ilvl w:val="0"/>
          <w:numId w:val="104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72"/>
    <w:bookmarkStart w:id="173"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73"/>
    <w:bookmarkStart w:id="174"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74"/>
    <w:bookmarkEnd w:id="175"/>
    <w:bookmarkStart w:id="180" w:name="reviewing-pull-requests"/>
    <w:p>
      <w:pPr>
        <w:pStyle w:val="Heading2"/>
      </w:pPr>
      <w:r>
        <w:t xml:space="preserve">6.20 Reviewing Pull Requests</w:t>
      </w:r>
    </w:p>
    <w:bookmarkStart w:id="176"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76"/>
    <w:bookmarkStart w:id="177"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48"/>
        </w:numPr>
      </w:pPr>
      <w:r>
        <w:t xml:space="preserve">Comment on the</w:t>
      </w:r>
      <w:r>
        <w:t xml:space="preserve"> </w:t>
      </w:r>
      <w:r>
        <w:rPr>
          <w:b/>
          <w:bCs/>
        </w:rPr>
        <w:t xml:space="preserve">code</w:t>
      </w:r>
      <w:r>
        <w:t xml:space="preserve">, not the author</w:t>
      </w:r>
    </w:p>
    <w:p>
      <w:pPr>
        <w:pStyle w:val="Compact"/>
        <w:numPr>
          <w:ilvl w:val="0"/>
          <w:numId w:val="1048"/>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48"/>
        </w:numPr>
      </w:pPr>
      <w:r>
        <w:t xml:space="preserve">Balance pointing out problems with providing guidance (help authors learn while being constructive)</w:t>
      </w:r>
    </w:p>
    <w:p>
      <w:pPr>
        <w:pStyle w:val="Compact"/>
        <w:numPr>
          <w:ilvl w:val="0"/>
          <w:numId w:val="1048"/>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77"/>
    <w:bookmarkStart w:id="178"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49"/>
        </w:numPr>
      </w:pPr>
      <w:r>
        <w:t xml:space="preserve">Leave comments that help authors learn something new</w:t>
      </w:r>
    </w:p>
    <w:p>
      <w:pPr>
        <w:pStyle w:val="Compact"/>
        <w:numPr>
          <w:ilvl w:val="0"/>
          <w:numId w:val="1049"/>
        </w:numPr>
      </w:pPr>
      <w:r>
        <w:t xml:space="preserve">Link to relevant sections of style guides or best practices documentation</w:t>
      </w:r>
    </w:p>
    <w:p>
      <w:pPr>
        <w:pStyle w:val="Compact"/>
        <w:numPr>
          <w:ilvl w:val="0"/>
          <w:numId w:val="1049"/>
        </w:numPr>
      </w:pPr>
      <w:r>
        <w:t xml:space="preserve">Consider pair programming for complex reviews—live review sessions can be very effective for teaching</w:t>
      </w:r>
    </w:p>
    <w:bookmarkEnd w:id="178"/>
    <w:bookmarkStart w:id="179"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9"/>
    <w:bookmarkEnd w:id="180"/>
    <w:bookmarkStart w:id="181"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0"/>
        </w:numPr>
      </w:pPr>
      <w:r>
        <w:t xml:space="preserve">On GitHub, navigate to the main page of the repository.</w:t>
      </w:r>
    </w:p>
    <w:p>
      <w:pPr>
        <w:pStyle w:val="Compact"/>
        <w:numPr>
          <w:ilvl w:val="0"/>
          <w:numId w:val="1050"/>
        </w:numPr>
      </w:pPr>
      <w:r>
        <w:t xml:space="preserve">Above the file list, click</w:t>
      </w:r>
      <w:r>
        <w:t xml:space="preserve"> </w:t>
      </w:r>
      <w:r>
        <w:rPr>
          <w:rStyle w:val="VerbatimChar"/>
        </w:rPr>
        <w:t xml:space="preserve">Create new file</w:t>
      </w:r>
      <w:r>
        <w:t xml:space="preserve">.</w:t>
      </w:r>
    </w:p>
    <w:p>
      <w:pPr>
        <w:pStyle w:val="Compact"/>
        <w:numPr>
          <w:ilvl w:val="0"/>
          <w:numId w:val="105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81"/>
    <w:bookmarkStart w:id="197" w:name="sec-r-resources"/>
    <w:p>
      <w:pPr>
        <w:pStyle w:val="Heading2"/>
      </w:pPr>
      <w:r>
        <w:t xml:space="preserve">6.22 Additional Resources</w:t>
      </w:r>
    </w:p>
    <w:bookmarkStart w:id="188" w:name="r-package-development"/>
    <w:p>
      <w:pPr>
        <w:pStyle w:val="Heading3"/>
      </w:pPr>
      <w:r>
        <w:t xml:space="preserve">6.22.1 R Package Development</w:t>
      </w:r>
    </w:p>
    <w:p>
      <w:pPr>
        <w:pStyle w:val="Compact"/>
        <w:numPr>
          <w:ilvl w:val="0"/>
          <w:numId w:val="1052"/>
        </w:numPr>
      </w:pPr>
      <w:hyperlink r:id="rId182">
        <w:r>
          <w:rPr>
            <w:rStyle w:val="Hyperlink"/>
          </w:rPr>
          <w:t xml:space="preserve">R Packages book</w:t>
        </w:r>
      </w:hyperlink>
      <w:r>
        <w:t xml:space="preserve"> </w:t>
      </w:r>
      <w:r>
        <w:t xml:space="preserve">by Hadley Wickham and Jenny Bryan - comprehensive guide to R package development</w:t>
      </w:r>
    </w:p>
    <w:p>
      <w:pPr>
        <w:pStyle w:val="Compact"/>
        <w:numPr>
          <w:ilvl w:val="0"/>
          <w:numId w:val="1052"/>
        </w:numPr>
      </w:pPr>
      <w:hyperlink r:id="rId183">
        <w:r>
          <w:rPr>
            <w:rStyle w:val="Hyperlink"/>
          </w:rPr>
          <w:t xml:space="preserve">Tidyverse design guide</w:t>
        </w:r>
      </w:hyperlink>
      <w:r>
        <w:t xml:space="preserve"> </w:t>
      </w:r>
      <w:r>
        <w:t xml:space="preserve">- principles for designing R packages and APIs that are intuitive, composable, and consistent with tidyverse philosophy</w:t>
      </w:r>
    </w:p>
    <w:p>
      <w:pPr>
        <w:pStyle w:val="Compact"/>
        <w:numPr>
          <w:ilvl w:val="0"/>
          <w:numId w:val="1052"/>
        </w:numPr>
      </w:pPr>
      <w:hyperlink r:id="rId184">
        <w:r>
          <w:rPr>
            <w:rStyle w:val="Hyperlink"/>
          </w:rPr>
          <w:t xml:space="preserve">usethis documentation</w:t>
        </w:r>
      </w:hyperlink>
      <w:r>
        <w:t xml:space="preserve"> </w:t>
      </w:r>
      <w:r>
        <w:t xml:space="preserve">- workflow automation for R projects</w:t>
      </w:r>
    </w:p>
    <w:p>
      <w:pPr>
        <w:pStyle w:val="Compact"/>
        <w:numPr>
          <w:ilvl w:val="0"/>
          <w:numId w:val="1052"/>
        </w:numPr>
      </w:pPr>
      <w:hyperlink r:id="rId185">
        <w:r>
          <w:rPr>
            <w:rStyle w:val="Hyperlink"/>
          </w:rPr>
          <w:t xml:space="preserve">devtools documentation</w:t>
        </w:r>
      </w:hyperlink>
      <w:r>
        <w:t xml:space="preserve"> </w:t>
      </w:r>
      <w:r>
        <w:t xml:space="preserve">- essential development tools</w:t>
      </w:r>
    </w:p>
    <w:p>
      <w:pPr>
        <w:pStyle w:val="Compact"/>
        <w:numPr>
          <w:ilvl w:val="0"/>
          <w:numId w:val="1052"/>
        </w:numPr>
      </w:pPr>
      <w:hyperlink r:id="rId186">
        <w:r>
          <w:rPr>
            <w:rStyle w:val="Hyperlink"/>
          </w:rPr>
          <w:t xml:space="preserve">pkgdown documentation</w:t>
        </w:r>
      </w:hyperlink>
      <w:r>
        <w:t xml:space="preserve"> </w:t>
      </w:r>
      <w:r>
        <w:t xml:space="preserve">- create package websites</w:t>
      </w:r>
    </w:p>
    <w:p>
      <w:pPr>
        <w:pStyle w:val="Compact"/>
        <w:numPr>
          <w:ilvl w:val="0"/>
          <w:numId w:val="1052"/>
        </w:numPr>
      </w:pPr>
      <w:hyperlink r:id="rId187">
        <w:r>
          <w:rPr>
            <w:rStyle w:val="Hyperlink"/>
          </w:rPr>
          <w:t xml:space="preserve">testthat documentation</w:t>
        </w:r>
      </w:hyperlink>
      <w:r>
        <w:t xml:space="preserve"> </w:t>
      </w:r>
      <w:r>
        <w:t xml:space="preserve">- unit testing framework</w:t>
      </w:r>
    </w:p>
    <w:bookmarkEnd w:id="188"/>
    <w:bookmarkStart w:id="191" w:name="general-r-programming"/>
    <w:p>
      <w:pPr>
        <w:pStyle w:val="Heading3"/>
      </w:pPr>
      <w:r>
        <w:t xml:space="preserve">6.22.2 General R Programming</w:t>
      </w:r>
    </w:p>
    <w:p>
      <w:pPr>
        <w:pStyle w:val="Compact"/>
        <w:numPr>
          <w:ilvl w:val="0"/>
          <w:numId w:val="1053"/>
        </w:numPr>
      </w:pPr>
      <w:hyperlink r:id="rId189">
        <w:r>
          <w:rPr>
            <w:rStyle w:val="Hyperlink"/>
          </w:rPr>
          <w:t xml:space="preserve">R for Data Science</w:t>
        </w:r>
      </w:hyperlink>
      <w:r>
        <w:t xml:space="preserve"> </w:t>
      </w:r>
      <w:r>
        <w:t xml:space="preserve">by Hadley Wickham, Mine Çetinkaya-Rundel, and Garrett Grolemund - learn data science with the tidyverse</w:t>
      </w:r>
    </w:p>
    <w:p>
      <w:pPr>
        <w:pStyle w:val="Compact"/>
        <w:numPr>
          <w:ilvl w:val="0"/>
          <w:numId w:val="1053"/>
        </w:numPr>
      </w:pPr>
      <w:hyperlink r:id="rId190">
        <w:r>
          <w:rPr>
            <w:rStyle w:val="Hyperlink"/>
          </w:rPr>
          <w:t xml:space="preserve">Advanced R</w:t>
        </w:r>
      </w:hyperlink>
      <w:r>
        <w:t xml:space="preserve"> </w:t>
      </w:r>
      <w:r>
        <w:t xml:space="preserve">by Hadley Wickham - deep dive into R programming and internals</w:t>
      </w:r>
    </w:p>
    <w:bookmarkEnd w:id="191"/>
    <w:bookmarkStart w:id="194" w:name="shiny-development"/>
    <w:p>
      <w:pPr>
        <w:pStyle w:val="Heading3"/>
      </w:pPr>
      <w:r>
        <w:t xml:space="preserve">6.22.3 Shiny Development</w:t>
      </w:r>
    </w:p>
    <w:p>
      <w:pPr>
        <w:pStyle w:val="Compact"/>
        <w:numPr>
          <w:ilvl w:val="0"/>
          <w:numId w:val="1054"/>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054"/>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bookmarkEnd w:id="194"/>
    <w:bookmarkStart w:id="196" w:name="git-and-version-control"/>
    <w:p>
      <w:pPr>
        <w:pStyle w:val="Heading3"/>
      </w:pPr>
      <w:r>
        <w:t xml:space="preserve">6.22.4 Git and Version Control</w:t>
      </w:r>
    </w:p>
    <w:p>
      <w:pPr>
        <w:pStyle w:val="Compact"/>
        <w:numPr>
          <w:ilvl w:val="0"/>
          <w:numId w:val="1055"/>
        </w:numPr>
      </w:pPr>
      <w:hyperlink r:id="rId195">
        <w:r>
          <w:rPr>
            <w:rStyle w:val="Hyperlink"/>
          </w:rPr>
          <w:t xml:space="preserve">Happy Git and GitHub for the useR</w:t>
        </w:r>
      </w:hyperlink>
      <w:r>
        <w:t xml:space="preserve"> </w:t>
      </w:r>
      <w:r>
        <w:t xml:space="preserve">by Jenny Bryan - essential guide to using Git and GitHub with R</w:t>
      </w:r>
    </w:p>
    <w:bookmarkEnd w:id="196"/>
    <w:bookmarkEnd w:id="197"/>
    <w:bookmarkEnd w:id="198"/>
    <w:bookmarkStart w:id="246" w:name="sec-r-code-style"/>
    <w:p>
      <w:pPr>
        <w:pStyle w:val="Heading1"/>
      </w:pPr>
      <w:r>
        <w:t xml:space="preserve">7. R Code Style</w:t>
      </w:r>
    </w:p>
    <w:p>
      <w:pPr>
        <w:pStyle w:val="FirstParagraph"/>
      </w:pPr>
      <w:r>
        <w:t xml:space="preserve">Adapted by UCD-SeRG team from</w:t>
      </w:r>
      <w:r>
        <w:t xml:space="preserve"> </w:t>
      </w:r>
      <w:hyperlink r:id="rId199">
        <w:r>
          <w:rPr>
            <w:rStyle w:val="Hyperlink"/>
          </w:rPr>
          <w:t xml:space="preserve">original by Kunal Mishra, Jade Benjamin-Chung, and Stephanie Djajadi</w:t>
        </w:r>
      </w:hyperlink>
    </w:p>
    <w:p>
      <w:pPr>
        <w:pStyle w:val="BodyText"/>
      </w:pPr>
      <w:r>
        <w:t xml:space="preserve">Follow these code style guidelines for all R code:</w:t>
      </w:r>
    </w:p>
    <w:bookmarkStart w:id="200" w:name="general-principles"/>
    <w:p>
      <w:pPr>
        <w:pStyle w:val="Heading2"/>
      </w:pPr>
      <w:r>
        <w:t xml:space="preserve">7.1 General Principles</w:t>
      </w:r>
    </w:p>
    <w:p>
      <w:pPr>
        <w:pStyle w:val="Compact"/>
        <w:numPr>
          <w:ilvl w:val="0"/>
          <w:numId w:val="1056"/>
        </w:numPr>
      </w:pPr>
      <w:r>
        <w:rPr>
          <w:b/>
          <w:bCs/>
        </w:rPr>
        <w:t xml:space="preserve">Follow tidyverse style guide</w:t>
      </w:r>
      <w:r>
        <w:t xml:space="preserve">: https://style.tidyverse.org</w:t>
      </w:r>
    </w:p>
    <w:p>
      <w:pPr>
        <w:pStyle w:val="Compact"/>
        <w:numPr>
          <w:ilvl w:val="0"/>
          <w:numId w:val="1056"/>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6"/>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6"/>
        </w:numPr>
      </w:pPr>
      <w:r>
        <w:rPr>
          <w:b/>
          <w:bCs/>
        </w:rPr>
        <w:t xml:space="preserve">Write tidy code</w:t>
      </w:r>
      <w:r>
        <w:t xml:space="preserve">: Keep code clean, readable, and well-organized</w:t>
      </w:r>
    </w:p>
    <w:bookmarkEnd w:id="200"/>
    <w:bookmarkStart w:id="201"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201"/>
    <w:bookmarkStart w:id="205"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7"/>
        </w:numPr>
      </w:pPr>
      <w:r>
        <w:t xml:space="preserve">source your config =&gt;</w:t>
      </w:r>
    </w:p>
    <w:p>
      <w:pPr>
        <w:pStyle w:val="Compact"/>
        <w:numPr>
          <w:ilvl w:val="0"/>
          <w:numId w:val="1057"/>
        </w:numPr>
      </w:pPr>
      <w:r>
        <w:t xml:space="preserve">load all your data =&gt;</w:t>
      </w:r>
    </w:p>
    <w:p>
      <w:pPr>
        <w:pStyle w:val="Compact"/>
        <w:numPr>
          <w:ilvl w:val="0"/>
          <w:numId w:val="1057"/>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2">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3" name="Picture"/>
                  <a:graphic>
                    <a:graphicData uri="http://schemas.openxmlformats.org/drawingml/2006/picture">
                      <pic:pic>
                        <pic:nvPicPr>
                          <pic:cNvPr descr="/opt/quarto/share/formats/docx/note.png" id="20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05"/>
    <w:bookmarkStart w:id="206"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8"/>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06"/>
    <w:bookmarkStart w:id="208" w:name="markdown-and-quarto-formatting"/>
    <w:p>
      <w:pPr>
        <w:pStyle w:val="Heading2"/>
      </w:pPr>
      <w:r>
        <w:t xml:space="preserve">7.5 Markdown and Quarto Formatting</w:t>
      </w:r>
    </w:p>
    <w:bookmarkStart w:id="207"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r>
        <w:t xml:space="preserve">.</w:t>
      </w:r>
    </w:p>
    <w:bookmarkEnd w:id="207"/>
    <w:bookmarkEnd w:id="208"/>
    <w:bookmarkStart w:id="209"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09"/>
    <w:bookmarkStart w:id="210" w:name="package-code-practices"/>
    <w:p>
      <w:pPr>
        <w:pStyle w:val="Heading2"/>
      </w:pPr>
      <w:r>
        <w:t xml:space="preserve">7.7 Package Code Practices</w:t>
      </w:r>
    </w:p>
    <w:p>
      <w:pPr>
        <w:pStyle w:val="Compact"/>
        <w:numPr>
          <w:ilvl w:val="0"/>
          <w:numId w:val="1059"/>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9"/>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59"/>
        </w:numPr>
      </w:pPr>
      <w:r>
        <w:rPr>
          <w:b/>
          <w:bCs/>
        </w:rPr>
        <w:t xml:space="preserve">Avoid code duplication</w:t>
      </w:r>
      <w:r>
        <w:t xml:space="preserve">: Extract repeated logic into helper functions</w:t>
      </w:r>
    </w:p>
    <w:bookmarkEnd w:id="210"/>
    <w:bookmarkStart w:id="211"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211"/>
    <w:bookmarkStart w:id="212"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9">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212"/>
    <w:bookmarkStart w:id="217"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3" name="Picture"/>
                  <a:graphic>
                    <a:graphicData uri="http://schemas.openxmlformats.org/drawingml/2006/picture">
                      <pic:pic>
                        <pic:nvPicPr>
                          <pic:cNvPr descr="/opt/quarto/share/formats/docx/note.png" id="214"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note.png" id="21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32">
        <w:r>
          <w:rPr>
            <w:rStyle w:val="Hyperlink"/>
          </w:rPr>
          <w:t xml:space="preserve">Be Expressive: How to Give Your Variables Better Names</w:t>
        </w:r>
      </w:hyperlink>
    </w:p>
    <w:bookmarkEnd w:id="217"/>
    <w:bookmarkStart w:id="243" w:name="sec-style-auto-style"/>
    <w:p>
      <w:pPr>
        <w:pStyle w:val="Heading2"/>
      </w:pPr>
      <w:r>
        <w:t xml:space="preserve">7.11 Automated Tools for Style and Project Workflow</w:t>
      </w:r>
    </w:p>
    <w:bookmarkStart w:id="242" w:name="styling"/>
    <w:p>
      <w:pPr>
        <w:pStyle w:val="Heading3"/>
      </w:pPr>
      <w:r>
        <w:t xml:space="preserve">7.11.1 Styling</w:t>
      </w:r>
    </w:p>
    <w:bookmarkStart w:id="219" w:name="rstudio-shortcuts"/>
    <w:p>
      <w:pPr>
        <w:pStyle w:val="Heading4"/>
      </w:pPr>
      <w:r>
        <w:t xml:space="preserve">7.11.1.1 RStudio shortcuts</w:t>
      </w:r>
    </w:p>
    <w:p>
      <w:pPr>
        <w:numPr>
          <w:ilvl w:val="0"/>
          <w:numId w:val="106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0"/>
        </w:numPr>
      </w:pPr>
      <w:r>
        <w:rPr>
          <w:b/>
          <w:bCs/>
        </w:rPr>
        <w:t xml:space="preserve">Assignment Aligner</w:t>
      </w:r>
      <w:r>
        <w:t xml:space="preserve"> </w:t>
      </w:r>
      <w:r>
        <w:t xml:space="preserve">- A</w:t>
      </w:r>
      <w:r>
        <w:t xml:space="preserve"> </w:t>
      </w:r>
      <w:hyperlink r:id="rId2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19"/>
    <w:bookmarkStart w:id="230" w:name="styler"/>
    <w:p>
      <w:pPr>
        <w:pStyle w:val="Heading4"/>
      </w:pPr>
      <w:r>
        <w:t xml:space="preserve">7.11.1.2</w:t>
      </w:r>
      <w:r>
        <w:t xml:space="preserve"> </w:t>
      </w:r>
      <w:r>
        <w:rPr>
          <w:rStyle w:val="VerbatimChar"/>
        </w:rPr>
        <w:t xml:space="preserve">{styler}</w:t>
      </w:r>
    </w:p>
    <w:p>
      <w:pPr>
        <w:pStyle w:val="FirstParagraph"/>
      </w:pPr>
      <w:r>
        <w:rPr>
          <w:rStyle w:val="VerbatimChar"/>
        </w:rPr>
        <w:t xml:space="preserve">{styler}</w:t>
      </w:r>
      <w:r>
        <w:t xml:space="preserve"> </w:t>
      </w:r>
      <w:r>
        <w:t xml:space="preserve">is another</w:t>
      </w:r>
      <w:r>
        <w:t xml:space="preserve"> </w:t>
      </w:r>
      <w:hyperlink r:id="rId22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2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r>
              <w:rPr>
                <w:rStyle w:val="VerbatimChar"/>
              </w:rPr>
              <w:t xml:space="preserve">{styler}</w:t>
            </w:r>
            <w:r>
              <w:t xml:space="preserve"> </w:t>
            </w:r>
            <w:hyperlink r:id="rId22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r>
              <w:rPr>
                <w:rStyle w:val="VerbatimChar"/>
              </w:rPr>
              <w:t xml:space="preserve">{styler}</w:t>
            </w:r>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8" name="Picture"/>
                  <a:graphic>
                    <a:graphicData uri="http://schemas.openxmlformats.org/drawingml/2006/picture">
                      <pic:pic>
                        <pic:nvPicPr>
                          <pic:cNvPr descr="/opt/quarto/share/formats/docx/tip.png" id="229"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0"/>
    <w:bookmarkStart w:id="241" w:name="lintr"/>
    <w:p>
      <w:pPr>
        <w:pStyle w:val="Heading4"/>
      </w:pPr>
      <w:r>
        <w:t xml:space="preserve">7.11.1.3</w:t>
      </w:r>
      <w:r>
        <w:t xml:space="preserve"> </w:t>
      </w:r>
      <w:r>
        <w:rPr>
          <w:rStyle w:val="VerbatimChar"/>
        </w:rPr>
        <w:t xml:space="preserve">{lintr}</w:t>
      </w:r>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3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32">
        <w:r>
          <w:rPr>
            <w:rStyle w:val="Hyperlink"/>
          </w:rPr>
          <w:t xml:space="preserve">in this link</w:t>
        </w:r>
      </w:hyperlink>
      <w:r>
        <w:t xml:space="preserve">,</w:t>
      </w:r>
      <w:r>
        <w:t xml:space="preserve"> </w:t>
      </w:r>
      <w:r>
        <w:t xml:space="preserve">and most guidelines are based on</w:t>
      </w:r>
      <w:r>
        <w:t xml:space="preserve"> </w:t>
      </w:r>
      <w:hyperlink r:id="rId233">
        <w:r>
          <w:rPr>
            <w:rStyle w:val="Hyperlink"/>
          </w:rPr>
          <w:t xml:space="preserve">Hadley Wickham’s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note.png" id="238"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9" name="Picture"/>
                  <a:graphic>
                    <a:graphicData uri="http://schemas.openxmlformats.org/drawingml/2006/picture">
                      <pic:pic>
                        <pic:nvPicPr>
                          <pic:cNvPr descr="/opt/quarto/share/formats/docx/tip.png" id="240" name="Picture"/>
                          <pic:cNvPicPr>
                            <a:picLocks noChangeArrowheads="1" noChangeAspect="1"/>
                          </pic:cNvPicPr>
                        </pic:nvPicPr>
                        <pic:blipFill>
                          <a:blip r:embed="rId2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1"/>
              </w:numPr>
            </w:pPr>
            <w:r>
              <w:t xml:space="preserve">Unused variables</w:t>
            </w:r>
          </w:p>
          <w:p>
            <w:pPr>
              <w:pStyle w:val="Compact"/>
              <w:numPr>
                <w:ilvl w:val="0"/>
                <w:numId w:val="1061"/>
              </w:numPr>
            </w:pPr>
            <w:r>
              <w:t xml:space="preserve">Improper whitespace</w:t>
            </w:r>
          </w:p>
          <w:p>
            <w:pPr>
              <w:pStyle w:val="Compact"/>
              <w:numPr>
                <w:ilvl w:val="0"/>
                <w:numId w:val="1061"/>
              </w:numPr>
            </w:pPr>
            <w:r>
              <w:t xml:space="preserve">Line length issues</w:t>
            </w:r>
          </w:p>
          <w:p>
            <w:pPr>
              <w:pStyle w:val="Compact"/>
              <w:numPr>
                <w:ilvl w:val="0"/>
                <w:numId w:val="1061"/>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41"/>
    <w:bookmarkEnd w:id="242"/>
    <w:bookmarkEnd w:id="243"/>
    <w:bookmarkStart w:id="245" w:name="sec-r-resources-style"/>
    <w:p>
      <w:pPr>
        <w:pStyle w:val="Heading2"/>
      </w:pPr>
      <w:r>
        <w:t xml:space="preserve">7.12 Additional Resources</w:t>
      </w:r>
    </w:p>
    <w:p>
      <w:pPr>
        <w:pStyle w:val="Compact"/>
        <w:numPr>
          <w:ilvl w:val="0"/>
          <w:numId w:val="1062"/>
        </w:numPr>
      </w:pPr>
      <w:hyperlink r:id="rId244">
        <w:r>
          <w:rPr>
            <w:rStyle w:val="Hyperlink"/>
          </w:rPr>
          <w:t xml:space="preserve">Tidyverse style guide</w:t>
        </w:r>
      </w:hyperlink>
      <w:r>
        <w:t xml:space="preserve">: Detailed coding style conventions for writing clear, consistent R code. Covers naming, syntax, pipes, functions, and more.</w:t>
      </w:r>
    </w:p>
    <w:bookmarkEnd w:id="245"/>
    <w:bookmarkEnd w:id="246"/>
    <w:bookmarkStart w:id="252" w:name="big-data"/>
    <w:p>
      <w:pPr>
        <w:pStyle w:val="Heading1"/>
      </w:pPr>
      <w:r>
        <w:t xml:space="preserve">8. Big data</w:t>
      </w:r>
    </w:p>
    <w:p>
      <w:pPr>
        <w:pStyle w:val="FirstParagraph"/>
      </w:pPr>
      <w:r>
        <w:t xml:space="preserve">Adapted by UCD-SeRG team from</w:t>
      </w:r>
      <w:r>
        <w:t xml:space="preserve"> </w:t>
      </w:r>
      <w:hyperlink r:id="rId247">
        <w:r>
          <w:rPr>
            <w:rStyle w:val="Hyperlink"/>
          </w:rPr>
          <w:t xml:space="preserve">original by Kunal Mishra and Jade Benjamin-Chung</w:t>
        </w:r>
      </w:hyperlink>
    </w:p>
    <w:bookmarkStart w:id="24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4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49"/>
    <w:bookmarkStart w:id="25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0"/>
    <w:bookmarkStart w:id="25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3"/>
        </w:numPr>
      </w:pPr>
      <w:r>
        <w:rPr>
          <w:b/>
          <w:bCs/>
        </w:rPr>
        <w:t xml:space="preserve">Uncheck</w:t>
      </w:r>
      <w:r>
        <w:t xml:space="preserve"> </w:t>
      </w:r>
      <w:r>
        <w:t xml:space="preserve">Restore RData into workspace at startup</w:t>
      </w:r>
    </w:p>
    <w:p>
      <w:pPr>
        <w:pStyle w:val="Compact"/>
        <w:numPr>
          <w:ilvl w:val="0"/>
          <w:numId w:val="106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251"/>
    <w:bookmarkEnd w:id="252"/>
    <w:bookmarkStart w:id="263" w:name="data-masking"/>
    <w:p>
      <w:pPr>
        <w:pStyle w:val="Heading1"/>
      </w:pPr>
      <w:r>
        <w:t xml:space="preserve">9. Data masking</w:t>
      </w:r>
    </w:p>
    <w:p>
      <w:pPr>
        <w:pStyle w:val="FirstParagraph"/>
      </w:pPr>
      <w:r>
        <w:t xml:space="preserve">Adapted by UCD-SeRG team from</w:t>
      </w:r>
      <w:r>
        <w:t xml:space="preserve"> </w:t>
      </w:r>
      <w:hyperlink r:id="rId25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57" w:name="fig-data-masking"/>
          <w:p>
            <w:pPr>
              <w:pStyle w:val="Compact"/>
              <w:jc w:val="center"/>
            </w:pPr>
            <w:r>
              <w:drawing>
                <wp:inline>
                  <wp:extent cx="2667000" cy="1103368"/>
                  <wp:effectExtent b="0" l="0" r="0" t="0"/>
                  <wp:docPr descr="" title="" id="255" name="Picture"/>
                  <a:graphic>
                    <a:graphicData uri="http://schemas.openxmlformats.org/drawingml/2006/picture">
                      <pic:pic>
                        <pic:nvPicPr>
                          <pic:cNvPr descr="assets/images/data-masking.PNG" id="256" name="Picture"/>
                          <pic:cNvPicPr>
                            <a:picLocks noChangeArrowheads="1" noChangeAspect="1"/>
                          </pic:cNvPicPr>
                        </pic:nvPicPr>
                        <pic:blipFill>
                          <a:blip r:embed="rId2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58"/>
    <w:bookmarkStart w:id="2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59"/>
    <w:bookmarkEnd w:id="260"/>
    <w:bookmarkStart w:id="26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6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61"/>
    <w:bookmarkEnd w:id="262"/>
    <w:bookmarkEnd w:id="263"/>
    <w:bookmarkStart w:id="285" w:name="sec-github"/>
    <w:p>
      <w:pPr>
        <w:pStyle w:val="Heading1"/>
      </w:pPr>
      <w:r>
        <w:t xml:space="preserve">10. Github</w:t>
      </w:r>
    </w:p>
    <w:p>
      <w:pPr>
        <w:pStyle w:val="FirstParagraph"/>
      </w:pPr>
      <w:r>
        <w:t xml:space="preserve">Adapted by UCD-SeRG team from</w:t>
      </w:r>
      <w:r>
        <w:t xml:space="preserve"> </w:t>
      </w:r>
      <w:hyperlink r:id="rId264">
        <w:r>
          <w:rPr>
            <w:rStyle w:val="Hyperlink"/>
          </w:rPr>
          <w:t xml:space="preserve">original by Stephanie Djajadi and Nolan Pokpongkiat</w:t>
        </w:r>
      </w:hyperlink>
    </w:p>
    <w:bookmarkStart w:id="267" w:name="basics"/>
    <w:p>
      <w:pPr>
        <w:pStyle w:val="Heading2"/>
      </w:pPr>
      <w:r>
        <w:t xml:space="preserve">10.1 Basics</w:t>
      </w:r>
    </w:p>
    <w:p>
      <w:pPr>
        <w:pStyle w:val="Compact"/>
        <w:numPr>
          <w:ilvl w:val="0"/>
          <w:numId w:val="1065"/>
        </w:numPr>
      </w:pPr>
      <w:r>
        <w:t xml:space="preserve">A detailed tutorial of Git can be found</w:t>
      </w:r>
      <w:r>
        <w:t xml:space="preserve"> </w:t>
      </w:r>
      <w:hyperlink r:id="rId265">
        <w:r>
          <w:rPr>
            <w:rStyle w:val="Hyperlink"/>
          </w:rPr>
          <w:t xml:space="preserve">here on the CS61B website</w:t>
        </w:r>
      </w:hyperlink>
      <w:r>
        <w:t xml:space="preserve">.</w:t>
      </w:r>
    </w:p>
    <w:p>
      <w:pPr>
        <w:pStyle w:val="Compact"/>
        <w:numPr>
          <w:ilvl w:val="0"/>
          <w:numId w:val="1065"/>
        </w:numPr>
      </w:pPr>
      <w:r>
        <w:t xml:space="preserve">If you are already familiar with Git, you can reference the summary at the end of</w:t>
      </w:r>
      <w:r>
        <w:t xml:space="preserve"> </w:t>
      </w:r>
      <w:hyperlink r:id="rId265">
        <w:r>
          <w:rPr>
            <w:rStyle w:val="Hyperlink"/>
          </w:rPr>
          <w:t xml:space="preserve">Section B</w:t>
        </w:r>
      </w:hyperlink>
      <w:r>
        <w:t xml:space="preserve">.</w:t>
      </w:r>
    </w:p>
    <w:p>
      <w:pPr>
        <w:pStyle w:val="Compact"/>
        <w:numPr>
          <w:ilvl w:val="0"/>
          <w:numId w:val="1065"/>
        </w:numPr>
      </w:pPr>
      <w:r>
        <w:t xml:space="preserve">If you have made a mistake in Git, you can refer to this</w:t>
      </w:r>
      <w:r>
        <w:t xml:space="preserve"> </w:t>
      </w:r>
      <w:hyperlink r:id="rId266">
        <w:r>
          <w:rPr>
            <w:rStyle w:val="Hyperlink"/>
          </w:rPr>
          <w:t xml:space="preserve">article</w:t>
        </w:r>
      </w:hyperlink>
      <w:r>
        <w:t xml:space="preserve"> </w:t>
      </w:r>
      <w:r>
        <w:t xml:space="preserve">to undo, fix, or remove commits in git.</w:t>
      </w:r>
    </w:p>
    <w:bookmarkEnd w:id="267"/>
    <w:bookmarkStart w:id="269"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68">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69"/>
    <w:bookmarkStart w:id="271"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6"/>
        </w:numPr>
      </w:pPr>
      <w:r>
        <w:t xml:space="preserve">You want to start working on a new part of the project, but you aren’t sure yet if your changes will work and make it to the final product.</w:t>
      </w:r>
    </w:p>
    <w:p>
      <w:pPr>
        <w:pStyle w:val="Compact"/>
        <w:numPr>
          <w:ilvl w:val="0"/>
          <w:numId w:val="106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70">
        <w:r>
          <w:rPr>
            <w:rStyle w:val="Hyperlink"/>
          </w:rPr>
          <w:t xml:space="preserve">here</w:t>
        </w:r>
      </w:hyperlink>
      <w:r>
        <w:t xml:space="preserve">. You can also find instructions on how to handle merge conflicts when joining branches together.</w:t>
      </w:r>
    </w:p>
    <w:bookmarkEnd w:id="271"/>
    <w:bookmarkStart w:id="27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273" w:name="tbl-git-workflow"/>
          <w:p>
            <w:pPr>
              <w:jc w:val="center"/>
            </w:pPr>
            <w:pPr>
              <w:jc w:val="left"/>
              <w:spacing w:before="200"/>
              <w:pStyle w:val="ImageCaption"/>
            </w:pPr>
            <w:r>
              <w:t xml:space="preserve">Table 10.1: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7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273"/>
          <w:p/>
        </w:tc>
      </w:tr>
    </w:tbl>
    <w:p>
      <w:pPr>
        <w:pStyle w:val="BodyText"/>
      </w:pPr>
      <w:r>
        <w:t xml:space="preserve">Other helpful commands are listed below.</w:t>
      </w:r>
    </w:p>
    <w:bookmarkEnd w:id="274"/>
    <w:bookmarkStart w:id="276" w:name="commonly-used-git-commands"/>
    <w:p>
      <w:pPr>
        <w:pStyle w:val="Heading2"/>
      </w:pPr>
      <w:r>
        <w:t xml:space="preserve">10.5 Commonly Used Git Commands</w:t>
      </w:r>
    </w:p>
    <w:tbl>
      <w:tblPr>
        <w:tblStyle w:val="Table"/>
        <w:tblW w:type="pct" w:w="5000"/>
        <w:tblLayout w:type="fixed"/>
        <w:tblLook w:firstRow="0" w:lastRow="0" w:firstColumn="0" w:lastColumn="0" w:noHBand="0" w:noVBand="0" w:val="0000"/>
      </w:tblPr>
      <w:tblGrid>
        <w:gridCol w:w="7920"/>
      </w:tblGrid>
      <w:tr>
        <w:tc>
          <w:tcPr/>
          <w:bookmarkStart w:id="275" w:name="tbl-git-commands"/>
          <w:p>
            <w:pPr>
              <w:jc w:val="center"/>
            </w:pPr>
            <w:pPr>
              <w:jc w:val="left"/>
              <w:spacing w:before="200"/>
              <w:pStyle w:val="ImageCaption"/>
            </w:pPr>
            <w:r>
              <w:t xml:space="preserve">Table 10.2: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275"/>
          <w:p/>
        </w:tc>
      </w:tr>
    </w:tbl>
    <w:bookmarkEnd w:id="276"/>
    <w:bookmarkStart w:id="277"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77"/>
    <w:bookmarkStart w:id="281"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78"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7"/>
        </w:numPr>
      </w:pPr>
      <w:r>
        <w:t xml:space="preserve">Make a small change and verify your project still works</w:t>
      </w:r>
    </w:p>
    <w:p>
      <w:pPr>
        <w:pStyle w:val="Compact"/>
        <w:numPr>
          <w:ilvl w:val="0"/>
          <w:numId w:val="1067"/>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7"/>
        </w:numPr>
      </w:pPr>
      <w:r>
        <w:rPr>
          <w:b/>
          <w:bCs/>
        </w:rPr>
        <w:t xml:space="preserve">Do not push yet</w:t>
      </w:r>
    </w:p>
    <w:p>
      <w:pPr>
        <w:pStyle w:val="Compact"/>
        <w:numPr>
          <w:ilvl w:val="0"/>
          <w:numId w:val="1067"/>
        </w:numPr>
      </w:pPr>
      <w:r>
        <w:t xml:space="preserve">Make another small change and verify it works</w:t>
      </w:r>
    </w:p>
    <w:p>
      <w:pPr>
        <w:pStyle w:val="Compact"/>
        <w:numPr>
          <w:ilvl w:val="0"/>
          <w:numId w:val="1067"/>
        </w:numPr>
      </w:pPr>
      <w:r>
        <w:t xml:space="preserve">Stage and amend the previous commit:</w:t>
      </w:r>
      <w:r>
        <w:t xml:space="preserve"> </w:t>
      </w:r>
      <w:r>
        <w:rPr>
          <w:rStyle w:val="VerbatimChar"/>
        </w:rPr>
        <w:t xml:space="preserve">git commit --amend --no-edit</w:t>
      </w:r>
    </w:p>
    <w:p>
      <w:pPr>
        <w:pStyle w:val="Compact"/>
        <w:numPr>
          <w:ilvl w:val="0"/>
          <w:numId w:val="1067"/>
        </w:numPr>
      </w:pPr>
      <w:r>
        <w:t xml:space="preserve">Repeat steps 4-5 as needed</w:t>
      </w:r>
    </w:p>
    <w:p>
      <w:pPr>
        <w:pStyle w:val="Compact"/>
        <w:numPr>
          <w:ilvl w:val="0"/>
          <w:numId w:val="1067"/>
        </w:numPr>
      </w:pPr>
      <w:r>
        <w:t xml:space="preserve">When finished, amend one final time with a proper commit message</w:t>
      </w:r>
    </w:p>
    <w:p>
      <w:pPr>
        <w:pStyle w:val="Compact"/>
        <w:numPr>
          <w:ilvl w:val="0"/>
          <w:numId w:val="1067"/>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78"/>
    <w:bookmarkStart w:id="280" w:name="key-points"/>
    <w:p>
      <w:pPr>
        <w:pStyle w:val="Heading3"/>
      </w:pPr>
      <w:r>
        <w:t xml:space="preserve">10.7.2 Key Points</w:t>
      </w:r>
    </w:p>
    <w:p>
      <w:pPr>
        <w:pStyle w:val="Compact"/>
        <w:numPr>
          <w:ilvl w:val="0"/>
          <w:numId w:val="1068"/>
        </w:numPr>
      </w:pPr>
      <w:r>
        <w:t xml:space="preserve">Each amend replaces the previous commit rather than creating a new one</w:t>
      </w:r>
    </w:p>
    <w:p>
      <w:pPr>
        <w:pStyle w:val="Compact"/>
        <w:numPr>
          <w:ilvl w:val="0"/>
          <w:numId w:val="1068"/>
        </w:numPr>
      </w:pPr>
      <w:r>
        <w:t xml:space="preserve">This keeps your history clean while letting you work incrementally</w:t>
      </w:r>
    </w:p>
    <w:p>
      <w:pPr>
        <w:pStyle w:val="Compact"/>
        <w:numPr>
          <w:ilvl w:val="0"/>
          <w:numId w:val="1068"/>
        </w:numPr>
      </w:pPr>
      <w:r>
        <w:t xml:space="preserve">Only use this pattern before pushing - never amend commits that others may have pulled</w:t>
      </w:r>
    </w:p>
    <w:p>
      <w:pPr>
        <w:pStyle w:val="Compact"/>
        <w:numPr>
          <w:ilvl w:val="0"/>
          <w:numId w:val="1068"/>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8"/>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79">
        <w:r>
          <w:rPr>
            <w:rStyle w:val="Hyperlink"/>
          </w:rPr>
          <w:t xml:space="preserve">Repeated Amend chapter</w:t>
        </w:r>
      </w:hyperlink>
      <w:r>
        <w:t xml:space="preserve"> </w:t>
      </w:r>
      <w:r>
        <w:t xml:space="preserve">in Happy Git with R.</w:t>
      </w:r>
    </w:p>
    <w:bookmarkEnd w:id="280"/>
    <w:bookmarkEnd w:id="281"/>
    <w:bookmarkStart w:id="284"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8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83">
        <w:r>
          <w:rPr>
            <w:rStyle w:val="Hyperlink"/>
          </w:rPr>
          <w:t xml:space="preserve">great discussion of project-oriented workflows</w:t>
        </w:r>
      </w:hyperlink>
      <w:r>
        <w:t xml:space="preserve">, extolling the virtues of a self-contained, portable projects, for your reference.</w:t>
      </w:r>
    </w:p>
    <w:bookmarkEnd w:id="284"/>
    <w:bookmarkEnd w:id="285"/>
    <w:bookmarkStart w:id="308" w:name="sec-unix"/>
    <w:p>
      <w:pPr>
        <w:pStyle w:val="Heading1"/>
      </w:pPr>
      <w:r>
        <w:t xml:space="preserve">11. Unix</w:t>
      </w:r>
    </w:p>
    <w:p>
      <w:pPr>
        <w:pStyle w:val="FirstParagraph"/>
      </w:pPr>
      <w:r>
        <w:t xml:space="preserve">Adapted by UCD-SeRG team from</w:t>
      </w:r>
      <w:r>
        <w:t xml:space="preserve"> </w:t>
      </w:r>
      <w:hyperlink r:id="rId28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9"/>
        </w:numPr>
      </w:pPr>
      <w:r>
        <w:t xml:space="preserve">Run a series of scripts in parallel or in a specific order to reproduce our work</w:t>
      </w:r>
    </w:p>
    <w:p>
      <w:pPr>
        <w:pStyle w:val="Compact"/>
        <w:numPr>
          <w:ilvl w:val="0"/>
          <w:numId w:val="1069"/>
        </w:numPr>
      </w:pPr>
      <w:r>
        <w:t xml:space="preserve">To check on the progress of a batch of jobs</w:t>
      </w:r>
    </w:p>
    <w:p>
      <w:pPr>
        <w:pStyle w:val="Compact"/>
        <w:numPr>
          <w:ilvl w:val="0"/>
          <w:numId w:val="1069"/>
        </w:numPr>
      </w:pPr>
      <w:r>
        <w:t xml:space="preserve">To use git and push to github</w:t>
      </w:r>
    </w:p>
    <w:bookmarkStart w:id="291"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90" w:name="fig-unix-desktop"/>
          <w:p>
            <w:pPr>
              <w:pStyle w:val="Compact"/>
              <w:jc w:val="center"/>
            </w:pPr>
            <w:r>
              <w:drawing>
                <wp:inline>
                  <wp:extent cx="5334000" cy="3380267"/>
                  <wp:effectExtent b="0" l="0" r="0" t="0"/>
                  <wp:docPr descr="" title="" id="288" name="Picture"/>
                  <a:graphic>
                    <a:graphicData uri="http://schemas.openxmlformats.org/drawingml/2006/picture">
                      <pic:pic>
                        <pic:nvPicPr>
                          <pic:cNvPr descr="assets/images/ex-desktop.jpg" id="289" name="Picture"/>
                          <pic:cNvPicPr>
                            <a:picLocks noChangeArrowheads="1" noChangeAspect="1"/>
                          </pic:cNvPicPr>
                        </pic:nvPicPr>
                        <pic:blipFill>
                          <a:blip r:embed="rId28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Example desktop with folders and files</w:t>
            </w:r>
          </w:p>
          <w:bookmarkEnd w:id="290"/>
        </w:tc>
      </w:tr>
    </w:tbl>
    <w:bookmarkEnd w:id="291"/>
    <w:bookmarkStart w:id="297"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292" w:name="tbl-unix-basic-commands"/>
          <w:p>
            <w:pPr>
              <w:jc w:val="center"/>
            </w:pPr>
            <w:pPr>
              <w:jc w:val="left"/>
              <w:spacing w:before="200"/>
              <w:pStyle w:val="ImageCaption"/>
            </w:pPr>
            <w:r>
              <w:t xml:space="preserve">Table 11.1: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29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96" w:name="fig-unix-terminal"/>
          <w:p>
            <w:pPr>
              <w:pStyle w:val="Compact"/>
              <w:jc w:val="center"/>
            </w:pPr>
            <w:r>
              <w:drawing>
                <wp:inline>
                  <wp:extent cx="4488872" cy="8862646"/>
                  <wp:effectExtent b="0" l="0" r="0" t="0"/>
                  <wp:docPr descr="" title="" id="294" name="Picture"/>
                  <a:graphic>
                    <a:graphicData uri="http://schemas.openxmlformats.org/drawingml/2006/picture">
                      <pic:pic>
                        <pic:nvPicPr>
                          <pic:cNvPr descr="assets/images/ex-terminal.PNG" id="295" name="Picture"/>
                          <pic:cNvPicPr>
                            <a:picLocks noChangeArrowheads="1" noChangeAspect="1"/>
                          </pic:cNvPicPr>
                        </pic:nvPicPr>
                        <pic:blipFill>
                          <a:blip r:embed="rId29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Terminal output after executing basic Unix commands</w:t>
            </w:r>
          </w:p>
          <w:bookmarkEnd w:id="296"/>
        </w:tc>
      </w:tr>
    </w:tbl>
    <w:bookmarkEnd w:id="297"/>
    <w:bookmarkStart w:id="299" w:name="running-bash-scripts"/>
    <w:p>
      <w:pPr>
        <w:pStyle w:val="Heading2"/>
      </w:pPr>
      <w:r>
        <w:t xml:space="preserve">11.3 Running Bash Scripts</w:t>
      </w:r>
    </w:p>
    <w:tbl>
      <w:tblPr>
        <w:tblStyle w:val="Table"/>
        <w:tblW w:type="pct" w:w="5000"/>
        <w:tblLayout w:type="fixed"/>
        <w:tblLook w:firstRow="0" w:lastRow="0" w:firstColumn="0" w:lastColumn="0" w:noHBand="0" w:noVBand="0" w:val="0000"/>
      </w:tblPr>
      <w:tblGrid>
        <w:gridCol w:w="7920"/>
      </w:tblGrid>
      <w:tr>
        <w:tc>
          <w:tcPr/>
          <w:bookmarkStart w:id="298" w:name="tbl-unix-bash-scripts"/>
          <w:p>
            <w:pPr>
              <w:jc w:val="center"/>
            </w:pPr>
            <w:pPr>
              <w:jc w:val="left"/>
              <w:spacing w:before="200"/>
              <w:pStyle w:val="ImageCaption"/>
            </w:pPr>
            <w:r>
              <w:t xml:space="preserve">Table 11.2: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298"/>
          <w:p/>
        </w:tc>
      </w:tr>
    </w:tbl>
    <w:bookmarkEnd w:id="299"/>
    <w:bookmarkStart w:id="302"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0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01" w:name="common-mistakes"/>
    <w:p>
      <w:pPr>
        <w:pStyle w:val="Heading3"/>
      </w:pPr>
      <w:r>
        <w:t xml:space="preserve">11.4.1 Common Mistakes</w:t>
      </w:r>
    </w:p>
    <w:p>
      <w:pPr>
        <w:pStyle w:val="Compact"/>
        <w:numPr>
          <w:ilvl w:val="0"/>
          <w:numId w:val="1070"/>
        </w:numPr>
      </w:pPr>
      <w:r>
        <w:t xml:space="preserve">Remember to include all of the quotation marks around file paths that have a spaces.</w:t>
      </w:r>
    </w:p>
    <w:p>
      <w:pPr>
        <w:pStyle w:val="Compact"/>
        <w:numPr>
          <w:ilvl w:val="0"/>
          <w:numId w:val="107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01"/>
    <w:bookmarkEnd w:id="302"/>
    <w:bookmarkStart w:id="303"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03"/>
    <w:bookmarkStart w:id="307"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7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0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7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7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05"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05"/>
    <w:bookmarkStart w:id="306"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306"/>
    <w:bookmarkEnd w:id="307"/>
    <w:bookmarkEnd w:id="308"/>
    <w:bookmarkStart w:id="314" w:name="reproducible-environments"/>
    <w:p>
      <w:pPr>
        <w:pStyle w:val="Heading1"/>
      </w:pPr>
      <w:r>
        <w:t xml:space="preserve">12. Reproducible Environments</w:t>
      </w:r>
    </w:p>
    <w:p>
      <w:pPr>
        <w:pStyle w:val="FirstParagraph"/>
      </w:pPr>
      <w:r>
        <w:t xml:space="preserve">Adapted by UCD-SeRG team from</w:t>
      </w:r>
      <w:r>
        <w:t xml:space="preserve"> </w:t>
      </w:r>
      <w:hyperlink r:id="rId309">
        <w:r>
          <w:rPr>
            <w:rStyle w:val="Hyperlink"/>
          </w:rPr>
          <w:t xml:space="preserve">original by Anna Nguyen</w:t>
        </w:r>
      </w:hyperlink>
    </w:p>
    <w:bookmarkStart w:id="313" w:name="package-version-control-with-renv"/>
    <w:p>
      <w:pPr>
        <w:pStyle w:val="Heading2"/>
      </w:pPr>
      <w:r>
        <w:t xml:space="preserve">12.1 Package Version Control with renv</w:t>
      </w:r>
    </w:p>
    <w:bookmarkStart w:id="310"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10"/>
    <w:bookmarkStart w:id="311"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7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3"/>
        </w:numPr>
      </w:pPr>
      <w:r>
        <w:t xml:space="preserve">Create an RProject file and ensure that your working directory is set to the correct folder</w:t>
      </w:r>
    </w:p>
    <w:p>
      <w:pPr>
        <w:pStyle w:val="Compact"/>
        <w:numPr>
          <w:ilvl w:val="0"/>
          <w:numId w:val="1073"/>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73"/>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7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7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11"/>
    <w:bookmarkStart w:id="312"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7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74"/>
        </w:numPr>
      </w:pPr>
      <w:r>
        <w:t xml:space="preserve">Pull the most updated version of the project from GitHub</w:t>
      </w:r>
    </w:p>
    <w:p>
      <w:pPr>
        <w:pStyle w:val="Compact"/>
        <w:numPr>
          <w:ilvl w:val="0"/>
          <w:numId w:val="1074"/>
        </w:numPr>
      </w:pPr>
      <w:r>
        <w:t xml:space="preserve">Open the project’s RProject file</w:t>
      </w:r>
    </w:p>
    <w:p>
      <w:pPr>
        <w:pStyle w:val="Compact"/>
        <w:numPr>
          <w:ilvl w:val="0"/>
          <w:numId w:val="107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7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74"/>
        </w:numPr>
      </w:pPr>
      <w:r>
        <w:t xml:space="preserve">Wait for the correct versions of each package to install/update. This may take some time, depending on how many packages the project uses.</w:t>
      </w:r>
    </w:p>
    <w:p>
      <w:pPr>
        <w:pStyle w:val="Compact"/>
        <w:numPr>
          <w:ilvl w:val="0"/>
          <w:numId w:val="107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74"/>
        </w:numPr>
      </w:pPr>
      <w:r>
        <w:t xml:space="preserve">If you make edits to the code and introduce new/updated packages, see the section above for instructions on how to make updates.</w:t>
      </w:r>
    </w:p>
    <w:bookmarkEnd w:id="312"/>
    <w:bookmarkEnd w:id="313"/>
    <w:bookmarkEnd w:id="314"/>
    <w:bookmarkStart w:id="329" w:name="code-publication"/>
    <w:p>
      <w:pPr>
        <w:pStyle w:val="Heading1"/>
      </w:pPr>
      <w:r>
        <w:t xml:space="preserve">13. Code Publication</w:t>
      </w:r>
    </w:p>
    <w:p>
      <w:pPr>
        <w:pStyle w:val="FirstParagraph"/>
      </w:pPr>
      <w:r>
        <w:t xml:space="preserve">Adapted by UCD-SeRG team from</w:t>
      </w:r>
      <w:r>
        <w:t xml:space="preserve"> </w:t>
      </w:r>
      <w:hyperlink r:id="rId315">
        <w:r>
          <w:rPr>
            <w:rStyle w:val="Hyperlink"/>
          </w:rPr>
          <w:t xml:space="preserve">original by Nolan Pokpongkiat</w:t>
        </w:r>
      </w:hyperlink>
    </w:p>
    <w:bookmarkStart w:id="316" w:name="checklist-overview"/>
    <w:p>
      <w:pPr>
        <w:pStyle w:val="Heading2"/>
      </w:pPr>
      <w:r>
        <w:t xml:space="preserve">13.1 Checklist overview</w:t>
      </w:r>
    </w:p>
    <w:p>
      <w:pPr>
        <w:pStyle w:val="Compact"/>
        <w:numPr>
          <w:ilvl w:val="0"/>
          <w:numId w:val="1075"/>
        </w:numPr>
      </w:pPr>
      <w:hyperlink w:anchor="fill-out-file-headers">
        <w:r>
          <w:rPr>
            <w:rStyle w:val="Hyperlink"/>
          </w:rPr>
          <w:t xml:space="preserve">Fill out file headers</w:t>
        </w:r>
      </w:hyperlink>
    </w:p>
    <w:p>
      <w:pPr>
        <w:pStyle w:val="Compact"/>
        <w:numPr>
          <w:ilvl w:val="0"/>
          <w:numId w:val="1075"/>
        </w:numPr>
      </w:pPr>
      <w:hyperlink w:anchor="clean-up-comments">
        <w:r>
          <w:rPr>
            <w:rStyle w:val="Hyperlink"/>
          </w:rPr>
          <w:t xml:space="preserve">Clean up comments</w:t>
        </w:r>
      </w:hyperlink>
    </w:p>
    <w:p>
      <w:pPr>
        <w:pStyle w:val="Compact"/>
        <w:numPr>
          <w:ilvl w:val="0"/>
          <w:numId w:val="1075"/>
        </w:numPr>
      </w:pPr>
      <w:hyperlink w:anchor="document-functions">
        <w:r>
          <w:rPr>
            <w:rStyle w:val="Hyperlink"/>
          </w:rPr>
          <w:t xml:space="preserve">Document functions</w:t>
        </w:r>
      </w:hyperlink>
    </w:p>
    <w:p>
      <w:pPr>
        <w:pStyle w:val="Compact"/>
        <w:numPr>
          <w:ilvl w:val="0"/>
          <w:numId w:val="1075"/>
        </w:numPr>
      </w:pPr>
      <w:hyperlink w:anchor="remove-deprecated-filepaths">
        <w:r>
          <w:rPr>
            <w:rStyle w:val="Hyperlink"/>
          </w:rPr>
          <w:t xml:space="preserve">Remove deprecated filepaths</w:t>
        </w:r>
      </w:hyperlink>
    </w:p>
    <w:p>
      <w:pPr>
        <w:pStyle w:val="Compact"/>
        <w:numPr>
          <w:ilvl w:val="0"/>
          <w:numId w:val="1075"/>
        </w:numPr>
      </w:pPr>
      <w:hyperlink w:anchor="ensure-project-runs-via-bash">
        <w:r>
          <w:rPr>
            <w:rStyle w:val="Hyperlink"/>
          </w:rPr>
          <w:t xml:space="preserve">Ensure project runs via bash</w:t>
        </w:r>
      </w:hyperlink>
    </w:p>
    <w:p>
      <w:pPr>
        <w:pStyle w:val="Compact"/>
        <w:numPr>
          <w:ilvl w:val="0"/>
          <w:numId w:val="1075"/>
        </w:numPr>
      </w:pPr>
      <w:hyperlink w:anchor="complete-the-readme">
        <w:r>
          <w:rPr>
            <w:rStyle w:val="Hyperlink"/>
          </w:rPr>
          <w:t xml:space="preserve">Complete the README</w:t>
        </w:r>
      </w:hyperlink>
    </w:p>
    <w:p>
      <w:pPr>
        <w:pStyle w:val="Compact"/>
        <w:numPr>
          <w:ilvl w:val="0"/>
          <w:numId w:val="1075"/>
        </w:numPr>
      </w:pPr>
      <w:hyperlink w:anchor="clean-up-feature-branches">
        <w:r>
          <w:rPr>
            <w:rStyle w:val="Hyperlink"/>
          </w:rPr>
          <w:t xml:space="preserve">Clean up feature branches</w:t>
        </w:r>
      </w:hyperlink>
    </w:p>
    <w:p>
      <w:pPr>
        <w:pStyle w:val="Compact"/>
        <w:numPr>
          <w:ilvl w:val="0"/>
          <w:numId w:val="1075"/>
        </w:numPr>
      </w:pPr>
      <w:hyperlink w:anchor="create-github-release">
        <w:r>
          <w:rPr>
            <w:rStyle w:val="Hyperlink"/>
          </w:rPr>
          <w:t xml:space="preserve">Create Github release</w:t>
        </w:r>
      </w:hyperlink>
    </w:p>
    <w:bookmarkEnd w:id="316"/>
    <w:bookmarkStart w:id="318"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17">
        <w:r>
          <w:rPr>
            <w:rStyle w:val="Hyperlink"/>
          </w:rPr>
          <w:t xml:space="preserve">here.</w:t>
        </w:r>
      </w:hyperlink>
    </w:p>
    <w:bookmarkEnd w:id="318"/>
    <w:bookmarkStart w:id="319"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319"/>
    <w:bookmarkStart w:id="321"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320">
        <w:r>
          <w:rPr>
            <w:rStyle w:val="Hyperlink"/>
          </w:rPr>
          <w:t xml:space="preserve">here.</w:t>
        </w:r>
      </w:hyperlink>
    </w:p>
    <w:bookmarkEnd w:id="321"/>
    <w:bookmarkStart w:id="322"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22"/>
    <w:bookmarkStart w:id="324"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23">
        <w:r>
          <w:rPr>
            <w:rStyle w:val="Hyperlink"/>
          </w:rPr>
          <w:t xml:space="preserve">here.</w:t>
        </w:r>
      </w:hyperlink>
    </w:p>
    <w:bookmarkEnd w:id="324"/>
    <w:bookmarkStart w:id="325"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6"/>
        </w:numPr>
      </w:pPr>
      <w:r>
        <w:t xml:space="preserve">0-config.R: configuration file that sets data directories, sources base functions, and loads required libraries</w:t>
      </w:r>
    </w:p>
    <w:p>
      <w:pPr>
        <w:pStyle w:val="BlockText"/>
        <w:numPr>
          <w:ilvl w:val="0"/>
          <w:numId w:val="1076"/>
        </w:numPr>
      </w:pPr>
      <w:r>
        <w:t xml:space="preserve">0-base-functions: folder containing scripts with functions used in the analysis</w:t>
      </w:r>
    </w:p>
    <w:p>
      <w:pPr>
        <w:pStyle w:val="BlockText"/>
        <w:numPr>
          <w:ilvl w:val="1"/>
          <w:numId w:val="1077"/>
        </w:numPr>
      </w:pPr>
      <w:r>
        <w:t xml:space="preserve">0-base-functions.R: R script containing general functions used across the analysis</w:t>
      </w:r>
    </w:p>
    <w:p>
      <w:pPr>
        <w:pStyle w:val="BlockText"/>
        <w:numPr>
          <w:ilvl w:val="1"/>
          <w:numId w:val="1077"/>
        </w:numPr>
      </w:pPr>
      <w:r>
        <w:t xml:space="preserve">0-bias-corr-functions.R: R script containing functions used in bias correction</w:t>
      </w:r>
    </w:p>
    <w:p>
      <w:pPr>
        <w:pStyle w:val="BlockText"/>
        <w:numPr>
          <w:ilvl w:val="1"/>
          <w:numId w:val="1077"/>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7"/>
        </w:numPr>
      </w:pPr>
      <w:r>
        <w:t xml:space="preserve">0-prior-functions.R: R script containing functions to generate priors</w:t>
      </w:r>
    </w:p>
    <w:p>
      <w:pPr>
        <w:pStyle w:val="BlockText"/>
        <w:numPr>
          <w:ilvl w:val="0"/>
          <w:numId w:val="1076"/>
        </w:numPr>
      </w:pPr>
      <w:r>
        <w:t xml:space="preserve">1-data: folder containing data processing scripts NOTE: some scripts are deprecated</w:t>
      </w:r>
    </w:p>
    <w:p>
      <w:pPr>
        <w:pStyle w:val="BlockText"/>
        <w:numPr>
          <w:ilvl w:val="0"/>
          <w:numId w:val="1076"/>
        </w:numPr>
      </w:pPr>
      <w:r>
        <w:t xml:space="preserve">2-analysis: folder containing analysis scripts. To rerun all scripts in this subdirectory, run the bash script 0-run-analysis.sh.</w:t>
      </w:r>
    </w:p>
    <w:p>
      <w:pPr>
        <w:pStyle w:val="BlockText"/>
        <w:numPr>
          <w:ilvl w:val="1"/>
          <w:numId w:val="1078"/>
        </w:numPr>
      </w:pPr>
      <w:r>
        <w:t xml:space="preserve">1-obtain-priors-state.R: obtain priors for each state</w:t>
      </w:r>
    </w:p>
    <w:p>
      <w:pPr>
        <w:pStyle w:val="BlockText"/>
        <w:numPr>
          <w:ilvl w:val="1"/>
          <w:numId w:val="1078"/>
        </w:numPr>
      </w:pPr>
      <w:r>
        <w:t xml:space="preserve">2-est-expected-cases-state.R: estimate expected cases in each state</w:t>
      </w:r>
    </w:p>
    <w:p>
      <w:pPr>
        <w:pStyle w:val="BlockText"/>
        <w:numPr>
          <w:ilvl w:val="1"/>
          <w:numId w:val="1078"/>
        </w:numPr>
      </w:pPr>
      <w:r>
        <w:t xml:space="preserve">3-est-expected-cases-state-perf-testing.R: estimate expected cases in each state, estimate the percentage of underestimation due to incomplete testing vs. imperfect test accuracy</w:t>
      </w:r>
    </w:p>
    <w:p>
      <w:pPr>
        <w:pStyle w:val="BlockText"/>
        <w:numPr>
          <w:ilvl w:val="1"/>
          <w:numId w:val="1078"/>
        </w:numPr>
      </w:pPr>
      <w:r>
        <w:t xml:space="preserve">4-obtain-testing-protocols.R: find testing protocols for each state.</w:t>
      </w:r>
    </w:p>
    <w:p>
      <w:pPr>
        <w:pStyle w:val="BlockText"/>
        <w:numPr>
          <w:ilvl w:val="1"/>
          <w:numId w:val="1078"/>
        </w:numPr>
      </w:pPr>
      <w:r>
        <w:t xml:space="preserve">5-summarize-results.R: summarize results; obtain results for in text numerical results.</w:t>
      </w:r>
    </w:p>
    <w:p>
      <w:pPr>
        <w:pStyle w:val="BlockText"/>
        <w:numPr>
          <w:ilvl w:val="0"/>
          <w:numId w:val="1076"/>
        </w:numPr>
      </w:pPr>
      <w:r>
        <w:t xml:space="preserve">3-figure-table-scripts: folder containing figure scripts. To rerun all scripts in this subdirectory, run the bash script 0-run-figs.sh.</w:t>
      </w:r>
    </w:p>
    <w:p>
      <w:pPr>
        <w:pStyle w:val="BlockText"/>
        <w:numPr>
          <w:ilvl w:val="1"/>
          <w:numId w:val="1079"/>
        </w:numPr>
      </w:pPr>
      <w:r>
        <w:t xml:space="preserve">1-fig-testing.R: creates plot of testing patterns by state over time</w:t>
      </w:r>
    </w:p>
    <w:p>
      <w:pPr>
        <w:pStyle w:val="BlockText"/>
        <w:numPr>
          <w:ilvl w:val="1"/>
          <w:numId w:val="1079"/>
        </w:numPr>
      </w:pPr>
      <w:r>
        <w:t xml:space="preserve">2-fig-cases-usa-state-bar.R: creates bar plot of confirmed vs. estimated infections by state</w:t>
      </w:r>
    </w:p>
    <w:p>
      <w:pPr>
        <w:pStyle w:val="BlockText"/>
        <w:numPr>
          <w:ilvl w:val="1"/>
          <w:numId w:val="1079"/>
        </w:numPr>
      </w:pPr>
      <w:r>
        <w:t xml:space="preserve">3a-fig-map-usa-state.R: creates map of confirmed vs. estimated infections by state</w:t>
      </w:r>
    </w:p>
    <w:p>
      <w:pPr>
        <w:pStyle w:val="BlockText"/>
        <w:numPr>
          <w:ilvl w:val="1"/>
          <w:numId w:val="1079"/>
        </w:numPr>
      </w:pPr>
      <w:r>
        <w:t xml:space="preserve">3b-fig-map-usa-state-shiny.R: creates map of confirmed vs. estimated infections by state with search functionality by state</w:t>
      </w:r>
    </w:p>
    <w:p>
      <w:pPr>
        <w:pStyle w:val="BlockText"/>
        <w:numPr>
          <w:ilvl w:val="1"/>
          <w:numId w:val="1079"/>
        </w:numPr>
      </w:pPr>
      <w:r>
        <w:t xml:space="preserve">4-fig-priors.R: creates figure with priors for US as a whole</w:t>
      </w:r>
    </w:p>
    <w:p>
      <w:pPr>
        <w:pStyle w:val="BlockText"/>
        <w:numPr>
          <w:ilvl w:val="1"/>
          <w:numId w:val="1079"/>
        </w:numPr>
      </w:pPr>
      <w:r>
        <w:t xml:space="preserve">5-fig-density-usa.R: creates figure of distribution of estimated cases in the US</w:t>
      </w:r>
    </w:p>
    <w:p>
      <w:pPr>
        <w:pStyle w:val="BlockText"/>
        <w:numPr>
          <w:ilvl w:val="1"/>
          <w:numId w:val="1079"/>
        </w:numPr>
      </w:pPr>
      <w:r>
        <w:t xml:space="preserve">6-table-data-quality.R: creates table of data quality grading from COVID Tracking Project</w:t>
      </w:r>
    </w:p>
    <w:p>
      <w:pPr>
        <w:pStyle w:val="BlockText"/>
        <w:numPr>
          <w:ilvl w:val="1"/>
          <w:numId w:val="1079"/>
        </w:numPr>
      </w:pPr>
      <w:r>
        <w:t xml:space="preserve">7-fig-testpos.R: creates figure of the probability of testing positive among those tested by state</w:t>
      </w:r>
    </w:p>
    <w:p>
      <w:pPr>
        <w:pStyle w:val="BlockText"/>
        <w:numPr>
          <w:ilvl w:val="1"/>
          <w:numId w:val="1079"/>
        </w:numPr>
      </w:pPr>
      <w:r>
        <w:t xml:space="preserve">8-fig-percent-undertesting-state.R: creates figure of the percentage of under estimation due to incomplete testing</w:t>
      </w:r>
    </w:p>
    <w:p>
      <w:pPr>
        <w:pStyle w:val="BlockText"/>
        <w:numPr>
          <w:ilvl w:val="0"/>
          <w:numId w:val="1076"/>
        </w:numPr>
      </w:pPr>
      <w:r>
        <w:t xml:space="preserve">4-figures: folder containing figure files.</w:t>
      </w:r>
    </w:p>
    <w:p>
      <w:pPr>
        <w:pStyle w:val="BlockText"/>
        <w:numPr>
          <w:ilvl w:val="0"/>
          <w:numId w:val="1076"/>
        </w:numPr>
      </w:pPr>
      <w:r>
        <w:t xml:space="preserve">5-results: folder containing analysis results objects.</w:t>
      </w:r>
    </w:p>
    <w:p>
      <w:pPr>
        <w:pStyle w:val="BlockText"/>
        <w:numPr>
          <w:ilvl w:val="0"/>
          <w:numId w:val="1076"/>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25"/>
    <w:bookmarkStart w:id="326"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326"/>
    <w:bookmarkStart w:id="328"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27">
        <w:r>
          <w:rPr>
            <w:rStyle w:val="Hyperlink"/>
          </w:rPr>
          <w:t xml:space="preserve">here.</w:t>
        </w:r>
      </w:hyperlink>
    </w:p>
    <w:bookmarkEnd w:id="328"/>
    <w:bookmarkEnd w:id="329"/>
    <w:bookmarkStart w:id="350" w:name="data-publication"/>
    <w:p>
      <w:pPr>
        <w:pStyle w:val="Heading1"/>
      </w:pPr>
      <w:r>
        <w:t xml:space="preserve">14. Data Publication</w:t>
      </w:r>
    </w:p>
    <w:p>
      <w:pPr>
        <w:pStyle w:val="FirstParagraph"/>
      </w:pPr>
      <w:r>
        <w:t xml:space="preserve">Adapted from Fanice Nyatigo and Ben Arnold’s chapter in the</w:t>
      </w:r>
      <w:r>
        <w:t xml:space="preserve"> </w:t>
      </w:r>
      <w:hyperlink r:id="rId330">
        <w:r>
          <w:rPr>
            <w:rStyle w:val="Hyperlink"/>
          </w:rPr>
          <w:t xml:space="preserve">Proctor-UCSF Lab Manual</w:t>
        </w:r>
      </w:hyperlink>
    </w:p>
    <w:bookmarkStart w:id="333"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331">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332">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33"/>
    <w:bookmarkStart w:id="337"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34"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34"/>
    <w:bookmarkStart w:id="335"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35"/>
    <w:bookmarkStart w:id="336"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36"/>
    <w:bookmarkEnd w:id="337"/>
    <w:bookmarkStart w:id="341" w:name="create-public-ids"/>
    <w:p>
      <w:pPr>
        <w:pStyle w:val="Heading2"/>
      </w:pPr>
      <w:r>
        <w:t xml:space="preserve">14.3 Create public IDs</w:t>
      </w:r>
    </w:p>
    <w:bookmarkStart w:id="338"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38"/>
    <w:bookmarkStart w:id="339"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39"/>
    <w:bookmarkStart w:id="340"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80"/>
        </w:numPr>
      </w:pPr>
      <w:r>
        <w:rPr>
          <w:rStyle w:val="VerbatimChar"/>
        </w:rPr>
        <w:t xml:space="preserve">data/final/</w:t>
      </w:r>
      <w:r>
        <w:t xml:space="preserve">- folder containing the projects final data in both csv and rds formats</w:t>
      </w:r>
      <w:r>
        <w:br/>
      </w:r>
    </w:p>
    <w:p>
      <w:pPr>
        <w:pStyle w:val="Compact"/>
        <w:numPr>
          <w:ilvl w:val="0"/>
          <w:numId w:val="108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8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8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8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40"/>
    <w:bookmarkEnd w:id="341"/>
    <w:bookmarkStart w:id="345"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342">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44" w:name="X659912a983e12070198566d6758f84b7c139c71"/>
    <w:p>
      <w:pPr>
        <w:pStyle w:val="Heading3"/>
      </w:pPr>
      <w:r>
        <w:t xml:space="preserve">14.4.1 Steps for creating an Open Science Framework (OSF) repository:</w:t>
      </w:r>
    </w:p>
    <w:p>
      <w:pPr>
        <w:pStyle w:val="Compact"/>
        <w:numPr>
          <w:ilvl w:val="0"/>
          <w:numId w:val="1081"/>
        </w:numPr>
      </w:pPr>
      <w:r>
        <w:t xml:space="preserve">Create a new OSF project per these instructions: https://help.osf.io/article/252-create-a-project</w:t>
      </w:r>
    </w:p>
    <w:p>
      <w:pPr>
        <w:pStyle w:val="Compact"/>
        <w:numPr>
          <w:ilvl w:val="0"/>
          <w:numId w:val="108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81"/>
        </w:numPr>
      </w:pPr>
      <w:r>
        <w:t xml:space="preserve">Create a notebook component and upload the final .html files (which will not be on github… but see optional item below)</w:t>
      </w:r>
    </w:p>
    <w:p>
      <w:pPr>
        <w:pStyle w:val="Compact"/>
        <w:numPr>
          <w:ilvl w:val="0"/>
          <w:numId w:val="1081"/>
        </w:numPr>
      </w:pPr>
      <w:r>
        <w:t xml:space="preserve">On the OSF landing Wiki, provide some context. Here is a recent example: https://osf.io/954bt/</w:t>
      </w:r>
    </w:p>
    <w:p>
      <w:pPr>
        <w:pStyle w:val="Compact"/>
        <w:numPr>
          <w:ilvl w:val="0"/>
          <w:numId w:val="1081"/>
        </w:numPr>
      </w:pPr>
      <w:r>
        <w:t xml:space="preserve">Create a Digital Object Identifier (DOI) for the repository. A DOI is a unique identifier that provides a persistent link to content, such as a dataset in this case.</w:t>
      </w:r>
      <w:r>
        <w:t xml:space="preserve"> </w:t>
      </w:r>
      <w:hyperlink r:id="rId343">
        <w:r>
          <w:rPr>
            <w:rStyle w:val="Hyperlink"/>
          </w:rPr>
          <w:t xml:space="preserve">Learn more about DOIs</w:t>
        </w:r>
      </w:hyperlink>
    </w:p>
    <w:p>
      <w:pPr>
        <w:pStyle w:val="Compact"/>
        <w:numPr>
          <w:ilvl w:val="0"/>
          <w:numId w:val="1081"/>
        </w:numPr>
      </w:pPr>
      <w:r>
        <w:t xml:space="preserve">Optional: Complete the software checklist and system requirement guide for the analysis to guide others. Include it on the GitHub README for the project: https://github.com/proctor-ucsf/mordor-antibody</w:t>
      </w:r>
    </w:p>
    <w:bookmarkEnd w:id="344"/>
    <w:bookmarkEnd w:id="345"/>
    <w:bookmarkStart w:id="346"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46"/>
    <w:bookmarkStart w:id="347"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47"/>
    <w:bookmarkStart w:id="349"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348">
        <w:r>
          <w:rPr>
            <w:rStyle w:val="Hyperlink"/>
          </w:rPr>
          <w:t xml:space="preserve">How to Store and Manage Your Data - PLOS</w:t>
        </w:r>
      </w:hyperlink>
    </w:p>
    <w:bookmarkEnd w:id="349"/>
    <w:bookmarkEnd w:id="350"/>
    <w:bookmarkStart w:id="371" w:name="sec-slurm"/>
    <w:p>
      <w:pPr>
        <w:pStyle w:val="Heading1"/>
      </w:pPr>
      <w:r>
        <w:t xml:space="preserve">15. High-performance computing (HPC)</w:t>
      </w:r>
    </w:p>
    <w:p>
      <w:pPr>
        <w:pStyle w:val="FirstParagraph"/>
      </w:pPr>
      <w:r>
        <w:t xml:space="preserve">Adapted by UCD-SeRG team from</w:t>
      </w:r>
      <w:r>
        <w:t xml:space="preserve"> </w:t>
      </w:r>
      <w:hyperlink r:id="rId35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55" w:name="uc-davis-computing-resources"/>
    <w:p>
      <w:pPr>
        <w:pStyle w:val="Heading2"/>
      </w:pPr>
      <w:r>
        <w:t xml:space="preserve">15.1 UC Davis Computing Resources</w:t>
      </w:r>
    </w:p>
    <w:bookmarkStart w:id="354"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5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82"/>
        </w:numPr>
      </w:pPr>
      <w:r>
        <w:rPr>
          <w:b/>
          <w:bCs/>
        </w:rPr>
        <w:t xml:space="preserve">Shiva</w:t>
      </w:r>
      <w:r>
        <w:t xml:space="preserve"> </w:t>
      </w:r>
      <w:r>
        <w:t xml:space="preserve">(shiva.ucdavis.edu): SLURM-based cluster for computational work</w:t>
      </w:r>
    </w:p>
    <w:p>
      <w:pPr>
        <w:pStyle w:val="Compact"/>
        <w:numPr>
          <w:ilvl w:val="0"/>
          <w:numId w:val="1082"/>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5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54"/>
    <w:bookmarkEnd w:id="355"/>
    <w:bookmarkStart w:id="357"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56"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56"/>
    <w:bookmarkEnd w:id="357"/>
    <w:bookmarkStart w:id="358"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5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58"/>
    <w:bookmarkStart w:id="359"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52">
        <w:r>
          <w:rPr>
            <w:rStyle w:val="Hyperlink"/>
          </w:rPr>
          <w:t xml:space="preserve">hpc.ucdavis.edu</w:t>
        </w:r>
      </w:hyperlink>
      <w:r>
        <w:t xml:space="preserve"> </w:t>
      </w:r>
      <w:r>
        <w:t xml:space="preserve">for support information.</w:t>
      </w:r>
    </w:p>
    <w:bookmarkEnd w:id="359"/>
    <w:bookmarkStart w:id="363"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60"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60"/>
    <w:bookmarkStart w:id="361"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61"/>
    <w:bookmarkStart w:id="362"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62"/>
    <w:bookmarkEnd w:id="363"/>
    <w:bookmarkStart w:id="368" w:name="storage-group-storage-access"/>
    <w:p>
      <w:pPr>
        <w:pStyle w:val="Heading2"/>
      </w:pPr>
      <w:r>
        <w:t xml:space="preserve">15.6 Storage &amp; group storage access</w:t>
      </w:r>
    </w:p>
    <w:bookmarkStart w:id="364"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52">
        <w:r>
          <w:rPr>
            <w:rStyle w:val="Hyperlink"/>
          </w:rPr>
          <w:t xml:space="preserve">UC Davis HPC documentation</w:t>
        </w:r>
      </w:hyperlink>
      <w:r>
        <w:t xml:space="preserve"> </w:t>
      </w:r>
      <w:r>
        <w:t xml:space="preserve">for specific storage options and quotas.</w:t>
      </w:r>
    </w:p>
    <w:bookmarkEnd w:id="364"/>
    <w:bookmarkStart w:id="365"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65"/>
    <w:bookmarkStart w:id="367"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6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67"/>
    <w:bookmarkEnd w:id="368"/>
    <w:bookmarkStart w:id="370"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69">
        <w:r>
          <w:rPr>
            <w:rStyle w:val="Hyperlink"/>
          </w:rPr>
          <w:t xml:space="preserve">here</w:t>
        </w:r>
      </w:hyperlink>
      <w:r>
        <w:t xml:space="preserve">. Here is an example of an sbatch script with the following options:</w:t>
      </w:r>
    </w:p>
    <w:p>
      <w:pPr>
        <w:pStyle w:val="Compact"/>
        <w:numPr>
          <w:ilvl w:val="0"/>
          <w:numId w:val="1083"/>
        </w:numPr>
      </w:pPr>
      <w:r>
        <w:rPr>
          <w:rStyle w:val="VerbatimChar"/>
        </w:rPr>
        <w:t xml:space="preserve">job-name=run_inc</w:t>
      </w:r>
      <w:r>
        <w:t xml:space="preserve">: Job name that will show up in the SLURM system</w:t>
      </w:r>
    </w:p>
    <w:p>
      <w:pPr>
        <w:pStyle w:val="Compact"/>
        <w:numPr>
          <w:ilvl w:val="0"/>
          <w:numId w:val="1083"/>
        </w:numPr>
      </w:pPr>
      <w:r>
        <w:rPr>
          <w:rStyle w:val="VerbatimChar"/>
        </w:rPr>
        <w:t xml:space="preserve">begin=now</w:t>
      </w:r>
      <w:r>
        <w:t xml:space="preserve">: Requests to start the job as soon as the requested resources are available</w:t>
      </w:r>
    </w:p>
    <w:p>
      <w:pPr>
        <w:pStyle w:val="Compact"/>
        <w:numPr>
          <w:ilvl w:val="0"/>
          <w:numId w:val="1083"/>
        </w:numPr>
      </w:pPr>
      <w:r>
        <w:rPr>
          <w:rStyle w:val="VerbatimChar"/>
        </w:rPr>
        <w:t xml:space="preserve">dependency=singleton</w:t>
      </w:r>
      <w:r>
        <w:t xml:space="preserve">: Jobs can begin after all previously launched jobs with the same name and user have ended.</w:t>
      </w:r>
    </w:p>
    <w:p>
      <w:pPr>
        <w:pStyle w:val="Compact"/>
        <w:numPr>
          <w:ilvl w:val="0"/>
          <w:numId w:val="1083"/>
        </w:numPr>
      </w:pPr>
      <w:r>
        <w:rPr>
          <w:rStyle w:val="VerbatimChar"/>
        </w:rPr>
        <w:t xml:space="preserve">mail-type=ALL</w:t>
      </w:r>
      <w:r>
        <w:t xml:space="preserve">: Receive all types of email notification (e.g., when job starts, fails, ends)</w:t>
      </w:r>
    </w:p>
    <w:p>
      <w:pPr>
        <w:pStyle w:val="Compact"/>
        <w:numPr>
          <w:ilvl w:val="0"/>
          <w:numId w:val="1083"/>
        </w:numPr>
      </w:pPr>
      <w:r>
        <w:rPr>
          <w:rStyle w:val="VerbatimChar"/>
        </w:rPr>
        <w:t xml:space="preserve">cpus-per-task=16</w:t>
      </w:r>
      <w:r>
        <w:t xml:space="preserve">: Request 16 processors per task. The default is one processor per task.</w:t>
      </w:r>
    </w:p>
    <w:p>
      <w:pPr>
        <w:pStyle w:val="Compact"/>
        <w:numPr>
          <w:ilvl w:val="0"/>
          <w:numId w:val="1083"/>
        </w:numPr>
      </w:pPr>
      <w:r>
        <w:rPr>
          <w:rStyle w:val="VerbatimChar"/>
        </w:rPr>
        <w:t xml:space="preserve">mem=64G</w:t>
      </w:r>
      <w:r>
        <w:t xml:space="preserve">: Request 64 GB memory per node.</w:t>
      </w:r>
    </w:p>
    <w:p>
      <w:pPr>
        <w:pStyle w:val="Compact"/>
        <w:numPr>
          <w:ilvl w:val="0"/>
          <w:numId w:val="1083"/>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83"/>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70"/>
    <w:bookmarkEnd w:id="371"/>
    <w:bookmarkStart w:id="434" w:name="working-with-ai"/>
    <w:p>
      <w:pPr>
        <w:pStyle w:val="Heading1"/>
      </w:pPr>
      <w:r>
        <w:t xml:space="preserve">16. Working with AI</w:t>
      </w:r>
    </w:p>
    <w:p>
      <w:pPr>
        <w:pStyle w:val="FirstParagraph"/>
      </w:pPr>
      <w:hyperlink r:id="rId372">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373" w:name="responsibility-for-validation"/>
    <w:p>
      <w:pPr>
        <w:pStyle w:val="Heading2"/>
      </w:pPr>
      <w:r>
        <w:t xml:space="preserve">16.1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084"/>
        </w:numPr>
      </w:pPr>
      <w:r>
        <w:t xml:space="preserve">Carefully review the code to ensure you understand what it does</w:t>
      </w:r>
    </w:p>
    <w:p>
      <w:pPr>
        <w:pStyle w:val="Compact"/>
        <w:numPr>
          <w:ilvl w:val="0"/>
          <w:numId w:val="1084"/>
        </w:numPr>
      </w:pPr>
      <w:r>
        <w:t xml:space="preserve">Test the code thoroughly to verify it works as expected</w:t>
      </w:r>
    </w:p>
    <w:p>
      <w:pPr>
        <w:pStyle w:val="Compact"/>
        <w:numPr>
          <w:ilvl w:val="0"/>
          <w:numId w:val="1084"/>
        </w:numPr>
      </w:pPr>
      <w:r>
        <w:t xml:space="preserve">Verify that the logic is appropriate for your specific use case</w:t>
      </w:r>
    </w:p>
    <w:p>
      <w:pPr>
        <w:pStyle w:val="Compact"/>
        <w:numPr>
          <w:ilvl w:val="0"/>
          <w:numId w:val="1084"/>
        </w:numPr>
      </w:pPr>
      <w:r>
        <w:t xml:space="preserve">Check that the code follows our lab’s coding standards and best practices</w:t>
      </w:r>
    </w:p>
    <w:p>
      <w:pPr>
        <w:pStyle w:val="Compact"/>
        <w:numPr>
          <w:ilvl w:val="0"/>
          <w:numId w:val="1084"/>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373"/>
    <w:bookmarkStart w:id="374" w:name="disclosure-of-ai-use"/>
    <w:p>
      <w:pPr>
        <w:pStyle w:val="Heading2"/>
      </w:pPr>
      <w:r>
        <w:t xml:space="preserve">16.2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085"/>
        </w:numPr>
      </w:pPr>
      <w:r>
        <w:t xml:space="preserve">In code comments, note when AI tools were used to generate or significantly modify code</w:t>
      </w:r>
    </w:p>
    <w:p>
      <w:pPr>
        <w:pStyle w:val="Compact"/>
        <w:numPr>
          <w:ilvl w:val="0"/>
          <w:numId w:val="1085"/>
        </w:numPr>
      </w:pPr>
      <w:r>
        <w:t xml:space="preserve">In commit messages, mention if AI tools assisted with the changes</w:t>
      </w:r>
    </w:p>
    <w:p>
      <w:pPr>
        <w:pStyle w:val="Compact"/>
        <w:numPr>
          <w:ilvl w:val="0"/>
          <w:numId w:val="1085"/>
        </w:numPr>
      </w:pPr>
      <w:r>
        <w:t xml:space="preserve">In manuscripts and reports, acknowledge AI tool usage in the methods or acknowledgments section</w:t>
      </w:r>
    </w:p>
    <w:p>
      <w:pPr>
        <w:pStyle w:val="Compact"/>
        <w:numPr>
          <w:ilvl w:val="0"/>
          <w:numId w:val="108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374"/>
    <w:bookmarkStart w:id="375" w:name="attribution-of-sources"/>
    <w:p>
      <w:pPr>
        <w:pStyle w:val="Heading2"/>
      </w:pPr>
      <w:r>
        <w:t xml:space="preserve">16.3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086"/>
        </w:numPr>
      </w:pPr>
      <w:r>
        <w:t xml:space="preserve">Ask the AI tool to identify and properly cite sources when it borrows or adapts content</w:t>
      </w:r>
    </w:p>
    <w:p>
      <w:pPr>
        <w:pStyle w:val="Compact"/>
        <w:numPr>
          <w:ilvl w:val="0"/>
          <w:numId w:val="1086"/>
        </w:numPr>
      </w:pPr>
      <w:r>
        <w:t xml:space="preserve">Verify that any content the AI generates includes appropriate citations</w:t>
      </w:r>
    </w:p>
    <w:p>
      <w:pPr>
        <w:pStyle w:val="Compact"/>
        <w:numPr>
          <w:ilvl w:val="0"/>
          <w:numId w:val="1086"/>
        </w:numPr>
      </w:pPr>
      <w:r>
        <w:t xml:space="preserve">Add citations yourself if the AI fails to do so</w:t>
      </w:r>
    </w:p>
    <w:p>
      <w:pPr>
        <w:pStyle w:val="Compact"/>
        <w:numPr>
          <w:ilvl w:val="0"/>
          <w:numId w:val="108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375"/>
    <w:bookmarkStart w:id="404" w:name="coding-agents"/>
    <w:p>
      <w:pPr>
        <w:pStyle w:val="Heading2"/>
      </w:pPr>
      <w:r>
        <w:t xml:space="preserve">16.4 Coding Agents</w:t>
      </w:r>
    </w:p>
    <w:p>
      <w:pPr>
        <w:pStyle w:val="FirstParagraph"/>
      </w:pPr>
      <w:r>
        <w:t xml:space="preserve">We recommend working with</w:t>
      </w:r>
      <w:r>
        <w:t xml:space="preserve"> </w:t>
      </w:r>
      <w:hyperlink r:id="rId376">
        <w:r>
          <w:rPr>
            <w:rStyle w:val="Hyperlink"/>
            <w:b/>
            <w:bCs/>
          </w:rPr>
          <w:t xml:space="preserve">AI coding agents</w:t>
        </w:r>
      </w:hyperlink>
      <w:r>
        <w:t xml:space="preserve"> </w:t>
      </w:r>
      <w:r>
        <w:t xml:space="preserve">to</w:t>
      </w:r>
      <w:r>
        <w:t xml:space="preserve"> </w:t>
      </w:r>
      <w:hyperlink r:id="rId372">
        <w:r>
          <w:rPr>
            <w:rStyle w:val="Hyperlink"/>
          </w:rPr>
          <w:t xml:space="preserve">help you code</w:t>
        </w:r>
      </w:hyperlink>
      <w:r>
        <w:t xml:space="preserve">.</w:t>
      </w:r>
    </w:p>
    <w:bookmarkStart w:id="378" w:name="what-are-ai-coding-agents"/>
    <w:p>
      <w:pPr>
        <w:pStyle w:val="Heading3"/>
      </w:pPr>
      <w:r>
        <w:t xml:space="preserve">16.4.1 What are AI coding agents?</w:t>
      </w:r>
    </w:p>
    <w:p>
      <w:pPr>
        <w:pStyle w:val="FirstParagraph"/>
      </w:pPr>
      <w:r>
        <w:t xml:space="preserve">AI coding agents are</w:t>
      </w:r>
      <w:r>
        <w:t xml:space="preserve"> </w:t>
      </w:r>
      <w:hyperlink r:id="rId37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087"/>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087"/>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087"/>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087"/>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087"/>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087"/>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088"/>
        </w:numPr>
      </w:pPr>
      <w:r>
        <w:t xml:space="preserve">Reviewing the agent’s work</w:t>
      </w:r>
    </w:p>
    <w:p>
      <w:pPr>
        <w:pStyle w:val="Compact"/>
        <w:numPr>
          <w:ilvl w:val="0"/>
          <w:numId w:val="1088"/>
        </w:numPr>
      </w:pPr>
      <w:r>
        <w:t xml:space="preserve">Ensuring the solution meets requirements</w:t>
      </w:r>
    </w:p>
    <w:p>
      <w:pPr>
        <w:pStyle w:val="Compact"/>
        <w:numPr>
          <w:ilvl w:val="0"/>
          <w:numId w:val="1088"/>
        </w:numPr>
      </w:pPr>
      <w:r>
        <w:t xml:space="preserve">Verifying code quality and security</w:t>
      </w:r>
    </w:p>
    <w:p>
      <w:pPr>
        <w:pStyle w:val="Compact"/>
        <w:numPr>
          <w:ilvl w:val="0"/>
          <w:numId w:val="1088"/>
        </w:numPr>
      </w:pPr>
      <w:r>
        <w:t xml:space="preserve">Making the final decision to merge changes</w:t>
      </w:r>
    </w:p>
    <w:bookmarkEnd w:id="378"/>
    <w:bookmarkStart w:id="388" w:name="how-to-work-with-coding-agents"/>
    <w:p>
      <w:pPr>
        <w:pStyle w:val="Heading3"/>
      </w:pPr>
      <w:r>
        <w:t xml:space="preserve">16.4.2 How to Work with Coding Agents</w:t>
      </w:r>
    </w:p>
    <w:p>
      <w:pPr>
        <w:pStyle w:val="FirstParagraph"/>
      </w:pPr>
      <w:r>
        <w:t xml:space="preserve">GitHub Copilot coding agents can be used in several ways to automate development tasks:</w:t>
      </w:r>
    </w:p>
    <w:bookmarkStart w:id="379" w:name="assigning-issues-to-copilot"/>
    <w:p>
      <w:pPr>
        <w:pStyle w:val="Heading4"/>
      </w:pPr>
      <w:r>
        <w:t xml:space="preserve">16.4.2.1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089"/>
        </w:numPr>
      </w:pPr>
      <w:r>
        <w:rPr>
          <w:b/>
          <w:bCs/>
        </w:rPr>
        <w:t xml:space="preserve">On GitHub.com</w:t>
      </w:r>
      <w:r>
        <w:t xml:space="preserve">:</w:t>
      </w:r>
      <w:r>
        <w:t xml:space="preserve"> </w:t>
      </w:r>
      <w:r>
        <w:t xml:space="preserve">Navigate to an issue and assign it to Copilot in the assignees section</w:t>
      </w:r>
    </w:p>
    <w:p>
      <w:pPr>
        <w:numPr>
          <w:ilvl w:val="0"/>
          <w:numId w:val="108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089"/>
        </w:numPr>
      </w:pPr>
      <w:r>
        <w:rPr>
          <w:b/>
          <w:bCs/>
        </w:rPr>
        <w:t xml:space="preserve">From Copilot Chat</w:t>
      </w:r>
      <w:r>
        <w:t xml:space="preserve">:</w:t>
      </w:r>
      <w:r>
        <w:t xml:space="preserve"> </w:t>
      </w:r>
      <w:r>
        <w:t xml:space="preserve">Delegate tasks to Copilot directly from the chat interface in supported editors</w:t>
      </w:r>
    </w:p>
    <w:bookmarkEnd w:id="379"/>
    <w:bookmarkStart w:id="380" w:name="the-agent-workflow"/>
    <w:p>
      <w:pPr>
        <w:pStyle w:val="Heading4"/>
      </w:pPr>
      <w:r>
        <w:t xml:space="preserve">16.4.2.2 The Agent Workflow</w:t>
      </w:r>
    </w:p>
    <w:p>
      <w:pPr>
        <w:pStyle w:val="FirstParagraph"/>
      </w:pPr>
      <w:r>
        <w:t xml:space="preserve">Once assigned an issue,</w:t>
      </w:r>
      <w:r>
        <w:t xml:space="preserve"> </w:t>
      </w:r>
      <w:r>
        <w:t xml:space="preserve">the coding agent follows an autonomous workflow:</w:t>
      </w:r>
    </w:p>
    <w:p>
      <w:pPr>
        <w:numPr>
          <w:ilvl w:val="0"/>
          <w:numId w:val="109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090"/>
        </w:numPr>
      </w:pPr>
      <w:r>
        <w:rPr>
          <w:b/>
          <w:bCs/>
        </w:rPr>
        <w:t xml:space="preserve">Planning</w:t>
      </w:r>
      <w:r>
        <w:t xml:space="preserve">:</w:t>
      </w:r>
      <w:r>
        <w:t xml:space="preserve"> </w:t>
      </w:r>
      <w:r>
        <w:t xml:space="preserve">Determines what changes are needed and creates a work plan</w:t>
      </w:r>
    </w:p>
    <w:p>
      <w:pPr>
        <w:numPr>
          <w:ilvl w:val="0"/>
          <w:numId w:val="109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09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09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380"/>
    <w:bookmarkStart w:id="383" w:name="example-this-document"/>
    <w:p>
      <w:pPr>
        <w:pStyle w:val="Heading4"/>
      </w:pPr>
      <w:r>
        <w:t xml:space="preserve">16.4.2.3 Example: This Document</w:t>
      </w:r>
    </w:p>
    <w:p>
      <w:pPr>
        <w:pStyle w:val="FirstParagraph"/>
      </w:pPr>
      <w:r>
        <w:t xml:space="preserve">This very section you’re reading was created through the coding agent workflow:</w:t>
      </w:r>
    </w:p>
    <w:p>
      <w:pPr>
        <w:numPr>
          <w:ilvl w:val="0"/>
          <w:numId w:val="1091"/>
        </w:numPr>
      </w:pPr>
      <w:r>
        <w:rPr>
          <w:b/>
          <w:bCs/>
        </w:rPr>
        <w:t xml:space="preserve">Issue created</w:t>
      </w:r>
      <w:r>
        <w:t xml:space="preserve">:</w:t>
      </w:r>
      <w:r>
        <w:t xml:space="preserve"> </w:t>
      </w:r>
      <w:hyperlink r:id="rId381">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091"/>
        </w:numPr>
      </w:pPr>
      <w:r>
        <w:rPr>
          <w:b/>
          <w:bCs/>
        </w:rPr>
        <w:t xml:space="preserve">Agent assigned</w:t>
      </w:r>
      <w:r>
        <w:t xml:space="preserve">: The issue was assigned to</w:t>
      </w:r>
      <w:r>
        <w:t xml:space="preserve"> </w:t>
      </w:r>
      <w:r>
        <w:rPr>
          <w:rStyle w:val="VerbatimChar"/>
        </w:rPr>
        <w:t xml:space="preserve">@copilot</w:t>
      </w:r>
    </w:p>
    <w:p>
      <w:pPr>
        <w:numPr>
          <w:ilvl w:val="0"/>
          <w:numId w:val="109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091"/>
        </w:numPr>
      </w:pPr>
      <w:r>
        <w:rPr>
          <w:b/>
          <w:bCs/>
        </w:rPr>
        <w:t xml:space="preserve">Pull request</w:t>
      </w:r>
      <w:r>
        <w:t xml:space="preserve">:</w:t>
      </w:r>
      <w:r>
        <w:t xml:space="preserve"> </w:t>
      </w:r>
      <w:hyperlink r:id="rId382">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09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383"/>
    <w:bookmarkStart w:id="384" w:name="collaborating-with-coding-agents"/>
    <w:p>
      <w:pPr>
        <w:pStyle w:val="Heading4"/>
      </w:pPr>
      <w:r>
        <w:t xml:space="preserve">16.4.2.4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09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09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093"/>
        </w:numPr>
      </w:pPr>
      <w:r>
        <w:t xml:space="preserve">Need to be manually resolved</w:t>
      </w:r>
    </w:p>
    <w:p>
      <w:pPr>
        <w:pStyle w:val="Compact"/>
        <w:numPr>
          <w:ilvl w:val="0"/>
          <w:numId w:val="1093"/>
        </w:numPr>
      </w:pPr>
      <w:r>
        <w:t xml:space="preserve">May confuse both human and AI collaborators</w:t>
      </w:r>
    </w:p>
    <w:p>
      <w:pPr>
        <w:pStyle w:val="Compact"/>
        <w:numPr>
          <w:ilvl w:val="0"/>
          <w:numId w:val="109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384"/>
    <w:bookmarkStart w:id="385" w:name="directly-prompting-for-pull-requests"/>
    <w:p>
      <w:pPr>
        <w:pStyle w:val="Heading4"/>
      </w:pPr>
      <w:r>
        <w:t xml:space="preserve">16.4.2.5 Directly Prompting for Pull Requests</w:t>
      </w:r>
    </w:p>
    <w:p>
      <w:pPr>
        <w:pStyle w:val="FirstParagraph"/>
      </w:pPr>
      <w:r>
        <w:t xml:space="preserve">You can also prompt Copilot to create pull requests without first creating an issue:</w:t>
      </w:r>
    </w:p>
    <w:p>
      <w:pPr>
        <w:pStyle w:val="Compact"/>
        <w:numPr>
          <w:ilvl w:val="0"/>
          <w:numId w:val="1094"/>
        </w:numPr>
      </w:pPr>
      <w:r>
        <w:t xml:space="preserve">Use Copilot Chat in your editor to describe the changes you want</w:t>
      </w:r>
    </w:p>
    <w:p>
      <w:pPr>
        <w:pStyle w:val="Compact"/>
        <w:numPr>
          <w:ilvl w:val="0"/>
          <w:numId w:val="1094"/>
        </w:numPr>
      </w:pPr>
      <w:r>
        <w:t xml:space="preserve">The agent will analyze your request and create a pull request</w:t>
      </w:r>
    </w:p>
    <w:p>
      <w:pPr>
        <w:pStyle w:val="Compact"/>
        <w:numPr>
          <w:ilvl w:val="0"/>
          <w:numId w:val="1094"/>
        </w:numPr>
      </w:pPr>
      <w:r>
        <w:t xml:space="preserve">This is useful for quick fixes or well-defined tasks</w:t>
      </w:r>
    </w:p>
    <w:bookmarkEnd w:id="385"/>
    <w:bookmarkStart w:id="387" w:name="important-safeguards"/>
    <w:p>
      <w:pPr>
        <w:pStyle w:val="Heading4"/>
      </w:pPr>
      <w:r>
        <w:t xml:space="preserve">16.4.2.6 Important Safeguards</w:t>
      </w:r>
    </w:p>
    <w:p>
      <w:pPr>
        <w:pStyle w:val="Compact"/>
        <w:numPr>
          <w:ilvl w:val="0"/>
          <w:numId w:val="1095"/>
        </w:numPr>
      </w:pPr>
      <w:r>
        <w:rPr>
          <w:b/>
          <w:bCs/>
        </w:rPr>
        <w:t xml:space="preserve">Human approval required</w:t>
      </w:r>
      <w:r>
        <w:t xml:space="preserve">:</w:t>
      </w:r>
      <w:r>
        <w:t xml:space="preserve"> </w:t>
      </w:r>
      <w:r>
        <w:t xml:space="preserve">Coding agents cannot merge their own changes</w:t>
      </w:r>
    </w:p>
    <w:p>
      <w:pPr>
        <w:pStyle w:val="Compact"/>
        <w:numPr>
          <w:ilvl w:val="0"/>
          <w:numId w:val="109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095"/>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386">
        <w:r>
          <w:rPr>
            <w:rStyle w:val="Hyperlink"/>
          </w:rPr>
          <w:t xml:space="preserve">GitHub Copilot coding agent documentation</w:t>
        </w:r>
      </w:hyperlink>
      <w:r>
        <w:t xml:space="preserve">.</w:t>
      </w:r>
    </w:p>
    <w:bookmarkEnd w:id="387"/>
    <w:bookmarkEnd w:id="388"/>
    <w:bookmarkStart w:id="389" w:name="benefits-and-hazards"/>
    <w:p>
      <w:pPr>
        <w:pStyle w:val="Heading3"/>
      </w:pPr>
      <w:r>
        <w:t xml:space="preserve">16.4.3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096"/>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096"/>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096"/>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096"/>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096"/>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096"/>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097"/>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097"/>
        </w:numPr>
      </w:pPr>
      <w:r>
        <w:rPr>
          <w:b/>
          <w:bCs/>
        </w:rPr>
        <w:t xml:space="preserve">Subtle bugs</w:t>
      </w:r>
      <w:r>
        <w:t xml:space="preserve">:</w:t>
      </w:r>
      <w:r>
        <w:t xml:space="preserve"> </w:t>
      </w:r>
      <w:r>
        <w:t xml:space="preserve">AI-generated code may contain logic errors that are not immediately obvious</w:t>
      </w:r>
    </w:p>
    <w:p>
      <w:pPr>
        <w:numPr>
          <w:ilvl w:val="0"/>
          <w:numId w:val="1097"/>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097"/>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097"/>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097"/>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097"/>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End w:id="389"/>
    <w:bookmarkStart w:id="393" w:name="X4df097a63b2e25878cfbc7228b7eb578be2e8c9"/>
    <w:p>
      <w:pPr>
        <w:pStyle w:val="Heading3"/>
      </w:pPr>
      <w:r>
        <w:t xml:space="preserve">16.4.4 Best Practices for Safe and Successful Use</w:t>
      </w:r>
    </w:p>
    <w:p>
      <w:pPr>
        <w:pStyle w:val="FirstParagraph"/>
      </w:pPr>
      <w:r>
        <w:t xml:space="preserve">To work with coding agents safely and successfully:</w:t>
      </w:r>
    </w:p>
    <w:p>
      <w:pPr>
        <w:numPr>
          <w:ilvl w:val="0"/>
          <w:numId w:val="109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09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09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09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09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09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09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09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391" name="Picture"/>
                  <a:graphic>
                    <a:graphicData uri="http://schemas.openxmlformats.org/drawingml/2006/picture">
                      <pic:pic>
                        <pic:nvPicPr>
                          <pic:cNvPr descr="/opt/quarto/share/formats/docx/warning.png" id="392" name="Picture"/>
                          <pic:cNvPicPr>
                            <a:picLocks noChangeArrowheads="1" noChangeAspect="1"/>
                          </pic:cNvPicPr>
                        </pic:nvPicPr>
                        <pic:blipFill>
                          <a:blip r:embed="rId3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099"/>
              </w:numPr>
            </w:pPr>
            <w:r>
              <w:t xml:space="preserve">Access secrets and credentials</w:t>
            </w:r>
          </w:p>
          <w:p>
            <w:pPr>
              <w:pStyle w:val="Compact"/>
              <w:numPr>
                <w:ilvl w:val="0"/>
                <w:numId w:val="1099"/>
              </w:numPr>
            </w:pPr>
            <w:r>
              <w:t xml:space="preserve">Deploy code to production</w:t>
            </w:r>
          </w:p>
          <w:p>
            <w:pPr>
              <w:pStyle w:val="Compact"/>
              <w:numPr>
                <w:ilvl w:val="0"/>
                <w:numId w:val="109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393"/>
    <w:bookmarkStart w:id="398" w:name="firewall-and-network-configuration"/>
    <w:p>
      <w:pPr>
        <w:pStyle w:val="Heading3"/>
      </w:pPr>
      <w:r>
        <w:t xml:space="preserve">16.4.5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395" w:name="built-in-agent-firewall"/>
    <w:p>
      <w:pPr>
        <w:pStyle w:val="Heading4"/>
      </w:pPr>
      <w:r>
        <w:t xml:space="preserve">16.4.5.1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00"/>
        </w:numPr>
      </w:pPr>
      <w:r>
        <w:t xml:space="preserve">Data exfiltration</w:t>
      </w:r>
    </w:p>
    <w:p>
      <w:pPr>
        <w:pStyle w:val="Compact"/>
        <w:numPr>
          <w:ilvl w:val="0"/>
          <w:numId w:val="1100"/>
        </w:numPr>
      </w:pPr>
      <w:r>
        <w:t xml:space="preserve">Accidental leaks of sensitive information</w:t>
      </w:r>
    </w:p>
    <w:p>
      <w:pPr>
        <w:pStyle w:val="Compact"/>
        <w:numPr>
          <w:ilvl w:val="0"/>
          <w:numId w:val="1100"/>
        </w:numPr>
      </w:pPr>
      <w:r>
        <w:t xml:space="preserve">Execution of malicious instructions</w:t>
      </w:r>
    </w:p>
    <w:p>
      <w:pPr>
        <w:pStyle w:val="FirstParagraph"/>
      </w:pPr>
      <w:r>
        <w:t xml:space="preserve">By default, the agent’s firewall allows access to:</w:t>
      </w:r>
    </w:p>
    <w:p>
      <w:pPr>
        <w:pStyle w:val="Compact"/>
        <w:numPr>
          <w:ilvl w:val="0"/>
          <w:numId w:val="1101"/>
        </w:numPr>
      </w:pPr>
      <w:r>
        <w:t xml:space="preserve">Common OS package repositories (Debian, Ubuntu, Red Hat, etc.)</w:t>
      </w:r>
    </w:p>
    <w:p>
      <w:pPr>
        <w:pStyle w:val="Compact"/>
        <w:numPr>
          <w:ilvl w:val="0"/>
          <w:numId w:val="1101"/>
        </w:numPr>
      </w:pPr>
      <w:r>
        <w:t xml:space="preserve">Popular container registries (Docker Hub, Azure Container Registry, AWS ECR, etc.)</w:t>
      </w:r>
    </w:p>
    <w:p>
      <w:pPr>
        <w:pStyle w:val="Compact"/>
        <w:numPr>
          <w:ilvl w:val="0"/>
          <w:numId w:val="1101"/>
        </w:numPr>
      </w:pPr>
      <w:r>
        <w:t xml:space="preserve">Language-specific package registries (npm, PyPI, Maven, RubyGems, etc.)</w:t>
      </w:r>
    </w:p>
    <w:p>
      <w:pPr>
        <w:pStyle w:val="Compact"/>
        <w:numPr>
          <w:ilvl w:val="0"/>
          <w:numId w:val="110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394">
        <w:r>
          <w:rPr>
            <w:rStyle w:val="Hyperlink"/>
          </w:rPr>
          <w:t xml:space="preserve">Copilot allowlist reference</w:t>
        </w:r>
      </w:hyperlink>
      <w:r>
        <w:t xml:space="preserve">.</w:t>
      </w:r>
    </w:p>
    <w:bookmarkEnd w:id="395"/>
    <w:bookmarkStart w:id="397" w:name="customizing-agent-firewall-settings"/>
    <w:p>
      <w:pPr>
        <w:pStyle w:val="Heading4"/>
      </w:pPr>
      <w:r>
        <w:t xml:space="preserve">16.4.5.2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02"/>
        </w:numPr>
      </w:pPr>
      <w:r>
        <w:t xml:space="preserve">Add custom hosts to the allowlist (for internal dependencies or additional registries)</w:t>
      </w:r>
    </w:p>
    <w:p>
      <w:pPr>
        <w:pStyle w:val="Compact"/>
        <w:numPr>
          <w:ilvl w:val="0"/>
          <w:numId w:val="1102"/>
        </w:numPr>
      </w:pPr>
      <w:r>
        <w:t xml:space="preserve">Opt out of the default recommended allowlist for stricter security</w:t>
      </w:r>
    </w:p>
    <w:p>
      <w:pPr>
        <w:pStyle w:val="Compact"/>
        <w:numPr>
          <w:ilvl w:val="0"/>
          <w:numId w:val="110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396">
        <w:r>
          <w:rPr>
            <w:rStyle w:val="Hyperlink"/>
          </w:rPr>
          <w:t xml:space="preserve">Customizing or disabling the firewall for GitHub Copilot coding agent</w:t>
        </w:r>
      </w:hyperlink>
      <w:r>
        <w:t xml:space="preserve">.</w:t>
      </w:r>
    </w:p>
    <w:bookmarkEnd w:id="397"/>
    <w:bookmarkEnd w:id="398"/>
    <w:bookmarkStart w:id="402" w:name="when-to-use-a-coding-agent"/>
    <w:p>
      <w:pPr>
        <w:pStyle w:val="Heading3"/>
      </w:pPr>
      <w:r>
        <w:t xml:space="preserve">16.4.6 When to use a coding agent</w:t>
      </w:r>
    </w:p>
    <w:p>
      <w:pPr>
        <w:pStyle w:val="FirstParagraph"/>
      </w:pPr>
      <w:r>
        <w:t xml:space="preserve">Coding agent sessions are currently</w:t>
      </w:r>
      <w:r>
        <w:rPr>
          <w:rStyle w:val="FootnoteReference"/>
        </w:rPr>
        <w:footnoteReference w:id="399"/>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00">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01">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it to do,</w:t>
      </w:r>
      <w:r>
        <w:t xml:space="preserve"> </w:t>
      </w:r>
      <w:r>
        <w:t xml:space="preserve">the way we want it to do it.</w:t>
      </w:r>
      <w:r>
        <w:t xml:space="preserve"> </w:t>
      </w:r>
      <w:r>
        <w:t xml:space="preserve">You should exercise your own coding skills regularly,</w:t>
      </w:r>
      <w:r>
        <w:t xml:space="preserve"> </w:t>
      </w:r>
      <w:r>
        <w:t xml:space="preserve">just like you would for any other skill you want to maintain.</w:t>
      </w:r>
    </w:p>
    <w:bookmarkEnd w:id="402"/>
    <w:bookmarkStart w:id="403" w:name="editing-with-.docx-files"/>
    <w:p>
      <w:pPr>
        <w:pStyle w:val="Heading3"/>
      </w:pPr>
      <w:r>
        <w:t xml:space="preserve">16.4.7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03"/>
        </w:numPr>
      </w:pPr>
      <w:r>
        <w:t xml:space="preserve">Lab members can export Quarto content to Word format for review</w:t>
      </w:r>
    </w:p>
    <w:p>
      <w:pPr>
        <w:pStyle w:val="Compact"/>
        <w:numPr>
          <w:ilvl w:val="0"/>
          <w:numId w:val="1103"/>
        </w:numPr>
      </w:pPr>
      <w:r>
        <w:t xml:space="preserve">Reviewers can make edits, add tracked changes, and insert comments in Word</w:t>
      </w:r>
    </w:p>
    <w:p>
      <w:pPr>
        <w:pStyle w:val="Compact"/>
        <w:numPr>
          <w:ilvl w:val="0"/>
          <w:numId w:val="110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0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0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0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03"/>
    <w:bookmarkEnd w:id="404"/>
    <w:bookmarkStart w:id="428" w:name="copilot-instructions-for-this-repository"/>
    <w:p>
      <w:pPr>
        <w:pStyle w:val="Heading2"/>
      </w:pPr>
      <w:ins w:id="1132" w:author="PR Preview" w:date="2024-01-01T00:00:00Z">
        <w:r>
          <w:t xml:space="preserve">16.5 Copilot Instructions for this Repository</w:t>
        </w:r>
      </w:ins>
    </w:p>
    <w:p>
      <w:pPr>
        <w:pStyle w:val="FirstParagraph"/>
      </w:pPr>
      <w:ins w:id="1133" w:author="PR Preview" w:date="2024-01-01T00:00:00Z">
        <w:r>
          <w:t xml:space="preserve">The</w:t>
        </w:r>
      </w:ins>
      <w:ins w:id="1133" w:author="PR Preview" w:date="2024-01-01T00:00:00Z">
        <w:r>
          <w:t xml:space="preserve"> </w:t>
        </w:r>
      </w:ins>
      <w:ins w:id="1133" w:author="PR Preview" w:date="2024-01-01T00:00:00Z">
        <w:r>
          <w:rPr>
            <w:rStyle w:val="VerbatimChar"/>
          </w:rPr>
          <w:t xml:space="preserve">.github/copilot-instructions.md</w:t>
        </w:r>
      </w:ins>
      <w:ins w:id="1133" w:author="PR Preview" w:date="2024-01-01T00:00:00Z">
        <w:r>
          <w:t xml:space="preserve"> </w:t>
        </w:r>
      </w:ins>
      <w:ins w:id="1133" w:author="PR Preview" w:date="2024-01-01T00:00:00Z">
        <w:r>
          <w:t xml:space="preserve">file in this repository</w:t>
        </w:r>
      </w:ins>
      <w:ins w:id="1133" w:author="PR Preview" w:date="2024-01-01T00:00:00Z">
        <w:r>
          <w:t xml:space="preserve"> </w:t>
        </w:r>
      </w:ins>
      <w:ins w:id="1133" w:author="PR Preview" w:date="2024-01-01T00:00:00Z">
        <w:r>
          <w:t xml:space="preserve">contains specific instructions and guidelines for GitHub Copilot coding agents</w:t>
        </w:r>
      </w:ins>
      <w:ins w:id="1133" w:author="PR Preview" w:date="2024-01-01T00:00:00Z">
        <w:r>
          <w:t xml:space="preserve"> </w:t>
        </w:r>
      </w:ins>
      <w:ins w:id="1133" w:author="PR Preview" w:date="2024-01-01T00:00:00Z">
        <w:r>
          <w:t xml:space="preserve">when working with the lab manual.</w:t>
        </w:r>
      </w:ins>
      <w:ins w:id="1133" w:author="PR Preview" w:date="2024-01-01T00:00:00Z">
        <w:r>
          <w:t xml:space="preserve"> </w:t>
        </w:r>
      </w:ins>
      <w:ins w:id="1133" w:author="PR Preview" w:date="2024-01-01T00:00:00Z">
        <w:r>
          <w:t xml:space="preserve">This file helps ensure that AI-generated contributions</w:t>
        </w:r>
      </w:ins>
      <w:ins w:id="1133" w:author="PR Preview" w:date="2024-01-01T00:00:00Z">
        <w:r>
          <w:t xml:space="preserve"> </w:t>
        </w:r>
      </w:ins>
      <w:ins w:id="1133" w:author="PR Preview" w:date="2024-01-01T00:00:00Z">
        <w:r>
          <w:t xml:space="preserve">follow the lab’s formatting standards,</w:t>
        </w:r>
      </w:ins>
      <w:ins w:id="1133" w:author="PR Preview" w:date="2024-01-01T00:00:00Z">
        <w:r>
          <w:t xml:space="preserve"> </w:t>
        </w:r>
      </w:ins>
      <w:ins w:id="1133" w:author="PR Preview" w:date="2024-01-01T00:00:00Z">
        <w:r>
          <w:t xml:space="preserve">coding conventions,</w:t>
        </w:r>
      </w:ins>
      <w:ins w:id="1133" w:author="PR Preview" w:date="2024-01-01T00:00:00Z">
        <w:r>
          <w:t xml:space="preserve"> </w:t>
        </w:r>
      </w:ins>
      <w:ins w:id="1133" w:author="PR Preview" w:date="2024-01-01T00:00:00Z">
        <w:r>
          <w:t xml:space="preserve">and documentation practices.</w:t>
        </w:r>
      </w:ins>
    </w:p>
    <w:p>
      <w:pPr>
        <w:pStyle w:val="BodyText"/>
      </w:pPr>
      <w:ins w:id="1134" w:author="PR Preview" w:date="2024-01-01T00:00:00Z">
        <w:r>
          <w:t xml:space="preserve">The copilot instructions file specifies:</w:t>
        </w:r>
      </w:ins>
    </w:p>
    <w:p>
      <w:pPr>
        <w:pStyle w:val="Compact"/>
        <w:numPr>
          <w:ilvl w:val="0"/>
          <w:numId w:val="1105"/>
        </w:numPr>
      </w:pPr>
      <w:ins w:id="1135" w:author="PR Preview" w:date="2024-01-01T00:00:00Z">
        <w:r>
          <w:t xml:space="preserve">Markdown and Quarto formatting rules (e.g., blank lines before lists, line breaks in prose)</w:t>
        </w:r>
      </w:ins>
    </w:p>
    <w:p>
      <w:pPr>
        <w:pStyle w:val="Compact"/>
        <w:numPr>
          <w:ilvl w:val="0"/>
          <w:numId w:val="1105"/>
        </w:numPr>
      </w:pPr>
      <w:ins w:id="1136" w:author="PR Preview" w:date="2024-01-01T00:00:00Z">
        <w:r>
          <w:t xml:space="preserve">R code style guidelines (e.g., using native pipe</w:t>
        </w:r>
      </w:ins>
      <w:ins w:id="1136" w:author="PR Preview" w:date="2024-01-01T00:00:00Z">
        <w:r>
          <w:t xml:space="preserve"> </w:t>
        </w:r>
      </w:ins>
      <w:ins w:id="1136" w:author="PR Preview" w:date="2024-01-01T00:00:00Z">
        <w:r>
          <w:rPr>
            <w:rStyle w:val="VerbatimChar"/>
          </w:rPr>
          <w:t xml:space="preserve">|&gt;</w:t>
        </w:r>
      </w:ins>
      <w:ins w:id="1136" w:author="PR Preview" w:date="2024-01-01T00:00:00Z">
        <w:r>
          <w:t xml:space="preserve">, following tidyverse style)</w:t>
        </w:r>
      </w:ins>
    </w:p>
    <w:p>
      <w:pPr>
        <w:pStyle w:val="Compact"/>
        <w:numPr>
          <w:ilvl w:val="0"/>
          <w:numId w:val="1105"/>
        </w:numPr>
      </w:pPr>
      <w:ins w:id="1137" w:author="PR Preview" w:date="2024-01-01T00:00:00Z">
        <w:r>
          <w:t xml:space="preserve">File organization patterns (e.g., using Quarto includes for modular content)</w:t>
        </w:r>
      </w:ins>
    </w:p>
    <w:p>
      <w:pPr>
        <w:pStyle w:val="Compact"/>
        <w:numPr>
          <w:ilvl w:val="0"/>
          <w:numId w:val="1105"/>
        </w:numPr>
      </w:pPr>
      <w:ins w:id="1138" w:author="PR Preview" w:date="2024-01-01T00:00:00Z">
        <w:r>
          <w:t xml:space="preserve">How to work with DOCX files for hybrid editing workflows</w:t>
        </w:r>
      </w:ins>
    </w:p>
    <w:p>
      <w:pPr>
        <w:pStyle w:val="Compact"/>
        <w:numPr>
          <w:ilvl w:val="0"/>
          <w:numId w:val="1105"/>
        </w:numPr>
      </w:pPr>
      <w:ins w:id="1139" w:author="PR Preview" w:date="2024-01-01T00:00:00Z">
        <w:r>
          <w:t xml:space="preserve">Repository-specific best practices</w:t>
        </w:r>
      </w:ins>
    </w:p>
    <w:p>
      <w:pPr>
        <w:pStyle w:val="FirstParagraph"/>
      </w:pPr>
      <w:ins w:id="1140" w:author="PR Preview" w:date="2024-01-01T00:00:00Z">
        <w:r>
          <w:t xml:space="preserve">By having these instructions in</w:t>
        </w:r>
      </w:ins>
      <w:ins w:id="1140" w:author="PR Preview" w:date="2024-01-01T00:00:00Z">
        <w:r>
          <w:t xml:space="preserve"> </w:t>
        </w:r>
      </w:ins>
      <w:ins w:id="1140" w:author="PR Preview" w:date="2024-01-01T00:00:00Z">
        <w:r>
          <w:rPr>
            <w:rStyle w:val="VerbatimChar"/>
          </w:rPr>
          <w:t xml:space="preserve">.github/copilot-instructions.md</w:t>
        </w:r>
      </w:ins>
      <w:ins w:id="1140" w:author="PR Preview" w:date="2024-01-01T00:00:00Z">
        <w:r>
          <w:t xml:space="preserve">,</w:t>
        </w:r>
      </w:ins>
      <w:ins w:id="1140" w:author="PR Preview" w:date="2024-01-01T00:00:00Z">
        <w:r>
          <w:t xml:space="preserve"> </w:t>
        </w:r>
      </w:ins>
      <w:ins w:id="1140" w:author="PR Preview" w:date="2024-01-01T00:00:00Z">
        <w:r>
          <w:t xml:space="preserve">we ensure that coding agents produce consistent,</w:t>
        </w:r>
      </w:ins>
      <w:ins w:id="1140" w:author="PR Preview" w:date="2024-01-01T00:00:00Z">
        <w:r>
          <w:t xml:space="preserve"> </w:t>
        </w:r>
      </w:ins>
      <w:ins w:id="1140" w:author="PR Preview" w:date="2024-01-01T00:00:00Z">
        <w:r>
          <w:t xml:space="preserve">high-quality contributions that align with the lab’s established practices.</w:t>
        </w:r>
      </w:ins>
      <w:ins w:id="1140" w:author="PR Preview" w:date="2024-01-01T00:00:00Z">
        <w:r>
          <w:t xml:space="preserve"> </w:t>
        </w:r>
      </w:ins>
      <w:ins w:id="1140" w:author="PR Preview" w:date="2024-01-01T00:00:00Z">
        <w:r>
          <w:t xml:space="preserve">This reduces the review burden and helps maintain consistency</w:t>
        </w:r>
      </w:ins>
      <w:ins w:id="1140" w:author="PR Preview" w:date="2024-01-01T00:00:00Z">
        <w:r>
          <w:t xml:space="preserve"> </w:t>
        </w:r>
      </w:ins>
      <w:ins w:id="1140" w:author="PR Preview" w:date="2024-01-01T00:00:00Z">
        <w:r>
          <w:t xml:space="preserve">across all contributions to the lab manual,</w:t>
        </w:r>
      </w:ins>
      <w:ins w:id="1140" w:author="PR Preview" w:date="2024-01-01T00:00:00Z">
        <w:r>
          <w:t xml:space="preserve"> </w:t>
        </w:r>
      </w:ins>
      <w:ins w:id="1140" w:author="PR Preview" w:date="2024-01-01T00:00:00Z">
        <w:r>
          <w:t xml:space="preserve">whether made by humans or AI assistants.</w:t>
        </w:r>
      </w:ins>
    </w:p>
    <w:p>
      <w:pPr>
        <w:pStyle w:val="BodyText"/>
      </w:pPr>
      <w:ins w:id="1141" w:author="PR Preview" w:date="2024-01-01T00:00:00Z">
        <w:r>
          <w:t xml:space="preserve">Unfortunately, we can’t render the</w:t>
        </w:r>
      </w:ins>
      <w:ins w:id="1141" w:author="PR Preview" w:date="2024-01-01T00:00:00Z">
        <w:r>
          <w:t xml:space="preserve"> </w:t>
        </w:r>
      </w:ins>
      <w:ins w:id="1141" w:author="PR Preview" w:date="2024-01-01T00:00:00Z">
        <w:r>
          <w:rPr>
            <w:rStyle w:val="VerbatimChar"/>
          </w:rPr>
          <w:t xml:space="preserve">copilot-instructions.md</w:t>
        </w:r>
      </w:ins>
      <w:ins w:id="1141" w:author="PR Preview" w:date="2024-01-01T00:00:00Z">
        <w:r>
          <w:t xml:space="preserve"> </w:t>
        </w:r>
      </w:ins>
      <w:ins w:id="1141" w:author="PR Preview" w:date="2024-01-01T00:00:00Z">
        <w:r>
          <w:t xml:space="preserve">file</w:t>
        </w:r>
      </w:ins>
      <w:ins w:id="1141" w:author="PR Preview" w:date="2024-01-01T00:00:00Z">
        <w:r>
          <w:t xml:space="preserve"> </w:t>
        </w:r>
      </w:ins>
      <w:ins w:id="1141" w:author="PR Preview" w:date="2024-01-01T00:00:00Z">
        <w:r>
          <w:t xml:space="preserve">as part of this lab manual,</w:t>
        </w:r>
      </w:ins>
      <w:ins w:id="1141" w:author="PR Preview" w:date="2024-01-01T00:00:00Z">
        <w:r>
          <w:t xml:space="preserve"> </w:t>
        </w:r>
      </w:ins>
      <w:ins w:id="1141" w:author="PR Preview" w:date="2024-01-01T00:00:00Z">
        <w:r>
          <w:t xml:space="preserve">because it includes dummy</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5" name="Picture"/>
                  <a:graphic>
                    <a:graphicData uri="http://schemas.openxmlformats.org/drawingml/2006/picture">
                      <pic:pic>
                        <pic:nvPicPr>
                          <pic:cNvPr descr="/opt/quarto/share/formats/docx/note.png" id="406" name="Picture"/>
                          <pic:cNvPicPr>
                            <a:picLocks noChangeArrowheads="1" noChangeAspect="1"/>
                          </pic:cNvPicPr>
                        </pic:nvPicPr>
                        <pic:blipFill>
                          <a:blip r:embed="rId1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View copilot-instructions.md</w:t>
            </w:r>
          </w:p>
        </w:tc>
      </w:tr>
      <w:tr>
        <w:trPr>
          <w:cantSplit/>
        </w:trPr>
        <w:tc>
          <w:tcPr>
            <w:tcMar>
              <w:top w:w="108" w:type="dxa"/>
              <w:bottom w:w="108" w:type="dxa"/>
            </w:tcMar>
          </w:tcPr>
          <w:bookmarkStart w:id="427" w:name="X2a0a2bea1b2d0c4fea50c3597cf9bbff5fb826e"/>
          <w:p>
            <w:pPr>
              <w:pStyle w:val="Heading1"/>
            </w:pPr>
            <w:r>
              <w:t xml:space="preserve">17. Copilot Instructions for UCD-SeRG Lab Manual</w:t>
            </w:r>
          </w:p>
          <w:p>
            <w:pPr>
              <w:pStyle w:val="FirstParagraph"/>
            </w:pPr>
            <w:r>
              <w:t xml:space="preserve">This file contains guidelines for GitHub Copilot and other AI assistants when working with the lab manual.</w:t>
            </w:r>
          </w:p>
          <w:bookmarkStart w:id="413" w:name="markdown-and-quarto-formatting-1"/>
          <w:p>
            <w:pPr>
              <w:pStyle w:val="Heading2"/>
            </w:pPr>
            <w:r>
              <w:t xml:space="preserve">17.1 Markdown and Quarto Formatting</w:t>
            </w:r>
          </w:p>
          <w:bookmarkStart w:id="407" w:name="talking-about-code"/>
          <w:p>
            <w:pPr>
              <w:pStyle w:val="Heading3"/>
            </w:pPr>
            <w:r>
              <w:t xml:space="preserve">17.1.1 Talking about code</w:t>
            </w:r>
          </w:p>
          <w:p>
            <w:pPr>
              <w:pStyle w:val="FirstParagraph"/>
            </w:pPr>
            <w:r>
              <w:t xml:space="preserve">When talking about code in prose sections,</w:t>
            </w:r>
            <w:r>
              <w:t xml:space="preserve"> </w:t>
            </w:r>
            <w:r>
              <w:t xml:space="preserve">use backticks to apply code formatting:</w:t>
            </w:r>
            <w:r>
              <w:t xml:space="preserve"> </w:t>
            </w:r>
            <w:r>
              <w:t xml:space="preserve">for example,</w:t>
            </w:r>
            <w:r>
              <w:t xml:space="preserve"> </w:t>
            </w:r>
            <w:r>
              <w:rPr>
                <w:rStyle w:val="VerbatimChar"/>
              </w:rPr>
              <w:t xml:space="preserve">dplyr::mutate()</w:t>
            </w:r>
            <w:r>
              <w:t xml:space="preserve"> </w:t>
            </w:r>
            <w:r>
              <w:t xml:space="preserve">When talking about packages, use backticks and curly-braces:</w:t>
            </w:r>
            <w:r>
              <w:t xml:space="preserve"> </w:t>
            </w:r>
            <w:r>
              <w:t xml:space="preserve">for example,</w:t>
            </w:r>
            <w:r>
              <w:t xml:space="preserve"> </w:t>
            </w:r>
            <w:r>
              <w:rPr>
                <w:rStyle w:val="VerbatimChar"/>
              </w:rPr>
              <w:t xml:space="preserve">{dplyr}</w:t>
            </w:r>
          </w:p>
          <w:bookmarkEnd w:id="407"/>
          <w:bookmarkStart w:id="408" w:name="blank-lines-before-lists"/>
          <w:p>
            <w:pPr>
              <w:pStyle w:val="Heading3"/>
            </w:pPr>
            <w:r>
              <w:t xml:space="preserve">17.1.2 Blank Lines Before Lists</w:t>
            </w:r>
          </w:p>
          <w:p>
            <w:pPr>
              <w:pStyle w:val="FirstParagraph"/>
            </w:pPr>
            <w:r>
              <w:rPr>
                <w:b/>
                <w:bCs/>
              </w:rPr>
              <w:t xml:space="preserve">ALWAYS include a blank line before bullet lists and numbered lists</w:t>
            </w:r>
            <w:r>
              <w:t xml:space="preserve"> </w:t>
            </w:r>
            <w:r>
              <w:t xml:space="preserve">in markdown and Quarto (.qmd) files.</w:t>
            </w:r>
          </w:p>
          <w:p>
            <w:pPr>
              <w:pStyle w:val="BodyText"/>
            </w:pPr>
            <w:r>
              <w:rPr>
                <w:b/>
                <w:bCs/>
              </w:rPr>
              <w:t xml:space="preserve">Correct:</w:t>
            </w:r>
          </w:p>
          <w:p>
            <w:pPr>
              <w:pStyle w:val="SourceCode"/>
            </w:pPr>
            <w:r>
              <w:rPr>
                <w:rStyle w:val="Annotation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06"/>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06"/>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6"/>
              </w:numPr>
            </w:pPr>
            <w:r>
              <w:t xml:space="preserve">Lists in all .qmd files throughout the repository</w:t>
            </w:r>
          </w:p>
          <w:bookmarkEnd w:id="408"/>
          <w:bookmarkStart w:id="409" w:name="line-breaks-in-plain-text"/>
          <w:p>
            <w:pPr>
              <w:pStyle w:val="Heading3"/>
            </w:pPr>
            <w:r>
              <w:t xml:space="preserve">17.1.3 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07"/>
              </w:numPr>
            </w:pPr>
            <w:r>
              <w:t xml:space="preserve">Improves readability of source .qmd files</w:t>
            </w:r>
          </w:p>
          <w:p>
            <w:pPr>
              <w:pStyle w:val="Compact"/>
              <w:numPr>
                <w:ilvl w:val="0"/>
                <w:numId w:val="1107"/>
              </w:numPr>
            </w:pPr>
            <w:r>
              <w:t xml:space="preserve">Makes git diffs clearer and easier to review</w:t>
            </w:r>
          </w:p>
          <w:p>
            <w:pPr>
              <w:pStyle w:val="Compact"/>
              <w:numPr>
                <w:ilvl w:val="0"/>
                <w:numId w:val="1107"/>
              </w:numPr>
            </w:pPr>
            <w:r>
              <w:t xml:space="preserve">Helps identify specific changes in version control</w:t>
            </w:r>
          </w:p>
          <w:p>
            <w:pPr>
              <w:pStyle w:val="Compact"/>
              <w:numPr>
                <w:ilvl w:val="0"/>
                <w:numId w:val="1107"/>
              </w:numPr>
            </w:pPr>
            <w:r>
              <w:t xml:space="preserve">Prevents horizontal scrolling when editing</w:t>
            </w:r>
          </w:p>
          <w:p>
            <w:pPr>
              <w:pStyle w:val="Compact"/>
              <w:numPr>
                <w:ilvl w:val="0"/>
                <w:numId w:val="1107"/>
              </w:numPr>
            </w:pPr>
            <w:r>
              <w:t xml:space="preserve">Follows semantic line breaks best practice</w:t>
            </w:r>
          </w:p>
          <w:p>
            <w:pPr>
              <w:pStyle w:val="FirstParagraph"/>
            </w:pPr>
            <w:r>
              <w:rPr>
                <w:b/>
                <w:bCs/>
              </w:rPr>
              <w:t xml:space="preserve">Guidelines:</w:t>
            </w:r>
          </w:p>
          <w:p>
            <w:pPr>
              <w:pStyle w:val="Compact"/>
              <w:numPr>
                <w:ilvl w:val="0"/>
                <w:numId w:val="1108"/>
              </w:numPr>
            </w:pPr>
            <w:r>
              <w:t xml:space="preserve">Break after complete sentences (at periods)</w:t>
            </w:r>
          </w:p>
          <w:p>
            <w:pPr>
              <w:pStyle w:val="Compact"/>
              <w:numPr>
                <w:ilvl w:val="0"/>
                <w:numId w:val="1108"/>
              </w:numPr>
            </w:pPr>
            <w:r>
              <w:t xml:space="preserve">Break after long phrases or clauses (at commas or conjunctions)</w:t>
            </w:r>
          </w:p>
          <w:p>
            <w:pPr>
              <w:pStyle w:val="Compact"/>
              <w:numPr>
                <w:ilvl w:val="0"/>
                <w:numId w:val="1108"/>
              </w:numPr>
            </w:pPr>
            <w:r>
              <w:t xml:space="preserve">Break after approximately 60-80 characters when appropriate</w:t>
            </w:r>
          </w:p>
          <w:p>
            <w:pPr>
              <w:pStyle w:val="Compact"/>
              <w:numPr>
                <w:ilvl w:val="0"/>
                <w:numId w:val="1108"/>
              </w:numPr>
            </w:pPr>
            <w:r>
              <w:t xml:space="preserve">Keep related short phrases together on one line</w:t>
            </w:r>
          </w:p>
          <w:p>
            <w:pPr>
              <w:pStyle w:val="Compact"/>
              <w:numPr>
                <w:ilvl w:val="0"/>
                <w:numId w:val="1108"/>
              </w:numPr>
            </w:pPr>
            <w:r>
              <w:t xml:space="preserve">Don’t break in the middle of inline code, links, or formatting</w:t>
            </w:r>
          </w:p>
          <w:bookmarkEnd w:id="409"/>
          <w:bookmarkStart w:id="410" w:name="why-this-matters"/>
          <w:p>
            <w:pPr>
              <w:pStyle w:val="Heading3"/>
            </w:pPr>
            <w:r>
              <w:t xml:space="preserve">17.1.4 Why This Matters</w:t>
            </w:r>
          </w:p>
          <w:p>
            <w:pPr>
              <w:pStyle w:val="Compact"/>
              <w:numPr>
                <w:ilvl w:val="0"/>
                <w:numId w:val="1109"/>
              </w:numPr>
            </w:pPr>
            <w:r>
              <w:t xml:space="preserve">Ensures consistent markdown rendering across different platforms</w:t>
            </w:r>
          </w:p>
          <w:p>
            <w:pPr>
              <w:pStyle w:val="Compact"/>
              <w:numPr>
                <w:ilvl w:val="0"/>
                <w:numId w:val="1109"/>
              </w:numPr>
            </w:pPr>
            <w:r>
              <w:t xml:space="preserve">Improves readability in both source and rendered forms</w:t>
            </w:r>
          </w:p>
          <w:p>
            <w:pPr>
              <w:pStyle w:val="Compact"/>
              <w:numPr>
                <w:ilvl w:val="0"/>
                <w:numId w:val="1109"/>
              </w:numPr>
            </w:pPr>
            <w:r>
              <w:t xml:space="preserve">Prevents rendering issues in Quarto books</w:t>
            </w:r>
          </w:p>
          <w:p>
            <w:pPr>
              <w:pStyle w:val="Compact"/>
              <w:numPr>
                <w:ilvl w:val="0"/>
                <w:numId w:val="1109"/>
              </w:numPr>
            </w:pPr>
            <w:r>
              <w:t xml:space="preserve">Follows markdown best practices</w:t>
            </w:r>
          </w:p>
          <w:bookmarkEnd w:id="410"/>
          <w:bookmarkStart w:id="412" w:name="cross-references-for-figures-and-tables"/>
          <w:p>
            <w:pPr>
              <w:pStyle w:val="Heading3"/>
            </w:pPr>
            <w:r>
              <w:t xml:space="preserve">17.1.5 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411">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10"/>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10"/>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10"/>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0"/>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10"/>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10"/>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10"/>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10"/>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10"/>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10"/>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11"/>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1"/>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1"/>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1"/>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2"/>
              </w:numPr>
            </w:pPr>
            <w:r>
              <w:t xml:space="preserve">Automatic numbering of figures, tables, and equations</w:t>
            </w:r>
          </w:p>
          <w:p>
            <w:pPr>
              <w:pStyle w:val="Compact"/>
              <w:numPr>
                <w:ilvl w:val="0"/>
                <w:numId w:val="1112"/>
              </w:numPr>
            </w:pPr>
            <w:r>
              <w:t xml:space="preserve">Automatic updates when content is reordered</w:t>
            </w:r>
          </w:p>
          <w:p>
            <w:pPr>
              <w:pStyle w:val="Compact"/>
              <w:numPr>
                <w:ilvl w:val="0"/>
                <w:numId w:val="1112"/>
              </w:numPr>
            </w:pPr>
            <w:r>
              <w:t xml:space="preserve">Clickable cross-references in HTML and PDF output</w:t>
            </w:r>
          </w:p>
          <w:p>
            <w:pPr>
              <w:pStyle w:val="Compact"/>
              <w:numPr>
                <w:ilvl w:val="0"/>
                <w:numId w:val="1112"/>
              </w:numPr>
            </w:pPr>
            <w:r>
              <w:t xml:space="preserve">Consistent formatting across all output formats</w:t>
            </w:r>
          </w:p>
          <w:p>
            <w:pPr>
              <w:pStyle w:val="Compact"/>
              <w:numPr>
                <w:ilvl w:val="0"/>
                <w:numId w:val="1112"/>
              </w:numPr>
            </w:pPr>
            <w:r>
              <w:t xml:space="preserve">Better accessibility for screen readers</w:t>
            </w:r>
          </w:p>
          <w:bookmarkEnd w:id="412"/>
          <w:bookmarkEnd w:id="413"/>
          <w:bookmarkStart w:id="414" w:name="r-code-style"/>
          <w:p>
            <w:pPr>
              <w:pStyle w:val="Heading2"/>
            </w:pPr>
            <w:r>
              <w:t xml:space="preserve">17.2 R Code Style</w:t>
            </w:r>
          </w:p>
          <w:p>
            <w:pPr>
              <w:pStyle w:val="Compact"/>
              <w:numPr>
                <w:ilvl w:val="0"/>
                <w:numId w:val="1113"/>
              </w:numPr>
            </w:pPr>
            <w:r>
              <w:t xml:space="preserve">Follow the tidyverse style guide: https://style.tidyverse.org</w:t>
            </w:r>
          </w:p>
          <w:p>
            <w:pPr>
              <w:pStyle w:val="Compact"/>
              <w:numPr>
                <w:ilvl w:val="0"/>
                <w:numId w:val="1113"/>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3"/>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13"/>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13"/>
              </w:numPr>
            </w:pPr>
            <w:r>
              <w:t xml:space="preserve">All R projects should use R package structure</w:t>
            </w:r>
          </w:p>
          <w:bookmarkEnd w:id="414"/>
          <w:bookmarkStart w:id="424" w:name="file-organization"/>
          <w:p>
            <w:pPr>
              <w:pStyle w:val="Heading2"/>
            </w:pPr>
            <w:r>
              <w:t xml:space="preserve">17.3 File Organization</w:t>
            </w:r>
          </w:p>
          <w:bookmarkStart w:id="423" w:name="Xdf52e4adf7289fe2a1248ec509e40d9e4ca6068"/>
          <w:p>
            <w:pPr>
              <w:pStyle w:val="Heading3"/>
            </w:pPr>
            <w:r>
              <w:t xml:space="preserve">17.3.1 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415" w:name="why-use-includes"/>
          <w:p>
            <w:pPr>
              <w:pStyle w:val="Heading4"/>
            </w:pPr>
            <w:r>
              <w:t xml:space="preserve">17.3.1.1 Why Use Includes?</w:t>
            </w:r>
          </w:p>
          <w:p>
            <w:pPr>
              <w:numPr>
                <w:ilvl w:val="0"/>
                <w:numId w:val="1114"/>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114"/>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114"/>
              </w:numPr>
            </w:pPr>
            <w:r>
              <w:rPr>
                <w:b/>
                <w:bCs/>
              </w:rPr>
              <w:t xml:space="preserve">Modular Maintenance</w:t>
            </w:r>
            <w:r>
              <w:t xml:space="preserve">: Each section lives in its own file, making it easier to:</w:t>
            </w:r>
          </w:p>
          <w:p>
            <w:pPr>
              <w:pStyle w:val="Compact"/>
              <w:numPr>
                <w:ilvl w:val="1"/>
                <w:numId w:val="1115"/>
              </w:numPr>
            </w:pPr>
            <w:r>
              <w:t xml:space="preserve">Find and edit specific content</w:t>
            </w:r>
          </w:p>
          <w:p>
            <w:pPr>
              <w:pStyle w:val="Compact"/>
              <w:numPr>
                <w:ilvl w:val="1"/>
                <w:numId w:val="1115"/>
              </w:numPr>
            </w:pPr>
            <w:r>
              <w:t xml:space="preserve">Reuse sections across chapters if needed</w:t>
            </w:r>
          </w:p>
          <w:p>
            <w:pPr>
              <w:pStyle w:val="Compact"/>
              <w:numPr>
                <w:ilvl w:val="1"/>
                <w:numId w:val="1115"/>
              </w:numPr>
            </w:pPr>
            <w:r>
              <w:t xml:space="preserve">Work on different sections simultaneously without merge conflicts</w:t>
            </w:r>
          </w:p>
          <w:p>
            <w:pPr>
              <w:pStyle w:val="Compact"/>
              <w:numPr>
                <w:ilvl w:val="1"/>
                <w:numId w:val="1115"/>
              </w:numPr>
            </w:pPr>
            <w:r>
              <w:t xml:space="preserve">Test and preview individual sections</w:t>
            </w:r>
          </w:p>
          <w:p>
            <w:pPr>
              <w:numPr>
                <w:ilvl w:val="0"/>
                <w:numId w:val="1114"/>
              </w:numPr>
            </w:pPr>
            <w:r>
              <w:rPr>
                <w:b/>
                <w:bCs/>
              </w:rPr>
              <w:t xml:space="preserve">Clear Structure</w:t>
            </w:r>
            <w:r>
              <w:t xml:space="preserve">: The main chapter file becomes a table of contents showing the organization at a glance.</w:t>
            </w:r>
          </w:p>
          <w:bookmarkEnd w:id="415"/>
          <w:bookmarkStart w:id="417" w:name="structure-pattern"/>
          <w:p>
            <w:pPr>
              <w:pStyle w:val="Heading4"/>
            </w:pPr>
            <w:r>
              <w:t xml:space="preserve">17.3.1.2 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116"/>
              </w:numPr>
            </w:pPr>
            <w:r>
              <w:t xml:space="preserve">Contains the chapter title and introduction</w:t>
            </w:r>
          </w:p>
          <w:p>
            <w:pPr>
              <w:pStyle w:val="Compact"/>
              <w:numPr>
                <w:ilvl w:val="0"/>
                <w:numId w:val="1116"/>
              </w:numPr>
            </w:pPr>
            <w:r>
              <w:t xml:space="preserve">Contains section headings (##, ###, etc.)</w:t>
            </w:r>
          </w:p>
          <w:p>
            <w:pPr>
              <w:pStyle w:val="Compact"/>
              <w:numPr>
                <w:ilvl w:val="0"/>
                <w:numId w:val="1116"/>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416">
              <w:r>
                <w:rPr>
                  <w:rStyle w:val="Hyperlink"/>
                </w:rPr>
                <w:t xml:space="preserve">https://quarto.org/docs/authoring/includes.html</w:t>
              </w:r>
            </w:hyperlink>
            <w:r>
              <w:t xml:space="preserve"> </w:t>
            </w:r>
            <w:r>
              <w:t xml:space="preserve">for details)</w:t>
            </w:r>
          </w:p>
          <w:p>
            <w:pPr>
              <w:pStyle w:val="Compact"/>
              <w:numPr>
                <w:ilvl w:val="0"/>
                <w:numId w:val="1116"/>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bookmarkEnd w:id="417"/>
          <w:bookmarkStart w:id="418" w:name="required-pattern"/>
          <w:p>
            <w:pPr>
              <w:pStyle w:val="Heading4"/>
            </w:pPr>
            <w:r>
              <w:t xml:space="preserve">17.3.1.3 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 &lt; include folder/section-name.qmd &gt; }}</w:t>
            </w:r>
            <w:r>
              <w:br/>
            </w:r>
          </w:p>
          <w:p>
            <w:pPr>
              <w:pStyle w:val="FirstParagraph"/>
            </w:pPr>
            <w:r>
              <w:rPr>
                <w:b/>
                <w:bCs/>
              </w:rPr>
              <w:t xml:space="preserve">Incorrect (don’t do this):</w:t>
            </w:r>
          </w:p>
          <w:p>
            <w:pPr>
              <w:pStyle w:val="SourceCode"/>
            </w:pPr>
            <w:r>
              <w:rPr>
                <w:rStyle w:val="NormalTok"/>
              </w:rPr>
              <w:t xml:space="preserve">{{ &lt; include folder/section-name.qmd &gt; }}</w:t>
            </w:r>
            <w:r>
              <w:br/>
            </w:r>
          </w:p>
          <w:p>
            <w:pPr>
              <w:pStyle w:val="FirstParagraph"/>
            </w:pPr>
            <w:r>
              <w:t xml:space="preserve">The heading must be in the main file, followed by a blank line, then the include statement.</w:t>
            </w:r>
          </w:p>
          <w:bookmarkEnd w:id="418"/>
          <w:bookmarkStart w:id="419" w:name="file-naming-conventions"/>
          <w:p>
            <w:pPr>
              <w:pStyle w:val="Heading4"/>
            </w:pPr>
            <w:r>
              <w:t xml:space="preserve">17.3.1.4 File Naming Conventions</w:t>
            </w:r>
          </w:p>
          <w:p>
            <w:pPr>
              <w:pStyle w:val="Compact"/>
              <w:numPr>
                <w:ilvl w:val="0"/>
                <w:numId w:val="1118"/>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118"/>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118"/>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118"/>
              </w:numPr>
            </w:pPr>
            <w:r>
              <w:t xml:space="preserve">Use descriptive names that clearly indicate the content</w:t>
            </w:r>
          </w:p>
          <w:p>
            <w:pPr>
              <w:pStyle w:val="Compact"/>
              <w:numPr>
                <w:ilvl w:val="0"/>
                <w:numId w:val="1118"/>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419"/>
          <w:bookmarkStart w:id="420" w:name="git-history-benefits-example"/>
          <w:p>
            <w:pPr>
              <w:pStyle w:val="Heading4"/>
            </w:pPr>
            <w:r>
              <w:t xml:space="preserve">17.3.1.5 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420"/>
          <w:bookmarkStart w:id="421" w:name="when-to-create-a-new-include-file"/>
          <w:p>
            <w:pPr>
              <w:pStyle w:val="Heading4"/>
            </w:pPr>
            <w:r>
              <w:t xml:space="preserve">17.3.1.6 When to Create a New Include File</w:t>
            </w:r>
          </w:p>
          <w:p>
            <w:pPr>
              <w:pStyle w:val="FirstParagraph"/>
            </w:pPr>
            <w:r>
              <w:t xml:space="preserve">Create a new include file when:</w:t>
            </w:r>
          </w:p>
          <w:p>
            <w:pPr>
              <w:pStyle w:val="Compact"/>
              <w:numPr>
                <w:ilvl w:val="0"/>
                <w:numId w:val="1119"/>
              </w:numPr>
            </w:pPr>
            <w:r>
              <w:t xml:space="preserve">Adding a new section to a chapter</w:t>
            </w:r>
          </w:p>
          <w:p>
            <w:pPr>
              <w:pStyle w:val="Compact"/>
              <w:numPr>
                <w:ilvl w:val="0"/>
                <w:numId w:val="1119"/>
              </w:numPr>
            </w:pPr>
            <w:r>
              <w:t xml:space="preserve">A section becomes long enough to benefit from being in its own file (&gt;20-30 lines)</w:t>
            </w:r>
          </w:p>
          <w:p>
            <w:pPr>
              <w:pStyle w:val="Compact"/>
              <w:numPr>
                <w:ilvl w:val="0"/>
                <w:numId w:val="1119"/>
              </w:numPr>
            </w:pPr>
            <w:r>
              <w:t xml:space="preserve">Content might be reused elsewhere</w:t>
            </w:r>
          </w:p>
          <w:p>
            <w:pPr>
              <w:pStyle w:val="Compact"/>
              <w:numPr>
                <w:ilvl w:val="0"/>
                <w:numId w:val="1119"/>
              </w:numPr>
            </w:pPr>
            <w:r>
              <w:t xml:space="preserve">You want to work on a section independently</w:t>
            </w:r>
          </w:p>
          <w:bookmarkEnd w:id="421"/>
          <w:bookmarkStart w:id="422" w:name="migration-strategy"/>
          <w:p>
            <w:pPr>
              <w:pStyle w:val="Heading4"/>
            </w:pPr>
            <w:r>
              <w:t xml:space="preserve">17.3.1.7 Migration Strategy</w:t>
            </w:r>
          </w:p>
          <w:p>
            <w:pPr>
              <w:pStyle w:val="FirstParagraph"/>
            </w:pPr>
            <w:r>
              <w:t xml:space="preserve">When working with chapters that don’t yet use includes:</w:t>
            </w:r>
          </w:p>
          <w:p>
            <w:pPr>
              <w:pStyle w:val="Compact"/>
              <w:numPr>
                <w:ilvl w:val="0"/>
                <w:numId w:val="1120"/>
              </w:numPr>
            </w:pPr>
            <w:r>
              <w:t xml:space="preserve">Create a subdirectory matching the chapter name</w:t>
            </w:r>
          </w:p>
          <w:p>
            <w:pPr>
              <w:pStyle w:val="Compact"/>
              <w:numPr>
                <w:ilvl w:val="0"/>
                <w:numId w:val="1120"/>
              </w:numPr>
            </w:pPr>
            <w:r>
              <w:t xml:space="preserve">Extract each section into its own include file</w:t>
            </w:r>
          </w:p>
          <w:p>
            <w:pPr>
              <w:pStyle w:val="Compact"/>
              <w:numPr>
                <w:ilvl w:val="0"/>
                <w:numId w:val="1120"/>
              </w:numPr>
            </w:pPr>
            <w:r>
              <w:t xml:space="preserve">Update the main chapter file to use includes</w:t>
            </w:r>
          </w:p>
          <w:p>
            <w:pPr>
              <w:pStyle w:val="Compact"/>
              <w:numPr>
                <w:ilvl w:val="0"/>
                <w:numId w:val="1120"/>
              </w:numPr>
            </w:pPr>
            <w:r>
              <w:t xml:space="preserve">Keep headings in the main file</w:t>
            </w:r>
          </w:p>
          <w:p>
            <w:pPr>
              <w:pStyle w:val="Compact"/>
              <w:numPr>
                <w:ilvl w:val="0"/>
                <w:numId w:val="1120"/>
              </w:numPr>
            </w:pPr>
            <w:r>
              <w:t xml:space="preserve">Ensure blank lines before include statements</w:t>
            </w:r>
          </w:p>
          <w:p>
            <w:pPr>
              <w:pStyle w:val="Compact"/>
              <w:numPr>
                <w:ilvl w:val="0"/>
                <w:numId w:val="1120"/>
              </w:numPr>
            </w:pPr>
            <w:r>
              <w:t xml:space="preserve">Test that rendering still works correctly</w:t>
            </w:r>
          </w:p>
          <w:bookmarkEnd w:id="422"/>
          <w:bookmarkEnd w:id="423"/>
          <w:bookmarkEnd w:id="424"/>
          <w:bookmarkStart w:id="425" w:name="working-with-docx-files"/>
          <w:p>
            <w:pPr>
              <w:pStyle w:val="Heading2"/>
            </w:pPr>
            <w:r>
              <w:t xml:space="preserve">17.4 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121"/>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121"/>
              </w:numPr>
            </w:pPr>
            <w:r>
              <w:rPr>
                <w:b/>
                <w:bCs/>
              </w:rPr>
              <w:t xml:space="preserve">Review comments</w:t>
            </w:r>
            <w:r>
              <w:t xml:space="preserve">: Look for and address any comments in the DOCX file that may provide context or instructions for edits</w:t>
            </w:r>
          </w:p>
          <w:p>
            <w:pPr>
              <w:pStyle w:val="Compact"/>
              <w:numPr>
                <w:ilvl w:val="0"/>
                <w:numId w:val="1121"/>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121"/>
              </w:numPr>
            </w:pPr>
            <w:r>
              <w:rPr>
                <w:b/>
                <w:bCs/>
              </w:rPr>
              <w:t xml:space="preserve">Preserve formatting</w:t>
            </w:r>
            <w:r>
              <w:t xml:space="preserve">: Ensure that formatting, citations, and cross-references are properly converted to Quarto/markdown syntax</w:t>
            </w:r>
          </w:p>
          <w:p>
            <w:pPr>
              <w:pStyle w:val="Compact"/>
              <w:numPr>
                <w:ilvl w:val="0"/>
                <w:numId w:val="1121"/>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425"/>
          <w:bookmarkStart w:id="426" w:name="additional-guidelines"/>
          <w:p>
            <w:pPr>
              <w:pStyle w:val="Heading2"/>
            </w:pPr>
            <w:r>
              <w:t xml:space="preserve">17.5 Additional Guidelines</w:t>
            </w:r>
          </w:p>
          <w:p>
            <w:pPr>
              <w:pStyle w:val="Compact"/>
              <w:numPr>
                <w:ilvl w:val="0"/>
                <w:numId w:val="1122"/>
              </w:numPr>
            </w:pPr>
            <w:r>
              <w:t xml:space="preserve">Maintain consistency with existing code style</w:t>
            </w:r>
          </w:p>
          <w:p>
            <w:pPr>
              <w:pStyle w:val="Compact"/>
              <w:numPr>
                <w:ilvl w:val="0"/>
                <w:numId w:val="1122"/>
              </w:numPr>
            </w:pPr>
            <w:r>
              <w:t xml:space="preserve">Preserve all existing content when refactoring</w:t>
            </w:r>
          </w:p>
          <w:p>
            <w:pPr>
              <w:pStyle w:val="Compact"/>
              <w:numPr>
                <w:ilvl w:val="0"/>
                <w:numId w:val="1122"/>
              </w:numPr>
            </w:pPr>
            <w:r>
              <w:t xml:space="preserve">Add blank lines before all lists</w:t>
            </w:r>
          </w:p>
          <w:p>
            <w:pPr>
              <w:pStyle w:val="Compact"/>
              <w:numPr>
                <w:ilvl w:val="0"/>
                <w:numId w:val="1122"/>
              </w:numPr>
            </w:pPr>
            <w:r>
              <w:t xml:space="preserve">Follow the lab’s R package development workflow (as described throughout this repo)</w:t>
            </w:r>
          </w:p>
          <w:p/>
        </w:tc>
      </w:tr>
    </w:tbl>
    <w:bookmarkEnd w:id="426"/>
    <w:bookmarkEnd w:id="427"/>
    <w:bookmarkEnd w:id="428"/>
    <w:bookmarkStart w:id="433" w:name="further-readingviewing"/>
    <w:p>
      <w:pPr>
        <w:pStyle w:val="Heading2"/>
      </w:pPr>
      <w:ins w:id="1142" w:author="PR Preview" w:date="2024-01-01T00:00:00Z">
        <w:r>
          <w:t xml:space="preserve">17.6 Further reading/viewing</w:t>
        </w:r>
      </w:ins>
    </w:p>
    <w:p>
      <w:pPr>
        <w:pStyle w:val="Compact"/>
        <w:numPr>
          <w:ilvl w:val="0"/>
          <w:numId w:val="1123"/>
        </w:numPr>
      </w:pPr>
      <w:r>
        <w:rPr>
          <w:i/>
          <w:iCs/>
        </w:rPr>
        <w:t xml:space="preserve">I Robot</w:t>
      </w:r>
      <w:r>
        <w:t xml:space="preserve"> </w:t>
      </w:r>
      <w:r>
        <w:t xml:space="preserve">(Asimov 1950)</w:t>
      </w:r>
    </w:p>
    <w:p>
      <w:pPr>
        <w:pStyle w:val="Compact"/>
        <w:numPr>
          <w:ilvl w:val="0"/>
          <w:numId w:val="1123"/>
        </w:numPr>
      </w:pPr>
      <w:r>
        <w:rPr>
          <w:i/>
          <w:iCs/>
        </w:rPr>
        <w:t xml:space="preserve">Dune</w:t>
      </w:r>
      <w:r>
        <w:t xml:space="preserve"> </w:t>
      </w:r>
      <w:r>
        <w:t xml:space="preserve">(Herbert 1965)</w:t>
      </w:r>
    </w:p>
    <w:p>
      <w:pPr>
        <w:pStyle w:val="Compact"/>
        <w:numPr>
          <w:ilvl w:val="0"/>
          <w:numId w:val="1123"/>
        </w:numPr>
      </w:pPr>
      <w:r>
        <w:t xml:space="preserve">“2001: A Space Odyssey”</w:t>
      </w:r>
      <w:r>
        <w:t xml:space="preserve"> </w:t>
      </w:r>
      <w:r>
        <w:t xml:space="preserve">(1968)</w:t>
      </w:r>
    </w:p>
    <w:p>
      <w:pPr>
        <w:pStyle w:val="Compact"/>
        <w:numPr>
          <w:ilvl w:val="0"/>
          <w:numId w:val="1123"/>
        </w:numPr>
      </w:pPr>
      <w:r>
        <w:t xml:space="preserve">“The Terminator”</w:t>
      </w:r>
      <w:r>
        <w:t xml:space="preserve"> </w:t>
      </w:r>
      <w:r>
        <w:t xml:space="preserve">(1984)</w:t>
      </w:r>
    </w:p>
    <w:p>
      <w:pPr>
        <w:pStyle w:val="Compact"/>
        <w:numPr>
          <w:ilvl w:val="0"/>
          <w:numId w:val="1123"/>
        </w:numPr>
      </w:pPr>
      <w:r>
        <w:t xml:space="preserve">“The Matrix”</w:t>
      </w:r>
      <w:r>
        <w:t xml:space="preserve"> </w:t>
      </w:r>
      <w:r>
        <w:t xml:space="preserve">(1999)</w:t>
      </w:r>
    </w:p>
    <w:p>
      <w:pPr>
        <w:pStyle w:val="Compact"/>
        <w:numPr>
          <w:ilvl w:val="0"/>
          <w:numId w:val="1123"/>
        </w:numPr>
      </w:pPr>
      <w:r>
        <w:t xml:space="preserve">“Blade Runner”</w:t>
      </w:r>
      <w:r>
        <w:t xml:space="preserve"> </w:t>
      </w:r>
      <w:r>
        <w:t xml:space="preserve">(1982)</w:t>
      </w:r>
    </w:p>
    <w:p>
      <w:pPr>
        <w:pStyle w:val="Compact"/>
        <w:numPr>
          <w:ilvl w:val="0"/>
          <w:numId w:val="1123"/>
        </w:numPr>
      </w:pPr>
      <w:r>
        <w:t xml:space="preserve">“WarGames”</w:t>
      </w:r>
      <w:r>
        <w:t xml:space="preserve"> </w:t>
      </w:r>
      <w:r>
        <w:t xml:space="preserve">(1983)</w:t>
      </w:r>
    </w:p>
    <w:p>
      <w:pPr>
        <w:pStyle w:val="Compact"/>
        <w:numPr>
          <w:ilvl w:val="0"/>
          <w:numId w:val="1123"/>
        </w:numPr>
      </w:pPr>
      <w:r>
        <w:rPr>
          <w:i/>
          <w:iCs/>
        </w:rPr>
        <w:t xml:space="preserve">Ender’s Game</w:t>
      </w:r>
      <w:r>
        <w:t xml:space="preserve"> </w:t>
      </w:r>
      <w:r>
        <w:t xml:space="preserve">(Card 1985)</w:t>
      </w:r>
    </w:p>
    <w:p>
      <w:pPr>
        <w:pStyle w:val="Compact"/>
        <w:numPr>
          <w:ilvl w:val="0"/>
          <w:numId w:val="1123"/>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30" name="Picture"/>
            <a:graphic>
              <a:graphicData uri="http://schemas.openxmlformats.org/drawingml/2006/picture">
                <pic:pic>
                  <pic:nvPicPr>
                    <pic:cNvPr descr="assets/images/matrix-agents.png" id="431" name="Picture"/>
                    <pic:cNvPicPr>
                      <a:picLocks noChangeArrowheads="1" noChangeAspect="1"/>
                    </pic:cNvPicPr>
                  </pic:nvPicPr>
                  <pic:blipFill>
                    <a:blip r:embed="rId429"/>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32">
        <w:r>
          <w:rPr>
            <w:rStyle w:val="Hyperlink"/>
          </w:rPr>
          <w:t xml:space="preserve">Agents</w:t>
        </w:r>
      </w:hyperlink>
    </w:p>
    <w:bookmarkEnd w:id="433"/>
    <w:bookmarkEnd w:id="434"/>
    <w:bookmarkStart w:id="447" w:name="checklists"/>
    <w:p>
      <w:pPr>
        <w:pStyle w:val="Heading1"/>
      </w:pPr>
      <w:ins w:id="1154" w:author="PR Preview" w:date="2024-01-01T00:00:00Z">
        <w:r>
          <w:t xml:space="preserve">18. Checklists</w:t>
        </w:r>
      </w:ins>
    </w:p>
    <w:p>
      <w:pPr>
        <w:pStyle w:val="FirstParagraph"/>
      </w:pPr>
      <w:r>
        <w:t xml:space="preserve">Adapted by UCD-SeRG team from</w:t>
      </w:r>
      <w:r>
        <w:t xml:space="preserve"> </w:t>
      </w:r>
      <w:hyperlink r:id="rId435">
        <w:r>
          <w:rPr>
            <w:rStyle w:val="Hyperlink"/>
          </w:rPr>
          <w:t xml:space="preserve">original by Jade Benjamin-Chung</w:t>
        </w:r>
      </w:hyperlink>
    </w:p>
    <w:bookmarkStart w:id="436" w:name="pre-analysis-plan-checklist"/>
    <w:p>
      <w:pPr>
        <w:pStyle w:val="Heading2"/>
      </w:pPr>
      <w:ins w:id="1156" w:author="PR Preview" w:date="2024-01-01T00:00:00Z">
        <w:r>
          <w:t xml:space="preserve">18.1 Pre-analysis plan checklist</w:t>
        </w:r>
      </w:ins>
    </w:p>
    <w:p>
      <w:pPr>
        <w:pStyle w:val="Compact"/>
        <w:numPr>
          <w:ilvl w:val="0"/>
          <w:numId w:val="1124"/>
        </w:numPr>
      </w:pPr>
      <w:r>
        <w:t xml:space="preserve">Brief background on the study (a condensed version of the introduction section of the paper)</w:t>
      </w:r>
    </w:p>
    <w:p>
      <w:pPr>
        <w:pStyle w:val="Compact"/>
        <w:numPr>
          <w:ilvl w:val="0"/>
          <w:numId w:val="1124"/>
        </w:numPr>
      </w:pPr>
      <w:r>
        <w:t xml:space="preserve">Hypotheses / objectives</w:t>
      </w:r>
    </w:p>
    <w:p>
      <w:pPr>
        <w:pStyle w:val="Compact"/>
        <w:numPr>
          <w:ilvl w:val="0"/>
          <w:numId w:val="1124"/>
        </w:numPr>
      </w:pPr>
      <w:r>
        <w:t xml:space="preserve">Study design</w:t>
      </w:r>
    </w:p>
    <w:p>
      <w:pPr>
        <w:pStyle w:val="Compact"/>
        <w:numPr>
          <w:ilvl w:val="0"/>
          <w:numId w:val="1124"/>
        </w:numPr>
      </w:pPr>
      <w:r>
        <w:t xml:space="preserve">Description of data</w:t>
      </w:r>
    </w:p>
    <w:p>
      <w:pPr>
        <w:pStyle w:val="Compact"/>
        <w:numPr>
          <w:ilvl w:val="0"/>
          <w:numId w:val="1124"/>
        </w:numPr>
      </w:pPr>
      <w:r>
        <w:t xml:space="preserve">Definition of outcomes</w:t>
      </w:r>
    </w:p>
    <w:p>
      <w:pPr>
        <w:pStyle w:val="Compact"/>
        <w:numPr>
          <w:ilvl w:val="0"/>
          <w:numId w:val="1124"/>
        </w:numPr>
      </w:pPr>
      <w:r>
        <w:t xml:space="preserve">Definition of interventions / exposures</w:t>
      </w:r>
    </w:p>
    <w:p>
      <w:pPr>
        <w:pStyle w:val="Compact"/>
        <w:numPr>
          <w:ilvl w:val="0"/>
          <w:numId w:val="1124"/>
        </w:numPr>
      </w:pPr>
      <w:r>
        <w:t xml:space="preserve">Definition of covariates</w:t>
      </w:r>
    </w:p>
    <w:p>
      <w:pPr>
        <w:pStyle w:val="Compact"/>
        <w:numPr>
          <w:ilvl w:val="0"/>
          <w:numId w:val="1124"/>
        </w:numPr>
      </w:pPr>
      <w:r>
        <w:t xml:space="preserve">Statistical power calculation</w:t>
      </w:r>
    </w:p>
    <w:p>
      <w:pPr>
        <w:pStyle w:val="Compact"/>
        <w:numPr>
          <w:ilvl w:val="0"/>
          <w:numId w:val="1124"/>
        </w:numPr>
      </w:pPr>
      <w:r>
        <w:t xml:space="preserve">Statistical model description</w:t>
      </w:r>
    </w:p>
    <w:p>
      <w:pPr>
        <w:pStyle w:val="Compact"/>
        <w:numPr>
          <w:ilvl w:val="0"/>
          <w:numId w:val="1124"/>
        </w:numPr>
      </w:pPr>
      <w:r>
        <w:t xml:space="preserve">Covariate selection / screening</w:t>
      </w:r>
    </w:p>
    <w:p>
      <w:pPr>
        <w:pStyle w:val="Compact"/>
        <w:numPr>
          <w:ilvl w:val="0"/>
          <w:numId w:val="1124"/>
        </w:numPr>
      </w:pPr>
      <w:r>
        <w:t xml:space="preserve">Standard error estimation method</w:t>
      </w:r>
    </w:p>
    <w:p>
      <w:pPr>
        <w:pStyle w:val="Compact"/>
        <w:numPr>
          <w:ilvl w:val="0"/>
          <w:numId w:val="1124"/>
        </w:numPr>
      </w:pPr>
      <w:r>
        <w:t xml:space="preserve">Missing data analysis</w:t>
      </w:r>
    </w:p>
    <w:p>
      <w:pPr>
        <w:pStyle w:val="Compact"/>
        <w:numPr>
          <w:ilvl w:val="0"/>
          <w:numId w:val="1124"/>
        </w:numPr>
      </w:pPr>
      <w:r>
        <w:t xml:space="preserve">Assessment of effect modification / subgroup analyses</w:t>
      </w:r>
    </w:p>
    <w:p>
      <w:pPr>
        <w:pStyle w:val="Compact"/>
        <w:numPr>
          <w:ilvl w:val="0"/>
          <w:numId w:val="1124"/>
        </w:numPr>
      </w:pPr>
      <w:r>
        <w:t xml:space="preserve">Sensitivity analyses</w:t>
      </w:r>
    </w:p>
    <w:p>
      <w:pPr>
        <w:pStyle w:val="Compact"/>
        <w:numPr>
          <w:ilvl w:val="0"/>
          <w:numId w:val="1124"/>
        </w:numPr>
      </w:pPr>
      <w:r>
        <w:t xml:space="preserve">Negative control analyses</w:t>
      </w:r>
    </w:p>
    <w:bookmarkEnd w:id="436"/>
    <w:bookmarkStart w:id="438" w:name="code-checklist"/>
    <w:p>
      <w:pPr>
        <w:pStyle w:val="Heading2"/>
      </w:pPr>
      <w:ins w:id="1172" w:author="PR Preview" w:date="2024-01-01T00:00:00Z">
        <w:r>
          <w:t xml:space="preserve">18.2 Code checklist</w:t>
        </w:r>
      </w:ins>
    </w:p>
    <w:p>
      <w:pPr>
        <w:pStyle w:val="Compact"/>
        <w:numPr>
          <w:ilvl w:val="0"/>
          <w:numId w:val="1125"/>
        </w:numPr>
      </w:pPr>
      <w:r>
        <w:t xml:space="preserve">Does the script run without errors?</w:t>
      </w:r>
    </w:p>
    <w:p>
      <w:pPr>
        <w:pStyle w:val="Compact"/>
        <w:numPr>
          <w:ilvl w:val="0"/>
          <w:numId w:val="1125"/>
        </w:numPr>
      </w:pPr>
      <w:r>
        <w:t xml:space="preserve">Is code self-contained within repo and/or associated Box folder?</w:t>
      </w:r>
    </w:p>
    <w:p>
      <w:pPr>
        <w:pStyle w:val="Compact"/>
        <w:numPr>
          <w:ilvl w:val="0"/>
          <w:numId w:val="1125"/>
        </w:numPr>
      </w:pPr>
      <w:r>
        <w:t xml:space="preserve">Is all commented out code / remarks removed?</w:t>
      </w:r>
    </w:p>
    <w:p>
      <w:pPr>
        <w:pStyle w:val="Compact"/>
        <w:numPr>
          <w:ilvl w:val="0"/>
          <w:numId w:val="1125"/>
        </w:numPr>
      </w:pPr>
      <w:r>
        <w:t xml:space="preserve">Does the header accurately describe the process completed in the script?</w:t>
      </w:r>
    </w:p>
    <w:p>
      <w:pPr>
        <w:pStyle w:val="Compact"/>
        <w:numPr>
          <w:ilvl w:val="0"/>
          <w:numId w:val="1125"/>
        </w:numPr>
      </w:pPr>
      <w:r>
        <w:t xml:space="preserve">Is the script pushed to its github repository?</w:t>
      </w:r>
    </w:p>
    <w:p>
      <w:pPr>
        <w:pStyle w:val="Compact"/>
        <w:numPr>
          <w:ilvl w:val="0"/>
          <w:numId w:val="1125"/>
        </w:numPr>
      </w:pPr>
      <w:r>
        <w:t xml:space="preserve">Does the code adhere to the</w:t>
      </w:r>
      <w:r>
        <w:t xml:space="preserve"> </w:t>
      </w:r>
      <w:hyperlink r:id="rId437">
        <w:r>
          <w:rPr>
            <w:rStyle w:val="Hyperlink"/>
          </w:rPr>
          <w:t xml:space="preserve">coding style guide</w:t>
        </w:r>
      </w:hyperlink>
      <w:r>
        <w:t xml:space="preserve">?</w:t>
      </w:r>
    </w:p>
    <w:p>
      <w:pPr>
        <w:pStyle w:val="Compact"/>
        <w:numPr>
          <w:ilvl w:val="0"/>
          <w:numId w:val="1125"/>
        </w:numPr>
      </w:pPr>
      <w:r>
        <w:t xml:space="preserve">Are all warnings ignorable? Should any warnings be intentionally suppressed or addressed?</w:t>
      </w:r>
    </w:p>
    <w:bookmarkEnd w:id="438"/>
    <w:bookmarkStart w:id="442" w:name="manuscript-checklist"/>
    <w:p>
      <w:pPr>
        <w:pStyle w:val="Heading2"/>
      </w:pPr>
      <w:ins w:id="1180" w:author="PR Preview" w:date="2024-01-01T00:00:00Z">
        <w:r>
          <w:t xml:space="preserve">18.3 Manuscript checklist</w:t>
        </w:r>
      </w:ins>
    </w:p>
    <w:p>
      <w:pPr>
        <w:pStyle w:val="FirstParagraph"/>
      </w:pPr>
      <w:r>
        <w:rPr>
          <w:i/>
          <w:iCs/>
        </w:rPr>
        <w:t xml:space="preserve">This is adapted in part from</w:t>
      </w:r>
      <w:r>
        <w:rPr>
          <w:i/>
          <w:iCs/>
        </w:rPr>
        <w:t xml:space="preserve"> </w:t>
      </w:r>
      <w:hyperlink r:id="rId439">
        <w:r>
          <w:rPr>
            <w:rStyle w:val="Hyperlink"/>
            <w:i/>
            <w:iCs/>
          </w:rPr>
          <w:t xml:space="preserve">this article</w:t>
        </w:r>
      </w:hyperlink>
      <w:r>
        <w:rPr>
          <w:i/>
          <w:iCs/>
        </w:rPr>
        <w:t xml:space="preserve">.</w:t>
      </w:r>
    </w:p>
    <w:p>
      <w:pPr>
        <w:pStyle w:val="Compact"/>
        <w:numPr>
          <w:ilvl w:val="0"/>
          <w:numId w:val="1126"/>
        </w:numPr>
      </w:pPr>
      <w:r>
        <w:t xml:space="preserve">Have you completed the relevant reporting checklist, if applicable? (</w:t>
      </w:r>
      <w:hyperlink r:id="rId58">
        <w:r>
          <w:rPr>
            <w:rStyle w:val="Hyperlink"/>
          </w:rPr>
          <w:t xml:space="preserve">Collection of checklists</w:t>
        </w:r>
      </w:hyperlink>
      <w:r>
        <w:t xml:space="preserve">)</w:t>
      </w:r>
    </w:p>
    <w:p>
      <w:pPr>
        <w:pStyle w:val="Compact"/>
        <w:numPr>
          <w:ilvl w:val="0"/>
          <w:numId w:val="1126"/>
        </w:numPr>
      </w:pPr>
      <w:r>
        <w:t xml:space="preserve">Are the study results within the manuscript replicable (i.e., if you rerun the code in the study’s repository, the tables and figures will be exactly replicated?)</w:t>
      </w:r>
    </w:p>
    <w:p>
      <w:pPr>
        <w:pStyle w:val="Compact"/>
        <w:numPr>
          <w:ilvl w:val="0"/>
          <w:numId w:val="1126"/>
        </w:numPr>
      </w:pPr>
      <w:r>
        <w:t xml:space="preserve">Is a target journal selected?</w:t>
      </w:r>
    </w:p>
    <w:p>
      <w:pPr>
        <w:pStyle w:val="Compact"/>
        <w:numPr>
          <w:ilvl w:val="0"/>
          <w:numId w:val="1126"/>
        </w:numPr>
      </w:pPr>
      <w:r>
        <w:t xml:space="preserve">Is the title declarative, in other words, does it state the object/findings rather than suggest them?</w:t>
      </w:r>
    </w:p>
    <w:p>
      <w:pPr>
        <w:pStyle w:val="Compact"/>
        <w:numPr>
          <w:ilvl w:val="0"/>
          <w:numId w:val="1126"/>
        </w:numPr>
      </w:pPr>
      <w:r>
        <w:t xml:space="preserve">Is the word count of the manuscript close to the target journal’s allowance?</w:t>
      </w:r>
    </w:p>
    <w:p>
      <w:pPr>
        <w:pStyle w:val="Compact"/>
        <w:numPr>
          <w:ilvl w:val="0"/>
          <w:numId w:val="1126"/>
        </w:numPr>
      </w:pPr>
      <w:r>
        <w:t xml:space="preserve">Does the manuscript adhere to the formatting guide of the target journal?</w:t>
      </w:r>
    </w:p>
    <w:p>
      <w:pPr>
        <w:pStyle w:val="Compact"/>
        <w:numPr>
          <w:ilvl w:val="0"/>
          <w:numId w:val="1126"/>
        </w:numPr>
      </w:pPr>
      <w:r>
        <w:t xml:space="preserve">Does the manuscript use a consistent voice (passive or active – usually active is preferred … pun intended)?</w:t>
      </w:r>
    </w:p>
    <w:p>
      <w:pPr>
        <w:pStyle w:val="Compact"/>
        <w:numPr>
          <w:ilvl w:val="0"/>
          <w:numId w:val="1126"/>
        </w:numPr>
      </w:pPr>
      <w:r>
        <w:t xml:space="preserve">Is each figure and table (including supplementary material) referenced in the main text?</w:t>
      </w:r>
    </w:p>
    <w:p>
      <w:pPr>
        <w:pStyle w:val="Compact"/>
        <w:numPr>
          <w:ilvl w:val="0"/>
          <w:numId w:val="1126"/>
        </w:numPr>
      </w:pPr>
      <w:r>
        <w:t xml:space="preserve">Is there a caption for each figure and table (including supplementary material)?</w:t>
      </w:r>
    </w:p>
    <w:p>
      <w:pPr>
        <w:pStyle w:val="Compact"/>
        <w:numPr>
          <w:ilvl w:val="0"/>
          <w:numId w:val="1126"/>
        </w:numPr>
      </w:pPr>
      <w:r>
        <w:t xml:space="preserve">Are tables/figures and supplementary material numbered in accordance with their appearance in the main text?</w:t>
      </w:r>
    </w:p>
    <w:p>
      <w:pPr>
        <w:pStyle w:val="Compact"/>
        <w:numPr>
          <w:ilvl w:val="0"/>
          <w:numId w:val="1126"/>
        </w:numPr>
      </w:pPr>
      <w:r>
        <w:t xml:space="preserve">Does the text use past tense if it is reporting research findings or future tense if it is a study protocol?</w:t>
      </w:r>
    </w:p>
    <w:p>
      <w:pPr>
        <w:pStyle w:val="Compact"/>
        <w:numPr>
          <w:ilvl w:val="0"/>
          <w:numId w:val="1126"/>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26"/>
        </w:numPr>
      </w:pPr>
      <w:r>
        <w:t xml:space="preserve">Does the text use minimal abbreviations, and are all abbreviations defined at first use?</w:t>
      </w:r>
    </w:p>
    <w:p>
      <w:pPr>
        <w:pStyle w:val="Compact"/>
        <w:numPr>
          <w:ilvl w:val="0"/>
          <w:numId w:val="1126"/>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26"/>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26"/>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40">
        <w:r>
          <w:rPr>
            <w:rStyle w:val="Hyperlink"/>
          </w:rPr>
          <w:t xml:space="preserve">here</w:t>
        </w:r>
      </w:hyperlink>
      <w:r>
        <w:t xml:space="preserve">)</w:t>
      </w:r>
    </w:p>
    <w:p>
      <w:pPr>
        <w:pStyle w:val="Compact"/>
        <w:numPr>
          <w:ilvl w:val="0"/>
          <w:numId w:val="1126"/>
        </w:numPr>
      </w:pPr>
      <w:r>
        <w:t xml:space="preserve">Have you drafted author contributions? Do they follow the</w:t>
      </w:r>
      <w:r>
        <w:t xml:space="preserve"> </w:t>
      </w:r>
      <w:hyperlink r:id="rId441">
        <w:r>
          <w:rPr>
            <w:rStyle w:val="Hyperlink"/>
          </w:rPr>
          <w:t xml:space="preserve">CRediT Taxonomy</w:t>
        </w:r>
      </w:hyperlink>
      <w:r>
        <w:t xml:space="preserve"> </w:t>
      </w:r>
      <w:r>
        <w:t xml:space="preserve">for author contributions?</w:t>
      </w:r>
    </w:p>
    <w:bookmarkEnd w:id="442"/>
    <w:bookmarkStart w:id="446" w:name="figure-checklist"/>
    <w:p>
      <w:pPr>
        <w:pStyle w:val="Heading2"/>
      </w:pPr>
      <w:ins w:id="1199" w:author="PR Preview" w:date="2024-01-01T00:00:00Z">
        <w:r>
          <w:t xml:space="preserve">18.4 Figure checklist</w:t>
        </w:r>
      </w:ins>
    </w:p>
    <w:p>
      <w:pPr>
        <w:pStyle w:val="Compact"/>
        <w:numPr>
          <w:ilvl w:val="0"/>
          <w:numId w:val="1127"/>
        </w:numPr>
      </w:pPr>
      <w:r>
        <w:t xml:space="preserve">Are the x-axis and y-axis labeled?</w:t>
      </w:r>
    </w:p>
    <w:p>
      <w:pPr>
        <w:pStyle w:val="Compact"/>
        <w:numPr>
          <w:ilvl w:val="0"/>
          <w:numId w:val="1127"/>
        </w:numPr>
      </w:pPr>
      <w:r>
        <w:t xml:space="preserve">If the figure includes panels, is each panel labeled?</w:t>
      </w:r>
    </w:p>
    <w:p>
      <w:pPr>
        <w:pStyle w:val="Compact"/>
        <w:numPr>
          <w:ilvl w:val="0"/>
          <w:numId w:val="1127"/>
        </w:numPr>
      </w:pPr>
      <w:r>
        <w:t xml:space="preserve">Are there sufficient numerical / text labels and breaks on the x-axis and y-axis?</w:t>
      </w:r>
    </w:p>
    <w:p>
      <w:pPr>
        <w:pStyle w:val="Compact"/>
        <w:numPr>
          <w:ilvl w:val="0"/>
          <w:numId w:val="1127"/>
        </w:numPr>
      </w:pPr>
      <w:r>
        <w:t xml:space="preserve">Is the font size appropriate (i.e., large enough to read, not so large that it distracts from the data presented in the figure?)</w:t>
      </w:r>
    </w:p>
    <w:p>
      <w:pPr>
        <w:pStyle w:val="Compact"/>
        <w:numPr>
          <w:ilvl w:val="0"/>
          <w:numId w:val="1127"/>
        </w:numPr>
      </w:pPr>
      <w:r>
        <w:t xml:space="preserve">Are the colors used colorblind friendly? See a colorblind-friendly palette</w:t>
      </w:r>
      <w:r>
        <w:t xml:space="preserve"> </w:t>
      </w:r>
      <w:hyperlink r:id="rId443">
        <w:r>
          <w:rPr>
            <w:rStyle w:val="Hyperlink"/>
          </w:rPr>
          <w:t xml:space="preserve">here</w:t>
        </w:r>
      </w:hyperlink>
      <w:r>
        <w:t xml:space="preserve">, a neat palette generator with colorblind options</w:t>
      </w:r>
      <w:r>
        <w:t xml:space="preserve"> </w:t>
      </w:r>
      <w:hyperlink r:id="rId444">
        <w:r>
          <w:rPr>
            <w:rStyle w:val="Hyperlink"/>
          </w:rPr>
          <w:t xml:space="preserve">here</w:t>
        </w:r>
      </w:hyperlink>
      <w:r>
        <w:t xml:space="preserve">, and an article on why this matters</w:t>
      </w:r>
      <w:r>
        <w:t xml:space="preserve"> </w:t>
      </w:r>
      <w:hyperlink r:id="rId445">
        <w:r>
          <w:rPr>
            <w:rStyle w:val="Hyperlink"/>
          </w:rPr>
          <w:t xml:space="preserve">here</w:t>
        </w:r>
      </w:hyperlink>
    </w:p>
    <w:p>
      <w:pPr>
        <w:pStyle w:val="Compact"/>
        <w:numPr>
          <w:ilvl w:val="0"/>
          <w:numId w:val="1127"/>
        </w:numPr>
      </w:pPr>
      <w:r>
        <w:t xml:space="preserve">Are colors/shapes/line types defined in a legend?</w:t>
      </w:r>
    </w:p>
    <w:p>
      <w:pPr>
        <w:pStyle w:val="Compact"/>
        <w:numPr>
          <w:ilvl w:val="0"/>
          <w:numId w:val="1127"/>
        </w:numPr>
      </w:pPr>
      <w:r>
        <w:t xml:space="preserve">Are the legends and other labels easy to understand with minimal abbreviations?</w:t>
      </w:r>
    </w:p>
    <w:p>
      <w:pPr>
        <w:pStyle w:val="Compact"/>
        <w:numPr>
          <w:ilvl w:val="0"/>
          <w:numId w:val="1127"/>
        </w:numPr>
      </w:pPr>
      <w:r>
        <w:t xml:space="preserve">If there is overplotting, is transparency used to show overlapping data?</w:t>
      </w:r>
    </w:p>
    <w:p>
      <w:pPr>
        <w:pStyle w:val="Compact"/>
        <w:numPr>
          <w:ilvl w:val="0"/>
          <w:numId w:val="1127"/>
        </w:numPr>
      </w:pPr>
      <w:r>
        <w:t xml:space="preserve">Are 95% confidence intervals or other measures of precision shown, if applicable?</w:t>
      </w:r>
    </w:p>
    <w:bookmarkEnd w:id="446"/>
    <w:bookmarkEnd w:id="447"/>
    <w:bookmarkStart w:id="484" w:name="resources"/>
    <w:p>
      <w:pPr>
        <w:pStyle w:val="Heading1"/>
      </w:pPr>
      <w:ins w:id="1209" w:author="PR Preview" w:date="2024-01-01T00:00:00Z">
        <w:r>
          <w:t xml:space="preserve">19. Resources</w:t>
        </w:r>
      </w:ins>
    </w:p>
    <w:p>
      <w:pPr>
        <w:pStyle w:val="FirstParagraph"/>
      </w:pPr>
      <w:r>
        <w:t xml:space="preserve">Adapted by UCD-SeRG team from</w:t>
      </w:r>
      <w:r>
        <w:t xml:space="preserve"> </w:t>
      </w:r>
      <w:hyperlink r:id="rId448">
        <w:r>
          <w:rPr>
            <w:rStyle w:val="Hyperlink"/>
          </w:rPr>
          <w:t xml:space="preserve">original by Jade Benjamin-Chung and Kunal Mishra</w:t>
        </w:r>
      </w:hyperlink>
    </w:p>
    <w:bookmarkStart w:id="459" w:name="resources-for-r"/>
    <w:p>
      <w:pPr>
        <w:pStyle w:val="Heading2"/>
      </w:pPr>
      <w:ins w:id="1211" w:author="PR Preview" w:date="2024-01-01T00:00:00Z">
        <w:r>
          <w:t xml:space="preserve">19.1 Resources for R</w:t>
        </w:r>
      </w:ins>
    </w:p>
    <w:bookmarkStart w:id="450" w:name="books-and-comprehensive-guides"/>
    <w:p>
      <w:pPr>
        <w:pStyle w:val="Heading3"/>
      </w:pPr>
      <w:ins w:id="1212" w:author="PR Preview" w:date="2024-01-01T00:00:00Z">
        <w:r>
          <w:t xml:space="preserve">19.1.1 Books and Comprehensive Guides</w:t>
        </w:r>
      </w:ins>
    </w:p>
    <w:p>
      <w:pPr>
        <w:pStyle w:val="Compact"/>
        <w:numPr>
          <w:ilvl w:val="0"/>
          <w:numId w:val="1128"/>
        </w:numPr>
      </w:pPr>
      <w:hyperlink r:id="rId189">
        <w:r>
          <w:rPr>
            <w:rStyle w:val="Hyperlink"/>
          </w:rPr>
          <w:t xml:space="preserve">R for Data Science</w:t>
        </w:r>
      </w:hyperlink>
      <w:r>
        <w:t xml:space="preserve"> </w:t>
      </w:r>
      <w:r>
        <w:t xml:space="preserve">by Hadley Wickham, Mine Çetinkaya-Rundel, and Garrett Grolemund - comprehensive introduction to doing data science with R</w:t>
      </w:r>
    </w:p>
    <w:p>
      <w:pPr>
        <w:pStyle w:val="Compact"/>
        <w:numPr>
          <w:ilvl w:val="0"/>
          <w:numId w:val="1128"/>
        </w:numPr>
      </w:pPr>
      <w:hyperlink r:id="rId182">
        <w:r>
          <w:rPr>
            <w:rStyle w:val="Hyperlink"/>
          </w:rPr>
          <w:t xml:space="preserve">R Packages</w:t>
        </w:r>
      </w:hyperlink>
      <w:r>
        <w:t xml:space="preserve"> </w:t>
      </w:r>
      <w:r>
        <w:t xml:space="preserve">by Hadley Wickham and Jenny Bryan - complete guide to R package development</w:t>
      </w:r>
    </w:p>
    <w:p>
      <w:pPr>
        <w:pStyle w:val="Compact"/>
        <w:numPr>
          <w:ilvl w:val="0"/>
          <w:numId w:val="1128"/>
        </w:numPr>
      </w:pPr>
      <w:hyperlink r:id="rId190">
        <w:r>
          <w:rPr>
            <w:rStyle w:val="Hyperlink"/>
          </w:rPr>
          <w:t xml:space="preserve">Advanced R</w:t>
        </w:r>
      </w:hyperlink>
      <w:r>
        <w:t xml:space="preserve"> </w:t>
      </w:r>
      <w:r>
        <w:t xml:space="preserve">by Hadley Wickham - deep dive into R programming and internals</w:t>
      </w:r>
    </w:p>
    <w:p>
      <w:pPr>
        <w:pStyle w:val="Compact"/>
        <w:numPr>
          <w:ilvl w:val="0"/>
          <w:numId w:val="1128"/>
        </w:numPr>
      </w:pPr>
      <w:hyperlink r:id="rId192">
        <w:r>
          <w:rPr>
            <w:rStyle w:val="Hyperlink"/>
          </w:rPr>
          <w:t xml:space="preserve">Mastering Shiny</w:t>
        </w:r>
      </w:hyperlink>
      <w:r>
        <w:t xml:space="preserve"> </w:t>
      </w:r>
      <w:r>
        <w:t xml:space="preserve">by Hadley Wickham - comprehensive guide to building web applications with Shiny</w:t>
      </w:r>
    </w:p>
    <w:p>
      <w:pPr>
        <w:pStyle w:val="Compact"/>
        <w:numPr>
          <w:ilvl w:val="0"/>
          <w:numId w:val="1128"/>
        </w:numPr>
      </w:pPr>
      <w:hyperlink r:id="rId193">
        <w:r>
          <w:rPr>
            <w:rStyle w:val="Hyperlink"/>
          </w:rPr>
          <w:t xml:space="preserve">Engineering Production-Grade Shiny Apps</w:t>
        </w:r>
      </w:hyperlink>
      <w:r>
        <w:t xml:space="preserve"> </w:t>
      </w:r>
      <w:r>
        <w:t xml:space="preserve">by Colin Fay, Sébastien Rochette, Vincent Guyader, and Cervan Girard - best practices for production Shiny applications</w:t>
      </w:r>
    </w:p>
    <w:p>
      <w:pPr>
        <w:pStyle w:val="Compact"/>
        <w:numPr>
          <w:ilvl w:val="0"/>
          <w:numId w:val="1128"/>
        </w:numPr>
      </w:pPr>
      <w:hyperlink r:id="rId195">
        <w:r>
          <w:rPr>
            <w:rStyle w:val="Hyperlink"/>
          </w:rPr>
          <w:t xml:space="preserve">Happy Git and GitHub for the useR</w:t>
        </w:r>
      </w:hyperlink>
      <w:r>
        <w:t xml:space="preserve"> </w:t>
      </w:r>
      <w:r>
        <w:t xml:space="preserve">by Jenny Bryan - guide to using Git and GitHub with R</w:t>
      </w:r>
    </w:p>
    <w:p>
      <w:pPr>
        <w:pStyle w:val="Compact"/>
        <w:numPr>
          <w:ilvl w:val="0"/>
          <w:numId w:val="1128"/>
        </w:numPr>
      </w:pPr>
      <w:hyperlink r:id="rId449">
        <w:r>
          <w:rPr>
            <w:rStyle w:val="Hyperlink"/>
          </w:rPr>
          <w:t xml:space="preserve">Jade’s R-for-epi course</w:t>
        </w:r>
      </w:hyperlink>
    </w:p>
    <w:bookmarkEnd w:id="450"/>
    <w:bookmarkStart w:id="455" w:name="cheat-sheets"/>
    <w:p>
      <w:pPr>
        <w:pStyle w:val="Heading3"/>
      </w:pPr>
      <w:ins w:id="1220" w:author="PR Preview" w:date="2024-01-01T00:00:00Z">
        <w:r>
          <w:t xml:space="preserve">19.1.2 Cheat Sheets</w:t>
        </w:r>
      </w:ins>
    </w:p>
    <w:p>
      <w:pPr>
        <w:pStyle w:val="Compact"/>
        <w:numPr>
          <w:ilvl w:val="0"/>
          <w:numId w:val="1129"/>
        </w:numPr>
      </w:pPr>
      <w:hyperlink r:id="rId451">
        <w:r>
          <w:rPr>
            <w:rStyle w:val="Hyperlink"/>
          </w:rPr>
          <w:t xml:space="preserve">dplyr and tidyr cheat sheet</w:t>
        </w:r>
      </w:hyperlink>
    </w:p>
    <w:p>
      <w:pPr>
        <w:pStyle w:val="Compact"/>
        <w:numPr>
          <w:ilvl w:val="0"/>
          <w:numId w:val="1129"/>
        </w:numPr>
      </w:pPr>
      <w:hyperlink r:id="rId452">
        <w:r>
          <w:rPr>
            <w:rStyle w:val="Hyperlink"/>
          </w:rPr>
          <w:t xml:space="preserve">ggplot cheat sheet</w:t>
        </w:r>
      </w:hyperlink>
    </w:p>
    <w:p>
      <w:pPr>
        <w:pStyle w:val="Compact"/>
        <w:numPr>
          <w:ilvl w:val="0"/>
          <w:numId w:val="1129"/>
        </w:numPr>
      </w:pPr>
      <w:hyperlink r:id="rId453">
        <w:r>
          <w:rPr>
            <w:rStyle w:val="Hyperlink"/>
          </w:rPr>
          <w:t xml:space="preserve">data table cheat sheet</w:t>
        </w:r>
      </w:hyperlink>
    </w:p>
    <w:p>
      <w:pPr>
        <w:pStyle w:val="Compact"/>
        <w:numPr>
          <w:ilvl w:val="0"/>
          <w:numId w:val="1129"/>
        </w:numPr>
      </w:pPr>
      <w:hyperlink r:id="rId454">
        <w:r>
          <w:rPr>
            <w:rStyle w:val="Hyperlink"/>
          </w:rPr>
          <w:t xml:space="preserve">RMarkdown cheat sheet</w:t>
        </w:r>
      </w:hyperlink>
    </w:p>
    <w:bookmarkEnd w:id="455"/>
    <w:bookmarkStart w:id="457" w:name="style-and-best-practices"/>
    <w:p>
      <w:pPr>
        <w:pStyle w:val="Heading3"/>
      </w:pPr>
      <w:ins w:id="1225" w:author="PR Preview" w:date="2024-01-01T00:00:00Z">
        <w:r>
          <w:t xml:space="preserve">19.1.3 Style and Best Practices</w:t>
        </w:r>
      </w:ins>
    </w:p>
    <w:p>
      <w:pPr>
        <w:pStyle w:val="Compact"/>
        <w:numPr>
          <w:ilvl w:val="0"/>
          <w:numId w:val="1130"/>
        </w:numPr>
      </w:pPr>
      <w:hyperlink r:id="rId456">
        <w:r>
          <w:rPr>
            <w:rStyle w:val="Hyperlink"/>
          </w:rPr>
          <w:t xml:space="preserve">Hadley Wickham’s R Style Guide</w:t>
        </w:r>
      </w:hyperlink>
    </w:p>
    <w:bookmarkEnd w:id="457"/>
    <w:bookmarkStart w:id="458" w:name="tidy-evaluation-resources"/>
    <w:p>
      <w:pPr>
        <w:pStyle w:val="Heading3"/>
      </w:pPr>
      <w:ins w:id="1227" w:author="PR Preview" w:date="2024-01-01T00:00:00Z">
        <w:r>
          <w:t xml:space="preserve">19.1.4 Tidy Evaluation Resources</w:t>
        </w:r>
      </w:ins>
    </w:p>
    <w:p>
      <w:pPr>
        <w:pStyle w:val="Compact"/>
        <w:numPr>
          <w:ilvl w:val="0"/>
          <w:numId w:val="1131"/>
        </w:numPr>
      </w:pPr>
      <w:hyperlink r:id="rId155">
        <w:r>
          <w:rPr>
            <w:rStyle w:val="Hyperlink"/>
          </w:rPr>
          <w:t xml:space="preserve">Tidy Eval in 5 Minutes</w:t>
        </w:r>
      </w:hyperlink>
      <w:r>
        <w:t xml:space="preserve"> </w:t>
      </w:r>
      <w:r>
        <w:t xml:space="preserve">(video)</w:t>
      </w:r>
    </w:p>
    <w:p>
      <w:pPr>
        <w:pStyle w:val="Compact"/>
        <w:numPr>
          <w:ilvl w:val="0"/>
          <w:numId w:val="1131"/>
        </w:numPr>
      </w:pPr>
      <w:hyperlink r:id="rId156">
        <w:r>
          <w:rPr>
            <w:rStyle w:val="Hyperlink"/>
          </w:rPr>
          <w:t xml:space="preserve">Tidy Evaluation</w:t>
        </w:r>
      </w:hyperlink>
      <w:r>
        <w:t xml:space="preserve"> </w:t>
      </w:r>
      <w:r>
        <w:t xml:space="preserve">(e-book)</w:t>
      </w:r>
    </w:p>
    <w:p>
      <w:pPr>
        <w:pStyle w:val="Compact"/>
        <w:numPr>
          <w:ilvl w:val="0"/>
          <w:numId w:val="1131"/>
        </w:numPr>
      </w:pPr>
      <w:hyperlink r:id="rId157">
        <w:r>
          <w:rPr>
            <w:rStyle w:val="Hyperlink"/>
          </w:rPr>
          <w:t xml:space="preserve">Data Frame Columns as Arguments to Dplyr Functions</w:t>
        </w:r>
      </w:hyperlink>
      <w:r>
        <w:t xml:space="preserve"> </w:t>
      </w:r>
      <w:r>
        <w:t xml:space="preserve">(blog)</w:t>
      </w:r>
    </w:p>
    <w:p>
      <w:pPr>
        <w:pStyle w:val="Compact"/>
        <w:numPr>
          <w:ilvl w:val="0"/>
          <w:numId w:val="1131"/>
        </w:numPr>
      </w:pPr>
      <w:hyperlink r:id="rId158">
        <w:r>
          <w:rPr>
            <w:rStyle w:val="Hyperlink"/>
          </w:rPr>
          <w:t xml:space="preserve">Standard Evaluation for *_join</w:t>
        </w:r>
      </w:hyperlink>
      <w:r>
        <w:t xml:space="preserve"> </w:t>
      </w:r>
      <w:r>
        <w:t xml:space="preserve">(stackoverflow)</w:t>
      </w:r>
    </w:p>
    <w:p>
      <w:pPr>
        <w:pStyle w:val="Compact"/>
        <w:numPr>
          <w:ilvl w:val="0"/>
          <w:numId w:val="1131"/>
        </w:numPr>
      </w:pPr>
      <w:hyperlink r:id="rId159">
        <w:r>
          <w:rPr>
            <w:rStyle w:val="Hyperlink"/>
          </w:rPr>
          <w:t xml:space="preserve">Programming with dplyr</w:t>
        </w:r>
      </w:hyperlink>
      <w:r>
        <w:t xml:space="preserve"> </w:t>
      </w:r>
      <w:r>
        <w:t xml:space="preserve">(package vignette)</w:t>
      </w:r>
    </w:p>
    <w:bookmarkEnd w:id="458"/>
    <w:bookmarkEnd w:id="459"/>
    <w:bookmarkStart w:id="462" w:name="resources-for-git-github"/>
    <w:p>
      <w:pPr>
        <w:pStyle w:val="Heading2"/>
      </w:pPr>
      <w:ins w:id="1233" w:author="PR Preview" w:date="2024-01-01T00:00:00Z">
        <w:r>
          <w:t xml:space="preserve">19.2 Resources for Git &amp; Github</w:t>
        </w:r>
      </w:ins>
    </w:p>
    <w:p>
      <w:pPr>
        <w:pStyle w:val="Compact"/>
        <w:numPr>
          <w:ilvl w:val="0"/>
          <w:numId w:val="1132"/>
        </w:numPr>
      </w:pPr>
      <w:hyperlink r:id="rId195">
        <w:r>
          <w:rPr>
            <w:rStyle w:val="Hyperlink"/>
          </w:rPr>
          <w:t xml:space="preserve">Happy Git and GitHub for the useR</w:t>
        </w:r>
      </w:hyperlink>
      <w:r>
        <w:t xml:space="preserve"> </w:t>
      </w:r>
      <w:r>
        <w:t xml:space="preserve">by Jenny Bryan - comprehensive guide to using Git and GitHub with R</w:t>
      </w:r>
    </w:p>
    <w:p>
      <w:pPr>
        <w:pStyle w:val="Compact"/>
        <w:numPr>
          <w:ilvl w:val="0"/>
          <w:numId w:val="1132"/>
        </w:numPr>
      </w:pPr>
      <w:hyperlink r:id="rId460">
        <w:r>
          <w:rPr>
            <w:rStyle w:val="Hyperlink"/>
          </w:rPr>
          <w:t xml:space="preserve">Data Camp introduction to Git</w:t>
        </w:r>
      </w:hyperlink>
    </w:p>
    <w:p>
      <w:pPr>
        <w:pStyle w:val="Compact"/>
        <w:numPr>
          <w:ilvl w:val="0"/>
          <w:numId w:val="1132"/>
        </w:numPr>
      </w:pPr>
      <w:hyperlink r:id="rId461">
        <w:r>
          <w:rPr>
            <w:rStyle w:val="Hyperlink"/>
          </w:rPr>
          <w:t xml:space="preserve">Introduction to Github</w:t>
        </w:r>
      </w:hyperlink>
    </w:p>
    <w:bookmarkEnd w:id="462"/>
    <w:bookmarkStart w:id="464" w:name="scientific-figures"/>
    <w:p>
      <w:pPr>
        <w:pStyle w:val="Heading2"/>
      </w:pPr>
      <w:ins w:id="1237" w:author="PR Preview" w:date="2024-01-01T00:00:00Z">
        <w:r>
          <w:t xml:space="preserve">19.3 Scientific figures</w:t>
        </w:r>
      </w:ins>
    </w:p>
    <w:p>
      <w:pPr>
        <w:pStyle w:val="Compact"/>
        <w:numPr>
          <w:ilvl w:val="0"/>
          <w:numId w:val="1133"/>
        </w:numPr>
      </w:pPr>
      <w:hyperlink r:id="rId463">
        <w:r>
          <w:rPr>
            <w:rStyle w:val="Hyperlink"/>
          </w:rPr>
          <w:t xml:space="preserve">Ten Simple Rules for Better Figures</w:t>
        </w:r>
      </w:hyperlink>
    </w:p>
    <w:bookmarkEnd w:id="464"/>
    <w:bookmarkStart w:id="469" w:name="writing"/>
    <w:p>
      <w:pPr>
        <w:pStyle w:val="Heading2"/>
      </w:pPr>
      <w:ins w:id="1239" w:author="PR Preview" w:date="2024-01-01T00:00:00Z">
        <w:r>
          <w:t xml:space="preserve">19.4 Writing</w:t>
        </w:r>
      </w:ins>
    </w:p>
    <w:p>
      <w:pPr>
        <w:pStyle w:val="Compact"/>
        <w:numPr>
          <w:ilvl w:val="0"/>
          <w:numId w:val="1134"/>
        </w:numPr>
      </w:pPr>
      <w:hyperlink r:id="rId465">
        <w:r>
          <w:rPr>
            <w:rStyle w:val="Hyperlink"/>
          </w:rPr>
          <w:t xml:space="preserve">Tips on how to write a great science paper</w:t>
        </w:r>
      </w:hyperlink>
    </w:p>
    <w:p>
      <w:pPr>
        <w:pStyle w:val="Compact"/>
        <w:numPr>
          <w:ilvl w:val="0"/>
          <w:numId w:val="1134"/>
        </w:numPr>
      </w:pPr>
      <w:hyperlink r:id="rId31">
        <w:r>
          <w:rPr>
            <w:rStyle w:val="Hyperlink"/>
          </w:rPr>
          <w:t xml:space="preserve">ICMJE Definition of authorship</w:t>
        </w:r>
      </w:hyperlink>
    </w:p>
    <w:p>
      <w:pPr>
        <w:pStyle w:val="Compact"/>
        <w:numPr>
          <w:ilvl w:val="0"/>
          <w:numId w:val="1134"/>
        </w:numPr>
      </w:pPr>
      <w:hyperlink r:id="rId466">
        <w:r>
          <w:rPr>
            <w:rStyle w:val="Hyperlink"/>
          </w:rPr>
          <w:t xml:space="preserve">Nature article on elements of style for scientific writing</w:t>
        </w:r>
      </w:hyperlink>
    </w:p>
    <w:p>
      <w:pPr>
        <w:pStyle w:val="Compact"/>
        <w:numPr>
          <w:ilvl w:val="0"/>
          <w:numId w:val="1134"/>
        </w:numPr>
      </w:pPr>
      <w:hyperlink r:id="rId467">
        <w:r>
          <w:rPr>
            <w:rStyle w:val="Hyperlink"/>
          </w:rPr>
          <w:t xml:space="preserve">The Pathway to Publishing: A Guide to Quantitative Writing in the Health Sciences</w:t>
        </w:r>
      </w:hyperlink>
    </w:p>
    <w:p>
      <w:pPr>
        <w:pStyle w:val="Compact"/>
        <w:numPr>
          <w:ilvl w:val="0"/>
          <w:numId w:val="1134"/>
        </w:numPr>
      </w:pPr>
      <w:hyperlink r:id="rId468">
        <w:r>
          <w:rPr>
            <w:rStyle w:val="Hyperlink"/>
          </w:rPr>
          <w:t xml:space="preserve">Secret, actionable writing tips</w:t>
        </w:r>
      </w:hyperlink>
    </w:p>
    <w:bookmarkEnd w:id="469"/>
    <w:bookmarkStart w:id="474" w:name="presentations"/>
    <w:p>
      <w:pPr>
        <w:pStyle w:val="Heading2"/>
      </w:pPr>
      <w:ins w:id="1245" w:author="PR Preview" w:date="2024-01-01T00:00:00Z">
        <w:r>
          <w:t xml:space="preserve">19.5 Presentations</w:t>
        </w:r>
      </w:ins>
    </w:p>
    <w:p>
      <w:pPr>
        <w:pStyle w:val="Compact"/>
        <w:numPr>
          <w:ilvl w:val="0"/>
          <w:numId w:val="1135"/>
        </w:numPr>
      </w:pPr>
      <w:hyperlink r:id="rId470">
        <w:r>
          <w:rPr>
            <w:rStyle w:val="Hyperlink"/>
          </w:rPr>
          <w:t xml:space="preserve">How to tell a compelling story in scientific presentations</w:t>
        </w:r>
      </w:hyperlink>
    </w:p>
    <w:p>
      <w:pPr>
        <w:pStyle w:val="Compact"/>
        <w:numPr>
          <w:ilvl w:val="0"/>
          <w:numId w:val="1135"/>
        </w:numPr>
      </w:pPr>
      <w:hyperlink r:id="rId471">
        <w:r>
          <w:rPr>
            <w:rStyle w:val="Hyperlink"/>
          </w:rPr>
          <w:t xml:space="preserve">How to give a killer narratively-driven scientific talk</w:t>
        </w:r>
      </w:hyperlink>
    </w:p>
    <w:p>
      <w:pPr>
        <w:pStyle w:val="Compact"/>
        <w:numPr>
          <w:ilvl w:val="0"/>
          <w:numId w:val="1135"/>
        </w:numPr>
      </w:pPr>
      <w:hyperlink r:id="rId472">
        <w:r>
          <w:rPr>
            <w:rStyle w:val="Hyperlink"/>
          </w:rPr>
          <w:t xml:space="preserve">How to make a better poster</w:t>
        </w:r>
      </w:hyperlink>
    </w:p>
    <w:p>
      <w:pPr>
        <w:pStyle w:val="Compact"/>
        <w:numPr>
          <w:ilvl w:val="0"/>
          <w:numId w:val="1135"/>
        </w:numPr>
      </w:pPr>
      <w:hyperlink r:id="rId473">
        <w:r>
          <w:rPr>
            <w:rStyle w:val="Hyperlink"/>
          </w:rPr>
          <w:t xml:space="preserve">How to make an even better poster</w:t>
        </w:r>
      </w:hyperlink>
    </w:p>
    <w:bookmarkEnd w:id="474"/>
    <w:bookmarkStart w:id="476" w:name="professional-advice"/>
    <w:p>
      <w:pPr>
        <w:pStyle w:val="Heading2"/>
      </w:pPr>
      <w:ins w:id="1250" w:author="PR Preview" w:date="2024-01-01T00:00:00Z">
        <w:r>
          <w:t xml:space="preserve">19.6 Professional advice</w:t>
        </w:r>
      </w:ins>
    </w:p>
    <w:p>
      <w:pPr>
        <w:pStyle w:val="Compact"/>
        <w:numPr>
          <w:ilvl w:val="0"/>
          <w:numId w:val="1136"/>
        </w:numPr>
      </w:pPr>
      <w:hyperlink r:id="rId475">
        <w:r>
          <w:rPr>
            <w:rStyle w:val="Hyperlink"/>
          </w:rPr>
          <w:t xml:space="preserve">Professional advice, especially for your first job</w:t>
        </w:r>
      </w:hyperlink>
    </w:p>
    <w:bookmarkEnd w:id="476"/>
    <w:bookmarkStart w:id="479" w:name="funding"/>
    <w:p>
      <w:pPr>
        <w:pStyle w:val="Heading2"/>
      </w:pPr>
      <w:ins w:id="1252" w:author="PR Preview" w:date="2024-01-01T00:00:00Z">
        <w:r>
          <w:t xml:space="preserve">19.7 Funding</w:t>
        </w:r>
      </w:ins>
    </w:p>
    <w:p>
      <w:pPr>
        <w:pStyle w:val="Compact"/>
        <w:numPr>
          <w:ilvl w:val="0"/>
          <w:numId w:val="1137"/>
        </w:numPr>
      </w:pPr>
      <w:hyperlink r:id="rId477">
        <w:r>
          <w:rPr>
            <w:rStyle w:val="Hyperlink"/>
          </w:rPr>
          <w:t xml:space="preserve">Building Your Funding Train</w:t>
        </w:r>
      </w:hyperlink>
    </w:p>
    <w:p>
      <w:pPr>
        <w:pStyle w:val="Compact"/>
        <w:numPr>
          <w:ilvl w:val="0"/>
          <w:numId w:val="1137"/>
        </w:numPr>
      </w:pPr>
      <w:hyperlink r:id="rId478">
        <w:r>
          <w:rPr>
            <w:rStyle w:val="Hyperlink"/>
          </w:rPr>
          <w:t xml:space="preserve">NIH Grant Writing Resources</w:t>
        </w:r>
      </w:hyperlink>
    </w:p>
    <w:bookmarkEnd w:id="479"/>
    <w:bookmarkStart w:id="483" w:name="ethics-and-global-health-research"/>
    <w:p>
      <w:pPr>
        <w:pStyle w:val="Heading2"/>
      </w:pPr>
      <w:ins w:id="1255" w:author="PR Preview" w:date="2024-01-01T00:00:00Z">
        <w:r>
          <w:t xml:space="preserve">19.8 Ethics and global health research</w:t>
        </w:r>
      </w:ins>
    </w:p>
    <w:p>
      <w:pPr>
        <w:pStyle w:val="Compact"/>
        <w:numPr>
          <w:ilvl w:val="0"/>
          <w:numId w:val="1138"/>
        </w:numPr>
      </w:pPr>
      <w:hyperlink r:id="rId480">
        <w:r>
          <w:rPr>
            <w:rStyle w:val="Hyperlink"/>
          </w:rPr>
          <w:t xml:space="preserve">Global Code of Conduct For Research in Resource-Poor Settings</w:t>
        </w:r>
      </w:hyperlink>
    </w:p>
    <w:p>
      <w:pPr>
        <w:pStyle w:val="Compact"/>
        <w:numPr>
          <w:ilvl w:val="0"/>
          <w:numId w:val="1138"/>
        </w:numPr>
      </w:pPr>
      <w:hyperlink r:id="rId481">
        <w:r>
          <w:rPr>
            <w:rStyle w:val="Hyperlink"/>
          </w:rPr>
          <w:t xml:space="preserve">Who is a global health expert? Advice for aspiring global health experts</w:t>
        </w:r>
      </w:hyperlink>
    </w:p>
    <w:p>
      <w:pPr>
        <w:pStyle w:val="Compact"/>
        <w:numPr>
          <w:ilvl w:val="0"/>
          <w:numId w:val="1138"/>
        </w:numPr>
      </w:pPr>
      <w:hyperlink r:id="rId482">
        <w:r>
          <w:rPr>
            <w:rStyle w:val="Hyperlink"/>
          </w:rPr>
          <w:t xml:space="preserve">Transforming Global Health Partnerships</w:t>
        </w:r>
      </w:hyperlink>
    </w:p>
    <w:bookmarkEnd w:id="483"/>
    <w:bookmarkEnd w:id="484"/>
    <w:bookmarkStart w:id="505" w:name="references"/>
    <w:p>
      <w:pPr>
        <w:pStyle w:val="Heading1"/>
      </w:pPr>
      <w:r>
        <w:t xml:space="preserve">References</w:t>
      </w:r>
    </w:p>
    <w:bookmarkStart w:id="504" w:name="refs"/>
    <w:bookmarkStart w:id="486" w:name="ref-space_odyssey"/>
    <w:p>
      <w:pPr>
        <w:pStyle w:val="Bibliography"/>
      </w:pPr>
      <w:r>
        <w:t xml:space="preserve">“2001: A Space Odyssey.”</w:t>
      </w:r>
      <w:r>
        <w:t xml:space="preserve"> </w:t>
      </w:r>
      <w:r>
        <w:t xml:space="preserve">1968. Film.</w:t>
      </w:r>
      <w:r>
        <w:t xml:space="preserve"> </w:t>
      </w:r>
      <w:hyperlink r:id="rId485">
        <w:r>
          <w:rPr>
            <w:rStyle w:val="Hyperlink"/>
          </w:rPr>
          <w:t xml:space="preserve">https://en.wikipedia.org/wiki/2001:_A_Space_Odyssey_(film)</w:t>
        </w:r>
      </w:hyperlink>
      <w:r>
        <w:t xml:space="preserve">.</w:t>
      </w:r>
    </w:p>
    <w:bookmarkEnd w:id="486"/>
    <w:bookmarkStart w:id="488"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487">
        <w:r>
          <w:rPr>
            <w:rStyle w:val="Hyperlink"/>
          </w:rPr>
          <w:t xml:space="preserve">https://search.library.ucdavis.edu/permalink/01UCD_INST/9fle3i/alma990000226350403126</w:t>
        </w:r>
      </w:hyperlink>
      <w:r>
        <w:t xml:space="preserve">.</w:t>
      </w:r>
    </w:p>
    <w:bookmarkEnd w:id="488"/>
    <w:bookmarkStart w:id="490" w:name="ref-blade_runner"/>
    <w:p>
      <w:pPr>
        <w:pStyle w:val="Bibliography"/>
      </w:pPr>
      <w:r>
        <w:t xml:space="preserve">“Blade Runner.”</w:t>
      </w:r>
      <w:r>
        <w:t xml:space="preserve"> </w:t>
      </w:r>
      <w:r>
        <w:t xml:space="preserve">1982. Film.</w:t>
      </w:r>
      <w:r>
        <w:t xml:space="preserve"> </w:t>
      </w:r>
      <w:hyperlink r:id="rId489">
        <w:r>
          <w:rPr>
            <w:rStyle w:val="Hyperlink"/>
          </w:rPr>
          <w:t xml:space="preserve">https://en.wikipedia.org/wiki/Blade_Runner</w:t>
        </w:r>
      </w:hyperlink>
      <w:r>
        <w:t xml:space="preserve">.</w:t>
      </w:r>
    </w:p>
    <w:bookmarkEnd w:id="490"/>
    <w:bookmarkStart w:id="492"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491">
        <w:r>
          <w:rPr>
            <w:rStyle w:val="Hyperlink"/>
          </w:rPr>
          <w:t xml:space="preserve">https://en.wikipedia.org/wiki/Ender%27s_Game</w:t>
        </w:r>
      </w:hyperlink>
      <w:r>
        <w:t xml:space="preserve">.</w:t>
      </w:r>
    </w:p>
    <w:bookmarkEnd w:id="492"/>
    <w:bookmarkStart w:id="49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493">
        <w:r>
          <w:rPr>
            <w:rStyle w:val="Hyperlink"/>
          </w:rPr>
          <w:t xml:space="preserve">https://www.youtube.com/watch?v=B1BdQcJ2ZYY</w:t>
        </w:r>
      </w:hyperlink>
      <w:r>
        <w:t xml:space="preserve">.</w:t>
      </w:r>
    </w:p>
    <w:bookmarkEnd w:id="494"/>
    <w:bookmarkStart w:id="496" w:name="ref-butlerian_jihad"/>
    <w:p>
      <w:pPr>
        <w:pStyle w:val="Bibliography"/>
      </w:pPr>
      <w:r>
        <w:t xml:space="preserve">Herbert, Frank. 1965.</w:t>
      </w:r>
      <w:r>
        <w:t xml:space="preserve"> </w:t>
      </w:r>
      <w:r>
        <w:t xml:space="preserve">“Dune.”</w:t>
      </w:r>
      <w:r>
        <w:t xml:space="preserve"> </w:t>
      </w:r>
      <w:r>
        <w:t xml:space="preserve">Novel.</w:t>
      </w:r>
      <w:r>
        <w:t xml:space="preserve"> </w:t>
      </w:r>
      <w:hyperlink r:id="rId495">
        <w:r>
          <w:rPr>
            <w:rStyle w:val="Hyperlink"/>
          </w:rPr>
          <w:t xml:space="preserve">https://en.wikipedia.org/wiki/Dune_(franchise)#Butlerian_Jihad</w:t>
        </w:r>
      </w:hyperlink>
      <w:r>
        <w:t xml:space="preserve">.</w:t>
      </w:r>
    </w:p>
    <w:bookmarkEnd w:id="496"/>
    <w:bookmarkStart w:id="498" w:name="ref-matrix"/>
    <w:p>
      <w:pPr>
        <w:pStyle w:val="Bibliography"/>
      </w:pPr>
      <w:r>
        <w:t xml:space="preserve">“The Matrix.”</w:t>
      </w:r>
      <w:r>
        <w:t xml:space="preserve"> </w:t>
      </w:r>
      <w:r>
        <w:t xml:space="preserve">1999. Film.</w:t>
      </w:r>
      <w:r>
        <w:t xml:space="preserve"> </w:t>
      </w:r>
      <w:hyperlink r:id="rId497">
        <w:r>
          <w:rPr>
            <w:rStyle w:val="Hyperlink"/>
          </w:rPr>
          <w:t xml:space="preserve">https://en.wikipedia.org/wiki/The_Matrix</w:t>
        </w:r>
      </w:hyperlink>
      <w:r>
        <w:t xml:space="preserve">.</w:t>
      </w:r>
    </w:p>
    <w:bookmarkEnd w:id="498"/>
    <w:bookmarkStart w:id="500" w:name="ref-terminator"/>
    <w:p>
      <w:pPr>
        <w:pStyle w:val="Bibliography"/>
      </w:pPr>
      <w:r>
        <w:t xml:space="preserve">“The Terminator.”</w:t>
      </w:r>
      <w:r>
        <w:t xml:space="preserve"> </w:t>
      </w:r>
      <w:r>
        <w:t xml:space="preserve">1984. Film.</w:t>
      </w:r>
      <w:r>
        <w:t xml:space="preserve"> </w:t>
      </w:r>
      <w:hyperlink r:id="rId499">
        <w:r>
          <w:rPr>
            <w:rStyle w:val="Hyperlink"/>
          </w:rPr>
          <w:t xml:space="preserve">https://en.wikipedia.org/wiki/The_Terminator</w:t>
        </w:r>
      </w:hyperlink>
      <w:r>
        <w:t xml:space="preserve">.</w:t>
      </w:r>
    </w:p>
    <w:bookmarkEnd w:id="500"/>
    <w:bookmarkStart w:id="502" w:name="ref-wargames"/>
    <w:p>
      <w:pPr>
        <w:pStyle w:val="Bibliography"/>
      </w:pPr>
      <w:r>
        <w:t xml:space="preserve">“WarGames.”</w:t>
      </w:r>
      <w:r>
        <w:t xml:space="preserve"> </w:t>
      </w:r>
      <w:r>
        <w:t xml:space="preserve">1983. Film.</w:t>
      </w:r>
      <w:r>
        <w:t xml:space="preserve"> </w:t>
      </w:r>
      <w:hyperlink r:id="rId501">
        <w:r>
          <w:rPr>
            <w:rStyle w:val="Hyperlink"/>
          </w:rPr>
          <w:t xml:space="preserve">https://en.wikipedia.org/wiki/WarGames</w:t>
        </w:r>
      </w:hyperlink>
      <w:r>
        <w:t xml:space="preserve">.</w:t>
      </w:r>
    </w:p>
    <w:bookmarkEnd w:id="502"/>
    <w:bookmarkStart w:id="503"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7">
        <w:r>
          <w:rPr>
            <w:rStyle w:val="Hyperlink"/>
          </w:rPr>
          <w:t xml:space="preserve">https://roxygen2.r-lib.org/</w:t>
        </w:r>
      </w:hyperlink>
      <w:r>
        <w:t xml:space="preserve">.</w:t>
      </w:r>
    </w:p>
    <w:bookmarkEnd w:id="503"/>
    <w:bookmarkEnd w:id="504"/>
    <w:bookmarkEnd w:id="5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99">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8" Type="http://schemas.openxmlformats.org/officeDocument/2006/relationships/image" Target="media/rId118.png"/><Relationship Id="rId227" Type="http://schemas.openxmlformats.org/officeDocument/2006/relationships/image" Target="media/rId227.png"/><Relationship Id="rId390" Type="http://schemas.openxmlformats.org/officeDocument/2006/relationships/image" Target="media/rId390.png"/><Relationship Id="rId254" Type="http://schemas.openxmlformats.org/officeDocument/2006/relationships/image" Target="media/rId254.png"/><Relationship Id="rId287" Type="http://schemas.openxmlformats.org/officeDocument/2006/relationships/image" Target="media/rId287.jpg"/><Relationship Id="rId293" Type="http://schemas.openxmlformats.org/officeDocument/2006/relationships/image" Target="media/rId293.png"/><Relationship Id="rId429" Type="http://schemas.openxmlformats.org/officeDocument/2006/relationships/image" Target="media/rId429.png"/><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1" Type="http://schemas.openxmlformats.org/officeDocument/2006/relationships/hyperlink" Target="https://docs.github.com/en/copilot/how-tos/use-copilot-agents/coding-agent/customize-the-agent-environment#preinstalling-tools-or-dependencies-in-copilots-environment" TargetMode="External"/><Relationship Id="rId396" Type="http://schemas.openxmlformats.org/officeDocument/2006/relationships/hyperlink" Target="https://docs.github.com/en/copilot/how-tos/use-copilot-agents/coding-agent/customize-the-agent-firewall" TargetMode="External"/><Relationship Id="rId394"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43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0"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1" Type="http://schemas.openxmlformats.org/officeDocument/2006/relationships/hyperlink" Target="https://quarto.org/docs/authoring/cross-references.html" TargetMode="External"/><Relationship Id="rId416"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6" Type="http://schemas.openxmlformats.org/officeDocument/2006/relationships/hyperlink" Target="" TargetMode="External"/><Relationship Id="rId353" Type="http://schemas.openxmlformats.org/officeDocument/2006/relationships/hyperlink" Target="assets/files/PHS_Shared_Compute_Environments.pdf" TargetMode="External"/><Relationship Id="rId51" Type="http://schemas.openxmlformats.org/officeDocument/2006/relationships/hyperlink" Target="clinicaltrials.gov" TargetMode="External"/><Relationship Id="rId63" Type="http://schemas.openxmlformats.org/officeDocument/2006/relationships/hyperlink" Target="github.com" TargetMode="External"/><Relationship Id="rId456" Type="http://schemas.openxmlformats.org/officeDocument/2006/relationships/hyperlink" Target="http://adv-r.had.co.nz/Style.html" TargetMode="External"/><Relationship Id="rId48" Type="http://schemas.openxmlformats.org/officeDocument/2006/relationships/hyperlink" Target="http://dx.doi.org/10.1038/s41562-016-0021" TargetMode="External"/><Relationship Id="rId233" Type="http://schemas.openxmlformats.org/officeDocument/2006/relationships/hyperlink" Target="http://r-pkgs.had.co.nz/style.html" TargetMode="External"/><Relationship Id="rId224" Type="http://schemas.openxmlformats.org/officeDocument/2006/relationships/hyperlink" Target="http://styler.r-lib.org/articles/customizing_styler.html" TargetMode="External"/><Relationship Id="rId443" Type="http://schemas.openxmlformats.org/officeDocument/2006/relationships/hyperlink" Target="http://www.cookbook-r.com/Graphs/Colors_(ggplot2)/#a-colorblind-friendly-palette" TargetMode="External"/><Relationship Id="rId31" Type="http://schemas.openxmlformats.org/officeDocument/2006/relationships/hyperlink" Target="http://www.icmje.org/recommendations/browse/roles-and-responsibilities/defining-the-role-of-authors-and-contributors.html" TargetMode="External"/><Relationship Id="rId190" Type="http://schemas.openxmlformats.org/officeDocument/2006/relationships/hyperlink" Target="https://adv-r.hadley.nz/" TargetMode="External"/><Relationship Id="rId162" Type="http://schemas.openxmlformats.org/officeDocument/2006/relationships/hyperlink" Target="https://blog.rstudio.com/2016/03/29/feather/" TargetMode="External"/><Relationship Id="rId125"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32" Type="http://schemas.openxmlformats.org/officeDocument/2006/relationships/hyperlink" Target="https://cran.r-project.org/web/packages/lintr/readme/README.html#available-linters" TargetMode="External"/><Relationship Id="rId236" Type="http://schemas.openxmlformats.org/officeDocument/2006/relationships/hyperlink" Target="https://cran.r-project.org/web/packages/lintr/readme/README.html#project-configuration" TargetMode="External"/><Relationship Id="rId332" Type="http://schemas.openxmlformats.org/officeDocument/2006/relationships/hyperlink" Target="https://datadryad.org/" TargetMode="External"/><Relationship Id="rId183" Type="http://schemas.openxmlformats.org/officeDocument/2006/relationships/hyperlink" Target="https://design.tidyverse.org/" TargetMode="External"/><Relationship Id="rId268" Type="http://schemas.openxmlformats.org/officeDocument/2006/relationships/hyperlink" Target="https://desktop.github.com/" TargetMode="External"/><Relationship Id="rId185" Type="http://schemas.openxmlformats.org/officeDocument/2006/relationships/hyperlink" Target="https://devtools.r-lib.org/" TargetMode="External"/><Relationship Id="rId386" Type="http://schemas.openxmlformats.org/officeDocument/2006/relationships/hyperlink" Target="https://docs.github.com/en/copilot/how-tos/use-copilot-agents/coding-agent" TargetMode="External"/><Relationship Id="rId401" Type="http://schemas.openxmlformats.org/officeDocument/2006/relationships/hyperlink" Target="https://docs.github.com/en/copilot/how-tos/use-copilot-agents/coding-agent/customize-the-agent-environment#preinstalling-tools-or-dependencies-in-copilots-environment" TargetMode="External"/><Relationship Id="rId396" Type="http://schemas.openxmlformats.org/officeDocument/2006/relationships/hyperlink" Target="https://docs.github.com/en/copilot/how-tos/use-copilot-agents/coding-agent/customize-the-agent-firewall" TargetMode="External"/><Relationship Id="rId394" Type="http://schemas.openxmlformats.org/officeDocument/2006/relationships/hyperlink" Target="https://docs.github.com/en/copilot/reference/copilot-allowlist-reference" TargetMode="External"/><Relationship Id="rId327" Type="http://schemas.openxmlformats.org/officeDocument/2006/relationships/hyperlink" Target="https://docs.github.com/en/enterprise/2.13/user/articles/creating-releases" TargetMode="External"/><Relationship Id="rId475" Type="http://schemas.openxmlformats.org/officeDocument/2006/relationships/hyperlink" Target="https://docs.google.com/document/d/1ckgRCcr7FFPyymyMA6Y_-cB_vftOyrrxT28c6gRg0PI/edit" TargetMode="External"/><Relationship Id="rId159" Type="http://schemas.openxmlformats.org/officeDocument/2006/relationships/hyperlink" Target="https://dplyr.tidyverse.org/articles/programming.html" TargetMode="External"/><Relationship Id="rId485" Type="http://schemas.openxmlformats.org/officeDocument/2006/relationships/hyperlink" Target="https://en.wikipedia.org/wiki/2001:_A_Space_Odyssey_(film)" TargetMode="External"/><Relationship Id="rId372" Type="http://schemas.openxmlformats.org/officeDocument/2006/relationships/hyperlink" Target="https://en.wikipedia.org/wiki/AI-assisted_software_development" TargetMode="External"/><Relationship Id="rId377" Type="http://schemas.openxmlformats.org/officeDocument/2006/relationships/hyperlink" Target="https://en.wikipedia.org/wiki/AI_agent" TargetMode="External"/><Relationship Id="rId432" Type="http://schemas.openxmlformats.org/officeDocument/2006/relationships/hyperlink" Target="https://en.wikipedia.org/wiki/Agent_(The_Matrix)" TargetMode="External"/><Relationship Id="rId489" Type="http://schemas.openxmlformats.org/officeDocument/2006/relationships/hyperlink" Target="https://en.wikipedia.org/wiki/Blade_Runner" TargetMode="External"/><Relationship Id="rId495" Type="http://schemas.openxmlformats.org/officeDocument/2006/relationships/hyperlink" Target="https://en.wikipedia.org/wiki/Dune_(franchise)#Butlerian_Jihad" TargetMode="External"/><Relationship Id="rId491" Type="http://schemas.openxmlformats.org/officeDocument/2006/relationships/hyperlink" Target="https://en.wikipedia.org/wiki/Ender%27s_Game" TargetMode="External"/><Relationship Id="rId497" Type="http://schemas.openxmlformats.org/officeDocument/2006/relationships/hyperlink" Target="https://en.wikipedia.org/wiki/The_Matrix" TargetMode="External"/><Relationship Id="rId499" Type="http://schemas.openxmlformats.org/officeDocument/2006/relationships/hyperlink" Target="https://en.wikipedia.org/wiki/The_Terminator" TargetMode="External"/><Relationship Id="rId501" Type="http://schemas.openxmlformats.org/officeDocument/2006/relationships/hyperlink" Target="https://en.wikipedia.org/wiki/WarGames" TargetMode="External"/><Relationship Id="rId193" Type="http://schemas.openxmlformats.org/officeDocument/2006/relationships/hyperlink" Target="https://engineering-shiny.org/" TargetMode="External"/><Relationship Id="rId381" Type="http://schemas.openxmlformats.org/officeDocument/2006/relationships/hyperlink" Target="https://github.com/UCD-SERG/lab-manual/issues/42" TargetMode="External"/><Relationship Id="rId382" Type="http://schemas.openxmlformats.org/officeDocument/2006/relationships/hyperlink" Target="https://github.com/UCD-SERG/lab-manual/pull/50" TargetMode="External"/><Relationship Id="rId376" Type="http://schemas.openxmlformats.org/officeDocument/2006/relationships/hyperlink" Target="https://github.com/features/copilot/agents" TargetMode="External"/><Relationship Id="rId400" Type="http://schemas.openxmlformats.org/officeDocument/2006/relationships/hyperlink" Target="https://github.com/features/copilot/plans" TargetMode="External"/><Relationship Id="rId282" Type="http://schemas.openxmlformats.org/officeDocument/2006/relationships/hyperlink" Target="https://github.com/github/gitignore/blob/master/R.gitignore" TargetMode="External"/><Relationship Id="rId22" Type="http://schemas.openxmlformats.org/officeDocument/2006/relationships/hyperlink" Target="https://github.com/jadebc/lab-manual" TargetMode="External"/><Relationship Id="rId139" Type="http://schemas.openxmlformats.org/officeDocument/2006/relationships/hyperlink" Target="https://github.com/jennybc/here_here" TargetMode="External"/><Relationship Id="rId149" Type="http://schemas.openxmlformats.org/officeDocument/2006/relationships/hyperlink" Target="https://github.com/karthik/rdrop2" TargetMode="External"/><Relationship Id="rId129" Type="http://schemas.openxmlformats.org/officeDocument/2006/relationships/hyperlink" Target="https://github.com/kmishra9/Flu-Absenteeism/blob/master/Master's%20Thesis%20-%20Spatial%20Epidemiology%20of%20Influenza/1b%20-%20Map-Management.R" TargetMode="External"/><Relationship Id="rId202" Type="http://schemas.openxmlformats.org/officeDocument/2006/relationships/hyperlink" Target="https://github.com/kmishra9/Flu-Absenteeism/blob/master/Master's%20Thesis%20-%20Spatial%20Epidemiology%20of%20Influenza/2a%20-%20Statistical-Inputs.R" TargetMode="External"/><Relationship Id="rId147" Type="http://schemas.openxmlformats.org/officeDocument/2006/relationships/hyperlink" Target="https://github.com/r-box/boxr" TargetMode="External"/><Relationship Id="rId477" Type="http://schemas.openxmlformats.org/officeDocument/2006/relationships/hyperlink" Target="https://grantwriting.stanford.edu/funding-train/#ep" TargetMode="External"/><Relationship Id="rId195" Type="http://schemas.openxmlformats.org/officeDocument/2006/relationships/hyperlink" Target="https://happygitwithr.com/" TargetMode="External"/><Relationship Id="rId279" Type="http://schemas.openxmlformats.org/officeDocument/2006/relationships/hyperlink" Target="https://happygitwithr.com/repeated-amend.html" TargetMode="External"/><Relationship Id="rId272" Type="http://schemas.openxmlformats.org/officeDocument/2006/relationships/hyperlink" Target="https://help.github.com/en/github/collaborating-with-issues-and-pull-requests/creating-a-pull-request#creating-the-pull-request" TargetMode="External"/><Relationship Id="rId352" Type="http://schemas.openxmlformats.org/officeDocument/2006/relationships/hyperlink" Target="https://hpc.ucdavis.edu/" TargetMode="External"/><Relationship Id="rId247" Type="http://schemas.openxmlformats.org/officeDocument/2006/relationships/hyperlink" Target="https://jadebc.github.io/lab-manual/big-data.html" TargetMode="External"/><Relationship Id="rId435" Type="http://schemas.openxmlformats.org/officeDocument/2006/relationships/hyperlink" Target="https://jadebc.github.io/lab-manual/checklists.html" TargetMode="External"/><Relationship Id="rId315" Type="http://schemas.openxmlformats.org/officeDocument/2006/relationships/hyperlink" Target="https://jadebc.github.io/lab-manual/code-publication.html" TargetMode="External"/><Relationship Id="rId67" Type="http://schemas.openxmlformats.org/officeDocument/2006/relationships/hyperlink" Target="https://jadebc.github.io/lab-manual/code-repositories.html" TargetMode="External"/><Relationship Id="rId84" Type="http://schemas.openxmlformats.org/officeDocument/2006/relationships/hyperlink" Target="https://jadebc.github.io/lab-manual/coding-practices.html" TargetMode="External"/><Relationship Id="rId199"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6" Type="http://schemas.openxmlformats.org/officeDocument/2006/relationships/hyperlink" Target="https://jadebc.github.io/lab-manual/culture-and-conduct.html" TargetMode="External"/><Relationship Id="rId253" Type="http://schemas.openxmlformats.org/officeDocument/2006/relationships/hyperlink" Target="https://jadebc.github.io/lab-manual/data-masking.html" TargetMode="External"/><Relationship Id="rId264" Type="http://schemas.openxmlformats.org/officeDocument/2006/relationships/hyperlink" Target="https://jadebc.github.io/lab-manual/github.html" TargetMode="External"/><Relationship Id="rId23"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09" Type="http://schemas.openxmlformats.org/officeDocument/2006/relationships/hyperlink" Target="https://jadebc.github.io/lab-manual/reproducible-environments.html" TargetMode="External"/><Relationship Id="rId448" Type="http://schemas.openxmlformats.org/officeDocument/2006/relationships/hyperlink" Target="https://jadebc.github.io/lab-manual/resources.html" TargetMode="External"/><Relationship Id="rId351" Type="http://schemas.openxmlformats.org/officeDocument/2006/relationships/hyperlink" Target="https://jadebc.github.io/lab-manual/slurm.html" TargetMode="External"/><Relationship Id="rId286" Type="http://schemas.openxmlformats.org/officeDocument/2006/relationships/hyperlink" Target="https://jadebc.github.io/lab-manual/unix.html" TargetMode="External"/><Relationship Id="rId440" Type="http://schemas.openxmlformats.org/officeDocument/2006/relationships/hyperlink" Target="https://journals.lww.com/epidem/Fulltext/2001/05000/The_Value_of_P.2.aspx" TargetMode="External"/><Relationship Id="rId481" Type="http://schemas.openxmlformats.org/officeDocument/2006/relationships/hyperlink" Target="https://journals.plos.org/globalpublichealth/article?id=10.1371/journal.pgph.0002269" TargetMode="External"/><Relationship Id="rId463" Type="http://schemas.openxmlformats.org/officeDocument/2006/relationships/hyperlink" Target="https://journals.plos.org/ploscompbiol/article?id=10.1371/journal.pcbi.1003833" TargetMode="External"/><Relationship Id="rId441" Type="http://schemas.openxmlformats.org/officeDocument/2006/relationships/hyperlink" Target="https://journals.plos.org/plosone/s/authorship/?utm_source=plos&amp;utm_medium=blog&amp;utm_campaign=plos-1607-credit#loc-author-contributions" TargetMode="External"/><Relationship Id="rId39" Type="http://schemas.openxmlformats.org/officeDocument/2006/relationships/hyperlink" Target="https://kb.ucdavis.edu/?id=6485" TargetMode="External"/><Relationship Id="rId461" Type="http://schemas.openxmlformats.org/officeDocument/2006/relationships/hyperlink" Target="https://lab.github.com/githubtraining/introduction-to-github" TargetMode="External"/><Relationship Id="rId467" Type="http://schemas.openxmlformats.org/officeDocument/2006/relationships/hyperlink" Target="https://link.springer.com/book/10.1007/978-3-030-98175-4" TargetMode="External"/><Relationship Id="rId482" Type="http://schemas.openxmlformats.org/officeDocument/2006/relationships/hyperlink" Target="https://link.springer.com/book/9783031537929" TargetMode="External"/><Relationship Id="rId192" Type="http://schemas.openxmlformats.org/officeDocument/2006/relationships/hyperlink" Target="https://mastering-shiny.org/" TargetMode="External"/><Relationship Id="rId444" Type="http://schemas.openxmlformats.org/officeDocument/2006/relationships/hyperlink" Target="https://medialab.github.io/iwanthue/?utm_source=Nature+Briefing&amp;utm_campaign=2c68711076-briefing-dy-20211006&amp;utm_medium=email&amp;utm_term=0_c9dfd39373-2c68711076-44335685" TargetMode="External"/><Relationship Id="rId304" Type="http://schemas.openxmlformats.org/officeDocument/2006/relationships/hyperlink" Target="https://medium.com/@jeongwhanchoi/install-tmux-on-osx-and-basics-commands-for-beginners-be22520fd95e" TargetMode="External"/><Relationship Id="rId473" Type="http://schemas.openxmlformats.org/officeDocument/2006/relationships/hyperlink" Target="https://mitcommlab.mit.edu/be/2023/09/27/toward-an-evenbetterposter-improving-the-betterposter-template/" TargetMode="External"/><Relationship Id="rId331" Type="http://schemas.openxmlformats.org/officeDocument/2006/relationships/hyperlink" Target="https://osf.io" TargetMode="External"/><Relationship Id="rId53" Type="http://schemas.openxmlformats.org/officeDocument/2006/relationships/hyperlink" Target="https://osf.io/tgbxr/" TargetMode="External"/><Relationship Id="rId186" Type="http://schemas.openxmlformats.org/officeDocument/2006/relationships/hyperlink" Target="https://pkgdown.r-lib.org/" TargetMode="External"/><Relationship Id="rId348" Type="http://schemas.openxmlformats.org/officeDocument/2006/relationships/hyperlink" Target="https://plos.org/resource/how-to-store-and-manage-your-data/#data-management-plan" TargetMode="External"/><Relationship Id="rId342" Type="http://schemas.openxmlformats.org/officeDocument/2006/relationships/hyperlink" Target="https://proctor-ucsf.github.io/dcc-handbook/datawrangling.html#documenting-datasets" TargetMode="External"/><Relationship Id="rId411" Type="http://schemas.openxmlformats.org/officeDocument/2006/relationships/hyperlink" Target="https://quarto.org/docs/authoring/cross-references.html" TargetMode="External"/><Relationship Id="rId416" Type="http://schemas.openxmlformats.org/officeDocument/2006/relationships/hyperlink" Target="https://quarto.org/docs/authoring/includes.html" TargetMode="External"/><Relationship Id="rId146" Type="http://schemas.openxmlformats.org/officeDocument/2006/relationships/hyperlink" Target="https://r-box.github.io/boxr/articles/boxr-app-interactive.html#create" TargetMode="External"/><Relationship Id="rId182" Type="http://schemas.openxmlformats.org/officeDocument/2006/relationships/hyperlink" Target="https://r-pkgs.org/" TargetMode="External"/><Relationship Id="rId153" Type="http://schemas.openxmlformats.org/officeDocument/2006/relationships/hyperlink" Target="https://r4ds.had.co.nz/" TargetMode="External"/><Relationship Id="rId189" Type="http://schemas.openxmlformats.org/officeDocument/2006/relationships/hyperlink" Target="https://r4ds.hadley.nz/" TargetMode="External"/><Relationship Id="rId29" Type="http://schemas.openxmlformats.org/officeDocument/2006/relationships/hyperlink" Target="https://research.ucdavis.edu/policiescompliance/irb-admin/education/" TargetMode="External"/><Relationship Id="rId343" Type="http://schemas.openxmlformats.org/officeDocument/2006/relationships/hyperlink" Target="https://researchdata.princeton.edu/research-lifecycle-guide/whats-doi-and-what-should-i-know-about-citing-datasets" TargetMode="External"/><Relationship Id="rId117" Type="http://schemas.openxmlformats.org/officeDocument/2006/relationships/hyperlink" Target="https://roxygen2.r-lib.org/" TargetMode="External"/><Relationship Id="rId152" Type="http://schemas.openxmlformats.org/officeDocument/2006/relationships/hyperlink" Target="https://rviews.rstudio.com/2017/06/08/what-is-the-tidyverse/" TargetMode="External"/><Relationship Id="rId453" Type="http://schemas.openxmlformats.org/officeDocument/2006/relationships/hyperlink" Target="https://s3.amazonaws.com/assets.datacamp.com/blog_assets/datatable_Cheat_Sheet_R.pdf" TargetMode="External"/><Relationship Id="rId487" Type="http://schemas.openxmlformats.org/officeDocument/2006/relationships/hyperlink" Target="https://search.library.ucdavis.edu/permalink/01UCD_INST/9fle3i/alma990000226350403126" TargetMode="External"/><Relationship Id="rId266" Type="http://schemas.openxmlformats.org/officeDocument/2006/relationships/hyperlink" Target="https://sethrobertson.github.io/GitFixUm/fixup.html" TargetMode="External"/><Relationship Id="rId369" Type="http://schemas.openxmlformats.org/officeDocument/2006/relationships/hyperlink" Target="https://slurm.schedmd.com/sbatch.html" TargetMode="External"/><Relationship Id="rId265" Type="http://schemas.openxmlformats.org/officeDocument/2006/relationships/hyperlink" Target="https://sp19.datastructur.es/materials/guides/using-git#b-local-repositories-narrative-introduction" TargetMode="External"/><Relationship Id="rId270" Type="http://schemas.openxmlformats.org/officeDocument/2006/relationships/hyperlink" Target="https://sp19.datastructur.es/materials/guides/using-git#e-git-branching-advanced-git-optional" TargetMode="External"/><Relationship Id="rId132" Type="http://schemas.openxmlformats.org/officeDocument/2006/relationships/hyperlink" Target="https://spin.atomicobject.com/2017/11/01/good-variable-names/" TargetMode="External"/><Relationship Id="rId248" Type="http://schemas.openxmlformats.org/officeDocument/2006/relationships/hyperlink" Target="https://stackoverflow.com/questions/21435339/data-table-vs-dplyr-can-one-do-something-well-the-other-cant-or-does-poorly/27840349#27840349" TargetMode="External"/><Relationship Id="rId158" Type="http://schemas.openxmlformats.org/officeDocument/2006/relationships/hyperlink" Target="https://stackoverflow.com/questions/28125816/r-standard-evaluation-for-join-dplyr" TargetMode="External"/><Relationship Id="rId244" Type="http://schemas.openxmlformats.org/officeDocument/2006/relationships/hyperlink" Target="https://style.tidyverse.org/" TargetMode="External"/><Relationship Id="rId127" Type="http://schemas.openxmlformats.org/officeDocument/2006/relationships/hyperlink" Target="https://support.rstudio.com/hc/en-us/articles/200484568-Code-Folding-and-Sections" TargetMode="External"/><Relationship Id="rId154" Type="http://schemas.openxmlformats.org/officeDocument/2006/relationships/hyperlink" Target="https://tavareshugo.github.io/data_carpentry_extras/base-r_tidyverse_equivalents/base-r_tidyverse_equivalents.html#reshaping_data" TargetMode="External"/><Relationship Id="rId187" Type="http://schemas.openxmlformats.org/officeDocument/2006/relationships/hyperlink" Target="https://testthat.r-lib.org/" TargetMode="External"/><Relationship Id="rId156" Type="http://schemas.openxmlformats.org/officeDocument/2006/relationships/hyperlink" Target="https://tidyeval.tidyverse.org/index.html" TargetMode="External"/><Relationship Id="rId449" Type="http://schemas.openxmlformats.org/officeDocument/2006/relationships/hyperlink" Target="https://ucb-epi-r.github.io" TargetMode="External"/><Relationship Id="rId317" Type="http://schemas.openxmlformats.org/officeDocument/2006/relationships/hyperlink" Target="https://ucd-serg.github.io/lab-manual/coding-practices.html#file-headers" TargetMode="External"/><Relationship Id="rId320" Type="http://schemas.openxmlformats.org/officeDocument/2006/relationships/hyperlink" Target="https://ucd-serg.github.io/lab-manual/coding-practices.html#function-documentation" TargetMode="External"/><Relationship Id="rId437" Type="http://schemas.openxmlformats.org/officeDocument/2006/relationships/hyperlink" Target="https://ucd-serg.github.io/lab-manual/coding-style.html" TargetMode="External"/><Relationship Id="rId323" Type="http://schemas.openxmlformats.org/officeDocument/2006/relationships/hyperlink" Target="https://ucd-serg.github.io/lab-manual/unix.html#example-code-for-runfilesavelogs" TargetMode="External"/><Relationship Id="rId20" Type="http://schemas.openxmlformats.org/officeDocument/2006/relationships/hyperlink" Target="https://ucdserg.ucdavis.edu" TargetMode="External"/><Relationship Id="rId330"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84" Type="http://schemas.openxmlformats.org/officeDocument/2006/relationships/hyperlink" Target="https://usethis.r-lib.org/" TargetMode="External"/><Relationship Id="rId157" Type="http://schemas.openxmlformats.org/officeDocument/2006/relationships/hyperlink" Target="https://www.brodrigues.co/blog/2016-07-18-data-frame-columns-as-arguments-to-dplyr-functions/" TargetMode="External"/><Relationship Id="rId366" Type="http://schemas.openxmlformats.org/officeDocument/2006/relationships/hyperlink" Target="https://www.chriswrites.com/how-to-change-file-permissions-using-the-terminal/" TargetMode="External"/><Relationship Id="rId460" Type="http://schemas.openxmlformats.org/officeDocument/2006/relationships/hyperlink" Target="https://www.datacamp.com/courses/introduction-to-git-for-data-science" TargetMode="External"/><Relationship Id="rId58" Type="http://schemas.openxmlformats.org/officeDocument/2006/relationships/hyperlink" Target="https://www.equator-network.org/about-us/what-is-a-reporting-guideline/" TargetMode="External"/><Relationship Id="rId480" Type="http://schemas.openxmlformats.org/officeDocument/2006/relationships/hyperlink" Target="https://www.globalcodeofconduct.org/wp-content/uploads/2018/05/Global-Code-of-Conduct-Brochure.pdf" TargetMode="External"/><Relationship Id="rId300" Type="http://schemas.openxmlformats.org/officeDocument/2006/relationships/hyperlink" Target="https://www.howtogeek.com/118594/how-to-edit-your-system-path-for-easy-command-line-access/" TargetMode="External"/><Relationship Id="rId60" Type="http://schemas.openxmlformats.org/officeDocument/2006/relationships/hyperlink" Target="https://www.medrxiv.org/" TargetMode="External"/><Relationship Id="rId47" Type="http://schemas.openxmlformats.org/officeDocument/2006/relationships/hyperlink" Target="https://www.nature.com/articles/d41586-019-00067-3" TargetMode="External"/><Relationship Id="rId439" Type="http://schemas.openxmlformats.org/officeDocument/2006/relationships/hyperlink" Target="https://www.nature.com/articles/d41586-019-01431-z" TargetMode="External"/><Relationship Id="rId465" Type="http://schemas.openxmlformats.org/officeDocument/2006/relationships/hyperlink" Target="https://www.nature.com/articles/d41586-019-02918-5" TargetMode="External"/><Relationship Id="rId445" Type="http://schemas.openxmlformats.org/officeDocument/2006/relationships/hyperlink" Target="https://www.nature.com/articles/d41586-021-02696-z" TargetMode="External"/><Relationship Id="rId470" Type="http://schemas.openxmlformats.org/officeDocument/2006/relationships/hyperlink" Target="https://www.nature.com/articles/d41586-021-03603-2" TargetMode="External"/><Relationship Id="rId466" Type="http://schemas.openxmlformats.org/officeDocument/2006/relationships/hyperlink" Target="https://www.nature.com/articles/nphys724" TargetMode="External"/><Relationship Id="rId478" Type="http://schemas.openxmlformats.org/officeDocument/2006/relationships/hyperlink" Target="https://www.niaid.nih.gov/grants-contracts/write-grant-application" TargetMode="External"/><Relationship Id="rId218" Type="http://schemas.openxmlformats.org/officeDocument/2006/relationships/hyperlink" Target="https://www.r-bloggers.com/align-assign-rstudio-addin-to-align-assignment-operators/" TargetMode="External"/><Relationship Id="rId161" Type="http://schemas.openxmlformats.org/officeDocument/2006/relationships/hyperlink" Target="https://www.rdocumentation.org/packages/feather/versions/0.3.3" TargetMode="External"/><Relationship Id="rId231" Type="http://schemas.openxmlformats.org/officeDocument/2006/relationships/hyperlink" Target="https://www.rdocumentation.org/packages/lintr/versions/1.0.3" TargetMode="External"/><Relationship Id="rId221" Type="http://schemas.openxmlformats.org/officeDocument/2006/relationships/hyperlink" Target="https://www.rdocumentation.org/packages/styler/versions/1.1.0/topics/style_dir" TargetMode="External"/><Relationship Id="rId451" Type="http://schemas.openxmlformats.org/officeDocument/2006/relationships/hyperlink" Target="https://www.rstudio.com/wp-content/uploads/2015/02/data-wrangling-cheatsheet.pdf" TargetMode="External"/><Relationship Id="rId454" Type="http://schemas.openxmlformats.org/officeDocument/2006/relationships/hyperlink" Target="https://www.rstudio.com/wp-content/uploads/2015/02/rmarkdown-cheatsheet.pdf" TargetMode="External"/><Relationship Id="rId452" Type="http://schemas.openxmlformats.org/officeDocument/2006/relationships/hyperlink" Target="https://www.rstudio.com/wp-content/uploads/2015/03/ggplot2-cheatsheet.pdf" TargetMode="External"/><Relationship Id="rId471" Type="http://schemas.openxmlformats.org/officeDocument/2006/relationships/hyperlink" Target="https://www.sciencedirect.com/science/article/pii/S1471491423000928" TargetMode="External"/><Relationship Id="rId220" Type="http://schemas.openxmlformats.org/officeDocument/2006/relationships/hyperlink" Target="https://www.tidyverse.org/articles/2017/12/styler-1.0.0/" TargetMode="External"/><Relationship Id="rId283" Type="http://schemas.openxmlformats.org/officeDocument/2006/relationships/hyperlink" Target="https://www.tidyverse.org/articles/2017/12/workflow-vs-script/" TargetMode="External"/><Relationship Id="rId472" Type="http://schemas.openxmlformats.org/officeDocument/2006/relationships/hyperlink" Target="https://www.youtube.com/watch?v=1RwJbhkCA58&amp;t=1171s" TargetMode="External"/><Relationship Id="rId493" Type="http://schemas.openxmlformats.org/officeDocument/2006/relationships/hyperlink" Target="https://www.youtube.com/watch?v=B1BdQcJ2ZYY" TargetMode="External"/><Relationship Id="rId56" Type="http://schemas.openxmlformats.org/officeDocument/2006/relationships/hyperlink" Target="https://www.youtube.com/watch?v=WoYkY9MkbRE" TargetMode="External"/><Relationship Id="rId155" Type="http://schemas.openxmlformats.org/officeDocument/2006/relationships/hyperlink" Target="https://www.youtube.com/watch?v=nERXS3ssntw" TargetMode="External"/><Relationship Id="rId468" Type="http://schemas.openxmlformats.org/officeDocument/2006/relationships/hyperlink" Target="https://x.com/acagamic/status/1680381737816424450" TargetMode="External"/><Relationship Id="rId62" Type="http://schemas.openxmlformats.org/officeDocument/2006/relationships/hyperlink" Target="osf.io" TargetMode="External"/><Relationship Id="rId64"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2026-01-12T04:12:16Z</dcterms:created>
  <dcterms:modified xsi:type="dcterms:W3CDTF">2026-01-12T04:12:16Z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Last updated: 2026-01-12</vt:lpwstr>
  </property>
  <property fmtid="{D5CDD505-2E9C-101B-9397-08002B2CF9AE}" pid="11" name="date-format">
    <vt:lpwstr>[Last updated:] YYYY-MM-DD</vt:lpwstr>
  </property>
  <property fmtid="{D5CDD505-2E9C-101B-9397-08002B2CF9AE}" pid="12" name="editor">
    <vt:lpwstr>source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emplate-partials">
    <vt:lpwstr/>
  </property>
  <property fmtid="{D5CDD505-2E9C-101B-9397-08002B2CF9AE}" pid="18" name="toc-title">
    <vt:lpwstr>Table of contents</vt:lpwstr>
  </property>
</Properties>
</file>